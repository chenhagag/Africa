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242FC4" w14:textId="77777777" w:rsidR="006D2AE3" w:rsidRPr="00BE2C8C" w:rsidRDefault="006D2AE3" w:rsidP="00BE2C8C">
      <w:pPr>
        <w:pStyle w:val="AutoFields"/>
        <w:rPr>
          <w:color w:val="auto"/>
          <w:rtl/>
          <w:lang w:eastAsia="he-IL"/>
        </w:rPr>
      </w:pPr>
    </w:p>
    <w:p w14:paraId="6B494778"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47BB8E"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BF32541"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9E91365"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BE2C8C">
        <w:rPr>
          <w:rFonts w:ascii="Times New Roman" w:eastAsia="Times New Roman" w:hAnsi="Times New Roman" w:cs="David"/>
          <w:bCs/>
          <w:i/>
          <w:iCs/>
          <w:noProof/>
          <w:sz w:val="24"/>
          <w:szCs w:val="24"/>
        </w:rPr>
        <w:drawing>
          <wp:inline distT="0" distB="0" distL="0" distR="0" wp14:anchorId="320B34CE" wp14:editId="72F59601">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D99C8EF"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FBE37FD"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76C379" w14:textId="77777777" w:rsidR="009441B2" w:rsidRPr="00BE2C8C"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35B545" w14:textId="77777777" w:rsidR="009441B2" w:rsidRPr="00BE2C8C"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7820BC" w14:textId="77777777" w:rsidR="009441B2" w:rsidRPr="00BE2C8C"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8CB221" w14:textId="391DABAD" w:rsidR="006D2AE3" w:rsidRPr="00BE2C8C" w:rsidRDefault="006D2AE3" w:rsidP="009A7DD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E2C8C">
        <w:rPr>
          <w:rFonts w:ascii="Times New Roman" w:eastAsia="Times New Roman" w:hAnsi="Times New Roman" w:cs="David" w:hint="cs"/>
          <w:bCs/>
          <w:sz w:val="32"/>
          <w:szCs w:val="32"/>
          <w:u w:val="single"/>
          <w:rtl/>
          <w:lang w:eastAsia="he-IL"/>
        </w:rPr>
        <w:t xml:space="preserve">חוזה </w:t>
      </w:r>
      <w:r w:rsidR="009A7DD6" w:rsidRPr="00BE2C8C">
        <w:rPr>
          <w:rFonts w:ascii="Times New Roman" w:eastAsia="Times New Roman" w:hAnsi="Times New Roman" w:cs="David" w:hint="cs"/>
          <w:bCs/>
          <w:sz w:val="32"/>
          <w:szCs w:val="32"/>
          <w:u w:val="single"/>
          <w:rtl/>
          <w:lang w:eastAsia="he-IL"/>
        </w:rPr>
        <w:t>מנהל מודל</w:t>
      </w:r>
      <w:r w:rsidR="00E21795" w:rsidRPr="00BE2C8C">
        <w:rPr>
          <w:rFonts w:ascii="Times New Roman" w:eastAsia="Times New Roman" w:hAnsi="Times New Roman" w:cs="David" w:hint="cs"/>
          <w:bCs/>
          <w:sz w:val="32"/>
          <w:szCs w:val="32"/>
          <w:u w:val="single"/>
          <w:rtl/>
          <w:lang w:eastAsia="he-IL"/>
        </w:rPr>
        <w:t xml:space="preserve"> ותאום מערכות </w:t>
      </w:r>
    </w:p>
    <w:p w14:paraId="009A49C6"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0CE3BB"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895C9F"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B2FCF9"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9FEC06" w14:textId="77777777" w:rsidR="009441B2" w:rsidRPr="00BE2C8C"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2E568E" w14:textId="77777777" w:rsidR="009441B2" w:rsidRPr="00BE2C8C"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BB5E27" w14:textId="77777777" w:rsidR="009441B2" w:rsidRPr="00BE2C8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D17CC77" w14:textId="39D07802" w:rsidR="009441B2" w:rsidRPr="00BE2C8C" w:rsidRDefault="009456D0"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E2C8C">
            <w:rPr>
              <w:rFonts w:ascii="Times New Roman" w:eastAsia="Times New Roman" w:hAnsi="Times New Roman" w:cs="David"/>
              <w:bCs/>
              <w:sz w:val="32"/>
              <w:szCs w:val="32"/>
              <w:u w:val="single"/>
              <w:rtl/>
              <w:lang w:eastAsia="he-IL"/>
            </w:rPr>
            <w:t xml:space="preserve">אגמי הכרמל </w:t>
          </w:r>
          <w:r w:rsidR="00977B8F">
            <w:rPr>
              <w:rFonts w:ascii="Times New Roman" w:eastAsia="Times New Roman" w:hAnsi="Times New Roman" w:cs="David" w:hint="cs"/>
              <w:bCs/>
              <w:sz w:val="32"/>
              <w:szCs w:val="32"/>
              <w:u w:val="single"/>
              <w:rtl/>
              <w:lang w:eastAsia="he-IL"/>
            </w:rPr>
            <w:t xml:space="preserve"> - נשר </w:t>
          </w:r>
        </w:p>
      </w:sdtContent>
    </w:sdt>
    <w:p w14:paraId="150BEA51" w14:textId="77777777" w:rsidR="009441B2" w:rsidRPr="00BE2C8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528ED49" w14:textId="1CDDE926" w:rsidR="009441B2" w:rsidRPr="00BE2C8C" w:rsidRDefault="00BE2C8C"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E2C8C">
            <w:rPr>
              <w:rFonts w:ascii="Times New Roman" w:eastAsia="Times New Roman" w:hAnsi="Times New Roman" w:cs="David"/>
              <w:bCs/>
              <w:sz w:val="32"/>
              <w:szCs w:val="32"/>
              <w:u w:val="single"/>
              <w:rtl/>
              <w:lang w:eastAsia="he-IL"/>
            </w:rPr>
            <w:t>שם אתר</w:t>
          </w:r>
        </w:p>
      </w:sdtContent>
    </w:sdt>
    <w:p w14:paraId="0E23C46B"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32E782"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E82743"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3728A8"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1F7D7D"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1DF0AF"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A76655"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0D8EE9"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307E28"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64722A"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7C807D"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5A13F9"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BD2C1F"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52740F"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3B3247"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048491"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5E800C"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63303D"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3E72DF"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C99F45"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EFCDC5"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B5BEC8"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64CBAE"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E6C7ED"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90905D"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FEFB48"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FAB52D"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0545C9"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52D99B"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72E1E1"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505505"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DA8A51"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F915AC"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C155EF"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0A5B42" w14:textId="77777777" w:rsidR="00C3505D" w:rsidRPr="00BE2C8C"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5BDDFA" w14:textId="7D148579" w:rsidR="006D2AE3" w:rsidRPr="00BE2C8C" w:rsidRDefault="00C3505D" w:rsidP="00A12E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E2C8C">
        <w:rPr>
          <w:rFonts w:ascii="Times New Roman" w:eastAsia="Times New Roman" w:hAnsi="Times New Roman" w:cs="David" w:hint="cs"/>
          <w:bCs/>
          <w:sz w:val="32"/>
          <w:szCs w:val="32"/>
          <w:u w:val="single"/>
          <w:rtl/>
          <w:lang w:eastAsia="he-IL"/>
        </w:rPr>
        <w:t>ח</w:t>
      </w:r>
      <w:r w:rsidR="006D2AE3" w:rsidRPr="00BE2C8C">
        <w:rPr>
          <w:rFonts w:ascii="Times New Roman" w:eastAsia="Times New Roman" w:hAnsi="Times New Roman" w:cs="David" w:hint="cs"/>
          <w:bCs/>
          <w:sz w:val="32"/>
          <w:szCs w:val="32"/>
          <w:u w:val="single"/>
          <w:rtl/>
          <w:lang w:eastAsia="he-IL"/>
        </w:rPr>
        <w:t>וזה</w:t>
      </w:r>
      <w:r w:rsidR="009441B2" w:rsidRPr="00BE2C8C">
        <w:rPr>
          <w:rFonts w:ascii="Times New Roman" w:eastAsia="Times New Roman" w:hAnsi="Times New Roman" w:cs="David" w:hint="cs"/>
          <w:bCs/>
          <w:sz w:val="32"/>
          <w:szCs w:val="32"/>
          <w:u w:val="single"/>
          <w:rtl/>
          <w:lang w:eastAsia="he-IL"/>
        </w:rPr>
        <w:t xml:space="preserve"> </w:t>
      </w:r>
      <w:r w:rsidR="00A12E4C" w:rsidRPr="00BE2C8C">
        <w:rPr>
          <w:rFonts w:ascii="Times New Roman" w:eastAsia="Times New Roman" w:hAnsi="Times New Roman" w:cs="David" w:hint="cs"/>
          <w:bCs/>
          <w:sz w:val="32"/>
          <w:szCs w:val="32"/>
          <w:u w:val="single"/>
          <w:rtl/>
          <w:lang w:eastAsia="he-IL"/>
        </w:rPr>
        <w:t>מנהל מודל</w:t>
      </w:r>
      <w:r w:rsidR="003364E6" w:rsidRPr="00BE2C8C">
        <w:rPr>
          <w:rFonts w:ascii="Times New Roman" w:eastAsia="Times New Roman" w:hAnsi="Times New Roman" w:cs="David"/>
          <w:bCs/>
          <w:sz w:val="32"/>
          <w:szCs w:val="32"/>
          <w:u w:val="single"/>
          <w:rtl/>
          <w:lang w:eastAsia="he-IL"/>
        </w:rPr>
        <w:t xml:space="preserve"> ותאום מערכות</w:t>
      </w:r>
      <w:r w:rsidR="003364E6" w:rsidRPr="00BE2C8C">
        <w:rPr>
          <w:rFonts w:ascii="Times New Roman" w:eastAsia="Times New Roman" w:hAnsi="Times New Roman" w:cs="David" w:hint="cs"/>
          <w:bCs/>
          <w:i/>
          <w:iCs/>
          <w:sz w:val="32"/>
          <w:szCs w:val="32"/>
          <w:u w:val="single"/>
          <w:rtl/>
          <w:lang w:eastAsia="he-IL"/>
        </w:rPr>
        <w:t xml:space="preserve"> </w:t>
      </w:r>
    </w:p>
    <w:p w14:paraId="435F81FB"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0A62EF" w14:textId="788E7EC2" w:rsidR="006D2AE3" w:rsidRPr="00BE2C8C" w:rsidRDefault="006D2AE3" w:rsidP="009441B2">
      <w:pPr>
        <w:widowControl w:val="0"/>
        <w:spacing w:before="0" w:beforeAutospacing="0" w:after="0" w:afterAutospacing="0" w:line="240" w:lineRule="auto"/>
        <w:jc w:val="center"/>
        <w:rPr>
          <w:rFonts w:ascii="Times New Roman" w:eastAsia="Times New Roman" w:hAnsi="Times New Roman" w:cs="David"/>
          <w:sz w:val="24"/>
          <w:szCs w:val="24"/>
          <w:rtl/>
        </w:rPr>
      </w:pPr>
      <w:r w:rsidRPr="00BE2C8C">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sz w:val="24"/>
            <w:szCs w:val="24"/>
            <w:rtl/>
            <w:lang w:eastAsia="he-IL"/>
          </w:rPr>
          <w:alias w:val="תאריך חתימת חוזה"/>
          <w:tag w:val="cntSignDate"/>
          <w:id w:val="945661081"/>
          <w:placeholder>
            <w:docPart w:val="4EAF696F874F4BDD9060084B94A766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5-30T00:00:00Z">
            <w:dateFormat w:val="dd/MM/yyyy"/>
            <w:lid w:val="he-IL"/>
            <w:storeMappedDataAs w:val="dateTime"/>
            <w:calendar w:val="gregorian"/>
          </w:date>
        </w:sdtPr>
        <w:sdtEndPr>
          <w:rPr>
            <w:rFonts w:hint="cs"/>
          </w:rPr>
        </w:sdtEndPr>
        <w:sdtContent>
          <w:r w:rsidR="00671A33" w:rsidRPr="00BE2C8C">
            <w:rPr>
              <w:rFonts w:ascii="Times New Roman" w:eastAsia="Times New Roman" w:hAnsi="Times New Roman" w:cs="David" w:hint="cs"/>
              <w:sz w:val="24"/>
              <w:szCs w:val="24"/>
              <w:rtl/>
              <w:lang w:eastAsia="he-IL"/>
            </w:rPr>
            <w:t>‏30/05/2022</w:t>
          </w:r>
        </w:sdtContent>
      </w:sdt>
    </w:p>
    <w:p w14:paraId="2382421E" w14:textId="77777777" w:rsidR="006D2AE3" w:rsidRPr="00BE2C8C"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572F43D3"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B49E811"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58BC06" w14:textId="77777777" w:rsidR="006D2AE3" w:rsidRPr="00BE2C8C"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BE2C8C">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sz w:val="24"/>
          <w:szCs w:val="24"/>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003228F2" w14:textId="264CB3BB" w:rsidR="006D2AE3" w:rsidRPr="00BE2C8C" w:rsidRDefault="00E64B70" w:rsidP="009441B2">
          <w:pPr>
            <w:widowControl w:val="0"/>
            <w:spacing w:before="0" w:beforeAutospacing="0" w:after="0" w:afterAutospacing="0" w:line="240" w:lineRule="auto"/>
            <w:ind w:left="2880" w:firstLine="720"/>
            <w:rPr>
              <w:rFonts w:ascii="Times New Roman" w:eastAsia="Times New Roman" w:hAnsi="Times New Roman" w:cs="David"/>
              <w:sz w:val="24"/>
              <w:szCs w:val="24"/>
              <w:rtl/>
            </w:rPr>
          </w:pPr>
          <w:r w:rsidRPr="00BE2C8C">
            <w:rPr>
              <w:rFonts w:ascii="Times New Roman" w:eastAsia="Times New Roman" w:hAnsi="Times New Roman" w:cs="David"/>
              <w:sz w:val="24"/>
              <w:szCs w:val="24"/>
              <w:rtl/>
            </w:rPr>
            <w:br/>
            <w:t>אפריקה ישראל מגורים בע"מ</w:t>
          </w:r>
          <w:r w:rsidRPr="00BE2C8C">
            <w:rPr>
              <w:rFonts w:ascii="Times New Roman" w:eastAsia="Times New Roman" w:hAnsi="Times New Roman" w:cs="David"/>
              <w:sz w:val="24"/>
              <w:szCs w:val="24"/>
              <w:rtl/>
            </w:rPr>
            <w:br/>
            <w:t>יוני נתניהו 1 ג' אור יהודה</w:t>
          </w:r>
          <w:r w:rsidRPr="00BE2C8C">
            <w:rPr>
              <w:rFonts w:ascii="Times New Roman" w:eastAsia="Times New Roman" w:hAnsi="Times New Roman" w:cs="David"/>
              <w:sz w:val="24"/>
              <w:szCs w:val="24"/>
              <w:rtl/>
            </w:rPr>
            <w:br/>
            <w:t>מ.ז 52-003476-0</w:t>
          </w:r>
          <w:r w:rsidRPr="00BE2C8C">
            <w:rPr>
              <w:rFonts w:ascii="Times New Roman" w:eastAsia="Times New Roman" w:hAnsi="Times New Roman" w:cs="David"/>
              <w:sz w:val="24"/>
              <w:szCs w:val="24"/>
              <w:rtl/>
            </w:rPr>
            <w:br/>
          </w:r>
          <w:r w:rsidRPr="00BE2C8C">
            <w:rPr>
              <w:rFonts w:ascii="Times New Roman" w:eastAsia="Times New Roman" w:hAnsi="Times New Roman" w:cs="David"/>
              <w:sz w:val="24"/>
              <w:szCs w:val="24"/>
              <w:rtl/>
            </w:rPr>
            <w:br/>
            <w:t>כלל נכסי נדלן נשר מרכז (נ.נ.נ.מ) שותפות מוגבלת</w:t>
          </w:r>
          <w:r w:rsidRPr="00BE2C8C">
            <w:rPr>
              <w:rFonts w:ascii="Times New Roman" w:eastAsia="Times New Roman" w:hAnsi="Times New Roman" w:cs="David"/>
              <w:sz w:val="24"/>
              <w:szCs w:val="24"/>
              <w:rtl/>
            </w:rPr>
            <w:br/>
            <w:t>מרכז עזריאלי בניין משולש 3, תל אביב</w:t>
          </w:r>
          <w:r w:rsidRPr="00BE2C8C">
            <w:rPr>
              <w:rFonts w:ascii="Times New Roman" w:eastAsia="Times New Roman" w:hAnsi="Times New Roman" w:cs="David"/>
              <w:sz w:val="24"/>
              <w:szCs w:val="24"/>
              <w:rtl/>
            </w:rPr>
            <w:br/>
            <w:t>540283033</w:t>
          </w:r>
          <w:r w:rsidRPr="00BE2C8C">
            <w:rPr>
              <w:rFonts w:ascii="Times New Roman" w:eastAsia="Times New Roman" w:hAnsi="Times New Roman" w:cs="David"/>
              <w:sz w:val="24"/>
              <w:szCs w:val="24"/>
              <w:rtl/>
            </w:rPr>
            <w:br/>
          </w:r>
          <w:r w:rsidRPr="00BE2C8C">
            <w:rPr>
              <w:rFonts w:ascii="Times New Roman" w:eastAsia="Times New Roman" w:hAnsi="Times New Roman" w:cs="David"/>
              <w:sz w:val="24"/>
              <w:szCs w:val="24"/>
              <w:rtl/>
            </w:rPr>
            <w:br/>
            <w:t>שיכון ובינוי נדל"ן בע"מ</w:t>
          </w:r>
          <w:r w:rsidRPr="00BE2C8C">
            <w:rPr>
              <w:rFonts w:ascii="Times New Roman" w:eastAsia="Times New Roman" w:hAnsi="Times New Roman" w:cs="David"/>
              <w:sz w:val="24"/>
              <w:szCs w:val="24"/>
              <w:rtl/>
            </w:rPr>
            <w:br/>
            <w:t>שלם 3 רמת גן 52215</w:t>
          </w:r>
          <w:r w:rsidRPr="00BE2C8C">
            <w:rPr>
              <w:rFonts w:ascii="Times New Roman" w:eastAsia="Times New Roman" w:hAnsi="Times New Roman" w:cs="David"/>
              <w:sz w:val="24"/>
              <w:szCs w:val="24"/>
              <w:rtl/>
            </w:rPr>
            <w:br/>
            <w:t>מ.ז 52-002117-1</w:t>
          </w:r>
          <w:r w:rsidRPr="00BE2C8C">
            <w:rPr>
              <w:rFonts w:ascii="Times New Roman" w:eastAsia="Times New Roman" w:hAnsi="Times New Roman" w:cs="David"/>
              <w:sz w:val="24"/>
              <w:szCs w:val="24"/>
              <w:rtl/>
            </w:rPr>
            <w:br/>
          </w:r>
        </w:p>
      </w:sdtContent>
    </w:sdt>
    <w:p w14:paraId="1F597BA5" w14:textId="77777777" w:rsidR="006D2AE3" w:rsidRPr="00BE2C8C"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BE2C8C">
        <w:rPr>
          <w:rFonts w:ascii="Times New Roman" w:eastAsia="Times New Roman" w:hAnsi="Times New Roman" w:cs="David" w:hint="cs"/>
          <w:sz w:val="24"/>
          <w:szCs w:val="24"/>
          <w:rtl/>
          <w:lang w:eastAsia="he-IL"/>
        </w:rPr>
        <w:t>(להלן: "</w:t>
      </w:r>
      <w:r w:rsidRPr="00BE2C8C">
        <w:rPr>
          <w:rFonts w:ascii="Times New Roman" w:eastAsia="Times New Roman" w:hAnsi="Times New Roman" w:cs="David" w:hint="cs"/>
          <w:b/>
          <w:bCs/>
          <w:sz w:val="24"/>
          <w:szCs w:val="24"/>
          <w:rtl/>
          <w:lang w:eastAsia="he-IL"/>
        </w:rPr>
        <w:t>המזמין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hint="cs"/>
          <w:bCs/>
          <w:sz w:val="24"/>
          <w:szCs w:val="24"/>
          <w:rtl/>
          <w:lang w:eastAsia="he-IL"/>
        </w:rPr>
        <w:t xml:space="preserve">       </w:t>
      </w:r>
    </w:p>
    <w:p w14:paraId="46E93778" w14:textId="77777777" w:rsidR="006D2AE3" w:rsidRPr="00BE2C8C"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BE2C8C">
        <w:rPr>
          <w:rFonts w:ascii="Times New Roman" w:eastAsia="Times New Roman" w:hAnsi="Times New Roman" w:cs="David" w:hint="cs"/>
          <w:bCs/>
          <w:sz w:val="24"/>
          <w:szCs w:val="24"/>
          <w:rtl/>
          <w:lang w:eastAsia="he-IL"/>
        </w:rPr>
        <w:t xml:space="preserve">         מצד אחד;</w:t>
      </w:r>
    </w:p>
    <w:p w14:paraId="7C01C63D" w14:textId="77777777" w:rsidR="006D2AE3" w:rsidRPr="00BE2C8C"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B1F1595" w14:textId="77777777" w:rsidR="006D2AE3" w:rsidRPr="00BE2C8C"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BE2C8C">
        <w:rPr>
          <w:rFonts w:ascii="Times New Roman" w:eastAsia="Times New Roman" w:hAnsi="Times New Roman" w:cs="David" w:hint="cs"/>
          <w:bCs/>
          <w:sz w:val="24"/>
          <w:szCs w:val="24"/>
          <w:rtl/>
          <w:lang w:eastAsia="he-IL"/>
        </w:rPr>
        <w:t>ל ב י ן</w:t>
      </w:r>
    </w:p>
    <w:p w14:paraId="228BE60C"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C052A01" w14:textId="28D1D114" w:rsidR="009441B2" w:rsidRPr="00BE2C8C" w:rsidRDefault="00EF7409" w:rsidP="009441B2">
          <w:pPr>
            <w:widowControl w:val="0"/>
            <w:spacing w:before="0" w:beforeAutospacing="0" w:after="0" w:afterAutospacing="0" w:line="240" w:lineRule="auto"/>
            <w:ind w:left="2880" w:firstLine="720"/>
            <w:rPr>
              <w:rFonts w:ascii="Times New Roman" w:eastAsia="Times New Roman" w:hAnsi="Times New Roman" w:cs="David"/>
              <w:sz w:val="24"/>
              <w:szCs w:val="24"/>
              <w:rtl/>
            </w:rPr>
          </w:pPr>
          <w:r w:rsidRPr="00BE2C8C">
            <w:rPr>
              <w:rFonts w:ascii="Times New Roman" w:eastAsia="Times New Roman" w:hAnsi="Times New Roman" w:cs="David"/>
              <w:sz w:val="24"/>
              <w:szCs w:val="24"/>
              <w:rtl/>
            </w:rPr>
            <w:br/>
            <w:t>מימוני הנדסה ויעוץ בע"מ</w:t>
          </w:r>
          <w:r w:rsidR="00977B8F">
            <w:rPr>
              <w:rFonts w:ascii="Times New Roman" w:eastAsia="Times New Roman" w:hAnsi="Times New Roman" w:cs="David"/>
              <w:sz w:val="24"/>
              <w:szCs w:val="24"/>
              <w:rtl/>
            </w:rPr>
            <w:br/>
          </w:r>
          <w:r w:rsidR="00977B8F">
            <w:rPr>
              <w:rFonts w:ascii="Times New Roman" w:eastAsia="Times New Roman" w:hAnsi="Times New Roman" w:cs="David" w:hint="cs"/>
              <w:sz w:val="24"/>
              <w:szCs w:val="24"/>
              <w:rtl/>
            </w:rPr>
            <w:t xml:space="preserve">תפוצת ישראל 3 , גבעתיים </w:t>
          </w:r>
          <w:r w:rsidR="00977B8F">
            <w:rPr>
              <w:rFonts w:ascii="Times New Roman" w:eastAsia="Times New Roman" w:hAnsi="Times New Roman" w:cs="David"/>
              <w:sz w:val="24"/>
              <w:szCs w:val="24"/>
              <w:rtl/>
            </w:rPr>
            <w:br/>
          </w:r>
          <w:r w:rsidR="00E91A0F">
            <w:rPr>
              <w:rFonts w:ascii="Times New Roman" w:eastAsia="Times New Roman" w:hAnsi="Times New Roman" w:cs="David" w:hint="cs"/>
              <w:sz w:val="24"/>
              <w:szCs w:val="24"/>
              <w:rtl/>
            </w:rPr>
            <w:t xml:space="preserve">      </w:t>
          </w:r>
          <w:r w:rsidR="00977B8F">
            <w:rPr>
              <w:rFonts w:ascii="Times New Roman" w:eastAsia="Times New Roman" w:hAnsi="Times New Roman" w:cs="David" w:hint="cs"/>
              <w:sz w:val="24"/>
              <w:szCs w:val="24"/>
              <w:rtl/>
            </w:rPr>
            <w:t>ח.פ.  515304673</w:t>
          </w:r>
          <w:r w:rsidR="00977B8F">
            <w:rPr>
              <w:rFonts w:ascii="Times New Roman" w:eastAsia="Times New Roman" w:hAnsi="Times New Roman" w:cs="David"/>
              <w:sz w:val="24"/>
              <w:szCs w:val="24"/>
              <w:rtl/>
            </w:rPr>
            <w:br/>
          </w:r>
          <w:r w:rsidRPr="00BE2C8C">
            <w:rPr>
              <w:rFonts w:ascii="Times New Roman" w:eastAsia="Times New Roman" w:hAnsi="Times New Roman" w:cs="David"/>
              <w:sz w:val="24"/>
              <w:szCs w:val="24"/>
              <w:rtl/>
            </w:rPr>
            <w:br/>
          </w:r>
          <w:r w:rsidRPr="00BE2C8C">
            <w:rPr>
              <w:rFonts w:ascii="Times New Roman" w:eastAsia="Times New Roman" w:hAnsi="Times New Roman" w:cs="David"/>
              <w:sz w:val="24"/>
              <w:szCs w:val="24"/>
              <w:rtl/>
            </w:rPr>
            <w:br/>
          </w:r>
        </w:p>
      </w:sdtContent>
    </w:sdt>
    <w:p w14:paraId="1D296BCA" w14:textId="77777777" w:rsidR="006D2AE3" w:rsidRPr="00BE2C8C"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BE2C8C">
        <w:rPr>
          <w:rFonts w:ascii="Times New Roman" w:eastAsia="Times New Roman" w:hAnsi="Times New Roman" w:cs="David" w:hint="cs"/>
          <w:sz w:val="24"/>
          <w:szCs w:val="24"/>
          <w:rtl/>
          <w:lang w:eastAsia="he-IL"/>
        </w:rPr>
        <w:t xml:space="preserve"> </w:t>
      </w:r>
      <w:r w:rsidR="006D2AE3" w:rsidRPr="00BE2C8C">
        <w:rPr>
          <w:rFonts w:ascii="Times New Roman" w:eastAsia="Times New Roman" w:hAnsi="Times New Roman" w:cs="David" w:hint="cs"/>
          <w:sz w:val="24"/>
          <w:szCs w:val="24"/>
          <w:rtl/>
          <w:lang w:eastAsia="he-IL"/>
        </w:rPr>
        <w:t>(להלן: "</w:t>
      </w:r>
      <w:r w:rsidR="006D2AE3" w:rsidRPr="00BE2C8C">
        <w:rPr>
          <w:rFonts w:ascii="Times New Roman" w:eastAsia="Times New Roman" w:hAnsi="Times New Roman" w:cs="David" w:hint="cs"/>
          <w:b/>
          <w:bCs/>
          <w:sz w:val="24"/>
          <w:szCs w:val="24"/>
          <w:rtl/>
          <w:lang w:eastAsia="he-IL"/>
        </w:rPr>
        <w:t>היועץ</w:t>
      </w:r>
      <w:r w:rsidR="006D2AE3" w:rsidRPr="00BE2C8C">
        <w:rPr>
          <w:rFonts w:ascii="Times New Roman" w:eastAsia="Times New Roman" w:hAnsi="Times New Roman" w:cs="David" w:hint="cs"/>
          <w:sz w:val="24"/>
          <w:szCs w:val="24"/>
          <w:rtl/>
          <w:lang w:eastAsia="he-IL"/>
        </w:rPr>
        <w:t>")</w:t>
      </w:r>
      <w:r w:rsidR="006D2AE3" w:rsidRPr="00BE2C8C">
        <w:rPr>
          <w:rFonts w:ascii="Times New Roman" w:eastAsia="Times New Roman" w:hAnsi="Times New Roman" w:cs="David" w:hint="cs"/>
          <w:bCs/>
          <w:sz w:val="24"/>
          <w:szCs w:val="24"/>
          <w:rtl/>
          <w:lang w:eastAsia="he-IL"/>
        </w:rPr>
        <w:t xml:space="preserve">  </w:t>
      </w:r>
    </w:p>
    <w:p w14:paraId="5918EEEF" w14:textId="77777777" w:rsidR="006D2AE3" w:rsidRPr="00BE2C8C"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BE2C8C">
        <w:rPr>
          <w:rFonts w:ascii="Times New Roman" w:eastAsia="Times New Roman" w:hAnsi="Times New Roman" w:cs="David" w:hint="cs"/>
          <w:bCs/>
          <w:sz w:val="24"/>
          <w:szCs w:val="24"/>
          <w:rtl/>
          <w:lang w:eastAsia="he-IL"/>
        </w:rPr>
        <w:t xml:space="preserve">         מצד שני;</w:t>
      </w:r>
    </w:p>
    <w:p w14:paraId="2C933CC3" w14:textId="77777777" w:rsidR="006D2AE3" w:rsidRPr="00BE2C8C"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278EDAEF" w14:textId="77777777" w:rsidR="006D2AE3" w:rsidRPr="00BE2C8C"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rtl/>
          <w:lang w:eastAsia="he-IL"/>
        </w:rPr>
        <w:t>והואיל:</w:t>
      </w:r>
      <w:r w:rsidRPr="00BE2C8C">
        <w:rPr>
          <w:rFonts w:ascii="Times New Roman" w:eastAsia="Times New Roman" w:hAnsi="Times New Roman" w:cs="David"/>
          <w:bCs/>
          <w:sz w:val="24"/>
          <w:szCs w:val="24"/>
          <w:rtl/>
          <w:lang w:eastAsia="he-IL"/>
        </w:rPr>
        <w:tab/>
      </w:r>
      <w:r w:rsidRPr="00BE2C8C">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2E71D15A" w14:textId="77777777" w:rsidR="006D2AE3" w:rsidRPr="00BE2C8C"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BE2C8C">
        <w:rPr>
          <w:rFonts w:ascii="Times New Roman" w:eastAsia="Times New Roman" w:hAnsi="Times New Roman" w:cs="David"/>
          <w:bCs/>
          <w:sz w:val="24"/>
          <w:szCs w:val="24"/>
          <w:rtl/>
          <w:lang w:eastAsia="he-IL"/>
        </w:rPr>
        <w:lastRenderedPageBreak/>
        <w:t>לפיכך הותנה והוסכם בין הצדדים כדלקמן:</w:t>
      </w:r>
    </w:p>
    <w:p w14:paraId="5F792AF5" w14:textId="77777777" w:rsidR="006D2AE3" w:rsidRPr="00BE2C8C"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u w:val="single"/>
          <w:rtl/>
          <w:lang w:eastAsia="he-IL"/>
        </w:rPr>
        <w:t>מבוא</w:t>
      </w:r>
    </w:p>
    <w:p w14:paraId="4671DADC" w14:textId="77777777" w:rsidR="006D2AE3" w:rsidRPr="00BE2C8C"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למונחים הבאים יהא הפרוש הנקוב בצידם דהיינו:</w:t>
      </w:r>
    </w:p>
    <w:p w14:paraId="18E60C4E" w14:textId="77777777" w:rsidR="006D2AE3" w:rsidRPr="00BE2C8C"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C72D2C5"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rtl/>
          <w:lang w:eastAsia="he-IL"/>
        </w:rPr>
        <w:t>"הפרויקט"</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lang w:eastAsia="he-IL"/>
        </w:rPr>
        <w:tab/>
        <w:t xml:space="preserve">כמוגדר בנספח </w:t>
      </w:r>
      <w:r w:rsidRPr="00BE2C8C">
        <w:rPr>
          <w:rFonts w:ascii="Times New Roman" w:eastAsia="Times New Roman" w:hAnsi="Times New Roman" w:cs="David"/>
          <w:b/>
          <w:bCs/>
          <w:sz w:val="24"/>
          <w:szCs w:val="24"/>
          <w:rtl/>
          <w:lang w:eastAsia="he-IL"/>
        </w:rPr>
        <w:t>א'</w:t>
      </w:r>
      <w:r w:rsidRPr="00BE2C8C">
        <w:rPr>
          <w:rFonts w:ascii="Times New Roman" w:eastAsia="Times New Roman" w:hAnsi="Times New Roman" w:cs="David"/>
          <w:sz w:val="24"/>
          <w:szCs w:val="24"/>
          <w:rtl/>
          <w:lang w:eastAsia="he-IL"/>
        </w:rPr>
        <w:t xml:space="preserve"> המצ"ב.</w:t>
      </w:r>
    </w:p>
    <w:p w14:paraId="6C0C9F83"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B505D86"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rtl/>
          <w:lang w:eastAsia="he-IL"/>
        </w:rPr>
        <w:t xml:space="preserve">"התכנית" </w:t>
      </w:r>
      <w:r w:rsidRPr="00BE2C8C">
        <w:rPr>
          <w:rFonts w:ascii="Times New Roman" w:eastAsia="Times New Roman" w:hAnsi="Times New Roman" w:cs="David"/>
          <w:sz w:val="24"/>
          <w:szCs w:val="24"/>
          <w:rtl/>
          <w:lang w:eastAsia="he-IL"/>
        </w:rPr>
        <w:t>/</w:t>
      </w:r>
    </w:p>
    <w:p w14:paraId="1520BE1E"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rtl/>
          <w:lang w:eastAsia="he-IL"/>
        </w:rPr>
        <w:t>"המקרקעין"</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t xml:space="preserve">כמוגדר בנספח </w:t>
      </w:r>
      <w:r w:rsidRPr="00BE2C8C">
        <w:rPr>
          <w:rFonts w:ascii="Times New Roman" w:eastAsia="Times New Roman" w:hAnsi="Times New Roman" w:cs="David"/>
          <w:b/>
          <w:bCs/>
          <w:sz w:val="24"/>
          <w:szCs w:val="24"/>
          <w:rtl/>
          <w:lang w:eastAsia="he-IL"/>
        </w:rPr>
        <w:t>א'</w:t>
      </w:r>
      <w:r w:rsidRPr="00BE2C8C">
        <w:rPr>
          <w:rFonts w:ascii="Times New Roman" w:eastAsia="Times New Roman" w:hAnsi="Times New Roman" w:cs="David"/>
          <w:sz w:val="24"/>
          <w:szCs w:val="24"/>
          <w:rtl/>
          <w:lang w:eastAsia="he-IL"/>
        </w:rPr>
        <w:t xml:space="preserve"> המצ"ב.</w:t>
      </w:r>
    </w:p>
    <w:p w14:paraId="242A2F9C"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1713BAF" w14:textId="77777777" w:rsidR="006D2AE3" w:rsidRPr="00BE2C8C"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rtl/>
          <w:lang w:eastAsia="he-IL"/>
        </w:rPr>
        <w:t>"האתר"</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700B4B0A"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4AADC0" w14:textId="77777777" w:rsidR="006D2AE3" w:rsidRPr="00BE2C8C"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b/>
          <w:bCs/>
          <w:sz w:val="24"/>
          <w:szCs w:val="24"/>
          <w:rtl/>
          <w:lang w:eastAsia="he-IL"/>
        </w:rPr>
        <w:t>היועצים</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7F89283"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6199DDA" w14:textId="77777777" w:rsidR="006D2AE3" w:rsidRPr="00BE2C8C"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b/>
          <w:bCs/>
          <w:sz w:val="24"/>
          <w:szCs w:val="24"/>
          <w:rtl/>
          <w:lang w:eastAsia="he-IL"/>
        </w:rPr>
        <w:t>התכניות</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שרותי היועץ,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E2C8C">
        <w:rPr>
          <w:rFonts w:ascii="Times New Roman" w:eastAsia="Times New Roman" w:hAnsi="Times New Roman" w:cs="David"/>
          <w:b/>
          <w:bCs/>
          <w:sz w:val="24"/>
          <w:szCs w:val="24"/>
          <w:rtl/>
          <w:lang w:eastAsia="he-IL"/>
        </w:rPr>
        <w:t>ח'</w:t>
      </w:r>
      <w:r w:rsidRPr="00BE2C8C">
        <w:rPr>
          <w:rFonts w:ascii="Times New Roman" w:eastAsia="Times New Roman" w:hAnsi="Times New Roman" w:cs="David"/>
          <w:sz w:val="24"/>
          <w:szCs w:val="24"/>
          <w:rtl/>
          <w:lang w:eastAsia="he-IL"/>
        </w:rPr>
        <w:t>. כל המסמכים שיערכו ע"י היועץ כאמור יערכו בשפה העברית.</w:t>
      </w:r>
    </w:p>
    <w:p w14:paraId="4FC9B479"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81D5E9A"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b/>
          <w:bCs/>
          <w:sz w:val="24"/>
          <w:szCs w:val="24"/>
          <w:rtl/>
          <w:lang w:eastAsia="he-IL"/>
        </w:rPr>
        <w:t>שירותי</w:t>
      </w:r>
    </w:p>
    <w:p w14:paraId="69C2E8D9"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rtl/>
          <w:lang w:eastAsia="he-IL"/>
        </w:rPr>
        <w:t xml:space="preserve"> היועץ</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r>
    </w:p>
    <w:p w14:paraId="756BC1CB"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b/>
          <w:bCs/>
          <w:sz w:val="24"/>
          <w:szCs w:val="24"/>
          <w:rtl/>
          <w:lang w:eastAsia="he-IL"/>
        </w:rPr>
        <w:t>השירותים</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t xml:space="preserve">השירותים כמוגדר וכמפורט בחוזה זה ובנספח </w:t>
      </w:r>
      <w:r w:rsidRPr="00BE2C8C">
        <w:rPr>
          <w:rFonts w:ascii="Times New Roman" w:eastAsia="Times New Roman" w:hAnsi="Times New Roman" w:cs="David"/>
          <w:b/>
          <w:bCs/>
          <w:sz w:val="24"/>
          <w:szCs w:val="24"/>
          <w:rtl/>
          <w:lang w:eastAsia="he-IL"/>
        </w:rPr>
        <w:t>ב'</w:t>
      </w:r>
      <w:r w:rsidRPr="00BE2C8C">
        <w:rPr>
          <w:rFonts w:ascii="Times New Roman" w:eastAsia="Times New Roman" w:hAnsi="Times New Roman" w:cs="David" w:hint="cs"/>
          <w:b/>
          <w:bCs/>
          <w:sz w:val="24"/>
          <w:szCs w:val="24"/>
          <w:rtl/>
          <w:lang w:eastAsia="he-IL"/>
        </w:rPr>
        <w:t xml:space="preserve"> </w:t>
      </w:r>
      <w:r w:rsidRPr="00BE2C8C">
        <w:rPr>
          <w:rFonts w:ascii="Times New Roman" w:eastAsia="Times New Roman" w:hAnsi="Times New Roman" w:cs="David" w:hint="cs"/>
          <w:sz w:val="24"/>
          <w:szCs w:val="24"/>
          <w:rtl/>
          <w:lang w:eastAsia="he-IL"/>
        </w:rPr>
        <w:t>המצ"ב</w:t>
      </w:r>
      <w:r w:rsidRPr="00BE2C8C">
        <w:rPr>
          <w:rFonts w:ascii="Times New Roman" w:eastAsia="Times New Roman" w:hAnsi="Times New Roman" w:cs="David"/>
          <w:sz w:val="24"/>
          <w:szCs w:val="24"/>
          <w:rtl/>
          <w:lang w:eastAsia="he-IL"/>
        </w:rPr>
        <w:t>.</w:t>
      </w:r>
    </w:p>
    <w:p w14:paraId="41F67757"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74D2258" w14:textId="77777777" w:rsidR="006D2AE3" w:rsidRPr="00BE2C8C"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b/>
          <w:bCs/>
          <w:sz w:val="24"/>
          <w:szCs w:val="24"/>
          <w:rtl/>
          <w:lang w:eastAsia="he-IL"/>
        </w:rPr>
        <w:t>המנהל</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52B465C"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83720B1"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lang w:eastAsia="he-IL"/>
        </w:rPr>
        <w:tab/>
        <w:t>מקום שמדובר בחוזה זה במזמין - גם המנהל במשמע.</w:t>
      </w:r>
    </w:p>
    <w:p w14:paraId="75EE2E5E"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D75C6F5"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A5E73C1"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b/>
          <w:bCs/>
          <w:sz w:val="24"/>
          <w:szCs w:val="24"/>
          <w:rtl/>
          <w:lang w:eastAsia="he-IL"/>
        </w:rPr>
        <w:t>החוזה</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hint="cs"/>
          <w:sz w:val="24"/>
          <w:szCs w:val="24"/>
          <w:rtl/>
          <w:lang w:eastAsia="he-IL"/>
        </w:rPr>
        <w:t>/</w:t>
      </w:r>
    </w:p>
    <w:p w14:paraId="548B8948"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hint="cs"/>
          <w:b/>
          <w:bCs/>
          <w:sz w:val="24"/>
          <w:szCs w:val="24"/>
          <w:rtl/>
          <w:lang w:eastAsia="he-IL"/>
        </w:rPr>
        <w:t>ההסכם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lang w:eastAsia="he-IL"/>
        </w:rPr>
        <w:tab/>
        <w:t>חוזה זה על נספחיו.</w:t>
      </w:r>
    </w:p>
    <w:p w14:paraId="081E64A7" w14:textId="77777777" w:rsidR="006D2AE3" w:rsidRPr="00BE2C8C"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110817D0" w14:textId="77777777" w:rsidR="006D2AE3" w:rsidRPr="00BE2C8C"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lastRenderedPageBreak/>
        <w:t>"</w:t>
      </w:r>
      <w:r w:rsidRPr="00BE2C8C">
        <w:rPr>
          <w:rFonts w:ascii="Times New Roman" w:eastAsia="Times New Roman" w:hAnsi="Times New Roman" w:cs="David"/>
          <w:b/>
          <w:bCs/>
          <w:sz w:val="24"/>
          <w:szCs w:val="24"/>
          <w:rtl/>
          <w:lang w:eastAsia="he-IL"/>
        </w:rPr>
        <w:t>הדין</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lang w:eastAsia="he-IL"/>
        </w:rPr>
        <w:tab/>
        <w:t>כהגדרתו בחוק ה</w:t>
      </w:r>
      <w:r w:rsidRPr="00BE2C8C">
        <w:rPr>
          <w:rFonts w:ascii="Times New Roman" w:eastAsia="Times New Roman" w:hAnsi="Times New Roman" w:cs="David" w:hint="cs"/>
          <w:sz w:val="24"/>
          <w:szCs w:val="24"/>
          <w:rtl/>
          <w:lang w:eastAsia="he-IL"/>
        </w:rPr>
        <w:t>פרשנות, התשמ"א-1981</w:t>
      </w:r>
      <w:r w:rsidRPr="00BE2C8C">
        <w:rPr>
          <w:rFonts w:ascii="Times New Roman" w:eastAsia="Times New Roman" w:hAnsi="Times New Roman" w:cs="David"/>
          <w:sz w:val="24"/>
          <w:szCs w:val="24"/>
          <w:rtl/>
          <w:lang w:eastAsia="he-IL"/>
        </w:rPr>
        <w:t xml:space="preserve"> לרבות כל </w:t>
      </w:r>
      <w:r w:rsidRPr="00BE2C8C">
        <w:rPr>
          <w:rFonts w:ascii="Times New Roman" w:eastAsia="Times New Roman" w:hAnsi="Times New Roman" w:cs="David" w:hint="cs"/>
          <w:sz w:val="24"/>
          <w:szCs w:val="24"/>
          <w:rtl/>
          <w:lang w:eastAsia="he-IL"/>
        </w:rPr>
        <w:t xml:space="preserve">תקנה ו/או </w:t>
      </w:r>
      <w:r w:rsidRPr="00BE2C8C">
        <w:rPr>
          <w:rFonts w:ascii="Times New Roman" w:eastAsia="Times New Roman" w:hAnsi="Times New Roman" w:cs="David"/>
          <w:sz w:val="24"/>
          <w:szCs w:val="24"/>
          <w:rtl/>
          <w:lang w:eastAsia="he-IL"/>
        </w:rPr>
        <w:t>הוראה של רשות מוסמכת בתוקף סמכותה על פי הדין.</w:t>
      </w:r>
    </w:p>
    <w:p w14:paraId="7E86426D"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FAF54D1"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b/>
          <w:bCs/>
          <w:sz w:val="24"/>
          <w:szCs w:val="24"/>
          <w:rtl/>
          <w:lang w:eastAsia="he-IL"/>
        </w:rPr>
        <w:t>הרשות</w:t>
      </w:r>
    </w:p>
    <w:p w14:paraId="0455D4A2"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rtl/>
          <w:lang w:eastAsia="he-IL"/>
        </w:rPr>
        <w:t xml:space="preserve"> המקומית</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lang w:eastAsia="he-IL"/>
        </w:rPr>
        <w:tab/>
        <w:t xml:space="preserve">כמוגדר בנספח </w:t>
      </w:r>
      <w:r w:rsidRPr="00BE2C8C">
        <w:rPr>
          <w:rFonts w:ascii="Times New Roman" w:eastAsia="Times New Roman" w:hAnsi="Times New Roman" w:cs="David"/>
          <w:b/>
          <w:bCs/>
          <w:sz w:val="24"/>
          <w:szCs w:val="24"/>
          <w:rtl/>
          <w:lang w:eastAsia="he-IL"/>
        </w:rPr>
        <w:t>א'</w:t>
      </w:r>
      <w:r w:rsidRPr="00BE2C8C">
        <w:rPr>
          <w:rFonts w:ascii="Times New Roman" w:eastAsia="Times New Roman" w:hAnsi="Times New Roman" w:cs="David"/>
          <w:sz w:val="24"/>
          <w:szCs w:val="24"/>
          <w:rtl/>
          <w:lang w:eastAsia="he-IL"/>
        </w:rPr>
        <w:t xml:space="preserve"> המצ"ב.</w:t>
      </w:r>
    </w:p>
    <w:p w14:paraId="6BCB0452"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671A3D7" w14:textId="77777777" w:rsidR="006D2AE3" w:rsidRPr="00BE2C8C"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b/>
          <w:bCs/>
          <w:sz w:val="24"/>
          <w:szCs w:val="24"/>
          <w:rtl/>
          <w:lang w:eastAsia="he-IL"/>
        </w:rPr>
        <w:t>חוזה</w:t>
      </w:r>
    </w:p>
    <w:p w14:paraId="30A7583B" w14:textId="77777777" w:rsidR="006D2AE3" w:rsidRPr="00BE2C8C"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rtl/>
          <w:lang w:eastAsia="he-IL"/>
        </w:rPr>
        <w:t xml:space="preserve"> הפיתוח</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lang w:eastAsia="he-IL"/>
        </w:rPr>
        <w:tab/>
        <w:t xml:space="preserve">כמוגדר בנספח </w:t>
      </w:r>
      <w:r w:rsidRPr="00BE2C8C">
        <w:rPr>
          <w:rFonts w:ascii="Times New Roman" w:eastAsia="Times New Roman" w:hAnsi="Times New Roman" w:cs="David"/>
          <w:b/>
          <w:bCs/>
          <w:sz w:val="24"/>
          <w:szCs w:val="24"/>
          <w:rtl/>
          <w:lang w:eastAsia="he-IL"/>
        </w:rPr>
        <w:t>א'</w:t>
      </w:r>
      <w:r w:rsidRPr="00BE2C8C">
        <w:rPr>
          <w:rFonts w:ascii="Times New Roman" w:eastAsia="Times New Roman" w:hAnsi="Times New Roman" w:cs="David" w:hint="cs"/>
          <w:sz w:val="24"/>
          <w:szCs w:val="24"/>
          <w:rtl/>
          <w:lang w:eastAsia="he-IL"/>
        </w:rPr>
        <w:t xml:space="preserve"> המצ"ב</w:t>
      </w:r>
      <w:r w:rsidRPr="00BE2C8C">
        <w:rPr>
          <w:rFonts w:ascii="Times New Roman" w:eastAsia="Times New Roman" w:hAnsi="Times New Roman" w:cs="David"/>
          <w:sz w:val="24"/>
          <w:szCs w:val="24"/>
          <w:rtl/>
          <w:lang w:eastAsia="he-IL"/>
        </w:rPr>
        <w:t>.</w:t>
      </w:r>
    </w:p>
    <w:p w14:paraId="1EF0A335" w14:textId="77777777" w:rsidR="006D2AE3" w:rsidRPr="00BE2C8C"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0B1DE95"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הכותרות בחוזה זה </w:t>
      </w:r>
      <w:r w:rsidRPr="00BE2C8C">
        <w:rPr>
          <w:rFonts w:ascii="Times New Roman" w:eastAsia="Times New Roman" w:hAnsi="Times New Roman" w:cs="David" w:hint="cs"/>
          <w:sz w:val="24"/>
          <w:szCs w:val="24"/>
          <w:rtl/>
          <w:lang w:eastAsia="he-IL"/>
        </w:rPr>
        <w:t xml:space="preserve">הינן לנוחיות בלבד ובכל מקרה </w:t>
      </w:r>
      <w:r w:rsidRPr="00BE2C8C">
        <w:rPr>
          <w:rFonts w:ascii="Times New Roman" w:eastAsia="Times New Roman" w:hAnsi="Times New Roman" w:cs="David"/>
          <w:sz w:val="24"/>
          <w:szCs w:val="24"/>
          <w:rtl/>
          <w:lang w:eastAsia="he-IL"/>
        </w:rPr>
        <w:t xml:space="preserve">לא ישמשו </w:t>
      </w:r>
      <w:r w:rsidRPr="00BE2C8C">
        <w:rPr>
          <w:rFonts w:ascii="Times New Roman" w:eastAsia="Times New Roman" w:hAnsi="Times New Roman" w:cs="David" w:hint="cs"/>
          <w:sz w:val="24"/>
          <w:szCs w:val="24"/>
          <w:rtl/>
          <w:lang w:eastAsia="he-IL"/>
        </w:rPr>
        <w:t>ל</w:t>
      </w:r>
      <w:r w:rsidRPr="00BE2C8C">
        <w:rPr>
          <w:rFonts w:ascii="Times New Roman" w:eastAsia="Times New Roman" w:hAnsi="Times New Roman" w:cs="David"/>
          <w:sz w:val="24"/>
          <w:szCs w:val="24"/>
          <w:rtl/>
          <w:lang w:eastAsia="he-IL"/>
        </w:rPr>
        <w:t>פרש</w:t>
      </w:r>
      <w:r w:rsidRPr="00BE2C8C">
        <w:rPr>
          <w:rFonts w:ascii="Times New Roman" w:eastAsia="Times New Roman" w:hAnsi="Times New Roman" w:cs="David" w:hint="cs"/>
          <w:sz w:val="24"/>
          <w:szCs w:val="24"/>
          <w:rtl/>
          <w:lang w:eastAsia="he-IL"/>
        </w:rPr>
        <w:t>נות</w:t>
      </w:r>
      <w:r w:rsidRPr="00BE2C8C">
        <w:rPr>
          <w:rFonts w:ascii="Times New Roman" w:eastAsia="Times New Roman" w:hAnsi="Times New Roman" w:cs="David"/>
          <w:sz w:val="24"/>
          <w:szCs w:val="24"/>
          <w:rtl/>
          <w:lang w:eastAsia="he-IL"/>
        </w:rPr>
        <w:t>ו.</w:t>
      </w:r>
    </w:p>
    <w:p w14:paraId="12B4A1B2"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הנספחים לחוזה זה מהווים חלק בלתי נפרד הימנו ואלה הם:</w:t>
      </w:r>
    </w:p>
    <w:p w14:paraId="36ABD98B" w14:textId="77777777" w:rsidR="006D2AE3" w:rsidRPr="00BE2C8C"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9C585F4" w14:textId="77777777" w:rsidR="006D2AE3" w:rsidRPr="00BE2C8C"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rtl/>
          <w:lang w:eastAsia="he-IL"/>
        </w:rPr>
        <w:t xml:space="preserve">נספח א' </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t>נספח כללי;</w:t>
      </w:r>
    </w:p>
    <w:p w14:paraId="29B0E764" w14:textId="77777777" w:rsidR="006D2AE3" w:rsidRPr="00BE2C8C"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rtl/>
          <w:lang w:eastAsia="he-IL"/>
        </w:rPr>
        <w:t>נספח ב'</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sz w:val="24"/>
          <w:szCs w:val="24"/>
          <w:rtl/>
          <w:lang w:eastAsia="he-IL"/>
        </w:rPr>
        <w:tab/>
        <w:t>שירותי היועץ;</w:t>
      </w:r>
    </w:p>
    <w:p w14:paraId="02A9A3A6" w14:textId="77777777" w:rsidR="006D2AE3" w:rsidRPr="00BE2C8C"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rtl/>
          <w:lang w:eastAsia="he-IL"/>
        </w:rPr>
        <w:t>נספח ג'</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sz w:val="24"/>
          <w:szCs w:val="24"/>
          <w:lang w:eastAsia="he-IL"/>
        </w:rPr>
        <w:t>–</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sz w:val="24"/>
          <w:szCs w:val="24"/>
          <w:rtl/>
          <w:lang w:eastAsia="he-IL"/>
        </w:rPr>
        <w:tab/>
        <w:t>לוח זמנים;</w:t>
      </w:r>
    </w:p>
    <w:p w14:paraId="40F7D33F" w14:textId="77777777" w:rsidR="006D2AE3" w:rsidRPr="00BE2C8C"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rtl/>
          <w:lang w:eastAsia="he-IL"/>
        </w:rPr>
        <w:t>נספח ד'</w:t>
      </w:r>
      <w:r w:rsidRPr="00BE2C8C">
        <w:rPr>
          <w:rFonts w:ascii="Times New Roman" w:eastAsia="Times New Roman" w:hAnsi="Times New Roman" w:cs="David"/>
          <w:sz w:val="24"/>
          <w:szCs w:val="24"/>
          <w:rtl/>
          <w:lang w:eastAsia="he-IL"/>
        </w:rPr>
        <w:t xml:space="preserve"> - </w:t>
      </w:r>
      <w:r w:rsidRPr="00BE2C8C">
        <w:rPr>
          <w:rFonts w:ascii="Times New Roman" w:eastAsia="Times New Roman" w:hAnsi="Times New Roman" w:cs="David"/>
          <w:sz w:val="24"/>
          <w:szCs w:val="24"/>
          <w:rtl/>
          <w:lang w:eastAsia="he-IL"/>
        </w:rPr>
        <w:tab/>
        <w:t>שכר היועץ;</w:t>
      </w:r>
    </w:p>
    <w:p w14:paraId="7E6FFDB7" w14:textId="77777777" w:rsidR="006D2AE3" w:rsidRPr="00BE2C8C"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rtl/>
          <w:lang w:eastAsia="he-IL"/>
        </w:rPr>
        <w:t>נספח ה'</w:t>
      </w:r>
      <w:r w:rsidRPr="00BE2C8C">
        <w:rPr>
          <w:rFonts w:ascii="Times New Roman" w:eastAsia="Times New Roman" w:hAnsi="Times New Roman" w:cs="David"/>
          <w:sz w:val="24"/>
          <w:szCs w:val="24"/>
          <w:rtl/>
          <w:lang w:eastAsia="he-IL"/>
        </w:rPr>
        <w:t xml:space="preserve"> - </w:t>
      </w:r>
      <w:r w:rsidRPr="00BE2C8C">
        <w:rPr>
          <w:rFonts w:ascii="Times New Roman" w:eastAsia="Times New Roman" w:hAnsi="Times New Roman" w:cs="David"/>
          <w:sz w:val="24"/>
          <w:szCs w:val="24"/>
          <w:rtl/>
          <w:lang w:eastAsia="he-IL"/>
        </w:rPr>
        <w:tab/>
        <w:t>תשלומי שכר היועץ;</w:t>
      </w:r>
    </w:p>
    <w:p w14:paraId="2965408E" w14:textId="77777777" w:rsidR="006D2AE3" w:rsidRPr="00BE2C8C"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rtl/>
          <w:lang w:eastAsia="he-IL"/>
        </w:rPr>
        <w:t xml:space="preserve">נספח ו </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t>הצהרה והתחייבות לשמירת סודיות;</w:t>
      </w:r>
    </w:p>
    <w:p w14:paraId="2C6A50CB" w14:textId="77777777" w:rsidR="008872EF" w:rsidRPr="00BE2C8C"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E2C8C">
        <w:rPr>
          <w:rFonts w:ascii="Times New Roman" w:eastAsia="Times New Roman" w:hAnsi="Times New Roman" w:cs="David"/>
          <w:bCs/>
          <w:sz w:val="20"/>
          <w:szCs w:val="24"/>
          <w:rtl/>
          <w:lang w:eastAsia="he-IL"/>
        </w:rPr>
        <w:t>נספח ז</w:t>
      </w:r>
      <w:r w:rsidRPr="00BE2C8C">
        <w:rPr>
          <w:rFonts w:ascii="Times New Roman" w:eastAsia="Times New Roman" w:hAnsi="Times New Roman" w:cs="David"/>
          <w:sz w:val="20"/>
          <w:szCs w:val="24"/>
          <w:rtl/>
          <w:lang w:eastAsia="he-IL"/>
        </w:rPr>
        <w:t xml:space="preserve"> -</w:t>
      </w:r>
      <w:r w:rsidRPr="00BE2C8C">
        <w:rPr>
          <w:rFonts w:ascii="Times New Roman" w:eastAsia="Times New Roman" w:hAnsi="Times New Roman" w:cs="David"/>
          <w:sz w:val="20"/>
          <w:szCs w:val="24"/>
          <w:rtl/>
          <w:lang w:eastAsia="he-IL"/>
        </w:rPr>
        <w:tab/>
      </w:r>
      <w:r w:rsidRPr="00BE2C8C">
        <w:rPr>
          <w:rFonts w:ascii="Times New Roman" w:eastAsia="Times New Roman" w:hAnsi="Times New Roman" w:cs="David" w:hint="cs"/>
          <w:sz w:val="20"/>
          <w:szCs w:val="24"/>
          <w:rtl/>
          <w:lang w:eastAsia="he-IL"/>
        </w:rPr>
        <w:t>מפרט</w:t>
      </w:r>
      <w:r w:rsidRPr="00BE2C8C">
        <w:rPr>
          <w:rFonts w:ascii="Times New Roman" w:eastAsia="Times New Roman" w:hAnsi="Times New Roman" w:cs="David"/>
          <w:sz w:val="20"/>
          <w:szCs w:val="24"/>
          <w:rtl/>
          <w:lang w:eastAsia="he-IL"/>
        </w:rPr>
        <w:t xml:space="preserve"> </w:t>
      </w:r>
      <w:r w:rsidRPr="00BE2C8C">
        <w:rPr>
          <w:rFonts w:ascii="Times New Roman" w:eastAsia="Times New Roman" w:hAnsi="Times New Roman" w:cs="David" w:hint="cs"/>
          <w:sz w:val="20"/>
          <w:szCs w:val="24"/>
          <w:rtl/>
          <w:lang w:eastAsia="he-IL"/>
        </w:rPr>
        <w:t>ביטוחי</w:t>
      </w:r>
      <w:r w:rsidRPr="00BE2C8C">
        <w:rPr>
          <w:rFonts w:ascii="Times New Roman" w:eastAsia="Times New Roman" w:hAnsi="Times New Roman" w:cs="David"/>
          <w:sz w:val="20"/>
          <w:szCs w:val="24"/>
          <w:rtl/>
          <w:lang w:eastAsia="he-IL"/>
        </w:rPr>
        <w:t xml:space="preserve"> </w:t>
      </w:r>
      <w:r w:rsidRPr="00BE2C8C">
        <w:rPr>
          <w:rFonts w:ascii="Times New Roman" w:eastAsia="Times New Roman" w:hAnsi="Times New Roman" w:cs="David" w:hint="cs"/>
          <w:sz w:val="20"/>
          <w:szCs w:val="24"/>
          <w:rtl/>
          <w:lang w:eastAsia="he-IL"/>
        </w:rPr>
        <w:t>היועץ</w:t>
      </w:r>
      <w:r w:rsidRPr="00BE2C8C">
        <w:rPr>
          <w:rFonts w:ascii="Times New Roman" w:eastAsia="Times New Roman" w:hAnsi="Times New Roman" w:cs="David"/>
          <w:sz w:val="20"/>
          <w:szCs w:val="24"/>
          <w:rtl/>
          <w:lang w:eastAsia="he-IL"/>
        </w:rPr>
        <w:t>;</w:t>
      </w:r>
    </w:p>
    <w:p w14:paraId="05AA40FC" w14:textId="77777777" w:rsidR="008872EF" w:rsidRPr="00BE2C8C"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E2C8C">
        <w:rPr>
          <w:rFonts w:ascii="Times New Roman" w:eastAsia="Times New Roman" w:hAnsi="Times New Roman" w:cs="David"/>
          <w:bCs/>
          <w:sz w:val="20"/>
          <w:szCs w:val="24"/>
          <w:rtl/>
          <w:lang w:eastAsia="he-IL"/>
        </w:rPr>
        <w:t>נספח ז</w:t>
      </w:r>
      <w:r w:rsidRPr="00BE2C8C">
        <w:rPr>
          <w:rFonts w:ascii="Times New Roman" w:eastAsia="Times New Roman" w:hAnsi="Times New Roman" w:cs="David" w:hint="cs"/>
          <w:bCs/>
          <w:sz w:val="20"/>
          <w:szCs w:val="24"/>
          <w:rtl/>
          <w:lang w:eastAsia="he-IL"/>
        </w:rPr>
        <w:t>1</w:t>
      </w:r>
      <w:r w:rsidRPr="00BE2C8C">
        <w:rPr>
          <w:rFonts w:ascii="Times New Roman" w:eastAsia="Times New Roman" w:hAnsi="Times New Roman" w:cs="David"/>
          <w:sz w:val="20"/>
          <w:szCs w:val="24"/>
          <w:rtl/>
          <w:lang w:eastAsia="he-IL"/>
        </w:rPr>
        <w:t xml:space="preserve"> -</w:t>
      </w:r>
      <w:r w:rsidRPr="00BE2C8C">
        <w:rPr>
          <w:rFonts w:ascii="Times New Roman" w:eastAsia="Times New Roman" w:hAnsi="Times New Roman" w:cs="David"/>
          <w:sz w:val="20"/>
          <w:szCs w:val="24"/>
          <w:rtl/>
          <w:lang w:eastAsia="he-IL"/>
        </w:rPr>
        <w:tab/>
        <w:t>אישור על קיום ביטוחי ה</w:t>
      </w:r>
      <w:r w:rsidRPr="00BE2C8C">
        <w:rPr>
          <w:rFonts w:ascii="Times New Roman" w:eastAsia="Times New Roman" w:hAnsi="Times New Roman" w:cs="David" w:hint="cs"/>
          <w:sz w:val="20"/>
          <w:szCs w:val="24"/>
          <w:rtl/>
          <w:lang w:eastAsia="he-IL"/>
        </w:rPr>
        <w:t>יועץ</w:t>
      </w:r>
      <w:r w:rsidRPr="00BE2C8C">
        <w:rPr>
          <w:rFonts w:ascii="Times New Roman" w:eastAsia="Times New Roman" w:hAnsi="Times New Roman" w:cs="David"/>
          <w:sz w:val="20"/>
          <w:szCs w:val="24"/>
          <w:rtl/>
          <w:lang w:eastAsia="he-IL"/>
        </w:rPr>
        <w:t>;</w:t>
      </w:r>
    </w:p>
    <w:p w14:paraId="6F8BB0BA" w14:textId="77777777" w:rsidR="006D2AE3" w:rsidRPr="00BE2C8C"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rtl/>
          <w:lang w:eastAsia="he-IL"/>
        </w:rPr>
        <w:t>נספח ח'</w:t>
      </w:r>
      <w:r w:rsidRPr="00BE2C8C">
        <w:rPr>
          <w:rFonts w:ascii="Times New Roman" w:eastAsia="Times New Roman" w:hAnsi="Times New Roman" w:cs="David"/>
          <w:sz w:val="24"/>
          <w:szCs w:val="24"/>
          <w:rtl/>
          <w:lang w:eastAsia="he-IL"/>
        </w:rPr>
        <w:t xml:space="preserve"> - </w:t>
      </w:r>
      <w:r w:rsidRPr="00BE2C8C">
        <w:rPr>
          <w:rFonts w:ascii="Times New Roman" w:eastAsia="Times New Roman" w:hAnsi="Times New Roman" w:cs="David"/>
          <w:sz w:val="24"/>
          <w:szCs w:val="24"/>
          <w:rtl/>
          <w:lang w:eastAsia="he-IL"/>
        </w:rPr>
        <w:tab/>
        <w:t>רשימת התכניות והמסמכים שעל היועץ להנפיק.</w:t>
      </w:r>
    </w:p>
    <w:p w14:paraId="5D07BDB7" w14:textId="77777777" w:rsidR="006D2AE3" w:rsidRPr="00BE2C8C"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rtl/>
          <w:lang w:eastAsia="he-IL"/>
        </w:rPr>
        <w:t>נספח ט'</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sz w:val="24"/>
          <w:szCs w:val="24"/>
          <w:rtl/>
          <w:lang w:eastAsia="he-IL"/>
        </w:rPr>
        <w:tab/>
        <w:t>אישור להשלמת הפרויקט/קטע מהפרויקט.</w:t>
      </w:r>
    </w:p>
    <w:p w14:paraId="0D05EFEC" w14:textId="77777777" w:rsidR="006D2AE3" w:rsidRPr="00BE2C8C" w:rsidRDefault="006D2AE3" w:rsidP="006D2AE3">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rtl/>
          <w:lang w:eastAsia="he-IL"/>
        </w:rPr>
        <w:t xml:space="preserve">נספח י' </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t>נספח היעדר תביעות.</w:t>
      </w:r>
    </w:p>
    <w:p w14:paraId="37D1ED6D"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u w:val="single"/>
          <w:rtl/>
          <w:lang w:eastAsia="he-IL"/>
        </w:rPr>
        <w:t>שירותי היועץ</w:t>
      </w:r>
    </w:p>
    <w:p w14:paraId="0B8E4D63"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המזמין מוסר בזה ליועץ והיועץ מקבל על עצמו את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w:t>
      </w:r>
    </w:p>
    <w:p w14:paraId="6D3B79D2"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מצהיר ומאשר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הינו מכיר ויודע את כל הנדרש למטרת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רותי היועץ וכי הינו מורשה על פי </w:t>
      </w:r>
      <w:r w:rsidRPr="00BE2C8C">
        <w:rPr>
          <w:rFonts w:ascii="Times New Roman" w:eastAsia="Times New Roman" w:hAnsi="Times New Roman" w:cs="David" w:hint="cs"/>
          <w:sz w:val="24"/>
          <w:szCs w:val="24"/>
          <w:rtl/>
          <w:lang w:eastAsia="he-IL"/>
        </w:rPr>
        <w:t xml:space="preserve">כל </w:t>
      </w:r>
      <w:r w:rsidRPr="00BE2C8C">
        <w:rPr>
          <w:rFonts w:ascii="Times New Roman" w:eastAsia="Times New Roman" w:hAnsi="Times New Roman" w:cs="David"/>
          <w:sz w:val="24"/>
          <w:szCs w:val="24"/>
          <w:rtl/>
          <w:lang w:eastAsia="he-IL"/>
        </w:rPr>
        <w:t>דין למתן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w:t>
      </w: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rtl/>
          <w:lang w:eastAsia="he-IL"/>
        </w:rPr>
        <w:t xml:space="preserve"> היועץ, לרבות</w:t>
      </w:r>
      <w:r w:rsidRPr="00BE2C8C">
        <w:rPr>
          <w:rFonts w:ascii="Times New Roman" w:eastAsia="Times New Roman" w:hAnsi="Times New Roman" w:cs="David" w:hint="cs"/>
          <w:sz w:val="24"/>
          <w:szCs w:val="24"/>
          <w:rtl/>
          <w:lang w:eastAsia="he-IL"/>
        </w:rPr>
        <w:t xml:space="preserve"> אך לא רק</w:t>
      </w:r>
      <w:r w:rsidRPr="00BE2C8C">
        <w:rPr>
          <w:rFonts w:ascii="Times New Roman" w:eastAsia="Times New Roman" w:hAnsi="Times New Roman" w:cs="David"/>
          <w:sz w:val="24"/>
          <w:szCs w:val="24"/>
          <w:rtl/>
          <w:lang w:eastAsia="he-IL"/>
        </w:rPr>
        <w:t>,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חוק המהנדסים והאדריכלים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sz w:val="24"/>
          <w:szCs w:val="24"/>
          <w:rtl/>
          <w:lang w:eastAsia="he-IL"/>
        </w:rPr>
        <w:t>תשי"ח - 1958, כי יש בידו ר</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שיון </w:t>
      </w:r>
      <w:r w:rsidRPr="00BE2C8C">
        <w:rPr>
          <w:rFonts w:ascii="Times New Roman" w:eastAsia="Times New Roman" w:hAnsi="Times New Roman" w:cs="David" w:hint="cs"/>
          <w:sz w:val="24"/>
          <w:szCs w:val="24"/>
          <w:rtl/>
          <w:lang w:eastAsia="he-IL"/>
        </w:rPr>
        <w:t xml:space="preserve">בר </w:t>
      </w:r>
      <w:r w:rsidRPr="00BE2C8C">
        <w:rPr>
          <w:rFonts w:ascii="Times New Roman" w:eastAsia="Times New Roman" w:hAnsi="Times New Roman" w:cs="David"/>
          <w:sz w:val="24"/>
          <w:szCs w:val="24"/>
          <w:rtl/>
          <w:lang w:eastAsia="he-IL"/>
        </w:rPr>
        <w:t>ת</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קף לביצוע שירותי </w:t>
      </w:r>
      <w:r w:rsidRPr="00BE2C8C">
        <w:rPr>
          <w:rFonts w:ascii="Times New Roman" w:eastAsia="Times New Roman" w:hAnsi="Times New Roman" w:cs="David" w:hint="cs"/>
          <w:sz w:val="24"/>
          <w:szCs w:val="24"/>
          <w:rtl/>
          <w:lang w:eastAsia="he-IL"/>
        </w:rPr>
        <w:t xml:space="preserve"> היועץ על פי הדין</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כי הוא בעל הכישורים, הר</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שיונות, הידע, הניסיון והאמצעים המאפשרים לו </w:t>
      </w:r>
      <w:r w:rsidRPr="00BE2C8C">
        <w:rPr>
          <w:rFonts w:ascii="Times New Roman" w:eastAsia="Times New Roman" w:hAnsi="Times New Roman" w:cs="David" w:hint="cs"/>
          <w:sz w:val="24"/>
          <w:szCs w:val="24"/>
          <w:rtl/>
          <w:lang w:eastAsia="he-IL"/>
        </w:rPr>
        <w:t xml:space="preserve">את </w:t>
      </w:r>
      <w:r w:rsidRPr="00BE2C8C">
        <w:rPr>
          <w:rFonts w:ascii="Times New Roman" w:eastAsia="Times New Roman" w:hAnsi="Times New Roman" w:cs="David"/>
          <w:sz w:val="24"/>
          <w:szCs w:val="24"/>
          <w:rtl/>
          <w:lang w:eastAsia="he-IL"/>
        </w:rPr>
        <w:t>ביצועם ברמה מקצועית גבוהה ובהתאם למותנה בחוזה.</w:t>
      </w:r>
    </w:p>
    <w:p w14:paraId="1DBD6999"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מצהיר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ידוע לו שש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שיקול דעתו</w:t>
      </w:r>
      <w:r w:rsidRPr="00BE2C8C">
        <w:rPr>
          <w:rFonts w:ascii="Times New Roman" w:eastAsia="Times New Roman" w:hAnsi="Times New Roman" w:cs="David" w:hint="cs"/>
          <w:sz w:val="24"/>
          <w:szCs w:val="24"/>
          <w:rtl/>
          <w:lang w:eastAsia="he-IL"/>
        </w:rPr>
        <w:t xml:space="preserve"> הבלעדי</w:t>
      </w:r>
      <w:r w:rsidRPr="00BE2C8C">
        <w:rPr>
          <w:rFonts w:ascii="Times New Roman" w:eastAsia="Times New Roman" w:hAnsi="Times New Roman" w:cs="David"/>
          <w:sz w:val="24"/>
          <w:szCs w:val="24"/>
          <w:rtl/>
          <w:lang w:eastAsia="he-IL"/>
        </w:rPr>
        <w:t xml:space="preserve"> ו</w:t>
      </w:r>
      <w:r w:rsidRPr="00BE2C8C">
        <w:rPr>
          <w:rFonts w:ascii="Times New Roman" w:eastAsia="Times New Roman" w:hAnsi="Times New Roman" w:cs="David" w:hint="cs"/>
          <w:sz w:val="24"/>
          <w:szCs w:val="24"/>
          <w:rtl/>
          <w:lang w:eastAsia="he-IL"/>
        </w:rPr>
        <w:t xml:space="preserve">כי </w:t>
      </w:r>
      <w:r w:rsidRPr="00BE2C8C">
        <w:rPr>
          <w:rFonts w:ascii="Times New Roman" w:eastAsia="Times New Roman" w:hAnsi="Times New Roman" w:cs="David"/>
          <w:sz w:val="24"/>
          <w:szCs w:val="24"/>
          <w:rtl/>
          <w:lang w:eastAsia="he-IL"/>
        </w:rPr>
        <w:t xml:space="preserve">הם יינתנו על ידו בשלבי עבודה כמפורט בנספח </w:t>
      </w:r>
      <w:r w:rsidRPr="00BE2C8C">
        <w:rPr>
          <w:rFonts w:ascii="Times New Roman" w:eastAsia="Times New Roman" w:hAnsi="Times New Roman" w:cs="David"/>
          <w:bCs/>
          <w:sz w:val="24"/>
          <w:szCs w:val="24"/>
          <w:rtl/>
          <w:lang w:eastAsia="he-IL"/>
        </w:rPr>
        <w:t>ב'</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המצ"ב</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עוד</w:t>
      </w:r>
      <w:r w:rsidRPr="00BE2C8C">
        <w:rPr>
          <w:rFonts w:ascii="Times New Roman" w:eastAsia="Times New Roman" w:hAnsi="Times New Roman" w:cs="David"/>
          <w:sz w:val="24"/>
          <w:szCs w:val="24"/>
          <w:rtl/>
          <w:lang w:eastAsia="he-IL"/>
        </w:rPr>
        <w:t xml:space="preserve"> מוסיף ומצהיר</w:t>
      </w:r>
      <w:r w:rsidRPr="00BE2C8C">
        <w:rPr>
          <w:rFonts w:ascii="Times New Roman" w:eastAsia="Times New Roman" w:hAnsi="Times New Roman" w:cs="David" w:hint="cs"/>
          <w:sz w:val="24"/>
          <w:szCs w:val="24"/>
          <w:rtl/>
          <w:lang w:eastAsia="he-IL"/>
        </w:rPr>
        <w:t xml:space="preserve"> היועץ,</w:t>
      </w:r>
      <w:r w:rsidRPr="00BE2C8C">
        <w:rPr>
          <w:rFonts w:ascii="Times New Roman" w:eastAsia="Times New Roman" w:hAnsi="Times New Roman" w:cs="David"/>
          <w:sz w:val="24"/>
          <w:szCs w:val="24"/>
          <w:rtl/>
          <w:lang w:eastAsia="he-IL"/>
        </w:rPr>
        <w:t xml:space="preserve"> כי ידוע לו שהמזמין אינו מתחייב להזמין מ</w:t>
      </w:r>
      <w:r w:rsidRPr="00BE2C8C">
        <w:rPr>
          <w:rFonts w:ascii="Times New Roman" w:eastAsia="Times New Roman" w:hAnsi="Times New Roman" w:cs="David" w:hint="cs"/>
          <w:sz w:val="24"/>
          <w:szCs w:val="24"/>
          <w:rtl/>
          <w:lang w:eastAsia="he-IL"/>
        </w:rPr>
        <w:t>מנו</w:t>
      </w:r>
      <w:r w:rsidRPr="00BE2C8C">
        <w:rPr>
          <w:rFonts w:ascii="Times New Roman" w:eastAsia="Times New Roman" w:hAnsi="Times New Roman" w:cs="David"/>
          <w:sz w:val="24"/>
          <w:szCs w:val="24"/>
          <w:rtl/>
          <w:lang w:eastAsia="he-IL"/>
        </w:rPr>
        <w:t xml:space="preserve"> שירותים נוספים מעבר לנקוב בחוזה זה ו</w:t>
      </w:r>
      <w:r w:rsidRPr="00BE2C8C">
        <w:rPr>
          <w:rFonts w:ascii="Times New Roman" w:eastAsia="Times New Roman" w:hAnsi="Times New Roman" w:cs="David" w:hint="cs"/>
          <w:sz w:val="24"/>
          <w:szCs w:val="24"/>
          <w:rtl/>
          <w:lang w:eastAsia="he-IL"/>
        </w:rPr>
        <w:t xml:space="preserve">כמפורט </w:t>
      </w:r>
      <w:r w:rsidRPr="00BE2C8C">
        <w:rPr>
          <w:rFonts w:ascii="Times New Roman" w:eastAsia="Times New Roman" w:hAnsi="Times New Roman" w:cs="David"/>
          <w:sz w:val="24"/>
          <w:szCs w:val="24"/>
          <w:rtl/>
          <w:lang w:eastAsia="he-IL"/>
        </w:rPr>
        <w:t xml:space="preserve">בנספח </w:t>
      </w:r>
      <w:r w:rsidRPr="00BE2C8C">
        <w:rPr>
          <w:rFonts w:ascii="Times New Roman" w:eastAsia="Times New Roman" w:hAnsi="Times New Roman" w:cs="David"/>
          <w:bCs/>
          <w:sz w:val="24"/>
          <w:szCs w:val="24"/>
          <w:rtl/>
          <w:lang w:eastAsia="he-IL"/>
        </w:rPr>
        <w:t xml:space="preserve">ב' </w:t>
      </w:r>
      <w:r w:rsidRPr="00BE2C8C">
        <w:rPr>
          <w:rFonts w:ascii="Times New Roman" w:eastAsia="Times New Roman" w:hAnsi="Times New Roman" w:cs="David" w:hint="cs"/>
          <w:sz w:val="24"/>
          <w:szCs w:val="24"/>
          <w:rtl/>
          <w:lang w:eastAsia="he-IL"/>
        </w:rPr>
        <w:t>המצ"ב</w:t>
      </w:r>
      <w:r w:rsidRPr="00BE2C8C">
        <w:rPr>
          <w:rFonts w:ascii="Times New Roman" w:eastAsia="Times New Roman" w:hAnsi="Times New Roman" w:cs="David"/>
          <w:sz w:val="24"/>
          <w:szCs w:val="24"/>
          <w:rtl/>
          <w:lang w:eastAsia="he-IL"/>
        </w:rPr>
        <w:t>.</w:t>
      </w:r>
    </w:p>
    <w:p w14:paraId="0688D340"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היועץ מתחייב לבצע את שרותי היועץ בזהירות, בנאמנות וברמה </w:t>
      </w:r>
      <w:r w:rsidRPr="00BE2C8C">
        <w:rPr>
          <w:rFonts w:ascii="Times New Roman" w:eastAsia="Times New Roman" w:hAnsi="Times New Roman" w:cs="David"/>
          <w:sz w:val="24"/>
          <w:szCs w:val="24"/>
          <w:rtl/>
          <w:lang w:eastAsia="he-IL"/>
        </w:rPr>
        <w:lastRenderedPageBreak/>
        <w:t>מקצועית גבוהה, תוך ציות לדין ולהנחת דעת המזמין, ותוך שמירת לוחות הזמנים והמסגרת התקציבית, שייקבעו על ידי המזמין.</w:t>
      </w:r>
    </w:p>
    <w:p w14:paraId="4A1CE85C"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כפי שיקבעו מ</w:t>
      </w:r>
      <w:r w:rsidRPr="00BE2C8C">
        <w:rPr>
          <w:rFonts w:ascii="Times New Roman" w:eastAsia="Times New Roman" w:hAnsi="Times New Roman" w:cs="David" w:hint="cs"/>
          <w:sz w:val="24"/>
          <w:szCs w:val="24"/>
          <w:rtl/>
          <w:lang w:eastAsia="he-IL"/>
        </w:rPr>
        <w:t>עת לעת</w:t>
      </w:r>
      <w:r w:rsidRPr="00BE2C8C">
        <w:rPr>
          <w:rFonts w:ascii="Times New Roman" w:eastAsia="Times New Roman" w:hAnsi="Times New Roman" w:cs="David"/>
          <w:sz w:val="24"/>
          <w:szCs w:val="24"/>
          <w:rtl/>
          <w:lang w:eastAsia="he-IL"/>
        </w:rPr>
        <w:t xml:space="preserve"> ע"י המזמין ויהיה חייב לנהוג לפיהם ולקיימם ללא סטייה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אלא אם כן ק</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בל הוראה</w:t>
      </w:r>
      <w:r w:rsidRPr="00BE2C8C">
        <w:rPr>
          <w:rFonts w:ascii="Times New Roman" w:eastAsia="Times New Roman" w:hAnsi="Times New Roman" w:cs="David" w:hint="cs"/>
          <w:sz w:val="24"/>
          <w:szCs w:val="24"/>
          <w:rtl/>
          <w:lang w:eastAsia="he-IL"/>
        </w:rPr>
        <w:t xml:space="preserve"> מפורשת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א</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שור בכתב מהמזמין.</w:t>
      </w:r>
    </w:p>
    <w:p w14:paraId="520AEE68"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רותי היועץ,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הכל כפי שיקבע ע"י המנהל. כן מתחייב היועץ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להשתתף בת</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אום מראש בכל ישיבות התיאום אליהן יוזמן.</w:t>
      </w:r>
    </w:p>
    <w:p w14:paraId="0868F595"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ישמור על נוהלי קשר, תיאום, ר</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שום וצורת המסמכים לפי דרישת המנהל.</w:t>
      </w:r>
    </w:p>
    <w:p w14:paraId="3DA21AE3"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כל עוד לא יקבע אחרת ע"י המזמין, יהיה המנהל כ</w:t>
      </w:r>
      <w:r w:rsidRPr="00BE2C8C">
        <w:rPr>
          <w:rFonts w:ascii="Times New Roman" w:eastAsia="Times New Roman" w:hAnsi="Times New Roman" w:cs="David" w:hint="cs"/>
          <w:sz w:val="24"/>
          <w:szCs w:val="24"/>
          <w:rtl/>
          <w:lang w:eastAsia="he-IL"/>
        </w:rPr>
        <w:t>הגדרתו</w:t>
      </w:r>
      <w:r w:rsidRPr="00BE2C8C">
        <w:rPr>
          <w:rFonts w:ascii="Times New Roman" w:eastAsia="Times New Roman" w:hAnsi="Times New Roman" w:cs="David"/>
          <w:sz w:val="24"/>
          <w:szCs w:val="24"/>
          <w:rtl/>
          <w:lang w:eastAsia="he-IL"/>
        </w:rPr>
        <w:t xml:space="preserve"> בנספח </w:t>
      </w:r>
      <w:r w:rsidRPr="00BE2C8C">
        <w:rPr>
          <w:rFonts w:ascii="Times New Roman" w:eastAsia="Times New Roman" w:hAnsi="Times New Roman" w:cs="David"/>
          <w:bCs/>
          <w:sz w:val="24"/>
          <w:szCs w:val="24"/>
          <w:rtl/>
          <w:lang w:eastAsia="he-IL"/>
        </w:rPr>
        <w:t xml:space="preserve">א' </w:t>
      </w:r>
      <w:r w:rsidRPr="00BE2C8C">
        <w:rPr>
          <w:rFonts w:ascii="Times New Roman" w:eastAsia="Times New Roman" w:hAnsi="Times New Roman" w:cs="David"/>
          <w:sz w:val="24"/>
          <w:szCs w:val="24"/>
          <w:rtl/>
          <w:lang w:eastAsia="he-IL"/>
        </w:rPr>
        <w:t>ועל היועץ להיות</w:t>
      </w:r>
      <w:r w:rsidRPr="00BE2C8C">
        <w:rPr>
          <w:rFonts w:ascii="Times New Roman" w:eastAsia="Times New Roman" w:hAnsi="Times New Roman" w:cs="David" w:hint="cs"/>
          <w:sz w:val="24"/>
          <w:szCs w:val="24"/>
          <w:rtl/>
          <w:lang w:eastAsia="he-IL"/>
        </w:rPr>
        <w:t xml:space="preserve"> עמו</w:t>
      </w:r>
      <w:r w:rsidRPr="00BE2C8C">
        <w:rPr>
          <w:rFonts w:ascii="Times New Roman" w:eastAsia="Times New Roman" w:hAnsi="Times New Roman" w:cs="David"/>
          <w:sz w:val="24"/>
          <w:szCs w:val="24"/>
          <w:rtl/>
          <w:lang w:eastAsia="he-IL"/>
        </w:rPr>
        <w:t xml:space="preserve"> בקשר מתמי</w:t>
      </w:r>
      <w:r w:rsidRPr="00BE2C8C">
        <w:rPr>
          <w:rFonts w:ascii="Times New Roman" w:eastAsia="Times New Roman" w:hAnsi="Times New Roman" w:cs="David" w:hint="cs"/>
          <w:sz w:val="24"/>
          <w:szCs w:val="24"/>
          <w:rtl/>
          <w:lang w:eastAsia="he-IL"/>
        </w:rPr>
        <w:t>ד</w:t>
      </w:r>
      <w:r w:rsidRPr="00BE2C8C">
        <w:rPr>
          <w:rFonts w:ascii="Times New Roman" w:eastAsia="Times New Roman" w:hAnsi="Times New Roman" w:cs="David"/>
          <w:sz w:val="24"/>
          <w:szCs w:val="24"/>
          <w:rtl/>
          <w:lang w:eastAsia="he-IL"/>
        </w:rPr>
        <w:t xml:space="preserve"> ולתאם עמו את כל פעולותיו, אלא אם נקבע </w:t>
      </w:r>
      <w:r w:rsidRPr="00BE2C8C">
        <w:rPr>
          <w:rFonts w:ascii="Times New Roman" w:eastAsia="Times New Roman" w:hAnsi="Times New Roman" w:cs="David" w:hint="cs"/>
          <w:sz w:val="24"/>
          <w:szCs w:val="24"/>
          <w:rtl/>
          <w:lang w:eastAsia="he-IL"/>
        </w:rPr>
        <w:t xml:space="preserve">מפורשות </w:t>
      </w:r>
      <w:r w:rsidRPr="00BE2C8C">
        <w:rPr>
          <w:rFonts w:ascii="Times New Roman" w:eastAsia="Times New Roman" w:hAnsi="Times New Roman" w:cs="David"/>
          <w:sz w:val="24"/>
          <w:szCs w:val="24"/>
          <w:rtl/>
          <w:lang w:eastAsia="he-IL"/>
        </w:rPr>
        <w:t>אחרת ע"י המזמין.</w:t>
      </w:r>
    </w:p>
    <w:p w14:paraId="0EEE546E"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מצהיר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ידועות לו הוראות כל התכניות הקיימות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BE2C8C">
        <w:rPr>
          <w:rFonts w:ascii="Times New Roman" w:eastAsia="Times New Roman" w:hAnsi="Times New Roman" w:cs="David" w:hint="cs"/>
          <w:sz w:val="24"/>
          <w:szCs w:val="24"/>
          <w:rtl/>
          <w:lang w:eastAsia="he-IL"/>
        </w:rPr>
        <w:t>יהם של</w:t>
      </w:r>
      <w:r w:rsidRPr="00BE2C8C">
        <w:rPr>
          <w:rFonts w:ascii="Times New Roman" w:eastAsia="Times New Roman" w:hAnsi="Times New Roman" w:cs="David"/>
          <w:sz w:val="24"/>
          <w:szCs w:val="24"/>
          <w:rtl/>
          <w:lang w:eastAsia="he-IL"/>
        </w:rPr>
        <w:t xml:space="preserve"> הדין</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הנהלים</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התקנים ו</w:t>
      </w:r>
      <w:r w:rsidRPr="00BE2C8C">
        <w:rPr>
          <w:rFonts w:ascii="Times New Roman" w:eastAsia="Times New Roman" w:hAnsi="Times New Roman" w:cs="David" w:hint="cs"/>
          <w:sz w:val="24"/>
          <w:szCs w:val="24"/>
          <w:rtl/>
          <w:lang w:eastAsia="he-IL"/>
        </w:rPr>
        <w:t xml:space="preserve">/או </w:t>
      </w:r>
      <w:r w:rsidRPr="00BE2C8C">
        <w:rPr>
          <w:rFonts w:ascii="Times New Roman" w:eastAsia="Times New Roman" w:hAnsi="Times New Roman" w:cs="David"/>
          <w:sz w:val="24"/>
          <w:szCs w:val="24"/>
          <w:rtl/>
          <w:lang w:eastAsia="he-IL"/>
        </w:rPr>
        <w:t>התקנות החלים בקשר עם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שרותי היועץ והוא מתחייב לפעול בהתאם לקבוע בהם. כמו כן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מצהיר היועץ כי </w:t>
      </w:r>
      <w:r w:rsidRPr="00BE2C8C">
        <w:rPr>
          <w:rFonts w:ascii="Times New Roman" w:eastAsia="Times New Roman" w:hAnsi="Times New Roman" w:cs="David" w:hint="cs"/>
          <w:sz w:val="24"/>
          <w:szCs w:val="24"/>
          <w:rtl/>
          <w:lang w:eastAsia="he-IL"/>
        </w:rPr>
        <w:t xml:space="preserve">הוא </w:t>
      </w:r>
      <w:r w:rsidRPr="00BE2C8C">
        <w:rPr>
          <w:rFonts w:ascii="Times New Roman" w:eastAsia="Times New Roman" w:hAnsi="Times New Roman" w:cs="David"/>
          <w:sz w:val="24"/>
          <w:szCs w:val="24"/>
          <w:rtl/>
          <w:lang w:eastAsia="he-IL"/>
        </w:rPr>
        <w:t xml:space="preserve">בדק בעצמו את כל הנושאים הרלוונטיים </w:t>
      </w:r>
      <w:r w:rsidRPr="00BE2C8C">
        <w:rPr>
          <w:rFonts w:ascii="Times New Roman" w:eastAsia="Times New Roman" w:hAnsi="Times New Roman" w:cs="David" w:hint="cs"/>
          <w:sz w:val="24"/>
          <w:szCs w:val="24"/>
          <w:rtl/>
          <w:lang w:eastAsia="he-IL"/>
        </w:rPr>
        <w:t xml:space="preserve">ו/או </w:t>
      </w:r>
      <w:r w:rsidRPr="00BE2C8C">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6829AAE5"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מתחייב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להפיק את כל התכניות </w:t>
      </w:r>
      <w:r w:rsidRPr="00BE2C8C">
        <w:rPr>
          <w:rFonts w:ascii="Times New Roman" w:eastAsia="Times New Roman" w:hAnsi="Times New Roman" w:cs="David" w:hint="cs"/>
          <w:sz w:val="24"/>
          <w:szCs w:val="24"/>
          <w:rtl/>
          <w:lang w:eastAsia="he-IL"/>
        </w:rPr>
        <w:t>נשוא</w:t>
      </w:r>
      <w:r w:rsidRPr="00BE2C8C">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באמצעות מחשב בתוכנה או בקבצים במתכונת הקבועה בנספח </w:t>
      </w:r>
      <w:r w:rsidRPr="00BE2C8C">
        <w:rPr>
          <w:rFonts w:ascii="Times New Roman" w:eastAsia="Times New Roman" w:hAnsi="Times New Roman" w:cs="David"/>
          <w:b/>
          <w:bCs/>
          <w:sz w:val="24"/>
          <w:szCs w:val="24"/>
          <w:rtl/>
          <w:lang w:eastAsia="he-IL"/>
        </w:rPr>
        <w:t>א'</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 xml:space="preserve">המצ"ב </w:t>
      </w:r>
      <w:r w:rsidRPr="00BE2C8C">
        <w:rPr>
          <w:rFonts w:ascii="Times New Roman" w:eastAsia="Times New Roman" w:hAnsi="Times New Roman" w:cs="David"/>
          <w:sz w:val="24"/>
          <w:szCs w:val="24"/>
          <w:rtl/>
          <w:lang w:eastAsia="he-IL"/>
        </w:rPr>
        <w:t>וע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BE2C8C">
        <w:rPr>
          <w:rFonts w:ascii="Times New Roman" w:eastAsia="Times New Roman" w:hAnsi="Times New Roman" w:cs="David" w:hint="cs"/>
          <w:sz w:val="24"/>
          <w:szCs w:val="24"/>
          <w:rtl/>
          <w:lang w:eastAsia="he-IL"/>
        </w:rPr>
        <w:t xml:space="preserve"> בנספח </w:t>
      </w:r>
      <w:r w:rsidRPr="00BE2C8C">
        <w:rPr>
          <w:rFonts w:ascii="Times New Roman" w:eastAsia="Times New Roman" w:hAnsi="Times New Roman" w:cs="David" w:hint="cs"/>
          <w:b/>
          <w:bCs/>
          <w:sz w:val="24"/>
          <w:szCs w:val="24"/>
          <w:rtl/>
          <w:lang w:eastAsia="he-IL"/>
        </w:rPr>
        <w:t>א'</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כאמור.</w:t>
      </w:r>
    </w:p>
    <w:p w14:paraId="218DF01B"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לא יגיש ליועצים</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לקבלנים ו</w:t>
      </w:r>
      <w:r w:rsidRPr="00BE2C8C">
        <w:rPr>
          <w:rFonts w:ascii="Times New Roman" w:eastAsia="Times New Roman" w:hAnsi="Times New Roman" w:cs="David" w:hint="cs"/>
          <w:sz w:val="24"/>
          <w:szCs w:val="24"/>
          <w:rtl/>
          <w:lang w:eastAsia="he-IL"/>
        </w:rPr>
        <w:t xml:space="preserve">/או </w:t>
      </w:r>
      <w:r w:rsidRPr="00BE2C8C">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E2C8C">
        <w:rPr>
          <w:rFonts w:ascii="Times New Roman" w:eastAsia="Times New Roman" w:hAnsi="Times New Roman" w:cs="David" w:hint="cs"/>
          <w:sz w:val="24"/>
          <w:szCs w:val="24"/>
          <w:rtl/>
          <w:lang w:eastAsia="he-IL"/>
        </w:rPr>
        <w:t xml:space="preserve">מפורשות על פי </w:t>
      </w:r>
      <w:r w:rsidRPr="00BE2C8C">
        <w:rPr>
          <w:rFonts w:ascii="Times New Roman" w:eastAsia="Times New Roman" w:hAnsi="Times New Roman" w:cs="David"/>
          <w:sz w:val="24"/>
          <w:szCs w:val="24"/>
          <w:rtl/>
          <w:lang w:eastAsia="he-IL"/>
        </w:rPr>
        <w:t>חוזה זה.</w:t>
      </w:r>
    </w:p>
    <w:p w14:paraId="5D40F846"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אין לו ולא תהינה לו </w:t>
      </w:r>
      <w:r w:rsidRPr="00BE2C8C">
        <w:rPr>
          <w:rFonts w:ascii="Times New Roman" w:eastAsia="Times New Roman" w:hAnsi="Times New Roman" w:cs="David" w:hint="cs"/>
          <w:sz w:val="24"/>
          <w:szCs w:val="24"/>
          <w:rtl/>
          <w:lang w:eastAsia="he-IL"/>
        </w:rPr>
        <w:t xml:space="preserve">כל </w:t>
      </w:r>
      <w:r w:rsidRPr="00BE2C8C">
        <w:rPr>
          <w:rFonts w:ascii="Times New Roman" w:eastAsia="Times New Roman" w:hAnsi="Times New Roman" w:cs="David"/>
          <w:sz w:val="24"/>
          <w:szCs w:val="24"/>
          <w:rtl/>
          <w:lang w:eastAsia="he-IL"/>
        </w:rPr>
        <w:t>תביעות ו/או טענות</w:t>
      </w:r>
      <w:r w:rsidRPr="00BE2C8C">
        <w:rPr>
          <w:rFonts w:ascii="Times New Roman" w:eastAsia="Times New Roman" w:hAnsi="Times New Roman" w:cs="David" w:hint="cs"/>
          <w:sz w:val="24"/>
          <w:szCs w:val="24"/>
          <w:rtl/>
          <w:lang w:eastAsia="he-IL"/>
        </w:rPr>
        <w:t xml:space="preserve"> ו/או דרישות ו/או תלונות</w:t>
      </w:r>
      <w:r w:rsidRPr="00BE2C8C">
        <w:rPr>
          <w:rFonts w:ascii="Times New Roman" w:eastAsia="Times New Roman" w:hAnsi="Times New Roman" w:cs="David"/>
          <w:sz w:val="24"/>
          <w:szCs w:val="24"/>
          <w:rtl/>
          <w:lang w:eastAsia="he-IL"/>
        </w:rPr>
        <w:t xml:space="preserve"> כלפי המזמין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w:t>
      </w:r>
      <w:r w:rsidRPr="00BE2C8C">
        <w:rPr>
          <w:rFonts w:ascii="Times New Roman" w:eastAsia="Times New Roman" w:hAnsi="Times New Roman" w:cs="David"/>
          <w:sz w:val="24"/>
          <w:szCs w:val="24"/>
          <w:rtl/>
          <w:lang w:eastAsia="he-IL"/>
        </w:rPr>
        <w:lastRenderedPageBreak/>
        <w:t>כלפי המתכננים האחרים בגין מסירת העבודות</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כאמור. משמסר המזמין </w:t>
      </w:r>
      <w:r w:rsidRPr="00BE2C8C">
        <w:rPr>
          <w:rFonts w:ascii="Times New Roman" w:eastAsia="Times New Roman" w:hAnsi="Times New Roman" w:cs="David" w:hint="cs"/>
          <w:sz w:val="24"/>
          <w:szCs w:val="24"/>
          <w:rtl/>
          <w:lang w:eastAsia="he-IL"/>
        </w:rPr>
        <w:t xml:space="preserve">את </w:t>
      </w:r>
      <w:r w:rsidRPr="00BE2C8C">
        <w:rPr>
          <w:rFonts w:ascii="Times New Roman" w:eastAsia="Times New Roman" w:hAnsi="Times New Roman" w:cs="David"/>
          <w:sz w:val="24"/>
          <w:szCs w:val="24"/>
          <w:rtl/>
          <w:lang w:eastAsia="he-IL"/>
        </w:rPr>
        <w:t xml:space="preserve">ביצוע </w:t>
      </w: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208185AD" w14:textId="77777777" w:rsidR="006D2AE3" w:rsidRPr="00BE2C8C"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BE2C8C">
        <w:rPr>
          <w:rFonts w:ascii="Times New Roman" w:eastAsia="Times New Roman" w:hAnsi="Times New Roman" w:cs="David"/>
          <w:sz w:val="24"/>
          <w:szCs w:val="24"/>
          <w:lang w:eastAsia="he-IL"/>
        </w:rPr>
        <w:t>view</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hint="cs"/>
          <w:sz w:val="24"/>
          <w:szCs w:val="24"/>
          <w:rtl/>
          <w:lang w:eastAsia="he-IL"/>
        </w:rPr>
        <w:t>", "רמדורנט"</w:t>
      </w:r>
      <w:r w:rsidRPr="00BE2C8C">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BE2C8C">
        <w:rPr>
          <w:rFonts w:ascii="Times New Roman" w:eastAsia="Times New Roman" w:hAnsi="Times New Roman" w:cs="David" w:hint="cs"/>
          <w:sz w:val="24"/>
          <w:szCs w:val="24"/>
          <w:rtl/>
          <w:lang w:eastAsia="he-IL"/>
        </w:rPr>
        <w:t>.</w:t>
      </w:r>
    </w:p>
    <w:p w14:paraId="23F1F512"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u w:val="single"/>
          <w:rtl/>
          <w:lang w:eastAsia="he-IL"/>
        </w:rPr>
        <w:t>צוות עובדים ואמצעים</w:t>
      </w:r>
    </w:p>
    <w:p w14:paraId="1453885C"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מתחייב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במשך כל תקופת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שרותי היועץ יקיים משרד מאויש</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מאורגן ומצויד</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באופן שיאפשר </w:t>
      </w:r>
      <w:r w:rsidRPr="00BE2C8C">
        <w:rPr>
          <w:rFonts w:ascii="Times New Roman" w:eastAsia="Times New Roman" w:hAnsi="Times New Roman" w:cs="David" w:hint="cs"/>
          <w:sz w:val="24"/>
          <w:szCs w:val="24"/>
          <w:rtl/>
          <w:lang w:eastAsia="he-IL"/>
        </w:rPr>
        <w:t xml:space="preserve">את </w:t>
      </w:r>
      <w:r w:rsidRPr="00BE2C8C">
        <w:rPr>
          <w:rFonts w:ascii="Times New Roman" w:eastAsia="Times New Roman" w:hAnsi="Times New Roman" w:cs="David"/>
          <w:sz w:val="24"/>
          <w:szCs w:val="24"/>
          <w:rtl/>
          <w:lang w:eastAsia="he-IL"/>
        </w:rPr>
        <w:t>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 בהתאם להוראות חוזה זה.</w:t>
      </w:r>
    </w:p>
    <w:p w14:paraId="63A2FC93"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מתחייב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שהרכבם המספרי והמקצועי של צוות עובדיו, כמפורט בנספח </w:t>
      </w:r>
      <w:r w:rsidRPr="00BE2C8C">
        <w:rPr>
          <w:rFonts w:ascii="Times New Roman" w:eastAsia="Times New Roman" w:hAnsi="Times New Roman" w:cs="David"/>
          <w:bCs/>
          <w:sz w:val="24"/>
          <w:szCs w:val="24"/>
          <w:rtl/>
          <w:lang w:eastAsia="he-IL"/>
        </w:rPr>
        <w:t>א'</w:t>
      </w:r>
      <w:r w:rsidRPr="00BE2C8C">
        <w:rPr>
          <w:rFonts w:ascii="Times New Roman" w:eastAsia="Times New Roman" w:hAnsi="Times New Roman" w:cs="David" w:hint="cs"/>
          <w:bCs/>
          <w:sz w:val="24"/>
          <w:szCs w:val="24"/>
          <w:rtl/>
          <w:lang w:eastAsia="he-IL"/>
        </w:rPr>
        <w:t xml:space="preserve"> </w:t>
      </w:r>
      <w:r w:rsidRPr="00BE2C8C">
        <w:rPr>
          <w:rFonts w:ascii="Times New Roman" w:eastAsia="Times New Roman" w:hAnsi="Times New Roman" w:cs="David" w:hint="cs"/>
          <w:b/>
          <w:sz w:val="24"/>
          <w:szCs w:val="24"/>
          <w:rtl/>
          <w:lang w:eastAsia="he-IL"/>
        </w:rPr>
        <w:t>המצ"ב,</w:t>
      </w:r>
      <w:r w:rsidRPr="00BE2C8C">
        <w:rPr>
          <w:rFonts w:ascii="Times New Roman" w:eastAsia="Times New Roman" w:hAnsi="Times New Roman" w:cs="David"/>
          <w:sz w:val="24"/>
          <w:szCs w:val="24"/>
          <w:rtl/>
          <w:lang w:eastAsia="he-IL"/>
        </w:rPr>
        <w:t xml:space="preserve"> יתאים לביצוע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 ברמה ובמועדים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7EC0745B"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BE2C8C">
        <w:rPr>
          <w:rFonts w:ascii="Times New Roman" w:eastAsia="Times New Roman" w:hAnsi="Times New Roman" w:cs="David" w:hint="cs"/>
          <w:sz w:val="24"/>
          <w:szCs w:val="24"/>
          <w:rtl/>
          <w:lang w:eastAsia="he-IL"/>
        </w:rPr>
        <w:t xml:space="preserve">המוחלט </w:t>
      </w:r>
      <w:r w:rsidRPr="00BE2C8C">
        <w:rPr>
          <w:rFonts w:ascii="Times New Roman" w:eastAsia="Times New Roman" w:hAnsi="Times New Roman" w:cs="David"/>
          <w:sz w:val="24"/>
          <w:szCs w:val="24"/>
          <w:rtl/>
          <w:lang w:eastAsia="he-IL"/>
        </w:rPr>
        <w:t>- להורות ליועץ מ</w:t>
      </w:r>
      <w:r w:rsidRPr="00BE2C8C">
        <w:rPr>
          <w:rFonts w:ascii="Times New Roman" w:eastAsia="Times New Roman" w:hAnsi="Times New Roman" w:cs="David" w:hint="cs"/>
          <w:sz w:val="24"/>
          <w:szCs w:val="24"/>
          <w:rtl/>
          <w:lang w:eastAsia="he-IL"/>
        </w:rPr>
        <w:t>עת לעת,</w:t>
      </w:r>
      <w:r w:rsidRPr="00BE2C8C">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383CC8E9"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מוסכם בזה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BE2C8C">
        <w:rPr>
          <w:rFonts w:ascii="Times New Roman" w:eastAsia="Times New Roman" w:hAnsi="Times New Roman" w:cs="David"/>
          <w:bCs/>
          <w:sz w:val="24"/>
          <w:szCs w:val="24"/>
          <w:rtl/>
          <w:lang w:eastAsia="he-IL"/>
        </w:rPr>
        <w:t>א'</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המצ"ב</w:t>
      </w:r>
      <w:r w:rsidRPr="00BE2C8C">
        <w:rPr>
          <w:rFonts w:ascii="Times New Roman" w:eastAsia="Times New Roman" w:hAnsi="Times New Roman" w:cs="David"/>
          <w:sz w:val="24"/>
          <w:szCs w:val="24"/>
          <w:rtl/>
          <w:lang w:eastAsia="he-IL"/>
        </w:rPr>
        <w:t>, מנהלו הראשי של היועץ למטרת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(להלן: "</w:t>
      </w:r>
      <w:r w:rsidRPr="00BE2C8C">
        <w:rPr>
          <w:rFonts w:ascii="Times New Roman" w:eastAsia="Times New Roman" w:hAnsi="Times New Roman" w:cs="David"/>
          <w:b/>
          <w:bCs/>
          <w:sz w:val="24"/>
          <w:szCs w:val="24"/>
          <w:rtl/>
          <w:lang w:eastAsia="he-IL"/>
        </w:rPr>
        <w:t>המנהל הראשי</w:t>
      </w:r>
      <w:r w:rsidRPr="00BE2C8C">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BE2C8C">
        <w:rPr>
          <w:rFonts w:ascii="Times New Roman" w:eastAsia="Times New Roman" w:hAnsi="Times New Roman" w:cs="David" w:hint="cs"/>
          <w:sz w:val="24"/>
          <w:szCs w:val="24"/>
          <w:rtl/>
          <w:lang w:eastAsia="he-IL"/>
        </w:rPr>
        <w:t xml:space="preserve"> מראש ובכתב</w:t>
      </w:r>
      <w:r w:rsidRPr="00BE2C8C">
        <w:rPr>
          <w:rFonts w:ascii="Times New Roman" w:eastAsia="Times New Roman" w:hAnsi="Times New Roman" w:cs="David"/>
          <w:sz w:val="24"/>
          <w:szCs w:val="24"/>
          <w:rtl/>
          <w:lang w:eastAsia="he-IL"/>
        </w:rPr>
        <w:t>.</w:t>
      </w:r>
    </w:p>
    <w:p w14:paraId="0EF4643F" w14:textId="77777777" w:rsidR="006D2AE3" w:rsidRPr="00BE2C8C"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w:t>
      </w:r>
      <w:r w:rsidRPr="00BE2C8C">
        <w:rPr>
          <w:rFonts w:ascii="Times New Roman" w:eastAsia="Times New Roman" w:hAnsi="Times New Roman" w:cs="David" w:hint="cs"/>
          <w:sz w:val="24"/>
          <w:szCs w:val="24"/>
          <w:rtl/>
          <w:lang w:eastAsia="he-IL"/>
        </w:rPr>
        <w:t>צהיר, כי ידוע לו, ש</w:t>
      </w:r>
      <w:r w:rsidRPr="00BE2C8C">
        <w:rPr>
          <w:rFonts w:ascii="Times New Roman" w:eastAsia="Times New Roman" w:hAnsi="Times New Roman" w:cs="David"/>
          <w:sz w:val="24"/>
          <w:szCs w:val="24"/>
          <w:rtl/>
          <w:lang w:eastAsia="he-IL"/>
        </w:rPr>
        <w:t>במשך כל ת</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קפ</w:t>
      </w:r>
      <w:r w:rsidRPr="00BE2C8C">
        <w:rPr>
          <w:rFonts w:ascii="Times New Roman" w:eastAsia="Times New Roman" w:hAnsi="Times New Roman" w:cs="David" w:hint="cs"/>
          <w:sz w:val="24"/>
          <w:szCs w:val="24"/>
          <w:rtl/>
          <w:lang w:eastAsia="he-IL"/>
        </w:rPr>
        <w:t>ו של</w:t>
      </w:r>
      <w:r w:rsidRPr="00BE2C8C">
        <w:rPr>
          <w:rFonts w:ascii="Times New Roman" w:eastAsia="Times New Roman" w:hAnsi="Times New Roman" w:cs="David"/>
          <w:sz w:val="24"/>
          <w:szCs w:val="24"/>
          <w:rtl/>
          <w:lang w:eastAsia="he-IL"/>
        </w:rPr>
        <w:t xml:space="preserve">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יעמוד המנהל הראשי בראשו, יהיה מעורב אישית בב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התכנון. מבלי לגרוע מהתחייבויות היועץ כמתחייב מ</w:t>
      </w:r>
      <w:r w:rsidRPr="00BE2C8C">
        <w:rPr>
          <w:rFonts w:ascii="Times New Roman" w:eastAsia="Times New Roman" w:hAnsi="Times New Roman" w:cs="David" w:hint="cs"/>
          <w:sz w:val="24"/>
          <w:szCs w:val="24"/>
          <w:rtl/>
          <w:lang w:eastAsia="he-IL"/>
        </w:rPr>
        <w:t>חוזה זה,</w:t>
      </w:r>
      <w:r w:rsidRPr="00BE2C8C">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0B670F2"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0217C644"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המזמין רשאי </w:t>
      </w:r>
      <w:r w:rsidRPr="00BE2C8C">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BE2C8C">
        <w:rPr>
          <w:rFonts w:ascii="Times New Roman" w:eastAsia="Times New Roman" w:hAnsi="Times New Roman" w:cs="David" w:hint="cs"/>
          <w:sz w:val="24"/>
          <w:szCs w:val="24"/>
          <w:rtl/>
          <w:lang w:eastAsia="he-IL"/>
        </w:rPr>
        <w:t xml:space="preserve">אחר </w:t>
      </w:r>
      <w:r w:rsidRPr="00BE2C8C">
        <w:rPr>
          <w:rFonts w:ascii="Times New Roman" w:eastAsia="Times New Roman" w:hAnsi="Times New Roman" w:cs="David"/>
          <w:sz w:val="24"/>
          <w:szCs w:val="24"/>
          <w:rtl/>
          <w:lang w:eastAsia="he-IL"/>
        </w:rPr>
        <w:t>דרישת המזמין לאלתר.</w:t>
      </w:r>
    </w:p>
    <w:p w14:paraId="651DC3B7"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החלטות המזמין בדבר א</w:t>
      </w:r>
      <w:r w:rsidRPr="00BE2C8C">
        <w:rPr>
          <w:rFonts w:ascii="Times New Roman" w:eastAsia="Times New Roman" w:hAnsi="Times New Roman" w:cs="David" w:hint="eastAsia"/>
          <w:sz w:val="24"/>
          <w:szCs w:val="24"/>
          <w:rtl/>
          <w:lang w:eastAsia="he-IL"/>
        </w:rPr>
        <w:t>י</w:t>
      </w:r>
      <w:r w:rsidRPr="00BE2C8C">
        <w:rPr>
          <w:rFonts w:ascii="Times New Roman" w:eastAsia="Times New Roman" w:hAnsi="Times New Roman" w:cs="David"/>
          <w:sz w:val="24"/>
          <w:szCs w:val="24"/>
          <w:rtl/>
          <w:lang w:eastAsia="he-IL"/>
        </w:rPr>
        <w:t xml:space="preserve">שור ו/או החלפת עובד מעובדי </w:t>
      </w:r>
      <w:r w:rsidRPr="00BE2C8C">
        <w:rPr>
          <w:rFonts w:ascii="Times New Roman" w:eastAsia="Times New Roman" w:hAnsi="Times New Roman" w:cs="David"/>
          <w:sz w:val="24"/>
          <w:szCs w:val="24"/>
          <w:rtl/>
          <w:lang w:eastAsia="he-IL"/>
        </w:rPr>
        <w:lastRenderedPageBreak/>
        <w:t>היועץ תינתנה לפי ש</w:t>
      </w:r>
      <w:r w:rsidRPr="00BE2C8C">
        <w:rPr>
          <w:rFonts w:ascii="Times New Roman" w:eastAsia="Times New Roman" w:hAnsi="Times New Roman" w:cs="David" w:hint="eastAsia"/>
          <w:sz w:val="24"/>
          <w:szCs w:val="24"/>
          <w:rtl/>
          <w:lang w:eastAsia="he-IL"/>
        </w:rPr>
        <w:t>י</w:t>
      </w:r>
      <w:r w:rsidRPr="00BE2C8C">
        <w:rPr>
          <w:rFonts w:ascii="Times New Roman" w:eastAsia="Times New Roman" w:hAnsi="Times New Roman" w:cs="David"/>
          <w:sz w:val="24"/>
          <w:szCs w:val="24"/>
          <w:rtl/>
          <w:lang w:eastAsia="he-IL"/>
        </w:rPr>
        <w:t>קול דעתו המוחלט של המזמין וללא צורך במתן נימוקים כאלה ואחרים. אין בהחלטות אלה, כדי לשחרר את היועץ מאי</w:t>
      </w:r>
      <w:r w:rsidRPr="00BE2C8C">
        <w:rPr>
          <w:rFonts w:ascii="Times New Roman" w:eastAsia="Times New Roman" w:hAnsi="Times New Roman" w:cs="David" w:hint="eastAsia"/>
          <w:sz w:val="24"/>
          <w:szCs w:val="24"/>
          <w:rtl/>
          <w:lang w:eastAsia="he-IL"/>
        </w:rPr>
        <w:t>לו</w:t>
      </w:r>
      <w:r w:rsidRPr="00BE2C8C">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 ו/או חבות שהיא.</w:t>
      </w:r>
    </w:p>
    <w:p w14:paraId="41EA3958" w14:textId="77777777" w:rsidR="006D2AE3" w:rsidRPr="00BE2C8C"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מתחייב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לצייד על חשבונו את צוות עובדיו בכל הציוד הדרוש לב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צוע שרותי היועץ. </w:t>
      </w:r>
      <w:r w:rsidRPr="00BE2C8C">
        <w:rPr>
          <w:rFonts w:ascii="Times New Roman" w:eastAsia="Times New Roman" w:hAnsi="Times New Roman" w:cs="David" w:hint="cs"/>
          <w:sz w:val="24"/>
          <w:szCs w:val="24"/>
          <w:rtl/>
          <w:lang w:eastAsia="he-IL"/>
        </w:rPr>
        <w:t>האחריות בגין אחזקת</w:t>
      </w:r>
      <w:r w:rsidRPr="00BE2C8C">
        <w:rPr>
          <w:rFonts w:ascii="Times New Roman" w:eastAsia="Times New Roman" w:hAnsi="Times New Roman" w:cs="David"/>
          <w:sz w:val="24"/>
          <w:szCs w:val="24"/>
          <w:rtl/>
          <w:lang w:eastAsia="he-IL"/>
        </w:rPr>
        <w:t xml:space="preserve"> ושמיר</w:t>
      </w:r>
      <w:r w:rsidRPr="00BE2C8C">
        <w:rPr>
          <w:rFonts w:ascii="Times New Roman" w:eastAsia="Times New Roman" w:hAnsi="Times New Roman" w:cs="David" w:hint="cs"/>
          <w:sz w:val="24"/>
          <w:szCs w:val="24"/>
          <w:rtl/>
          <w:lang w:eastAsia="he-IL"/>
        </w:rPr>
        <w:t>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sz w:val="24"/>
          <w:szCs w:val="24"/>
          <w:rtl/>
          <w:lang w:eastAsia="he-IL"/>
        </w:rPr>
        <w:t>ציוד</w:t>
      </w:r>
      <w:r w:rsidRPr="00BE2C8C">
        <w:rPr>
          <w:rFonts w:ascii="Times New Roman" w:eastAsia="Times New Roman" w:hAnsi="Times New Roman" w:cs="David" w:hint="cs"/>
          <w:sz w:val="24"/>
          <w:szCs w:val="24"/>
          <w:rtl/>
          <w:lang w:eastAsia="he-IL"/>
        </w:rPr>
        <w:t xml:space="preserve"> כאמור,</w:t>
      </w:r>
      <w:r w:rsidRPr="00BE2C8C">
        <w:rPr>
          <w:rFonts w:ascii="Times New Roman" w:eastAsia="Times New Roman" w:hAnsi="Times New Roman" w:cs="David"/>
          <w:sz w:val="24"/>
          <w:szCs w:val="24"/>
          <w:rtl/>
          <w:lang w:eastAsia="he-IL"/>
        </w:rPr>
        <w:t xml:space="preserve"> תהיה בידי היועץ ועל חשבונו, והמזמין לא </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ישא בכל אחריות </w:t>
      </w:r>
      <w:r w:rsidRPr="00BE2C8C">
        <w:rPr>
          <w:rFonts w:ascii="Times New Roman" w:eastAsia="Times New Roman" w:hAnsi="Times New Roman" w:cs="David" w:hint="cs"/>
          <w:sz w:val="24"/>
          <w:szCs w:val="24"/>
          <w:rtl/>
          <w:lang w:eastAsia="he-IL"/>
        </w:rPr>
        <w:t xml:space="preserve">ו/או חבות </w:t>
      </w:r>
      <w:r w:rsidRPr="00BE2C8C">
        <w:rPr>
          <w:rFonts w:ascii="Times New Roman" w:eastAsia="Times New Roman" w:hAnsi="Times New Roman" w:cs="David"/>
          <w:sz w:val="24"/>
          <w:szCs w:val="24"/>
          <w:rtl/>
          <w:lang w:eastAsia="he-IL"/>
        </w:rPr>
        <w:t>בגין א</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בדן </w:t>
      </w:r>
      <w:r w:rsidRPr="00BE2C8C">
        <w:rPr>
          <w:rFonts w:ascii="Times New Roman" w:eastAsia="Times New Roman" w:hAnsi="Times New Roman" w:cs="David" w:hint="cs"/>
          <w:sz w:val="24"/>
          <w:szCs w:val="24"/>
          <w:rtl/>
          <w:lang w:eastAsia="he-IL"/>
        </w:rPr>
        <w:t>ן/</w:t>
      </w:r>
      <w:r w:rsidRPr="00BE2C8C">
        <w:rPr>
          <w:rFonts w:ascii="Times New Roman" w:eastAsia="Times New Roman" w:hAnsi="Times New Roman" w:cs="David"/>
          <w:sz w:val="24"/>
          <w:szCs w:val="24"/>
          <w:rtl/>
          <w:lang w:eastAsia="he-IL"/>
        </w:rPr>
        <w:t>או נזק</w:t>
      </w:r>
      <w:r w:rsidRPr="00BE2C8C">
        <w:rPr>
          <w:rFonts w:ascii="Times New Roman" w:eastAsia="Times New Roman" w:hAnsi="Times New Roman" w:cs="David" w:hint="cs"/>
          <w:sz w:val="24"/>
          <w:szCs w:val="24"/>
          <w:rtl/>
          <w:lang w:eastAsia="he-IL"/>
        </w:rPr>
        <w:t xml:space="preserve"> ו/או קלקול</w:t>
      </w:r>
      <w:r w:rsidRPr="00BE2C8C">
        <w:rPr>
          <w:rFonts w:ascii="Times New Roman" w:eastAsia="Times New Roman" w:hAnsi="Times New Roman" w:cs="David"/>
          <w:sz w:val="24"/>
          <w:szCs w:val="24"/>
          <w:rtl/>
          <w:lang w:eastAsia="he-IL"/>
        </w:rPr>
        <w:t xml:space="preserve"> כלשהו לציוד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לכל חלק ממנו מכל סיבה שהיא.</w:t>
      </w:r>
    </w:p>
    <w:p w14:paraId="51A6CB18"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u w:val="single"/>
          <w:rtl/>
          <w:lang w:eastAsia="he-IL"/>
        </w:rPr>
        <w:t>סמכויות היועץ</w:t>
      </w:r>
    </w:p>
    <w:p w14:paraId="06CA47AA"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במגעים עם רשויות מוסמכות</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לרבות עם הרשות המקומית</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בכל הנוגע לש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 וכל הכרוך בכך</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ובלבד:</w:t>
      </w:r>
    </w:p>
    <w:p w14:paraId="192C0679"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שהיועץ לא יגיש תכניות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תיקונים לתכניות לא</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שור הרשויות המוסמכות</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אלא אם כן אושרו קודם לכן</w:t>
      </w:r>
      <w:r w:rsidRPr="00BE2C8C">
        <w:rPr>
          <w:rFonts w:ascii="Times New Roman" w:eastAsia="Times New Roman" w:hAnsi="Times New Roman" w:cs="David" w:hint="cs"/>
          <w:sz w:val="24"/>
          <w:szCs w:val="24"/>
          <w:rtl/>
          <w:lang w:eastAsia="he-IL"/>
        </w:rPr>
        <w:t>, מראש ובכתב,</w:t>
      </w:r>
      <w:r w:rsidRPr="00BE2C8C">
        <w:rPr>
          <w:rFonts w:ascii="Times New Roman" w:eastAsia="Times New Roman" w:hAnsi="Times New Roman" w:cs="David"/>
          <w:sz w:val="24"/>
          <w:szCs w:val="24"/>
          <w:rtl/>
          <w:lang w:eastAsia="he-IL"/>
        </w:rPr>
        <w:t xml:space="preserve"> ע"י המזמין.</w:t>
      </w:r>
    </w:p>
    <w:p w14:paraId="49010EE6"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שהיועץ לא יקבל כל החלטה ולא יפעל ולא יחייב את המזמין בכל עניין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הכרוך בהתחייבות חוקית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כספית</w:t>
      </w:r>
      <w:r w:rsidRPr="00BE2C8C">
        <w:rPr>
          <w:rFonts w:ascii="Times New Roman" w:eastAsia="Times New Roman" w:hAnsi="Times New Roman" w:cs="David" w:hint="cs"/>
          <w:sz w:val="24"/>
          <w:szCs w:val="24"/>
          <w:rtl/>
          <w:lang w:eastAsia="he-IL"/>
        </w:rPr>
        <w:t xml:space="preserve"> ו/או אחרת,</w:t>
      </w:r>
      <w:r w:rsidRPr="00BE2C8C">
        <w:rPr>
          <w:rFonts w:ascii="Times New Roman" w:eastAsia="Times New Roman" w:hAnsi="Times New Roman" w:cs="David"/>
          <w:sz w:val="24"/>
          <w:szCs w:val="24"/>
          <w:rtl/>
          <w:lang w:eastAsia="he-IL"/>
        </w:rPr>
        <w:t xml:space="preserve"> אלא בא</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שורו של המזמין</w:t>
      </w:r>
      <w:r w:rsidRPr="00BE2C8C">
        <w:rPr>
          <w:rFonts w:ascii="Times New Roman" w:eastAsia="Times New Roman" w:hAnsi="Times New Roman" w:cs="David" w:hint="cs"/>
          <w:sz w:val="24"/>
          <w:szCs w:val="24"/>
          <w:rtl/>
          <w:lang w:eastAsia="he-IL"/>
        </w:rPr>
        <w:t xml:space="preserve"> מראש ובכתב</w:t>
      </w:r>
      <w:r w:rsidRPr="00BE2C8C">
        <w:rPr>
          <w:rFonts w:ascii="Times New Roman" w:eastAsia="Times New Roman" w:hAnsi="Times New Roman" w:cs="David"/>
          <w:sz w:val="24"/>
          <w:szCs w:val="24"/>
          <w:rtl/>
          <w:lang w:eastAsia="he-IL"/>
        </w:rPr>
        <w:t>.</w:t>
      </w:r>
    </w:p>
    <w:p w14:paraId="48A55736" w14:textId="77777777" w:rsidR="006D2AE3" w:rsidRPr="00BE2C8C"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זולת אם</w:t>
      </w:r>
      <w:r w:rsidRPr="00BE2C8C">
        <w:rPr>
          <w:rFonts w:ascii="Times New Roman" w:eastAsia="Times New Roman" w:hAnsi="Times New Roman" w:cs="David"/>
          <w:sz w:val="24"/>
          <w:szCs w:val="24"/>
          <w:rtl/>
          <w:lang w:eastAsia="he-IL"/>
        </w:rPr>
        <w:t xml:space="preserve"> יוסמך לכך ע"י המזמין </w:t>
      </w:r>
      <w:r w:rsidRPr="00BE2C8C">
        <w:rPr>
          <w:rFonts w:ascii="Times New Roman" w:eastAsia="Times New Roman" w:hAnsi="Times New Roman" w:cs="David" w:hint="cs"/>
          <w:sz w:val="24"/>
          <w:szCs w:val="24"/>
          <w:rtl/>
          <w:lang w:eastAsia="he-IL"/>
        </w:rPr>
        <w:t>מראש ו</w:t>
      </w:r>
      <w:r w:rsidRPr="00BE2C8C">
        <w:rPr>
          <w:rFonts w:ascii="Times New Roman" w:eastAsia="Times New Roman" w:hAnsi="Times New Roman" w:cs="David"/>
          <w:sz w:val="24"/>
          <w:szCs w:val="24"/>
          <w:rtl/>
          <w:lang w:eastAsia="he-IL"/>
        </w:rPr>
        <w:t>בכתב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לא יהיה היועץ רשאי ליתן הוראות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הנחיות</w:t>
      </w:r>
      <w:r w:rsidRPr="00BE2C8C">
        <w:rPr>
          <w:rFonts w:ascii="Times New Roman" w:eastAsia="Times New Roman" w:hAnsi="Times New Roman" w:cs="David" w:hint="cs"/>
          <w:sz w:val="24"/>
          <w:szCs w:val="24"/>
          <w:rtl/>
          <w:lang w:eastAsia="he-IL"/>
        </w:rPr>
        <w:t>, בין</w:t>
      </w:r>
      <w:r w:rsidRPr="00BE2C8C">
        <w:rPr>
          <w:rFonts w:ascii="Times New Roman" w:eastAsia="Times New Roman" w:hAnsi="Times New Roman" w:cs="David"/>
          <w:sz w:val="24"/>
          <w:szCs w:val="24"/>
          <w:rtl/>
          <w:lang w:eastAsia="he-IL"/>
        </w:rPr>
        <w:t xml:space="preserve"> במישרין</w:t>
      </w:r>
      <w:r w:rsidRPr="00BE2C8C">
        <w:rPr>
          <w:rFonts w:ascii="Times New Roman" w:eastAsia="Times New Roman" w:hAnsi="Times New Roman" w:cs="David" w:hint="cs"/>
          <w:sz w:val="24"/>
          <w:szCs w:val="24"/>
          <w:rtl/>
          <w:lang w:eastAsia="he-IL"/>
        </w:rPr>
        <w:t xml:space="preserve"> ובין בעקיפין,</w:t>
      </w:r>
      <w:r w:rsidRPr="00BE2C8C">
        <w:rPr>
          <w:rFonts w:ascii="Times New Roman" w:eastAsia="Times New Roman" w:hAnsi="Times New Roman" w:cs="David"/>
          <w:sz w:val="24"/>
          <w:szCs w:val="24"/>
          <w:rtl/>
          <w:lang w:eastAsia="he-IL"/>
        </w:rPr>
        <w:t xml:space="preserve"> לקבלן הראשי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לקבלן העבודות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לנהל עמם מו"מ ביחס למחירים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w:t>
      </w:r>
      <w:r w:rsidRPr="00BE2C8C">
        <w:rPr>
          <w:rFonts w:ascii="Times New Roman" w:eastAsia="Times New Roman" w:hAnsi="Times New Roman" w:cs="David" w:hint="cs"/>
          <w:sz w:val="24"/>
          <w:szCs w:val="24"/>
          <w:rtl/>
          <w:lang w:eastAsia="he-IL"/>
        </w:rPr>
        <w:t>ל</w:t>
      </w:r>
      <w:r w:rsidRPr="00BE2C8C">
        <w:rPr>
          <w:rFonts w:ascii="Times New Roman" w:eastAsia="Times New Roman" w:hAnsi="Times New Roman" w:cs="David"/>
          <w:sz w:val="24"/>
          <w:szCs w:val="24"/>
          <w:rtl/>
          <w:lang w:eastAsia="he-IL"/>
        </w:rPr>
        <w:t>דרכי ביצוע הכרוכים בש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נוי מחירים</w:t>
      </w:r>
      <w:r w:rsidRPr="00BE2C8C">
        <w:rPr>
          <w:rFonts w:ascii="Times New Roman" w:eastAsia="Times New Roman" w:hAnsi="Times New Roman" w:cs="David" w:hint="cs"/>
          <w:sz w:val="24"/>
          <w:szCs w:val="24"/>
          <w:rtl/>
          <w:lang w:eastAsia="he-IL"/>
        </w:rPr>
        <w:t xml:space="preserve"> ו/או כמויות</w:t>
      </w:r>
      <w:r w:rsidRPr="00BE2C8C">
        <w:rPr>
          <w:rFonts w:ascii="Times New Roman" w:eastAsia="Times New Roman" w:hAnsi="Times New Roman" w:cs="David"/>
          <w:sz w:val="24"/>
          <w:szCs w:val="24"/>
          <w:rtl/>
          <w:lang w:eastAsia="he-IL"/>
        </w:rPr>
        <w:t>, אלא באמצעות המזמין או המנהל.</w:t>
      </w:r>
    </w:p>
    <w:p w14:paraId="0A0F7B4D"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u w:val="single"/>
          <w:rtl/>
          <w:lang w:eastAsia="he-IL"/>
        </w:rPr>
        <w:t>סמכויות המנהל</w:t>
      </w:r>
    </w:p>
    <w:p w14:paraId="0EF9F3CB"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המנהל רשאי לבדוק</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בכל עת</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את שרותי היועץ כולם או </w:t>
      </w:r>
      <w:r w:rsidRPr="00BE2C8C">
        <w:rPr>
          <w:rFonts w:ascii="Times New Roman" w:eastAsia="Times New Roman" w:hAnsi="Times New Roman" w:cs="David" w:hint="cs"/>
          <w:sz w:val="24"/>
          <w:szCs w:val="24"/>
          <w:rtl/>
          <w:lang w:eastAsia="he-IL"/>
        </w:rPr>
        <w:t>מקצתם</w:t>
      </w:r>
      <w:r w:rsidRPr="00BE2C8C">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w:t>
      </w:r>
      <w:r w:rsidRPr="00BE2C8C">
        <w:rPr>
          <w:rFonts w:ascii="Times New Roman" w:eastAsia="Times New Roman" w:hAnsi="Times New Roman" w:cs="David" w:hint="cs"/>
          <w:sz w:val="24"/>
          <w:szCs w:val="24"/>
          <w:rtl/>
          <w:lang w:eastAsia="he-IL"/>
        </w:rPr>
        <w:t xml:space="preserve">על ידי מי </w:t>
      </w:r>
      <w:r w:rsidRPr="00BE2C8C">
        <w:rPr>
          <w:rFonts w:ascii="Times New Roman" w:eastAsia="Times New Roman" w:hAnsi="Times New Roman" w:cs="David"/>
          <w:sz w:val="24"/>
          <w:szCs w:val="24"/>
          <w:rtl/>
          <w:lang w:eastAsia="he-IL"/>
        </w:rPr>
        <w:t>מטעמו. כן רשאי המנהל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260A7CC7"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E2C8C">
        <w:rPr>
          <w:rFonts w:ascii="Times New Roman" w:eastAsia="Times New Roman" w:hAnsi="Times New Roman" w:cs="David"/>
          <w:bCs/>
          <w:sz w:val="24"/>
          <w:szCs w:val="24"/>
          <w:rtl/>
          <w:lang w:eastAsia="he-IL"/>
        </w:rPr>
        <w:t>א'</w:t>
      </w:r>
      <w:r w:rsidRPr="00BE2C8C">
        <w:rPr>
          <w:rFonts w:ascii="Times New Roman" w:eastAsia="Times New Roman" w:hAnsi="Times New Roman" w:cs="David" w:hint="cs"/>
          <w:b/>
          <w:sz w:val="24"/>
          <w:szCs w:val="24"/>
          <w:rtl/>
          <w:lang w:eastAsia="he-IL"/>
        </w:rPr>
        <w:t xml:space="preserve"> המצ"ב</w:t>
      </w:r>
      <w:r w:rsidRPr="00BE2C8C">
        <w:rPr>
          <w:rFonts w:ascii="Times New Roman" w:eastAsia="Times New Roman" w:hAnsi="Times New Roman" w:cs="David"/>
          <w:sz w:val="24"/>
          <w:szCs w:val="24"/>
          <w:rtl/>
          <w:lang w:eastAsia="he-IL"/>
        </w:rPr>
        <w:t>.</w:t>
      </w:r>
    </w:p>
    <w:p w14:paraId="7B61A373"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לצורך הפעלת סמכויותיו</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רשאי המנהל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מי מטעמו לבקר במשרד היועץ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בכל מקום אחר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BE2C8C">
        <w:rPr>
          <w:rFonts w:ascii="Times New Roman" w:eastAsia="Times New Roman" w:hAnsi="Times New Roman" w:cs="David" w:hint="cs"/>
          <w:sz w:val="24"/>
          <w:szCs w:val="24"/>
          <w:rtl/>
          <w:lang w:eastAsia="he-IL"/>
        </w:rPr>
        <w:t>י המנהל ו/</w:t>
      </w:r>
      <w:r w:rsidRPr="00BE2C8C">
        <w:rPr>
          <w:rFonts w:ascii="Times New Roman" w:eastAsia="Times New Roman" w:hAnsi="Times New Roman" w:cs="David"/>
          <w:sz w:val="24"/>
          <w:szCs w:val="24"/>
          <w:rtl/>
          <w:lang w:eastAsia="he-IL"/>
        </w:rPr>
        <w:t xml:space="preserve">או </w:t>
      </w:r>
      <w:r w:rsidRPr="00BE2C8C">
        <w:rPr>
          <w:rFonts w:ascii="Times New Roman" w:eastAsia="Times New Roman" w:hAnsi="Times New Roman" w:cs="David" w:hint="cs"/>
          <w:sz w:val="24"/>
          <w:szCs w:val="24"/>
          <w:rtl/>
          <w:lang w:eastAsia="he-IL"/>
        </w:rPr>
        <w:t xml:space="preserve">על ידי מי </w:t>
      </w:r>
      <w:r w:rsidRPr="00BE2C8C">
        <w:rPr>
          <w:rFonts w:ascii="Times New Roman" w:eastAsia="Times New Roman" w:hAnsi="Times New Roman" w:cs="David"/>
          <w:sz w:val="24"/>
          <w:szCs w:val="24"/>
          <w:rtl/>
          <w:lang w:eastAsia="he-IL"/>
        </w:rPr>
        <w:t>מטעמו.</w:t>
      </w:r>
    </w:p>
    <w:p w14:paraId="6BC865B7"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lastRenderedPageBreak/>
        <w:t>אין בהפעלת סמכויות המנהל על פי חוזה 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כדי לגרוע </w:t>
      </w:r>
      <w:r w:rsidRPr="00BE2C8C">
        <w:rPr>
          <w:rFonts w:ascii="Times New Roman" w:eastAsia="Times New Roman" w:hAnsi="Times New Roman" w:cs="David" w:hint="cs"/>
          <w:sz w:val="24"/>
          <w:szCs w:val="24"/>
          <w:rtl/>
          <w:lang w:eastAsia="he-IL"/>
        </w:rPr>
        <w:t xml:space="preserve">ו/או לשחרר </w:t>
      </w:r>
      <w:r w:rsidRPr="00BE2C8C">
        <w:rPr>
          <w:rFonts w:ascii="Times New Roman" w:eastAsia="Times New Roman" w:hAnsi="Times New Roman" w:cs="David"/>
          <w:sz w:val="24"/>
          <w:szCs w:val="24"/>
          <w:rtl/>
          <w:lang w:eastAsia="he-IL"/>
        </w:rPr>
        <w:t xml:space="preserve">מאחריות </w:t>
      </w:r>
      <w:r w:rsidRPr="00BE2C8C">
        <w:rPr>
          <w:rFonts w:ascii="Times New Roman" w:eastAsia="Times New Roman" w:hAnsi="Times New Roman" w:cs="David" w:hint="cs"/>
          <w:sz w:val="24"/>
          <w:szCs w:val="24"/>
          <w:rtl/>
          <w:lang w:eastAsia="he-IL"/>
        </w:rPr>
        <w:t>היועץ על פי חוזה זה ו/או על פי כל דין.</w:t>
      </w:r>
      <w:r w:rsidRPr="00BE2C8C">
        <w:rPr>
          <w:rFonts w:ascii="Times New Roman" w:eastAsia="Times New Roman" w:hAnsi="Times New Roman" w:cs="David"/>
          <w:sz w:val="24"/>
          <w:szCs w:val="24"/>
          <w:rtl/>
          <w:lang w:eastAsia="he-IL"/>
        </w:rPr>
        <w:t xml:space="preserve"> בהקשר זה מובהר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01F30FE6" w14:textId="77777777" w:rsidR="006D2AE3" w:rsidRPr="00BE2C8C"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אישר המנהל תכניות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BE2C8C">
        <w:rPr>
          <w:rFonts w:ascii="Times New Roman" w:eastAsia="Times New Roman" w:hAnsi="Times New Roman" w:cs="David" w:hint="cs"/>
          <w:sz w:val="24"/>
          <w:szCs w:val="24"/>
          <w:rtl/>
          <w:lang w:eastAsia="he-IL"/>
        </w:rPr>
        <w:t>חוזה</w:t>
      </w:r>
      <w:r w:rsidRPr="00BE2C8C">
        <w:rPr>
          <w:rFonts w:ascii="Times New Roman" w:eastAsia="Times New Roman" w:hAnsi="Times New Roman" w:cs="David"/>
          <w:sz w:val="24"/>
          <w:szCs w:val="24"/>
          <w:rtl/>
          <w:lang w:eastAsia="he-IL"/>
        </w:rPr>
        <w:t xml:space="preserve"> זה, </w:t>
      </w:r>
      <w:r w:rsidRPr="00BE2C8C">
        <w:rPr>
          <w:rFonts w:ascii="Times New Roman" w:eastAsia="Times New Roman" w:hAnsi="Times New Roman" w:cs="David" w:hint="cs"/>
          <w:sz w:val="24"/>
          <w:szCs w:val="24"/>
          <w:rtl/>
          <w:lang w:eastAsia="he-IL"/>
        </w:rPr>
        <w:t>לא יהא</w:t>
      </w:r>
      <w:r w:rsidRPr="00BE2C8C">
        <w:rPr>
          <w:rFonts w:ascii="Times New Roman" w:eastAsia="Times New Roman" w:hAnsi="Times New Roman" w:cs="David"/>
          <w:sz w:val="24"/>
          <w:szCs w:val="24"/>
          <w:rtl/>
          <w:lang w:eastAsia="he-IL"/>
        </w:rPr>
        <w:t xml:space="preserve"> בכך כדי לשחרר את היועץ מאחריותו המקצועית המלאה ו</w:t>
      </w:r>
      <w:r w:rsidRPr="00BE2C8C">
        <w:rPr>
          <w:rFonts w:ascii="Times New Roman" w:eastAsia="Times New Roman" w:hAnsi="Times New Roman" w:cs="David" w:hint="cs"/>
          <w:sz w:val="24"/>
          <w:szCs w:val="24"/>
          <w:rtl/>
          <w:lang w:eastAsia="he-IL"/>
        </w:rPr>
        <w:t>לא יהא</w:t>
      </w:r>
      <w:r w:rsidRPr="00BE2C8C">
        <w:rPr>
          <w:rFonts w:ascii="Times New Roman" w:eastAsia="Times New Roman" w:hAnsi="Times New Roman" w:cs="David"/>
          <w:sz w:val="24"/>
          <w:szCs w:val="24"/>
          <w:rtl/>
          <w:lang w:eastAsia="he-IL"/>
        </w:rPr>
        <w:t xml:space="preserve"> בכך כדי להטיל על המנהל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על המזמין אחריות כלשהי לטיב התכניות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המסמכים האמורים.</w:t>
      </w:r>
    </w:p>
    <w:p w14:paraId="64B5AC1D"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u w:val="single"/>
          <w:rtl/>
          <w:lang w:eastAsia="he-IL"/>
        </w:rPr>
        <w:t>לוח זמנים ושלבי ב</w:t>
      </w:r>
      <w:r w:rsidRPr="00BE2C8C">
        <w:rPr>
          <w:rFonts w:ascii="Times New Roman" w:eastAsia="Times New Roman" w:hAnsi="Times New Roman" w:cs="David" w:hint="cs"/>
          <w:bCs/>
          <w:sz w:val="24"/>
          <w:szCs w:val="24"/>
          <w:u w:val="single"/>
          <w:rtl/>
          <w:lang w:eastAsia="he-IL"/>
        </w:rPr>
        <w:t>י</w:t>
      </w:r>
      <w:r w:rsidRPr="00BE2C8C">
        <w:rPr>
          <w:rFonts w:ascii="Times New Roman" w:eastAsia="Times New Roman" w:hAnsi="Times New Roman" w:cs="David"/>
          <w:bCs/>
          <w:sz w:val="24"/>
          <w:szCs w:val="24"/>
          <w:u w:val="single"/>
          <w:rtl/>
          <w:lang w:eastAsia="he-IL"/>
        </w:rPr>
        <w:t>צוע</w:t>
      </w:r>
    </w:p>
    <w:p w14:paraId="2898D245"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BE2C8C">
        <w:rPr>
          <w:rFonts w:ascii="Times New Roman" w:eastAsia="Times New Roman" w:hAnsi="Times New Roman" w:cs="David"/>
          <w:b/>
          <w:bCs/>
          <w:sz w:val="24"/>
          <w:szCs w:val="24"/>
          <w:rtl/>
          <w:lang w:eastAsia="he-IL"/>
        </w:rPr>
        <w:t>ג'</w:t>
      </w:r>
      <w:r w:rsidRPr="00BE2C8C">
        <w:rPr>
          <w:rFonts w:ascii="Times New Roman" w:eastAsia="Times New Roman" w:hAnsi="Times New Roman" w:cs="David" w:hint="cs"/>
          <w:sz w:val="24"/>
          <w:szCs w:val="24"/>
          <w:rtl/>
          <w:lang w:eastAsia="he-IL"/>
        </w:rPr>
        <w:t xml:space="preserve"> המצ"ב</w:t>
      </w:r>
      <w:r w:rsidRPr="00BE2C8C">
        <w:rPr>
          <w:rFonts w:ascii="Times New Roman" w:eastAsia="Times New Roman" w:hAnsi="Times New Roman" w:cs="David"/>
          <w:sz w:val="24"/>
          <w:szCs w:val="24"/>
          <w:rtl/>
          <w:lang w:eastAsia="he-IL"/>
        </w:rPr>
        <w:t xml:space="preserve"> (להלן: "</w:t>
      </w:r>
      <w:r w:rsidRPr="00BE2C8C">
        <w:rPr>
          <w:rFonts w:ascii="Times New Roman" w:eastAsia="Times New Roman" w:hAnsi="Times New Roman" w:cs="David"/>
          <w:b/>
          <w:bCs/>
          <w:sz w:val="24"/>
          <w:szCs w:val="24"/>
          <w:rtl/>
          <w:lang w:eastAsia="he-IL"/>
        </w:rPr>
        <w:t>לוח הזמנים</w:t>
      </w:r>
      <w:r w:rsidRPr="00BE2C8C">
        <w:rPr>
          <w:rFonts w:ascii="Times New Roman" w:eastAsia="Times New Roman" w:hAnsi="Times New Roman" w:cs="David"/>
          <w:sz w:val="24"/>
          <w:szCs w:val="24"/>
          <w:rtl/>
          <w:lang w:eastAsia="he-IL"/>
        </w:rPr>
        <w:t>"). כל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 הכלול בשרותי היועץ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אשר לא נקבע לו מועד בלוח הזמנים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יבוצע על ידי היועץ במועד שיהיה דרוש על מנת להבטיח</w:t>
      </w:r>
      <w:r w:rsidRPr="00BE2C8C">
        <w:rPr>
          <w:rFonts w:ascii="Times New Roman" w:eastAsia="Times New Roman" w:hAnsi="Times New Roman" w:cs="David" w:hint="cs"/>
          <w:sz w:val="24"/>
          <w:szCs w:val="24"/>
          <w:rtl/>
          <w:lang w:eastAsia="he-IL"/>
        </w:rPr>
        <w:t xml:space="preserve"> את</w:t>
      </w:r>
      <w:r w:rsidRPr="00BE2C8C">
        <w:rPr>
          <w:rFonts w:ascii="Times New Roman" w:eastAsia="Times New Roman" w:hAnsi="Times New Roman" w:cs="David"/>
          <w:sz w:val="24"/>
          <w:szCs w:val="24"/>
          <w:rtl/>
          <w:lang w:eastAsia="he-IL"/>
        </w:rPr>
        <w:t xml:space="preserve">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sz w:val="24"/>
          <w:szCs w:val="24"/>
          <w:rtl/>
          <w:lang w:eastAsia="he-IL"/>
        </w:rPr>
        <w:t xml:space="preserve">קבלנים </w:t>
      </w:r>
      <w:r w:rsidRPr="00BE2C8C">
        <w:rPr>
          <w:rFonts w:ascii="Times New Roman" w:eastAsia="Times New Roman" w:hAnsi="Times New Roman" w:cs="David" w:hint="eastAsia"/>
          <w:sz w:val="24"/>
          <w:szCs w:val="24"/>
          <w:rtl/>
          <w:lang w:eastAsia="he-IL"/>
        </w:rPr>
        <w:t>ה</w:t>
      </w:r>
      <w:r w:rsidRPr="00BE2C8C">
        <w:rPr>
          <w:rFonts w:ascii="Times New Roman" w:eastAsia="Times New Roman" w:hAnsi="Times New Roman" w:cs="David"/>
          <w:sz w:val="24"/>
          <w:szCs w:val="24"/>
          <w:rtl/>
          <w:lang w:eastAsia="he-IL"/>
        </w:rPr>
        <w:t>אחרים בהתאם ללוח הזמנים המוסכם ע</w:t>
      </w:r>
      <w:r w:rsidRPr="00BE2C8C">
        <w:rPr>
          <w:rFonts w:ascii="Times New Roman" w:eastAsia="Times New Roman" w:hAnsi="Times New Roman" w:cs="David" w:hint="eastAsia"/>
          <w:sz w:val="24"/>
          <w:szCs w:val="24"/>
          <w:rtl/>
          <w:lang w:eastAsia="he-IL"/>
        </w:rPr>
        <w:t>י</w:t>
      </w:r>
      <w:r w:rsidRPr="00BE2C8C">
        <w:rPr>
          <w:rFonts w:ascii="Times New Roman" w:eastAsia="Times New Roman" w:hAnsi="Times New Roman" w:cs="David"/>
          <w:sz w:val="24"/>
          <w:szCs w:val="24"/>
          <w:rtl/>
          <w:lang w:eastAsia="he-IL"/>
        </w:rPr>
        <w:t>מם.</w:t>
      </w:r>
    </w:p>
    <w:p w14:paraId="09C7639B"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לא יתחיל היועץ בב</w:t>
      </w:r>
      <w:r w:rsidRPr="00BE2C8C">
        <w:rPr>
          <w:rFonts w:ascii="Times New Roman" w:eastAsia="Times New Roman" w:hAnsi="Times New Roman" w:cs="David" w:hint="eastAsia"/>
          <w:sz w:val="24"/>
          <w:szCs w:val="24"/>
          <w:rtl/>
          <w:lang w:eastAsia="he-IL"/>
        </w:rPr>
        <w:t>י</w:t>
      </w:r>
      <w:r w:rsidRPr="00BE2C8C">
        <w:rPr>
          <w:rFonts w:ascii="Times New Roman" w:eastAsia="Times New Roman" w:hAnsi="Times New Roman" w:cs="David"/>
          <w:sz w:val="24"/>
          <w:szCs w:val="24"/>
          <w:rtl/>
          <w:lang w:eastAsia="he-IL"/>
        </w:rPr>
        <w:t xml:space="preserve">צוע קטע מהפרויקט ו/או שלב משלבי העבודה כמפורט בנספח </w:t>
      </w:r>
      <w:r w:rsidRPr="00BE2C8C">
        <w:rPr>
          <w:rFonts w:ascii="Times New Roman" w:eastAsia="Times New Roman" w:hAnsi="Times New Roman" w:cs="David"/>
          <w:bCs/>
          <w:sz w:val="24"/>
          <w:szCs w:val="24"/>
          <w:rtl/>
          <w:lang w:eastAsia="he-IL"/>
        </w:rPr>
        <w:t>ב'</w:t>
      </w:r>
      <w:r w:rsidRPr="00BE2C8C">
        <w:rPr>
          <w:rFonts w:ascii="Times New Roman" w:eastAsia="Times New Roman" w:hAnsi="Times New Roman" w:cs="David"/>
          <w:sz w:val="24"/>
          <w:szCs w:val="24"/>
          <w:rtl/>
          <w:lang w:eastAsia="he-IL"/>
        </w:rPr>
        <w:t xml:space="preserve"> או </w:t>
      </w:r>
      <w:r w:rsidRPr="00BE2C8C">
        <w:rPr>
          <w:rFonts w:ascii="Times New Roman" w:eastAsia="Times New Roman" w:hAnsi="Times New Roman" w:cs="David"/>
          <w:b/>
          <w:bCs/>
          <w:sz w:val="24"/>
          <w:szCs w:val="24"/>
          <w:rtl/>
          <w:lang w:eastAsia="he-IL"/>
        </w:rPr>
        <w:t xml:space="preserve">ג' </w:t>
      </w:r>
      <w:r w:rsidRPr="00BE2C8C">
        <w:rPr>
          <w:rFonts w:ascii="Times New Roman" w:eastAsia="Times New Roman" w:hAnsi="Times New Roman" w:cs="David" w:hint="eastAsia"/>
          <w:sz w:val="24"/>
          <w:szCs w:val="24"/>
          <w:rtl/>
          <w:lang w:eastAsia="he-IL"/>
        </w:rPr>
        <w:t>המצ</w:t>
      </w:r>
      <w:r w:rsidRPr="00BE2C8C">
        <w:rPr>
          <w:rFonts w:ascii="Times New Roman" w:eastAsia="Times New Roman" w:hAnsi="Times New Roman" w:cs="David"/>
          <w:sz w:val="24"/>
          <w:szCs w:val="24"/>
          <w:rtl/>
          <w:lang w:eastAsia="he-IL"/>
        </w:rPr>
        <w:t>"ב, אלא אם כן הודיע למזמין תחילה, כי הגיע לדעתו מועד ב</w:t>
      </w:r>
      <w:r w:rsidRPr="00BE2C8C">
        <w:rPr>
          <w:rFonts w:ascii="Times New Roman" w:eastAsia="Times New Roman" w:hAnsi="Times New Roman" w:cs="David" w:hint="eastAsia"/>
          <w:sz w:val="24"/>
          <w:szCs w:val="24"/>
          <w:rtl/>
          <w:lang w:eastAsia="he-IL"/>
        </w:rPr>
        <w:t>י</w:t>
      </w:r>
      <w:r w:rsidRPr="00BE2C8C">
        <w:rPr>
          <w:rFonts w:ascii="Times New Roman" w:eastAsia="Times New Roman" w:hAnsi="Times New Roman" w:cs="David"/>
          <w:sz w:val="24"/>
          <w:szCs w:val="24"/>
          <w:rtl/>
          <w:lang w:eastAsia="he-IL"/>
        </w:rPr>
        <w:t>צוע שלב זה וק</w:t>
      </w:r>
      <w:r w:rsidRPr="00BE2C8C">
        <w:rPr>
          <w:rFonts w:ascii="Times New Roman" w:eastAsia="Times New Roman" w:hAnsi="Times New Roman" w:cs="David" w:hint="eastAsia"/>
          <w:sz w:val="24"/>
          <w:szCs w:val="24"/>
          <w:rtl/>
          <w:lang w:eastAsia="he-IL"/>
        </w:rPr>
        <w:t>י</w:t>
      </w:r>
      <w:r w:rsidRPr="00BE2C8C">
        <w:rPr>
          <w:rFonts w:ascii="Times New Roman" w:eastAsia="Times New Roman" w:hAnsi="Times New Roman" w:cs="David"/>
          <w:sz w:val="24"/>
          <w:szCs w:val="24"/>
          <w:rtl/>
          <w:lang w:eastAsia="he-IL"/>
        </w:rPr>
        <w:t>בל מהמזמין א</w:t>
      </w:r>
      <w:r w:rsidRPr="00BE2C8C">
        <w:rPr>
          <w:rFonts w:ascii="Times New Roman" w:eastAsia="Times New Roman" w:hAnsi="Times New Roman" w:cs="David" w:hint="eastAsia"/>
          <w:sz w:val="24"/>
          <w:szCs w:val="24"/>
          <w:rtl/>
          <w:lang w:eastAsia="he-IL"/>
        </w:rPr>
        <w:t>י</w:t>
      </w:r>
      <w:r w:rsidRPr="00BE2C8C">
        <w:rPr>
          <w:rFonts w:ascii="Times New Roman" w:eastAsia="Times New Roman" w:hAnsi="Times New Roman" w:cs="David"/>
          <w:sz w:val="24"/>
          <w:szCs w:val="24"/>
          <w:rtl/>
          <w:lang w:eastAsia="he-IL"/>
        </w:rPr>
        <w:t>שור בכתב לביצועו.</w:t>
      </w:r>
    </w:p>
    <w:p w14:paraId="4144F02C"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יש לראות </w:t>
      </w:r>
      <w:r w:rsidRPr="00BE2C8C">
        <w:rPr>
          <w:rFonts w:ascii="Times New Roman" w:eastAsia="Times New Roman" w:hAnsi="Times New Roman" w:cs="David" w:hint="eastAsia"/>
          <w:sz w:val="24"/>
          <w:szCs w:val="24"/>
          <w:rtl/>
          <w:lang w:eastAsia="he-IL"/>
        </w:rPr>
        <w:t>ב</w:t>
      </w:r>
      <w:r w:rsidRPr="00BE2C8C">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CBEB10A"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ידוע ליועץ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התחייבויות היועצים</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הקבלנים ו</w:t>
      </w:r>
      <w:r w:rsidRPr="00BE2C8C">
        <w:rPr>
          <w:rFonts w:ascii="Times New Roman" w:eastAsia="Times New Roman" w:hAnsi="Times New Roman" w:cs="David" w:hint="cs"/>
          <w:sz w:val="24"/>
          <w:szCs w:val="24"/>
          <w:rtl/>
          <w:lang w:eastAsia="he-IL"/>
        </w:rPr>
        <w:t xml:space="preserve">/או </w:t>
      </w:r>
      <w:r w:rsidRPr="00BE2C8C">
        <w:rPr>
          <w:rFonts w:ascii="Times New Roman" w:eastAsia="Times New Roman" w:hAnsi="Times New Roman" w:cs="David"/>
          <w:sz w:val="24"/>
          <w:szCs w:val="24"/>
          <w:rtl/>
          <w:lang w:eastAsia="he-IL"/>
        </w:rPr>
        <w:t>יתר הגורמים, מותנות בכך שיסופקו להם כל התכניות</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ההנחיות</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ההוראות</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הפרטים ו</w:t>
      </w:r>
      <w:r w:rsidRPr="00BE2C8C">
        <w:rPr>
          <w:rFonts w:ascii="Times New Roman" w:eastAsia="Times New Roman" w:hAnsi="Times New Roman" w:cs="David" w:hint="cs"/>
          <w:sz w:val="24"/>
          <w:szCs w:val="24"/>
          <w:rtl/>
          <w:lang w:eastAsia="he-IL"/>
        </w:rPr>
        <w:t xml:space="preserve">/או </w:t>
      </w:r>
      <w:r w:rsidRPr="00BE2C8C">
        <w:rPr>
          <w:rFonts w:ascii="Times New Roman" w:eastAsia="Times New Roman" w:hAnsi="Times New Roman" w:cs="David"/>
          <w:sz w:val="24"/>
          <w:szCs w:val="24"/>
          <w:rtl/>
          <w:lang w:eastAsia="he-IL"/>
        </w:rPr>
        <w:t>הביאורים שידרשו לב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BE2C8C">
        <w:rPr>
          <w:rFonts w:ascii="Times New Roman" w:eastAsia="Times New Roman" w:hAnsi="Times New Roman" w:cs="David" w:hint="cs"/>
          <w:sz w:val="24"/>
          <w:szCs w:val="24"/>
          <w:rtl/>
          <w:lang w:eastAsia="he-IL"/>
        </w:rPr>
        <w:t xml:space="preserve">/או </w:t>
      </w:r>
      <w:r w:rsidRPr="00BE2C8C">
        <w:rPr>
          <w:rFonts w:ascii="Times New Roman" w:eastAsia="Times New Roman" w:hAnsi="Times New Roman" w:cs="David"/>
          <w:sz w:val="24"/>
          <w:szCs w:val="24"/>
          <w:rtl/>
          <w:lang w:eastAsia="he-IL"/>
        </w:rPr>
        <w:t>מהקבלנים מלטעון לעיכוב מוצדק בב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A9A7313"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עיכוב בב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שירותי היועץ יוכר כמוצדק</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אך ו</w:t>
      </w:r>
      <w:r w:rsidRPr="00BE2C8C">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23D5A58"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הוא נובע מכ</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ח עליון או גורם אחר (להלן יחדיו: "</w:t>
      </w:r>
      <w:r w:rsidRPr="00BE2C8C">
        <w:rPr>
          <w:rFonts w:ascii="Times New Roman" w:eastAsia="Times New Roman" w:hAnsi="Times New Roman" w:cs="David"/>
          <w:b/>
          <w:bCs/>
          <w:sz w:val="24"/>
          <w:szCs w:val="24"/>
          <w:rtl/>
          <w:lang w:eastAsia="he-IL"/>
        </w:rPr>
        <w:t>אירוע דוחה</w:t>
      </w:r>
      <w:r w:rsidRPr="00BE2C8C">
        <w:rPr>
          <w:rFonts w:ascii="Times New Roman" w:eastAsia="Times New Roman" w:hAnsi="Times New Roman" w:cs="David"/>
          <w:sz w:val="24"/>
          <w:szCs w:val="24"/>
          <w:rtl/>
          <w:lang w:eastAsia="he-IL"/>
        </w:rPr>
        <w:t>") שלדעת המנהל לא הייתה ליועץ שליטה עליו.</w:t>
      </w:r>
    </w:p>
    <w:p w14:paraId="66BFD5E1"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מיד משהתרחש אירוע דוחה הודיע היועץ למנהל על קיומו </w:t>
      </w:r>
      <w:r w:rsidRPr="00BE2C8C">
        <w:rPr>
          <w:rFonts w:ascii="Times New Roman" w:eastAsia="Times New Roman" w:hAnsi="Times New Roman" w:cs="David"/>
          <w:sz w:val="24"/>
          <w:szCs w:val="24"/>
          <w:rtl/>
          <w:lang w:eastAsia="he-IL"/>
        </w:rPr>
        <w:lastRenderedPageBreak/>
        <w:t>ועל משך העיכוב הצפוי.</w:t>
      </w:r>
    </w:p>
    <w:p w14:paraId="687D18DD"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לא קיבל תכניות, הנחיות, הוראות, פרטים וב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222FC75B"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המנהל אישר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האירוע הדוחה אכן מצדיק עיכוב בב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השירות ואת משך הדחייה.</w:t>
      </w:r>
    </w:p>
    <w:p w14:paraId="1DFFA535" w14:textId="77777777" w:rsidR="006D2AE3" w:rsidRPr="00BE2C8C"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מבלי לגרוע מ</w:t>
      </w:r>
      <w:r w:rsidRPr="00BE2C8C">
        <w:rPr>
          <w:rFonts w:ascii="Times New Roman" w:eastAsia="Times New Roman" w:hAnsi="Times New Roman" w:cs="David" w:hint="cs"/>
          <w:sz w:val="24"/>
          <w:szCs w:val="24"/>
          <w:rtl/>
          <w:lang w:eastAsia="he-IL"/>
        </w:rPr>
        <w:t xml:space="preserve">כלליות </w:t>
      </w:r>
      <w:r w:rsidRPr="00BE2C8C">
        <w:rPr>
          <w:rFonts w:ascii="Times New Roman" w:eastAsia="Times New Roman" w:hAnsi="Times New Roman" w:cs="David"/>
          <w:sz w:val="24"/>
          <w:szCs w:val="24"/>
          <w:rtl/>
          <w:lang w:eastAsia="he-IL"/>
        </w:rPr>
        <w:t>האמור לעיל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מותנה בזה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א</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חור בב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עבודות תכנון ע"י אחרים לא יהווה עילה לעיכוב בב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שירותי היועץ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אלא בא</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שור המנהל </w:t>
      </w:r>
      <w:r w:rsidRPr="00BE2C8C">
        <w:rPr>
          <w:rFonts w:ascii="Times New Roman" w:eastAsia="Times New Roman" w:hAnsi="Times New Roman" w:cs="David" w:hint="cs"/>
          <w:sz w:val="24"/>
          <w:szCs w:val="24"/>
          <w:rtl/>
          <w:lang w:eastAsia="he-IL"/>
        </w:rPr>
        <w:t>מראש ו</w:t>
      </w:r>
      <w:r w:rsidRPr="00BE2C8C">
        <w:rPr>
          <w:rFonts w:ascii="Times New Roman" w:eastAsia="Times New Roman" w:hAnsi="Times New Roman" w:cs="David"/>
          <w:sz w:val="24"/>
          <w:szCs w:val="24"/>
          <w:rtl/>
          <w:lang w:eastAsia="he-IL"/>
        </w:rPr>
        <w:t>בכתב.</w:t>
      </w:r>
    </w:p>
    <w:p w14:paraId="7371B01A"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מתחייב להודיע למנהל מידית, על כל עיכוב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אשר לפי הערכתו עלול לגרום לאיחור בקיום לוח הזמנים.</w:t>
      </w:r>
    </w:p>
    <w:p w14:paraId="6B7DCB15"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53E4C55C" w14:textId="77777777" w:rsidR="006D2AE3" w:rsidRPr="00BE2C8C"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המנהל רשאי לבקר במשרד היועץ ולעיין בהתקדמות ובאופן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צוע שרותי היועץ, והיועץ ימסור למנהל כל הסבר </w:t>
      </w:r>
      <w:r w:rsidRPr="00BE2C8C">
        <w:rPr>
          <w:rFonts w:ascii="Times New Roman" w:eastAsia="Times New Roman" w:hAnsi="Times New Roman" w:cs="David" w:hint="cs"/>
          <w:sz w:val="24"/>
          <w:szCs w:val="24"/>
          <w:rtl/>
          <w:lang w:eastAsia="he-IL"/>
        </w:rPr>
        <w:t xml:space="preserve">ו/או </w:t>
      </w:r>
      <w:r w:rsidRPr="00BE2C8C">
        <w:rPr>
          <w:rFonts w:ascii="Times New Roman" w:eastAsia="Times New Roman" w:hAnsi="Times New Roman" w:cs="David"/>
          <w:sz w:val="24"/>
          <w:szCs w:val="24"/>
          <w:rtl/>
          <w:lang w:eastAsia="he-IL"/>
        </w:rPr>
        <w:t>פרט ו</w:t>
      </w:r>
      <w:r w:rsidRPr="00BE2C8C">
        <w:rPr>
          <w:rFonts w:ascii="Times New Roman" w:eastAsia="Times New Roman" w:hAnsi="Times New Roman" w:cs="David" w:hint="cs"/>
          <w:sz w:val="24"/>
          <w:szCs w:val="24"/>
          <w:rtl/>
          <w:lang w:eastAsia="he-IL"/>
        </w:rPr>
        <w:t xml:space="preserve">/או </w:t>
      </w:r>
      <w:r w:rsidRPr="00BE2C8C">
        <w:rPr>
          <w:rFonts w:ascii="Times New Roman" w:eastAsia="Times New Roman" w:hAnsi="Times New Roman" w:cs="David"/>
          <w:sz w:val="24"/>
          <w:szCs w:val="24"/>
          <w:rtl/>
          <w:lang w:eastAsia="he-IL"/>
        </w:rPr>
        <w:t>דיווח</w:t>
      </w:r>
      <w:r w:rsidRPr="00BE2C8C">
        <w:rPr>
          <w:rFonts w:ascii="Times New Roman" w:eastAsia="Times New Roman" w:hAnsi="Times New Roman" w:cs="David" w:hint="cs"/>
          <w:sz w:val="24"/>
          <w:szCs w:val="24"/>
          <w:rtl/>
          <w:lang w:eastAsia="he-IL"/>
        </w:rPr>
        <w:t>, מיד</w:t>
      </w:r>
      <w:r w:rsidRPr="00BE2C8C">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BE2C8C">
        <w:rPr>
          <w:rFonts w:ascii="Times New Roman" w:eastAsia="Times New Roman" w:hAnsi="Times New Roman" w:cs="David" w:hint="cs"/>
          <w:sz w:val="24"/>
          <w:szCs w:val="24"/>
          <w:rtl/>
          <w:lang w:eastAsia="he-IL"/>
        </w:rPr>
        <w:t xml:space="preserve"> זה ו/או לפי כל דין</w:t>
      </w:r>
      <w:r w:rsidRPr="00BE2C8C">
        <w:rPr>
          <w:rFonts w:ascii="Times New Roman" w:eastAsia="Times New Roman" w:hAnsi="Times New Roman" w:cs="David"/>
          <w:sz w:val="24"/>
          <w:szCs w:val="24"/>
          <w:rtl/>
          <w:lang w:eastAsia="he-IL"/>
        </w:rPr>
        <w:t>.</w:t>
      </w:r>
    </w:p>
    <w:p w14:paraId="0A744772" w14:textId="77777777" w:rsidR="006D2AE3" w:rsidRPr="00BE2C8C"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9E59EE8" w14:textId="77777777" w:rsidR="00A12E4C" w:rsidRPr="00BE2C8C" w:rsidRDefault="00A12E4C"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90DF07D"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BE2C8C">
        <w:rPr>
          <w:rFonts w:ascii="Times New Roman" w:eastAsia="Times New Roman" w:hAnsi="Times New Roman" w:cs="David"/>
          <w:bCs/>
          <w:sz w:val="24"/>
          <w:szCs w:val="24"/>
          <w:u w:val="single"/>
          <w:rtl/>
          <w:lang w:eastAsia="he-IL"/>
        </w:rPr>
        <w:t>שכר היועץ</w:t>
      </w:r>
    </w:p>
    <w:p w14:paraId="56CFCCD1"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תמורת שרותי היועץ וכל יתר התחייבויותיו לפי חוזה 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ישלם המזמין ליועץ שכר כמפורט בנספח </w:t>
      </w:r>
      <w:r w:rsidRPr="00BE2C8C">
        <w:rPr>
          <w:rFonts w:ascii="Times New Roman" w:eastAsia="Times New Roman" w:hAnsi="Times New Roman" w:cs="David"/>
          <w:bCs/>
          <w:sz w:val="24"/>
          <w:szCs w:val="24"/>
          <w:rtl/>
          <w:lang w:eastAsia="he-IL"/>
        </w:rPr>
        <w:t xml:space="preserve">ד' </w:t>
      </w:r>
      <w:r w:rsidRPr="00BE2C8C">
        <w:rPr>
          <w:rFonts w:ascii="Times New Roman" w:eastAsia="Times New Roman" w:hAnsi="Times New Roman" w:cs="David" w:hint="cs"/>
          <w:b/>
          <w:sz w:val="24"/>
          <w:szCs w:val="24"/>
          <w:rtl/>
          <w:lang w:eastAsia="he-IL"/>
        </w:rPr>
        <w:t xml:space="preserve">המצ"ב </w:t>
      </w:r>
      <w:r w:rsidRPr="00BE2C8C">
        <w:rPr>
          <w:rFonts w:ascii="Times New Roman" w:eastAsia="Times New Roman" w:hAnsi="Times New Roman" w:cs="David"/>
          <w:sz w:val="24"/>
          <w:szCs w:val="24"/>
          <w:rtl/>
          <w:lang w:eastAsia="he-IL"/>
        </w:rPr>
        <w:t>(להלן: "</w:t>
      </w:r>
      <w:r w:rsidRPr="00BE2C8C">
        <w:rPr>
          <w:rFonts w:ascii="Times New Roman" w:eastAsia="Times New Roman" w:hAnsi="Times New Roman" w:cs="David"/>
          <w:b/>
          <w:bCs/>
          <w:sz w:val="24"/>
          <w:szCs w:val="24"/>
          <w:rtl/>
          <w:lang w:eastAsia="he-IL"/>
        </w:rPr>
        <w:t>שכר היועץ</w:t>
      </w:r>
      <w:r w:rsidRPr="00BE2C8C">
        <w:rPr>
          <w:rFonts w:ascii="Times New Roman" w:eastAsia="Times New Roman" w:hAnsi="Times New Roman" w:cs="David"/>
          <w:sz w:val="24"/>
          <w:szCs w:val="24"/>
          <w:rtl/>
          <w:lang w:eastAsia="he-IL"/>
        </w:rPr>
        <w:t>").</w:t>
      </w:r>
    </w:p>
    <w:p w14:paraId="7CF14CDB"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בהוצאות הממשיות בשרותי העזר המפורטים להלן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שא המזמין:</w:t>
      </w:r>
    </w:p>
    <w:p w14:paraId="501E7315"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הדפסות בתוויין המיועדות להפצה לאחרים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BE2C8C">
        <w:rPr>
          <w:rFonts w:ascii="Times New Roman" w:eastAsia="Times New Roman" w:hAnsi="Times New Roman" w:cs="David" w:hint="cs"/>
          <w:sz w:val="24"/>
          <w:szCs w:val="24"/>
          <w:rtl/>
          <w:lang w:eastAsia="he-IL"/>
        </w:rPr>
        <w:t>ת</w:t>
      </w:r>
      <w:r w:rsidRPr="00BE2C8C">
        <w:rPr>
          <w:rFonts w:ascii="Times New Roman" w:eastAsia="Times New Roman" w:hAnsi="Times New Roman" w:cs="David"/>
          <w:sz w:val="24"/>
          <w:szCs w:val="24"/>
          <w:rtl/>
          <w:lang w:eastAsia="he-IL"/>
        </w:rPr>
        <w:t xml:space="preserve"> החזר.</w:t>
      </w:r>
    </w:p>
    <w:p w14:paraId="3B31BA7B"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העתקות שנמסרו ע"י היועץ למזמין</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לרשויות המוסמכות</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ליועצים, למעט העתקות וצילומים שיפיק היועץ במשרדו.</w:t>
      </w:r>
    </w:p>
    <w:p w14:paraId="7DCBCFF4"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שכפול מסמכים.</w:t>
      </w:r>
    </w:p>
    <w:p w14:paraId="0EF5CA97"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מודלים, פרוספקטים ופרספקטיבות, המוזמנים לצורכי שיווק (למעט מודלים ופרספקטיבות לצורכי עבודה </w:t>
      </w:r>
      <w:r w:rsidRPr="00BE2C8C">
        <w:rPr>
          <w:rFonts w:ascii="Times New Roman" w:eastAsia="Times New Roman" w:hAnsi="Times New Roman" w:cs="David"/>
          <w:sz w:val="24"/>
          <w:szCs w:val="24"/>
          <w:rtl/>
          <w:lang w:eastAsia="he-IL"/>
        </w:rPr>
        <w:lastRenderedPageBreak/>
        <w:t>והחלטה).</w:t>
      </w:r>
    </w:p>
    <w:p w14:paraId="0669BB94"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מדידות וצילומי אויר.</w:t>
      </w:r>
    </w:p>
    <w:p w14:paraId="214DE380"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קידוחים ובדיקות קרקע.</w:t>
      </w:r>
    </w:p>
    <w:p w14:paraId="441D6AF5"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שליחויות.</w:t>
      </w:r>
    </w:p>
    <w:p w14:paraId="379D2174" w14:textId="77777777" w:rsidR="006D2AE3" w:rsidRPr="00BE2C8C"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העזר המפורטים בסעיפים 7.2.1 עד 7.2.3 לעיל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יוזמנו על ידי היועץ באמצעות מערכת ניהול פרויקטים </w:t>
      </w:r>
      <w:r w:rsidRPr="00BE2C8C">
        <w:rPr>
          <w:rFonts w:ascii="Times New Roman" w:eastAsia="Times New Roman" w:hAnsi="Times New Roman" w:cs="David"/>
          <w:sz w:val="24"/>
          <w:szCs w:val="24"/>
          <w:lang w:eastAsia="he-IL"/>
        </w:rPr>
        <w:t>VIEW</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 מערכת רמדורנט מודול ניהול מסמכים (</w:t>
      </w:r>
      <w:r w:rsidRPr="00BE2C8C">
        <w:rPr>
          <w:rFonts w:ascii="Times New Roman" w:eastAsia="Times New Roman" w:hAnsi="Times New Roman" w:cs="David"/>
          <w:sz w:val="24"/>
          <w:szCs w:val="24"/>
          <w:lang w:eastAsia="he-IL"/>
        </w:rPr>
        <w:t>DM</w:t>
      </w:r>
      <w:r w:rsidRPr="00BE2C8C">
        <w:rPr>
          <w:rFonts w:ascii="Times New Roman" w:eastAsia="Times New Roman" w:hAnsi="Times New Roman" w:cs="David"/>
          <w:sz w:val="24"/>
          <w:szCs w:val="24"/>
          <w:rtl/>
          <w:lang w:eastAsia="he-IL"/>
        </w:rPr>
        <w:t>) רק ממכונים המאושרים ע"י המזמין לבצע עבודות עבורו</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21940ED"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על חשבון שכר היועץ ישולמו ליועץ תשלומי ביניים בש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עורים ובמועדים המפורטים בנספח</w:t>
      </w:r>
      <w:r w:rsidRPr="00BE2C8C">
        <w:rPr>
          <w:rFonts w:ascii="Times New Roman" w:eastAsia="Times New Roman" w:hAnsi="Times New Roman" w:cs="David"/>
          <w:bCs/>
          <w:sz w:val="24"/>
          <w:szCs w:val="24"/>
          <w:rtl/>
          <w:lang w:eastAsia="he-IL"/>
        </w:rPr>
        <w:t xml:space="preserve"> ה'</w:t>
      </w:r>
      <w:r w:rsidRPr="00BE2C8C">
        <w:rPr>
          <w:rFonts w:ascii="Times New Roman" w:eastAsia="Times New Roman" w:hAnsi="Times New Roman" w:cs="David" w:hint="cs"/>
          <w:sz w:val="24"/>
          <w:szCs w:val="24"/>
          <w:rtl/>
          <w:lang w:eastAsia="he-IL"/>
        </w:rPr>
        <w:t xml:space="preserve"> המצ"ב,</w:t>
      </w:r>
      <w:r w:rsidRPr="00BE2C8C">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קול דעתו הבלעדי.</w:t>
      </w:r>
    </w:p>
    <w:p w14:paraId="3DDC7926" w14:textId="77777777" w:rsidR="006D2AE3" w:rsidRPr="00BE2C8C"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כל תשלומי הביניים לפי פסקה זו</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שלב משלבי שירותי היועץ ו/או טיב הש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4E20715C"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BE2C8C">
        <w:rPr>
          <w:rFonts w:ascii="Times New Roman" w:eastAsia="Times New Roman" w:hAnsi="Times New Roman" w:cs="David"/>
          <w:sz w:val="24"/>
          <w:szCs w:val="24"/>
          <w:rtl/>
          <w:lang w:eastAsia="he-IL"/>
        </w:rPr>
        <w:t>מוסכם במפורש</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השכר האמור בנספח </w:t>
      </w:r>
      <w:r w:rsidRPr="00BE2C8C">
        <w:rPr>
          <w:rFonts w:ascii="Times New Roman" w:eastAsia="Times New Roman" w:hAnsi="Times New Roman" w:cs="David"/>
          <w:b/>
          <w:bCs/>
          <w:sz w:val="24"/>
          <w:szCs w:val="24"/>
          <w:rtl/>
          <w:lang w:eastAsia="he-IL"/>
        </w:rPr>
        <w:t xml:space="preserve">ד' </w:t>
      </w:r>
      <w:r w:rsidRPr="00BE2C8C">
        <w:rPr>
          <w:rFonts w:ascii="Times New Roman" w:eastAsia="Times New Roman" w:hAnsi="Times New Roman" w:cs="David" w:hint="cs"/>
          <w:sz w:val="24"/>
          <w:szCs w:val="24"/>
          <w:rtl/>
          <w:lang w:eastAsia="he-IL"/>
        </w:rPr>
        <w:t xml:space="preserve">המצ"ב, </w:t>
      </w:r>
      <w:r w:rsidRPr="00BE2C8C">
        <w:rPr>
          <w:rFonts w:ascii="Times New Roman" w:eastAsia="Times New Roman" w:hAnsi="Times New Roman" w:cs="David"/>
          <w:sz w:val="24"/>
          <w:szCs w:val="24"/>
          <w:rtl/>
          <w:lang w:eastAsia="he-IL"/>
        </w:rPr>
        <w:t>ה</w:t>
      </w:r>
      <w:r w:rsidRPr="00BE2C8C">
        <w:rPr>
          <w:rFonts w:ascii="Times New Roman" w:eastAsia="Times New Roman" w:hAnsi="Times New Roman" w:cs="David" w:hint="cs"/>
          <w:sz w:val="24"/>
          <w:szCs w:val="24"/>
          <w:rtl/>
          <w:lang w:eastAsia="he-IL"/>
        </w:rPr>
        <w:t xml:space="preserve">ינו </w:t>
      </w:r>
      <w:r w:rsidRPr="00BE2C8C">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E2C8C">
        <w:rPr>
          <w:rFonts w:ascii="Times New Roman" w:eastAsia="Times New Roman" w:hAnsi="Times New Roman" w:cs="David" w:hint="cs"/>
          <w:sz w:val="24"/>
          <w:szCs w:val="24"/>
          <w:rtl/>
          <w:lang w:eastAsia="he-IL"/>
        </w:rPr>
        <w:t xml:space="preserve">זה </w:t>
      </w:r>
      <w:r w:rsidRPr="00BE2C8C">
        <w:rPr>
          <w:rFonts w:ascii="Times New Roman" w:eastAsia="Times New Roman" w:hAnsi="Times New Roman" w:cs="David"/>
          <w:sz w:val="24"/>
          <w:szCs w:val="24"/>
          <w:rtl/>
          <w:lang w:eastAsia="he-IL"/>
        </w:rPr>
        <w:t>במפורש אחרת. תנאי לתשלום שכר היועץ במלואו</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הינו המצאת הצהרה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BE2C8C">
        <w:rPr>
          <w:rFonts w:ascii="Times New Roman" w:eastAsia="Times New Roman" w:hAnsi="Times New Roman" w:cs="David"/>
          <w:b/>
          <w:bCs/>
          <w:sz w:val="24"/>
          <w:szCs w:val="24"/>
          <w:rtl/>
          <w:lang w:eastAsia="he-IL"/>
        </w:rPr>
        <w:t>ט'</w:t>
      </w:r>
      <w:r w:rsidRPr="00BE2C8C">
        <w:rPr>
          <w:rFonts w:ascii="Times New Roman" w:eastAsia="Times New Roman" w:hAnsi="Times New Roman" w:cs="David"/>
          <w:sz w:val="24"/>
          <w:szCs w:val="24"/>
          <w:rtl/>
          <w:lang w:eastAsia="he-IL"/>
        </w:rPr>
        <w:t xml:space="preserve"> לחוזה זה וכתב היעדר תביעות המצורף כנספח</w:t>
      </w:r>
      <w:r w:rsidRPr="00BE2C8C">
        <w:rPr>
          <w:rFonts w:ascii="Times New Roman" w:eastAsia="Times New Roman" w:hAnsi="Times New Roman" w:cs="David"/>
          <w:b/>
          <w:bCs/>
          <w:sz w:val="24"/>
          <w:szCs w:val="24"/>
          <w:rtl/>
          <w:lang w:eastAsia="he-IL"/>
        </w:rPr>
        <w:t xml:space="preserve"> י'</w:t>
      </w:r>
      <w:r w:rsidRPr="00BE2C8C">
        <w:rPr>
          <w:rFonts w:ascii="Times New Roman" w:eastAsia="Times New Roman" w:hAnsi="Times New Roman" w:cs="David"/>
          <w:sz w:val="24"/>
          <w:szCs w:val="24"/>
          <w:rtl/>
          <w:lang w:eastAsia="he-IL"/>
        </w:rPr>
        <w:t xml:space="preserve"> לחוזה זה למזמין, חתום ע"י היועץ ומאומת כנדרש בו.</w:t>
      </w:r>
    </w:p>
    <w:p w14:paraId="4DA9A5FF"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 xml:space="preserve">מבלי לפגוע בכלליות האמור בסעיף </w:t>
      </w:r>
      <w:r w:rsidRPr="00BE2C8C">
        <w:rPr>
          <w:rFonts w:ascii="Times New Roman" w:eastAsia="Times New Roman" w:hAnsi="Times New Roman" w:cs="David" w:hint="cs"/>
          <w:sz w:val="24"/>
          <w:szCs w:val="24"/>
          <w:rtl/>
          <w:lang w:eastAsia="he-IL"/>
        </w:rPr>
        <w:t>7 לעיל</w:t>
      </w:r>
      <w:r w:rsidRPr="00BE2C8C">
        <w:rPr>
          <w:rFonts w:ascii="Times New Roman" w:eastAsia="Times New Roman" w:hAnsi="Times New Roman" w:cs="David"/>
          <w:sz w:val="24"/>
          <w:szCs w:val="24"/>
          <w:rtl/>
          <w:lang w:eastAsia="he-IL"/>
        </w:rPr>
        <w:t>, מוסכם בזה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יהיה רכוש ה</w:t>
      </w:r>
      <w:r w:rsidRPr="00BE2C8C">
        <w:rPr>
          <w:rFonts w:ascii="Times New Roman" w:eastAsia="Times New Roman" w:hAnsi="Times New Roman" w:cs="David" w:hint="cs"/>
          <w:sz w:val="24"/>
          <w:szCs w:val="24"/>
          <w:rtl/>
          <w:lang w:eastAsia="he-IL"/>
        </w:rPr>
        <w:t>מזמין</w:t>
      </w:r>
      <w:r w:rsidRPr="00BE2C8C">
        <w:rPr>
          <w:rFonts w:ascii="Times New Roman" w:eastAsia="Times New Roman" w:hAnsi="Times New Roman" w:cs="David"/>
          <w:sz w:val="24"/>
          <w:szCs w:val="24"/>
          <w:rtl/>
          <w:lang w:eastAsia="he-IL"/>
        </w:rPr>
        <w:t>. מובהר בזה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הפרת סעיף זה על ידי היועץ תה</w:t>
      </w:r>
      <w:r w:rsidRPr="00BE2C8C">
        <w:rPr>
          <w:rFonts w:ascii="Times New Roman" w:eastAsia="Times New Roman" w:hAnsi="Times New Roman" w:cs="David" w:hint="cs"/>
          <w:sz w:val="24"/>
          <w:szCs w:val="24"/>
          <w:rtl/>
          <w:lang w:eastAsia="he-IL"/>
        </w:rPr>
        <w:t>ווה</w:t>
      </w:r>
      <w:r w:rsidRPr="00BE2C8C">
        <w:rPr>
          <w:rFonts w:ascii="Times New Roman" w:eastAsia="Times New Roman" w:hAnsi="Times New Roman" w:cs="David"/>
          <w:sz w:val="24"/>
          <w:szCs w:val="24"/>
          <w:rtl/>
          <w:lang w:eastAsia="he-IL"/>
        </w:rPr>
        <w:t xml:space="preserve"> הפרה יסודית של חוזה</w:t>
      </w:r>
      <w:r w:rsidRPr="00BE2C8C">
        <w:rPr>
          <w:rFonts w:ascii="Times New Roman" w:eastAsia="Times New Roman" w:hAnsi="Times New Roman" w:cs="David" w:hint="cs"/>
          <w:sz w:val="24"/>
          <w:szCs w:val="24"/>
          <w:rtl/>
          <w:lang w:eastAsia="he-IL"/>
        </w:rPr>
        <w:t xml:space="preserve"> זה. </w:t>
      </w:r>
    </w:p>
    <w:p w14:paraId="0051FDBC" w14:textId="77777777" w:rsidR="006D2AE3" w:rsidRPr="00BE2C8C"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תנאים מקדמיים לביצוע תשלום כלשהו ע"ח שכר היועץ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הינם הצגת ר</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BE2C8C">
        <w:rPr>
          <w:rFonts w:ascii="Times New Roman" w:eastAsia="Times New Roman" w:hAnsi="Times New Roman" w:cs="David" w:hint="cs"/>
          <w:sz w:val="24"/>
          <w:szCs w:val="24"/>
          <w:rtl/>
          <w:lang w:eastAsia="he-IL"/>
        </w:rPr>
        <w:t>עובר</w:t>
      </w:r>
      <w:r w:rsidRPr="00BE2C8C">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המצאת אישור בדבר ניכוי המס </w:t>
      </w:r>
      <w:r w:rsidRPr="00BE2C8C">
        <w:rPr>
          <w:rFonts w:ascii="Times New Roman" w:eastAsia="Times New Roman" w:hAnsi="Times New Roman" w:cs="David"/>
          <w:sz w:val="24"/>
          <w:szCs w:val="24"/>
          <w:rtl/>
          <w:lang w:eastAsia="he-IL"/>
        </w:rPr>
        <w:lastRenderedPageBreak/>
        <w:t xml:space="preserve">במקור, תיחשב כביצוע תשלום של המזמין ע"ח שכר היועץ בגובה הסכום הנקוב באישור.  </w:t>
      </w:r>
    </w:p>
    <w:p w14:paraId="647FBD75" w14:textId="77777777" w:rsidR="006D2AE3" w:rsidRPr="00BE2C8C"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3941922"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u w:val="single"/>
          <w:rtl/>
          <w:lang w:eastAsia="he-IL"/>
        </w:rPr>
        <w:t>שנויים בתכנון</w:t>
      </w:r>
    </w:p>
    <w:p w14:paraId="3394F73B"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היועץ מתחייב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לפי דרישת המנהל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4DD7004"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BE2C8C">
        <w:rPr>
          <w:rFonts w:ascii="Times New Roman" w:eastAsia="Times New Roman" w:hAnsi="Times New Roman" w:cs="David" w:hint="cs"/>
          <w:sz w:val="24"/>
          <w:szCs w:val="24"/>
          <w:rtl/>
          <w:lang w:eastAsia="he-IL"/>
        </w:rPr>
        <w:t>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bCs/>
          <w:sz w:val="24"/>
          <w:szCs w:val="24"/>
          <w:rtl/>
          <w:lang w:eastAsia="he-IL"/>
        </w:rPr>
        <w:t>ב' או ג'</w:t>
      </w:r>
      <w:r w:rsidRPr="00BE2C8C">
        <w:rPr>
          <w:rFonts w:ascii="Times New Roman" w:eastAsia="Times New Roman" w:hAnsi="Times New Roman" w:cs="David" w:hint="cs"/>
          <w:b/>
          <w:sz w:val="24"/>
          <w:szCs w:val="24"/>
          <w:rtl/>
          <w:lang w:eastAsia="he-IL"/>
        </w:rPr>
        <w:t xml:space="preserve"> המצ"ב</w:t>
      </w:r>
      <w:r w:rsidRPr="00BE2C8C">
        <w:rPr>
          <w:rFonts w:ascii="Times New Roman" w:eastAsia="Times New Roman" w:hAnsi="Times New Roman" w:cs="David"/>
          <w:sz w:val="24"/>
          <w:szCs w:val="24"/>
          <w:rtl/>
          <w:lang w:eastAsia="he-IL"/>
        </w:rPr>
        <w:t>, וב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אלמלא השנויים</w:t>
      </w:r>
      <w:r w:rsidRPr="00BE2C8C">
        <w:rPr>
          <w:rFonts w:ascii="Times New Roman" w:eastAsia="Times New Roman" w:hAnsi="Times New Roman" w:cs="David" w:hint="cs"/>
          <w:sz w:val="24"/>
          <w:szCs w:val="24"/>
          <w:rtl/>
          <w:lang w:eastAsia="he-IL"/>
        </w:rPr>
        <w:t xml:space="preserve"> כאמור</w:t>
      </w:r>
      <w:r w:rsidRPr="00BE2C8C">
        <w:rPr>
          <w:rFonts w:ascii="Times New Roman" w:eastAsia="Times New Roman" w:hAnsi="Times New Roman" w:cs="David"/>
          <w:sz w:val="24"/>
          <w:szCs w:val="24"/>
          <w:rtl/>
          <w:lang w:eastAsia="he-IL"/>
        </w:rPr>
        <w:t>, יהיה</w:t>
      </w: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rtl/>
          <w:lang w:eastAsia="he-IL"/>
        </w:rPr>
        <w:t>זכאי לפיצוי בעד העבודה הנוספת שב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צע עקב השנויים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כאמור</w:t>
      </w:r>
      <w:r w:rsidRPr="00BE2C8C">
        <w:rPr>
          <w:rFonts w:ascii="Times New Roman" w:eastAsia="Times New Roman" w:hAnsi="Times New Roman" w:cs="David"/>
          <w:sz w:val="24"/>
          <w:szCs w:val="24"/>
          <w:rtl/>
          <w:lang w:eastAsia="he-IL"/>
        </w:rPr>
        <w:t>. הפיצוי ישולם בגין העבודה הנוספת שהיועץ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rtl/>
          <w:lang w:eastAsia="he-IL"/>
        </w:rPr>
        <w:t xml:space="preserve"> היועץ ושכר היועץ. בכל מקרה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sz w:val="24"/>
          <w:szCs w:val="24"/>
          <w:rtl/>
          <w:lang w:eastAsia="he-IL"/>
        </w:rPr>
        <w:t>שנויים</w:t>
      </w:r>
      <w:r w:rsidRPr="00BE2C8C">
        <w:rPr>
          <w:rFonts w:ascii="Times New Roman" w:eastAsia="Times New Roman" w:hAnsi="Times New Roman" w:cs="David" w:hint="cs"/>
          <w:sz w:val="24"/>
          <w:szCs w:val="24"/>
          <w:rtl/>
          <w:lang w:eastAsia="he-IL"/>
        </w:rPr>
        <w:t xml:space="preserve"> כאמור, לא יהוו</w:t>
      </w:r>
      <w:r w:rsidRPr="00BE2C8C">
        <w:rPr>
          <w:rFonts w:ascii="Times New Roman" w:eastAsia="Times New Roman" w:hAnsi="Times New Roman" w:cs="David"/>
          <w:sz w:val="24"/>
          <w:szCs w:val="24"/>
          <w:rtl/>
          <w:lang w:eastAsia="he-IL"/>
        </w:rPr>
        <w:t xml:space="preserve"> עילה לש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נוי בלוח הזמנים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אלא בא</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שור המנהל </w:t>
      </w:r>
      <w:r w:rsidRPr="00BE2C8C">
        <w:rPr>
          <w:rFonts w:ascii="Times New Roman" w:eastAsia="Times New Roman" w:hAnsi="Times New Roman" w:cs="David" w:hint="cs"/>
          <w:sz w:val="24"/>
          <w:szCs w:val="24"/>
          <w:rtl/>
          <w:lang w:eastAsia="he-IL"/>
        </w:rPr>
        <w:t>מראש ו</w:t>
      </w:r>
      <w:r w:rsidRPr="00BE2C8C">
        <w:rPr>
          <w:rFonts w:ascii="Times New Roman" w:eastAsia="Times New Roman" w:hAnsi="Times New Roman" w:cs="David"/>
          <w:sz w:val="24"/>
          <w:szCs w:val="24"/>
          <w:rtl/>
          <w:lang w:eastAsia="he-IL"/>
        </w:rPr>
        <w:t>בכתב.</w:t>
      </w:r>
    </w:p>
    <w:p w14:paraId="6E1F44A2"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על אף</w:t>
      </w:r>
      <w:r w:rsidRPr="00BE2C8C">
        <w:rPr>
          <w:rFonts w:ascii="Times New Roman" w:eastAsia="Times New Roman" w:hAnsi="Times New Roman" w:cs="David"/>
          <w:sz w:val="24"/>
          <w:szCs w:val="24"/>
          <w:rtl/>
          <w:lang w:eastAsia="he-IL"/>
        </w:rPr>
        <w:t xml:space="preserve"> האמור בסעיף 8.2 לעיל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לא יגיע ליועץ דבר בגין שינויים הנובעים מ:</w:t>
      </w:r>
    </w:p>
    <w:p w14:paraId="4098EC5E"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טעות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ל</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קוי בתכנון ו/או באומדן של היועץ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של היועצים.</w:t>
      </w:r>
    </w:p>
    <w:p w14:paraId="45B0B32E"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התכנון אינו התכנון היעיל ביותר.</w:t>
      </w:r>
    </w:p>
    <w:p w14:paraId="26D6CE2B"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9B01506" w14:textId="77777777" w:rsidR="006D2AE3" w:rsidRPr="00BE2C8C"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השינויים מתחייבים מדרישת רשויות מוסמכות. </w:t>
      </w:r>
    </w:p>
    <w:p w14:paraId="13235303"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מתחייב להכין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עבור רוכשים שיבקשו זאת</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4D3446AC" w14:textId="77777777" w:rsidR="006D2AE3" w:rsidRPr="00BE2C8C"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מחיר השינויים ותנאי התשלום בגין תכנון השינויים </w:t>
      </w:r>
      <w:r w:rsidRPr="00BE2C8C">
        <w:rPr>
          <w:rFonts w:ascii="Times New Roman" w:eastAsia="Times New Roman" w:hAnsi="Times New Roman" w:cs="David" w:hint="cs"/>
          <w:sz w:val="24"/>
          <w:szCs w:val="24"/>
          <w:rtl/>
          <w:lang w:eastAsia="he-IL"/>
        </w:rPr>
        <w:t xml:space="preserve">כאמור, </w:t>
      </w:r>
      <w:r w:rsidRPr="00BE2C8C">
        <w:rPr>
          <w:rFonts w:ascii="Times New Roman" w:eastAsia="Times New Roman" w:hAnsi="Times New Roman" w:cs="David"/>
          <w:sz w:val="24"/>
          <w:szCs w:val="24"/>
          <w:rtl/>
          <w:lang w:eastAsia="he-IL"/>
        </w:rPr>
        <w:t>יסוכמו בין היועץ לרוכשים. היועץ יתקשר עם הרוכש</w:t>
      </w:r>
      <w:r w:rsidRPr="00BE2C8C">
        <w:rPr>
          <w:rFonts w:ascii="Times New Roman" w:eastAsia="Times New Roman" w:hAnsi="Times New Roman" w:cs="David" w:hint="cs"/>
          <w:sz w:val="24"/>
          <w:szCs w:val="24"/>
          <w:rtl/>
          <w:lang w:eastAsia="he-IL"/>
        </w:rPr>
        <w:t>ים</w:t>
      </w:r>
      <w:r w:rsidRPr="00BE2C8C">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sz w:val="24"/>
          <w:szCs w:val="24"/>
          <w:rtl/>
          <w:lang w:eastAsia="he-IL"/>
        </w:rPr>
        <w:t>רוכש</w:t>
      </w:r>
      <w:r w:rsidRPr="00BE2C8C">
        <w:rPr>
          <w:rFonts w:ascii="Times New Roman" w:eastAsia="Times New Roman" w:hAnsi="Times New Roman" w:cs="David" w:hint="cs"/>
          <w:sz w:val="24"/>
          <w:szCs w:val="24"/>
          <w:rtl/>
          <w:lang w:eastAsia="he-IL"/>
        </w:rPr>
        <w:t>ים</w:t>
      </w:r>
      <w:r w:rsidRPr="00BE2C8C">
        <w:rPr>
          <w:rFonts w:ascii="Times New Roman" w:eastAsia="Times New Roman" w:hAnsi="Times New Roman" w:cs="David"/>
          <w:sz w:val="24"/>
          <w:szCs w:val="24"/>
          <w:rtl/>
          <w:lang w:eastAsia="he-IL"/>
        </w:rPr>
        <w:t xml:space="preserve"> בענ</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ין קביעת מחיר השינויים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תובא בפני המנהל והוא יהיה המוסמך להכריע בה.</w:t>
      </w:r>
    </w:p>
    <w:p w14:paraId="6988113E"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BE2C8C">
        <w:rPr>
          <w:rFonts w:ascii="Times New Roman" w:eastAsia="Times New Roman" w:hAnsi="Times New Roman" w:cs="David"/>
          <w:bCs/>
          <w:sz w:val="24"/>
          <w:szCs w:val="24"/>
          <w:u w:val="single"/>
          <w:rtl/>
          <w:lang w:eastAsia="he-IL"/>
        </w:rPr>
        <w:t>אחריות וביטוח</w:t>
      </w:r>
    </w:p>
    <w:p w14:paraId="240A72C8" w14:textId="77777777" w:rsidR="008872EF" w:rsidRPr="00BE2C8C" w:rsidRDefault="008872EF" w:rsidP="008872E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BE2C8C">
        <w:rPr>
          <w:rFonts w:ascii="Times New Roman" w:eastAsia="Times New Roman" w:hAnsi="Times New Roman" w:cs="David" w:hint="cs"/>
          <w:b/>
          <w:bCs/>
          <w:sz w:val="20"/>
          <w:szCs w:val="24"/>
          <w:u w:val="single"/>
          <w:rtl/>
          <w:lang w:eastAsia="he-IL"/>
        </w:rPr>
        <w:t>אחריות</w:t>
      </w:r>
    </w:p>
    <w:p w14:paraId="3FE234C7" w14:textId="77777777" w:rsidR="008872EF" w:rsidRPr="00BE2C8C" w:rsidRDefault="008872EF" w:rsidP="008872EF">
      <w:pPr>
        <w:pStyle w:val="a4"/>
        <w:numPr>
          <w:ilvl w:val="1"/>
          <w:numId w:val="1"/>
        </w:numPr>
        <w:ind w:right="0"/>
        <w:rPr>
          <w:rFonts w:eastAsia="Times New Roman" w:cs="David"/>
          <w:color w:val="auto"/>
          <w:szCs w:val="24"/>
        </w:rPr>
      </w:pPr>
      <w:r w:rsidRPr="00BE2C8C">
        <w:rPr>
          <w:rFonts w:eastAsia="Times New Roman" w:cs="David" w:hint="cs"/>
          <w:color w:val="auto"/>
          <w:szCs w:val="24"/>
          <w:rtl/>
        </w:rPr>
        <w:lastRenderedPageBreak/>
        <w:t>היועץ מתחייב לבצע את שירותי היועץ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ליועץ ו/או לעובדיו ו/או לאדם אחר כלשהו, לגוף או לרכוש, בשל מעשה או מחדל של היועץ ו/או עובדיו ו/או שלוחיו ו/או כל מי מטעמו בקשר עם ביצוע התחייבויותיו על פי חוזה זה. המתכנן פוטר את המזמין מכל אחריות בגין נזקים שייגרמו כאמור לעיל.</w:t>
      </w:r>
    </w:p>
    <w:p w14:paraId="640F9321" w14:textId="77777777" w:rsidR="008872EF" w:rsidRPr="00BE2C8C" w:rsidRDefault="008872EF" w:rsidP="008872EF">
      <w:pPr>
        <w:pStyle w:val="a4"/>
        <w:ind w:left="792" w:right="0" w:firstLine="0"/>
        <w:rPr>
          <w:rFonts w:eastAsia="Times New Roman" w:cs="David"/>
          <w:color w:val="auto"/>
          <w:szCs w:val="24"/>
          <w:rtl/>
        </w:rPr>
      </w:pPr>
      <w:r w:rsidRPr="00BE2C8C">
        <w:rPr>
          <w:rFonts w:eastAsia="Times New Roman" w:cs="David" w:hint="cs"/>
          <w:color w:val="auto"/>
          <w:szCs w:val="24"/>
          <w:rtl/>
        </w:rPr>
        <w:t>היועץ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היועץ על פי הוראות חוזה זה, אשר המזמין רשאי לקזז בגינו סכומים ע"ח התמורה המגיעה ליועץ.</w:t>
      </w:r>
    </w:p>
    <w:p w14:paraId="448C34DA" w14:textId="77777777" w:rsidR="008872EF" w:rsidRPr="00BE2C8C" w:rsidRDefault="008872EF" w:rsidP="008872EF">
      <w:pPr>
        <w:pStyle w:val="a4"/>
        <w:numPr>
          <w:ilvl w:val="1"/>
          <w:numId w:val="1"/>
        </w:numPr>
        <w:ind w:right="0"/>
        <w:rPr>
          <w:rFonts w:eastAsia="Times New Roman" w:cs="David"/>
          <w:color w:val="auto"/>
          <w:szCs w:val="24"/>
        </w:rPr>
      </w:pPr>
      <w:r w:rsidRPr="00BE2C8C">
        <w:rPr>
          <w:rFonts w:eastAsia="Times New Roman" w:cs="David"/>
          <w:color w:val="auto"/>
          <w:szCs w:val="24"/>
          <w:rtl/>
        </w:rPr>
        <w:t>אשור המזמין למסמכים ו/או כל גורמים אחרים הקשורים בשירותי ה</w:t>
      </w:r>
      <w:r w:rsidRPr="00BE2C8C">
        <w:rPr>
          <w:rFonts w:eastAsia="Times New Roman" w:cs="David" w:hint="cs"/>
          <w:color w:val="auto"/>
          <w:szCs w:val="24"/>
          <w:rtl/>
        </w:rPr>
        <w:t>יועץ</w:t>
      </w:r>
      <w:r w:rsidRPr="00BE2C8C">
        <w:rPr>
          <w:rFonts w:eastAsia="Times New Roman" w:cs="David"/>
          <w:color w:val="auto"/>
          <w:szCs w:val="24"/>
          <w:rtl/>
        </w:rPr>
        <w:t xml:space="preserve"> ו/או מתן הוראות ל</w:t>
      </w:r>
      <w:r w:rsidRPr="00BE2C8C">
        <w:rPr>
          <w:rFonts w:eastAsia="Times New Roman" w:cs="David" w:hint="cs"/>
          <w:color w:val="auto"/>
          <w:szCs w:val="24"/>
          <w:rtl/>
        </w:rPr>
        <w:t>יועץ</w:t>
      </w:r>
      <w:r w:rsidRPr="00BE2C8C">
        <w:rPr>
          <w:rFonts w:eastAsia="Times New Roman" w:cs="David"/>
          <w:color w:val="auto"/>
          <w:szCs w:val="24"/>
          <w:rtl/>
        </w:rPr>
        <w:t xml:space="preserve"> אינו משחרר את ה</w:t>
      </w:r>
      <w:r w:rsidRPr="00BE2C8C">
        <w:rPr>
          <w:rFonts w:eastAsia="Times New Roman" w:cs="David" w:hint="cs"/>
          <w:color w:val="auto"/>
          <w:szCs w:val="24"/>
          <w:rtl/>
        </w:rPr>
        <w:t>יועץ</w:t>
      </w:r>
      <w:r w:rsidRPr="00BE2C8C">
        <w:rPr>
          <w:rFonts w:eastAsia="Times New Roman" w:cs="David"/>
          <w:color w:val="auto"/>
          <w:szCs w:val="24"/>
          <w:rtl/>
        </w:rPr>
        <w:t xml:space="preserve"> מאחריותו המלאה, ואין בו כדי להטיל על המזמין אחריות כלשהי.</w:t>
      </w:r>
    </w:p>
    <w:p w14:paraId="51D45D32" w14:textId="77777777" w:rsidR="008872EF" w:rsidRPr="00BE2C8C"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B082460" w14:textId="77777777" w:rsidR="008872EF" w:rsidRPr="00BE2C8C"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2684F37" w14:textId="77777777" w:rsidR="008872EF" w:rsidRPr="00BE2C8C"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BE2C8C">
        <w:rPr>
          <w:rFonts w:ascii="Times New Roman" w:eastAsia="Times New Roman" w:hAnsi="Times New Roman" w:cs="David" w:hint="cs"/>
          <w:b/>
          <w:bCs/>
          <w:sz w:val="20"/>
          <w:szCs w:val="24"/>
          <w:u w:val="single"/>
          <w:rtl/>
          <w:lang w:eastAsia="he-IL"/>
        </w:rPr>
        <w:t>ביטוח</w:t>
      </w:r>
    </w:p>
    <w:p w14:paraId="56B3D0BD" w14:textId="77777777" w:rsidR="008872EF" w:rsidRPr="00BE2C8C" w:rsidRDefault="008872EF" w:rsidP="008872E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sidRPr="00BE2C8C">
        <w:rPr>
          <w:rFonts w:ascii="Times New Roman" w:eastAsia="Times New Roman" w:hAnsi="Times New Roman" w:cs="David" w:hint="cs"/>
          <w:sz w:val="20"/>
          <w:szCs w:val="24"/>
          <w:rtl/>
          <w:lang w:eastAsia="he-IL"/>
        </w:rPr>
        <w:t>מבלי לגרוע מאחריות היועץ על פי הסכם זה או על פי כל דין, על המתכנן</w:t>
      </w:r>
      <w:r w:rsidRPr="00BE2C8C">
        <w:rPr>
          <w:rFonts w:ascii="Times New Roman" w:eastAsia="Times New Roman" w:hAnsi="Times New Roman" w:cs="David"/>
          <w:sz w:val="20"/>
          <w:szCs w:val="24"/>
          <w:rtl/>
          <w:lang w:eastAsia="he-IL"/>
        </w:rPr>
        <w:t xml:space="preserve"> </w:t>
      </w:r>
      <w:r w:rsidRPr="00BE2C8C">
        <w:rPr>
          <w:rFonts w:ascii="Times New Roman" w:eastAsia="Times New Roman" w:hAnsi="Times New Roman" w:cs="David" w:hint="cs"/>
          <w:sz w:val="20"/>
          <w:szCs w:val="24"/>
          <w:rtl/>
          <w:lang w:eastAsia="he-IL"/>
        </w:rPr>
        <w:t xml:space="preserve"> לערוך ולקיים, על חשבון המתכנן, למשך כל תקופת ההסכם וכל עוד אחריות המתכנן קיימת, את הביטוחים המפורטים במפרט ביטוחי היועץ המצורף להסכם זה </w:t>
      </w:r>
      <w:r w:rsidRPr="00BE2C8C">
        <w:rPr>
          <w:rFonts w:ascii="Times New Roman" w:eastAsia="Times New Roman" w:hAnsi="Times New Roman" w:cs="David" w:hint="eastAsia"/>
          <w:b/>
          <w:bCs/>
          <w:sz w:val="20"/>
          <w:szCs w:val="24"/>
          <w:u w:val="single"/>
          <w:rtl/>
          <w:lang w:eastAsia="he-IL"/>
        </w:rPr>
        <w:t>כ</w:t>
      </w:r>
      <w:r w:rsidRPr="00BE2C8C">
        <w:rPr>
          <w:rFonts w:ascii="Times New Roman" w:eastAsia="Times New Roman" w:hAnsi="Times New Roman" w:cs="David" w:hint="cs"/>
          <w:b/>
          <w:bCs/>
          <w:sz w:val="20"/>
          <w:szCs w:val="24"/>
          <w:u w:val="single"/>
          <w:rtl/>
          <w:lang w:eastAsia="he-IL"/>
        </w:rPr>
        <w:t xml:space="preserve">נספח </w:t>
      </w:r>
      <w:r w:rsidRPr="00BE2C8C">
        <w:rPr>
          <w:rFonts w:ascii="Times New Roman" w:eastAsia="Times New Roman" w:hAnsi="Times New Roman" w:cs="David" w:hint="eastAsia"/>
          <w:b/>
          <w:bCs/>
          <w:sz w:val="20"/>
          <w:szCs w:val="24"/>
          <w:u w:val="single"/>
          <w:rtl/>
          <w:lang w:eastAsia="he-IL"/>
        </w:rPr>
        <w:t>ז</w:t>
      </w:r>
      <w:r w:rsidRPr="00BE2C8C">
        <w:rPr>
          <w:rFonts w:ascii="Times New Roman" w:eastAsia="Times New Roman" w:hAnsi="Times New Roman" w:cs="David" w:hint="cs"/>
          <w:b/>
          <w:bCs/>
          <w:sz w:val="20"/>
          <w:szCs w:val="24"/>
          <w:u w:val="single"/>
          <w:rtl/>
          <w:lang w:eastAsia="he-IL"/>
        </w:rPr>
        <w:t>'</w:t>
      </w:r>
      <w:r w:rsidRPr="00BE2C8C">
        <w:rPr>
          <w:rFonts w:ascii="Times New Roman" w:eastAsia="Times New Roman" w:hAnsi="Times New Roman" w:cs="David" w:hint="cs"/>
          <w:sz w:val="20"/>
          <w:szCs w:val="24"/>
          <w:rtl/>
          <w:lang w:eastAsia="he-IL"/>
        </w:rPr>
        <w:t xml:space="preserve"> וכן אישור עריכת הביטוח המצורף להסכם זה כ</w:t>
      </w:r>
      <w:r w:rsidRPr="00BE2C8C">
        <w:rPr>
          <w:rFonts w:ascii="Times New Roman" w:eastAsia="Times New Roman" w:hAnsi="Times New Roman" w:cs="David" w:hint="cs"/>
          <w:b/>
          <w:bCs/>
          <w:sz w:val="20"/>
          <w:szCs w:val="24"/>
          <w:u w:val="single"/>
          <w:rtl/>
          <w:lang w:eastAsia="he-IL"/>
        </w:rPr>
        <w:t>נספח ז1'</w:t>
      </w:r>
      <w:r w:rsidRPr="00BE2C8C">
        <w:rPr>
          <w:rFonts w:ascii="Times New Roman" w:eastAsia="Times New Roman" w:hAnsi="Times New Roman" w:cs="David" w:hint="cs"/>
          <w:sz w:val="20"/>
          <w:szCs w:val="24"/>
          <w:rtl/>
          <w:lang w:eastAsia="he-IL"/>
        </w:rPr>
        <w:t>,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BE2C8C">
        <w:rPr>
          <w:rFonts w:ascii="Times New Roman" w:eastAsia="Times New Roman" w:hAnsi="Times New Roman" w:cs="David"/>
          <w:sz w:val="20"/>
          <w:szCs w:val="24"/>
          <w:rtl/>
          <w:lang w:eastAsia="he-IL"/>
        </w:rPr>
        <w:t xml:space="preserve"> </w:t>
      </w:r>
      <w:r w:rsidRPr="00BE2C8C">
        <w:rPr>
          <w:rFonts w:ascii="Times New Roman" w:eastAsia="Times New Roman" w:hAnsi="Times New Roman" w:cs="David" w:hint="cs"/>
          <w:sz w:val="20"/>
          <w:szCs w:val="24"/>
          <w:rtl/>
          <w:lang w:eastAsia="he-IL"/>
        </w:rPr>
        <w:t>שלא לערוך את הביטוח המצוין בסעיף א' לאישור עריכת הביטוח.</w:t>
      </w:r>
    </w:p>
    <w:p w14:paraId="4B5BC1BE"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A24831F"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5C701B9"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lastRenderedPageBreak/>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p>
    <w:p w14:paraId="3E99D84B"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2F0B9707"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p>
    <w:p w14:paraId="6AADC2F4"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כל דין, וזאת בין אם דרשו עריכת שינויים כמפורט לעיל ובין אם לאו, בין אם בדקו את אישור עריכת הביטוחים ובין אם לאו.</w:t>
      </w:r>
    </w:p>
    <w:p w14:paraId="271CFB8F"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t>
      </w:r>
    </w:p>
    <w:p w14:paraId="1DEB6C87"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 xml:space="preserve">אם לדעת היועץ יש צורך בעריכת ביטוחים נוספים או משלימים לביטוחי היועץ, על היועץ לערוך ולקיים את הביטוחים הנוספים או המשלימים כאמור. </w:t>
      </w:r>
    </w:p>
    <w:p w14:paraId="6BAF26C5"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96F4875"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14:paraId="7D3B71C3"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ההיועץ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C884E0F"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lastRenderedPageBreak/>
        <w:t>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כל דין.</w:t>
      </w:r>
    </w:p>
    <w:p w14:paraId="442777FB"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E2C8C">
        <w:rPr>
          <w:rFonts w:ascii="Times New Roman" w:eastAsia="Times New Roman" w:hAnsi="Times New Roman" w:cs="David" w:hint="cs"/>
          <w:sz w:val="20"/>
          <w:szCs w:val="24"/>
          <w:rtl/>
          <w:lang w:eastAsia="he-IL"/>
        </w:rPr>
        <w: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932ACA1" w14:textId="77777777" w:rsidR="008872EF" w:rsidRPr="00BE2C8C"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sz w:val="20"/>
          <w:szCs w:val="24"/>
          <w:rtl/>
          <w:lang w:eastAsia="he-IL"/>
        </w:rPr>
        <w:t>הפרת סעיף זה על כל תנאיו תיחשב להפרה יסודית של ההסכם.</w:t>
      </w:r>
    </w:p>
    <w:p w14:paraId="68156B29"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u w:val="single"/>
          <w:rtl/>
          <w:lang w:eastAsia="he-IL"/>
        </w:rPr>
        <w:t>אספקת תכניות</w:t>
      </w:r>
    </w:p>
    <w:p w14:paraId="18BCF976"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בכל עת במהלך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 וכן בתקופת הבדק של העבודות</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BE2C8C">
        <w:rPr>
          <w:rFonts w:ascii="Times New Roman" w:eastAsia="Times New Roman" w:hAnsi="Times New Roman" w:cs="David"/>
          <w:b/>
          <w:bCs/>
          <w:sz w:val="24"/>
          <w:szCs w:val="24"/>
          <w:rtl/>
          <w:lang w:eastAsia="he-IL"/>
        </w:rPr>
        <w:t>ח'</w:t>
      </w:r>
      <w:r w:rsidRPr="00BE2C8C">
        <w:rPr>
          <w:rFonts w:ascii="Times New Roman" w:eastAsia="Times New Roman" w:hAnsi="Times New Roman" w:cs="David"/>
          <w:sz w:val="24"/>
          <w:szCs w:val="24"/>
          <w:rtl/>
          <w:lang w:eastAsia="he-IL"/>
        </w:rPr>
        <w:t xml:space="preserve"> לחוזה זה, ובמידה והדרישה מתייחסת לתכניות שאינ</w:t>
      </w:r>
      <w:r w:rsidRPr="00BE2C8C">
        <w:rPr>
          <w:rFonts w:ascii="Times New Roman" w:eastAsia="Times New Roman" w:hAnsi="Times New Roman" w:cs="David" w:hint="cs"/>
          <w:sz w:val="24"/>
          <w:szCs w:val="24"/>
          <w:rtl/>
          <w:lang w:eastAsia="he-IL"/>
        </w:rPr>
        <w:t>ן</w:t>
      </w:r>
      <w:r w:rsidRPr="00BE2C8C">
        <w:rPr>
          <w:rFonts w:ascii="Times New Roman" w:eastAsia="Times New Roman" w:hAnsi="Times New Roman" w:cs="David"/>
          <w:sz w:val="24"/>
          <w:szCs w:val="24"/>
          <w:rtl/>
          <w:lang w:eastAsia="he-IL"/>
        </w:rPr>
        <w:t xml:space="preserve"> בידו</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יערכ</w:t>
      </w:r>
      <w:r w:rsidRPr="00BE2C8C">
        <w:rPr>
          <w:rFonts w:ascii="Times New Roman" w:eastAsia="Times New Roman" w:hAnsi="Times New Roman" w:cs="David" w:hint="cs"/>
          <w:sz w:val="24"/>
          <w:szCs w:val="24"/>
          <w:rtl/>
          <w:lang w:eastAsia="he-IL"/>
        </w:rPr>
        <w:t>ן</w:t>
      </w:r>
      <w:r w:rsidRPr="00BE2C8C">
        <w:rPr>
          <w:rFonts w:ascii="Times New Roman" w:eastAsia="Times New Roman" w:hAnsi="Times New Roman" w:cs="David"/>
          <w:sz w:val="24"/>
          <w:szCs w:val="24"/>
          <w:rtl/>
          <w:lang w:eastAsia="he-IL"/>
        </w:rPr>
        <w:t xml:space="preserve"> היועץ בהקדם האפשרי וימסר</w:t>
      </w:r>
      <w:r w:rsidRPr="00BE2C8C">
        <w:rPr>
          <w:rFonts w:ascii="Times New Roman" w:eastAsia="Times New Roman" w:hAnsi="Times New Roman" w:cs="David" w:hint="cs"/>
          <w:sz w:val="24"/>
          <w:szCs w:val="24"/>
          <w:rtl/>
          <w:lang w:eastAsia="he-IL"/>
        </w:rPr>
        <w:t>ן</w:t>
      </w:r>
      <w:r w:rsidRPr="00BE2C8C">
        <w:rPr>
          <w:rFonts w:ascii="Times New Roman" w:eastAsia="Times New Roman" w:hAnsi="Times New Roman" w:cs="David"/>
          <w:sz w:val="24"/>
          <w:szCs w:val="24"/>
          <w:rtl/>
          <w:lang w:eastAsia="he-IL"/>
        </w:rPr>
        <w:t xml:space="preserve"> למזמין.</w:t>
      </w:r>
    </w:p>
    <w:p w14:paraId="24BAD71F"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עם גמר שרותי </w:t>
      </w:r>
      <w:r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צוע הסופי בשטח </w:t>
      </w:r>
      <w:r w:rsidRPr="00BE2C8C">
        <w:rPr>
          <w:rFonts w:ascii="Times New Roman" w:eastAsia="Times New Roman" w:hAnsi="Times New Roman" w:cs="David"/>
          <w:sz w:val="24"/>
          <w:szCs w:val="24"/>
          <w:lang w:eastAsia="he-IL"/>
        </w:rPr>
        <w:t>(AS MADE)</w:t>
      </w:r>
      <w:r w:rsidRPr="00BE2C8C">
        <w:rPr>
          <w:rFonts w:ascii="Times New Roman" w:eastAsia="Times New Roman" w:hAnsi="Times New Roman" w:cs="David"/>
          <w:sz w:val="24"/>
          <w:szCs w:val="24"/>
          <w:rtl/>
          <w:lang w:eastAsia="he-IL"/>
        </w:rPr>
        <w:t xml:space="preserve">, למעט שינויי דיירים, </w:t>
      </w:r>
      <w:r w:rsidRPr="00BE2C8C">
        <w:rPr>
          <w:rFonts w:ascii="Times New Roman" w:eastAsia="Times New Roman" w:hAnsi="Times New Roman" w:cs="David" w:hint="cs"/>
          <w:sz w:val="24"/>
          <w:szCs w:val="24"/>
          <w:rtl/>
          <w:lang w:eastAsia="he-IL"/>
        </w:rPr>
        <w:t xml:space="preserve">וקבצים </w:t>
      </w:r>
      <w:r w:rsidRPr="00BE2C8C">
        <w:rPr>
          <w:rFonts w:ascii="Times New Roman" w:eastAsia="Times New Roman" w:hAnsi="Times New Roman" w:cs="David"/>
          <w:sz w:val="24"/>
          <w:szCs w:val="24"/>
          <w:rtl/>
          <w:lang w:eastAsia="he-IL"/>
        </w:rPr>
        <w:t>המכילים את התכנון במדיה ממוחשבת.</w:t>
      </w:r>
    </w:p>
    <w:p w14:paraId="2EDB7D08"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BE2C8C">
        <w:rPr>
          <w:rFonts w:ascii="Times New Roman" w:eastAsia="Times New Roman" w:hAnsi="Times New Roman" w:cs="David" w:hint="cs"/>
          <w:sz w:val="24"/>
          <w:szCs w:val="24"/>
          <w:rtl/>
          <w:lang w:eastAsia="he-IL"/>
        </w:rPr>
        <w:t>הקבצים</w:t>
      </w:r>
      <w:r w:rsidRPr="00BE2C8C">
        <w:rPr>
          <w:rFonts w:ascii="Times New Roman" w:eastAsia="Times New Roman" w:hAnsi="Times New Roman" w:cs="David"/>
          <w:sz w:val="24"/>
          <w:szCs w:val="24"/>
          <w:rtl/>
          <w:lang w:eastAsia="he-IL"/>
        </w:rPr>
        <w:t xml:space="preserve"> כשה</w:t>
      </w:r>
      <w:r w:rsidRPr="00BE2C8C">
        <w:rPr>
          <w:rFonts w:ascii="Times New Roman" w:eastAsia="Times New Roman" w:hAnsi="Times New Roman" w:cs="David" w:hint="cs"/>
          <w:sz w:val="24"/>
          <w:szCs w:val="24"/>
          <w:rtl/>
          <w:lang w:eastAsia="he-IL"/>
        </w:rPr>
        <w:t>ם</w:t>
      </w:r>
      <w:r w:rsidRPr="00BE2C8C">
        <w:rPr>
          <w:rFonts w:ascii="Times New Roman" w:eastAsia="Times New Roman" w:hAnsi="Times New Roman" w:cs="David"/>
          <w:sz w:val="24"/>
          <w:szCs w:val="24"/>
          <w:rtl/>
          <w:lang w:eastAsia="he-IL"/>
        </w:rPr>
        <w:t xml:space="preserve"> מעודכנ</w:t>
      </w:r>
      <w:r w:rsidRPr="00BE2C8C">
        <w:rPr>
          <w:rFonts w:ascii="Times New Roman" w:eastAsia="Times New Roman" w:hAnsi="Times New Roman" w:cs="David" w:hint="cs"/>
          <w:sz w:val="24"/>
          <w:szCs w:val="24"/>
          <w:rtl/>
          <w:lang w:eastAsia="he-IL"/>
        </w:rPr>
        <w:t>ים</w:t>
      </w:r>
      <w:r w:rsidRPr="00BE2C8C">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35585B4C"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כמו כן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9B33FB7"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היועץ לא יהיה זכאי לכל תשלום נוסף בעד תכניות שימסור למזמין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סעיף 10 זה.</w:t>
      </w:r>
    </w:p>
    <w:p w14:paraId="0C9FFF70" w14:textId="77777777" w:rsidR="006D2AE3" w:rsidRPr="00BE2C8C"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זכות הקניין בכל התכניות שייכת למזמין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ובלבד ששולם שכר היועץ בהתאם להוראות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חל גם לגבי זכות היוצרים, </w:t>
      </w:r>
      <w:r w:rsidRPr="00BE2C8C">
        <w:rPr>
          <w:rFonts w:ascii="Times New Roman" w:eastAsia="Times New Roman" w:hAnsi="Times New Roman" w:cs="David"/>
          <w:sz w:val="24"/>
          <w:szCs w:val="24"/>
          <w:rtl/>
          <w:lang w:eastAsia="he-IL"/>
        </w:rPr>
        <w:lastRenderedPageBreak/>
        <w:t>במידה וקיימת, בכל עבודות שבוצעו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711728C0" w14:textId="77777777" w:rsidR="006D2AE3" w:rsidRPr="00BE2C8C"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u w:val="single"/>
          <w:rtl/>
          <w:lang w:eastAsia="he-IL"/>
        </w:rPr>
        <w:t>מעמד היועץ</w:t>
      </w:r>
    </w:p>
    <w:p w14:paraId="20834F61"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מוסכם ומובהר על ידי הצדדים לחוזה 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BE2C8C">
        <w:rPr>
          <w:rFonts w:ascii="Times New Roman" w:eastAsia="Times New Roman" w:hAnsi="Times New Roman" w:cs="David" w:hint="cs"/>
          <w:sz w:val="24"/>
          <w:szCs w:val="24"/>
          <w:rtl/>
          <w:lang w:eastAsia="he-IL"/>
        </w:rPr>
        <w:t xml:space="preserve"> של היועץ</w:t>
      </w:r>
      <w:r w:rsidRPr="00BE2C8C">
        <w:rPr>
          <w:rFonts w:ascii="Times New Roman" w:eastAsia="Times New Roman" w:hAnsi="Times New Roman" w:cs="David"/>
          <w:sz w:val="24"/>
          <w:szCs w:val="24"/>
          <w:rtl/>
          <w:lang w:eastAsia="he-IL"/>
        </w:rPr>
        <w:t>.</w:t>
      </w:r>
    </w:p>
    <w:p w14:paraId="6888F901"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 xml:space="preserve">אין ולא יהיו יחסי עובד-מעביד בין המזמין ובין היועץ ו/או </w:t>
      </w:r>
      <w:r w:rsidRPr="00BE2C8C">
        <w:rPr>
          <w:rFonts w:ascii="Times New Roman" w:eastAsia="Times New Roman" w:hAnsi="Times New Roman" w:cs="David" w:hint="cs"/>
          <w:sz w:val="24"/>
          <w:szCs w:val="24"/>
          <w:rtl/>
          <w:lang w:eastAsia="he-IL"/>
        </w:rPr>
        <w:t>מי מטעמו ו</w:t>
      </w:r>
      <w:r w:rsidRPr="00BE2C8C">
        <w:rPr>
          <w:rFonts w:ascii="Times New Roman" w:eastAsia="Times New Roman" w:hAnsi="Times New Roman" w:cs="David"/>
          <w:sz w:val="24"/>
          <w:szCs w:val="24"/>
          <w:rtl/>
          <w:lang w:eastAsia="he-IL"/>
        </w:rPr>
        <w:t xml:space="preserve">בין המזמין לבין עובדי </w:t>
      </w:r>
      <w:r w:rsidRPr="00BE2C8C">
        <w:rPr>
          <w:rFonts w:ascii="Times New Roman" w:eastAsia="Times New Roman" w:hAnsi="Times New Roman" w:cs="David" w:hint="cs"/>
          <w:sz w:val="24"/>
          <w:szCs w:val="24"/>
          <w:rtl/>
          <w:lang w:eastAsia="he-IL"/>
        </w:rPr>
        <w:t xml:space="preserve"> היועץ ו/או מי מטעמיהם</w:t>
      </w:r>
      <w:r w:rsidRPr="00BE2C8C">
        <w:rPr>
          <w:rFonts w:ascii="Times New Roman" w:eastAsia="Times New Roman" w:hAnsi="Times New Roman" w:cs="David"/>
          <w:sz w:val="24"/>
          <w:szCs w:val="24"/>
          <w:rtl/>
          <w:lang w:eastAsia="he-IL"/>
        </w:rPr>
        <w:t xml:space="preserve"> ואין בהוראות חוזה 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כדי ליצור בין היועץ ו/או מי מעובדיו</w:t>
      </w:r>
      <w:r w:rsidRPr="00BE2C8C">
        <w:rPr>
          <w:rFonts w:ascii="Times New Roman" w:eastAsia="Times New Roman" w:hAnsi="Times New Roman" w:cs="David" w:hint="cs"/>
          <w:sz w:val="24"/>
          <w:szCs w:val="24"/>
          <w:rtl/>
          <w:lang w:eastAsia="he-IL"/>
        </w:rPr>
        <w:t xml:space="preserve"> ו/או מי מטעמו</w:t>
      </w:r>
      <w:r w:rsidRPr="00BE2C8C">
        <w:rPr>
          <w:rFonts w:ascii="Times New Roman" w:eastAsia="Times New Roman" w:hAnsi="Times New Roman" w:cs="David"/>
          <w:sz w:val="24"/>
          <w:szCs w:val="24"/>
          <w:rtl/>
          <w:lang w:eastAsia="he-IL"/>
        </w:rPr>
        <w:t xml:space="preserve"> לבין המזמין ו/או המנהל ו/או מי מטעמו יחסי עובד מעביד, לכל ענין ודבר. בכלל 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מוסכם ומובהר בין הצדדים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היועץ ו/או עובדיו לא יהיו זכאים כלפי המזמין לכל זכות החלה ע</w:t>
      </w:r>
      <w:r w:rsidRPr="00BE2C8C">
        <w:rPr>
          <w:rFonts w:ascii="Times New Roman" w:eastAsia="Times New Roman" w:hAnsi="Times New Roman" w:cs="David" w:hint="cs"/>
          <w:sz w:val="24"/>
          <w:szCs w:val="24"/>
          <w:rtl/>
          <w:lang w:eastAsia="he-IL"/>
        </w:rPr>
        <w:t>ל פ</w:t>
      </w:r>
      <w:r w:rsidRPr="00BE2C8C">
        <w:rPr>
          <w:rFonts w:ascii="Times New Roman" w:eastAsia="Times New Roman" w:hAnsi="Times New Roman" w:cs="David"/>
          <w:sz w:val="24"/>
          <w:szCs w:val="24"/>
          <w:rtl/>
          <w:lang w:eastAsia="he-IL"/>
        </w:rPr>
        <w:t>י הדין ו/או מכח צו הרחבה ו/או מכח הסכם כלשהו על עובד</w:t>
      </w:r>
      <w:r w:rsidRPr="00BE2C8C">
        <w:rPr>
          <w:rFonts w:ascii="Times New Roman" w:eastAsia="Times New Roman" w:hAnsi="Times New Roman" w:cs="David" w:hint="cs"/>
          <w:sz w:val="24"/>
          <w:szCs w:val="24"/>
          <w:rtl/>
          <w:lang w:eastAsia="he-IL"/>
        </w:rPr>
        <w:t>.</w:t>
      </w:r>
    </w:p>
    <w:p w14:paraId="69C5811D"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מוסכם בזה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היועץ ו/או עובדיו</w:t>
      </w:r>
      <w:r w:rsidRPr="00BE2C8C">
        <w:rPr>
          <w:rFonts w:ascii="Times New Roman" w:eastAsia="Times New Roman" w:hAnsi="Times New Roman" w:cs="David" w:hint="cs"/>
          <w:sz w:val="24"/>
          <w:szCs w:val="24"/>
          <w:rtl/>
          <w:lang w:eastAsia="he-IL"/>
        </w:rPr>
        <w:t xml:space="preserve"> ו/או שלוחיו ו/או אחר מטעמו או מטעמם של אלו</w:t>
      </w:r>
      <w:r w:rsidRPr="00BE2C8C">
        <w:rPr>
          <w:rFonts w:ascii="Times New Roman" w:eastAsia="Times New Roman" w:hAnsi="Times New Roman" w:cs="David"/>
          <w:sz w:val="24"/>
          <w:szCs w:val="24"/>
          <w:rtl/>
          <w:lang w:eastAsia="he-IL"/>
        </w:rPr>
        <w:t xml:space="preserve"> מוותרים על כל טענות ו/או</w:t>
      </w:r>
      <w:r w:rsidRPr="00BE2C8C">
        <w:rPr>
          <w:rFonts w:ascii="Times New Roman" w:eastAsia="Times New Roman" w:hAnsi="Times New Roman" w:cs="David" w:hint="cs"/>
          <w:sz w:val="24"/>
          <w:szCs w:val="24"/>
          <w:rtl/>
          <w:lang w:eastAsia="he-IL"/>
        </w:rPr>
        <w:t xml:space="preserve"> דרישות ו/או תלונות ו/או</w:t>
      </w:r>
      <w:r w:rsidRPr="00BE2C8C">
        <w:rPr>
          <w:rFonts w:ascii="Times New Roman" w:eastAsia="Times New Roman" w:hAnsi="Times New Roman" w:cs="David"/>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8F72900"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מצהיר ומתחייב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w:t>
      </w:r>
      <w:r w:rsidRPr="00BE2C8C">
        <w:rPr>
          <w:rFonts w:ascii="Times New Roman" w:eastAsia="Times New Roman" w:hAnsi="Times New Roman" w:cs="David" w:hint="cs"/>
          <w:sz w:val="24"/>
          <w:szCs w:val="24"/>
          <w:rtl/>
          <w:lang w:eastAsia="he-IL"/>
        </w:rPr>
        <w:t>ייש</w:t>
      </w:r>
      <w:r w:rsidRPr="00BE2C8C">
        <w:rPr>
          <w:rFonts w:ascii="Times New Roman" w:eastAsia="Times New Roman" w:hAnsi="Times New Roman" w:cs="David" w:hint="eastAsia"/>
          <w:sz w:val="24"/>
          <w:szCs w:val="24"/>
          <w:rtl/>
          <w:lang w:eastAsia="he-IL"/>
        </w:rPr>
        <w:t>א</w:t>
      </w:r>
      <w:r w:rsidRPr="00BE2C8C">
        <w:rPr>
          <w:rFonts w:ascii="Times New Roman" w:eastAsia="Times New Roman" w:hAnsi="Times New Roman" w:cs="David"/>
          <w:sz w:val="24"/>
          <w:szCs w:val="24"/>
          <w:rtl/>
          <w:lang w:eastAsia="he-IL"/>
        </w:rPr>
        <w:t xml:space="preserve"> לבדו בכל התשלומים ו/או המסים ו/או תשלומי חובה אחרים, החלים ו/או שיחולו על היועץ ו/או עובדי היועץ בגין מתן השירותים ו/או בגין התקבולים שיקבל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חוזה 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ובכלל 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תשלומי מס הכנסה והב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טוח הלאומי שהוא חב בגין מתן שרותי היועץ.</w:t>
      </w:r>
    </w:p>
    <w:p w14:paraId="1CECBB52"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היועץ </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טוח לאומי, תשלומים לקרנות איגודים מקצוע</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0DAF5DB"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מבלי לגרוע מ</w:t>
      </w:r>
      <w:r w:rsidRPr="00BE2C8C">
        <w:rPr>
          <w:rFonts w:ascii="Times New Roman" w:eastAsia="Times New Roman" w:hAnsi="Times New Roman" w:cs="David" w:hint="cs"/>
          <w:sz w:val="24"/>
          <w:szCs w:val="24"/>
          <w:rtl/>
          <w:lang w:eastAsia="he-IL"/>
        </w:rPr>
        <w:t xml:space="preserve">כלליות </w:t>
      </w:r>
      <w:r w:rsidRPr="00BE2C8C">
        <w:rPr>
          <w:rFonts w:ascii="Times New Roman" w:eastAsia="Times New Roman" w:hAnsi="Times New Roman" w:cs="David"/>
          <w:sz w:val="24"/>
          <w:szCs w:val="24"/>
          <w:rtl/>
          <w:lang w:eastAsia="he-IL"/>
        </w:rPr>
        <w:t>האמור לעיל, היועץ מצהיר ומתחייב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אם י</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דרש המזמין על ידי היועץ ו/או על ידי מי מ</w:t>
      </w:r>
      <w:r w:rsidRPr="00BE2C8C">
        <w:rPr>
          <w:rFonts w:ascii="Times New Roman" w:eastAsia="Times New Roman" w:hAnsi="Times New Roman" w:cs="David" w:hint="cs"/>
          <w:sz w:val="24"/>
          <w:szCs w:val="24"/>
          <w:rtl/>
          <w:lang w:eastAsia="he-IL"/>
        </w:rPr>
        <w:t>שלוחיו ו/או עובדיו</w:t>
      </w:r>
      <w:r w:rsidRPr="00BE2C8C">
        <w:rPr>
          <w:rFonts w:ascii="Times New Roman" w:eastAsia="Times New Roman" w:hAnsi="Times New Roman" w:cs="David"/>
          <w:sz w:val="24"/>
          <w:szCs w:val="24"/>
          <w:rtl/>
          <w:lang w:eastAsia="he-IL"/>
        </w:rPr>
        <w:t xml:space="preserve"> ו/או</w:t>
      </w:r>
      <w:r w:rsidRPr="00BE2C8C">
        <w:rPr>
          <w:rFonts w:ascii="Times New Roman" w:eastAsia="Times New Roman" w:hAnsi="Times New Roman" w:cs="David" w:hint="cs"/>
          <w:sz w:val="24"/>
          <w:szCs w:val="24"/>
          <w:rtl/>
          <w:lang w:eastAsia="he-IL"/>
        </w:rPr>
        <w:t xml:space="preserve"> אחר מטעמו ו/או</w:t>
      </w:r>
      <w:r w:rsidRPr="00BE2C8C">
        <w:rPr>
          <w:rFonts w:ascii="Times New Roman" w:eastAsia="Times New Roman" w:hAnsi="Times New Roman" w:cs="David"/>
          <w:sz w:val="24"/>
          <w:szCs w:val="24"/>
          <w:rtl/>
          <w:lang w:eastAsia="he-IL"/>
        </w:rPr>
        <w:t xml:space="preserve"> על ידי כל צד ג' לשאת בתשלום ו/או הוצאה ו/או עלות</w:t>
      </w:r>
      <w:r w:rsidRPr="00BE2C8C">
        <w:rPr>
          <w:rFonts w:ascii="Times New Roman" w:eastAsia="Times New Roman" w:hAnsi="Times New Roman" w:cs="David" w:hint="cs"/>
          <w:sz w:val="24"/>
          <w:szCs w:val="24"/>
          <w:rtl/>
          <w:lang w:eastAsia="he-IL"/>
        </w:rPr>
        <w:t xml:space="preserve"> ו/או פיצוי ו/או שיפוי</w:t>
      </w:r>
      <w:r w:rsidRPr="00BE2C8C">
        <w:rPr>
          <w:rFonts w:ascii="Times New Roman" w:eastAsia="Times New Roman" w:hAnsi="Times New Roman" w:cs="David"/>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E2C8C">
        <w:rPr>
          <w:rFonts w:ascii="Times New Roman" w:eastAsia="Times New Roman" w:hAnsi="Times New Roman" w:cs="David" w:hint="cs"/>
          <w:sz w:val="24"/>
          <w:szCs w:val="24"/>
          <w:rtl/>
          <w:lang w:eastAsia="he-IL"/>
        </w:rPr>
        <w:t xml:space="preserve"> ו/או פיצוי ו/או שיפוי</w:t>
      </w:r>
      <w:r w:rsidRPr="00BE2C8C">
        <w:rPr>
          <w:rFonts w:ascii="Times New Roman" w:eastAsia="Times New Roman" w:hAnsi="Times New Roman" w:cs="David"/>
          <w:sz w:val="24"/>
          <w:szCs w:val="24"/>
          <w:rtl/>
          <w:lang w:eastAsia="he-IL"/>
        </w:rPr>
        <w:t xml:space="preserve"> כלשהם כאמור, אזי ישפה היועץ את המזמין מיד עם דרישתו הראשונה של המזמין, בגין כל תשלום ו/או הוצאה ו/או עלות</w:t>
      </w:r>
      <w:r w:rsidRPr="00BE2C8C">
        <w:rPr>
          <w:rFonts w:ascii="Times New Roman" w:eastAsia="Times New Roman" w:hAnsi="Times New Roman" w:cs="David" w:hint="cs"/>
          <w:sz w:val="24"/>
          <w:szCs w:val="24"/>
          <w:rtl/>
          <w:lang w:eastAsia="he-IL"/>
        </w:rPr>
        <w:t xml:space="preserve"> ו/או פיצוי ו/או שיפוי</w:t>
      </w:r>
      <w:r w:rsidRPr="00BE2C8C">
        <w:rPr>
          <w:rFonts w:ascii="Times New Roman" w:eastAsia="Times New Roman" w:hAnsi="Times New Roman" w:cs="David"/>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ייחשב </w:t>
      </w:r>
      <w:r w:rsidRPr="00BE2C8C">
        <w:rPr>
          <w:rFonts w:ascii="Times New Roman" w:eastAsia="Times New Roman" w:hAnsi="Times New Roman" w:cs="David" w:hint="cs"/>
          <w:sz w:val="24"/>
          <w:szCs w:val="24"/>
          <w:rtl/>
          <w:lang w:eastAsia="he-IL"/>
        </w:rPr>
        <w:t>כ</w:t>
      </w:r>
      <w:r w:rsidRPr="00BE2C8C">
        <w:rPr>
          <w:rFonts w:ascii="Times New Roman" w:eastAsia="Times New Roman" w:hAnsi="Times New Roman" w:cs="David"/>
          <w:sz w:val="24"/>
          <w:szCs w:val="24"/>
          <w:rtl/>
          <w:lang w:eastAsia="he-IL"/>
        </w:rPr>
        <w:t>חוב המגיע למזמין מאת היועץ על פי הוראות חוזה זה, אשר המזמין רשאי לקזז בגינו סכומים ע"ח התמורה המגיעה ליועץ.</w:t>
      </w:r>
    </w:p>
    <w:p w14:paraId="2B16ADD3" w14:textId="77777777" w:rsidR="006D2AE3" w:rsidRPr="00BE2C8C"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בשים לב לאמור לעיל, אם יקבע פורום מוסמך כלשהו</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נתקיימו </w:t>
      </w:r>
      <w:r w:rsidRPr="00BE2C8C">
        <w:rPr>
          <w:rFonts w:ascii="Times New Roman" w:eastAsia="Times New Roman" w:hAnsi="Times New Roman" w:cs="David"/>
          <w:sz w:val="24"/>
          <w:szCs w:val="24"/>
          <w:rtl/>
          <w:lang w:eastAsia="he-IL"/>
        </w:rPr>
        <w:lastRenderedPageBreak/>
        <w:t>יחסי עובד ומעביד בין היועץ ו/או מי מעובדיו</w:t>
      </w:r>
      <w:r w:rsidRPr="00BE2C8C">
        <w:rPr>
          <w:rFonts w:ascii="Times New Roman" w:eastAsia="Times New Roman" w:hAnsi="Times New Roman" w:cs="David" w:hint="cs"/>
          <w:sz w:val="24"/>
          <w:szCs w:val="24"/>
          <w:rtl/>
          <w:lang w:eastAsia="he-IL"/>
        </w:rPr>
        <w:t xml:space="preserve"> ו/או מי משלוחיו ו/או אחר מטעמו</w:t>
      </w:r>
      <w:r w:rsidRPr="00BE2C8C">
        <w:rPr>
          <w:rFonts w:ascii="Times New Roman" w:eastAsia="Times New Roman" w:hAnsi="Times New Roman" w:cs="David"/>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E2C8C">
        <w:rPr>
          <w:rFonts w:ascii="Times New Roman" w:eastAsia="Times New Roman" w:hAnsi="Times New Roman" w:cs="David" w:hint="cs"/>
          <w:sz w:val="24"/>
          <w:szCs w:val="24"/>
          <w:rtl/>
          <w:lang w:eastAsia="he-IL"/>
        </w:rPr>
        <w:t>.</w:t>
      </w:r>
    </w:p>
    <w:p w14:paraId="20173446" w14:textId="77777777" w:rsidR="006D2AE3" w:rsidRPr="00BE2C8C"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BE2C8C">
        <w:rPr>
          <w:rFonts w:ascii="Times New Roman" w:eastAsia="Times New Roman" w:hAnsi="Times New Roman" w:cs="David"/>
          <w:bCs/>
          <w:sz w:val="24"/>
          <w:szCs w:val="24"/>
          <w:u w:val="single"/>
          <w:rtl/>
          <w:lang w:eastAsia="he-IL"/>
        </w:rPr>
        <w:t>הבאת החוזה לגמר או ביטולו</w:t>
      </w:r>
    </w:p>
    <w:p w14:paraId="353D12E2"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030A3D73" w14:textId="77777777" w:rsidR="006D2AE3" w:rsidRPr="00BE2C8C"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על אף האמור בכל מקום אחר בחוזה </w:t>
      </w:r>
      <w:r w:rsidRPr="00BE2C8C">
        <w:rPr>
          <w:rFonts w:ascii="Times New Roman" w:eastAsia="Times New Roman" w:hAnsi="Times New Roman" w:cs="David" w:hint="cs"/>
          <w:sz w:val="24"/>
          <w:szCs w:val="24"/>
          <w:rtl/>
          <w:lang w:eastAsia="he-IL"/>
        </w:rPr>
        <w:t xml:space="preserve">זה על נספחיו, </w:t>
      </w:r>
      <w:r w:rsidRPr="00BE2C8C">
        <w:rPr>
          <w:rFonts w:ascii="Times New Roman" w:eastAsia="Times New Roman" w:hAnsi="Times New Roman" w:cs="David"/>
          <w:sz w:val="24"/>
          <w:szCs w:val="24"/>
          <w:rtl/>
          <w:lang w:eastAsia="he-IL"/>
        </w:rPr>
        <w:t>רשאי המזמין, לפי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BE2C8C">
        <w:rPr>
          <w:rFonts w:ascii="Times New Roman" w:eastAsia="Times New Roman" w:hAnsi="Times New Roman" w:cs="David" w:hint="cs"/>
          <w:sz w:val="24"/>
          <w:szCs w:val="24"/>
          <w:rtl/>
          <w:lang w:eastAsia="he-IL"/>
        </w:rPr>
        <w:t>-7</w:t>
      </w:r>
      <w:r w:rsidRPr="00BE2C8C">
        <w:rPr>
          <w:rFonts w:ascii="Times New Roman" w:eastAsia="Times New Roman" w:hAnsi="Times New Roman" w:cs="David"/>
          <w:sz w:val="24"/>
          <w:szCs w:val="24"/>
          <w:rtl/>
          <w:lang w:eastAsia="he-IL"/>
        </w:rPr>
        <w:t xml:space="preserve"> י</w:t>
      </w:r>
      <w:r w:rsidRPr="00BE2C8C">
        <w:rPr>
          <w:rFonts w:ascii="Times New Roman" w:eastAsia="Times New Roman" w:hAnsi="Times New Roman" w:cs="David" w:hint="cs"/>
          <w:sz w:val="24"/>
          <w:szCs w:val="24"/>
          <w:rtl/>
          <w:lang w:eastAsia="he-IL"/>
        </w:rPr>
        <w:t>מים</w:t>
      </w:r>
      <w:r w:rsidRPr="00BE2C8C">
        <w:rPr>
          <w:rFonts w:ascii="Times New Roman" w:eastAsia="Times New Roman" w:hAnsi="Times New Roman" w:cs="David"/>
          <w:sz w:val="24"/>
          <w:szCs w:val="24"/>
          <w:rtl/>
          <w:lang w:eastAsia="he-IL"/>
        </w:rPr>
        <w:t xml:space="preserve"> מיום משלוחה (להלן: "</w:t>
      </w:r>
      <w:r w:rsidRPr="00BE2C8C">
        <w:rPr>
          <w:rFonts w:ascii="Times New Roman" w:eastAsia="Times New Roman" w:hAnsi="Times New Roman" w:cs="David"/>
          <w:b/>
          <w:bCs/>
          <w:sz w:val="24"/>
          <w:szCs w:val="24"/>
          <w:rtl/>
          <w:lang w:eastAsia="he-IL"/>
        </w:rPr>
        <w:t>תאריך הפסקת השרות</w:t>
      </w:r>
      <w:r w:rsidRPr="00BE2C8C">
        <w:rPr>
          <w:rFonts w:ascii="Times New Roman" w:eastAsia="Times New Roman" w:hAnsi="Times New Roman" w:cs="David"/>
          <w:sz w:val="24"/>
          <w:szCs w:val="24"/>
          <w:rtl/>
          <w:lang w:eastAsia="he-IL"/>
        </w:rPr>
        <w:t>").</w:t>
      </w:r>
    </w:p>
    <w:p w14:paraId="3AE413FC" w14:textId="77777777" w:rsidR="006D2AE3" w:rsidRPr="00BE2C8C"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צע עד לתאריך הפסקת הש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וזאת לפי השיעור המפורט בנספחים </w:t>
      </w:r>
      <w:r w:rsidRPr="00BE2C8C">
        <w:rPr>
          <w:rFonts w:ascii="Times New Roman" w:eastAsia="Times New Roman" w:hAnsi="Times New Roman" w:cs="David"/>
          <w:bCs/>
          <w:sz w:val="24"/>
          <w:szCs w:val="24"/>
          <w:rtl/>
          <w:lang w:eastAsia="he-IL"/>
        </w:rPr>
        <w:t>ד' ו - ה'</w:t>
      </w:r>
      <w:r w:rsidRPr="00BE2C8C">
        <w:rPr>
          <w:rFonts w:ascii="Times New Roman" w:eastAsia="Times New Roman" w:hAnsi="Times New Roman" w:cs="David"/>
          <w:sz w:val="24"/>
          <w:szCs w:val="24"/>
          <w:rtl/>
          <w:lang w:eastAsia="he-IL"/>
        </w:rPr>
        <w:t>. במקרה שבוצע חלק של קטע ו/או שלב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ישולם חלק יחסי מתאים מהשכר הקבוע בנספחים </w:t>
      </w:r>
      <w:r w:rsidRPr="00BE2C8C">
        <w:rPr>
          <w:rFonts w:ascii="Times New Roman" w:eastAsia="Times New Roman" w:hAnsi="Times New Roman" w:cs="David"/>
          <w:bCs/>
          <w:sz w:val="24"/>
          <w:szCs w:val="24"/>
          <w:rtl/>
          <w:lang w:eastAsia="he-IL"/>
        </w:rPr>
        <w:t xml:space="preserve">ד' ו-ה' </w:t>
      </w:r>
      <w:r w:rsidRPr="00BE2C8C">
        <w:rPr>
          <w:rFonts w:ascii="Times New Roman" w:eastAsia="Times New Roman" w:hAnsi="Times New Roman" w:cs="David"/>
          <w:sz w:val="24"/>
          <w:szCs w:val="24"/>
          <w:rtl/>
          <w:lang w:eastAsia="he-IL"/>
        </w:rPr>
        <w:t>לאותו שלב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כפי שיקבע המנהל.</w:t>
      </w:r>
    </w:p>
    <w:p w14:paraId="5ADF6EA8" w14:textId="77777777" w:rsidR="006D2AE3" w:rsidRPr="00BE2C8C"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לטענה </w:t>
      </w:r>
      <w:r w:rsidRPr="00BE2C8C">
        <w:rPr>
          <w:rFonts w:ascii="Times New Roman" w:eastAsia="Times New Roman" w:hAnsi="Times New Roman" w:cs="David" w:hint="cs"/>
          <w:sz w:val="24"/>
          <w:szCs w:val="24"/>
          <w:rtl/>
          <w:lang w:eastAsia="he-IL"/>
        </w:rPr>
        <w:t>ו/או דרישה ו/או תלונה ו/</w:t>
      </w:r>
      <w:r w:rsidRPr="00BE2C8C">
        <w:rPr>
          <w:rFonts w:ascii="Times New Roman" w:eastAsia="Times New Roman" w:hAnsi="Times New Roman" w:cs="David"/>
          <w:sz w:val="24"/>
          <w:szCs w:val="24"/>
          <w:rtl/>
          <w:lang w:eastAsia="he-IL"/>
        </w:rPr>
        <w:t>או תביעה כלשהי, פרט לאמור בסעיף 12.1.2 לעיל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והשכר שישולם לפי סעיף 12.1.2 לעיל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יהיה לסילוק כל המגיע ליועץ מהמזמין לפי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ו/או עקב הבאתו לידי גמר כאמור, בין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ובין מכוח עילה כלשהי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הדין.</w:t>
      </w:r>
    </w:p>
    <w:p w14:paraId="48A51825" w14:textId="77777777" w:rsidR="006D2AE3" w:rsidRPr="00BE2C8C"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תוך 12 חודש</w:t>
      </w:r>
      <w:r w:rsidRPr="00BE2C8C">
        <w:rPr>
          <w:rFonts w:ascii="Times New Roman" w:eastAsia="Times New Roman" w:hAnsi="Times New Roman" w:cs="David" w:hint="cs"/>
          <w:sz w:val="24"/>
          <w:szCs w:val="24"/>
          <w:rtl/>
          <w:lang w:eastAsia="he-IL"/>
        </w:rPr>
        <w:t>ים</w:t>
      </w:r>
      <w:r w:rsidRPr="00BE2C8C">
        <w:rPr>
          <w:rFonts w:ascii="Times New Roman" w:eastAsia="Times New Roman" w:hAnsi="Times New Roman" w:cs="David"/>
          <w:sz w:val="24"/>
          <w:szCs w:val="24"/>
          <w:rtl/>
          <w:lang w:eastAsia="he-IL"/>
        </w:rPr>
        <w:t xml:space="preserve"> מהבאת חוזה</w:t>
      </w:r>
      <w:r w:rsidRPr="00BE2C8C">
        <w:rPr>
          <w:rFonts w:ascii="Times New Roman" w:eastAsia="Times New Roman" w:hAnsi="Times New Roman" w:cs="David" w:hint="cs"/>
          <w:sz w:val="24"/>
          <w:szCs w:val="24"/>
          <w:rtl/>
          <w:lang w:eastAsia="he-IL"/>
        </w:rPr>
        <w:t xml:space="preserve"> זה לידי</w:t>
      </w:r>
      <w:r w:rsidRPr="00BE2C8C">
        <w:rPr>
          <w:rFonts w:ascii="Times New Roman" w:eastAsia="Times New Roman" w:hAnsi="Times New Roman" w:cs="David"/>
          <w:sz w:val="24"/>
          <w:szCs w:val="24"/>
          <w:rtl/>
          <w:lang w:eastAsia="he-IL"/>
        </w:rPr>
        <w:t xml:space="preserve"> גמר כאמור</w:t>
      </w:r>
      <w:r w:rsidRPr="00BE2C8C">
        <w:rPr>
          <w:rFonts w:ascii="Times New Roman" w:eastAsia="Times New Roman" w:hAnsi="Times New Roman" w:cs="David" w:hint="cs"/>
          <w:sz w:val="24"/>
          <w:szCs w:val="24"/>
          <w:rtl/>
          <w:lang w:eastAsia="he-IL"/>
        </w:rPr>
        <w:t>, רשאי המזמין</w:t>
      </w:r>
      <w:r w:rsidRPr="00BE2C8C">
        <w:rPr>
          <w:rFonts w:ascii="Times New Roman" w:eastAsia="Times New Roman" w:hAnsi="Times New Roman" w:cs="David"/>
          <w:sz w:val="24"/>
          <w:szCs w:val="24"/>
          <w:rtl/>
          <w:lang w:eastAsia="he-IL"/>
        </w:rPr>
        <w:t xml:space="preserve"> לחדשו</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במקרה 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יהיה היועץ חייב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לפי דרישת המזמין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לחדש את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תנאי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w:t>
      </w:r>
    </w:p>
    <w:p w14:paraId="009C199D"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במקרה שחוזה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מצוות הדין)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יהיה היועץ זכאי לתשלום כמוגדר בסעיף 12.3.2 להלן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ויחולו הסעיפים 12.1.3 ו- 12.1.4 לעיל.</w:t>
      </w:r>
    </w:p>
    <w:p w14:paraId="7F8F4B29"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7436DC4" w14:textId="77777777" w:rsidR="006D2AE3" w:rsidRPr="00BE2C8C"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מבלי לגרוע מזכויות מזמין לפי סעיף 12.1 לעיל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זכאי המזמין לבטל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לפי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קול דעתו הבלעדי</w:t>
      </w: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rtl/>
          <w:lang w:eastAsia="he-IL"/>
        </w:rPr>
        <w:t>בלא צורך בהודעה מוקדמת</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בכל אחד מהמקרים הבאים:</w:t>
      </w:r>
    </w:p>
    <w:p w14:paraId="30D6BF9C" w14:textId="77777777" w:rsidR="006D2AE3" w:rsidRPr="00BE2C8C"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הפר ו/או לא קיים איזה מהוראות החוזה ולא ת</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קן </w:t>
      </w:r>
      <w:r w:rsidRPr="00BE2C8C">
        <w:rPr>
          <w:rFonts w:ascii="Times New Roman" w:eastAsia="Times New Roman" w:hAnsi="Times New Roman" w:cs="David" w:hint="cs"/>
          <w:sz w:val="24"/>
          <w:szCs w:val="24"/>
          <w:rtl/>
          <w:lang w:eastAsia="he-IL"/>
        </w:rPr>
        <w:t>את ה</w:t>
      </w:r>
      <w:r w:rsidRPr="00BE2C8C">
        <w:rPr>
          <w:rFonts w:ascii="Times New Roman" w:eastAsia="Times New Roman" w:hAnsi="Times New Roman" w:cs="David"/>
          <w:sz w:val="24"/>
          <w:szCs w:val="24"/>
          <w:rtl/>
          <w:lang w:eastAsia="he-IL"/>
        </w:rPr>
        <w:t>הפרה</w:t>
      </w:r>
      <w:r w:rsidRPr="00BE2C8C">
        <w:rPr>
          <w:rFonts w:ascii="Times New Roman" w:eastAsia="Times New Roman" w:hAnsi="Times New Roman" w:cs="David" w:hint="cs"/>
          <w:sz w:val="24"/>
          <w:szCs w:val="24"/>
          <w:rtl/>
          <w:lang w:eastAsia="he-IL"/>
        </w:rPr>
        <w:t xml:space="preserve"> כאמור,</w:t>
      </w:r>
      <w:r w:rsidRPr="00BE2C8C">
        <w:rPr>
          <w:rFonts w:ascii="Times New Roman" w:eastAsia="Times New Roman" w:hAnsi="Times New Roman" w:cs="David"/>
          <w:sz w:val="24"/>
          <w:szCs w:val="24"/>
          <w:rtl/>
          <w:lang w:eastAsia="he-IL"/>
        </w:rPr>
        <w:t xml:space="preserve"> לאחר שק</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בל התראה על כך מהמזמין </w:t>
      </w:r>
      <w:r w:rsidRPr="00BE2C8C">
        <w:rPr>
          <w:rFonts w:ascii="Times New Roman" w:eastAsia="Times New Roman" w:hAnsi="Times New Roman" w:cs="David"/>
          <w:sz w:val="24"/>
          <w:szCs w:val="24"/>
          <w:rtl/>
          <w:lang w:eastAsia="he-IL"/>
        </w:rPr>
        <w:lastRenderedPageBreak/>
        <w:t>בתוך הזמן הנקוב בהתראה.</w:t>
      </w:r>
    </w:p>
    <w:p w14:paraId="3981A17C" w14:textId="77777777" w:rsidR="006D2AE3" w:rsidRPr="00BE2C8C"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המזמין התרה ביועץ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שאין הוא מבצע את עבודתו בצורה המבטיחה את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צועה התקין ו/או התקדמותה וסיומה לפי לוח הזמנים.</w:t>
      </w:r>
    </w:p>
    <w:p w14:paraId="3D1CD568" w14:textId="77777777" w:rsidR="006D2AE3" w:rsidRPr="00BE2C8C"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הפר את הוראת סעיף 7.5 לעיל.</w:t>
      </w:r>
    </w:p>
    <w:p w14:paraId="1633DBF0" w14:textId="77777777" w:rsidR="006D2AE3" w:rsidRPr="00BE2C8C"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נבצר מהיועץ או מהמנהל הראשי לקיים את ה</w:t>
      </w:r>
      <w:r w:rsidRPr="00BE2C8C">
        <w:rPr>
          <w:rFonts w:ascii="Times New Roman" w:eastAsia="Times New Roman" w:hAnsi="Times New Roman" w:cs="David" w:hint="cs"/>
          <w:sz w:val="24"/>
          <w:szCs w:val="24"/>
          <w:rtl/>
          <w:lang w:eastAsia="he-IL"/>
        </w:rPr>
        <w:t xml:space="preserve">וראות </w:t>
      </w:r>
      <w:r w:rsidRPr="00BE2C8C">
        <w:rPr>
          <w:rFonts w:ascii="Times New Roman" w:eastAsia="Times New Roman" w:hAnsi="Times New Roman" w:cs="David"/>
          <w:sz w:val="24"/>
          <w:szCs w:val="24"/>
          <w:rtl/>
          <w:lang w:eastAsia="he-IL"/>
        </w:rPr>
        <w:t>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 לפעולה משפטית או בלתי כש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 למתן שירותי היועץ או אם ארע אירוע דומה.</w:t>
      </w:r>
    </w:p>
    <w:p w14:paraId="5E8941E7" w14:textId="77777777" w:rsidR="006D2AE3" w:rsidRPr="00BE2C8C"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חל שינוי בהחזקת המניות ו/או בהרכב המנהלים של היועץ.</w:t>
      </w:r>
    </w:p>
    <w:p w14:paraId="52B23234" w14:textId="77777777" w:rsidR="006D2AE3" w:rsidRPr="00BE2C8C"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בוטל החוזה כאמור בסעיף 12.3.1 לעיל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צע עד לב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טול החוזה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וזאת לפי השיעור המפורט בנספחים </w:t>
      </w:r>
      <w:r w:rsidRPr="00BE2C8C">
        <w:rPr>
          <w:rFonts w:ascii="Times New Roman" w:eastAsia="Times New Roman" w:hAnsi="Times New Roman" w:cs="David"/>
          <w:bCs/>
          <w:sz w:val="24"/>
          <w:szCs w:val="24"/>
          <w:rtl/>
          <w:lang w:eastAsia="he-IL"/>
        </w:rPr>
        <w:t>ד'</w:t>
      </w:r>
      <w:r w:rsidRPr="00BE2C8C">
        <w:rPr>
          <w:rFonts w:ascii="Times New Roman" w:eastAsia="Times New Roman" w:hAnsi="Times New Roman" w:cs="David" w:hint="cs"/>
          <w:bCs/>
          <w:sz w:val="24"/>
          <w:szCs w:val="24"/>
          <w:rtl/>
          <w:lang w:eastAsia="he-IL"/>
        </w:rPr>
        <w:t xml:space="preserve"> </w:t>
      </w:r>
      <w:r w:rsidRPr="00BE2C8C">
        <w:rPr>
          <w:rFonts w:ascii="Times New Roman" w:eastAsia="Times New Roman" w:hAnsi="Times New Roman" w:cs="David"/>
          <w:bCs/>
          <w:sz w:val="24"/>
          <w:szCs w:val="24"/>
          <w:rtl/>
          <w:lang w:eastAsia="he-IL"/>
        </w:rPr>
        <w:t xml:space="preserve">ו -ה' </w:t>
      </w:r>
      <w:r w:rsidRPr="00BE2C8C">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BE2C8C">
        <w:rPr>
          <w:rFonts w:ascii="Times New Roman" w:eastAsia="Times New Roman" w:hAnsi="Times New Roman" w:cs="David"/>
          <w:bCs/>
          <w:sz w:val="24"/>
          <w:szCs w:val="24"/>
          <w:rtl/>
          <w:lang w:eastAsia="he-IL"/>
        </w:rPr>
        <w:t xml:space="preserve">ד' ו-ה' </w:t>
      </w:r>
      <w:r w:rsidRPr="00BE2C8C">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93CD553" w14:textId="77777777" w:rsidR="006D2AE3" w:rsidRPr="00BE2C8C"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הודעה בדבר הבאת החוזה לידי גמר כאמור בסעיף 12.3.1 לעיל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לא תשמש עילה ליועץ לתביעת פיצויים כלשהם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לטענה</w:t>
      </w:r>
      <w:r w:rsidRPr="00BE2C8C">
        <w:rPr>
          <w:rFonts w:ascii="Times New Roman" w:eastAsia="Times New Roman" w:hAnsi="Times New Roman" w:cs="David" w:hint="cs"/>
          <w:sz w:val="24"/>
          <w:szCs w:val="24"/>
          <w:rtl/>
          <w:lang w:eastAsia="he-IL"/>
        </w:rPr>
        <w:t xml:space="preserve"> ו/או לדרישה ו/או לתלונה</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w:t>
      </w:r>
      <w:r w:rsidRPr="00BE2C8C">
        <w:rPr>
          <w:rFonts w:ascii="Times New Roman" w:eastAsia="Times New Roman" w:hAnsi="Times New Roman" w:cs="David" w:hint="cs"/>
          <w:sz w:val="24"/>
          <w:szCs w:val="24"/>
          <w:rtl/>
          <w:lang w:eastAsia="he-IL"/>
        </w:rPr>
        <w:t>ל</w:t>
      </w:r>
      <w:r w:rsidRPr="00BE2C8C">
        <w:rPr>
          <w:rFonts w:ascii="Times New Roman" w:eastAsia="Times New Roman" w:hAnsi="Times New Roman" w:cs="David"/>
          <w:sz w:val="24"/>
          <w:szCs w:val="24"/>
          <w:rtl/>
          <w:lang w:eastAsia="he-IL"/>
        </w:rPr>
        <w:t>תביעה כלשהי, פרט לאמור בסעיף 12.3.2 לעיל, והשכר שישולם לפי סעיף 12.3.2</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ובין מכוח עילה כלשהי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הדין.</w:t>
      </w:r>
    </w:p>
    <w:p w14:paraId="4DD0A239"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 למתן השירותים ע</w:t>
      </w:r>
      <w:r w:rsidRPr="00BE2C8C">
        <w:rPr>
          <w:rFonts w:ascii="Times New Roman" w:eastAsia="Times New Roman" w:hAnsi="Times New Roman" w:cs="David" w:hint="cs"/>
          <w:sz w:val="24"/>
          <w:szCs w:val="24"/>
          <w:rtl/>
          <w:lang w:eastAsia="he-IL"/>
        </w:rPr>
        <w:t>ל פ</w:t>
      </w:r>
      <w:r w:rsidRPr="00BE2C8C">
        <w:rPr>
          <w:rFonts w:ascii="Times New Roman" w:eastAsia="Times New Roman" w:hAnsi="Times New Roman" w:cs="David"/>
          <w:sz w:val="24"/>
          <w:szCs w:val="24"/>
          <w:rtl/>
          <w:lang w:eastAsia="he-IL"/>
        </w:rPr>
        <w:t>י חוזה זה או אם אירע אירוע דומה ליועץ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יהיה המזמין זכאי לבטל </w:t>
      </w:r>
      <w:r w:rsidRPr="00BE2C8C">
        <w:rPr>
          <w:rFonts w:ascii="Times New Roman" w:eastAsia="Times New Roman" w:hAnsi="Times New Roman" w:cs="David" w:hint="cs"/>
          <w:sz w:val="24"/>
          <w:szCs w:val="24"/>
          <w:rtl/>
          <w:lang w:eastAsia="he-IL"/>
        </w:rPr>
        <w:t xml:space="preserve">את </w:t>
      </w:r>
      <w:r w:rsidRPr="00BE2C8C">
        <w:rPr>
          <w:rFonts w:ascii="Times New Roman" w:eastAsia="Times New Roman" w:hAnsi="Times New Roman" w:cs="David"/>
          <w:sz w:val="24"/>
          <w:szCs w:val="24"/>
          <w:rtl/>
          <w:lang w:eastAsia="he-IL"/>
        </w:rPr>
        <w:t>החוזה ויחולו הוראות סעיפים 12.3.2 ו - 12.3.3 לעיל.</w:t>
      </w:r>
    </w:p>
    <w:p w14:paraId="57EC5313"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התשלום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סעיפים 12.1, 12.2 ו-12.3 לעיל</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הסעיפים הנ"ל.</w:t>
      </w:r>
    </w:p>
    <w:p w14:paraId="203BEF19"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בכל מקרה של הבאת חוזה</w:t>
      </w:r>
      <w:r w:rsidRPr="00BE2C8C">
        <w:rPr>
          <w:rFonts w:ascii="Times New Roman" w:eastAsia="Times New Roman" w:hAnsi="Times New Roman" w:cs="David" w:hint="cs"/>
          <w:sz w:val="24"/>
          <w:szCs w:val="24"/>
          <w:rtl/>
          <w:lang w:eastAsia="he-IL"/>
        </w:rPr>
        <w:t xml:space="preserve"> זה לידי</w:t>
      </w:r>
      <w:r w:rsidRPr="00BE2C8C">
        <w:rPr>
          <w:rFonts w:ascii="Times New Roman" w:eastAsia="Times New Roman" w:hAnsi="Times New Roman" w:cs="David"/>
          <w:sz w:val="24"/>
          <w:szCs w:val="24"/>
          <w:rtl/>
          <w:lang w:eastAsia="he-IL"/>
        </w:rPr>
        <w:t xml:space="preserve"> גמר או ביטולו</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יהיה המזמין זכאי למסור את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המשך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6505AD7"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כל אימת שהיועץ לא יקיים איזו מהתחייבויותיו לפי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sz w:val="24"/>
          <w:szCs w:val="24"/>
          <w:rtl/>
          <w:lang w:eastAsia="he-IL"/>
        </w:rPr>
        <w:lastRenderedPageBreak/>
        <w:t>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3B9ABE5" w14:textId="77777777" w:rsidR="006D2AE3" w:rsidRPr="00BE2C8C"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5043619" w14:textId="77777777" w:rsidR="006D2AE3" w:rsidRPr="00BE2C8C"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u w:val="single"/>
          <w:rtl/>
          <w:lang w:eastAsia="he-IL"/>
        </w:rPr>
        <w:t>העברת זכויות</w:t>
      </w:r>
    </w:p>
    <w:p w14:paraId="4D9C48FA"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אין היועץ רשאי להסב לאחר את החוזה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כל חלק ממנו, וכן אין הוא רשאי להעביר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להסב לאחר כל זכות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חובה לפי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אלא בהסכמת המזמין בכתב ומראש.</w:t>
      </w:r>
    </w:p>
    <w:p w14:paraId="7FA88E3C"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אין היועץ רשאי למסור לאחר את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שרותי היועץ, כולם או מקצתם, אלא בהסכמת המזמין בכתב ומראש.</w:t>
      </w:r>
    </w:p>
    <w:p w14:paraId="006597D3"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ניתנה הסכמת המזמין לפי סעיפים 13.1 או 13.2 לעיל, הרי </w:t>
      </w:r>
      <w:r w:rsidRPr="00BE2C8C">
        <w:rPr>
          <w:rFonts w:ascii="Times New Roman" w:eastAsia="Times New Roman" w:hAnsi="Times New Roman" w:cs="David" w:hint="cs"/>
          <w:sz w:val="24"/>
          <w:szCs w:val="24"/>
          <w:rtl/>
          <w:lang w:eastAsia="he-IL"/>
        </w:rPr>
        <w:t>ש</w:t>
      </w:r>
      <w:r w:rsidRPr="00BE2C8C">
        <w:rPr>
          <w:rFonts w:ascii="Times New Roman" w:eastAsia="Times New Roman" w:hAnsi="Times New Roman" w:cs="David"/>
          <w:sz w:val="24"/>
          <w:szCs w:val="24"/>
          <w:rtl/>
          <w:lang w:eastAsia="he-IL"/>
        </w:rPr>
        <w:t>אין בכך כדי לפטור את היועץ מאחריותו והתחייבויותיו לפי חוזה</w:t>
      </w:r>
      <w:r w:rsidRPr="00BE2C8C">
        <w:rPr>
          <w:rFonts w:ascii="Times New Roman" w:eastAsia="Times New Roman" w:hAnsi="Times New Roman" w:cs="David" w:hint="cs"/>
          <w:sz w:val="24"/>
          <w:szCs w:val="24"/>
          <w:rtl/>
          <w:lang w:eastAsia="he-IL"/>
        </w:rPr>
        <w:t xml:space="preserve"> זה על נספחיו</w:t>
      </w:r>
      <w:r w:rsidRPr="00BE2C8C">
        <w:rPr>
          <w:rFonts w:ascii="Times New Roman" w:eastAsia="Times New Roman" w:hAnsi="Times New Roman" w:cs="David"/>
          <w:sz w:val="24"/>
          <w:szCs w:val="24"/>
          <w:rtl/>
          <w:lang w:eastAsia="he-IL"/>
        </w:rPr>
        <w:t xml:space="preserve"> ומזכויות המזמין על פיו, והיועץ </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ישא באחריות מלאה, כלפי המזמין וכלפי </w:t>
      </w:r>
      <w:r w:rsidRPr="00BE2C8C">
        <w:rPr>
          <w:rFonts w:ascii="Times New Roman" w:eastAsia="Times New Roman" w:hAnsi="Times New Roman" w:cs="David" w:hint="cs"/>
          <w:sz w:val="24"/>
          <w:szCs w:val="24"/>
          <w:rtl/>
          <w:lang w:eastAsia="he-IL"/>
        </w:rPr>
        <w:t xml:space="preserve">כל </w:t>
      </w:r>
      <w:r w:rsidRPr="00BE2C8C">
        <w:rPr>
          <w:rFonts w:ascii="Times New Roman" w:eastAsia="Times New Roman" w:hAnsi="Times New Roman" w:cs="David"/>
          <w:sz w:val="24"/>
          <w:szCs w:val="24"/>
          <w:rtl/>
          <w:lang w:eastAsia="he-IL"/>
        </w:rPr>
        <w:t xml:space="preserve">צד שלישי שהוא, גם לכל מעשה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באי כחם ו</w:t>
      </w:r>
      <w:r w:rsidRPr="00BE2C8C">
        <w:rPr>
          <w:rFonts w:ascii="Times New Roman" w:eastAsia="Times New Roman" w:hAnsi="Times New Roman" w:cs="David" w:hint="cs"/>
          <w:sz w:val="24"/>
          <w:szCs w:val="24"/>
          <w:rtl/>
          <w:lang w:eastAsia="he-IL"/>
        </w:rPr>
        <w:t xml:space="preserve">/או </w:t>
      </w:r>
      <w:r w:rsidRPr="00BE2C8C">
        <w:rPr>
          <w:rFonts w:ascii="Times New Roman" w:eastAsia="Times New Roman" w:hAnsi="Times New Roman" w:cs="David"/>
          <w:sz w:val="24"/>
          <w:szCs w:val="24"/>
          <w:rtl/>
          <w:lang w:eastAsia="he-IL"/>
        </w:rPr>
        <w:t>עובדיהם</w:t>
      </w:r>
      <w:r w:rsidRPr="00BE2C8C">
        <w:rPr>
          <w:rFonts w:ascii="Times New Roman" w:eastAsia="Times New Roman" w:hAnsi="Times New Roman" w:cs="David" w:hint="cs"/>
          <w:sz w:val="24"/>
          <w:szCs w:val="24"/>
          <w:rtl/>
          <w:lang w:eastAsia="he-IL"/>
        </w:rPr>
        <w:t xml:space="preserve"> ו/או מי מטעמם</w:t>
      </w:r>
      <w:r w:rsidRPr="00BE2C8C">
        <w:rPr>
          <w:rFonts w:ascii="Times New Roman" w:eastAsia="Times New Roman" w:hAnsi="Times New Roman" w:cs="David"/>
          <w:sz w:val="24"/>
          <w:szCs w:val="24"/>
          <w:rtl/>
          <w:lang w:eastAsia="he-IL"/>
        </w:rPr>
        <w:t>, ואילו למזמין ישמרו כל זכויותיו כלפי היועץ.</w:t>
      </w:r>
    </w:p>
    <w:p w14:paraId="547E2F3A"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בות היועץ כמתחייב מהאמור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BE2C8C">
        <w:rPr>
          <w:rFonts w:ascii="Times New Roman" w:eastAsia="Times New Roman" w:hAnsi="Times New Roman" w:cs="David" w:hint="cs"/>
          <w:sz w:val="24"/>
          <w:szCs w:val="24"/>
          <w:rtl/>
          <w:lang w:eastAsia="he-IL"/>
        </w:rPr>
        <w:t xml:space="preserve">את </w:t>
      </w:r>
      <w:r w:rsidRPr="00BE2C8C">
        <w:rPr>
          <w:rFonts w:ascii="Times New Roman" w:eastAsia="Times New Roman" w:hAnsi="Times New Roman" w:cs="David"/>
          <w:sz w:val="24"/>
          <w:szCs w:val="24"/>
          <w:rtl/>
          <w:lang w:eastAsia="he-IL"/>
        </w:rPr>
        <w:t>החוזה ויחולו הוראות סעיף 12.3.2 ו-12.3.3 לעיל.</w:t>
      </w:r>
    </w:p>
    <w:p w14:paraId="07E6990B" w14:textId="77777777" w:rsidR="006D2AE3" w:rsidRPr="00BE2C8C"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3489FC1C" w14:textId="77777777" w:rsidR="006D2AE3" w:rsidRPr="00BE2C8C"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BE2C8C">
        <w:rPr>
          <w:rFonts w:ascii="Times New Roman" w:eastAsia="Times New Roman" w:hAnsi="Times New Roman" w:cs="David"/>
          <w:bCs/>
          <w:sz w:val="24"/>
          <w:szCs w:val="24"/>
          <w:u w:val="single"/>
          <w:rtl/>
          <w:lang w:eastAsia="he-IL"/>
        </w:rPr>
        <w:t>סיום שרותי היועץ</w:t>
      </w:r>
    </w:p>
    <w:p w14:paraId="2C999218"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 יחושבו כבאים לסיום בכל אחד מהמקרים הבאים:</w:t>
      </w:r>
    </w:p>
    <w:p w14:paraId="1A8666FB" w14:textId="77777777" w:rsidR="006D2AE3" w:rsidRPr="00BE2C8C"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הובא לידי </w:t>
      </w:r>
      <w:r w:rsidRPr="00BE2C8C">
        <w:rPr>
          <w:rFonts w:ascii="Times New Roman" w:eastAsia="Times New Roman" w:hAnsi="Times New Roman" w:cs="David" w:hint="cs"/>
          <w:sz w:val="24"/>
          <w:szCs w:val="24"/>
          <w:rtl/>
          <w:lang w:eastAsia="he-IL"/>
        </w:rPr>
        <w:t>גמר</w:t>
      </w:r>
      <w:r w:rsidRPr="00BE2C8C">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12970DE" w14:textId="77777777" w:rsidR="006D2AE3" w:rsidRPr="00BE2C8C"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עם מתן א</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שור בכתב ע"י המזמין ליועץ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הושלם מתן שרותי היועץ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w:t>
      </w:r>
    </w:p>
    <w:p w14:paraId="1DDBCBA5" w14:textId="77777777" w:rsidR="008872EF" w:rsidRPr="00BE2C8C" w:rsidRDefault="008872EF" w:rsidP="008872EF">
      <w:pPr>
        <w:widowControl w:val="0"/>
        <w:spacing w:before="0" w:beforeAutospacing="0" w:after="200" w:afterAutospacing="0" w:line="240" w:lineRule="auto"/>
        <w:ind w:left="1508"/>
        <w:jc w:val="both"/>
        <w:rPr>
          <w:rFonts w:ascii="Times New Roman" w:eastAsia="Times New Roman" w:hAnsi="Times New Roman" w:cs="David"/>
          <w:sz w:val="24"/>
          <w:szCs w:val="24"/>
          <w:rtl/>
          <w:lang w:eastAsia="he-IL"/>
        </w:rPr>
      </w:pPr>
    </w:p>
    <w:p w14:paraId="14202800"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BE2C8C">
        <w:rPr>
          <w:rFonts w:ascii="Times New Roman" w:eastAsia="Times New Roman" w:hAnsi="Times New Roman" w:cs="David"/>
          <w:bCs/>
          <w:sz w:val="24"/>
          <w:szCs w:val="24"/>
          <w:u w:val="single"/>
          <w:rtl/>
          <w:lang w:eastAsia="he-IL"/>
        </w:rPr>
        <w:lastRenderedPageBreak/>
        <w:t>סודיות והמצאת מסמכים</w:t>
      </w:r>
    </w:p>
    <w:p w14:paraId="30AB3E2D"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לרבות העתקים וניירות עבודה, בין שהוכנו על ידי היועץ </w:t>
      </w:r>
      <w:r w:rsidRPr="00BE2C8C">
        <w:rPr>
          <w:rFonts w:ascii="Times New Roman" w:eastAsia="Times New Roman" w:hAnsi="Times New Roman" w:cs="David" w:hint="cs"/>
          <w:sz w:val="24"/>
          <w:szCs w:val="24"/>
          <w:rtl/>
          <w:lang w:eastAsia="he-IL"/>
        </w:rPr>
        <w:t>ו/או על ידי</w:t>
      </w:r>
      <w:r w:rsidRPr="00BE2C8C">
        <w:rPr>
          <w:rFonts w:ascii="Times New Roman" w:eastAsia="Times New Roman" w:hAnsi="Times New Roman" w:cs="David"/>
          <w:sz w:val="24"/>
          <w:szCs w:val="24"/>
          <w:rtl/>
          <w:lang w:eastAsia="he-IL"/>
        </w:rPr>
        <w:t xml:space="preserve"> מ</w:t>
      </w:r>
      <w:r w:rsidRPr="00BE2C8C">
        <w:rPr>
          <w:rFonts w:ascii="Times New Roman" w:eastAsia="Times New Roman" w:hAnsi="Times New Roman" w:cs="David" w:hint="cs"/>
          <w:sz w:val="24"/>
          <w:szCs w:val="24"/>
          <w:rtl/>
          <w:lang w:eastAsia="he-IL"/>
        </w:rPr>
        <w:t>י מ</w:t>
      </w:r>
      <w:r w:rsidRPr="00BE2C8C">
        <w:rPr>
          <w:rFonts w:ascii="Times New Roman" w:eastAsia="Times New Roman" w:hAnsi="Times New Roman" w:cs="David"/>
          <w:sz w:val="24"/>
          <w:szCs w:val="24"/>
          <w:rtl/>
          <w:lang w:eastAsia="he-IL"/>
        </w:rPr>
        <w:t xml:space="preserve">טעמו ובין שהוכנו על ידי המזמין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המנהל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w:t>
      </w:r>
      <w:r w:rsidRPr="00BE2C8C">
        <w:rPr>
          <w:rFonts w:ascii="Times New Roman" w:eastAsia="Times New Roman" w:hAnsi="Times New Roman" w:cs="David" w:hint="cs"/>
          <w:sz w:val="24"/>
          <w:szCs w:val="24"/>
          <w:rtl/>
          <w:lang w:eastAsia="he-IL"/>
        </w:rPr>
        <w:t xml:space="preserve">מי </w:t>
      </w:r>
      <w:r w:rsidRPr="00BE2C8C">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47D0456"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מבלי לגרוע מאחריותו </w:t>
      </w:r>
      <w:r w:rsidRPr="00BE2C8C">
        <w:rPr>
          <w:rFonts w:ascii="Times New Roman" w:eastAsia="Times New Roman" w:hAnsi="Times New Roman" w:cs="David" w:hint="cs"/>
          <w:sz w:val="24"/>
          <w:szCs w:val="24"/>
          <w:rtl/>
          <w:lang w:eastAsia="he-IL"/>
        </w:rPr>
        <w:t xml:space="preserve">של היועץ </w:t>
      </w:r>
      <w:r w:rsidRPr="00BE2C8C">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יציית היועץ לכל דרישה של המנהל בדבר נקיטת אמצעי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B1C35BA"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יחתים את עובדיו</w:t>
      </w:r>
      <w:r w:rsidRPr="00BE2C8C">
        <w:rPr>
          <w:rFonts w:ascii="Times New Roman" w:eastAsia="Times New Roman" w:hAnsi="Times New Roman" w:cs="David" w:hint="cs"/>
          <w:sz w:val="24"/>
          <w:szCs w:val="24"/>
          <w:rtl/>
          <w:lang w:eastAsia="he-IL"/>
        </w:rPr>
        <w:t xml:space="preserve"> ו/או שלוחיו ו/או אחר מטעמו</w:t>
      </w:r>
      <w:r w:rsidRPr="00BE2C8C">
        <w:rPr>
          <w:rFonts w:ascii="Times New Roman" w:eastAsia="Times New Roman" w:hAnsi="Times New Roman" w:cs="David"/>
          <w:sz w:val="24"/>
          <w:szCs w:val="24"/>
          <w:rtl/>
          <w:lang w:eastAsia="he-IL"/>
        </w:rPr>
        <w:t xml:space="preserve"> בקשר עם ביצוע הסכם זה</w:t>
      </w:r>
      <w:r w:rsidRPr="00BE2C8C">
        <w:rPr>
          <w:rFonts w:ascii="Times New Roman" w:eastAsia="Times New Roman" w:hAnsi="Times New Roman" w:cs="David" w:hint="cs"/>
          <w:sz w:val="24"/>
          <w:szCs w:val="24"/>
          <w:rtl/>
          <w:lang w:eastAsia="he-IL"/>
        </w:rPr>
        <w:t xml:space="preserve"> על נספחיו,</w:t>
      </w:r>
      <w:r w:rsidRPr="00BE2C8C">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BE2C8C">
        <w:rPr>
          <w:rFonts w:ascii="Times New Roman" w:eastAsia="Times New Roman" w:hAnsi="Times New Roman" w:cs="David"/>
          <w:bCs/>
          <w:sz w:val="24"/>
          <w:szCs w:val="24"/>
          <w:rtl/>
          <w:lang w:eastAsia="he-IL"/>
        </w:rPr>
        <w:t>ו'</w:t>
      </w:r>
      <w:r w:rsidRPr="00BE2C8C">
        <w:rPr>
          <w:rFonts w:ascii="Times New Roman" w:eastAsia="Times New Roman" w:hAnsi="Times New Roman" w:cs="David"/>
          <w:sz w:val="24"/>
          <w:szCs w:val="24"/>
          <w:rtl/>
          <w:lang w:eastAsia="he-IL"/>
        </w:rPr>
        <w:t>,.</w:t>
      </w:r>
    </w:p>
    <w:p w14:paraId="4445FC48" w14:textId="77777777" w:rsidR="006D2AE3" w:rsidRPr="00BE2C8C"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לפי דרישת המזמין ועם סיום שרותי היועץ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BE2C8C">
        <w:rPr>
          <w:rFonts w:ascii="Times New Roman" w:eastAsia="Times New Roman" w:hAnsi="Times New Roman" w:cs="David" w:hint="cs"/>
          <w:sz w:val="24"/>
          <w:szCs w:val="24"/>
          <w:rtl/>
          <w:lang w:eastAsia="he-IL"/>
        </w:rPr>
        <w:t>.</w:t>
      </w:r>
    </w:p>
    <w:p w14:paraId="4BEC3C95"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BE2C8C">
        <w:rPr>
          <w:rFonts w:ascii="Times New Roman" w:eastAsia="Times New Roman" w:hAnsi="Times New Roman" w:cs="David"/>
          <w:bCs/>
          <w:sz w:val="24"/>
          <w:szCs w:val="24"/>
          <w:u w:val="single"/>
          <w:rtl/>
          <w:lang w:eastAsia="he-IL"/>
        </w:rPr>
        <w:t>ויתור על זכויות מצד היועץ</w:t>
      </w:r>
    </w:p>
    <w:p w14:paraId="40DD0595"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השתמש המזמין כדין בסמכות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E2C8C">
        <w:rPr>
          <w:rFonts w:ascii="Times New Roman" w:eastAsia="Times New Roman" w:hAnsi="Times New Roman" w:cs="David" w:hint="cs"/>
          <w:sz w:val="24"/>
          <w:szCs w:val="24"/>
          <w:rtl/>
          <w:lang w:eastAsia="he-IL"/>
        </w:rPr>
        <w:t>יועץ כל טענה ו/או דרישה ו/או תלונה ו/או</w:t>
      </w:r>
      <w:r w:rsidRPr="00BE2C8C">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w:t>
      </w:r>
      <w:r w:rsidRPr="00BE2C8C">
        <w:rPr>
          <w:rFonts w:ascii="Times New Roman" w:eastAsia="Times New Roman" w:hAnsi="Times New Roman" w:cs="David" w:hint="cs"/>
          <w:sz w:val="24"/>
          <w:szCs w:val="24"/>
          <w:rtl/>
          <w:lang w:eastAsia="he-IL"/>
        </w:rPr>
        <w:t xml:space="preserve"> שיפוי ו/או</w:t>
      </w:r>
      <w:r w:rsidRPr="00BE2C8C">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פגיעה במוניטין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הפסד</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לרבות הפסד רווח העלולים להיגרם לו עקב הביטול</w:t>
      </w:r>
      <w:r w:rsidRPr="00BE2C8C">
        <w:rPr>
          <w:rFonts w:ascii="Times New Roman" w:eastAsia="Times New Roman" w:hAnsi="Times New Roman" w:cs="David" w:hint="cs"/>
          <w:sz w:val="24"/>
          <w:szCs w:val="24"/>
          <w:rtl/>
          <w:lang w:eastAsia="he-IL"/>
        </w:rPr>
        <w:t xml:space="preserve"> או</w:t>
      </w:r>
      <w:r w:rsidRPr="00BE2C8C">
        <w:rPr>
          <w:rFonts w:ascii="Times New Roman" w:eastAsia="Times New Roman" w:hAnsi="Times New Roman" w:cs="David"/>
          <w:sz w:val="24"/>
          <w:szCs w:val="24"/>
          <w:rtl/>
          <w:lang w:eastAsia="he-IL"/>
        </w:rPr>
        <w:t xml:space="preserve"> ההפסקה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מכל סיבה אחרת.</w:t>
      </w:r>
    </w:p>
    <w:p w14:paraId="7A2BFCB8" w14:textId="77777777" w:rsidR="008872EF" w:rsidRPr="00BE2C8C" w:rsidRDefault="008872EF"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p>
    <w:p w14:paraId="048B05A6" w14:textId="77777777" w:rsidR="006D2AE3" w:rsidRPr="00BE2C8C"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rtl/>
          <w:lang w:eastAsia="he-IL"/>
        </w:rPr>
        <w:t>שביצע היועץ על פי חוזה זה.</w:t>
      </w:r>
    </w:p>
    <w:p w14:paraId="64646CDF" w14:textId="77777777" w:rsidR="006D2AE3" w:rsidRPr="00BE2C8C"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BE2C8C">
        <w:rPr>
          <w:rFonts w:ascii="Times New Roman" w:eastAsia="Times New Roman" w:hAnsi="Times New Roman" w:cs="David" w:hint="cs"/>
          <w:sz w:val="24"/>
          <w:szCs w:val="24"/>
          <w:rtl/>
          <w:lang w:eastAsia="he-IL"/>
        </w:rPr>
        <w:t xml:space="preserve">את </w:t>
      </w:r>
      <w:r w:rsidRPr="00BE2C8C">
        <w:rPr>
          <w:rFonts w:ascii="Times New Roman" w:eastAsia="Times New Roman" w:hAnsi="Times New Roman" w:cs="David"/>
          <w:sz w:val="24"/>
          <w:szCs w:val="24"/>
          <w:rtl/>
          <w:lang w:eastAsia="he-IL"/>
        </w:rPr>
        <w:t>המשך ביצוע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רותי היועץ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מסירתם לידי יועץ אחר, והינו מתחייב</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7BB1905C" w14:textId="77777777" w:rsidR="006D2AE3" w:rsidRPr="00BE2C8C"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BE2C8C">
        <w:rPr>
          <w:rFonts w:ascii="Times New Roman" w:eastAsia="Times New Roman" w:hAnsi="Times New Roman" w:cs="David"/>
          <w:bCs/>
          <w:sz w:val="24"/>
          <w:szCs w:val="24"/>
          <w:u w:val="single"/>
          <w:rtl/>
          <w:lang w:eastAsia="he-IL"/>
        </w:rPr>
        <w:lastRenderedPageBreak/>
        <w:t>שונות</w:t>
      </w:r>
    </w:p>
    <w:p w14:paraId="65FC0218"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המנהל הראשי במשרד היועץ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מתחייב לבצע את השירותים שעליו לבצע אישית ע</w:t>
      </w:r>
      <w:r w:rsidRPr="00BE2C8C">
        <w:rPr>
          <w:rFonts w:ascii="Times New Roman" w:eastAsia="Times New Roman" w:hAnsi="Times New Roman" w:cs="David" w:hint="cs"/>
          <w:sz w:val="24"/>
          <w:szCs w:val="24"/>
          <w:rtl/>
          <w:lang w:eastAsia="he-IL"/>
        </w:rPr>
        <w:t>ל פ</w:t>
      </w:r>
      <w:r w:rsidRPr="00BE2C8C">
        <w:rPr>
          <w:rFonts w:ascii="Times New Roman" w:eastAsia="Times New Roman" w:hAnsi="Times New Roman" w:cs="David"/>
          <w:sz w:val="24"/>
          <w:szCs w:val="24"/>
          <w:rtl/>
          <w:lang w:eastAsia="he-IL"/>
        </w:rPr>
        <w:t>י חוזה</w:t>
      </w:r>
      <w:r w:rsidRPr="00BE2C8C">
        <w:rPr>
          <w:rFonts w:ascii="Times New Roman" w:eastAsia="Times New Roman" w:hAnsi="Times New Roman" w:cs="David" w:hint="cs"/>
          <w:sz w:val="24"/>
          <w:szCs w:val="24"/>
          <w:rtl/>
          <w:lang w:eastAsia="he-IL"/>
        </w:rPr>
        <w:t xml:space="preserve"> זה והינו</w:t>
      </w:r>
      <w:r w:rsidRPr="00BE2C8C">
        <w:rPr>
          <w:rFonts w:ascii="Times New Roman" w:eastAsia="Times New Roman" w:hAnsi="Times New Roman" w:cs="David"/>
          <w:sz w:val="24"/>
          <w:szCs w:val="24"/>
          <w:rtl/>
          <w:lang w:eastAsia="he-IL"/>
        </w:rPr>
        <w:t xml:space="preserve"> אחראי וערב כלפי המזמין לב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התחייבויות היועץ לפי חוזה</w:t>
      </w:r>
      <w:r w:rsidRPr="00BE2C8C">
        <w:rPr>
          <w:rFonts w:ascii="Times New Roman" w:eastAsia="Times New Roman" w:hAnsi="Times New Roman" w:cs="David" w:hint="cs"/>
          <w:sz w:val="24"/>
          <w:szCs w:val="24"/>
          <w:rtl/>
          <w:lang w:eastAsia="he-IL"/>
        </w:rPr>
        <w:t xml:space="preserve"> זה על נספחיו</w:t>
      </w:r>
      <w:r w:rsidRPr="00BE2C8C">
        <w:rPr>
          <w:rFonts w:ascii="Times New Roman" w:eastAsia="Times New Roman" w:hAnsi="Times New Roman" w:cs="David"/>
          <w:sz w:val="24"/>
          <w:szCs w:val="24"/>
          <w:rtl/>
          <w:lang w:eastAsia="he-IL"/>
        </w:rPr>
        <w:t>.</w:t>
      </w:r>
    </w:p>
    <w:p w14:paraId="0FE9497C"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כל צד אשר יפר או לא יקיים איזו מהתחייבויותיו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יהיה חייב לפצות את הצד המקיים על כל הנזקים ו</w:t>
      </w:r>
      <w:r w:rsidRPr="00BE2C8C">
        <w:rPr>
          <w:rFonts w:ascii="Times New Roman" w:eastAsia="Times New Roman" w:hAnsi="Times New Roman" w:cs="David" w:hint="cs"/>
          <w:sz w:val="24"/>
          <w:szCs w:val="24"/>
          <w:rtl/>
          <w:lang w:eastAsia="he-IL"/>
        </w:rPr>
        <w:t xml:space="preserve">/או </w:t>
      </w:r>
      <w:r w:rsidRPr="00BE2C8C">
        <w:rPr>
          <w:rFonts w:ascii="Times New Roman" w:eastAsia="Times New Roman" w:hAnsi="Times New Roman" w:cs="David"/>
          <w:sz w:val="24"/>
          <w:szCs w:val="24"/>
          <w:rtl/>
          <w:lang w:eastAsia="he-IL"/>
        </w:rPr>
        <w:t>ההפסדים שיגרמו לו עקב כך</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וזאת מבלי לגרוע מזכות הצד המקיים לכל סעד ו</w:t>
      </w:r>
      <w:r w:rsidRPr="00BE2C8C">
        <w:rPr>
          <w:rFonts w:ascii="Times New Roman" w:eastAsia="Times New Roman" w:hAnsi="Times New Roman" w:cs="David" w:hint="cs"/>
          <w:sz w:val="24"/>
          <w:szCs w:val="24"/>
          <w:rtl/>
          <w:lang w:eastAsia="he-IL"/>
        </w:rPr>
        <w:t xml:space="preserve">/או </w:t>
      </w:r>
      <w:r w:rsidRPr="00BE2C8C">
        <w:rPr>
          <w:rFonts w:ascii="Times New Roman" w:eastAsia="Times New Roman" w:hAnsi="Times New Roman" w:cs="David"/>
          <w:sz w:val="24"/>
          <w:szCs w:val="24"/>
          <w:rtl/>
          <w:lang w:eastAsia="he-IL"/>
        </w:rPr>
        <w:t>תרופה אחרים ו/או נוספים.</w:t>
      </w:r>
    </w:p>
    <w:p w14:paraId="03B4C9B5" w14:textId="77777777" w:rsidR="006D2AE3" w:rsidRPr="00BE2C8C"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למניעת ספקות מוצהר במפורש</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9AAC5F2" w14:textId="77777777" w:rsidR="006D2AE3" w:rsidRPr="00BE2C8C"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היועץ מצהיר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E2C8C">
        <w:rPr>
          <w:rFonts w:ascii="Times New Roman" w:eastAsia="Times New Roman" w:hAnsi="Times New Roman" w:cs="David" w:hint="cs"/>
          <w:sz w:val="24"/>
          <w:szCs w:val="24"/>
          <w:rtl/>
          <w:lang w:eastAsia="he-IL"/>
        </w:rPr>
        <w:t>נבע</w:t>
      </w:r>
      <w:r w:rsidRPr="00BE2C8C">
        <w:rPr>
          <w:rFonts w:ascii="Times New Roman" w:eastAsia="Times New Roman" w:hAnsi="Times New Roman" w:cs="David"/>
          <w:sz w:val="24"/>
          <w:szCs w:val="24"/>
          <w:rtl/>
          <w:lang w:eastAsia="he-IL"/>
        </w:rPr>
        <w:t xml:space="preserve"> מאי עמידתו בהתחייבויותיו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חוזה זה.</w:t>
      </w:r>
    </w:p>
    <w:p w14:paraId="3778C0A9"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המזמין זכאי לקזז כנגד כל סכום המגיע ליועץ מאת המזמין לפי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E83F4E1"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מוסכם במפורש</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צוע כל </w:t>
      </w:r>
      <w:r w:rsidRPr="00BE2C8C">
        <w:rPr>
          <w:rFonts w:ascii="Times New Roman" w:eastAsia="Times New Roman" w:hAnsi="Times New Roman" w:cs="David" w:hint="cs"/>
          <w:sz w:val="24"/>
          <w:szCs w:val="24"/>
          <w:rtl/>
          <w:lang w:eastAsia="he-IL"/>
        </w:rPr>
        <w:t>אחת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אחת מהתחייבויות המזמין ע</w:t>
      </w:r>
      <w:r w:rsidRPr="00BE2C8C">
        <w:rPr>
          <w:rFonts w:ascii="Times New Roman" w:eastAsia="Times New Roman" w:hAnsi="Times New Roman" w:cs="David" w:hint="cs"/>
          <w:sz w:val="24"/>
          <w:szCs w:val="24"/>
          <w:rtl/>
          <w:lang w:eastAsia="he-IL"/>
        </w:rPr>
        <w:t>ל פ</w:t>
      </w:r>
      <w:r w:rsidRPr="00BE2C8C">
        <w:rPr>
          <w:rFonts w:ascii="Times New Roman" w:eastAsia="Times New Roman" w:hAnsi="Times New Roman" w:cs="David"/>
          <w:sz w:val="24"/>
          <w:szCs w:val="24"/>
          <w:rtl/>
          <w:lang w:eastAsia="he-IL"/>
        </w:rPr>
        <w:t>י</w:t>
      </w: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rtl/>
          <w:lang w:eastAsia="he-IL"/>
        </w:rPr>
        <w:t>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מותנה בכך שהיועץ יקיים תחילה את התחייבויותיו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עד לאותו מועד. המזמין זכאי, מבלי לפגוע </w:t>
      </w:r>
      <w:r w:rsidRPr="00BE2C8C">
        <w:rPr>
          <w:rFonts w:ascii="Times New Roman" w:eastAsia="Times New Roman" w:hAnsi="Times New Roman" w:cs="David" w:hint="cs"/>
          <w:sz w:val="24"/>
          <w:szCs w:val="24"/>
          <w:rtl/>
          <w:lang w:eastAsia="he-IL"/>
        </w:rPr>
        <w:t>מכלליות ה</w:t>
      </w:r>
      <w:r w:rsidRPr="00BE2C8C">
        <w:rPr>
          <w:rFonts w:ascii="Times New Roman" w:eastAsia="Times New Roman" w:hAnsi="Times New Roman" w:cs="David"/>
          <w:sz w:val="24"/>
          <w:szCs w:val="24"/>
          <w:rtl/>
          <w:lang w:eastAsia="he-IL"/>
        </w:rPr>
        <w:t>אמור בכל מקום אחר בחוזה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לעכב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התחי</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17561B48"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שום התנהגות מצד</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של מי</w:t>
      </w:r>
      <w:r w:rsidRPr="00BE2C8C">
        <w:rPr>
          <w:rFonts w:ascii="Times New Roman" w:eastAsia="Times New Roman" w:hAnsi="Times New Roman" w:cs="David"/>
          <w:sz w:val="24"/>
          <w:szCs w:val="24"/>
          <w:rtl/>
          <w:lang w:eastAsia="he-IL"/>
        </w:rPr>
        <w:t xml:space="preserve"> מהצדדים לא תחשב כויתור על איזה מזכויותיו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ו/או</w:t>
      </w:r>
      <w:r w:rsidRPr="00BE2C8C">
        <w:rPr>
          <w:rFonts w:ascii="Times New Roman" w:eastAsia="Times New Roman" w:hAnsi="Times New Roman" w:cs="David"/>
          <w:sz w:val="24"/>
          <w:szCs w:val="24"/>
          <w:rtl/>
          <w:lang w:eastAsia="he-IL"/>
        </w:rPr>
        <w:t xml:space="preserve"> ע</w:t>
      </w:r>
      <w:r w:rsidRPr="00BE2C8C">
        <w:rPr>
          <w:rFonts w:ascii="Times New Roman" w:eastAsia="Times New Roman" w:hAnsi="Times New Roman" w:cs="David" w:hint="cs"/>
          <w:sz w:val="24"/>
          <w:szCs w:val="24"/>
          <w:rtl/>
          <w:lang w:eastAsia="he-IL"/>
        </w:rPr>
        <w:t>ל פי כל</w:t>
      </w:r>
      <w:r w:rsidRPr="00BE2C8C">
        <w:rPr>
          <w:rFonts w:ascii="Times New Roman" w:eastAsia="Times New Roman" w:hAnsi="Times New Roman" w:cs="David"/>
          <w:sz w:val="24"/>
          <w:szCs w:val="24"/>
          <w:rtl/>
          <w:lang w:eastAsia="he-IL"/>
        </w:rPr>
        <w:t xml:space="preserve"> דין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כויתור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כהסכמה מצדו לאיזה הפרה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אי קיום של תנאי מתנאי חוזה</w:t>
      </w:r>
      <w:r w:rsidRPr="00BE2C8C">
        <w:rPr>
          <w:rFonts w:ascii="Times New Roman" w:eastAsia="Times New Roman" w:hAnsi="Times New Roman" w:cs="David" w:hint="cs"/>
          <w:sz w:val="24"/>
          <w:szCs w:val="24"/>
          <w:rtl/>
          <w:lang w:eastAsia="he-IL"/>
        </w:rPr>
        <w:t xml:space="preserve"> זה ו/</w:t>
      </w:r>
      <w:r w:rsidRPr="00BE2C8C">
        <w:rPr>
          <w:rFonts w:ascii="Times New Roman" w:eastAsia="Times New Roman" w:hAnsi="Times New Roman" w:cs="David"/>
          <w:sz w:val="24"/>
          <w:szCs w:val="24"/>
          <w:rtl/>
          <w:lang w:eastAsia="he-IL"/>
        </w:rPr>
        <w:t xml:space="preserve"> או כנותנת דחייה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ארכה לב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כל פעולה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ש</w:t>
      </w:r>
      <w:r w:rsidRPr="00BE2C8C">
        <w:rPr>
          <w:rFonts w:ascii="Times New Roman" w:eastAsia="Times New Roman" w:hAnsi="Times New Roman" w:cs="David"/>
          <w:sz w:val="24"/>
          <w:szCs w:val="24"/>
          <w:rtl/>
          <w:lang w:eastAsia="he-IL"/>
        </w:rPr>
        <w:t>יש לעשותה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חוזה</w:t>
      </w:r>
      <w:r w:rsidRPr="00BE2C8C">
        <w:rPr>
          <w:rFonts w:ascii="Times New Roman" w:eastAsia="Times New Roman" w:hAnsi="Times New Roman" w:cs="David" w:hint="cs"/>
          <w:sz w:val="24"/>
          <w:szCs w:val="24"/>
          <w:rtl/>
          <w:lang w:eastAsia="he-IL"/>
        </w:rPr>
        <w:t xml:space="preserve"> זה</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או כש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נוי</w:t>
      </w:r>
      <w:r w:rsidRPr="00BE2C8C">
        <w:rPr>
          <w:rFonts w:ascii="Times New Roman" w:eastAsia="Times New Roman" w:hAnsi="Times New Roman" w:cs="David" w:hint="cs"/>
          <w:sz w:val="24"/>
          <w:szCs w:val="24"/>
          <w:rtl/>
          <w:lang w:eastAsia="he-IL"/>
        </w:rPr>
        <w:t xml:space="preserve"> ו/או</w:t>
      </w:r>
      <w:r w:rsidRPr="00BE2C8C">
        <w:rPr>
          <w:rFonts w:ascii="Times New Roman" w:eastAsia="Times New Roman" w:hAnsi="Times New Roman" w:cs="David"/>
          <w:sz w:val="24"/>
          <w:szCs w:val="24"/>
          <w:rtl/>
          <w:lang w:eastAsia="he-IL"/>
        </w:rPr>
        <w:t xml:space="preserve">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טול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sz w:val="24"/>
          <w:szCs w:val="24"/>
          <w:rtl/>
          <w:lang w:eastAsia="he-IL"/>
        </w:rPr>
        <w:t xml:space="preserve">או תוספת של תנאי </w:t>
      </w:r>
      <w:r w:rsidRPr="00BE2C8C">
        <w:rPr>
          <w:rFonts w:ascii="Times New Roman" w:eastAsia="Times New Roman" w:hAnsi="Times New Roman" w:cs="David" w:hint="cs"/>
          <w:sz w:val="24"/>
          <w:szCs w:val="24"/>
          <w:rtl/>
          <w:lang w:eastAsia="he-IL"/>
        </w:rPr>
        <w:t>כלשהו</w:t>
      </w:r>
      <w:r w:rsidRPr="00BE2C8C">
        <w:rPr>
          <w:rFonts w:ascii="Times New Roman" w:eastAsia="Times New Roman" w:hAnsi="Times New Roman" w:cs="David"/>
          <w:sz w:val="24"/>
          <w:szCs w:val="24"/>
          <w:rtl/>
          <w:lang w:eastAsia="he-IL"/>
        </w:rPr>
        <w:t>, אלא אם נעשו במפורש ובכתב.</w:t>
      </w:r>
    </w:p>
    <w:p w14:paraId="5D614DD4" w14:textId="77777777" w:rsidR="006D2AE3" w:rsidRPr="00BE2C8C"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מבלי לגרוע מכלליות האמור לעיל -</w:t>
      </w:r>
    </w:p>
    <w:p w14:paraId="78F3B273" w14:textId="77777777" w:rsidR="006D2AE3" w:rsidRPr="00BE2C8C"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3811F052" w14:textId="77777777" w:rsidR="006D2AE3" w:rsidRPr="00BE2C8C"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תור כלשהו על זכויות וחובות לפי החוזה.</w:t>
      </w:r>
    </w:p>
    <w:p w14:paraId="233D4E16" w14:textId="77777777" w:rsidR="006D2AE3" w:rsidRPr="00BE2C8C"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במידה והיועץ כולל מספר גופים או יחידים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01E962BC"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lastRenderedPageBreak/>
        <w:t>על אף האמור בכל הוראה אחרת בחוזה זה ו/או בכל מסמך אחר בין יחידי המזמין ו/או בכל דין, מובהר ומוסכם</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BE2C8C">
        <w:rPr>
          <w:rFonts w:ascii="Times New Roman" w:eastAsia="Times New Roman" w:hAnsi="Times New Roman" w:cs="David" w:hint="cs"/>
          <w:b/>
          <w:bCs/>
          <w:sz w:val="24"/>
          <w:szCs w:val="24"/>
          <w:rtl/>
          <w:lang w:eastAsia="he-IL"/>
        </w:rPr>
        <w:t>א</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בגין כל חיוב מחיובי המזמין </w:t>
      </w:r>
      <w:r w:rsidRPr="00BE2C8C">
        <w:rPr>
          <w:rFonts w:ascii="Times New Roman" w:eastAsia="Times New Roman" w:hAnsi="Times New Roman" w:cs="David" w:hint="cs"/>
          <w:sz w:val="24"/>
          <w:szCs w:val="24"/>
          <w:rtl/>
          <w:lang w:eastAsia="he-IL"/>
        </w:rPr>
        <w:t>על פי</w:t>
      </w:r>
      <w:r w:rsidRPr="00BE2C8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BE2C8C">
        <w:rPr>
          <w:rFonts w:ascii="Times New Roman" w:eastAsia="Times New Roman" w:hAnsi="Times New Roman" w:cs="David" w:hint="cs"/>
          <w:sz w:val="24"/>
          <w:szCs w:val="24"/>
          <w:rtl/>
          <w:lang w:eastAsia="he-IL"/>
        </w:rPr>
        <w:t>על פ</w:t>
      </w:r>
      <w:r w:rsidRPr="00BE2C8C">
        <w:rPr>
          <w:rFonts w:ascii="Times New Roman" w:eastAsia="Times New Roman" w:hAnsi="Times New Roman" w:cs="David"/>
          <w:sz w:val="24"/>
          <w:szCs w:val="24"/>
          <w:rtl/>
          <w:lang w:eastAsia="he-IL"/>
        </w:rPr>
        <w:t>י חוזה זה. וזאת מבלי לגרוע מהאמור להלן בסיפא לס"ק זה.</w:t>
      </w:r>
    </w:p>
    <w:p w14:paraId="717D775F" w14:textId="77777777" w:rsidR="006D2AE3" w:rsidRPr="00BE2C8C"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E2C8C">
        <w:rPr>
          <w:rFonts w:ascii="Times New Roman" w:eastAsia="Times New Roman" w:hAnsi="Times New Roman" w:cs="David"/>
          <w:sz w:val="24"/>
          <w:szCs w:val="24"/>
          <w:rtl/>
          <w:lang w:eastAsia="he-IL"/>
        </w:rPr>
        <w:t>היועץ מתחייב בזה</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כל דרישה</w:t>
      </w:r>
      <w:r w:rsidRPr="00BE2C8C">
        <w:rPr>
          <w:rFonts w:ascii="Times New Roman" w:eastAsia="Times New Roman" w:hAnsi="Times New Roman" w:cs="David" w:hint="cs"/>
          <w:sz w:val="24"/>
          <w:szCs w:val="24"/>
          <w:rtl/>
          <w:lang w:eastAsia="he-IL"/>
        </w:rPr>
        <w:t xml:space="preserve"> ו/או תלונה</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 xml:space="preserve">ו/או </w:t>
      </w:r>
      <w:r w:rsidRPr="00BE2C8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E2C8C">
        <w:rPr>
          <w:rFonts w:ascii="Times New Roman" w:eastAsia="Times New Roman" w:hAnsi="Times New Roman" w:cs="David" w:hint="cs"/>
          <w:sz w:val="24"/>
          <w:szCs w:val="24"/>
          <w:rtl/>
          <w:lang w:eastAsia="he-IL"/>
        </w:rPr>
        <w:t>ל פי</w:t>
      </w:r>
      <w:r w:rsidRPr="00BE2C8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E2C8C">
        <w:rPr>
          <w:rFonts w:ascii="Times New Roman" w:eastAsia="Times New Roman" w:hAnsi="Times New Roman" w:cs="David" w:hint="cs"/>
          <w:b/>
          <w:bCs/>
          <w:sz w:val="24"/>
          <w:szCs w:val="24"/>
          <w:rtl/>
          <w:lang w:eastAsia="he-IL"/>
        </w:rPr>
        <w:t>א</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אותו דין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יחול לגבי תביעה של מי מיחידי המזמין כנגד היועץ</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קרי</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תביעה כאמור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E2C8C">
        <w:rPr>
          <w:rFonts w:ascii="Times New Roman" w:eastAsia="Times New Roman" w:hAnsi="Times New Roman" w:cs="David" w:hint="cs"/>
          <w:b/>
          <w:bCs/>
          <w:sz w:val="24"/>
          <w:szCs w:val="24"/>
          <w:rtl/>
          <w:lang w:eastAsia="he-IL"/>
        </w:rPr>
        <w:t>א</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w:t>
      </w:r>
    </w:p>
    <w:p w14:paraId="755976BD"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42D31EA" w14:textId="77777777" w:rsidR="006D2AE3" w:rsidRPr="00BE2C8C"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למען הסר ספק</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מוסכם ומוצהר</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4E09E38"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4822BDBC" w14:textId="77777777" w:rsidR="006D2AE3" w:rsidRPr="00BE2C8C"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חוזה זה על נספחיו</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77D5A4A5" w14:textId="77777777" w:rsidR="006D2AE3" w:rsidRPr="00BE2C8C"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E2C8C">
        <w:rPr>
          <w:rFonts w:ascii="Times New Roman" w:eastAsia="Times New Roman" w:hAnsi="Times New Roman" w:cs="David" w:hint="cs"/>
          <w:sz w:val="24"/>
          <w:szCs w:val="24"/>
          <w:rtl/>
          <w:lang w:eastAsia="he-IL"/>
        </w:rPr>
        <w:t>רשום</w:t>
      </w:r>
      <w:r w:rsidRPr="00BE2C8C">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תחשב היא כמתקבלת ביום משלוח או מסירתה כאמור.</w:t>
      </w:r>
    </w:p>
    <w:p w14:paraId="5A1A357E" w14:textId="77777777" w:rsidR="009441B2"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BE2C8C">
        <w:rPr>
          <w:rFonts w:ascii="Times New Roman" w:eastAsia="Times New Roman" w:hAnsi="Times New Roman" w:cs="David"/>
          <w:bCs/>
          <w:sz w:val="24"/>
          <w:szCs w:val="24"/>
          <w:rtl/>
          <w:lang w:eastAsia="he-IL"/>
        </w:rPr>
        <w:t>ולראיה באו הצדדים על החתום:</w:t>
      </w:r>
    </w:p>
    <w:p w14:paraId="10D72530" w14:textId="5C716817" w:rsidR="001A57A9" w:rsidRDefault="001A57A9"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67C5FBB" w14:textId="77777777" w:rsidR="001A57A9" w:rsidRPr="00BE2C8C" w:rsidRDefault="001A57A9"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42476E2" w14:textId="77777777" w:rsidR="003364E6" w:rsidRPr="00BE2C8C" w:rsidRDefault="003364E6"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A82FDD0" w14:textId="6A210288" w:rsidR="009441B2" w:rsidRPr="00BE2C8C" w:rsidRDefault="0041223B" w:rsidP="00BE2C8C">
      <w:pPr>
        <w:widowControl w:val="0"/>
        <w:tabs>
          <w:tab w:val="center" w:pos="1649"/>
          <w:tab w:val="center" w:pos="7177"/>
        </w:tabs>
        <w:spacing w:before="0" w:beforeAutospacing="0" w:after="0" w:afterAutospacing="0" w:line="240" w:lineRule="auto"/>
        <w:jc w:val="right"/>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rPr>
        <w:t>כלל נכסי נדלן נשר מרכז (נ.נ.נ.מ) שותפות מוגבלת</w:t>
      </w:r>
    </w:p>
    <w:p w14:paraId="2160D471" w14:textId="68E49D09" w:rsidR="00DF54C4" w:rsidRPr="00BE2C8C" w:rsidRDefault="00DF54C4" w:rsidP="00BE2C8C">
      <w:pPr>
        <w:widowControl w:val="0"/>
        <w:tabs>
          <w:tab w:val="center" w:pos="1649"/>
          <w:tab w:val="center" w:pos="7177"/>
        </w:tabs>
        <w:spacing w:before="0" w:beforeAutospacing="0" w:after="0" w:afterAutospacing="0" w:line="240" w:lineRule="auto"/>
        <w:jc w:val="center"/>
        <w:rPr>
          <w:rFonts w:ascii="Times New Roman" w:eastAsia="Times New Roman" w:hAnsi="Times New Roman" w:cs="David"/>
          <w:sz w:val="24"/>
          <w:szCs w:val="24"/>
          <w:rtl/>
        </w:rPr>
      </w:pPr>
      <w:r w:rsidRPr="00BE2C8C">
        <w:rPr>
          <w:rFonts w:ascii="David" w:eastAsia="Calibri" w:hAnsi="David" w:cs="David" w:hint="cs"/>
          <w:sz w:val="24"/>
          <w:szCs w:val="24"/>
          <w:rtl/>
          <w:lang w:eastAsia="he-IL"/>
        </w:rPr>
        <w:t xml:space="preserve">                                                                    שיכון ובינוי נדל"ן בע"מ</w:t>
      </w:r>
      <w:r w:rsidRPr="00BE2C8C">
        <w:rPr>
          <w:rFonts w:ascii="Times New Roman" w:eastAsia="Times New Roman" w:hAnsi="Times New Roman" w:cs="David" w:hint="cs"/>
          <w:sz w:val="24"/>
          <w:szCs w:val="24"/>
          <w:rtl/>
        </w:rPr>
        <w:t xml:space="preserve"> </w:t>
      </w:r>
    </w:p>
    <w:p w14:paraId="69B66B64" w14:textId="1E03B53C" w:rsidR="009441B2" w:rsidRPr="00BE2C8C" w:rsidRDefault="00DF54C4" w:rsidP="001A57A9">
      <w:pPr>
        <w:widowControl w:val="0"/>
        <w:tabs>
          <w:tab w:val="center" w:pos="1649"/>
          <w:tab w:val="center" w:pos="7177"/>
        </w:tabs>
        <w:spacing w:before="0" w:beforeAutospacing="0" w:after="0" w:afterAutospacing="0" w:line="240" w:lineRule="auto"/>
        <w:jc w:val="center"/>
        <w:rPr>
          <w:rFonts w:ascii="Times New Roman" w:eastAsia="Times New Roman" w:hAnsi="Times New Roman" w:cs="David"/>
          <w:sz w:val="20"/>
          <w:szCs w:val="24"/>
          <w:rtl/>
          <w:lang w:eastAsia="he-IL"/>
        </w:rPr>
      </w:pPr>
      <w:r w:rsidRPr="00BE2C8C">
        <w:rPr>
          <w:rFonts w:ascii="Times New Roman" w:eastAsia="Times New Roman" w:hAnsi="Times New Roman" w:cs="David" w:hint="cs"/>
          <w:sz w:val="24"/>
          <w:szCs w:val="24"/>
          <w:rtl/>
        </w:rPr>
        <w:t xml:space="preserve">                                                                      אפריקה ישראל מגורים בע"מ</w:t>
      </w:r>
      <w:r w:rsidR="001A57A9">
        <w:rPr>
          <w:rFonts w:ascii="Times New Roman" w:eastAsia="Times New Roman" w:hAnsi="Times New Roman" w:cs="David" w:hint="cs"/>
          <w:sz w:val="24"/>
          <w:szCs w:val="24"/>
          <w:rtl/>
        </w:rPr>
        <w:t xml:space="preserve">                    </w:t>
      </w:r>
      <w:r w:rsidR="009441B2" w:rsidRPr="00BE2C8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F7409" w:rsidRPr="00BE2C8C">
            <w:rPr>
              <w:rFonts w:ascii="Times New Roman" w:eastAsia="Times New Roman" w:hAnsi="Times New Roman" w:cs="David"/>
              <w:sz w:val="20"/>
              <w:szCs w:val="24"/>
              <w:rtl/>
              <w:lang w:eastAsia="he-IL"/>
            </w:rPr>
            <w:t>מימוני הנדסה ויעוץ בע"מ</w:t>
          </w:r>
        </w:sdtContent>
      </w:sdt>
      <w:r w:rsidR="009441B2" w:rsidRPr="00BE2C8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1A57A9" w:rsidRPr="00F3672F">
            <w:rPr>
              <w:rStyle w:val="PlaceholderText"/>
              <w:rtl/>
            </w:rPr>
            <w:t>[שם צד א]</w:t>
          </w:r>
        </w:sdtContent>
      </w:sdt>
    </w:p>
    <w:p w14:paraId="1642D5EA" w14:textId="77777777" w:rsidR="009441B2" w:rsidRPr="00BE2C8C"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0"/>
          <w:szCs w:val="24"/>
          <w:rtl/>
          <w:lang w:eastAsia="he-IL"/>
        </w:rPr>
      </w:pPr>
      <w:r w:rsidRPr="00BE2C8C">
        <w:rPr>
          <w:rFonts w:ascii="Times New Roman" w:eastAsia="Times New Roman" w:hAnsi="Times New Roman" w:cs="David"/>
          <w:sz w:val="20"/>
          <w:szCs w:val="24"/>
          <w:rtl/>
          <w:lang w:eastAsia="he-IL"/>
        </w:rPr>
        <w:tab/>
      </w:r>
      <w:r w:rsidR="009F6985" w:rsidRPr="00BE2C8C">
        <w:rPr>
          <w:rFonts w:ascii="Times New Roman" w:eastAsia="Times New Roman" w:hAnsi="Times New Roman" w:cs="David"/>
          <w:b/>
          <w:bCs/>
          <w:sz w:val="20"/>
          <w:szCs w:val="24"/>
          <w:rtl/>
          <w:lang w:eastAsia="he-IL"/>
        </w:rPr>
        <w:t>היועץ</w:t>
      </w:r>
      <w:r w:rsidRPr="00BE2C8C">
        <w:rPr>
          <w:rFonts w:ascii="Times New Roman" w:eastAsia="Times New Roman" w:hAnsi="Times New Roman" w:cs="David"/>
          <w:b/>
          <w:bCs/>
          <w:sz w:val="20"/>
          <w:szCs w:val="24"/>
          <w:lang w:eastAsia="he-IL"/>
        </w:rPr>
        <w:t xml:space="preserve"> </w:t>
      </w:r>
      <w:r w:rsidRPr="00BE2C8C">
        <w:rPr>
          <w:rFonts w:ascii="Times New Roman" w:eastAsia="Times New Roman" w:hAnsi="Times New Roman" w:cs="David"/>
          <w:b/>
          <w:bCs/>
          <w:sz w:val="20"/>
          <w:szCs w:val="24"/>
          <w:rtl/>
          <w:lang w:eastAsia="he-IL"/>
        </w:rPr>
        <w:tab/>
      </w:r>
      <w:r w:rsidRPr="00BE2C8C">
        <w:rPr>
          <w:rFonts w:ascii="Times New Roman" w:eastAsia="Times New Roman" w:hAnsi="Times New Roman" w:cs="David"/>
          <w:b/>
          <w:bCs/>
          <w:sz w:val="20"/>
          <w:szCs w:val="24"/>
          <w:lang w:eastAsia="he-IL"/>
        </w:rPr>
        <w:t xml:space="preserve"> </w:t>
      </w:r>
      <w:r w:rsidRPr="00BE2C8C">
        <w:rPr>
          <w:rFonts w:ascii="Times New Roman" w:eastAsia="Times New Roman" w:hAnsi="Times New Roman" w:cs="David"/>
          <w:b/>
          <w:bCs/>
          <w:sz w:val="20"/>
          <w:szCs w:val="24"/>
          <w:rtl/>
          <w:lang w:eastAsia="he-IL"/>
        </w:rPr>
        <w:t>המזמין</w:t>
      </w:r>
      <w:r w:rsidRPr="00BE2C8C">
        <w:rPr>
          <w:rFonts w:ascii="Times New Roman" w:eastAsia="Times New Roman" w:hAnsi="Times New Roman" w:cs="David"/>
          <w:b/>
          <w:bCs/>
          <w:sz w:val="20"/>
          <w:szCs w:val="24"/>
          <w:lang w:eastAsia="he-IL"/>
        </w:rPr>
        <w:t xml:space="preserve"> </w:t>
      </w:r>
    </w:p>
    <w:p w14:paraId="0A755D6B" w14:textId="77777777" w:rsidR="00174FAA" w:rsidRDefault="00174FAA"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523BBD" w14:textId="77777777" w:rsidR="00174FAA" w:rsidRDefault="00174FAA"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336A64" w14:textId="77777777" w:rsidR="00174FAA" w:rsidRDefault="00174FAA"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4C866E" w14:textId="77777777" w:rsidR="001A57A9" w:rsidRDefault="001A57A9"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D445A0" w14:textId="77777777" w:rsidR="00174FAA" w:rsidRDefault="00174FAA"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C088AC" w14:textId="77777777" w:rsidR="00174FAA" w:rsidRDefault="00174FAA"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152BC8" w14:textId="77777777" w:rsidR="009441B2" w:rsidRPr="00BE2C8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sidRPr="00BE2C8C">
        <w:rPr>
          <w:rFonts w:ascii="Times New Roman" w:eastAsia="Times New Roman" w:hAnsi="Times New Roman" w:cs="David"/>
          <w:sz w:val="20"/>
          <w:szCs w:val="24"/>
          <w:rtl/>
          <w:lang w:eastAsia="he-IL"/>
        </w:rPr>
        <w:t>היועץ</w:t>
      </w:r>
      <w:r w:rsidRPr="00BE2C8C">
        <w:rPr>
          <w:rFonts w:ascii="Times New Roman" w:eastAsia="Times New Roman" w:hAnsi="Times New Roman" w:cs="David"/>
          <w:sz w:val="20"/>
          <w:szCs w:val="24"/>
          <w:rtl/>
          <w:lang w:eastAsia="he-IL"/>
        </w:rPr>
        <w:t xml:space="preserve"> על החוזה דלעיל וכי חתימתם </w:t>
      </w:r>
      <w:r w:rsidRPr="00BE2C8C">
        <w:rPr>
          <w:rFonts w:ascii="Times New Roman" w:eastAsia="Times New Roman" w:hAnsi="Times New Roman" w:cs="David"/>
          <w:sz w:val="20"/>
          <w:szCs w:val="24"/>
          <w:rtl/>
          <w:lang w:eastAsia="he-IL"/>
        </w:rPr>
        <w:lastRenderedPageBreak/>
        <w:t xml:space="preserve">המשותפת בצירוף חותמת החברה מחייבת את </w:t>
      </w:r>
      <w:r w:rsidR="009F6985" w:rsidRPr="00BE2C8C">
        <w:rPr>
          <w:rFonts w:ascii="Times New Roman" w:eastAsia="Times New Roman" w:hAnsi="Times New Roman" w:cs="David"/>
          <w:sz w:val="20"/>
          <w:szCs w:val="24"/>
          <w:rtl/>
          <w:lang w:eastAsia="he-IL"/>
        </w:rPr>
        <w:t>היועץ</w:t>
      </w:r>
      <w:r w:rsidRPr="00BE2C8C">
        <w:rPr>
          <w:rFonts w:ascii="Times New Roman" w:eastAsia="Times New Roman" w:hAnsi="Times New Roman" w:cs="David"/>
          <w:sz w:val="20"/>
          <w:szCs w:val="24"/>
          <w:rtl/>
          <w:lang w:eastAsia="he-IL"/>
        </w:rPr>
        <w:t xml:space="preserve"> לעני</w:t>
      </w:r>
      <w:r w:rsidRPr="00BE2C8C">
        <w:rPr>
          <w:rFonts w:ascii="Times New Roman" w:eastAsia="Times New Roman" w:hAnsi="Times New Roman" w:cs="David" w:hint="cs"/>
          <w:sz w:val="20"/>
          <w:szCs w:val="24"/>
          <w:rtl/>
          <w:lang w:eastAsia="he-IL"/>
        </w:rPr>
        <w:t>י</w:t>
      </w:r>
      <w:r w:rsidRPr="00BE2C8C">
        <w:rPr>
          <w:rFonts w:ascii="Times New Roman" w:eastAsia="Times New Roman" w:hAnsi="Times New Roman" w:cs="David"/>
          <w:sz w:val="20"/>
          <w:szCs w:val="24"/>
          <w:rtl/>
          <w:lang w:eastAsia="he-IL"/>
        </w:rPr>
        <w:t xml:space="preserve">ן זה. </w:t>
      </w:r>
    </w:p>
    <w:p w14:paraId="503D4CDB" w14:textId="77777777" w:rsidR="009441B2" w:rsidRPr="00BE2C8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BA460C" w14:textId="77777777" w:rsidR="009441B2" w:rsidRPr="00BE2C8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sz w:val="20"/>
          <w:szCs w:val="24"/>
          <w:rtl/>
          <w:lang w:eastAsia="he-IL"/>
        </w:rPr>
        <w:t>תאריך :  _______________</w:t>
      </w:r>
      <w:r w:rsidRPr="00BE2C8C">
        <w:rPr>
          <w:rFonts w:ascii="Times New Roman" w:eastAsia="Times New Roman" w:hAnsi="Times New Roman" w:cs="David"/>
          <w:sz w:val="20"/>
          <w:szCs w:val="24"/>
          <w:rtl/>
          <w:lang w:eastAsia="he-IL"/>
        </w:rPr>
        <w:tab/>
      </w:r>
      <w:r w:rsidRPr="00BE2C8C">
        <w:rPr>
          <w:rFonts w:ascii="Times New Roman" w:eastAsia="Times New Roman" w:hAnsi="Times New Roman" w:cs="David"/>
          <w:sz w:val="20"/>
          <w:szCs w:val="24"/>
          <w:rtl/>
          <w:lang w:eastAsia="he-IL"/>
        </w:rPr>
        <w:tab/>
      </w:r>
      <w:r w:rsidRPr="00BE2C8C">
        <w:rPr>
          <w:rFonts w:ascii="Times New Roman" w:eastAsia="Times New Roman" w:hAnsi="Times New Roman" w:cs="David"/>
          <w:sz w:val="20"/>
          <w:szCs w:val="24"/>
          <w:rtl/>
          <w:lang w:eastAsia="he-IL"/>
        </w:rPr>
        <w:tab/>
      </w:r>
    </w:p>
    <w:p w14:paraId="371E280E" w14:textId="77777777" w:rsidR="009441B2" w:rsidRPr="00BE2C8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sz w:val="20"/>
          <w:szCs w:val="24"/>
          <w:rtl/>
          <w:lang w:eastAsia="he-IL"/>
        </w:rPr>
        <w:t>חתימה וחותמת עו"ד/ רו"ח : ________________</w:t>
      </w:r>
    </w:p>
    <w:p w14:paraId="1AF377EE" w14:textId="77777777" w:rsidR="008872EF" w:rsidRPr="00BE2C8C" w:rsidRDefault="008872EF"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E2C8C">
        <w:rPr>
          <w:rFonts w:ascii="Times New Roman" w:eastAsia="Times New Roman" w:hAnsi="Times New Roman" w:cs="David"/>
          <w:bCs/>
          <w:sz w:val="20"/>
          <w:szCs w:val="24"/>
          <w:u w:val="single"/>
          <w:rtl/>
          <w:lang w:eastAsia="he-IL"/>
        </w:rPr>
        <w:br w:type="page"/>
      </w:r>
    </w:p>
    <w:p w14:paraId="094CACF2" w14:textId="77777777" w:rsidR="00572B5D" w:rsidRPr="00BE2C8C" w:rsidRDefault="00572B5D"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E2C8C">
        <w:rPr>
          <w:rFonts w:ascii="Times New Roman" w:eastAsia="Times New Roman" w:hAnsi="Times New Roman" w:cs="David" w:hint="cs"/>
          <w:bCs/>
          <w:sz w:val="20"/>
          <w:szCs w:val="24"/>
          <w:u w:val="single"/>
          <w:rtl/>
          <w:lang w:eastAsia="he-IL"/>
        </w:rPr>
        <w:lastRenderedPageBreak/>
        <w:t>נספח ''א''</w:t>
      </w:r>
    </w:p>
    <w:p w14:paraId="5D937E54" w14:textId="77777777" w:rsidR="00572B5D" w:rsidRPr="00BE2C8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BE2C8C">
        <w:rPr>
          <w:rFonts w:ascii="Times New Roman" w:eastAsia="Times New Roman" w:hAnsi="Times New Roman" w:cs="David" w:hint="cs"/>
          <w:bCs/>
          <w:sz w:val="20"/>
          <w:szCs w:val="24"/>
          <w:u w:val="single"/>
          <w:rtl/>
          <w:lang w:eastAsia="he-IL"/>
        </w:rPr>
        <w:t>נספח כללי</w:t>
      </w:r>
    </w:p>
    <w:p w14:paraId="7E62421D" w14:textId="77777777"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1.1</w:t>
      </w:r>
      <w:r w:rsidRPr="00BE2C8C">
        <w:rPr>
          <w:rFonts w:ascii="Times New Roman" w:eastAsia="Times New Roman" w:hAnsi="Times New Roman" w:cs="David" w:hint="cs"/>
          <w:sz w:val="24"/>
          <w:szCs w:val="24"/>
          <w:rtl/>
          <w:lang w:eastAsia="he-IL"/>
        </w:rPr>
        <w:tab/>
        <w:t>הגדרות -</w:t>
      </w:r>
    </w:p>
    <w:p w14:paraId="1A8F5E6E" w14:textId="77777777"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265A3C" w14:textId="1D7CE0C2" w:rsidR="00572B5D" w:rsidRPr="00BE2C8C" w:rsidRDefault="00572B5D" w:rsidP="005E2FD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hint="cs"/>
          <w:b/>
          <w:bCs/>
          <w:sz w:val="24"/>
          <w:szCs w:val="24"/>
          <w:rtl/>
          <w:lang w:eastAsia="he-IL"/>
        </w:rPr>
        <w:t>הפרויקט</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hint="cs"/>
          <w:sz w:val="24"/>
          <w:szCs w:val="24"/>
          <w:lang w:eastAsia="he-IL"/>
        </w:rPr>
        <w:t xml:space="preserve"> </w:t>
      </w:r>
      <w:r w:rsidRPr="00BE2C8C">
        <w:rPr>
          <w:rFonts w:ascii="Times New Roman" w:eastAsia="Times New Roman" w:hAnsi="Times New Roman" w:cs="David" w:hint="cs"/>
          <w:sz w:val="24"/>
          <w:szCs w:val="24"/>
          <w:rtl/>
          <w:lang w:eastAsia="he-IL"/>
        </w:rPr>
        <w:t>פרויקט לבניית יחידות דיור</w:t>
      </w:r>
      <w:r w:rsidR="003364E6" w:rsidRPr="00BE2C8C">
        <w:rPr>
          <w:rFonts w:ascii="Times New Roman" w:eastAsia="Times New Roman" w:hAnsi="Times New Roman" w:cs="David" w:hint="cs"/>
          <w:sz w:val="24"/>
          <w:szCs w:val="24"/>
          <w:rtl/>
          <w:lang w:eastAsia="he-IL"/>
        </w:rPr>
        <w:t xml:space="preserve"> ו/או </w:t>
      </w:r>
      <w:r w:rsidRPr="00BE2C8C">
        <w:rPr>
          <w:rFonts w:ascii="Times New Roman" w:eastAsia="Times New Roman" w:hAnsi="Times New Roman" w:cs="David" w:hint="cs"/>
          <w:sz w:val="24"/>
          <w:szCs w:val="24"/>
          <w:rtl/>
          <w:lang w:eastAsia="he-IL"/>
        </w:rPr>
        <w:t xml:space="preserve"> שטחי מסחר ו</w:t>
      </w:r>
      <w:r w:rsidR="005E2FD9" w:rsidRPr="00BE2C8C">
        <w:rPr>
          <w:rFonts w:ascii="Times New Roman" w:eastAsia="Times New Roman" w:hAnsi="Times New Roman" w:cs="David" w:hint="cs"/>
          <w:sz w:val="24"/>
          <w:szCs w:val="24"/>
          <w:rtl/>
          <w:lang w:eastAsia="he-IL"/>
        </w:rPr>
        <w:t>/</w:t>
      </w:r>
      <w:r w:rsidR="003364E6" w:rsidRPr="00BE2C8C">
        <w:rPr>
          <w:rFonts w:ascii="Times New Roman" w:eastAsia="Times New Roman" w:hAnsi="Times New Roman" w:cs="David" w:hint="cs"/>
          <w:sz w:val="24"/>
          <w:szCs w:val="24"/>
          <w:rtl/>
          <w:lang w:eastAsia="he-IL"/>
        </w:rPr>
        <w:t xml:space="preserve">או </w:t>
      </w:r>
      <w:r w:rsidRPr="00BE2C8C">
        <w:rPr>
          <w:rFonts w:ascii="Times New Roman" w:eastAsia="Times New Roman" w:hAnsi="Times New Roman" w:cs="David" w:hint="cs"/>
          <w:sz w:val="24"/>
          <w:szCs w:val="24"/>
          <w:rtl/>
          <w:lang w:eastAsia="he-IL"/>
        </w:rPr>
        <w:t xml:space="preserve">משרדים, </w:t>
      </w:r>
      <w:r w:rsidR="005E2FD9" w:rsidRPr="00BE2C8C">
        <w:rPr>
          <w:rFonts w:ascii="Times New Roman" w:eastAsia="Times New Roman" w:hAnsi="Times New Roman" w:cs="David" w:hint="cs"/>
          <w:sz w:val="24"/>
          <w:szCs w:val="24"/>
          <w:rtl/>
          <w:lang w:eastAsia="he-IL"/>
        </w:rPr>
        <w:t xml:space="preserve">מרתפים, </w:t>
      </w:r>
      <w:r w:rsidRPr="00BE2C8C">
        <w:rPr>
          <w:rFonts w:ascii="Times New Roman" w:eastAsia="Times New Roman" w:hAnsi="Times New Roman" w:cs="David" w:hint="cs"/>
          <w:sz w:val="24"/>
          <w:szCs w:val="24"/>
          <w:rtl/>
          <w:lang w:eastAsia="he-IL"/>
        </w:rPr>
        <w:t>חניונים ועבודות פיתוח ב</w:t>
      </w:r>
      <w:sdt>
        <w:sdtPr>
          <w:rPr>
            <w:rFonts w:ascii="Times New Roman" w:eastAsia="Times New Roman" w:hAnsi="Times New Roman" w:cs="David" w:hint="cs"/>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9456D0" w:rsidRPr="00BE2C8C">
            <w:rPr>
              <w:rFonts w:ascii="Times New Roman" w:eastAsia="Times New Roman" w:hAnsi="Times New Roman" w:cs="David" w:hint="cs"/>
              <w:sz w:val="24"/>
              <w:szCs w:val="24"/>
              <w:rtl/>
              <w:lang w:eastAsia="he-IL"/>
            </w:rPr>
            <w:t>נשר</w:t>
          </w:r>
        </w:sdtContent>
      </w:sdt>
      <w:r w:rsidRPr="00BE2C8C">
        <w:rPr>
          <w:rFonts w:ascii="Times New Roman" w:eastAsia="Times New Roman" w:hAnsi="Times New Roman" w:cs="David" w:hint="cs"/>
          <w:sz w:val="24"/>
          <w:szCs w:val="24"/>
          <w:rtl/>
          <w:lang w:eastAsia="he-IL"/>
        </w:rPr>
        <w:t xml:space="preserve"> - </w:t>
      </w:r>
      <w:r w:rsidR="005E2FD9" w:rsidRPr="00BE2C8C">
        <w:rPr>
          <w:rStyle w:val="PlaceholderText"/>
          <w:color w:val="auto"/>
          <w:rtl/>
        </w:rPr>
        <w:t>[שם אתר]</w:t>
      </w:r>
      <w:r w:rsidRPr="00BE2C8C">
        <w:rPr>
          <w:rFonts w:ascii="Times New Roman" w:eastAsia="Times New Roman" w:hAnsi="Times New Roman" w:cs="David" w:hint="cs"/>
          <w:sz w:val="24"/>
          <w:szCs w:val="24"/>
          <w:rtl/>
          <w:lang w:eastAsia="he-IL"/>
        </w:rPr>
        <w:t>,</w:t>
      </w:r>
      <w:r w:rsidR="003364E6" w:rsidRPr="00BE2C8C">
        <w:rPr>
          <w:rFonts w:ascii="Times New Roman" w:eastAsia="Times New Roman" w:hAnsi="Times New Roman" w:cs="David" w:hint="cs"/>
          <w:sz w:val="24"/>
          <w:szCs w:val="24"/>
          <w:rtl/>
          <w:lang w:eastAsia="he-IL"/>
        </w:rPr>
        <w:t xml:space="preserve">בפרויקט </w:t>
      </w:r>
      <w:r w:rsidRPr="00BE2C8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rPr>
          <w:alias w:val="שם הפרויקט"/>
          <w:tag w:val="cntProjectName"/>
          <w:id w:val="-1647974920"/>
          <w:placeholder>
            <w:docPart w:val="56DB539365AD4F8E81151B40C213BD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977B8F">
            <w:rPr>
              <w:rFonts w:ascii="Times New Roman" w:eastAsia="Times New Roman" w:hAnsi="Times New Roman" w:cs="David" w:hint="cs"/>
              <w:sz w:val="24"/>
              <w:szCs w:val="24"/>
              <w:rtl/>
            </w:rPr>
            <w:t xml:space="preserve">אגמי הכרמל  - נשר </w:t>
          </w:r>
        </w:sdtContent>
      </w:sdt>
      <w:r w:rsidRPr="00BE2C8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F607316" w14:textId="77777777"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2BCAD0" w14:textId="62D6AEB2" w:rsidR="00572B5D" w:rsidRPr="00BE2C8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hint="cs"/>
          <w:b/>
          <w:bCs/>
          <w:sz w:val="24"/>
          <w:szCs w:val="24"/>
          <w:rtl/>
          <w:lang w:eastAsia="he-IL"/>
        </w:rPr>
        <w:t>התכנית</w:t>
      </w:r>
      <w:r w:rsidRPr="00BE2C8C">
        <w:rPr>
          <w:rFonts w:ascii="Times New Roman" w:eastAsia="Times New Roman" w:hAnsi="Times New Roman" w:cs="David" w:hint="cs"/>
          <w:sz w:val="24"/>
          <w:szCs w:val="24"/>
          <w:rtl/>
          <w:lang w:eastAsia="he-IL"/>
        </w:rPr>
        <w:t xml:space="preserve">" או </w:t>
      </w:r>
      <w:r w:rsidRPr="00BE2C8C">
        <w:rPr>
          <w:rFonts w:ascii="Times New Roman" w:eastAsia="Times New Roman" w:hAnsi="Times New Roman" w:cs="David" w:hint="cs"/>
          <w:b/>
          <w:bCs/>
          <w:sz w:val="24"/>
          <w:szCs w:val="24"/>
          <w:rtl/>
          <w:lang w:eastAsia="he-IL"/>
        </w:rPr>
        <w:t xml:space="preserve">"המקרקעין" </w:t>
      </w:r>
      <w:r w:rsidRPr="00BE2C8C">
        <w:rPr>
          <w:rFonts w:ascii="Times New Roman" w:eastAsia="Times New Roman" w:hAnsi="Times New Roman" w:cs="David"/>
          <w:sz w:val="24"/>
          <w:szCs w:val="24"/>
          <w:lang w:eastAsia="he-IL"/>
        </w:rPr>
        <w:t>–</w:t>
      </w:r>
      <w:r w:rsidRPr="00BE2C8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E054604954E24B839C636740FFBF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571C8B" w:rsidRPr="00BE2C8C">
            <w:rPr>
              <w:rFonts w:ascii="Times New Roman" w:eastAsia="Times New Roman" w:hAnsi="Times New Roman" w:cs="David" w:hint="cs"/>
              <w:sz w:val="24"/>
              <w:szCs w:val="24"/>
              <w:rtl/>
            </w:rPr>
            <w:t>355-0359364 ( מכ/866 )</w:t>
          </w:r>
        </w:sdtContent>
      </w:sdt>
      <w:r w:rsidRPr="00BE2C8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EE1ED0" w:rsidRPr="00BE2C8C">
            <w:rPr>
              <w:rFonts w:ascii="Times New Roman" w:eastAsia="Times New Roman" w:hAnsi="Times New Roman" w:cs="David" w:hint="cs"/>
              <w:sz w:val="24"/>
              <w:szCs w:val="24"/>
              <w:rtl/>
              <w:lang w:eastAsia="he-IL"/>
            </w:rPr>
            <w:t>11118</w:t>
          </w:r>
        </w:sdtContent>
      </w:sdt>
      <w:r w:rsidRPr="00BE2C8C">
        <w:rPr>
          <w:rFonts w:ascii="Times New Roman" w:eastAsia="Times New Roman" w:hAnsi="Times New Roman" w:cs="David" w:hint="cs"/>
          <w:sz w:val="24"/>
          <w:szCs w:val="24"/>
          <w:rtl/>
          <w:lang w:eastAsia="he-IL"/>
        </w:rPr>
        <w:t>.</w:t>
      </w:r>
    </w:p>
    <w:p w14:paraId="751073C3" w14:textId="77777777" w:rsidR="00572B5D" w:rsidRPr="00BE2C8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9F6985"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hint="cs"/>
          <w:sz w:val="24"/>
          <w:szCs w:val="24"/>
          <w:rtl/>
          <w:lang w:eastAsia="he-IL"/>
        </w:rPr>
        <w:t xml:space="preserve"> הינם בהתאם לתכנית התקפה בעת הזמנת כל שלב. </w:t>
      </w:r>
      <w:r w:rsidR="009F6985"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335F6C1" w14:textId="77777777" w:rsidR="00572B5D" w:rsidRPr="00BE2C8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84807C8" w14:textId="77777777" w:rsidR="00572B5D" w:rsidRPr="00BE2C8C" w:rsidRDefault="00572B5D" w:rsidP="00572B5D">
      <w:pPr>
        <w:spacing w:before="0" w:beforeAutospacing="0" w:after="0" w:afterAutospacing="0" w:line="240" w:lineRule="auto"/>
        <w:ind w:left="720"/>
        <w:rPr>
          <w:rFonts w:ascii="Times New Roman" w:eastAsia="Times New Roman" w:hAnsi="Times New Roman" w:cs="David"/>
          <w:sz w:val="24"/>
          <w:szCs w:val="24"/>
          <w:rtl/>
        </w:rPr>
      </w:pPr>
      <w:r w:rsidRPr="00BE2C8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9456D0" w:rsidRPr="00BE2C8C">
            <w:rPr>
              <w:rFonts w:ascii="Times New Roman" w:eastAsia="Times New Roman" w:hAnsi="Times New Roman" w:cs="David" w:hint="cs"/>
              <w:sz w:val="24"/>
              <w:szCs w:val="24"/>
              <w:rtl/>
            </w:rPr>
            <w:t>נשר</w:t>
          </w:r>
        </w:sdtContent>
      </w:sdt>
      <w:r w:rsidRPr="00BE2C8C">
        <w:rPr>
          <w:rFonts w:ascii="Times New Roman" w:eastAsia="Times New Roman" w:hAnsi="Times New Roman" w:cs="David" w:hint="cs"/>
          <w:sz w:val="24"/>
          <w:szCs w:val="24"/>
          <w:rtl/>
        </w:rPr>
        <w:t>.</w:t>
      </w:r>
    </w:p>
    <w:p w14:paraId="1E5F49F1" w14:textId="77777777" w:rsidR="00572B5D" w:rsidRPr="00BE2C8C" w:rsidRDefault="00572B5D" w:rsidP="00572B5D">
      <w:pPr>
        <w:spacing w:before="0" w:beforeAutospacing="0" w:after="0" w:afterAutospacing="0" w:line="240" w:lineRule="auto"/>
        <w:ind w:left="720"/>
        <w:rPr>
          <w:rFonts w:ascii="Times New Roman" w:eastAsia="Times New Roman" w:hAnsi="Times New Roman" w:cs="David"/>
          <w:sz w:val="24"/>
          <w:szCs w:val="24"/>
          <w:rtl/>
        </w:rPr>
      </w:pPr>
    </w:p>
    <w:p w14:paraId="48A46490" w14:textId="77777777" w:rsidR="00572B5D" w:rsidRPr="00BE2C8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rPr>
        <w:t xml:space="preserve">"חוזה הפיתוח" </w:t>
      </w:r>
      <w:r w:rsidRPr="00BE2C8C">
        <w:rPr>
          <w:rFonts w:ascii="Times New Roman" w:eastAsia="Times New Roman" w:hAnsi="Times New Roman" w:cs="David"/>
          <w:sz w:val="24"/>
          <w:szCs w:val="24"/>
        </w:rPr>
        <w:t>–</w:t>
      </w:r>
      <w:r w:rsidRPr="00BE2C8C">
        <w:rPr>
          <w:rFonts w:ascii="Times New Roman" w:eastAsia="Times New Roman" w:hAnsi="Times New Roman" w:cs="David" w:hint="cs"/>
          <w:sz w:val="24"/>
          <w:szCs w:val="24"/>
          <w:rtl/>
        </w:rPr>
        <w:t xml:space="preserve"> חוזה הפיתוח אשר נחתם בין המזמין לבין הרשות המקומית.</w:t>
      </w:r>
    </w:p>
    <w:p w14:paraId="65B2C320" w14:textId="77777777"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F48229" w14:textId="4A40CF7A"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BE2C8C">
        <w:rPr>
          <w:rFonts w:ascii="Times New Roman" w:eastAsia="Times New Roman" w:hAnsi="Times New Roman" w:cs="David" w:hint="cs"/>
          <w:sz w:val="24"/>
          <w:szCs w:val="24"/>
          <w:rtl/>
          <w:lang w:eastAsia="he-IL"/>
        </w:rPr>
        <w:t>2.8</w:t>
      </w:r>
      <w:r w:rsidRPr="00BE2C8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571C8B" w:rsidRPr="00BE2C8C">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60322912" w14:textId="77777777"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F5E90FF" w14:textId="77777777" w:rsidR="00CC012C" w:rsidRPr="00BE2C8C" w:rsidRDefault="00572B5D" w:rsidP="00D065DD">
      <w:pPr>
        <w:widowControl w:val="0"/>
        <w:spacing w:before="0" w:beforeAutospacing="0" w:after="0" w:afterAutospacing="0" w:line="240" w:lineRule="auto"/>
        <w:ind w:left="720" w:right="-142"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2.10</w:t>
      </w:r>
      <w:r w:rsidRPr="00BE2C8C">
        <w:rPr>
          <w:rFonts w:ascii="Times New Roman" w:eastAsia="Times New Roman" w:hAnsi="Times New Roman" w:cs="David" w:hint="cs"/>
          <w:sz w:val="24"/>
          <w:szCs w:val="24"/>
          <w:rtl/>
          <w:lang w:eastAsia="he-IL"/>
        </w:rPr>
        <w:tab/>
      </w:r>
      <w:r w:rsidR="00CC012C" w:rsidRPr="00BE2C8C">
        <w:rPr>
          <w:rFonts w:ascii="Times New Roman" w:eastAsia="Times New Roman" w:hAnsi="Times New Roman" w:cs="David" w:hint="eastAsia"/>
          <w:sz w:val="24"/>
          <w:szCs w:val="24"/>
          <w:rtl/>
          <w:lang w:eastAsia="he-IL"/>
        </w:rPr>
        <w:t>עבור</w:t>
      </w:r>
      <w:r w:rsidR="00CC012C" w:rsidRPr="00BE2C8C">
        <w:rPr>
          <w:rFonts w:ascii="Times New Roman" w:eastAsia="Times New Roman" w:hAnsi="Times New Roman" w:cs="David"/>
          <w:sz w:val="24"/>
          <w:szCs w:val="24"/>
          <w:rtl/>
          <w:lang w:eastAsia="he-IL"/>
        </w:rPr>
        <w:t xml:space="preserve"> </w:t>
      </w:r>
      <w:r w:rsidR="00CC012C" w:rsidRPr="00BE2C8C">
        <w:rPr>
          <w:rFonts w:ascii="Times New Roman" w:eastAsia="Times New Roman" w:hAnsi="Times New Roman" w:cs="David" w:hint="eastAsia"/>
          <w:sz w:val="24"/>
          <w:szCs w:val="24"/>
          <w:rtl/>
          <w:lang w:eastAsia="he-IL"/>
        </w:rPr>
        <w:t>קבלת</w:t>
      </w:r>
      <w:r w:rsidR="00CC012C" w:rsidRPr="00BE2C8C">
        <w:rPr>
          <w:rFonts w:ascii="Times New Roman" w:eastAsia="Times New Roman" w:hAnsi="Times New Roman" w:cs="David"/>
          <w:sz w:val="24"/>
          <w:szCs w:val="24"/>
          <w:rtl/>
          <w:lang w:eastAsia="he-IL"/>
        </w:rPr>
        <w:t xml:space="preserve"> </w:t>
      </w:r>
      <w:r w:rsidR="00CC012C" w:rsidRPr="00BE2C8C">
        <w:rPr>
          <w:rFonts w:ascii="Times New Roman" w:eastAsia="Times New Roman" w:hAnsi="Times New Roman" w:cs="David" w:hint="eastAsia"/>
          <w:sz w:val="24"/>
          <w:szCs w:val="24"/>
          <w:rtl/>
          <w:lang w:eastAsia="he-IL"/>
        </w:rPr>
        <w:t>העבודה</w:t>
      </w:r>
      <w:r w:rsidR="00CC012C" w:rsidRPr="00BE2C8C">
        <w:rPr>
          <w:rFonts w:ascii="Times New Roman" w:eastAsia="Times New Roman" w:hAnsi="Times New Roman" w:cs="David"/>
          <w:sz w:val="24"/>
          <w:szCs w:val="24"/>
          <w:rtl/>
          <w:lang w:eastAsia="he-IL"/>
        </w:rPr>
        <w:t xml:space="preserve">, </w:t>
      </w:r>
      <w:r w:rsidR="00CC012C" w:rsidRPr="00BE2C8C">
        <w:rPr>
          <w:rFonts w:ascii="Times New Roman" w:eastAsia="Times New Roman" w:hAnsi="Times New Roman" w:cs="David" w:hint="eastAsia"/>
          <w:sz w:val="24"/>
          <w:szCs w:val="24"/>
          <w:rtl/>
          <w:lang w:eastAsia="he-IL"/>
        </w:rPr>
        <w:t>על</w:t>
      </w:r>
      <w:r w:rsidR="00CC012C" w:rsidRPr="00BE2C8C">
        <w:rPr>
          <w:rFonts w:ascii="Times New Roman" w:eastAsia="Times New Roman" w:hAnsi="Times New Roman" w:cs="David"/>
          <w:sz w:val="24"/>
          <w:szCs w:val="24"/>
          <w:rtl/>
          <w:lang w:eastAsia="he-IL"/>
        </w:rPr>
        <w:t xml:space="preserve"> </w:t>
      </w:r>
      <w:r w:rsidR="00CC012C" w:rsidRPr="00BE2C8C">
        <w:rPr>
          <w:rFonts w:ascii="Times New Roman" w:eastAsia="Times New Roman" w:hAnsi="Times New Roman" w:cs="David" w:hint="eastAsia"/>
          <w:sz w:val="24"/>
          <w:szCs w:val="24"/>
          <w:rtl/>
          <w:lang w:eastAsia="he-IL"/>
        </w:rPr>
        <w:t>היועץ</w:t>
      </w:r>
      <w:r w:rsidR="00CC012C" w:rsidRPr="00BE2C8C">
        <w:rPr>
          <w:rFonts w:ascii="Times New Roman" w:eastAsia="Times New Roman" w:hAnsi="Times New Roman" w:cs="David"/>
          <w:sz w:val="24"/>
          <w:szCs w:val="24"/>
          <w:rtl/>
          <w:lang w:eastAsia="he-IL"/>
        </w:rPr>
        <w:t xml:space="preserve"> </w:t>
      </w:r>
      <w:r w:rsidR="00CC012C" w:rsidRPr="00BE2C8C">
        <w:rPr>
          <w:rFonts w:ascii="Times New Roman" w:eastAsia="Times New Roman" w:hAnsi="Times New Roman" w:cs="David" w:hint="eastAsia"/>
          <w:sz w:val="24"/>
          <w:szCs w:val="24"/>
          <w:rtl/>
          <w:lang w:eastAsia="he-IL"/>
        </w:rPr>
        <w:t>להיות</w:t>
      </w:r>
      <w:r w:rsidR="00CC012C" w:rsidRPr="00BE2C8C">
        <w:rPr>
          <w:rFonts w:ascii="Times New Roman" w:eastAsia="Times New Roman" w:hAnsi="Times New Roman" w:cs="David"/>
          <w:sz w:val="24"/>
          <w:szCs w:val="24"/>
          <w:rtl/>
          <w:lang w:eastAsia="he-IL"/>
        </w:rPr>
        <w:t xml:space="preserve"> </w:t>
      </w:r>
      <w:r w:rsidR="00CC012C" w:rsidRPr="00BE2C8C">
        <w:rPr>
          <w:rFonts w:ascii="Times New Roman" w:eastAsia="Times New Roman" w:hAnsi="Times New Roman" w:cs="David" w:hint="eastAsia"/>
          <w:sz w:val="24"/>
          <w:szCs w:val="24"/>
          <w:rtl/>
          <w:lang w:eastAsia="he-IL"/>
        </w:rPr>
        <w:t>בעל</w:t>
      </w:r>
      <w:r w:rsidR="00CC012C" w:rsidRPr="00BE2C8C">
        <w:rPr>
          <w:rFonts w:ascii="Times New Roman" w:eastAsia="Times New Roman" w:hAnsi="Times New Roman" w:cs="David"/>
          <w:sz w:val="24"/>
          <w:szCs w:val="24"/>
          <w:rtl/>
          <w:lang w:eastAsia="he-IL"/>
        </w:rPr>
        <w:t xml:space="preserve"> </w:t>
      </w:r>
      <w:r w:rsidR="00CC012C" w:rsidRPr="00BE2C8C">
        <w:rPr>
          <w:rFonts w:ascii="Times New Roman" w:eastAsia="Times New Roman" w:hAnsi="Times New Roman" w:cs="David" w:hint="eastAsia"/>
          <w:sz w:val="24"/>
          <w:szCs w:val="24"/>
          <w:rtl/>
          <w:lang w:eastAsia="he-IL"/>
        </w:rPr>
        <w:t>רישיון</w:t>
      </w:r>
      <w:r w:rsidR="00CC012C" w:rsidRPr="00BE2C8C">
        <w:rPr>
          <w:rFonts w:ascii="Times New Roman" w:eastAsia="Times New Roman" w:hAnsi="Times New Roman" w:cs="David"/>
          <w:sz w:val="24"/>
          <w:szCs w:val="24"/>
          <w:rtl/>
          <w:lang w:eastAsia="he-IL"/>
        </w:rPr>
        <w:t xml:space="preserve"> </w:t>
      </w:r>
      <w:r w:rsidR="00CC012C" w:rsidRPr="00BE2C8C">
        <w:rPr>
          <w:rFonts w:ascii="Times New Roman" w:eastAsia="Times New Roman" w:hAnsi="Times New Roman" w:cs="David" w:hint="eastAsia"/>
          <w:sz w:val="24"/>
          <w:szCs w:val="24"/>
          <w:rtl/>
          <w:lang w:eastAsia="he-IL"/>
        </w:rPr>
        <w:t>עבודה</w:t>
      </w:r>
      <w:r w:rsidR="00CC012C" w:rsidRPr="00BE2C8C">
        <w:rPr>
          <w:rFonts w:ascii="Times New Roman" w:eastAsia="Times New Roman" w:hAnsi="Times New Roman" w:cs="David"/>
          <w:sz w:val="24"/>
          <w:szCs w:val="24"/>
          <w:rtl/>
          <w:lang w:eastAsia="he-IL"/>
        </w:rPr>
        <w:t xml:space="preserve"> </w:t>
      </w:r>
      <w:r w:rsidR="00CC012C" w:rsidRPr="00BE2C8C">
        <w:rPr>
          <w:rFonts w:ascii="Times New Roman" w:eastAsia="Times New Roman" w:hAnsi="Times New Roman" w:cs="David" w:hint="eastAsia"/>
          <w:sz w:val="24"/>
          <w:szCs w:val="24"/>
          <w:rtl/>
          <w:lang w:eastAsia="he-IL"/>
        </w:rPr>
        <w:t>בענן</w:t>
      </w:r>
      <w:r w:rsidR="00CC012C" w:rsidRPr="00BE2C8C">
        <w:rPr>
          <w:rFonts w:ascii="Times New Roman" w:eastAsia="Times New Roman" w:hAnsi="Times New Roman" w:cs="David"/>
          <w:sz w:val="24"/>
          <w:szCs w:val="24"/>
          <w:rtl/>
          <w:lang w:eastAsia="he-IL"/>
        </w:rPr>
        <w:t xml:space="preserve"> "</w:t>
      </w:r>
      <w:r w:rsidR="00CC012C" w:rsidRPr="00BE2C8C">
        <w:rPr>
          <w:rFonts w:ascii="Times New Roman" w:eastAsia="Times New Roman" w:hAnsi="Times New Roman" w:cs="David"/>
          <w:sz w:val="24"/>
          <w:szCs w:val="24"/>
          <w:lang w:eastAsia="he-IL"/>
        </w:rPr>
        <w:t>BIM360</w:t>
      </w:r>
      <w:r w:rsidR="00CC012C" w:rsidRPr="00BE2C8C">
        <w:rPr>
          <w:rFonts w:ascii="Times New Roman" w:eastAsia="Times New Roman" w:hAnsi="Times New Roman" w:cs="David"/>
          <w:sz w:val="24"/>
          <w:szCs w:val="24"/>
          <w:rtl/>
          <w:lang w:eastAsia="he-IL"/>
        </w:rPr>
        <w:t xml:space="preserve">" </w:t>
      </w:r>
      <w:r w:rsidR="00CC012C" w:rsidRPr="00BE2C8C">
        <w:rPr>
          <w:rFonts w:ascii="Times New Roman" w:eastAsia="Times New Roman" w:hAnsi="Times New Roman" w:cs="David" w:hint="cs"/>
          <w:sz w:val="24"/>
          <w:szCs w:val="24"/>
          <w:rtl/>
          <w:lang w:eastAsia="he-IL"/>
        </w:rPr>
        <w:t>וכל תוכנה אחרת נוספת אשר נדרשת לניהול המודל, לביצוע סופרפוזיציה והשירותים המפורטים ב</w:t>
      </w:r>
      <w:r w:rsidR="00CC012C" w:rsidRPr="00BE2C8C">
        <w:rPr>
          <w:rFonts w:ascii="Times New Roman" w:eastAsia="Times New Roman" w:hAnsi="Times New Roman" w:cs="David" w:hint="eastAsia"/>
          <w:b/>
          <w:bCs/>
          <w:sz w:val="24"/>
          <w:szCs w:val="24"/>
          <w:u w:val="single"/>
          <w:rtl/>
          <w:lang w:eastAsia="he-IL"/>
        </w:rPr>
        <w:t>נספח</w:t>
      </w:r>
      <w:r w:rsidR="00CC012C" w:rsidRPr="00BE2C8C">
        <w:rPr>
          <w:rFonts w:ascii="Times New Roman" w:eastAsia="Times New Roman" w:hAnsi="Times New Roman" w:cs="David"/>
          <w:b/>
          <w:bCs/>
          <w:sz w:val="24"/>
          <w:szCs w:val="24"/>
          <w:u w:val="single"/>
          <w:rtl/>
          <w:lang w:eastAsia="he-IL"/>
        </w:rPr>
        <w:t xml:space="preserve"> </w:t>
      </w:r>
      <w:r w:rsidR="00CC012C" w:rsidRPr="00BE2C8C">
        <w:rPr>
          <w:rFonts w:ascii="Times New Roman" w:eastAsia="Times New Roman" w:hAnsi="Times New Roman" w:cs="David" w:hint="eastAsia"/>
          <w:b/>
          <w:bCs/>
          <w:sz w:val="24"/>
          <w:szCs w:val="24"/>
          <w:u w:val="single"/>
          <w:rtl/>
          <w:lang w:eastAsia="he-IL"/>
        </w:rPr>
        <w:t>ב</w:t>
      </w:r>
      <w:r w:rsidR="00CC012C" w:rsidRPr="00BE2C8C">
        <w:rPr>
          <w:rFonts w:ascii="Times New Roman" w:eastAsia="Times New Roman" w:hAnsi="Times New Roman" w:cs="David"/>
          <w:b/>
          <w:bCs/>
          <w:sz w:val="24"/>
          <w:szCs w:val="24"/>
          <w:u w:val="single"/>
          <w:rtl/>
          <w:lang w:eastAsia="he-IL"/>
        </w:rPr>
        <w:t>'</w:t>
      </w:r>
      <w:r w:rsidR="00CC012C" w:rsidRPr="00BE2C8C">
        <w:rPr>
          <w:rFonts w:ascii="Times New Roman" w:eastAsia="Times New Roman" w:hAnsi="Times New Roman" w:cs="David" w:hint="cs"/>
          <w:sz w:val="24"/>
          <w:szCs w:val="24"/>
          <w:rtl/>
          <w:lang w:eastAsia="he-IL"/>
        </w:rPr>
        <w:t xml:space="preserve"> שבחוזה זה.</w:t>
      </w:r>
      <w:r w:rsidR="00CC012C" w:rsidRPr="00BE2C8C">
        <w:rPr>
          <w:rFonts w:ascii="Times New Roman" w:eastAsia="Times New Roman" w:hAnsi="Times New Roman" w:cs="David"/>
          <w:sz w:val="24"/>
          <w:szCs w:val="24"/>
          <w:rtl/>
          <w:lang w:eastAsia="he-IL"/>
        </w:rPr>
        <w:t xml:space="preserve"> </w:t>
      </w:r>
    </w:p>
    <w:p w14:paraId="69ED7155" w14:textId="77777777" w:rsidR="00CC012C" w:rsidRPr="00BE2C8C" w:rsidRDefault="00CC012C" w:rsidP="00D065DD">
      <w:pPr>
        <w:widowControl w:val="0"/>
        <w:spacing w:before="0" w:beforeAutospacing="0" w:after="0" w:afterAutospacing="0" w:line="240" w:lineRule="auto"/>
        <w:ind w:left="720" w:right="-142" w:hanging="69"/>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hint="eastAsia"/>
          <w:sz w:val="24"/>
          <w:szCs w:val="24"/>
          <w:rtl/>
          <w:lang w:eastAsia="he-IL"/>
        </w:rPr>
        <w:t>העבודה</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תתבצע</w:t>
      </w:r>
      <w:r w:rsidRPr="00BE2C8C">
        <w:rPr>
          <w:rFonts w:ascii="Times New Roman" w:eastAsia="Times New Roman" w:hAnsi="Times New Roman" w:cs="David"/>
          <w:sz w:val="24"/>
          <w:szCs w:val="24"/>
          <w:rtl/>
          <w:lang w:eastAsia="he-IL"/>
        </w:rPr>
        <w:t xml:space="preserve"> במודל תלת </w:t>
      </w:r>
      <w:r w:rsidRPr="00BE2C8C">
        <w:rPr>
          <w:rFonts w:ascii="Times New Roman" w:eastAsia="Times New Roman" w:hAnsi="Times New Roman" w:cs="David" w:hint="eastAsia"/>
          <w:sz w:val="24"/>
          <w:szCs w:val="24"/>
          <w:rtl/>
          <w:lang w:eastAsia="he-IL"/>
        </w:rPr>
        <w:t>מימד</w:t>
      </w:r>
      <w:r w:rsidRPr="00BE2C8C">
        <w:rPr>
          <w:rFonts w:ascii="Times New Roman" w:eastAsia="Times New Roman" w:hAnsi="Times New Roman" w:cs="David"/>
          <w:sz w:val="24"/>
          <w:szCs w:val="24"/>
          <w:rtl/>
          <w:lang w:eastAsia="he-IL"/>
        </w:rPr>
        <w:t xml:space="preserve"> ע"י תוכנת </w:t>
      </w:r>
      <w:r w:rsidRPr="00BE2C8C">
        <w:rPr>
          <w:rFonts w:ascii="Times New Roman" w:eastAsia="Times New Roman" w:hAnsi="Times New Roman" w:cs="David"/>
          <w:sz w:val="24"/>
          <w:szCs w:val="24"/>
          <w:lang w:eastAsia="he-IL"/>
        </w:rPr>
        <w:t>REVIT</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במתודולוגיית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sz w:val="24"/>
          <w:szCs w:val="24"/>
          <w:lang w:eastAsia="he-IL"/>
        </w:rPr>
        <w:t>BIM</w:t>
      </w:r>
      <w:r w:rsidRPr="00BE2C8C">
        <w:rPr>
          <w:rFonts w:ascii="Times New Roman" w:eastAsia="Times New Roman" w:hAnsi="Times New Roman" w:cs="David"/>
          <w:sz w:val="24"/>
          <w:szCs w:val="24"/>
          <w:rtl/>
          <w:lang w:eastAsia="he-IL"/>
        </w:rPr>
        <w:t xml:space="preserve"> בענן – "</w:t>
      </w:r>
      <w:r w:rsidRPr="00BE2C8C">
        <w:rPr>
          <w:rFonts w:ascii="Times New Roman" w:eastAsia="Times New Roman" w:hAnsi="Times New Roman" w:cs="David"/>
          <w:sz w:val="24"/>
          <w:szCs w:val="24"/>
          <w:lang w:eastAsia="he-IL"/>
        </w:rPr>
        <w:t>BIM</w:t>
      </w:r>
      <w:r w:rsidRPr="00BE2C8C">
        <w:rPr>
          <w:rFonts w:ascii="Times New Roman" w:eastAsia="Times New Roman" w:hAnsi="Times New Roman" w:cs="David" w:hint="cs"/>
          <w:sz w:val="24"/>
          <w:szCs w:val="24"/>
          <w:lang w:eastAsia="he-IL"/>
        </w:rPr>
        <w:t>360</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השייך</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למזמין</w:t>
      </w:r>
      <w:r w:rsidRPr="00BE2C8C">
        <w:rPr>
          <w:rFonts w:ascii="Times New Roman" w:eastAsia="Times New Roman" w:hAnsi="Times New Roman" w:cs="David" w:hint="cs"/>
          <w:sz w:val="24"/>
          <w:szCs w:val="24"/>
          <w:rtl/>
          <w:lang w:eastAsia="he-IL"/>
        </w:rPr>
        <w:t xml:space="preserve"> (להלן: "</w:t>
      </w:r>
      <w:r w:rsidRPr="00BE2C8C">
        <w:rPr>
          <w:rFonts w:ascii="Times New Roman" w:eastAsia="Times New Roman" w:hAnsi="Times New Roman" w:cs="David" w:hint="eastAsia"/>
          <w:b/>
          <w:bCs/>
          <w:sz w:val="24"/>
          <w:szCs w:val="24"/>
          <w:rtl/>
          <w:lang w:eastAsia="he-IL"/>
        </w:rPr>
        <w:t>הענן</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sz w:val="24"/>
          <w:szCs w:val="24"/>
          <w:rtl/>
          <w:lang w:eastAsia="he-IL"/>
        </w:rPr>
        <w:t xml:space="preserve">, שם </w:t>
      </w:r>
      <w:r w:rsidRPr="00BE2C8C">
        <w:rPr>
          <w:rFonts w:ascii="Times New Roman" w:eastAsia="Times New Roman" w:hAnsi="Times New Roman" w:cs="David" w:hint="eastAsia"/>
          <w:sz w:val="24"/>
          <w:szCs w:val="24"/>
          <w:rtl/>
          <w:lang w:eastAsia="he-IL"/>
        </w:rPr>
        <w:t>תבוצענה</w:t>
      </w:r>
      <w:r w:rsidRPr="00BE2C8C">
        <w:rPr>
          <w:rFonts w:ascii="Times New Roman" w:eastAsia="Times New Roman" w:hAnsi="Times New Roman" w:cs="David"/>
          <w:sz w:val="24"/>
          <w:szCs w:val="24"/>
          <w:rtl/>
          <w:lang w:eastAsia="he-IL"/>
        </w:rPr>
        <w:t xml:space="preserve"> עבוד</w:t>
      </w:r>
      <w:r w:rsidRPr="00BE2C8C">
        <w:rPr>
          <w:rFonts w:ascii="Times New Roman" w:eastAsia="Times New Roman" w:hAnsi="Times New Roman" w:cs="David" w:hint="eastAsia"/>
          <w:sz w:val="24"/>
          <w:szCs w:val="24"/>
          <w:rtl/>
          <w:lang w:eastAsia="he-IL"/>
        </w:rPr>
        <w:t>ות</w:t>
      </w:r>
      <w:r w:rsidRPr="00BE2C8C">
        <w:rPr>
          <w:rFonts w:ascii="Times New Roman" w:eastAsia="Times New Roman" w:hAnsi="Times New Roman" w:cs="David"/>
          <w:sz w:val="24"/>
          <w:szCs w:val="24"/>
          <w:rtl/>
          <w:lang w:eastAsia="he-IL"/>
        </w:rPr>
        <w:t xml:space="preserve"> התכנון, ניהול </w:t>
      </w:r>
      <w:r w:rsidRPr="00BE2C8C">
        <w:rPr>
          <w:rFonts w:ascii="Times New Roman" w:eastAsia="Times New Roman" w:hAnsi="Times New Roman" w:cs="David" w:hint="eastAsia"/>
          <w:sz w:val="24"/>
          <w:szCs w:val="24"/>
          <w:rtl/>
          <w:lang w:eastAsia="he-IL"/>
        </w:rPr>
        <w:t>ושמירת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המודל</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שמירת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קבצי</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lang w:eastAsia="he-IL"/>
        </w:rPr>
        <w:t>REVIT</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וכלל</w:t>
      </w:r>
      <w:r w:rsidRPr="00BE2C8C">
        <w:rPr>
          <w:rFonts w:ascii="Times New Roman" w:eastAsia="Times New Roman" w:hAnsi="Times New Roman" w:cs="David"/>
          <w:sz w:val="24"/>
          <w:szCs w:val="24"/>
          <w:rtl/>
          <w:lang w:eastAsia="he-IL"/>
        </w:rPr>
        <w:t xml:space="preserve"> הקבצים והתוכניות </w:t>
      </w:r>
      <w:r w:rsidRPr="00BE2C8C">
        <w:rPr>
          <w:rFonts w:ascii="Times New Roman" w:eastAsia="Times New Roman" w:hAnsi="Times New Roman" w:cs="David" w:hint="eastAsia"/>
          <w:sz w:val="24"/>
          <w:szCs w:val="24"/>
          <w:rtl/>
          <w:lang w:eastAsia="he-IL"/>
        </w:rPr>
        <w:t>של</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היועץ</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והמתכננים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המובילים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זאת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לאחר</w:t>
      </w:r>
      <w:r w:rsidRPr="00BE2C8C">
        <w:rPr>
          <w:rFonts w:ascii="Times New Roman" w:eastAsia="Times New Roman" w:hAnsi="Times New Roman" w:cs="David"/>
          <w:sz w:val="24"/>
          <w:szCs w:val="24"/>
          <w:rtl/>
          <w:lang w:eastAsia="he-IL"/>
        </w:rPr>
        <w:t xml:space="preserve"> מתן </w:t>
      </w:r>
      <w:r w:rsidRPr="00BE2C8C">
        <w:rPr>
          <w:rFonts w:ascii="Times New Roman" w:eastAsia="Times New Roman" w:hAnsi="Times New Roman" w:cs="David" w:hint="eastAsia"/>
          <w:sz w:val="24"/>
          <w:szCs w:val="24"/>
          <w:rtl/>
          <w:lang w:eastAsia="he-IL"/>
        </w:rPr>
        <w:t>ה</w:t>
      </w: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hint="eastAsia"/>
          <w:sz w:val="24"/>
          <w:szCs w:val="24"/>
          <w:rtl/>
          <w:lang w:eastAsia="he-IL"/>
        </w:rPr>
        <w:t>רשאות</w:t>
      </w:r>
      <w:r w:rsidRPr="00BE2C8C">
        <w:rPr>
          <w:rFonts w:ascii="Times New Roman" w:eastAsia="Times New Roman" w:hAnsi="Times New Roman" w:cs="David"/>
          <w:sz w:val="24"/>
          <w:szCs w:val="24"/>
          <w:rtl/>
          <w:lang w:eastAsia="he-IL"/>
        </w:rPr>
        <w:t xml:space="preserve"> לכניסה </w:t>
      </w:r>
      <w:r w:rsidRPr="00BE2C8C">
        <w:rPr>
          <w:rFonts w:ascii="Times New Roman" w:eastAsia="Times New Roman" w:hAnsi="Times New Roman" w:cs="David" w:hint="eastAsia"/>
          <w:sz w:val="24"/>
          <w:szCs w:val="24"/>
          <w:rtl/>
          <w:lang w:eastAsia="he-IL"/>
        </w:rPr>
        <w:t>לעבודה</w:t>
      </w:r>
      <w:r w:rsidRPr="00BE2C8C">
        <w:rPr>
          <w:rFonts w:ascii="Times New Roman" w:eastAsia="Times New Roman" w:hAnsi="Times New Roman" w:cs="David"/>
          <w:sz w:val="24"/>
          <w:szCs w:val="24"/>
          <w:rtl/>
          <w:lang w:eastAsia="he-IL"/>
        </w:rPr>
        <w:t xml:space="preserve"> בענן </w:t>
      </w:r>
      <w:r w:rsidRPr="00BE2C8C">
        <w:rPr>
          <w:rFonts w:ascii="Times New Roman" w:eastAsia="Times New Roman" w:hAnsi="Times New Roman" w:cs="David" w:hint="eastAsia"/>
          <w:sz w:val="24"/>
          <w:szCs w:val="24"/>
          <w:rtl/>
          <w:lang w:eastAsia="he-IL"/>
        </w:rPr>
        <w:t>ע</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hint="eastAsia"/>
          <w:sz w:val="24"/>
          <w:szCs w:val="24"/>
          <w:rtl/>
          <w:lang w:eastAsia="he-IL"/>
        </w:rPr>
        <w:t>י</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w:t>
      </w:r>
      <w:r w:rsidRPr="00BE2C8C">
        <w:rPr>
          <w:rFonts w:ascii="Times New Roman" w:eastAsia="Times New Roman" w:hAnsi="Times New Roman" w:cs="David" w:hint="cs"/>
          <w:sz w:val="24"/>
          <w:szCs w:val="24"/>
          <w:rtl/>
          <w:lang w:eastAsia="he-IL"/>
        </w:rPr>
        <w:t>מזמין ל</w:t>
      </w:r>
      <w:r w:rsidRPr="00BE2C8C">
        <w:rPr>
          <w:rFonts w:ascii="Times New Roman" w:eastAsia="Times New Roman" w:hAnsi="Times New Roman" w:cs="David" w:hint="eastAsia"/>
          <w:sz w:val="24"/>
          <w:szCs w:val="24"/>
          <w:rtl/>
          <w:lang w:eastAsia="he-IL"/>
        </w:rPr>
        <w:t>יועץ</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hint="eastAsia"/>
          <w:sz w:val="24"/>
          <w:szCs w:val="24"/>
          <w:rtl/>
          <w:lang w:eastAsia="he-IL"/>
        </w:rPr>
        <w:t>למתכננים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והיועצים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בפרויקט</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והכל</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בהתאם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להנחיות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המזמין</w:t>
      </w:r>
      <w:r w:rsidRPr="00BE2C8C">
        <w:rPr>
          <w:rFonts w:ascii="Times New Roman" w:eastAsia="Times New Roman" w:hAnsi="Times New Roman" w:cs="David"/>
          <w:sz w:val="24"/>
          <w:szCs w:val="24"/>
          <w:rtl/>
          <w:lang w:eastAsia="he-IL"/>
        </w:rPr>
        <w:t xml:space="preserve">. </w:t>
      </w:r>
    </w:p>
    <w:p w14:paraId="5521BCE5" w14:textId="77777777" w:rsidR="00CC012C" w:rsidRPr="00BE2C8C"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eastAsia"/>
          <w:sz w:val="24"/>
          <w:szCs w:val="24"/>
          <w:rtl/>
          <w:lang w:eastAsia="he-IL"/>
        </w:rPr>
        <w:t>שמירה</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הדפסת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תכניות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וקבצים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sz w:val="24"/>
          <w:szCs w:val="24"/>
          <w:lang w:eastAsia="he-IL"/>
        </w:rPr>
        <w:t>PLT</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lang w:eastAsia="he-IL"/>
        </w:rPr>
        <w:t>PDF</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lang w:eastAsia="he-IL"/>
        </w:rPr>
        <w:t>DWG</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שיתוף</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תיאום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וקליטת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קבצים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ממתכננים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ויועצים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אחרים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יבוצעו</w:t>
      </w:r>
      <w:r w:rsidRPr="00BE2C8C">
        <w:rPr>
          <w:rFonts w:ascii="Times New Roman" w:eastAsia="Times New Roman" w:hAnsi="Times New Roman" w:cs="David"/>
          <w:sz w:val="24"/>
          <w:szCs w:val="24"/>
          <w:rtl/>
          <w:lang w:eastAsia="he-IL"/>
        </w:rPr>
        <w:t xml:space="preserve"> באמצעות תוכנה כדוגמת </w:t>
      </w:r>
      <w:r w:rsidRPr="00BE2C8C">
        <w:rPr>
          <w:rFonts w:ascii="Times New Roman" w:eastAsia="Times New Roman" w:hAnsi="Times New Roman" w:cs="David"/>
          <w:sz w:val="24"/>
          <w:szCs w:val="24"/>
          <w:lang w:eastAsia="he-IL"/>
        </w:rPr>
        <w:t>@view</w:t>
      </w:r>
      <w:r w:rsidRPr="00BE2C8C">
        <w:rPr>
          <w:rFonts w:ascii="Times New Roman" w:eastAsia="Times New Roman" w:hAnsi="Times New Roman" w:cs="David"/>
          <w:sz w:val="24"/>
          <w:szCs w:val="24"/>
          <w:rtl/>
          <w:lang w:eastAsia="he-IL"/>
        </w:rPr>
        <w:t xml:space="preserve"> (להלן: "</w:t>
      </w:r>
      <w:r w:rsidRPr="00BE2C8C">
        <w:rPr>
          <w:rFonts w:ascii="Times New Roman" w:eastAsia="Times New Roman" w:hAnsi="Times New Roman" w:cs="David" w:hint="eastAsia"/>
          <w:b/>
          <w:bCs/>
          <w:sz w:val="24"/>
          <w:szCs w:val="24"/>
          <w:rtl/>
          <w:lang w:eastAsia="he-IL"/>
        </w:rPr>
        <w:t>התוכנה</w:t>
      </w:r>
      <w:r w:rsidRPr="00BE2C8C">
        <w:rPr>
          <w:rFonts w:ascii="Times New Roman" w:eastAsia="Times New Roman" w:hAnsi="Times New Roman" w:cs="David"/>
          <w:sz w:val="24"/>
          <w:szCs w:val="24"/>
          <w:rtl/>
          <w:lang w:eastAsia="he-IL"/>
        </w:rPr>
        <w:t xml:space="preserve">"). </w:t>
      </w:r>
    </w:p>
    <w:p w14:paraId="0A587011" w14:textId="77777777" w:rsidR="00CC012C" w:rsidRPr="00BE2C8C"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כל תעבורת הקבצים תבוצע באמצע</w:t>
      </w:r>
      <w:r w:rsidRPr="00BE2C8C">
        <w:rPr>
          <w:rFonts w:ascii="Times New Roman" w:eastAsia="Times New Roman" w:hAnsi="Times New Roman" w:cs="David" w:hint="eastAsia"/>
          <w:sz w:val="24"/>
          <w:szCs w:val="24"/>
          <w:rtl/>
          <w:lang w:eastAsia="he-IL"/>
        </w:rPr>
        <w:t>ות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התוכנה</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בלבד</w:t>
      </w:r>
      <w:r w:rsidRPr="00BE2C8C">
        <w:rPr>
          <w:rFonts w:ascii="Times New Roman" w:eastAsia="Times New Roman" w:hAnsi="Times New Roman" w:cs="David"/>
          <w:sz w:val="24"/>
          <w:szCs w:val="24"/>
          <w:rtl/>
          <w:lang w:eastAsia="he-IL"/>
        </w:rPr>
        <w:t>, או תוכנה אחרת לפי החלטת המזמין.</w:t>
      </w:r>
    </w:p>
    <w:p w14:paraId="7DCFEB9A" w14:textId="77777777" w:rsidR="00CC012C" w:rsidRPr="00BE2C8C"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מבלי לגרוע מהאמור בסעיף 10.6 לחוזה, י</w:t>
      </w:r>
      <w:r w:rsidRPr="00BE2C8C">
        <w:rPr>
          <w:rFonts w:ascii="Times New Roman" w:eastAsia="Times New Roman" w:hAnsi="Times New Roman" w:cs="David" w:hint="eastAsia"/>
          <w:sz w:val="24"/>
          <w:szCs w:val="24"/>
          <w:rtl/>
          <w:lang w:eastAsia="he-IL"/>
        </w:rPr>
        <w:t>ובהר</w:t>
      </w:r>
      <w:r w:rsidRPr="00BE2C8C">
        <w:rPr>
          <w:rFonts w:ascii="Times New Roman" w:eastAsia="Times New Roman" w:hAnsi="Times New Roman" w:cs="David"/>
          <w:sz w:val="24"/>
          <w:szCs w:val="24"/>
          <w:rtl/>
          <w:lang w:eastAsia="he-IL"/>
        </w:rPr>
        <w:t xml:space="preserve"> כי זכו</w:t>
      </w:r>
      <w:r w:rsidRPr="00BE2C8C">
        <w:rPr>
          <w:rFonts w:ascii="Times New Roman" w:eastAsia="Times New Roman" w:hAnsi="Times New Roman" w:cs="David" w:hint="eastAsia"/>
          <w:sz w:val="24"/>
          <w:szCs w:val="24"/>
          <w:rtl/>
          <w:lang w:eastAsia="he-IL"/>
        </w:rPr>
        <w:t>יו</w:t>
      </w:r>
      <w:r w:rsidRPr="00BE2C8C">
        <w:rPr>
          <w:rFonts w:ascii="Times New Roman" w:eastAsia="Times New Roman" w:hAnsi="Times New Roman" w:cs="David"/>
          <w:sz w:val="24"/>
          <w:szCs w:val="24"/>
          <w:rtl/>
          <w:lang w:eastAsia="he-IL"/>
        </w:rPr>
        <w:t>ת הקניין ב</w:t>
      </w:r>
      <w:r w:rsidRPr="00BE2C8C">
        <w:rPr>
          <w:rFonts w:ascii="Times New Roman" w:eastAsia="Times New Roman" w:hAnsi="Times New Roman" w:cs="David" w:hint="eastAsia"/>
          <w:sz w:val="24"/>
          <w:szCs w:val="24"/>
          <w:rtl/>
          <w:lang w:eastAsia="he-IL"/>
        </w:rPr>
        <w:t>ענן</w:t>
      </w:r>
      <w:r w:rsidRPr="00BE2C8C">
        <w:rPr>
          <w:rFonts w:ascii="Times New Roman" w:eastAsia="Times New Roman" w:hAnsi="Times New Roman" w:cs="David"/>
          <w:sz w:val="24"/>
          <w:szCs w:val="24"/>
          <w:rtl/>
          <w:lang w:eastAsia="he-IL"/>
        </w:rPr>
        <w:t xml:space="preserve"> ובתוכנה שייכ</w:t>
      </w:r>
      <w:r w:rsidRPr="00BE2C8C">
        <w:rPr>
          <w:rFonts w:ascii="Times New Roman" w:eastAsia="Times New Roman" w:hAnsi="Times New Roman" w:cs="David" w:hint="eastAsia"/>
          <w:sz w:val="24"/>
          <w:szCs w:val="24"/>
          <w:rtl/>
          <w:lang w:eastAsia="he-IL"/>
        </w:rPr>
        <w:t>ו</w:t>
      </w:r>
      <w:r w:rsidRPr="00BE2C8C">
        <w:rPr>
          <w:rFonts w:ascii="Times New Roman" w:eastAsia="Times New Roman" w:hAnsi="Times New Roman" w:cs="David"/>
          <w:sz w:val="24"/>
          <w:szCs w:val="24"/>
          <w:rtl/>
          <w:lang w:eastAsia="he-IL"/>
        </w:rPr>
        <w:t xml:space="preserve">ת למזמין, ובלבד ששולם שכר היועץ בהתאם להוראות חוזה זה. היועץ אינו רשאי להשתמש </w:t>
      </w:r>
      <w:r w:rsidRPr="00BE2C8C">
        <w:rPr>
          <w:rFonts w:ascii="Times New Roman" w:eastAsia="Times New Roman" w:hAnsi="Times New Roman" w:cs="David" w:hint="eastAsia"/>
          <w:sz w:val="24"/>
          <w:szCs w:val="24"/>
          <w:rtl/>
          <w:lang w:eastAsia="he-IL"/>
        </w:rPr>
        <w:t>בענן</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ו</w:t>
      </w:r>
      <w:r w:rsidRPr="00BE2C8C">
        <w:rPr>
          <w:rFonts w:ascii="Times New Roman" w:eastAsia="Times New Roman" w:hAnsi="Times New Roman" w:cs="David" w:hint="eastAsia"/>
          <w:sz w:val="24"/>
          <w:szCs w:val="24"/>
          <w:rtl/>
          <w:lang w:eastAsia="he-IL"/>
        </w:rPr>
        <w:t>בתוכנה</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 xml:space="preserve">שלא </w:t>
      </w:r>
      <w:r w:rsidRPr="00BE2C8C">
        <w:rPr>
          <w:rFonts w:ascii="Times New Roman" w:eastAsia="Times New Roman" w:hAnsi="Times New Roman" w:cs="David"/>
          <w:sz w:val="24"/>
          <w:szCs w:val="24"/>
          <w:rtl/>
          <w:lang w:eastAsia="he-IL"/>
        </w:rPr>
        <w:t xml:space="preserve">לצורך </w:t>
      </w: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sz w:val="24"/>
          <w:szCs w:val="24"/>
          <w:rtl/>
          <w:lang w:eastAsia="he-IL"/>
        </w:rPr>
        <w:t>פרויקט.</w:t>
      </w:r>
    </w:p>
    <w:p w14:paraId="2C8E7253" w14:textId="77777777" w:rsidR="00CC012C" w:rsidRPr="00BE2C8C" w:rsidRDefault="00CC012C" w:rsidP="00DA086E">
      <w:pPr>
        <w:widowControl w:val="0"/>
        <w:spacing w:before="0" w:beforeAutospacing="0" w:after="0" w:afterAutospacing="0" w:line="240" w:lineRule="auto"/>
        <w:ind w:left="720" w:right="-426" w:hanging="720"/>
        <w:jc w:val="both"/>
        <w:rPr>
          <w:rFonts w:ascii="Times New Roman" w:eastAsia="Times New Roman" w:hAnsi="Times New Roman" w:cs="David"/>
          <w:sz w:val="24"/>
          <w:szCs w:val="24"/>
          <w:rtl/>
          <w:lang w:eastAsia="he-IL"/>
        </w:rPr>
      </w:pPr>
    </w:p>
    <w:p w14:paraId="6FC4ABE6" w14:textId="77777777" w:rsidR="00572B5D" w:rsidRPr="00BE2C8C" w:rsidRDefault="00572B5D" w:rsidP="00572B5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p>
    <w:p w14:paraId="670376E9" w14:textId="77777777"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lastRenderedPageBreak/>
        <w:t>3.2</w:t>
      </w:r>
      <w:r w:rsidRPr="00BE2C8C">
        <w:rPr>
          <w:rFonts w:ascii="Times New Roman" w:eastAsia="Times New Roman" w:hAnsi="Times New Roman" w:cs="David" w:hint="cs"/>
          <w:sz w:val="24"/>
          <w:szCs w:val="24"/>
          <w:rtl/>
          <w:lang w:eastAsia="he-IL"/>
        </w:rPr>
        <w:tab/>
        <w:t xml:space="preserve">בעלי המקצוע במשרד </w:t>
      </w:r>
      <w:r w:rsidR="009F6985"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hint="cs"/>
          <w:sz w:val="24"/>
          <w:szCs w:val="24"/>
          <w:rtl/>
          <w:lang w:eastAsia="he-IL"/>
        </w:rPr>
        <w:t xml:space="preserve"> הם:</w:t>
      </w:r>
    </w:p>
    <w:p w14:paraId="0AF5B944" w14:textId="77777777"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D11968" w14:textId="1708B266" w:rsidR="00572B5D" w:rsidRPr="00BE2C8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א.</w:t>
      </w:r>
      <w:r w:rsidRPr="00BE2C8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sz w:val="24"/>
            <w:szCs w:val="24"/>
            <w:rtl/>
            <w:lang w:eastAsia="he-IL"/>
          </w:rPr>
          <w:alias w:val="שדה נוסף 4"/>
          <w:tag w:val="cntCustomField4"/>
          <w:id w:val="-571968739"/>
          <w:placeholder>
            <w:docPart w:val="B63EE391B33844248FD8C965A00B16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3B4B79" w:rsidRPr="00BE2C8C">
            <w:rPr>
              <w:rFonts w:ascii="Times New Roman" w:eastAsia="Times New Roman" w:hAnsi="Times New Roman" w:cs="David"/>
              <w:sz w:val="24"/>
              <w:szCs w:val="24"/>
              <w:rtl/>
              <w:lang w:eastAsia="he-IL"/>
            </w:rPr>
            <w:t>עמית מימוני</w:t>
          </w:r>
        </w:sdtContent>
      </w:sdt>
    </w:p>
    <w:p w14:paraId="63C86AFE" w14:textId="483AFE4E" w:rsidR="00572B5D" w:rsidRPr="00BE2C8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ב. </w:t>
      </w:r>
      <w:r w:rsidRPr="00BE2C8C">
        <w:rPr>
          <w:rFonts w:ascii="Times New Roman" w:eastAsia="Times New Roman" w:hAnsi="Times New Roman" w:cs="David" w:hint="cs"/>
          <w:sz w:val="24"/>
          <w:szCs w:val="24"/>
          <w:rtl/>
          <w:lang w:eastAsia="he-IL"/>
        </w:rPr>
        <w:tab/>
        <w:t xml:space="preserve">מספר העובדים המקצועיים במשרד </w:t>
      </w:r>
      <w:r w:rsidR="009F6985"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hint="cs"/>
          <w:sz w:val="24"/>
          <w:szCs w:val="24"/>
          <w:rtl/>
          <w:lang w:eastAsia="he-IL"/>
        </w:rPr>
        <w:t xml:space="preserve"> לצורך מתן שירותי </w:t>
      </w:r>
      <w:r w:rsidR="009F6985"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5676CBBF73AC4A6D8CB79A98AFECB9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571C8B" w:rsidRPr="00BE2C8C">
            <w:rPr>
              <w:rFonts w:ascii="Times New Roman" w:eastAsia="Times New Roman" w:hAnsi="Times New Roman" w:cs="David"/>
              <w:sz w:val="24"/>
              <w:szCs w:val="24"/>
              <w:rtl/>
              <w:lang w:eastAsia="he-IL"/>
            </w:rPr>
            <w:t>3</w:t>
          </w:r>
        </w:sdtContent>
      </w:sdt>
    </w:p>
    <w:p w14:paraId="1ABD85AA" w14:textId="77777777"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BD9A1B" w14:textId="6948A9F3"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3.4</w:t>
      </w:r>
      <w:r w:rsidRPr="00BE2C8C">
        <w:rPr>
          <w:rFonts w:ascii="Times New Roman" w:eastAsia="Times New Roman" w:hAnsi="Times New Roman" w:cs="David" w:hint="cs"/>
          <w:sz w:val="24"/>
          <w:szCs w:val="24"/>
          <w:rtl/>
          <w:lang w:eastAsia="he-IL"/>
        </w:rPr>
        <w:tab/>
        <w:t xml:space="preserve">המנהל הראשי במשרד </w:t>
      </w:r>
      <w:r w:rsidR="009F6985"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874D236E510D43FBAD5E03E496056A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3B4B79" w:rsidRPr="00BE2C8C">
            <w:rPr>
              <w:rFonts w:ascii="Times New Roman" w:eastAsia="Times New Roman" w:hAnsi="Times New Roman" w:cs="David"/>
              <w:sz w:val="24"/>
              <w:szCs w:val="24"/>
              <w:rtl/>
              <w:lang w:eastAsia="he-IL"/>
            </w:rPr>
            <w:t>עמית מימוני</w:t>
          </w:r>
        </w:sdtContent>
      </w:sdt>
    </w:p>
    <w:p w14:paraId="4BCDE55C" w14:textId="77777777"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E4D576" w14:textId="77777777"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5.2</w:t>
      </w:r>
      <w:r w:rsidRPr="00BE2C8C">
        <w:rPr>
          <w:rFonts w:ascii="Times New Roman" w:eastAsia="Times New Roman" w:hAnsi="Times New Roman" w:cs="David" w:hint="cs"/>
          <w:sz w:val="24"/>
          <w:szCs w:val="24"/>
          <w:rtl/>
          <w:lang w:eastAsia="he-IL"/>
        </w:rPr>
        <w:tab/>
        <w:t>הנושאים הם:</w:t>
      </w:r>
    </w:p>
    <w:p w14:paraId="49DDDDF1" w14:textId="77777777" w:rsidR="00572B5D" w:rsidRPr="00BE2C8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984ABA" w14:textId="77777777" w:rsidR="00572B5D" w:rsidRPr="00BE2C8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א.</w:t>
      </w:r>
      <w:r w:rsidRPr="00BE2C8C">
        <w:rPr>
          <w:rFonts w:ascii="Times New Roman" w:eastAsia="Times New Roman" w:hAnsi="Times New Roman" w:cs="David" w:hint="cs"/>
          <w:sz w:val="24"/>
          <w:szCs w:val="24"/>
          <w:rtl/>
          <w:lang w:eastAsia="he-IL"/>
        </w:rPr>
        <w:tab/>
        <w:t xml:space="preserve">התקדמות שרותי </w:t>
      </w:r>
      <w:r w:rsidR="009F6985"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hint="cs"/>
          <w:sz w:val="24"/>
          <w:szCs w:val="24"/>
          <w:rtl/>
          <w:lang w:eastAsia="he-IL"/>
        </w:rPr>
        <w:t>.</w:t>
      </w:r>
    </w:p>
    <w:p w14:paraId="7077BC26" w14:textId="77777777" w:rsidR="00572B5D" w:rsidRPr="00BE2C8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ב.</w:t>
      </w:r>
      <w:r w:rsidRPr="00BE2C8C">
        <w:rPr>
          <w:rFonts w:ascii="Times New Roman" w:eastAsia="Times New Roman" w:hAnsi="Times New Roman" w:cs="David" w:hint="cs"/>
          <w:sz w:val="24"/>
          <w:szCs w:val="24"/>
          <w:rtl/>
          <w:lang w:eastAsia="he-IL"/>
        </w:rPr>
        <w:tab/>
        <w:t>סטיות מלוח הזמנים לרבות סיבת הסטייה.</w:t>
      </w:r>
    </w:p>
    <w:p w14:paraId="3C7A044D" w14:textId="77777777" w:rsidR="00572B5D" w:rsidRPr="00BE2C8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ג.</w:t>
      </w:r>
      <w:r w:rsidRPr="00BE2C8C">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3003D99C" w14:textId="77777777" w:rsidR="00572B5D" w:rsidRPr="00BE2C8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ד.</w:t>
      </w:r>
      <w:r w:rsidRPr="00BE2C8C">
        <w:rPr>
          <w:rFonts w:ascii="Times New Roman" w:eastAsia="Times New Roman" w:hAnsi="Times New Roman" w:cs="David" w:hint="cs"/>
          <w:sz w:val="24"/>
          <w:szCs w:val="24"/>
          <w:rtl/>
          <w:lang w:eastAsia="he-IL"/>
        </w:rPr>
        <w:tab/>
        <w:t>סטיות מהערכות ו/או תחזיות תקציביות והשלכותיהן.</w:t>
      </w:r>
    </w:p>
    <w:p w14:paraId="1EC01522" w14:textId="77777777" w:rsidR="00572B5D" w:rsidRPr="00BE2C8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hint="cs"/>
          <w:sz w:val="24"/>
          <w:szCs w:val="24"/>
          <w:rtl/>
          <w:lang w:eastAsia="he-IL"/>
        </w:rPr>
        <w:tab/>
        <w:t>ריכוז הוראות שנויים.</w:t>
      </w:r>
    </w:p>
    <w:p w14:paraId="49F77C90" w14:textId="77777777" w:rsidR="00572B5D" w:rsidRPr="00BE2C8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6727788" w14:textId="77777777" w:rsidR="00572B5D" w:rsidRPr="00BE2C8C"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17.7 </w:t>
      </w:r>
      <w:r w:rsidRPr="00BE2C8C">
        <w:rPr>
          <w:rFonts w:ascii="Times New Roman" w:eastAsia="Times New Roman" w:hAnsi="Times New Roman" w:cs="David" w:hint="cs"/>
          <w:sz w:val="24"/>
          <w:szCs w:val="24"/>
          <w:rtl/>
          <w:lang w:eastAsia="he-IL"/>
        </w:rPr>
        <w:tab/>
        <w:t>שיעור חלקו היחסי של כל אחד מיחידי המזמין הינו כדלקמן :</w:t>
      </w:r>
    </w:p>
    <w:p w14:paraId="704794BC" w14:textId="5CB752FB" w:rsidR="0041223B" w:rsidRPr="00BE2C8C" w:rsidRDefault="0041223B"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22CA895" w14:textId="68FECE9F" w:rsidR="0041223B" w:rsidRPr="00BE2C8C" w:rsidRDefault="0041223B"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rPr>
      </w:pP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rtl/>
        </w:rPr>
        <w:t>כלל נכסי נדלן נשר מרכז (נ.נ.נ.מ) שותפות מוגבלת</w:t>
      </w:r>
      <w:r w:rsidRPr="00BE2C8C">
        <w:rPr>
          <w:rFonts w:ascii="Times New Roman" w:eastAsia="Times New Roman" w:hAnsi="Times New Roman" w:cs="David"/>
          <w:sz w:val="24"/>
          <w:szCs w:val="24"/>
          <w:rtl/>
        </w:rPr>
        <w:tab/>
      </w:r>
      <w:r w:rsidRPr="00BE2C8C">
        <w:rPr>
          <w:rFonts w:ascii="Times New Roman" w:eastAsia="Times New Roman" w:hAnsi="Times New Roman" w:cs="David" w:hint="cs"/>
          <w:sz w:val="24"/>
          <w:szCs w:val="24"/>
          <w:rtl/>
        </w:rPr>
        <w:tab/>
        <w:t>-</w:t>
      </w:r>
      <w:r w:rsidRPr="00BE2C8C">
        <w:rPr>
          <w:rFonts w:ascii="Times New Roman" w:eastAsia="Times New Roman" w:hAnsi="Times New Roman" w:cs="David" w:hint="cs"/>
          <w:sz w:val="24"/>
          <w:szCs w:val="24"/>
          <w:rtl/>
        </w:rPr>
        <w:tab/>
        <w:t>50%</w:t>
      </w:r>
    </w:p>
    <w:p w14:paraId="533E0E18" w14:textId="77777777" w:rsidR="0041223B" w:rsidRPr="00BE2C8C" w:rsidRDefault="0041223B"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rPr>
      </w:pPr>
    </w:p>
    <w:p w14:paraId="10C47B35" w14:textId="30F4B1C1" w:rsidR="0041223B" w:rsidRPr="00BE2C8C" w:rsidRDefault="0041223B"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rPr>
        <w:tab/>
      </w:r>
      <w:r w:rsidRPr="00BE2C8C">
        <w:rPr>
          <w:rFonts w:ascii="Times New Roman" w:eastAsia="Times New Roman" w:hAnsi="Times New Roman" w:cs="David"/>
          <w:sz w:val="24"/>
          <w:szCs w:val="24"/>
          <w:rtl/>
        </w:rPr>
        <w:tab/>
      </w:r>
      <w:r w:rsidRPr="00BE2C8C">
        <w:rPr>
          <w:rFonts w:ascii="David" w:eastAsia="Calibri" w:hAnsi="David" w:cs="David" w:hint="cs"/>
          <w:sz w:val="24"/>
          <w:szCs w:val="24"/>
          <w:rtl/>
          <w:lang w:eastAsia="he-IL"/>
        </w:rPr>
        <w:t>שיכון ובינוי נדל"ן בע"מ</w:t>
      </w:r>
      <w:r w:rsidRPr="00BE2C8C">
        <w:rPr>
          <w:rFonts w:ascii="Times New Roman" w:eastAsia="Times New Roman" w:hAnsi="Times New Roman" w:cs="David" w:hint="cs"/>
          <w:sz w:val="24"/>
          <w:szCs w:val="24"/>
          <w:rtl/>
        </w:rPr>
        <w:t xml:space="preserve"> ואפריקה ישראל מגורים בע"מ </w:t>
      </w:r>
      <w:r w:rsidRPr="00BE2C8C">
        <w:rPr>
          <w:rFonts w:ascii="Times New Roman" w:eastAsia="Times New Roman" w:hAnsi="Times New Roman" w:cs="David" w:hint="cs"/>
          <w:sz w:val="24"/>
          <w:szCs w:val="24"/>
          <w:rtl/>
        </w:rPr>
        <w:tab/>
        <w:t>-</w:t>
      </w:r>
      <w:r w:rsidRPr="00BE2C8C">
        <w:rPr>
          <w:rFonts w:ascii="Times New Roman" w:eastAsia="Times New Roman" w:hAnsi="Times New Roman" w:cs="David" w:hint="cs"/>
          <w:sz w:val="24"/>
          <w:szCs w:val="24"/>
          <w:rtl/>
        </w:rPr>
        <w:tab/>
        <w:t>50%</w:t>
      </w:r>
      <w:r w:rsidRPr="00BE2C8C">
        <w:rPr>
          <w:rFonts w:ascii="Times New Roman" w:eastAsia="Times New Roman" w:hAnsi="Times New Roman" w:cs="David"/>
          <w:sz w:val="24"/>
          <w:szCs w:val="24"/>
          <w:rtl/>
        </w:rPr>
        <w:br/>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rsidRPr="00BE2C8C" w14:paraId="5E956941" w14:textId="77777777" w:rsidTr="00572B5D">
        <w:trPr>
          <w:trHeight w:val="80"/>
        </w:trPr>
        <w:tc>
          <w:tcPr>
            <w:tcW w:w="3366" w:type="dxa"/>
          </w:tcPr>
          <w:p w14:paraId="6060605D" w14:textId="241C0178" w:rsidR="00572B5D" w:rsidRPr="00BE2C8C" w:rsidRDefault="00450E58" w:rsidP="00450E58">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אחוז השתתפות צד א"/>
                <w:tag w:val="cmtTzadAPercent"/>
                <w:id w:val="160592806"/>
                <w:placeholder>
                  <w:docPart w:val="EE981423BF07481D9CF68D8D682CB9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Pr="003059F5">
                  <w:rPr>
                    <w:rStyle w:val="PlaceholderText"/>
                    <w:rtl/>
                  </w:rPr>
                  <w:t>[אחוז השתתפות צד א]</w:t>
                </w:r>
              </w:sdtContent>
            </w:sdt>
          </w:p>
          <w:p w14:paraId="6C5DC652" w14:textId="77777777" w:rsidR="00572B5D" w:rsidRPr="00BE2C8C"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             </w:t>
            </w:r>
          </w:p>
        </w:tc>
        <w:tc>
          <w:tcPr>
            <w:tcW w:w="2163" w:type="dxa"/>
          </w:tcPr>
          <w:p w14:paraId="648E1F43" w14:textId="77777777" w:rsidR="00572B5D" w:rsidRPr="00BE2C8C" w:rsidRDefault="00572B5D" w:rsidP="00572B5D">
            <w:pPr>
              <w:widowControl w:val="0"/>
              <w:spacing w:before="0" w:beforeAutospacing="0" w:after="0" w:afterAutospacing="0" w:line="240" w:lineRule="auto"/>
              <w:ind w:left="720"/>
              <w:outlineLvl w:val="2"/>
            </w:pPr>
          </w:p>
          <w:p w14:paraId="3B5247B3" w14:textId="77777777" w:rsidR="00572B5D" w:rsidRPr="00BE2C8C"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8355A8F" w14:textId="77777777" w:rsidR="003364E6" w:rsidRPr="00BE2C8C" w:rsidRDefault="003364E6"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CE5595C" w14:textId="77777777" w:rsidR="003364E6" w:rsidRPr="00BE2C8C" w:rsidRDefault="003364E6">
      <w:pPr>
        <w:bidi w:val="0"/>
        <w:spacing w:before="0" w:beforeAutospacing="0" w:after="160" w:afterAutospacing="0" w:line="259" w:lineRule="auto"/>
        <w:rPr>
          <w:rFonts w:ascii="Times New Roman" w:eastAsia="Times New Roman" w:hAnsi="Times New Roman" w:cs="David"/>
          <w:b/>
          <w:bCs/>
          <w:sz w:val="24"/>
          <w:szCs w:val="24"/>
          <w:u w:val="single"/>
          <w:rtl/>
          <w:lang w:eastAsia="he-IL"/>
        </w:rPr>
      </w:pPr>
      <w:r w:rsidRPr="00BE2C8C">
        <w:rPr>
          <w:rFonts w:ascii="Times New Roman" w:eastAsia="Times New Roman" w:hAnsi="Times New Roman" w:cs="David"/>
          <w:b/>
          <w:bCs/>
          <w:sz w:val="24"/>
          <w:szCs w:val="24"/>
          <w:u w:val="single"/>
          <w:rtl/>
          <w:lang w:eastAsia="he-IL"/>
        </w:rPr>
        <w:br w:type="page"/>
      </w:r>
    </w:p>
    <w:p w14:paraId="24F3CA8A" w14:textId="11E0172A" w:rsidR="006D2AE3" w:rsidRPr="00BE2C8C"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BE2C8C">
        <w:rPr>
          <w:rFonts w:ascii="Times New Roman" w:eastAsia="Times New Roman" w:hAnsi="Times New Roman" w:cs="David"/>
          <w:b/>
          <w:bCs/>
          <w:sz w:val="24"/>
          <w:szCs w:val="24"/>
          <w:u w:val="single"/>
          <w:rtl/>
          <w:lang w:eastAsia="he-IL"/>
        </w:rPr>
        <w:lastRenderedPageBreak/>
        <w:t xml:space="preserve">נספח </w:t>
      </w:r>
      <w:r w:rsidR="00572B5D" w:rsidRPr="00BE2C8C">
        <w:rPr>
          <w:rFonts w:ascii="Times New Roman" w:eastAsia="Times New Roman" w:hAnsi="Times New Roman" w:cs="David" w:hint="cs"/>
          <w:b/>
          <w:bCs/>
          <w:sz w:val="24"/>
          <w:szCs w:val="24"/>
          <w:u w:val="single"/>
          <w:rtl/>
          <w:lang w:eastAsia="he-IL"/>
        </w:rPr>
        <w:t>"</w:t>
      </w:r>
      <w:r w:rsidRPr="00BE2C8C">
        <w:rPr>
          <w:rFonts w:ascii="Times New Roman" w:eastAsia="Times New Roman" w:hAnsi="Times New Roman" w:cs="David"/>
          <w:b/>
          <w:bCs/>
          <w:sz w:val="24"/>
          <w:szCs w:val="24"/>
          <w:u w:val="single"/>
          <w:rtl/>
          <w:lang w:eastAsia="he-IL"/>
        </w:rPr>
        <w:t>ב</w:t>
      </w:r>
      <w:r w:rsidR="00572B5D" w:rsidRPr="00BE2C8C">
        <w:rPr>
          <w:rFonts w:ascii="Times New Roman" w:eastAsia="Times New Roman" w:hAnsi="Times New Roman" w:cs="David" w:hint="cs"/>
          <w:b/>
          <w:bCs/>
          <w:sz w:val="24"/>
          <w:szCs w:val="24"/>
          <w:u w:val="single"/>
          <w:rtl/>
          <w:lang w:eastAsia="he-IL"/>
        </w:rPr>
        <w:t>'</w:t>
      </w:r>
      <w:r w:rsidRPr="00BE2C8C">
        <w:rPr>
          <w:rFonts w:ascii="Times New Roman" w:eastAsia="Times New Roman" w:hAnsi="Times New Roman" w:cs="David"/>
          <w:b/>
          <w:bCs/>
          <w:sz w:val="24"/>
          <w:szCs w:val="24"/>
          <w:u w:val="single"/>
          <w:rtl/>
          <w:lang w:eastAsia="he-IL"/>
        </w:rPr>
        <w:t>'</w:t>
      </w:r>
    </w:p>
    <w:p w14:paraId="37ADE780" w14:textId="77777777" w:rsidR="006D2AE3" w:rsidRPr="00BE2C8C"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96EB66" w14:textId="77777777" w:rsidR="006D2AE3" w:rsidRPr="00BE2C8C"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E2C8C">
        <w:rPr>
          <w:rFonts w:ascii="Times New Roman" w:eastAsia="Times New Roman" w:hAnsi="Times New Roman" w:cs="David"/>
          <w:bCs/>
          <w:sz w:val="24"/>
          <w:szCs w:val="24"/>
          <w:u w:val="single"/>
          <w:rtl/>
          <w:lang w:eastAsia="he-IL"/>
        </w:rPr>
        <w:t>ש</w:t>
      </w:r>
      <w:r w:rsidRPr="00BE2C8C">
        <w:rPr>
          <w:rFonts w:ascii="Times New Roman" w:eastAsia="Times New Roman" w:hAnsi="Times New Roman" w:cs="David" w:hint="cs"/>
          <w:bCs/>
          <w:sz w:val="24"/>
          <w:szCs w:val="24"/>
          <w:u w:val="single"/>
          <w:rtl/>
          <w:lang w:eastAsia="he-IL"/>
        </w:rPr>
        <w:t>י</w:t>
      </w:r>
      <w:r w:rsidRPr="00BE2C8C">
        <w:rPr>
          <w:rFonts w:ascii="Times New Roman" w:eastAsia="Times New Roman" w:hAnsi="Times New Roman" w:cs="David"/>
          <w:bCs/>
          <w:sz w:val="24"/>
          <w:szCs w:val="24"/>
          <w:u w:val="single"/>
          <w:rtl/>
          <w:lang w:eastAsia="he-IL"/>
        </w:rPr>
        <w:t xml:space="preserve">רותי </w:t>
      </w:r>
      <w:r w:rsidRPr="00BE2C8C">
        <w:rPr>
          <w:rFonts w:ascii="Times New Roman" w:eastAsia="Times New Roman" w:hAnsi="Times New Roman" w:cs="David" w:hint="cs"/>
          <w:bCs/>
          <w:sz w:val="24"/>
          <w:szCs w:val="24"/>
          <w:u w:val="single"/>
          <w:rtl/>
          <w:lang w:eastAsia="he-IL"/>
        </w:rPr>
        <w:t>היועץ</w:t>
      </w:r>
    </w:p>
    <w:p w14:paraId="29D16FFD"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2C1FEC5" w14:textId="77777777" w:rsidR="006D2AE3" w:rsidRPr="00BE2C8C"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BE2C8C">
        <w:rPr>
          <w:rFonts w:ascii="Times New Roman" w:eastAsia="Times New Roman" w:hAnsi="Times New Roman" w:cs="David"/>
          <w:sz w:val="24"/>
          <w:szCs w:val="24"/>
          <w:rtl/>
          <w:lang w:eastAsia="he-IL"/>
        </w:rPr>
        <w:t>1.</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b/>
          <w:bCs/>
          <w:sz w:val="24"/>
          <w:szCs w:val="24"/>
          <w:u w:val="single"/>
          <w:rtl/>
          <w:lang w:eastAsia="he-IL"/>
        </w:rPr>
        <w:t>כללי</w:t>
      </w:r>
      <w:r w:rsidRPr="00BE2C8C">
        <w:rPr>
          <w:rFonts w:ascii="Times New Roman" w:eastAsia="Times New Roman" w:hAnsi="Times New Roman" w:cs="David"/>
          <w:b/>
          <w:bCs/>
          <w:sz w:val="24"/>
          <w:szCs w:val="24"/>
          <w:rtl/>
          <w:lang w:eastAsia="he-IL"/>
        </w:rPr>
        <w:t>:</w:t>
      </w:r>
    </w:p>
    <w:p w14:paraId="4757BECE" w14:textId="77777777" w:rsidR="006D2AE3" w:rsidRPr="00BE2C8C"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0C3FCC9D" w14:textId="77777777" w:rsidR="006D2AE3" w:rsidRPr="00BE2C8C"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u w:val="single"/>
          <w:rtl/>
          <w:lang w:eastAsia="he-IL"/>
        </w:rPr>
        <w:t xml:space="preserve">שרותי </w:t>
      </w:r>
      <w:r w:rsidR="009F6985" w:rsidRPr="00BE2C8C">
        <w:rPr>
          <w:rFonts w:ascii="Times New Roman" w:eastAsia="Times New Roman" w:hAnsi="Times New Roman" w:cs="David" w:hint="cs"/>
          <w:sz w:val="24"/>
          <w:szCs w:val="24"/>
          <w:u w:val="single"/>
          <w:rtl/>
          <w:lang w:eastAsia="he-IL"/>
        </w:rPr>
        <w:t>היועץ</w:t>
      </w:r>
      <w:r w:rsidRPr="00BE2C8C">
        <w:rPr>
          <w:rFonts w:ascii="Times New Roman" w:eastAsia="Times New Roman" w:hAnsi="Times New Roman" w:cs="David"/>
          <w:sz w:val="24"/>
          <w:szCs w:val="24"/>
          <w:u w:val="single"/>
          <w:rtl/>
          <w:lang w:eastAsia="he-IL"/>
        </w:rPr>
        <w:t xml:space="preserve"> יכללו</w:t>
      </w:r>
      <w:r w:rsidRPr="00BE2C8C">
        <w:rPr>
          <w:rFonts w:ascii="Times New Roman" w:eastAsia="Times New Roman" w:hAnsi="Times New Roman" w:cs="David"/>
          <w:sz w:val="24"/>
          <w:szCs w:val="24"/>
          <w:rtl/>
          <w:lang w:eastAsia="he-IL"/>
        </w:rPr>
        <w:t>:</w:t>
      </w:r>
    </w:p>
    <w:p w14:paraId="0A394B43" w14:textId="77777777" w:rsidR="003364E6" w:rsidRPr="00BE2C8C" w:rsidRDefault="003364E6" w:rsidP="00BE2C8C">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p>
    <w:p w14:paraId="06996C78" w14:textId="77777777" w:rsidR="00201A12" w:rsidRPr="00BE2C8C" w:rsidRDefault="00DE41CE" w:rsidP="00263813">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w:t>
      </w:r>
      <w:r w:rsidR="006D2AE3" w:rsidRPr="00BE2C8C">
        <w:rPr>
          <w:rFonts w:ascii="Times New Roman" w:eastAsia="Times New Roman" w:hAnsi="Times New Roman" w:cs="David" w:hint="cs"/>
          <w:sz w:val="24"/>
          <w:szCs w:val="24"/>
          <w:rtl/>
          <w:lang w:eastAsia="he-IL"/>
        </w:rPr>
        <w:t>ככלל</w:t>
      </w:r>
      <w:r w:rsidRPr="00BE2C8C">
        <w:rPr>
          <w:rFonts w:ascii="Times New Roman" w:eastAsia="Times New Roman" w:hAnsi="Times New Roman" w:cs="David" w:hint="cs"/>
          <w:sz w:val="24"/>
          <w:szCs w:val="24"/>
          <w:rtl/>
          <w:lang w:eastAsia="he-IL"/>
        </w:rPr>
        <w:t>,</w:t>
      </w:r>
      <w:r w:rsidR="006D2AE3" w:rsidRPr="00BE2C8C">
        <w:rPr>
          <w:rFonts w:ascii="Times New Roman" w:eastAsia="Times New Roman" w:hAnsi="Times New Roman" w:cs="David" w:hint="cs"/>
          <w:sz w:val="24"/>
          <w:szCs w:val="24"/>
          <w:rtl/>
          <w:lang w:eastAsia="he-IL"/>
        </w:rPr>
        <w:t xml:space="preserve"> תכולת העבודה מתייחסת </w:t>
      </w:r>
      <w:r w:rsidR="00263813" w:rsidRPr="00BE2C8C">
        <w:rPr>
          <w:rFonts w:ascii="Times New Roman" w:eastAsia="Times New Roman" w:hAnsi="Times New Roman" w:cs="David" w:hint="cs"/>
          <w:sz w:val="24"/>
          <w:szCs w:val="24"/>
          <w:rtl/>
          <w:lang w:eastAsia="he-IL"/>
        </w:rPr>
        <w:t xml:space="preserve">לכל שלבי הפרויקט, </w:t>
      </w:r>
      <w:r w:rsidR="006D2AE3" w:rsidRPr="00BE2C8C">
        <w:rPr>
          <w:rFonts w:ascii="Times New Roman" w:eastAsia="Times New Roman" w:hAnsi="Times New Roman" w:cs="David" w:hint="cs"/>
          <w:sz w:val="24"/>
          <w:szCs w:val="24"/>
          <w:rtl/>
          <w:lang w:eastAsia="he-IL"/>
        </w:rPr>
        <w:t>ל</w:t>
      </w:r>
      <w:r w:rsidR="00263813" w:rsidRPr="00BE2C8C">
        <w:rPr>
          <w:rFonts w:ascii="Times New Roman" w:eastAsia="Times New Roman" w:hAnsi="Times New Roman" w:cs="David" w:hint="cs"/>
          <w:sz w:val="24"/>
          <w:szCs w:val="24"/>
          <w:rtl/>
          <w:lang w:eastAsia="he-IL"/>
        </w:rPr>
        <w:t xml:space="preserve">כל </w:t>
      </w:r>
      <w:r w:rsidR="006D2AE3" w:rsidRPr="00BE2C8C">
        <w:rPr>
          <w:rFonts w:ascii="Times New Roman" w:eastAsia="Times New Roman" w:hAnsi="Times New Roman" w:cs="David" w:hint="cs"/>
          <w:sz w:val="24"/>
          <w:szCs w:val="24"/>
          <w:rtl/>
          <w:lang w:eastAsia="he-IL"/>
        </w:rPr>
        <w:t>קומות הבניין מתחתית קומת החניון</w:t>
      </w:r>
      <w:r w:rsidR="00572B5D" w:rsidRPr="00BE2C8C">
        <w:rPr>
          <w:rFonts w:ascii="Times New Roman" w:eastAsia="Times New Roman" w:hAnsi="Times New Roman" w:cs="David" w:hint="cs"/>
          <w:sz w:val="24"/>
          <w:szCs w:val="24"/>
          <w:rtl/>
          <w:lang w:eastAsia="he-IL"/>
        </w:rPr>
        <w:t xml:space="preserve"> </w:t>
      </w:r>
      <w:r w:rsidR="006D2AE3" w:rsidRPr="00BE2C8C">
        <w:rPr>
          <w:rFonts w:ascii="Times New Roman" w:eastAsia="Times New Roman" w:hAnsi="Times New Roman" w:cs="David" w:hint="cs"/>
          <w:sz w:val="24"/>
          <w:szCs w:val="24"/>
          <w:rtl/>
          <w:lang w:eastAsia="he-IL"/>
        </w:rPr>
        <w:t>התחתונה ועד לקומת הגג העליונה ביותר ועד בכלל</w:t>
      </w:r>
      <w:r w:rsidR="00263813" w:rsidRPr="00BE2C8C">
        <w:rPr>
          <w:rFonts w:ascii="Times New Roman" w:eastAsia="Times New Roman" w:hAnsi="Times New Roman" w:cs="David" w:hint="cs"/>
          <w:sz w:val="24"/>
          <w:szCs w:val="24"/>
          <w:rtl/>
          <w:lang w:eastAsia="he-IL"/>
        </w:rPr>
        <w:t xml:space="preserve"> </w:t>
      </w:r>
      <w:r w:rsidR="006D2AE3" w:rsidRPr="00BE2C8C">
        <w:rPr>
          <w:rFonts w:ascii="Times New Roman" w:eastAsia="Times New Roman" w:hAnsi="Times New Roman" w:cs="David" w:hint="cs"/>
          <w:sz w:val="24"/>
          <w:szCs w:val="24"/>
          <w:rtl/>
          <w:lang w:eastAsia="he-IL"/>
        </w:rPr>
        <w:t xml:space="preserve">ובכלל זה:   </w:t>
      </w:r>
    </w:p>
    <w:p w14:paraId="46E2EB5E" w14:textId="77777777" w:rsidR="00201A12" w:rsidRPr="00BE2C8C" w:rsidRDefault="001328C5" w:rsidP="00D065DD">
      <w:pPr>
        <w:pStyle w:val="ListParagraph"/>
        <w:widowControl w:val="0"/>
        <w:numPr>
          <w:ilvl w:val="0"/>
          <w:numId w:val="11"/>
        </w:numPr>
        <w:rPr>
          <w:sz w:val="24"/>
          <w:szCs w:val="24"/>
          <w:rtl/>
          <w:lang w:eastAsia="he-IL"/>
        </w:rPr>
      </w:pPr>
      <w:r w:rsidRPr="00BE2C8C">
        <w:rPr>
          <w:rFonts w:hint="cs"/>
          <w:sz w:val="24"/>
          <w:szCs w:val="24"/>
          <w:rtl/>
          <w:lang w:eastAsia="he-IL"/>
        </w:rPr>
        <w:t xml:space="preserve">מתן </w:t>
      </w:r>
      <w:r w:rsidR="00201A12" w:rsidRPr="00BE2C8C">
        <w:rPr>
          <w:rFonts w:hint="cs"/>
          <w:sz w:val="24"/>
          <w:szCs w:val="24"/>
          <w:rtl/>
          <w:lang w:eastAsia="he-IL"/>
        </w:rPr>
        <w:t xml:space="preserve">הדרכה למזמין ולמתכנני הפרויקט על העבודה </w:t>
      </w:r>
      <w:r w:rsidRPr="00BE2C8C">
        <w:rPr>
          <w:rFonts w:hint="cs"/>
          <w:sz w:val="24"/>
          <w:szCs w:val="24"/>
          <w:rtl/>
          <w:lang w:eastAsia="he-IL"/>
        </w:rPr>
        <w:t xml:space="preserve">ב </w:t>
      </w:r>
      <w:r w:rsidRPr="00BE2C8C">
        <w:rPr>
          <w:rFonts w:hint="cs"/>
          <w:sz w:val="24"/>
          <w:szCs w:val="24"/>
          <w:lang w:eastAsia="he-IL"/>
        </w:rPr>
        <w:t>BIM</w:t>
      </w:r>
      <w:r w:rsidRPr="00BE2C8C">
        <w:rPr>
          <w:rFonts w:hint="cs"/>
          <w:sz w:val="24"/>
          <w:szCs w:val="24"/>
          <w:rtl/>
          <w:lang w:eastAsia="he-IL"/>
        </w:rPr>
        <w:t xml:space="preserve"> </w:t>
      </w:r>
      <w:r w:rsidR="00201A12" w:rsidRPr="00BE2C8C">
        <w:rPr>
          <w:rFonts w:hint="cs"/>
          <w:sz w:val="24"/>
          <w:szCs w:val="24"/>
          <w:rtl/>
          <w:lang w:eastAsia="he-IL"/>
        </w:rPr>
        <w:t>ועל תכנת הרביט ככל ויידרש.</w:t>
      </w:r>
    </w:p>
    <w:p w14:paraId="0A6C62B2" w14:textId="77777777" w:rsidR="006D2AE3" w:rsidRPr="00BE2C8C"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בירור ת</w:t>
      </w:r>
      <w:r w:rsidR="006D2AE3" w:rsidRPr="00BE2C8C">
        <w:rPr>
          <w:rFonts w:ascii="Times New Roman" w:eastAsia="Times New Roman" w:hAnsi="Times New Roman" w:cs="David" w:hint="cs"/>
          <w:sz w:val="24"/>
          <w:szCs w:val="24"/>
          <w:rtl/>
          <w:lang w:eastAsia="he-IL"/>
        </w:rPr>
        <w:t xml:space="preserve">כניות הפרויקט עם האדריכל, הקונסטרוקטור </w:t>
      </w:r>
      <w:r w:rsidRPr="00BE2C8C">
        <w:rPr>
          <w:rFonts w:ascii="Times New Roman" w:eastAsia="Times New Roman" w:hAnsi="Times New Roman" w:cs="David" w:hint="cs"/>
          <w:sz w:val="24"/>
          <w:szCs w:val="24"/>
          <w:rtl/>
          <w:lang w:eastAsia="he-IL"/>
        </w:rPr>
        <w:t>ושאר המתכננים האלקטרו-מכאניים (מז"א ,</w:t>
      </w:r>
      <w:r w:rsidR="006D2AE3" w:rsidRPr="00BE2C8C">
        <w:rPr>
          <w:rFonts w:ascii="Times New Roman" w:eastAsia="Times New Roman" w:hAnsi="Times New Roman" w:cs="David" w:hint="cs"/>
          <w:sz w:val="24"/>
          <w:szCs w:val="24"/>
          <w:rtl/>
          <w:lang w:eastAsia="he-IL"/>
        </w:rPr>
        <w:t>אינסטלציה, חשמל וכדומה), התייעצות ותיאום עם המתכננים.</w:t>
      </w:r>
    </w:p>
    <w:p w14:paraId="7B130F91" w14:textId="77777777" w:rsidR="00DE41CE" w:rsidRPr="00BE2C8C"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eastAsia"/>
          <w:sz w:val="24"/>
          <w:szCs w:val="24"/>
          <w:rtl/>
          <w:lang w:eastAsia="he-IL"/>
        </w:rPr>
        <w:t>כתיבת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sz w:val="24"/>
          <w:szCs w:val="24"/>
          <w:lang w:eastAsia="he-IL"/>
        </w:rPr>
        <w:t>BEP</w:t>
      </w:r>
      <w:r w:rsidRPr="00BE2C8C">
        <w:rPr>
          <w:rFonts w:ascii="Times New Roman" w:eastAsia="Times New Roman" w:hAnsi="Times New Roman" w:cs="David"/>
          <w:sz w:val="24"/>
          <w:szCs w:val="24"/>
          <w:rtl/>
          <w:lang w:eastAsia="he-IL"/>
        </w:rPr>
        <w:t xml:space="preserve"> בהתאם לדרישות המזמין.</w:t>
      </w:r>
    </w:p>
    <w:p w14:paraId="254923C4" w14:textId="77777777" w:rsidR="00DE41CE" w:rsidRPr="00BE2C8C" w:rsidRDefault="00FC0AC7"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 xml:space="preserve">ניהול, תחזוקה ועדכון אתר מודל </w:t>
      </w:r>
      <w:r w:rsidR="00DE41CE" w:rsidRPr="00BE2C8C">
        <w:rPr>
          <w:rFonts w:ascii="Times New Roman" w:eastAsia="Times New Roman" w:hAnsi="Times New Roman" w:cs="David" w:hint="eastAsia"/>
          <w:sz w:val="24"/>
          <w:szCs w:val="24"/>
          <w:rtl/>
          <w:lang w:eastAsia="he-IL"/>
        </w:rPr>
        <w:t>הפרויקט</w:t>
      </w:r>
      <w:r w:rsidR="00DE41CE" w:rsidRPr="00BE2C8C">
        <w:rPr>
          <w:rFonts w:ascii="Times New Roman" w:eastAsia="Times New Roman" w:hAnsi="Times New Roman" w:cs="David"/>
          <w:sz w:val="24"/>
          <w:szCs w:val="24"/>
          <w:rtl/>
          <w:lang w:eastAsia="he-IL"/>
        </w:rPr>
        <w:t xml:space="preserve"> </w:t>
      </w:r>
      <w:r w:rsidR="00DE41CE" w:rsidRPr="00BE2C8C">
        <w:rPr>
          <w:rFonts w:ascii="Times New Roman" w:eastAsia="Times New Roman" w:hAnsi="Times New Roman" w:cs="David" w:hint="eastAsia"/>
          <w:sz w:val="24"/>
          <w:szCs w:val="24"/>
          <w:rtl/>
          <w:lang w:eastAsia="he-IL"/>
        </w:rPr>
        <w:t>בענן</w:t>
      </w:r>
      <w:r w:rsidR="00DE41CE" w:rsidRPr="00BE2C8C">
        <w:rPr>
          <w:rFonts w:ascii="Times New Roman" w:eastAsia="Times New Roman" w:hAnsi="Times New Roman" w:cs="David"/>
          <w:sz w:val="24"/>
          <w:szCs w:val="24"/>
          <w:rtl/>
          <w:lang w:eastAsia="he-IL"/>
        </w:rPr>
        <w:t xml:space="preserve"> </w:t>
      </w:r>
      <w:r w:rsidR="00DE41CE" w:rsidRPr="00BE2C8C">
        <w:rPr>
          <w:rFonts w:ascii="Times New Roman" w:eastAsia="Times New Roman" w:hAnsi="Times New Roman" w:cs="David" w:hint="eastAsia"/>
          <w:sz w:val="24"/>
          <w:szCs w:val="24"/>
          <w:rtl/>
          <w:lang w:eastAsia="he-IL"/>
        </w:rPr>
        <w:t>של</w:t>
      </w:r>
      <w:r w:rsidR="00DE41CE" w:rsidRPr="00BE2C8C">
        <w:rPr>
          <w:rFonts w:ascii="Times New Roman" w:eastAsia="Times New Roman" w:hAnsi="Times New Roman" w:cs="David"/>
          <w:sz w:val="24"/>
          <w:szCs w:val="24"/>
          <w:rtl/>
          <w:lang w:eastAsia="he-IL"/>
        </w:rPr>
        <w:t xml:space="preserve"> </w:t>
      </w:r>
      <w:r w:rsidR="00DE41CE" w:rsidRPr="00BE2C8C">
        <w:rPr>
          <w:rFonts w:ascii="Times New Roman" w:eastAsia="Times New Roman" w:hAnsi="Times New Roman" w:cs="David" w:hint="eastAsia"/>
          <w:sz w:val="24"/>
          <w:szCs w:val="24"/>
          <w:rtl/>
          <w:lang w:eastAsia="he-IL"/>
        </w:rPr>
        <w:t>המזמין</w:t>
      </w:r>
      <w:r w:rsidR="00DE41CE" w:rsidRPr="00BE2C8C">
        <w:rPr>
          <w:rFonts w:ascii="Times New Roman" w:eastAsia="Times New Roman" w:hAnsi="Times New Roman" w:cs="David"/>
          <w:sz w:val="24"/>
          <w:szCs w:val="24"/>
          <w:rtl/>
          <w:lang w:eastAsia="he-IL"/>
        </w:rPr>
        <w:t xml:space="preserve"> </w:t>
      </w:r>
      <w:r w:rsidR="00DE41CE" w:rsidRPr="00BE2C8C">
        <w:rPr>
          <w:rFonts w:ascii="Times New Roman" w:eastAsia="Times New Roman" w:hAnsi="Times New Roman" w:cs="David" w:hint="eastAsia"/>
          <w:sz w:val="24"/>
          <w:szCs w:val="24"/>
          <w:rtl/>
          <w:lang w:eastAsia="he-IL"/>
        </w:rPr>
        <w:t>ומתן</w:t>
      </w:r>
      <w:r w:rsidR="00DE41CE" w:rsidRPr="00BE2C8C">
        <w:rPr>
          <w:rFonts w:ascii="Times New Roman" w:eastAsia="Times New Roman" w:hAnsi="Times New Roman" w:cs="David"/>
          <w:sz w:val="24"/>
          <w:szCs w:val="24"/>
          <w:rtl/>
          <w:lang w:eastAsia="he-IL"/>
        </w:rPr>
        <w:t xml:space="preserve"> </w:t>
      </w:r>
      <w:r w:rsidR="00DE41CE" w:rsidRPr="00BE2C8C">
        <w:rPr>
          <w:rFonts w:ascii="Times New Roman" w:eastAsia="Times New Roman" w:hAnsi="Times New Roman" w:cs="David" w:hint="eastAsia"/>
          <w:sz w:val="24"/>
          <w:szCs w:val="24"/>
          <w:rtl/>
          <w:lang w:eastAsia="he-IL"/>
        </w:rPr>
        <w:t>הרשאות</w:t>
      </w:r>
      <w:r w:rsidR="00DE41CE" w:rsidRPr="00BE2C8C">
        <w:rPr>
          <w:rFonts w:ascii="Times New Roman" w:eastAsia="Times New Roman" w:hAnsi="Times New Roman" w:cs="David"/>
          <w:sz w:val="24"/>
          <w:szCs w:val="24"/>
          <w:rtl/>
          <w:lang w:eastAsia="he-IL"/>
        </w:rPr>
        <w:t xml:space="preserve"> </w:t>
      </w:r>
      <w:r w:rsidR="00DE41CE" w:rsidRPr="00BE2C8C">
        <w:rPr>
          <w:rFonts w:ascii="Times New Roman" w:eastAsia="Times New Roman" w:hAnsi="Times New Roman" w:cs="David" w:hint="eastAsia"/>
          <w:sz w:val="24"/>
          <w:szCs w:val="24"/>
          <w:rtl/>
          <w:lang w:eastAsia="he-IL"/>
        </w:rPr>
        <w:t>שימוש</w:t>
      </w:r>
      <w:r w:rsidR="00DE41CE" w:rsidRPr="00BE2C8C">
        <w:rPr>
          <w:rFonts w:ascii="Times New Roman" w:eastAsia="Times New Roman" w:hAnsi="Times New Roman" w:cs="David"/>
          <w:sz w:val="24"/>
          <w:szCs w:val="24"/>
          <w:rtl/>
          <w:lang w:eastAsia="he-IL"/>
        </w:rPr>
        <w:t xml:space="preserve"> </w:t>
      </w:r>
      <w:r w:rsidR="00DE41CE" w:rsidRPr="00BE2C8C">
        <w:rPr>
          <w:rFonts w:ascii="Times New Roman" w:eastAsia="Times New Roman" w:hAnsi="Times New Roman" w:cs="David" w:hint="eastAsia"/>
          <w:sz w:val="24"/>
          <w:szCs w:val="24"/>
          <w:rtl/>
          <w:lang w:eastAsia="he-IL"/>
        </w:rPr>
        <w:t>ליועצים</w:t>
      </w:r>
      <w:r w:rsidR="00DE41CE" w:rsidRPr="00BE2C8C">
        <w:rPr>
          <w:rFonts w:ascii="Times New Roman" w:eastAsia="Times New Roman" w:hAnsi="Times New Roman" w:cs="David"/>
          <w:sz w:val="24"/>
          <w:szCs w:val="24"/>
          <w:rtl/>
          <w:lang w:eastAsia="he-IL"/>
        </w:rPr>
        <w:t xml:space="preserve"> </w:t>
      </w:r>
      <w:r w:rsidR="00DE41CE" w:rsidRPr="00BE2C8C">
        <w:rPr>
          <w:rFonts w:ascii="Times New Roman" w:eastAsia="Times New Roman" w:hAnsi="Times New Roman" w:cs="David" w:hint="eastAsia"/>
          <w:sz w:val="24"/>
          <w:szCs w:val="24"/>
          <w:rtl/>
          <w:lang w:eastAsia="he-IL"/>
        </w:rPr>
        <w:t>ומתכננים</w:t>
      </w:r>
      <w:r w:rsidR="00DE41CE" w:rsidRPr="00BE2C8C">
        <w:rPr>
          <w:rFonts w:ascii="Times New Roman" w:eastAsia="Times New Roman" w:hAnsi="Times New Roman" w:cs="David"/>
          <w:sz w:val="24"/>
          <w:szCs w:val="24"/>
          <w:rtl/>
          <w:lang w:eastAsia="he-IL"/>
        </w:rPr>
        <w:t>.</w:t>
      </w:r>
    </w:p>
    <w:p w14:paraId="01EDD3E0" w14:textId="77777777" w:rsidR="00DE41CE" w:rsidRPr="00BE2C8C" w:rsidRDefault="00DE41CE" w:rsidP="00DE41CE">
      <w:pPr>
        <w:pStyle w:val="ListParagraph"/>
        <w:numPr>
          <w:ilvl w:val="0"/>
          <w:numId w:val="11"/>
        </w:numPr>
        <w:rPr>
          <w:sz w:val="24"/>
          <w:szCs w:val="24"/>
          <w:rtl/>
          <w:lang w:eastAsia="he-IL"/>
        </w:rPr>
      </w:pPr>
      <w:r w:rsidRPr="00BE2C8C">
        <w:rPr>
          <w:sz w:val="24"/>
          <w:szCs w:val="24"/>
          <w:rtl/>
          <w:lang w:eastAsia="he-IL"/>
        </w:rPr>
        <w:t xml:space="preserve">היערכות וניהול ישיבת התנעת העבודה ב </w:t>
      </w:r>
      <w:r w:rsidRPr="00BE2C8C">
        <w:rPr>
          <w:sz w:val="24"/>
          <w:szCs w:val="24"/>
          <w:lang w:eastAsia="he-IL"/>
        </w:rPr>
        <w:t>BIM</w:t>
      </w:r>
      <w:r w:rsidRPr="00BE2C8C">
        <w:rPr>
          <w:sz w:val="24"/>
          <w:szCs w:val="24"/>
          <w:rtl/>
          <w:lang w:eastAsia="he-IL"/>
        </w:rPr>
        <w:t>.</w:t>
      </w:r>
    </w:p>
    <w:p w14:paraId="1BE5D84C" w14:textId="77777777" w:rsidR="006D2AE3" w:rsidRPr="00BE2C8C" w:rsidRDefault="004143FC" w:rsidP="007700C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בניית מודל תלת מ</w:t>
      </w:r>
      <w:r w:rsidR="006D2AE3" w:rsidRPr="00BE2C8C">
        <w:rPr>
          <w:rFonts w:ascii="Times New Roman" w:eastAsia="Times New Roman" w:hAnsi="Times New Roman" w:cs="David" w:hint="cs"/>
          <w:sz w:val="24"/>
          <w:szCs w:val="24"/>
          <w:rtl/>
          <w:lang w:eastAsia="he-IL"/>
        </w:rPr>
        <w:t>מדי בת</w:t>
      </w:r>
      <w:r w:rsidRPr="00BE2C8C">
        <w:rPr>
          <w:rFonts w:ascii="Times New Roman" w:eastAsia="Times New Roman" w:hAnsi="Times New Roman" w:cs="David" w:hint="cs"/>
          <w:sz w:val="24"/>
          <w:szCs w:val="24"/>
          <w:rtl/>
          <w:lang w:eastAsia="he-IL"/>
        </w:rPr>
        <w:t>כנת</w:t>
      </w:r>
      <w:r w:rsidR="006D2AE3" w:rsidRPr="00BE2C8C">
        <w:rPr>
          <w:rFonts w:ascii="Times New Roman" w:eastAsia="Times New Roman" w:hAnsi="Times New Roman" w:cs="David" w:hint="cs"/>
          <w:sz w:val="24"/>
          <w:szCs w:val="24"/>
          <w:rtl/>
          <w:lang w:eastAsia="he-IL"/>
        </w:rPr>
        <w:t xml:space="preserve"> </w:t>
      </w:r>
      <w:r w:rsidR="006D2AE3" w:rsidRPr="00BE2C8C">
        <w:rPr>
          <w:rFonts w:ascii="Times New Roman" w:eastAsia="Times New Roman" w:hAnsi="Times New Roman" w:cs="David"/>
          <w:sz w:val="24"/>
          <w:szCs w:val="24"/>
          <w:lang w:eastAsia="he-IL"/>
        </w:rPr>
        <w:t>REVIT</w:t>
      </w:r>
      <w:r w:rsidRPr="00BE2C8C">
        <w:rPr>
          <w:rFonts w:ascii="Times New Roman" w:eastAsia="Times New Roman" w:hAnsi="Times New Roman" w:cs="David" w:hint="cs"/>
          <w:sz w:val="24"/>
          <w:szCs w:val="24"/>
          <w:rtl/>
          <w:lang w:eastAsia="he-IL"/>
        </w:rPr>
        <w:t xml:space="preserve"> ב</w:t>
      </w:r>
      <w:r w:rsidR="007700CC" w:rsidRPr="00BE2C8C">
        <w:rPr>
          <w:rFonts w:ascii="Times New Roman" w:eastAsia="Times New Roman" w:hAnsi="Times New Roman" w:cs="David" w:hint="cs"/>
          <w:sz w:val="24"/>
          <w:szCs w:val="24"/>
          <w:rtl/>
          <w:lang w:eastAsia="he-IL"/>
        </w:rPr>
        <w:t>ענן המזמין,</w:t>
      </w:r>
      <w:r w:rsidRPr="00BE2C8C">
        <w:rPr>
          <w:rFonts w:ascii="Times New Roman" w:eastAsia="Times New Roman" w:hAnsi="Times New Roman" w:cs="David" w:hint="cs"/>
          <w:sz w:val="24"/>
          <w:szCs w:val="24"/>
          <w:rtl/>
          <w:lang w:eastAsia="he-IL"/>
        </w:rPr>
        <w:t xml:space="preserve"> </w:t>
      </w:r>
      <w:r w:rsidR="00572B5D" w:rsidRPr="00BE2C8C">
        <w:rPr>
          <w:rFonts w:ascii="Times New Roman" w:eastAsia="Times New Roman" w:hAnsi="Times New Roman" w:cs="David" w:hint="cs"/>
          <w:sz w:val="24"/>
          <w:szCs w:val="24"/>
          <w:rtl/>
          <w:lang w:eastAsia="he-IL"/>
        </w:rPr>
        <w:t>הכולל את ת</w:t>
      </w:r>
      <w:r w:rsidR="006D2AE3" w:rsidRPr="00BE2C8C">
        <w:rPr>
          <w:rFonts w:ascii="Times New Roman" w:eastAsia="Times New Roman" w:hAnsi="Times New Roman" w:cs="David" w:hint="cs"/>
          <w:sz w:val="24"/>
          <w:szCs w:val="24"/>
          <w:rtl/>
          <w:lang w:eastAsia="he-IL"/>
        </w:rPr>
        <w:t>כניות המתכננים והיועצים</w:t>
      </w:r>
      <w:r w:rsidR="007700CC" w:rsidRPr="00BE2C8C">
        <w:rPr>
          <w:rFonts w:ascii="Times New Roman" w:eastAsia="Times New Roman" w:hAnsi="Times New Roman" w:cs="David" w:hint="cs"/>
          <w:sz w:val="24"/>
          <w:szCs w:val="24"/>
          <w:rtl/>
          <w:lang w:eastAsia="he-IL"/>
        </w:rPr>
        <w:t xml:space="preserve">, </w:t>
      </w:r>
      <w:r w:rsidR="00BD18FB" w:rsidRPr="00BE2C8C">
        <w:rPr>
          <w:rFonts w:ascii="Times New Roman" w:eastAsia="Times New Roman" w:hAnsi="Times New Roman" w:cs="David" w:hint="cs"/>
          <w:sz w:val="24"/>
          <w:szCs w:val="24"/>
          <w:rtl/>
          <w:lang w:eastAsia="he-IL"/>
        </w:rPr>
        <w:t xml:space="preserve">עדכונו </w:t>
      </w:r>
      <w:r w:rsidR="007700CC" w:rsidRPr="00BE2C8C">
        <w:rPr>
          <w:rFonts w:ascii="Times New Roman" w:eastAsia="Times New Roman" w:hAnsi="Times New Roman" w:cs="David" w:hint="cs"/>
          <w:sz w:val="24"/>
          <w:szCs w:val="24"/>
          <w:rtl/>
          <w:lang w:eastAsia="he-IL"/>
        </w:rPr>
        <w:t xml:space="preserve">ותחזוקתו </w:t>
      </w:r>
      <w:r w:rsidR="00BD18FB" w:rsidRPr="00BE2C8C">
        <w:rPr>
          <w:rFonts w:ascii="Times New Roman" w:eastAsia="Times New Roman" w:hAnsi="Times New Roman" w:cs="David" w:hint="cs"/>
          <w:sz w:val="24"/>
          <w:szCs w:val="24"/>
          <w:rtl/>
          <w:lang w:eastAsia="he-IL"/>
        </w:rPr>
        <w:t xml:space="preserve">לאורך </w:t>
      </w:r>
      <w:r w:rsidR="007700CC" w:rsidRPr="00BE2C8C">
        <w:rPr>
          <w:rFonts w:ascii="Times New Roman" w:eastAsia="Times New Roman" w:hAnsi="Times New Roman" w:cs="David" w:hint="cs"/>
          <w:sz w:val="24"/>
          <w:szCs w:val="24"/>
          <w:rtl/>
          <w:lang w:eastAsia="he-IL"/>
        </w:rPr>
        <w:t xml:space="preserve">כל </w:t>
      </w:r>
      <w:r w:rsidR="00BD18FB" w:rsidRPr="00BE2C8C">
        <w:rPr>
          <w:rFonts w:ascii="Times New Roman" w:eastAsia="Times New Roman" w:hAnsi="Times New Roman" w:cs="David" w:hint="cs"/>
          <w:sz w:val="24"/>
          <w:szCs w:val="24"/>
          <w:rtl/>
          <w:lang w:eastAsia="he-IL"/>
        </w:rPr>
        <w:t>חיי הפרויקט.</w:t>
      </w:r>
    </w:p>
    <w:p w14:paraId="5BA79D9F" w14:textId="77777777" w:rsidR="00DE41CE" w:rsidRPr="00BE2C8C"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eastAsia"/>
          <w:sz w:val="24"/>
          <w:szCs w:val="24"/>
          <w:rtl/>
          <w:lang w:eastAsia="he-IL"/>
        </w:rPr>
        <w:t>הכנת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אומדנים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כתבי</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כמויות</w:t>
      </w:r>
      <w:r w:rsidRPr="00BE2C8C">
        <w:rPr>
          <w:rFonts w:ascii="Times New Roman" w:eastAsia="Times New Roman" w:hAnsi="Times New Roman" w:cs="David"/>
          <w:sz w:val="24"/>
          <w:szCs w:val="24"/>
          <w:rtl/>
          <w:lang w:eastAsia="he-IL"/>
        </w:rPr>
        <w:t xml:space="preserve"> , </w:t>
      </w:r>
      <w:r w:rsidRPr="00BE2C8C">
        <w:rPr>
          <w:rFonts w:ascii="Times New Roman" w:eastAsia="Times New Roman" w:hAnsi="Times New Roman" w:cs="David" w:hint="eastAsia"/>
          <w:sz w:val="24"/>
          <w:szCs w:val="24"/>
          <w:rtl/>
          <w:lang w:eastAsia="he-IL"/>
        </w:rPr>
        <w:t>חומרים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ועלויות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של</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הפרויקט</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מהמודל</w:t>
      </w:r>
      <w:r w:rsidRPr="00BE2C8C">
        <w:rPr>
          <w:rFonts w:ascii="Times New Roman" w:eastAsia="Times New Roman" w:hAnsi="Times New Roman" w:cs="David"/>
          <w:sz w:val="24"/>
          <w:szCs w:val="24"/>
          <w:rtl/>
          <w:lang w:eastAsia="he-IL"/>
        </w:rPr>
        <w:t>.</w:t>
      </w:r>
      <w:r w:rsidR="00D065DD" w:rsidRPr="00BE2C8C">
        <w:rPr>
          <w:rFonts w:ascii="Times New Roman" w:eastAsia="Times New Roman" w:hAnsi="Times New Roman" w:cs="David" w:hint="cs"/>
          <w:sz w:val="24"/>
          <w:szCs w:val="24"/>
          <w:rtl/>
          <w:lang w:eastAsia="he-IL"/>
        </w:rPr>
        <w:t xml:space="preserve"> (אופציונאלי לפי דרישת המזמין)</w:t>
      </w:r>
      <w:r w:rsidR="00D065DD" w:rsidRPr="00BE2C8C">
        <w:rPr>
          <w:rFonts w:ascii="Times New Roman" w:eastAsia="Times New Roman" w:hAnsi="Times New Roman" w:cs="David"/>
          <w:sz w:val="24"/>
          <w:szCs w:val="24"/>
          <w:rtl/>
          <w:lang w:eastAsia="he-IL"/>
        </w:rPr>
        <w:t>.</w:t>
      </w:r>
    </w:p>
    <w:p w14:paraId="4856CE94" w14:textId="77777777" w:rsidR="00DE41CE" w:rsidRPr="00BE2C8C" w:rsidRDefault="007700CC" w:rsidP="00D065DD">
      <w:pPr>
        <w:pStyle w:val="ListParagraph"/>
        <w:numPr>
          <w:ilvl w:val="0"/>
          <w:numId w:val="11"/>
        </w:numPr>
        <w:rPr>
          <w:sz w:val="24"/>
          <w:szCs w:val="24"/>
          <w:lang w:eastAsia="he-IL"/>
        </w:rPr>
      </w:pPr>
      <w:r w:rsidRPr="00BE2C8C">
        <w:rPr>
          <w:rFonts w:hint="cs"/>
          <w:sz w:val="24"/>
          <w:szCs w:val="24"/>
          <w:rtl/>
          <w:lang w:eastAsia="he-IL"/>
        </w:rPr>
        <w:t>מענה ו</w:t>
      </w:r>
      <w:r w:rsidRPr="00BE2C8C">
        <w:rPr>
          <w:sz w:val="24"/>
          <w:szCs w:val="24"/>
          <w:rtl/>
          <w:lang w:eastAsia="he-IL"/>
        </w:rPr>
        <w:t xml:space="preserve">ליווי </w:t>
      </w:r>
      <w:r w:rsidRPr="00BE2C8C">
        <w:rPr>
          <w:rFonts w:hint="cs"/>
          <w:sz w:val="24"/>
          <w:szCs w:val="24"/>
          <w:rtl/>
          <w:lang w:eastAsia="he-IL"/>
        </w:rPr>
        <w:t>המתכננים</w:t>
      </w:r>
      <w:r w:rsidRPr="00BE2C8C">
        <w:rPr>
          <w:sz w:val="24"/>
          <w:szCs w:val="24"/>
          <w:rtl/>
          <w:lang w:eastAsia="he-IL"/>
        </w:rPr>
        <w:t xml:space="preserve"> בעבודה במודל</w:t>
      </w:r>
      <w:r w:rsidR="00DE41CE" w:rsidRPr="00BE2C8C">
        <w:rPr>
          <w:sz w:val="24"/>
          <w:szCs w:val="24"/>
          <w:rtl/>
          <w:lang w:eastAsia="he-IL"/>
        </w:rPr>
        <w:t>.</w:t>
      </w:r>
    </w:p>
    <w:p w14:paraId="453FDA3C" w14:textId="77777777" w:rsidR="00DE41CE" w:rsidRPr="00BE2C8C"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eastAsia"/>
          <w:sz w:val="24"/>
          <w:szCs w:val="24"/>
          <w:rtl/>
          <w:lang w:eastAsia="he-IL"/>
        </w:rPr>
        <w:t>ניהול</w:t>
      </w:r>
      <w:r w:rsidRPr="00BE2C8C">
        <w:rPr>
          <w:rFonts w:ascii="Times New Roman" w:eastAsia="Times New Roman" w:hAnsi="Times New Roman" w:cs="David"/>
          <w:sz w:val="24"/>
          <w:szCs w:val="24"/>
          <w:rtl/>
          <w:lang w:eastAsia="he-IL"/>
        </w:rPr>
        <w:t xml:space="preserve"> ישיבות התכנון ב </w:t>
      </w:r>
      <w:r w:rsidRPr="00BE2C8C">
        <w:rPr>
          <w:rFonts w:ascii="Times New Roman" w:eastAsia="Times New Roman" w:hAnsi="Times New Roman" w:cs="David"/>
          <w:sz w:val="24"/>
          <w:szCs w:val="24"/>
          <w:lang w:eastAsia="he-IL"/>
        </w:rPr>
        <w:t>BIM</w:t>
      </w:r>
      <w:r w:rsidRPr="00BE2C8C">
        <w:rPr>
          <w:rFonts w:ascii="Times New Roman" w:eastAsia="Times New Roman" w:hAnsi="Times New Roman" w:cs="David"/>
          <w:sz w:val="24"/>
          <w:szCs w:val="24"/>
          <w:rtl/>
          <w:lang w:eastAsia="he-IL"/>
        </w:rPr>
        <w:t xml:space="preserve"> עם מנהל הפרויקט מטעם המזמין.</w:t>
      </w:r>
    </w:p>
    <w:p w14:paraId="3DA3FACD" w14:textId="77777777" w:rsidR="00DE41CE" w:rsidRPr="00BE2C8C" w:rsidRDefault="00DE41CE" w:rsidP="00D065DD">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eastAsia"/>
          <w:sz w:val="24"/>
          <w:szCs w:val="24"/>
          <w:rtl/>
          <w:lang w:eastAsia="he-IL"/>
        </w:rPr>
        <w:t>השתתפות</w:t>
      </w:r>
      <w:r w:rsidRPr="00BE2C8C">
        <w:rPr>
          <w:rFonts w:ascii="Times New Roman" w:eastAsia="Times New Roman" w:hAnsi="Times New Roman" w:cs="David"/>
          <w:sz w:val="24"/>
          <w:szCs w:val="24"/>
          <w:rtl/>
          <w:lang w:eastAsia="he-IL"/>
        </w:rPr>
        <w:t xml:space="preserve"> בישיבות </w:t>
      </w:r>
      <w:r w:rsidR="00D065DD" w:rsidRPr="00BE2C8C">
        <w:rPr>
          <w:rFonts w:ascii="Times New Roman" w:eastAsia="Times New Roman" w:hAnsi="Times New Roman" w:cs="David" w:hint="cs"/>
          <w:sz w:val="24"/>
          <w:szCs w:val="24"/>
          <w:rtl/>
          <w:lang w:eastAsia="he-IL"/>
        </w:rPr>
        <w:t xml:space="preserve">תכנון וישיבות </w:t>
      </w:r>
      <w:r w:rsidRPr="00BE2C8C">
        <w:rPr>
          <w:rFonts w:ascii="Times New Roman" w:eastAsia="Times New Roman" w:hAnsi="Times New Roman" w:cs="David" w:hint="eastAsia"/>
          <w:sz w:val="24"/>
          <w:szCs w:val="24"/>
          <w:rtl/>
          <w:lang w:eastAsia="he-IL"/>
        </w:rPr>
        <w:t>אתר</w:t>
      </w:r>
      <w:r w:rsidR="00D065DD"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hint="eastAsia"/>
          <w:sz w:val="24"/>
          <w:szCs w:val="24"/>
          <w:rtl/>
          <w:lang w:eastAsia="he-IL"/>
        </w:rPr>
        <w:t>לאורך</w:t>
      </w:r>
      <w:r w:rsidRPr="00BE2C8C">
        <w:rPr>
          <w:rFonts w:ascii="Times New Roman" w:eastAsia="Times New Roman" w:hAnsi="Times New Roman" w:cs="David"/>
          <w:sz w:val="24"/>
          <w:szCs w:val="24"/>
          <w:rtl/>
          <w:lang w:eastAsia="he-IL"/>
        </w:rPr>
        <w:t xml:space="preserve"> כל חיי הפרויקט </w:t>
      </w:r>
      <w:r w:rsidRPr="00BE2C8C">
        <w:rPr>
          <w:rFonts w:ascii="Times New Roman" w:eastAsia="Times New Roman" w:hAnsi="Times New Roman" w:cs="David" w:hint="eastAsia"/>
          <w:sz w:val="24"/>
          <w:szCs w:val="24"/>
          <w:rtl/>
          <w:lang w:eastAsia="he-IL"/>
        </w:rPr>
        <w:t>ככל</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ונדרש</w:t>
      </w:r>
      <w:r w:rsidRPr="00BE2C8C">
        <w:rPr>
          <w:rFonts w:ascii="Times New Roman" w:eastAsia="Times New Roman" w:hAnsi="Times New Roman" w:cs="David"/>
          <w:sz w:val="24"/>
          <w:szCs w:val="24"/>
          <w:rtl/>
          <w:lang w:eastAsia="he-IL"/>
        </w:rPr>
        <w:t>.</w:t>
      </w:r>
    </w:p>
    <w:p w14:paraId="56D95D7E" w14:textId="77777777" w:rsidR="006D2AE3" w:rsidRPr="00BE2C8C"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BE2C8C">
        <w:rPr>
          <w:rFonts w:ascii="Times New Roman" w:eastAsia="Times New Roman" w:hAnsi="Times New Roman" w:cs="David" w:hint="cs"/>
          <w:sz w:val="26"/>
          <w:szCs w:val="24"/>
          <w:rtl/>
          <w:lang w:val="x-none" w:eastAsia="x-none"/>
        </w:rPr>
        <w:t>הכנת פרוגרמת תיאום מע</w:t>
      </w:r>
      <w:r w:rsidR="00572B5D" w:rsidRPr="00BE2C8C">
        <w:rPr>
          <w:rFonts w:ascii="Times New Roman" w:eastAsia="Times New Roman" w:hAnsi="Times New Roman" w:cs="David" w:hint="cs"/>
          <w:sz w:val="26"/>
          <w:szCs w:val="24"/>
          <w:rtl/>
          <w:lang w:val="x-none" w:eastAsia="x-none"/>
        </w:rPr>
        <w:t>רכות במבנים, מתן הנחיות והכנת ת</w:t>
      </w:r>
      <w:r w:rsidRPr="00BE2C8C">
        <w:rPr>
          <w:rFonts w:ascii="Times New Roman" w:eastAsia="Times New Roman" w:hAnsi="Times New Roman" w:cs="David" w:hint="cs"/>
          <w:sz w:val="26"/>
          <w:szCs w:val="24"/>
          <w:rtl/>
          <w:lang w:val="x-none" w:eastAsia="x-none"/>
        </w:rPr>
        <w:t xml:space="preserve">כניות ומפרטים טכניים, אשר יכללו בין </w:t>
      </w:r>
      <w:r w:rsidRPr="00BE2C8C">
        <w:rPr>
          <w:rFonts w:ascii="Times New Roman" w:eastAsia="Times New Roman" w:hAnsi="Times New Roman" w:cs="David" w:hint="cs"/>
          <w:sz w:val="26"/>
          <w:szCs w:val="24"/>
          <w:rtl/>
          <w:lang w:val="x-none" w:eastAsia="x-none"/>
        </w:rPr>
        <w:lastRenderedPageBreak/>
        <w:t>היתר את הפרטים הבאים:</w:t>
      </w:r>
    </w:p>
    <w:p w14:paraId="6BE48E80" w14:textId="77777777" w:rsidR="006D2AE3" w:rsidRPr="00BE2C8C"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תיאום מערכות אלקטרו-מכאניות.</w:t>
      </w:r>
    </w:p>
    <w:p w14:paraId="3A3BBBA3" w14:textId="77777777" w:rsidR="006D2AE3" w:rsidRPr="00BE2C8C"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תיאום תשתיות תת"ק במגרשים.</w:t>
      </w:r>
    </w:p>
    <w:p w14:paraId="209A2EDD" w14:textId="77777777" w:rsidR="006D2AE3" w:rsidRPr="00BE2C8C"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מרכז אנרגיה.</w:t>
      </w:r>
    </w:p>
    <w:p w14:paraId="5604952C" w14:textId="77777777" w:rsidR="006D2AE3" w:rsidRPr="00BE2C8C"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מעברים אנכיים ואופקיים בתקרות וקירות.</w:t>
      </w:r>
    </w:p>
    <w:p w14:paraId="08DB9E5E" w14:textId="77777777" w:rsidR="006D2AE3" w:rsidRPr="00BE2C8C"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חתכים ופתרונות נקודתיים.</w:t>
      </w:r>
    </w:p>
    <w:p w14:paraId="6C572668" w14:textId="77777777" w:rsidR="006D2AE3" w:rsidRPr="00BE2C8C"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תאום מעברי מערכות כגון </w:t>
      </w:r>
      <w:r w:rsidR="004143FC" w:rsidRPr="00BE2C8C">
        <w:rPr>
          <w:rFonts w:ascii="Times New Roman" w:eastAsia="Times New Roman" w:hAnsi="Times New Roman" w:cs="David" w:hint="cs"/>
          <w:sz w:val="24"/>
          <w:szCs w:val="24"/>
          <w:rtl/>
          <w:lang w:eastAsia="he-IL"/>
        </w:rPr>
        <w:t>וספרינקלרי</w:t>
      </w:r>
      <w:r w:rsidR="004143FC" w:rsidRPr="00BE2C8C">
        <w:rPr>
          <w:rFonts w:ascii="Times New Roman" w:eastAsia="Times New Roman" w:hAnsi="Times New Roman" w:cs="David" w:hint="eastAsia"/>
          <w:sz w:val="24"/>
          <w:szCs w:val="24"/>
          <w:rtl/>
          <w:lang w:eastAsia="he-IL"/>
        </w:rPr>
        <w:t>ם</w:t>
      </w:r>
      <w:r w:rsidRPr="00BE2C8C">
        <w:rPr>
          <w:rFonts w:ascii="Times New Roman" w:eastAsia="Times New Roman" w:hAnsi="Times New Roman" w:cs="David" w:hint="cs"/>
          <w:sz w:val="24"/>
          <w:szCs w:val="24"/>
          <w:rtl/>
          <w:lang w:eastAsia="he-IL"/>
        </w:rPr>
        <w:t>, ביוב, ניקוז, תעלות חשמל ומז"א וכדומה בינם לבין עצמם ולבין הקונסטרוקציה.</w:t>
      </w:r>
    </w:p>
    <w:p w14:paraId="66694EB4" w14:textId="77777777" w:rsidR="006D2AE3" w:rsidRPr="00BE2C8C"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ת</w:t>
      </w:r>
      <w:r w:rsidR="006D2AE3" w:rsidRPr="00BE2C8C">
        <w:rPr>
          <w:rFonts w:ascii="Times New Roman" w:eastAsia="Times New Roman" w:hAnsi="Times New Roman" w:cs="David" w:hint="cs"/>
          <w:sz w:val="24"/>
          <w:szCs w:val="24"/>
          <w:rtl/>
          <w:lang w:eastAsia="he-IL"/>
        </w:rPr>
        <w:t>כניות סופרפוזיציה צבעוניות ומפורטות.</w:t>
      </w:r>
    </w:p>
    <w:p w14:paraId="70FD3105" w14:textId="77777777" w:rsidR="00A12E4C" w:rsidRPr="00BE2C8C" w:rsidRDefault="006D2AE3"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ייעוץ ומתן הנחיות לצוות התכנון לעקרונות העברת המערכות בהתבסס על המודל.</w:t>
      </w:r>
    </w:p>
    <w:p w14:paraId="3C4E80A8" w14:textId="77777777" w:rsidR="00A12E4C" w:rsidRPr="00BE2C8C" w:rsidRDefault="00A12E4C" w:rsidP="00DA086E">
      <w:pPr>
        <w:widowControl w:val="0"/>
        <w:numPr>
          <w:ilvl w:val="0"/>
          <w:numId w:val="11"/>
        </w:numPr>
        <w:spacing w:before="0" w:beforeAutospacing="0" w:after="0" w:afterAutospacing="0" w:line="360" w:lineRule="auto"/>
        <w:ind w:left="2069" w:hanging="629"/>
        <w:jc w:val="both"/>
        <w:rPr>
          <w:rFonts w:ascii="Times New Roman" w:eastAsia="Times New Roman" w:hAnsi="Times New Roman" w:cs="David"/>
          <w:sz w:val="24"/>
          <w:szCs w:val="24"/>
          <w:lang w:eastAsia="he-IL"/>
        </w:rPr>
      </w:pPr>
      <w:r w:rsidRPr="00BE2C8C">
        <w:rPr>
          <w:rFonts w:ascii="Times New Roman" w:eastAsia="Times New Roman" w:hAnsi="Times New Roman" w:cs="David" w:hint="eastAsia"/>
          <w:sz w:val="24"/>
          <w:szCs w:val="24"/>
          <w:rtl/>
          <w:lang w:eastAsia="he-IL"/>
        </w:rPr>
        <w:t>ניהול</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משימות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והפקת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דוחות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התנגשויות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בתוך</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המודל</w:t>
      </w:r>
      <w:r w:rsidRPr="00BE2C8C">
        <w:rPr>
          <w:rFonts w:ascii="Times New Roman" w:eastAsia="Times New Roman" w:hAnsi="Times New Roman" w:cs="David"/>
          <w:sz w:val="24"/>
          <w:szCs w:val="24"/>
          <w:rtl/>
          <w:lang w:eastAsia="he-IL"/>
        </w:rPr>
        <w:t>.</w:t>
      </w:r>
    </w:p>
    <w:p w14:paraId="2AAA7FFA" w14:textId="77777777" w:rsidR="00A12E4C" w:rsidRPr="00BE2C8C" w:rsidRDefault="00A12E4C" w:rsidP="00A12E4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eastAsia"/>
          <w:sz w:val="24"/>
          <w:szCs w:val="24"/>
          <w:rtl/>
          <w:lang w:eastAsia="he-IL"/>
        </w:rPr>
        <w:t>מענה</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לכל</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המתכננים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יועצים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ולקבלנים</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באתר</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ובפרויקט</w:t>
      </w:r>
      <w:r w:rsidR="00174B59" w:rsidRPr="00BE2C8C">
        <w:rPr>
          <w:rFonts w:ascii="Times New Roman" w:eastAsia="Times New Roman" w:hAnsi="Times New Roman" w:cs="David"/>
          <w:sz w:val="24"/>
          <w:szCs w:val="24"/>
          <w:rtl/>
          <w:lang w:eastAsia="he-IL"/>
        </w:rPr>
        <w:t xml:space="preserve"> בכל חיי הפרויקט</w:t>
      </w:r>
      <w:r w:rsidRPr="00BE2C8C">
        <w:rPr>
          <w:rFonts w:ascii="Times New Roman" w:eastAsia="Times New Roman" w:hAnsi="Times New Roman" w:cs="David"/>
          <w:sz w:val="24"/>
          <w:szCs w:val="24"/>
          <w:rtl/>
          <w:lang w:eastAsia="he-IL"/>
        </w:rPr>
        <w:t>.</w:t>
      </w:r>
    </w:p>
    <w:p w14:paraId="69FC7694" w14:textId="77777777" w:rsidR="00174B59" w:rsidRPr="00BE2C8C"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eastAsia"/>
          <w:sz w:val="24"/>
          <w:szCs w:val="24"/>
          <w:rtl/>
          <w:lang w:eastAsia="he-IL"/>
        </w:rPr>
        <w:t>מעקב</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ומתן</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סטאטוס</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ביצוע</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התקדמות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הביצוע</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אל</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מול</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לו</w:t>
      </w:r>
      <w:r w:rsidRPr="00BE2C8C">
        <w:rPr>
          <w:rFonts w:ascii="Times New Roman" w:eastAsia="Times New Roman" w:hAnsi="Times New Roman" w:cs="David"/>
          <w:sz w:val="24"/>
          <w:szCs w:val="24"/>
          <w:rtl/>
          <w:lang w:eastAsia="he-IL"/>
        </w:rPr>
        <w:t xml:space="preserve">"ז </w:t>
      </w:r>
      <w:r w:rsidRPr="00BE2C8C">
        <w:rPr>
          <w:rFonts w:ascii="Times New Roman" w:eastAsia="Times New Roman" w:hAnsi="Times New Roman" w:cs="David" w:hint="eastAsia"/>
          <w:sz w:val="24"/>
          <w:szCs w:val="24"/>
          <w:rtl/>
          <w:lang w:eastAsia="he-IL"/>
        </w:rPr>
        <w:t>מקורי</w:t>
      </w:r>
      <w:r w:rsidRPr="00BE2C8C">
        <w:rPr>
          <w:rFonts w:ascii="Times New Roman" w:eastAsia="Times New Roman" w:hAnsi="Times New Roman" w:cs="David"/>
          <w:sz w:val="24"/>
          <w:szCs w:val="24"/>
          <w:rtl/>
          <w:lang w:eastAsia="he-IL"/>
        </w:rPr>
        <w:t>.</w:t>
      </w:r>
    </w:p>
    <w:p w14:paraId="155E0707" w14:textId="77777777" w:rsidR="00A12E4C" w:rsidRPr="00BE2C8C" w:rsidRDefault="00A12E4C"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eastAsia"/>
          <w:sz w:val="24"/>
          <w:szCs w:val="24"/>
          <w:rtl/>
          <w:lang w:eastAsia="he-IL"/>
        </w:rPr>
        <w:t>הכנת</w:t>
      </w:r>
      <w:r w:rsidRPr="00BE2C8C">
        <w:rPr>
          <w:rFonts w:ascii="Times New Roman" w:eastAsia="Times New Roman" w:hAnsi="Times New Roman" w:cs="David"/>
          <w:sz w:val="24"/>
          <w:szCs w:val="24"/>
          <w:rtl/>
          <w:lang w:eastAsia="he-IL"/>
        </w:rPr>
        <w:t xml:space="preserve"> "אז </w:t>
      </w:r>
      <w:r w:rsidRPr="00BE2C8C">
        <w:rPr>
          <w:rFonts w:ascii="Times New Roman" w:eastAsia="Times New Roman" w:hAnsi="Times New Roman" w:cs="David" w:hint="eastAsia"/>
          <w:sz w:val="24"/>
          <w:szCs w:val="24"/>
          <w:rtl/>
          <w:lang w:eastAsia="he-IL"/>
        </w:rPr>
        <w:t>מייד</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אחת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לשבוע</w:t>
      </w:r>
      <w:r w:rsidR="00174B59" w:rsidRPr="00BE2C8C">
        <w:rPr>
          <w:rFonts w:ascii="Times New Roman" w:eastAsia="Times New Roman" w:hAnsi="Times New Roman" w:cs="David"/>
          <w:sz w:val="24"/>
          <w:szCs w:val="24"/>
          <w:rtl/>
          <w:lang w:eastAsia="he-IL"/>
        </w:rPr>
        <w:t xml:space="preserve"> בשלב ביצוע הפרויקט </w:t>
      </w:r>
      <w:r w:rsidRPr="00BE2C8C">
        <w:rPr>
          <w:rFonts w:ascii="Times New Roman" w:eastAsia="Times New Roman" w:hAnsi="Times New Roman" w:cs="David" w:hint="eastAsia"/>
          <w:sz w:val="24"/>
          <w:szCs w:val="24"/>
          <w:rtl/>
          <w:lang w:eastAsia="he-IL"/>
        </w:rPr>
        <w:t>לפי</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דרישת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המזמין</w:t>
      </w:r>
      <w:r w:rsidRPr="00BE2C8C">
        <w:rPr>
          <w:rFonts w:ascii="Times New Roman" w:eastAsia="Times New Roman" w:hAnsi="Times New Roman" w:cs="David"/>
          <w:sz w:val="24"/>
          <w:szCs w:val="24"/>
          <w:rtl/>
          <w:lang w:eastAsia="he-IL"/>
        </w:rPr>
        <w:t>.</w:t>
      </w:r>
    </w:p>
    <w:p w14:paraId="5340434D" w14:textId="77777777" w:rsidR="00A12E4C" w:rsidRPr="00BE2C8C"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eastAsia"/>
          <w:sz w:val="24"/>
          <w:szCs w:val="24"/>
          <w:rtl/>
          <w:lang w:eastAsia="he-IL"/>
        </w:rPr>
        <w:t>עם</w:t>
      </w:r>
      <w:r w:rsidRPr="00BE2C8C">
        <w:rPr>
          <w:rFonts w:ascii="Times New Roman" w:eastAsia="Times New Roman" w:hAnsi="Times New Roman" w:cs="David"/>
          <w:sz w:val="24"/>
          <w:szCs w:val="24"/>
          <w:rtl/>
          <w:lang w:eastAsia="he-IL"/>
        </w:rPr>
        <w:t xml:space="preserve"> </w:t>
      </w:r>
      <w:r w:rsidR="00A12E4C" w:rsidRPr="00BE2C8C">
        <w:rPr>
          <w:rFonts w:ascii="Times New Roman" w:eastAsia="Times New Roman" w:hAnsi="Times New Roman" w:cs="David" w:hint="eastAsia"/>
          <w:sz w:val="24"/>
          <w:szCs w:val="24"/>
          <w:rtl/>
          <w:lang w:eastAsia="he-IL"/>
        </w:rPr>
        <w:t>סיום</w:t>
      </w:r>
      <w:r w:rsidR="00A12E4C"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eastAsia"/>
          <w:sz w:val="24"/>
          <w:szCs w:val="24"/>
          <w:rtl/>
          <w:lang w:eastAsia="he-IL"/>
        </w:rPr>
        <w:t>ה</w:t>
      </w:r>
      <w:r w:rsidR="00A12E4C" w:rsidRPr="00BE2C8C">
        <w:rPr>
          <w:rFonts w:ascii="Times New Roman" w:eastAsia="Times New Roman" w:hAnsi="Times New Roman" w:cs="David" w:hint="eastAsia"/>
          <w:sz w:val="24"/>
          <w:szCs w:val="24"/>
          <w:rtl/>
          <w:lang w:eastAsia="he-IL"/>
        </w:rPr>
        <w:t>פרויקט</w:t>
      </w:r>
      <w:r w:rsidRPr="00BE2C8C">
        <w:rPr>
          <w:rFonts w:ascii="Times New Roman" w:eastAsia="Times New Roman" w:hAnsi="Times New Roman" w:cs="David"/>
          <w:sz w:val="24"/>
          <w:szCs w:val="24"/>
          <w:rtl/>
          <w:lang w:eastAsia="he-IL"/>
        </w:rPr>
        <w:t>,</w:t>
      </w:r>
      <w:r w:rsidR="00A12E4C" w:rsidRPr="00BE2C8C">
        <w:rPr>
          <w:rFonts w:ascii="Times New Roman" w:eastAsia="Times New Roman" w:hAnsi="Times New Roman" w:cs="David"/>
          <w:sz w:val="24"/>
          <w:szCs w:val="24"/>
          <w:rtl/>
          <w:lang w:eastAsia="he-IL"/>
        </w:rPr>
        <w:t xml:space="preserve"> העברת כל החומרים למזמין לשמירה בשרתי החברה.</w:t>
      </w:r>
    </w:p>
    <w:p w14:paraId="6362BDCF" w14:textId="77777777" w:rsidR="006D2AE3" w:rsidRPr="00BE2C8C" w:rsidRDefault="006D2AE3" w:rsidP="00C3509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eastAsia"/>
          <w:sz w:val="24"/>
          <w:szCs w:val="24"/>
          <w:rtl/>
          <w:lang w:eastAsia="he-IL"/>
        </w:rPr>
        <w:t>תכנון</w:t>
      </w:r>
      <w:r w:rsidRPr="00BE2C8C">
        <w:rPr>
          <w:rFonts w:ascii="Times New Roman" w:eastAsia="Times New Roman" w:hAnsi="Times New Roman" w:cs="David"/>
          <w:sz w:val="24"/>
          <w:szCs w:val="24"/>
          <w:rtl/>
          <w:lang w:eastAsia="he-IL"/>
        </w:rPr>
        <w:t xml:space="preserve"> </w:t>
      </w:r>
      <w:r w:rsidR="00174B59" w:rsidRPr="00BE2C8C">
        <w:rPr>
          <w:rFonts w:ascii="Times New Roman" w:eastAsia="Times New Roman" w:hAnsi="Times New Roman" w:cs="David" w:hint="eastAsia"/>
          <w:sz w:val="24"/>
          <w:szCs w:val="24"/>
          <w:rtl/>
          <w:lang w:eastAsia="he-IL"/>
        </w:rPr>
        <w:t>ו</w:t>
      </w:r>
      <w:r w:rsidRPr="00BE2C8C">
        <w:rPr>
          <w:rFonts w:ascii="Times New Roman" w:eastAsia="Times New Roman" w:hAnsi="Times New Roman" w:cs="David" w:hint="eastAsia"/>
          <w:sz w:val="24"/>
          <w:szCs w:val="24"/>
          <w:rtl/>
          <w:lang w:eastAsia="he-IL"/>
        </w:rPr>
        <w:t>תיאום</w:t>
      </w:r>
      <w:r w:rsidRPr="00BE2C8C">
        <w:rPr>
          <w:rFonts w:ascii="Times New Roman" w:eastAsia="Times New Roman" w:hAnsi="Times New Roman" w:cs="David"/>
          <w:sz w:val="24"/>
          <w:szCs w:val="24"/>
          <w:rtl/>
          <w:lang w:eastAsia="he-IL"/>
        </w:rPr>
        <w:t xml:space="preserve"> המערכות יתבצע </w:t>
      </w:r>
      <w:r w:rsidR="00C3509C" w:rsidRPr="00BE2C8C">
        <w:rPr>
          <w:rFonts w:ascii="Times New Roman" w:eastAsia="Times New Roman" w:hAnsi="Times New Roman" w:cs="David" w:hint="cs"/>
          <w:sz w:val="24"/>
          <w:szCs w:val="24"/>
          <w:rtl/>
          <w:lang w:eastAsia="he-IL"/>
        </w:rPr>
        <w:t xml:space="preserve"> בתלת מימד ע"י תוכנת </w:t>
      </w:r>
      <w:r w:rsidR="00C3509C" w:rsidRPr="00BE2C8C">
        <w:rPr>
          <w:rFonts w:ascii="Times New Roman" w:eastAsia="Times New Roman" w:hAnsi="Times New Roman" w:cs="David"/>
          <w:sz w:val="24"/>
          <w:szCs w:val="24"/>
          <w:lang w:eastAsia="he-IL"/>
        </w:rPr>
        <w:t>REVIT</w:t>
      </w:r>
      <w:r w:rsidR="00C3509C" w:rsidRPr="00BE2C8C">
        <w:rPr>
          <w:rFonts w:ascii="Times New Roman" w:eastAsia="Times New Roman" w:hAnsi="Times New Roman" w:cs="David" w:hint="cs"/>
          <w:sz w:val="24"/>
          <w:szCs w:val="24"/>
          <w:rtl/>
          <w:lang w:eastAsia="he-IL"/>
        </w:rPr>
        <w:t>, במתודולוגיי</w:t>
      </w:r>
      <w:r w:rsidR="00C3509C" w:rsidRPr="00BE2C8C">
        <w:rPr>
          <w:rFonts w:ascii="Times New Roman" w:eastAsia="Times New Roman" w:hAnsi="Times New Roman" w:cs="David" w:hint="eastAsia"/>
          <w:sz w:val="24"/>
          <w:szCs w:val="24"/>
          <w:rtl/>
          <w:lang w:eastAsia="he-IL"/>
        </w:rPr>
        <w:t>ת</w:t>
      </w:r>
      <w:r w:rsidR="00C3509C" w:rsidRPr="00BE2C8C">
        <w:rPr>
          <w:rFonts w:ascii="Times New Roman" w:eastAsia="Times New Roman" w:hAnsi="Times New Roman" w:cs="David" w:hint="cs"/>
          <w:sz w:val="24"/>
          <w:szCs w:val="24"/>
          <w:rtl/>
          <w:lang w:eastAsia="he-IL"/>
        </w:rPr>
        <w:t xml:space="preserve"> </w:t>
      </w:r>
      <w:r w:rsidR="00C3509C" w:rsidRPr="00BE2C8C">
        <w:rPr>
          <w:rFonts w:ascii="Times New Roman" w:eastAsia="Times New Roman" w:hAnsi="Times New Roman" w:cs="David" w:hint="cs"/>
          <w:sz w:val="24"/>
          <w:szCs w:val="24"/>
          <w:lang w:eastAsia="he-IL"/>
        </w:rPr>
        <w:t>BIM</w:t>
      </w:r>
      <w:r w:rsidR="00C3509C" w:rsidRPr="00BE2C8C">
        <w:rPr>
          <w:rFonts w:ascii="Times New Roman" w:eastAsia="Times New Roman" w:hAnsi="Times New Roman" w:cs="David" w:hint="cs"/>
          <w:sz w:val="24"/>
          <w:szCs w:val="24"/>
          <w:rtl/>
          <w:lang w:eastAsia="he-IL"/>
        </w:rPr>
        <w:t>, בענן – "</w:t>
      </w:r>
      <w:r w:rsidR="00C3509C" w:rsidRPr="00BE2C8C">
        <w:rPr>
          <w:rFonts w:ascii="Times New Roman" w:eastAsia="Times New Roman" w:hAnsi="Times New Roman" w:cs="David" w:hint="cs"/>
          <w:sz w:val="24"/>
          <w:szCs w:val="24"/>
          <w:lang w:eastAsia="he-IL"/>
        </w:rPr>
        <w:t>BIM360</w:t>
      </w:r>
      <w:r w:rsidR="00C3509C" w:rsidRPr="00BE2C8C">
        <w:rPr>
          <w:rFonts w:ascii="Times New Roman" w:eastAsia="Times New Roman" w:hAnsi="Times New Roman" w:cs="David" w:hint="cs"/>
          <w:sz w:val="24"/>
          <w:szCs w:val="24"/>
          <w:rtl/>
          <w:lang w:eastAsia="he-IL"/>
        </w:rPr>
        <w:t>" של המזמין</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w:t>
      </w:r>
      <w:r w:rsidR="00572B5D" w:rsidRPr="00BE2C8C">
        <w:rPr>
          <w:rFonts w:ascii="Times New Roman" w:eastAsia="Times New Roman" w:hAnsi="Times New Roman" w:cs="David" w:hint="cs"/>
          <w:sz w:val="24"/>
          <w:szCs w:val="24"/>
          <w:lang w:eastAsia="he-IL"/>
        </w:rPr>
        <w:t>BIM</w:t>
      </w:r>
      <w:r w:rsidR="00572B5D" w:rsidRPr="00BE2C8C">
        <w:rPr>
          <w:rFonts w:ascii="Times New Roman" w:eastAsia="Times New Roman" w:hAnsi="Times New Roman" w:cs="David" w:hint="cs"/>
          <w:sz w:val="24"/>
          <w:szCs w:val="24"/>
          <w:rtl/>
          <w:lang w:eastAsia="he-IL"/>
        </w:rPr>
        <w:t xml:space="preserve"> ו</w:t>
      </w:r>
      <w:r w:rsidRPr="00BE2C8C">
        <w:rPr>
          <w:rFonts w:ascii="Times New Roman" w:eastAsia="Times New Roman" w:hAnsi="Times New Roman" w:cs="David" w:hint="cs"/>
          <w:sz w:val="24"/>
          <w:szCs w:val="24"/>
          <w:rtl/>
          <w:lang w:eastAsia="he-IL"/>
        </w:rPr>
        <w:t>תוכנ</w:t>
      </w:r>
      <w:r w:rsidR="00174B59" w:rsidRPr="00BE2C8C">
        <w:rPr>
          <w:rFonts w:ascii="Times New Roman" w:eastAsia="Times New Roman" w:hAnsi="Times New Roman" w:cs="David" w:hint="cs"/>
          <w:sz w:val="24"/>
          <w:szCs w:val="24"/>
          <w:rtl/>
          <w:lang w:eastAsia="he-IL"/>
        </w:rPr>
        <w:t>ה כדוגמת</w:t>
      </w: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lang w:eastAsia="he-IL"/>
        </w:rPr>
        <w:t>@view</w:t>
      </w: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rtl/>
          <w:lang w:eastAsia="he-IL"/>
        </w:rPr>
        <w:t xml:space="preserve">כל תעבורת הקבצים תבוצע באמצעות מערכת </w:t>
      </w:r>
      <w:r w:rsidR="00174B59" w:rsidRPr="00BE2C8C">
        <w:rPr>
          <w:rFonts w:ascii="Times New Roman" w:eastAsia="Times New Roman" w:hAnsi="Times New Roman" w:cs="David" w:hint="cs"/>
          <w:sz w:val="24"/>
          <w:szCs w:val="24"/>
          <w:rtl/>
          <w:lang w:eastAsia="he-IL"/>
        </w:rPr>
        <w:t xml:space="preserve">זו </w:t>
      </w:r>
      <w:r w:rsidRPr="00BE2C8C">
        <w:rPr>
          <w:rFonts w:ascii="Times New Roman" w:eastAsia="Times New Roman" w:hAnsi="Times New Roman" w:cs="David"/>
          <w:sz w:val="24"/>
          <w:szCs w:val="24"/>
          <w:rtl/>
          <w:lang w:eastAsia="he-IL"/>
        </w:rPr>
        <w:t xml:space="preserve"> בלבד.</w:t>
      </w:r>
    </w:p>
    <w:p w14:paraId="5E188A0F" w14:textId="77777777" w:rsidR="006D2AE3" w:rsidRPr="00BE2C8C"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E7555CF" w14:textId="77777777" w:rsidR="006D2AE3" w:rsidRPr="00BE2C8C"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0" w:name="OLE_LINK5"/>
      <w:bookmarkStart w:id="1" w:name="OLE_LINK6"/>
      <w:r w:rsidRPr="00BE2C8C">
        <w:rPr>
          <w:rFonts w:ascii="Times New Roman" w:eastAsia="Times New Roman" w:hAnsi="Times New Roman" w:cs="David"/>
          <w:sz w:val="24"/>
          <w:szCs w:val="24"/>
          <w:rtl/>
          <w:lang w:eastAsia="he-IL"/>
        </w:rPr>
        <w:t>1.</w:t>
      </w:r>
      <w:r w:rsidRPr="00BE2C8C">
        <w:rPr>
          <w:rFonts w:ascii="Times New Roman" w:eastAsia="Times New Roman" w:hAnsi="Times New Roman" w:cs="David" w:hint="cs"/>
          <w:sz w:val="24"/>
          <w:szCs w:val="24"/>
          <w:rtl/>
          <w:lang w:eastAsia="he-IL"/>
        </w:rPr>
        <w:t>2</w:t>
      </w:r>
      <w:r w:rsidRPr="00BE2C8C">
        <w:rPr>
          <w:rFonts w:ascii="Times New Roman" w:eastAsia="Times New Roman" w:hAnsi="Times New Roman" w:cs="David"/>
          <w:sz w:val="24"/>
          <w:szCs w:val="24"/>
          <w:rtl/>
          <w:lang w:eastAsia="he-IL"/>
        </w:rPr>
        <w:tab/>
      </w:r>
      <w:bookmarkStart w:id="2" w:name="OLE_LINK7"/>
      <w:bookmarkStart w:id="3" w:name="OLE_LINK8"/>
      <w:r w:rsidRPr="00BE2C8C">
        <w:rPr>
          <w:rFonts w:ascii="Times New Roman" w:eastAsia="Times New Roman" w:hAnsi="Times New Roman" w:cs="David"/>
          <w:sz w:val="24"/>
          <w:szCs w:val="24"/>
          <w:u w:val="single"/>
          <w:rtl/>
        </w:rPr>
        <w:t>המהנדס, צוות עובדים ואמצעים</w:t>
      </w:r>
      <w:r w:rsidRPr="00BE2C8C">
        <w:rPr>
          <w:rFonts w:ascii="Times New Roman" w:eastAsia="Times New Roman" w:hAnsi="Times New Roman" w:cs="David" w:hint="cs"/>
          <w:sz w:val="24"/>
          <w:szCs w:val="24"/>
          <w:u w:val="single"/>
          <w:rtl/>
          <w:lang w:eastAsia="he-IL"/>
        </w:rPr>
        <w:t xml:space="preserve"> של היועץ</w:t>
      </w:r>
      <w:r w:rsidRPr="00BE2C8C">
        <w:rPr>
          <w:rFonts w:ascii="Times New Roman" w:eastAsia="Times New Roman" w:hAnsi="Times New Roman" w:cs="David" w:hint="cs"/>
          <w:sz w:val="24"/>
          <w:szCs w:val="24"/>
          <w:rtl/>
          <w:lang w:eastAsia="he-IL"/>
        </w:rPr>
        <w:t>:</w:t>
      </w:r>
    </w:p>
    <w:p w14:paraId="2669E9C6" w14:textId="77777777" w:rsidR="006D2AE3" w:rsidRPr="00BE2C8C"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83A2945" w14:textId="77777777" w:rsidR="006D2AE3" w:rsidRPr="00BE2C8C"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lastRenderedPageBreak/>
        <w:t>א</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7A4E1BD2" w14:textId="77777777" w:rsidR="006D2AE3" w:rsidRPr="00BE2C8C"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ב</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218E4CBD" w14:textId="77777777" w:rsidR="006D2AE3" w:rsidRPr="00BE2C8C"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ג</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0"/>
    <w:bookmarkEnd w:id="1"/>
    <w:bookmarkEnd w:id="2"/>
    <w:bookmarkEnd w:id="3"/>
    <w:p w14:paraId="6B22B577" w14:textId="77777777" w:rsidR="006D2AE3" w:rsidRPr="00BE2C8C"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D988906" w14:textId="77777777" w:rsidR="006D2AE3" w:rsidRPr="00BE2C8C"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1.</w:t>
      </w:r>
      <w:r w:rsidRPr="00BE2C8C">
        <w:rPr>
          <w:rFonts w:ascii="Times New Roman" w:eastAsia="Times New Roman" w:hAnsi="Times New Roman" w:cs="David" w:hint="cs"/>
          <w:sz w:val="24"/>
          <w:szCs w:val="24"/>
          <w:rtl/>
          <w:lang w:eastAsia="he-IL"/>
        </w:rPr>
        <w:t>3</w:t>
      </w:r>
      <w:r w:rsidRPr="00BE2C8C">
        <w:rPr>
          <w:rFonts w:ascii="Times New Roman" w:eastAsia="Times New Roman" w:hAnsi="Times New Roman" w:cs="David"/>
          <w:sz w:val="24"/>
          <w:szCs w:val="24"/>
          <w:rtl/>
          <w:lang w:eastAsia="he-IL"/>
        </w:rPr>
        <w:tab/>
        <w:t xml:space="preserve">על </w:t>
      </w:r>
      <w:r w:rsidRPr="00BE2C8C">
        <w:rPr>
          <w:rFonts w:ascii="Times New Roman" w:eastAsia="Times New Roman" w:hAnsi="Times New Roman" w:cs="David" w:hint="cs"/>
          <w:sz w:val="24"/>
          <w:szCs w:val="24"/>
          <w:rtl/>
          <w:lang w:eastAsia="he-IL"/>
        </w:rPr>
        <w:t xml:space="preserve">היועץ </w:t>
      </w:r>
      <w:r w:rsidRPr="00BE2C8C">
        <w:rPr>
          <w:rFonts w:ascii="Times New Roman" w:eastAsia="Times New Roman" w:hAnsi="Times New Roman" w:cs="David"/>
          <w:sz w:val="24"/>
          <w:szCs w:val="24"/>
          <w:rtl/>
          <w:lang w:eastAsia="he-IL"/>
        </w:rPr>
        <w:t>לקבל א</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שור בכתב מאת המנהל לפני התחלת כל קטע וכל שלב ולפני כל 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 חלקי.</w:t>
      </w:r>
      <w:r w:rsidRPr="00BE2C8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4FCD6925" w14:textId="77777777" w:rsidR="006D2AE3" w:rsidRPr="00BE2C8C"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1647929A" w14:textId="77777777" w:rsidR="006D2AE3" w:rsidRPr="00BE2C8C"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1.</w:t>
      </w:r>
      <w:r w:rsidRPr="00BE2C8C">
        <w:rPr>
          <w:rFonts w:ascii="Times New Roman" w:eastAsia="Times New Roman" w:hAnsi="Times New Roman" w:cs="David" w:hint="cs"/>
          <w:sz w:val="24"/>
          <w:szCs w:val="24"/>
          <w:rtl/>
          <w:lang w:eastAsia="he-IL"/>
        </w:rPr>
        <w:t>4</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lang w:eastAsia="he-IL"/>
        </w:rPr>
        <w:tab/>
      </w:r>
      <w:r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sz w:val="24"/>
          <w:szCs w:val="24"/>
          <w:rtl/>
          <w:lang w:eastAsia="he-IL"/>
        </w:rPr>
        <w:t xml:space="preserve"> יידרש לבצע את </w:t>
      </w:r>
      <w:r w:rsidRPr="00BE2C8C">
        <w:rPr>
          <w:rFonts w:ascii="Times New Roman" w:eastAsia="Times New Roman" w:hAnsi="Times New Roman" w:cs="David" w:hint="cs"/>
          <w:sz w:val="24"/>
          <w:szCs w:val="24"/>
          <w:rtl/>
          <w:lang w:eastAsia="he-IL"/>
        </w:rPr>
        <w:t>ייעוץ</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 xml:space="preserve">תיאום המערכות </w:t>
      </w:r>
      <w:r w:rsidRPr="00BE2C8C">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BE2C8C">
        <w:rPr>
          <w:rFonts w:ascii="Times New Roman" w:eastAsia="Times New Roman" w:hAnsi="Times New Roman" w:cs="David" w:hint="cs"/>
          <w:sz w:val="24"/>
          <w:szCs w:val="24"/>
          <w:rtl/>
          <w:lang w:eastAsia="he-IL"/>
        </w:rPr>
        <w:t>.</w:t>
      </w:r>
    </w:p>
    <w:p w14:paraId="52CFCF79" w14:textId="77777777" w:rsidR="006D2AE3" w:rsidRPr="00BE2C8C"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9573146" w14:textId="77777777" w:rsidR="006D2AE3" w:rsidRPr="00BE2C8C"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1.</w:t>
      </w:r>
      <w:r w:rsidRPr="00BE2C8C">
        <w:rPr>
          <w:rFonts w:ascii="Times New Roman" w:eastAsia="Times New Roman" w:hAnsi="Times New Roman" w:cs="David" w:hint="cs"/>
          <w:sz w:val="24"/>
          <w:szCs w:val="24"/>
          <w:rtl/>
          <w:lang w:eastAsia="he-IL"/>
        </w:rPr>
        <w:t>5</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lang w:eastAsia="he-IL"/>
        </w:rPr>
        <w:tab/>
      </w:r>
      <w:r w:rsidRPr="00BE2C8C">
        <w:rPr>
          <w:rFonts w:ascii="Times New Roman" w:eastAsia="Times New Roman" w:hAnsi="Times New Roman" w:cs="David" w:hint="cs"/>
          <w:sz w:val="24"/>
          <w:szCs w:val="24"/>
          <w:rtl/>
          <w:lang w:eastAsia="he-IL"/>
        </w:rPr>
        <w:t>יועץ תיאום המערכות</w:t>
      </w:r>
      <w:r w:rsidRPr="00BE2C8C">
        <w:rPr>
          <w:rFonts w:ascii="Times New Roman" w:eastAsia="Times New Roman" w:hAnsi="Times New Roman" w:cs="David"/>
          <w:sz w:val="24"/>
          <w:szCs w:val="24"/>
          <w:rtl/>
          <w:lang w:eastAsia="he-IL"/>
        </w:rPr>
        <w:t xml:space="preserve"> יציג אלטרנטיבות </w:t>
      </w:r>
      <w:r w:rsidRPr="00BE2C8C">
        <w:rPr>
          <w:rFonts w:ascii="Times New Roman" w:eastAsia="Times New Roman" w:hAnsi="Times New Roman" w:cs="David" w:hint="cs"/>
          <w:sz w:val="24"/>
          <w:szCs w:val="24"/>
          <w:rtl/>
          <w:lang w:eastAsia="he-IL"/>
        </w:rPr>
        <w:t xml:space="preserve">תכנוניות הכוללות </w:t>
      </w:r>
      <w:r w:rsidRPr="00BE2C8C">
        <w:rPr>
          <w:rFonts w:ascii="Times New Roman" w:eastAsia="Times New Roman" w:hAnsi="Times New Roman" w:cs="David"/>
          <w:sz w:val="24"/>
          <w:szCs w:val="24"/>
          <w:rtl/>
          <w:lang w:eastAsia="he-IL"/>
        </w:rPr>
        <w:t>אומדנים לקבלת החלטות על חלופות</w:t>
      </w:r>
      <w:r w:rsidRPr="00BE2C8C">
        <w:rPr>
          <w:rFonts w:ascii="Times New Roman" w:eastAsia="Times New Roman" w:hAnsi="Times New Roman" w:cs="David" w:hint="cs"/>
          <w:sz w:val="24"/>
          <w:szCs w:val="24"/>
          <w:rtl/>
          <w:lang w:eastAsia="he-IL"/>
        </w:rPr>
        <w:t xml:space="preserve"> לתכנון המערכות.</w:t>
      </w:r>
    </w:p>
    <w:p w14:paraId="7109F583" w14:textId="77777777" w:rsidR="006D2AE3" w:rsidRPr="00BE2C8C"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61C8D71" w14:textId="77777777" w:rsidR="006D2AE3" w:rsidRPr="00BE2C8C"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1.12</w:t>
      </w:r>
      <w:r w:rsidRPr="00BE2C8C">
        <w:rPr>
          <w:rFonts w:ascii="Times New Roman" w:eastAsia="Times New Roman" w:hAnsi="Times New Roman" w:cs="David" w:hint="cs"/>
          <w:sz w:val="24"/>
          <w:szCs w:val="24"/>
          <w:rtl/>
          <w:lang w:eastAsia="he-IL"/>
        </w:rPr>
        <w:tab/>
      </w:r>
      <w:r w:rsidRPr="00BE2C8C">
        <w:rPr>
          <w:rFonts w:ascii="Times New Roman" w:eastAsia="Times New Roman" w:hAnsi="Times New Roman" w:cs="David"/>
          <w:sz w:val="24"/>
          <w:szCs w:val="24"/>
          <w:rtl/>
          <w:lang w:eastAsia="he-IL"/>
        </w:rPr>
        <w:t xml:space="preserve">זכותו המלאה של המזמין להחליף את </w:t>
      </w:r>
      <w:r w:rsidR="009F6985" w:rsidRPr="00BE2C8C">
        <w:rPr>
          <w:rFonts w:ascii="Times New Roman" w:eastAsia="Times New Roman" w:hAnsi="Times New Roman" w:cs="David"/>
          <w:sz w:val="24"/>
          <w:szCs w:val="24"/>
          <w:rtl/>
          <w:lang w:eastAsia="he-IL"/>
        </w:rPr>
        <w:t>היועץ</w:t>
      </w:r>
      <w:r w:rsidRPr="00BE2C8C">
        <w:rPr>
          <w:rFonts w:ascii="Times New Roman" w:eastAsia="Times New Roman" w:hAnsi="Times New Roman" w:cs="David"/>
          <w:sz w:val="24"/>
          <w:szCs w:val="24"/>
          <w:rtl/>
          <w:lang w:eastAsia="he-IL"/>
        </w:rPr>
        <w:t xml:space="preserve"> במקרה של אי עמידה בתנאים </w:t>
      </w:r>
      <w:r w:rsidRPr="00BE2C8C">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hint="cs"/>
          <w:sz w:val="24"/>
          <w:szCs w:val="24"/>
          <w:rtl/>
          <w:lang w:eastAsia="he-IL"/>
        </w:rPr>
        <w:t>.</w:t>
      </w:r>
    </w:p>
    <w:p w14:paraId="306ADC6D" w14:textId="77777777" w:rsidR="006D2AE3" w:rsidRPr="00BE2C8C"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E971A2B" w14:textId="77777777" w:rsidR="006D2AE3" w:rsidRPr="00BE2C8C"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1.13</w:t>
      </w:r>
      <w:r w:rsidRPr="00BE2C8C">
        <w:rPr>
          <w:rFonts w:ascii="Times New Roman" w:eastAsia="Times New Roman" w:hAnsi="Times New Roman" w:cs="David" w:hint="cs"/>
          <w:sz w:val="24"/>
          <w:szCs w:val="24"/>
          <w:rtl/>
          <w:lang w:eastAsia="he-IL"/>
        </w:rPr>
        <w:tab/>
      </w:r>
      <w:r w:rsidRPr="00BE2C8C">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BE2C8C">
        <w:rPr>
          <w:rFonts w:ascii="Times New Roman" w:eastAsia="Times New Roman" w:hAnsi="Times New Roman" w:cs="David" w:hint="cs"/>
          <w:sz w:val="24"/>
          <w:szCs w:val="24"/>
          <w:rtl/>
          <w:lang w:eastAsia="he-IL"/>
        </w:rPr>
        <w:t>המפורטים בנספחים א'-ח'.</w:t>
      </w:r>
    </w:p>
    <w:p w14:paraId="55D38B8F" w14:textId="77777777" w:rsidR="006D2AE3" w:rsidRPr="00BE2C8C"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2F9DBFAC"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BE2C8C">
        <w:rPr>
          <w:rFonts w:ascii="Times New Roman" w:eastAsia="Times New Roman" w:hAnsi="Times New Roman" w:cs="David"/>
          <w:sz w:val="24"/>
          <w:szCs w:val="24"/>
          <w:rtl/>
          <w:lang w:eastAsia="he-IL"/>
        </w:rPr>
        <w:t>2.</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b/>
          <w:bCs/>
          <w:sz w:val="24"/>
          <w:szCs w:val="24"/>
          <w:u w:val="single"/>
          <w:rtl/>
          <w:lang w:eastAsia="he-IL"/>
        </w:rPr>
        <w:t>הגדרות</w:t>
      </w:r>
      <w:r w:rsidRPr="00BE2C8C">
        <w:rPr>
          <w:rFonts w:ascii="Times New Roman" w:eastAsia="Times New Roman" w:hAnsi="Times New Roman" w:cs="David"/>
          <w:b/>
          <w:bCs/>
          <w:sz w:val="24"/>
          <w:szCs w:val="24"/>
          <w:rtl/>
          <w:lang w:eastAsia="he-IL"/>
        </w:rPr>
        <w:t>:</w:t>
      </w:r>
    </w:p>
    <w:p w14:paraId="51CEF157" w14:textId="77777777" w:rsidR="006D2AE3" w:rsidRPr="00BE2C8C"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0B0D77DE" w14:textId="77777777" w:rsidR="006D2AE3" w:rsidRPr="00BE2C8C" w:rsidRDefault="006D2AE3" w:rsidP="00D065DD">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2.1</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hint="cs"/>
          <w:sz w:val="24"/>
          <w:szCs w:val="24"/>
          <w:rtl/>
          <w:lang w:eastAsia="he-IL"/>
        </w:rPr>
        <w:t>"ייעוץ</w:t>
      </w:r>
      <w:r w:rsidRPr="00BE2C8C">
        <w:rPr>
          <w:rFonts w:ascii="Times New Roman" w:eastAsia="Times New Roman" w:hAnsi="Times New Roman" w:cs="David"/>
          <w:sz w:val="24"/>
          <w:szCs w:val="24"/>
          <w:rtl/>
          <w:lang w:eastAsia="he-IL"/>
        </w:rPr>
        <w:t xml:space="preserve"> מוקדם</w:t>
      </w:r>
      <w:r w:rsidRPr="00BE2C8C">
        <w:rPr>
          <w:rFonts w:ascii="Times New Roman" w:eastAsia="Times New Roman" w:hAnsi="Times New Roman" w:cs="David" w:hint="cs"/>
          <w:sz w:val="24"/>
          <w:szCs w:val="24"/>
          <w:rtl/>
          <w:lang w:eastAsia="he-IL"/>
        </w:rPr>
        <w:t>"</w:t>
      </w:r>
      <w:r w:rsidR="00D065DD" w:rsidRPr="00BE2C8C">
        <w:rPr>
          <w:rFonts w:ascii="Times New Roman" w:eastAsia="Times New Roman" w:hAnsi="Times New Roman" w:cs="David" w:hint="cs"/>
          <w:sz w:val="24"/>
          <w:szCs w:val="24"/>
          <w:rtl/>
          <w:lang w:eastAsia="he-IL"/>
        </w:rPr>
        <w:t xml:space="preserve"> - </w:t>
      </w:r>
      <w:r w:rsidRPr="00BE2C8C">
        <w:rPr>
          <w:rFonts w:ascii="Times New Roman" w:eastAsia="Times New Roman" w:hAnsi="Times New Roman" w:cs="David"/>
          <w:sz w:val="24"/>
          <w:szCs w:val="24"/>
          <w:rtl/>
          <w:lang w:eastAsia="he-IL"/>
        </w:rPr>
        <w:t xml:space="preserve">סכמה המתארת את המערכת </w:t>
      </w:r>
      <w:r w:rsidRPr="00BE2C8C">
        <w:rPr>
          <w:rFonts w:ascii="Times New Roman" w:eastAsia="Times New Roman" w:hAnsi="Times New Roman" w:cs="David" w:hint="cs"/>
          <w:sz w:val="24"/>
          <w:szCs w:val="24"/>
          <w:rtl/>
          <w:lang w:eastAsia="he-IL"/>
        </w:rPr>
        <w:t xml:space="preserve">האדריכל, </w:t>
      </w:r>
      <w:r w:rsidRPr="00BE2C8C">
        <w:rPr>
          <w:rFonts w:ascii="Times New Roman" w:eastAsia="Times New Roman" w:hAnsi="Times New Roman" w:cs="David"/>
          <w:sz w:val="24"/>
          <w:szCs w:val="24"/>
          <w:rtl/>
          <w:lang w:eastAsia="he-IL"/>
        </w:rPr>
        <w:t xml:space="preserve">הקונסטרוקטיבית </w:t>
      </w:r>
      <w:r w:rsidRPr="00BE2C8C">
        <w:rPr>
          <w:rFonts w:ascii="Times New Roman" w:eastAsia="Times New Roman" w:hAnsi="Times New Roman" w:cs="David" w:hint="cs"/>
          <w:sz w:val="24"/>
          <w:szCs w:val="24"/>
          <w:rtl/>
          <w:lang w:eastAsia="he-IL"/>
        </w:rPr>
        <w:t xml:space="preserve">כולל המערכות האלקטרו-מכאניות </w:t>
      </w:r>
      <w:r w:rsidRPr="00BE2C8C">
        <w:rPr>
          <w:rFonts w:ascii="Times New Roman" w:eastAsia="Times New Roman" w:hAnsi="Times New Roman" w:cs="David"/>
          <w:sz w:val="24"/>
          <w:szCs w:val="24"/>
          <w:rtl/>
          <w:lang w:eastAsia="he-IL"/>
        </w:rPr>
        <w:t>של המבנה ואת חומרי הבניה של חלקי השלד.</w:t>
      </w:r>
    </w:p>
    <w:p w14:paraId="1EBC2A49" w14:textId="77777777" w:rsidR="006D2AE3" w:rsidRPr="00BE2C8C"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3AEF38F" w14:textId="77777777" w:rsidR="006D2AE3" w:rsidRPr="00BE2C8C"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2.2</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hint="cs"/>
          <w:sz w:val="24"/>
          <w:szCs w:val="24"/>
          <w:rtl/>
          <w:lang w:eastAsia="he-IL"/>
        </w:rPr>
        <w:t>"ייעוץ</w:t>
      </w:r>
      <w:r w:rsidRPr="00BE2C8C">
        <w:rPr>
          <w:rFonts w:ascii="Times New Roman" w:eastAsia="Times New Roman" w:hAnsi="Times New Roman" w:cs="David"/>
          <w:sz w:val="24"/>
          <w:szCs w:val="24"/>
          <w:rtl/>
          <w:lang w:eastAsia="he-IL"/>
        </w:rPr>
        <w:t xml:space="preserve"> סופי</w:t>
      </w:r>
      <w:r w:rsidRPr="00BE2C8C">
        <w:rPr>
          <w:rFonts w:ascii="Times New Roman" w:eastAsia="Times New Roman" w:hAnsi="Times New Roman" w:cs="David" w:hint="cs"/>
          <w:sz w:val="24"/>
          <w:szCs w:val="24"/>
          <w:rtl/>
          <w:lang w:eastAsia="he-IL"/>
        </w:rPr>
        <w:t>" -</w:t>
      </w:r>
      <w:r w:rsidRPr="00BE2C8C">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BE2C8C">
        <w:rPr>
          <w:rFonts w:ascii="Times New Roman" w:eastAsia="Times New Roman" w:hAnsi="Times New Roman" w:cs="David" w:hint="cs"/>
          <w:sz w:val="24"/>
          <w:szCs w:val="24"/>
          <w:rtl/>
          <w:lang w:eastAsia="he-IL"/>
        </w:rPr>
        <w:t>המיגון</w:t>
      </w:r>
      <w:r w:rsidRPr="00BE2C8C">
        <w:rPr>
          <w:rFonts w:ascii="Times New Roman" w:eastAsia="Times New Roman" w:hAnsi="Times New Roman" w:cs="David"/>
          <w:sz w:val="24"/>
          <w:szCs w:val="24"/>
          <w:rtl/>
          <w:lang w:eastAsia="he-IL"/>
        </w:rPr>
        <w:t xml:space="preserve"> ל</w:t>
      </w:r>
      <w:r w:rsidRPr="00BE2C8C">
        <w:rPr>
          <w:rFonts w:ascii="Times New Roman" w:eastAsia="Times New Roman" w:hAnsi="Times New Roman" w:cs="David" w:hint="cs"/>
          <w:sz w:val="24"/>
          <w:szCs w:val="24"/>
          <w:rtl/>
          <w:lang w:eastAsia="he-IL"/>
        </w:rPr>
        <w:t>פיקוד העורף</w:t>
      </w:r>
      <w:r w:rsidRPr="00BE2C8C">
        <w:rPr>
          <w:rFonts w:ascii="Times New Roman" w:eastAsia="Times New Roman" w:hAnsi="Times New Roman" w:cs="David"/>
          <w:sz w:val="24"/>
          <w:szCs w:val="24"/>
          <w:rtl/>
          <w:lang w:eastAsia="he-IL"/>
        </w:rPr>
        <w:t xml:space="preserve"> תידרש לפי חוקי התכנון והבניה כולל חתימת </w:t>
      </w:r>
      <w:r w:rsidR="009F6985" w:rsidRPr="00BE2C8C">
        <w:rPr>
          <w:rFonts w:ascii="Times New Roman" w:eastAsia="Times New Roman" w:hAnsi="Times New Roman" w:cs="David"/>
          <w:sz w:val="24"/>
          <w:szCs w:val="24"/>
          <w:rtl/>
          <w:lang w:eastAsia="he-IL"/>
        </w:rPr>
        <w:t>היועץ</w:t>
      </w:r>
      <w:r w:rsidRPr="00BE2C8C">
        <w:rPr>
          <w:rFonts w:ascii="Times New Roman" w:eastAsia="Times New Roman" w:hAnsi="Times New Roman" w:cs="David"/>
          <w:sz w:val="24"/>
          <w:szCs w:val="24"/>
          <w:rtl/>
          <w:lang w:eastAsia="he-IL"/>
        </w:rPr>
        <w:t xml:space="preserve"> על החישובים הנ"ל.</w:t>
      </w:r>
    </w:p>
    <w:p w14:paraId="59C281E6" w14:textId="77777777" w:rsidR="006D2AE3" w:rsidRPr="00BE2C8C"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15FE434D" w14:textId="77777777" w:rsidR="006D2AE3" w:rsidRPr="00BE2C8C"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lastRenderedPageBreak/>
        <w:t>2.3</w:t>
      </w:r>
      <w:r w:rsidRPr="00BE2C8C">
        <w:rPr>
          <w:rFonts w:ascii="Times New Roman" w:eastAsia="Times New Roman" w:hAnsi="Times New Roman" w:cs="David"/>
          <w:sz w:val="24"/>
          <w:szCs w:val="24"/>
          <w:rtl/>
          <w:lang w:eastAsia="he-IL"/>
        </w:rPr>
        <w:tab/>
        <w:t xml:space="preserve">"תכניות סופיות" </w:t>
      </w:r>
      <w:r w:rsidRPr="00BE2C8C">
        <w:rPr>
          <w:rFonts w:ascii="Times New Roman" w:eastAsia="Times New Roman" w:hAnsi="Times New Roman" w:cs="David"/>
          <w:sz w:val="24"/>
          <w:szCs w:val="24"/>
          <w:lang w:eastAsia="he-IL"/>
        </w:rPr>
        <w:t>–</w:t>
      </w:r>
      <w:r w:rsidR="00572B5D" w:rsidRPr="00BE2C8C">
        <w:rPr>
          <w:rFonts w:ascii="Times New Roman" w:eastAsia="Times New Roman" w:hAnsi="Times New Roman" w:cs="David"/>
          <w:sz w:val="24"/>
          <w:szCs w:val="24"/>
          <w:rtl/>
          <w:lang w:eastAsia="he-IL"/>
        </w:rPr>
        <w:t xml:space="preserve"> ת</w:t>
      </w:r>
      <w:r w:rsidRPr="00BE2C8C">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5668A648" w14:textId="77777777" w:rsidR="006D2AE3" w:rsidRPr="00BE2C8C"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7BFF2AC" w14:textId="77777777" w:rsidR="006D2AE3" w:rsidRPr="00BE2C8C"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2.4</w:t>
      </w:r>
      <w:r w:rsidRPr="00BE2C8C">
        <w:rPr>
          <w:rFonts w:ascii="Times New Roman" w:eastAsia="Times New Roman" w:hAnsi="Times New Roman" w:cs="David"/>
          <w:sz w:val="24"/>
          <w:szCs w:val="24"/>
          <w:rtl/>
          <w:lang w:eastAsia="he-IL"/>
        </w:rPr>
        <w:tab/>
        <w:t>"</w:t>
      </w:r>
      <w:r w:rsidRPr="00BE2C8C">
        <w:rPr>
          <w:rFonts w:ascii="Times New Roman" w:eastAsia="Times New Roman" w:hAnsi="Times New Roman" w:cs="David" w:hint="cs"/>
          <w:sz w:val="24"/>
          <w:szCs w:val="24"/>
          <w:rtl/>
          <w:lang w:eastAsia="he-IL"/>
        </w:rPr>
        <w:t>ייעוץ</w:t>
      </w:r>
      <w:r w:rsidRPr="00BE2C8C">
        <w:rPr>
          <w:rFonts w:ascii="Times New Roman" w:eastAsia="Times New Roman" w:hAnsi="Times New Roman" w:cs="David"/>
          <w:sz w:val="24"/>
          <w:szCs w:val="24"/>
          <w:rtl/>
          <w:lang w:eastAsia="he-IL"/>
        </w:rPr>
        <w:t xml:space="preserve"> מפורט" </w:t>
      </w:r>
      <w:r w:rsidRPr="00BE2C8C">
        <w:rPr>
          <w:rFonts w:ascii="Times New Roman" w:eastAsia="Times New Roman" w:hAnsi="Times New Roman" w:cs="David"/>
          <w:sz w:val="24"/>
          <w:szCs w:val="24"/>
          <w:lang w:eastAsia="he-IL"/>
        </w:rPr>
        <w:t>–</w:t>
      </w:r>
      <w:r w:rsidRPr="00BE2C8C">
        <w:rPr>
          <w:rFonts w:ascii="Times New Roman" w:eastAsia="Times New Roman" w:hAnsi="Times New Roman" w:cs="David"/>
          <w:sz w:val="24"/>
          <w:szCs w:val="24"/>
          <w:rtl/>
          <w:lang w:eastAsia="he-IL"/>
        </w:rPr>
        <w:t xml:space="preserve"> תכניות מפורטות, פרטים, </w:t>
      </w:r>
      <w:r w:rsidRPr="00BE2C8C">
        <w:rPr>
          <w:rFonts w:ascii="Times New Roman" w:eastAsia="Times New Roman" w:hAnsi="Times New Roman" w:cs="David" w:hint="cs"/>
          <w:sz w:val="24"/>
          <w:szCs w:val="24"/>
          <w:rtl/>
          <w:lang w:eastAsia="he-IL"/>
        </w:rPr>
        <w:t>חתכים</w:t>
      </w:r>
      <w:r w:rsidRPr="00BE2C8C">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69CD7424" w14:textId="77777777" w:rsidR="006D2AE3" w:rsidRPr="00BE2C8C"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9ED8A1C" w14:textId="77777777" w:rsidR="006D2AE3" w:rsidRPr="00BE2C8C"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2.5</w:t>
      </w:r>
      <w:r w:rsidRPr="00BE2C8C">
        <w:rPr>
          <w:rFonts w:ascii="Times New Roman" w:eastAsia="Times New Roman" w:hAnsi="Times New Roman" w:cs="David"/>
          <w:sz w:val="24"/>
          <w:szCs w:val="24"/>
          <w:rtl/>
          <w:lang w:eastAsia="he-IL"/>
        </w:rPr>
        <w:tab/>
        <w:t xml:space="preserve">"פיקוח עליון" </w:t>
      </w:r>
      <w:r w:rsidRPr="00BE2C8C">
        <w:rPr>
          <w:rFonts w:ascii="Times New Roman" w:eastAsia="Times New Roman" w:hAnsi="Times New Roman" w:cs="David"/>
          <w:sz w:val="24"/>
          <w:szCs w:val="24"/>
          <w:lang w:eastAsia="he-IL"/>
        </w:rPr>
        <w:t>–</w:t>
      </w:r>
      <w:r w:rsidRPr="00BE2C8C">
        <w:rPr>
          <w:rFonts w:ascii="Times New Roman" w:eastAsia="Times New Roman" w:hAnsi="Times New Roman" w:cs="David"/>
          <w:sz w:val="24"/>
          <w:szCs w:val="24"/>
          <w:rtl/>
          <w:lang w:eastAsia="he-IL"/>
        </w:rPr>
        <w:t xml:space="preserve"> פיקוח עליון על הקמת </w:t>
      </w:r>
      <w:r w:rsidRPr="00BE2C8C">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78D7FF67" w14:textId="77777777" w:rsidR="006D2AE3" w:rsidRPr="00BE2C8C"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116E0B35" w14:textId="77777777" w:rsidR="006D2AE3" w:rsidRPr="00BE2C8C"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3.</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b/>
          <w:bCs/>
          <w:sz w:val="24"/>
          <w:szCs w:val="24"/>
          <w:u w:val="single"/>
          <w:rtl/>
          <w:lang w:eastAsia="he-IL"/>
        </w:rPr>
        <w:t>שלבי העבודה ההנדסית ופ</w:t>
      </w:r>
      <w:r w:rsidRPr="00BE2C8C">
        <w:rPr>
          <w:rFonts w:ascii="Times New Roman" w:eastAsia="Times New Roman" w:hAnsi="Times New Roman" w:cs="David" w:hint="cs"/>
          <w:b/>
          <w:bCs/>
          <w:sz w:val="24"/>
          <w:szCs w:val="24"/>
          <w:u w:val="single"/>
          <w:rtl/>
          <w:lang w:eastAsia="he-IL"/>
        </w:rPr>
        <w:t>י</w:t>
      </w:r>
      <w:r w:rsidRPr="00BE2C8C">
        <w:rPr>
          <w:rFonts w:ascii="Times New Roman" w:eastAsia="Times New Roman" w:hAnsi="Times New Roman" w:cs="David"/>
          <w:b/>
          <w:bCs/>
          <w:sz w:val="24"/>
          <w:szCs w:val="24"/>
          <w:u w:val="single"/>
          <w:rtl/>
          <w:lang w:eastAsia="he-IL"/>
        </w:rPr>
        <w:t>רוט הש</w:t>
      </w:r>
      <w:r w:rsidRPr="00BE2C8C">
        <w:rPr>
          <w:rFonts w:ascii="Times New Roman" w:eastAsia="Times New Roman" w:hAnsi="Times New Roman" w:cs="David" w:hint="cs"/>
          <w:b/>
          <w:bCs/>
          <w:sz w:val="24"/>
          <w:szCs w:val="24"/>
          <w:u w:val="single"/>
          <w:rtl/>
          <w:lang w:eastAsia="he-IL"/>
        </w:rPr>
        <w:t>י</w:t>
      </w:r>
      <w:r w:rsidRPr="00BE2C8C">
        <w:rPr>
          <w:rFonts w:ascii="Times New Roman" w:eastAsia="Times New Roman" w:hAnsi="Times New Roman" w:cs="David"/>
          <w:b/>
          <w:bCs/>
          <w:sz w:val="24"/>
          <w:szCs w:val="24"/>
          <w:u w:val="single"/>
          <w:rtl/>
          <w:lang w:eastAsia="he-IL"/>
        </w:rPr>
        <w:t>רותים</w:t>
      </w:r>
      <w:r w:rsidR="00415999" w:rsidRPr="00BE2C8C">
        <w:rPr>
          <w:rFonts w:ascii="Times New Roman" w:eastAsia="Times New Roman" w:hAnsi="Times New Roman" w:cs="David"/>
          <w:sz w:val="24"/>
          <w:szCs w:val="24"/>
          <w:rtl/>
          <w:lang w:eastAsia="he-IL"/>
        </w:rPr>
        <w:t>:</w:t>
      </w:r>
      <w:r w:rsidR="00415999" w:rsidRPr="00BE2C8C">
        <w:rPr>
          <w:rFonts w:ascii="Times New Roman" w:eastAsia="Times New Roman" w:hAnsi="Times New Roman" w:cs="David"/>
          <w:sz w:val="24"/>
          <w:szCs w:val="24"/>
          <w:rtl/>
          <w:lang w:eastAsia="he-IL"/>
        </w:rPr>
        <w:tab/>
      </w:r>
    </w:p>
    <w:p w14:paraId="45B09C3D" w14:textId="77777777" w:rsidR="006D2AE3" w:rsidRPr="00BE2C8C"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23669B8A" w14:textId="77777777" w:rsidR="006D2AE3" w:rsidRPr="00BE2C8C"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העבודה תבוצע בשלבים הכוללים את הש</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רותים כלהלן:</w:t>
      </w:r>
    </w:p>
    <w:p w14:paraId="3269CCA2" w14:textId="77777777" w:rsidR="006D2AE3" w:rsidRPr="00BE2C8C"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BE2C8C">
        <w:rPr>
          <w:rFonts w:ascii="Times New Roman" w:eastAsia="Times New Roman" w:hAnsi="Times New Roman" w:cs="David"/>
          <w:sz w:val="24"/>
          <w:szCs w:val="24"/>
          <w:rtl/>
          <w:lang w:eastAsia="he-IL"/>
        </w:rPr>
        <w:t>3.1</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hint="cs"/>
          <w:sz w:val="24"/>
          <w:szCs w:val="24"/>
          <w:u w:val="single"/>
          <w:rtl/>
          <w:lang w:eastAsia="he-IL"/>
        </w:rPr>
        <w:t>ייעוץ</w:t>
      </w:r>
      <w:r w:rsidRPr="00BE2C8C">
        <w:rPr>
          <w:rFonts w:ascii="Times New Roman" w:eastAsia="Times New Roman" w:hAnsi="Times New Roman" w:cs="David"/>
          <w:sz w:val="24"/>
          <w:szCs w:val="24"/>
          <w:u w:val="single"/>
          <w:rtl/>
          <w:lang w:eastAsia="he-IL"/>
        </w:rPr>
        <w:t xml:space="preserve"> מוקדם</w:t>
      </w:r>
      <w:r w:rsidRPr="00BE2C8C">
        <w:rPr>
          <w:rFonts w:ascii="Times New Roman" w:eastAsia="Times New Roman" w:hAnsi="Times New Roman" w:cs="David"/>
          <w:sz w:val="24"/>
          <w:szCs w:val="24"/>
          <w:rtl/>
          <w:lang w:eastAsia="he-IL"/>
        </w:rPr>
        <w:t>:</w:t>
      </w:r>
    </w:p>
    <w:p w14:paraId="1FDC31FA" w14:textId="77777777" w:rsidR="006D2AE3" w:rsidRPr="00BE2C8C"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קבלת תדריך תכנון מנציג המזמין.</w:t>
      </w:r>
    </w:p>
    <w:p w14:paraId="5D761677" w14:textId="77777777" w:rsidR="006D2AE3" w:rsidRPr="00BE2C8C"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1648BA7C" w14:textId="77777777" w:rsidR="006D2AE3" w:rsidRPr="00BE2C8C"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רור</w:t>
      </w:r>
      <w:r w:rsidRPr="00BE2C8C">
        <w:rPr>
          <w:rFonts w:ascii="Times New Roman" w:eastAsia="Times New Roman" w:hAnsi="Times New Roman" w:cs="David" w:hint="cs"/>
          <w:sz w:val="24"/>
          <w:szCs w:val="24"/>
          <w:rtl/>
          <w:lang w:eastAsia="he-IL"/>
        </w:rPr>
        <w:t xml:space="preserve"> הפרוגרמה</w:t>
      </w:r>
      <w:r w:rsidRPr="00BE2C8C">
        <w:rPr>
          <w:rFonts w:ascii="Times New Roman" w:eastAsia="Times New Roman" w:hAnsi="Times New Roman" w:cs="David"/>
          <w:sz w:val="24"/>
          <w:szCs w:val="24"/>
          <w:rtl/>
          <w:lang w:eastAsia="he-IL"/>
        </w:rPr>
        <w:t xml:space="preserve"> עם נציג המזמין</w:t>
      </w: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rtl/>
          <w:lang w:eastAsia="he-IL"/>
        </w:rPr>
        <w:t xml:space="preserve">האדריכל </w:t>
      </w:r>
      <w:r w:rsidRPr="00BE2C8C">
        <w:rPr>
          <w:rFonts w:ascii="Times New Roman" w:eastAsia="Times New Roman" w:hAnsi="Times New Roman" w:cs="David" w:hint="cs"/>
          <w:sz w:val="24"/>
          <w:szCs w:val="24"/>
          <w:rtl/>
          <w:lang w:eastAsia="he-IL"/>
        </w:rPr>
        <w:t>והקונסטרוקטור</w:t>
      </w:r>
      <w:r w:rsidRPr="00BE2C8C">
        <w:rPr>
          <w:rFonts w:ascii="Times New Roman" w:eastAsia="Times New Roman" w:hAnsi="Times New Roman" w:cs="David"/>
          <w:sz w:val="24"/>
          <w:szCs w:val="24"/>
          <w:rtl/>
          <w:lang w:eastAsia="he-IL"/>
        </w:rPr>
        <w:t xml:space="preserve"> בכל הקשור למערכת הקונסטרוקטיבית</w:t>
      </w: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rtl/>
          <w:lang w:eastAsia="he-IL"/>
        </w:rPr>
        <w:t xml:space="preserve">של המבנה, </w:t>
      </w:r>
      <w:r w:rsidRPr="00BE2C8C">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BE2C8C">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7F26E60F" w14:textId="77777777" w:rsidR="006D2AE3" w:rsidRPr="00BE2C8C" w:rsidRDefault="006D2AE3" w:rsidP="00D2422A">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1254C470" w14:textId="77777777" w:rsidR="006D2AE3" w:rsidRPr="00BE2C8C" w:rsidRDefault="006D2AE3" w:rsidP="00877030">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הכנ</w:t>
      </w:r>
      <w:r w:rsidR="00415999" w:rsidRPr="00BE2C8C">
        <w:rPr>
          <w:rFonts w:ascii="Times New Roman" w:eastAsia="Times New Roman" w:hAnsi="Times New Roman" w:cs="David" w:hint="cs"/>
          <w:sz w:val="24"/>
          <w:szCs w:val="24"/>
          <w:rtl/>
          <w:lang w:eastAsia="he-IL"/>
        </w:rPr>
        <w:t xml:space="preserve">ת </w:t>
      </w:r>
      <w:r w:rsidR="004143FC" w:rsidRPr="00BE2C8C">
        <w:rPr>
          <w:rFonts w:ascii="Times New Roman" w:eastAsia="Times New Roman" w:hAnsi="Times New Roman" w:cs="David" w:hint="cs"/>
          <w:sz w:val="24"/>
          <w:szCs w:val="24"/>
          <w:rtl/>
          <w:lang w:eastAsia="he-IL"/>
        </w:rPr>
        <w:t>מודל תלת מ</w:t>
      </w:r>
      <w:r w:rsidR="00415999" w:rsidRPr="00BE2C8C">
        <w:rPr>
          <w:rFonts w:ascii="Times New Roman" w:eastAsia="Times New Roman" w:hAnsi="Times New Roman" w:cs="David" w:hint="cs"/>
          <w:sz w:val="24"/>
          <w:szCs w:val="24"/>
          <w:rtl/>
          <w:lang w:eastAsia="he-IL"/>
        </w:rPr>
        <w:t xml:space="preserve">מדי ראשוני בתכנת </w:t>
      </w:r>
      <w:r w:rsidRPr="00BE2C8C">
        <w:rPr>
          <w:rFonts w:ascii="Times New Roman" w:eastAsia="Times New Roman" w:hAnsi="Times New Roman" w:cs="David"/>
          <w:sz w:val="24"/>
          <w:szCs w:val="24"/>
          <w:lang w:eastAsia="he-IL"/>
        </w:rPr>
        <w:t>REVIT</w:t>
      </w:r>
      <w:r w:rsidR="00415999" w:rsidRPr="00BE2C8C">
        <w:rPr>
          <w:rFonts w:ascii="Times New Roman" w:eastAsia="Times New Roman" w:hAnsi="Times New Roman" w:cs="David" w:hint="cs"/>
          <w:sz w:val="24"/>
          <w:szCs w:val="24"/>
          <w:rtl/>
          <w:lang w:eastAsia="he-IL"/>
        </w:rPr>
        <w:t xml:space="preserve"> </w:t>
      </w:r>
      <w:r w:rsidR="00877030" w:rsidRPr="00BE2C8C">
        <w:rPr>
          <w:rFonts w:ascii="Times New Roman" w:eastAsia="Times New Roman" w:hAnsi="Times New Roman" w:cs="David" w:hint="cs"/>
          <w:sz w:val="24"/>
          <w:szCs w:val="24"/>
          <w:rtl/>
          <w:lang w:eastAsia="he-IL"/>
        </w:rPr>
        <w:t>במתודולוגיי</w:t>
      </w:r>
      <w:r w:rsidR="00877030" w:rsidRPr="00BE2C8C">
        <w:rPr>
          <w:rFonts w:ascii="Times New Roman" w:eastAsia="Times New Roman" w:hAnsi="Times New Roman" w:cs="David" w:hint="eastAsia"/>
          <w:sz w:val="24"/>
          <w:szCs w:val="24"/>
          <w:rtl/>
          <w:lang w:eastAsia="he-IL"/>
        </w:rPr>
        <w:t>ת</w:t>
      </w:r>
      <w:r w:rsidR="00877030" w:rsidRPr="00BE2C8C">
        <w:rPr>
          <w:rFonts w:ascii="Times New Roman" w:eastAsia="Times New Roman" w:hAnsi="Times New Roman" w:cs="David" w:hint="cs"/>
          <w:sz w:val="24"/>
          <w:szCs w:val="24"/>
          <w:rtl/>
          <w:lang w:eastAsia="he-IL"/>
        </w:rPr>
        <w:t xml:space="preserve"> </w:t>
      </w:r>
      <w:r w:rsidR="00877030" w:rsidRPr="00BE2C8C">
        <w:rPr>
          <w:rFonts w:ascii="Times New Roman" w:eastAsia="Times New Roman" w:hAnsi="Times New Roman" w:cs="David" w:hint="cs"/>
          <w:sz w:val="24"/>
          <w:szCs w:val="24"/>
          <w:lang w:eastAsia="he-IL"/>
        </w:rPr>
        <w:t>BIM</w:t>
      </w:r>
      <w:r w:rsidR="00877030" w:rsidRPr="00BE2C8C">
        <w:rPr>
          <w:rFonts w:ascii="Times New Roman" w:eastAsia="Times New Roman" w:hAnsi="Times New Roman" w:cs="David" w:hint="cs"/>
          <w:sz w:val="24"/>
          <w:szCs w:val="24"/>
          <w:rtl/>
          <w:lang w:eastAsia="he-IL"/>
        </w:rPr>
        <w:t>, בענן – "</w:t>
      </w:r>
      <w:r w:rsidR="00877030" w:rsidRPr="00BE2C8C">
        <w:rPr>
          <w:rFonts w:ascii="Times New Roman" w:eastAsia="Times New Roman" w:hAnsi="Times New Roman" w:cs="David" w:hint="cs"/>
          <w:sz w:val="24"/>
          <w:szCs w:val="24"/>
          <w:lang w:eastAsia="he-IL"/>
        </w:rPr>
        <w:t>BIM360</w:t>
      </w:r>
      <w:r w:rsidR="00877030" w:rsidRPr="00BE2C8C">
        <w:rPr>
          <w:rFonts w:ascii="Times New Roman" w:eastAsia="Times New Roman" w:hAnsi="Times New Roman" w:cs="David" w:hint="cs"/>
          <w:sz w:val="24"/>
          <w:szCs w:val="24"/>
          <w:rtl/>
          <w:lang w:eastAsia="he-IL"/>
        </w:rPr>
        <w:t xml:space="preserve">" השייך למזמין, הכולל את תכניות האדריכלות והסכמה הקונסטרוקטיבית הראשונית.  </w:t>
      </w:r>
    </w:p>
    <w:p w14:paraId="5900C13F" w14:textId="77777777" w:rsidR="006D2AE3" w:rsidRPr="00BE2C8C"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 xml:space="preserve">הכנת פרוגראמה </w:t>
      </w:r>
      <w:r w:rsidRPr="00BE2C8C">
        <w:rPr>
          <w:rFonts w:ascii="Times New Roman" w:eastAsia="Times New Roman" w:hAnsi="Times New Roman" w:cs="David"/>
          <w:sz w:val="24"/>
          <w:szCs w:val="24"/>
          <w:rtl/>
          <w:lang w:eastAsia="he-IL"/>
        </w:rPr>
        <w:t>של האלטרנטיבות השונות, המצאת דו"ח הכולל תיאור השיטות, יתרונות וחסרונות, עלויות הקמה, עלויות תפעול והיבטי נגישות, תפעול ותחזוקה וכיו"ב.</w:t>
      </w:r>
    </w:p>
    <w:p w14:paraId="0D026F72" w14:textId="77777777" w:rsidR="006D2AE3" w:rsidRPr="00BE2C8C"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317A2EEC" w14:textId="77777777" w:rsidR="006D2AE3" w:rsidRPr="00BE2C8C"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lastRenderedPageBreak/>
        <w:t>מסירת הנתונים, הפרוגראמה</w:t>
      </w:r>
      <w:r w:rsidRPr="00BE2C8C">
        <w:rPr>
          <w:rFonts w:ascii="Times New Roman" w:eastAsia="Times New Roman" w:hAnsi="Times New Roman" w:cs="David" w:hint="cs"/>
          <w:sz w:val="24"/>
          <w:szCs w:val="24"/>
          <w:rtl/>
          <w:lang w:eastAsia="he-IL"/>
        </w:rPr>
        <w:t xml:space="preserve"> וחוות הדעת למזמין, ל</w:t>
      </w:r>
      <w:r w:rsidR="007902DF" w:rsidRPr="00BE2C8C">
        <w:rPr>
          <w:rFonts w:ascii="Times New Roman" w:eastAsia="Times New Roman" w:hAnsi="Times New Roman" w:cs="David" w:hint="cs"/>
          <w:sz w:val="24"/>
          <w:szCs w:val="24"/>
          <w:rtl/>
          <w:lang w:eastAsia="he-IL"/>
        </w:rPr>
        <w:t>יועץ</w:t>
      </w:r>
      <w:r w:rsidRPr="00BE2C8C">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3766EAA7" w14:textId="77777777" w:rsidR="006D2AE3" w:rsidRPr="00BE2C8C"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44D71F" w14:textId="77777777" w:rsidR="006D2AE3" w:rsidRPr="00BE2C8C"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ab/>
      </w:r>
    </w:p>
    <w:p w14:paraId="25FD7A8F" w14:textId="77777777" w:rsidR="006D2AE3" w:rsidRPr="00BE2C8C"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3.2</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hint="cs"/>
          <w:sz w:val="24"/>
          <w:szCs w:val="24"/>
          <w:u w:val="single"/>
          <w:rtl/>
          <w:lang w:eastAsia="he-IL"/>
        </w:rPr>
        <w:t>ייעוץ</w:t>
      </w:r>
      <w:r w:rsidRPr="00BE2C8C">
        <w:rPr>
          <w:rFonts w:ascii="Times New Roman" w:eastAsia="Times New Roman" w:hAnsi="Times New Roman" w:cs="David"/>
          <w:sz w:val="24"/>
          <w:szCs w:val="24"/>
          <w:u w:val="single"/>
          <w:rtl/>
          <w:lang w:eastAsia="he-IL"/>
        </w:rPr>
        <w:t xml:space="preserve"> סופי</w:t>
      </w:r>
      <w:r w:rsidRPr="00BE2C8C">
        <w:rPr>
          <w:rFonts w:ascii="Times New Roman" w:eastAsia="Times New Roman" w:hAnsi="Times New Roman" w:cs="David"/>
          <w:sz w:val="24"/>
          <w:szCs w:val="24"/>
          <w:rtl/>
          <w:lang w:eastAsia="he-IL"/>
        </w:rPr>
        <w:t>:</w:t>
      </w:r>
    </w:p>
    <w:p w14:paraId="08537F92" w14:textId="77777777" w:rsidR="006D2AE3" w:rsidRPr="00BE2C8C"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0651B053" w14:textId="77777777" w:rsidR="006D2AE3" w:rsidRPr="00BE2C8C"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06E6210B" w14:textId="77777777" w:rsidR="006D2AE3" w:rsidRPr="00BE2C8C"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עדכון מודל תלת מ</w:t>
      </w:r>
      <w:r w:rsidR="006D2AE3" w:rsidRPr="00BE2C8C">
        <w:rPr>
          <w:rFonts w:ascii="Times New Roman" w:eastAsia="Times New Roman" w:hAnsi="Times New Roman" w:cs="David" w:hint="cs"/>
          <w:sz w:val="24"/>
          <w:szCs w:val="24"/>
          <w:rtl/>
          <w:lang w:eastAsia="he-IL"/>
        </w:rPr>
        <w:t>מדי לשלב סופי בהתאם לאלטרנטיבה שנבחרה בת</w:t>
      </w:r>
      <w:r w:rsidRPr="00BE2C8C">
        <w:rPr>
          <w:rFonts w:ascii="Times New Roman" w:eastAsia="Times New Roman" w:hAnsi="Times New Roman" w:cs="David" w:hint="cs"/>
          <w:sz w:val="24"/>
          <w:szCs w:val="24"/>
          <w:rtl/>
          <w:lang w:eastAsia="he-IL"/>
        </w:rPr>
        <w:t>כנת</w:t>
      </w:r>
      <w:r w:rsidR="006D2AE3" w:rsidRPr="00BE2C8C">
        <w:rPr>
          <w:rFonts w:ascii="Times New Roman" w:eastAsia="Times New Roman" w:hAnsi="Times New Roman" w:cs="David" w:hint="cs"/>
          <w:sz w:val="24"/>
          <w:szCs w:val="24"/>
          <w:rtl/>
          <w:lang w:eastAsia="he-IL"/>
        </w:rPr>
        <w:t xml:space="preserve"> </w:t>
      </w:r>
      <w:r w:rsidR="006D2AE3" w:rsidRPr="00BE2C8C">
        <w:rPr>
          <w:rFonts w:ascii="Times New Roman" w:eastAsia="Times New Roman" w:hAnsi="Times New Roman" w:cs="David"/>
          <w:sz w:val="24"/>
          <w:szCs w:val="24"/>
          <w:lang w:eastAsia="he-IL"/>
        </w:rPr>
        <w:t>REVIT</w:t>
      </w:r>
      <w:r w:rsidR="003F3C6F" w:rsidRPr="00BE2C8C">
        <w:rPr>
          <w:rFonts w:ascii="Times New Roman" w:eastAsia="Times New Roman" w:hAnsi="Times New Roman" w:cs="David" w:hint="cs"/>
          <w:sz w:val="24"/>
          <w:szCs w:val="24"/>
          <w:rtl/>
          <w:lang w:eastAsia="he-IL"/>
        </w:rPr>
        <w:t xml:space="preserve"> מתודולוגיי</w:t>
      </w:r>
      <w:r w:rsidR="003F3C6F" w:rsidRPr="00BE2C8C">
        <w:rPr>
          <w:rFonts w:ascii="Times New Roman" w:eastAsia="Times New Roman" w:hAnsi="Times New Roman" w:cs="David" w:hint="eastAsia"/>
          <w:sz w:val="24"/>
          <w:szCs w:val="24"/>
          <w:rtl/>
          <w:lang w:eastAsia="he-IL"/>
        </w:rPr>
        <w:t>ת</w:t>
      </w:r>
      <w:r w:rsidR="003F3C6F" w:rsidRPr="00BE2C8C">
        <w:rPr>
          <w:rFonts w:ascii="Times New Roman" w:eastAsia="Times New Roman" w:hAnsi="Times New Roman" w:cs="David" w:hint="cs"/>
          <w:sz w:val="24"/>
          <w:szCs w:val="24"/>
          <w:rtl/>
          <w:lang w:eastAsia="he-IL"/>
        </w:rPr>
        <w:t xml:space="preserve"> </w:t>
      </w:r>
      <w:r w:rsidR="003F3C6F" w:rsidRPr="00BE2C8C">
        <w:rPr>
          <w:rFonts w:ascii="Times New Roman" w:eastAsia="Times New Roman" w:hAnsi="Times New Roman" w:cs="David" w:hint="cs"/>
          <w:sz w:val="24"/>
          <w:szCs w:val="24"/>
          <w:lang w:eastAsia="he-IL"/>
        </w:rPr>
        <w:t>BIM</w:t>
      </w:r>
      <w:r w:rsidR="003F3C6F" w:rsidRPr="00BE2C8C">
        <w:rPr>
          <w:rFonts w:ascii="Times New Roman" w:eastAsia="Times New Roman" w:hAnsi="Times New Roman" w:cs="David" w:hint="cs"/>
          <w:sz w:val="24"/>
          <w:szCs w:val="24"/>
          <w:rtl/>
          <w:lang w:eastAsia="he-IL"/>
        </w:rPr>
        <w:t>, בענן – "</w:t>
      </w:r>
      <w:r w:rsidR="003F3C6F" w:rsidRPr="00BE2C8C">
        <w:rPr>
          <w:rFonts w:ascii="Times New Roman" w:eastAsia="Times New Roman" w:hAnsi="Times New Roman" w:cs="David" w:hint="cs"/>
          <w:sz w:val="24"/>
          <w:szCs w:val="24"/>
          <w:lang w:eastAsia="he-IL"/>
        </w:rPr>
        <w:t>BIM360</w:t>
      </w:r>
      <w:r w:rsidR="003F3C6F" w:rsidRPr="00BE2C8C">
        <w:rPr>
          <w:rFonts w:ascii="Times New Roman" w:eastAsia="Times New Roman" w:hAnsi="Times New Roman" w:cs="David" w:hint="cs"/>
          <w:sz w:val="24"/>
          <w:szCs w:val="24"/>
          <w:rtl/>
          <w:lang w:eastAsia="he-IL"/>
        </w:rPr>
        <w:t>" השייך למזמין,</w:t>
      </w:r>
      <w:r w:rsidR="00415999" w:rsidRPr="00BE2C8C">
        <w:rPr>
          <w:rFonts w:ascii="Times New Roman" w:eastAsia="Times New Roman" w:hAnsi="Times New Roman" w:cs="David" w:hint="cs"/>
          <w:sz w:val="24"/>
          <w:szCs w:val="24"/>
          <w:rtl/>
          <w:lang w:eastAsia="he-IL"/>
        </w:rPr>
        <w:t xml:space="preserve"> הכולל את ת</w:t>
      </w:r>
      <w:r w:rsidR="006D2AE3" w:rsidRPr="00BE2C8C">
        <w:rPr>
          <w:rFonts w:ascii="Times New Roman" w:eastAsia="Times New Roman" w:hAnsi="Times New Roman" w:cs="David" w:hint="cs"/>
          <w:sz w:val="24"/>
          <w:szCs w:val="24"/>
          <w:rtl/>
          <w:lang w:eastAsia="he-IL"/>
        </w:rPr>
        <w:t>כניות האדריכלות, הקונסטרוקציה והמערכות האלקטרו-מכאניות הסופיות.</w:t>
      </w:r>
    </w:p>
    <w:p w14:paraId="458E6203" w14:textId="77777777" w:rsidR="006D2AE3" w:rsidRPr="00BE2C8C"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מתן המלצות לאדריכל, לקונסטרוקטור ולמתכננים האלקטרו-מכאניים לתיאום המערכות למזמין ולמתכננים בכתב ו/או על ידי שרטוטים, חתכים כולל פתרון פרטים ייעודיים.</w:t>
      </w:r>
    </w:p>
    <w:p w14:paraId="0252DDB7" w14:textId="77777777" w:rsidR="006D2AE3" w:rsidRPr="00BE2C8C"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ייעוץ לאדריכל, לקונסטרוקטור ולמתכננים האלקטרו-מכאניים להכנת</w:t>
      </w:r>
      <w:r w:rsidR="00415999" w:rsidRPr="00BE2C8C">
        <w:rPr>
          <w:rFonts w:ascii="Times New Roman" w:eastAsia="Times New Roman" w:hAnsi="Times New Roman" w:cs="David"/>
          <w:sz w:val="24"/>
          <w:szCs w:val="24"/>
          <w:rtl/>
          <w:lang w:eastAsia="he-IL"/>
        </w:rPr>
        <w:t xml:space="preserve"> ת</w:t>
      </w:r>
      <w:r w:rsidRPr="00BE2C8C">
        <w:rPr>
          <w:rFonts w:ascii="Times New Roman" w:eastAsia="Times New Roman" w:hAnsi="Times New Roman" w:cs="David"/>
          <w:sz w:val="24"/>
          <w:szCs w:val="24"/>
          <w:rtl/>
          <w:lang w:eastAsia="he-IL"/>
        </w:rPr>
        <w:t>כניות לא</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שור סופי של המזמין לפני התחלת שלב תכניות עבודה.</w:t>
      </w:r>
    </w:p>
    <w:p w14:paraId="40107A0A" w14:textId="77777777" w:rsidR="006D2AE3" w:rsidRPr="00BE2C8C"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תיאום התכנון המוקדם מול כל רשויות התכנון והבניה, הרשויות הרלוונטיות וכל יתר הגורמים הנדרשים כהכנת רקע לתכנון היועץ ו</w:t>
      </w:r>
      <w:r w:rsidRPr="00BE2C8C">
        <w:rPr>
          <w:rFonts w:ascii="Times New Roman" w:eastAsia="Times New Roman" w:hAnsi="Times New Roman" w:cs="David"/>
          <w:sz w:val="24"/>
          <w:szCs w:val="24"/>
          <w:rtl/>
          <w:lang w:eastAsia="he-IL"/>
        </w:rPr>
        <w:t>א</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שור התכנון הסופי של היועצים.</w:t>
      </w:r>
    </w:p>
    <w:p w14:paraId="5326B331" w14:textId="77777777" w:rsidR="006D2AE3" w:rsidRPr="00BE2C8C"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EB53C51" w14:textId="77777777" w:rsidR="006D2AE3" w:rsidRPr="00BE2C8C"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כל יתר הדרוש לתכנון סופי.</w:t>
      </w:r>
    </w:p>
    <w:p w14:paraId="59D796E9" w14:textId="77777777" w:rsidR="006D2AE3" w:rsidRPr="00BE2C8C"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EC55E48" w14:textId="77777777" w:rsidR="006D2AE3" w:rsidRPr="00BE2C8C"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4BED0BD" w14:textId="77777777" w:rsidR="006D2AE3" w:rsidRPr="00BE2C8C"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3.3</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u w:val="single"/>
          <w:rtl/>
          <w:lang w:eastAsia="he-IL"/>
        </w:rPr>
        <w:t>תכנון מפורט</w:t>
      </w:r>
      <w:r w:rsidRPr="00BE2C8C">
        <w:rPr>
          <w:rFonts w:ascii="Times New Roman" w:eastAsia="Times New Roman" w:hAnsi="Times New Roman" w:cs="David"/>
          <w:sz w:val="24"/>
          <w:szCs w:val="24"/>
          <w:rtl/>
          <w:lang w:eastAsia="he-IL"/>
        </w:rPr>
        <w:t>:</w:t>
      </w:r>
    </w:p>
    <w:p w14:paraId="175AC1AC" w14:textId="77777777" w:rsidR="006D2AE3" w:rsidRPr="00BE2C8C"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FC4A340" w14:textId="77777777" w:rsidR="006D2AE3" w:rsidRPr="00BE2C8C"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קבלה וקליטת תכניות </w:t>
      </w:r>
      <w:r w:rsidRPr="00BE2C8C">
        <w:rPr>
          <w:rFonts w:ascii="Times New Roman" w:eastAsia="Times New Roman" w:hAnsi="Times New Roman" w:cs="David" w:hint="cs"/>
          <w:sz w:val="24"/>
          <w:szCs w:val="24"/>
          <w:rtl/>
          <w:lang w:eastAsia="he-IL"/>
        </w:rPr>
        <w:t>ממוחשבות של ה</w:t>
      </w:r>
      <w:r w:rsidRPr="00BE2C8C">
        <w:rPr>
          <w:rFonts w:ascii="Times New Roman" w:eastAsia="Times New Roman" w:hAnsi="Times New Roman" w:cs="David"/>
          <w:sz w:val="24"/>
          <w:szCs w:val="24"/>
          <w:rtl/>
          <w:lang w:eastAsia="he-IL"/>
        </w:rPr>
        <w:t xml:space="preserve">אדריכל, </w:t>
      </w: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sz w:val="24"/>
          <w:szCs w:val="24"/>
          <w:rtl/>
          <w:lang w:eastAsia="he-IL"/>
        </w:rPr>
        <w:t>קונסטרוקטור ו</w:t>
      </w: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sz w:val="24"/>
          <w:szCs w:val="24"/>
          <w:rtl/>
          <w:lang w:eastAsia="he-IL"/>
        </w:rPr>
        <w:t>מתכננים האלקטרו-מכאניים</w:t>
      </w:r>
      <w:r w:rsidRPr="00BE2C8C">
        <w:rPr>
          <w:rFonts w:ascii="Times New Roman" w:eastAsia="Times New Roman" w:hAnsi="Times New Roman" w:cs="David" w:hint="cs"/>
          <w:sz w:val="24"/>
          <w:szCs w:val="24"/>
          <w:rtl/>
          <w:lang w:eastAsia="he-IL"/>
        </w:rPr>
        <w:t>.</w:t>
      </w:r>
    </w:p>
    <w:p w14:paraId="05B797D5" w14:textId="77777777" w:rsidR="006D2AE3" w:rsidRPr="00BE2C8C"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F488817" w14:textId="77777777" w:rsidR="006D2AE3" w:rsidRPr="00BE2C8C"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עדכון מודל תלת מ</w:t>
      </w:r>
      <w:r w:rsidR="006D2AE3" w:rsidRPr="00BE2C8C">
        <w:rPr>
          <w:rFonts w:ascii="Times New Roman" w:eastAsia="Times New Roman" w:hAnsi="Times New Roman" w:cs="David" w:hint="cs"/>
          <w:sz w:val="24"/>
          <w:szCs w:val="24"/>
          <w:rtl/>
          <w:lang w:eastAsia="he-IL"/>
        </w:rPr>
        <w:t xml:space="preserve">מדי לשלב מפורט לביצוע בתוכנית </w:t>
      </w:r>
      <w:r w:rsidR="006D2AE3" w:rsidRPr="00BE2C8C">
        <w:rPr>
          <w:rFonts w:ascii="Times New Roman" w:eastAsia="Times New Roman" w:hAnsi="Times New Roman" w:cs="David"/>
          <w:sz w:val="24"/>
          <w:szCs w:val="24"/>
          <w:lang w:eastAsia="he-IL"/>
        </w:rPr>
        <w:t>REVIT</w:t>
      </w:r>
      <w:r w:rsidR="003F3C6F" w:rsidRPr="00BE2C8C">
        <w:rPr>
          <w:rFonts w:ascii="Times New Roman" w:eastAsia="Times New Roman" w:hAnsi="Times New Roman" w:cs="David" w:hint="cs"/>
          <w:sz w:val="24"/>
          <w:szCs w:val="24"/>
          <w:rtl/>
          <w:lang w:eastAsia="he-IL"/>
        </w:rPr>
        <w:t xml:space="preserve"> מתודולוגיי</w:t>
      </w:r>
      <w:r w:rsidR="003F3C6F" w:rsidRPr="00BE2C8C">
        <w:rPr>
          <w:rFonts w:ascii="Times New Roman" w:eastAsia="Times New Roman" w:hAnsi="Times New Roman" w:cs="David" w:hint="eastAsia"/>
          <w:sz w:val="24"/>
          <w:szCs w:val="24"/>
          <w:rtl/>
          <w:lang w:eastAsia="he-IL"/>
        </w:rPr>
        <w:t>ת</w:t>
      </w:r>
      <w:r w:rsidR="003F3C6F" w:rsidRPr="00BE2C8C">
        <w:rPr>
          <w:rFonts w:ascii="Times New Roman" w:eastAsia="Times New Roman" w:hAnsi="Times New Roman" w:cs="David" w:hint="cs"/>
          <w:sz w:val="24"/>
          <w:szCs w:val="24"/>
          <w:rtl/>
          <w:lang w:eastAsia="he-IL"/>
        </w:rPr>
        <w:t xml:space="preserve"> </w:t>
      </w:r>
      <w:r w:rsidR="003F3C6F" w:rsidRPr="00BE2C8C">
        <w:rPr>
          <w:rFonts w:ascii="Times New Roman" w:eastAsia="Times New Roman" w:hAnsi="Times New Roman" w:cs="David" w:hint="cs"/>
          <w:sz w:val="24"/>
          <w:szCs w:val="24"/>
          <w:lang w:eastAsia="he-IL"/>
        </w:rPr>
        <w:t>BIM</w:t>
      </w:r>
      <w:r w:rsidR="003F3C6F" w:rsidRPr="00BE2C8C">
        <w:rPr>
          <w:rFonts w:ascii="Times New Roman" w:eastAsia="Times New Roman" w:hAnsi="Times New Roman" w:cs="David" w:hint="cs"/>
          <w:sz w:val="24"/>
          <w:szCs w:val="24"/>
          <w:rtl/>
          <w:lang w:eastAsia="he-IL"/>
        </w:rPr>
        <w:t>, בענן – "</w:t>
      </w:r>
      <w:r w:rsidR="003F3C6F" w:rsidRPr="00BE2C8C">
        <w:rPr>
          <w:rFonts w:ascii="Times New Roman" w:eastAsia="Times New Roman" w:hAnsi="Times New Roman" w:cs="David" w:hint="cs"/>
          <w:sz w:val="24"/>
          <w:szCs w:val="24"/>
          <w:lang w:eastAsia="he-IL"/>
        </w:rPr>
        <w:t>BIM360</w:t>
      </w:r>
      <w:r w:rsidR="003F3C6F" w:rsidRPr="00BE2C8C">
        <w:rPr>
          <w:rFonts w:ascii="Times New Roman" w:eastAsia="Times New Roman" w:hAnsi="Times New Roman" w:cs="David" w:hint="cs"/>
          <w:sz w:val="24"/>
          <w:szCs w:val="24"/>
          <w:rtl/>
          <w:lang w:eastAsia="he-IL"/>
        </w:rPr>
        <w:t>" השייך למזמין,</w:t>
      </w:r>
      <w:r w:rsidRPr="00BE2C8C">
        <w:rPr>
          <w:rFonts w:ascii="Times New Roman" w:eastAsia="Times New Roman" w:hAnsi="Times New Roman" w:cs="David" w:hint="cs"/>
          <w:sz w:val="24"/>
          <w:szCs w:val="24"/>
          <w:rtl/>
          <w:lang w:eastAsia="he-IL"/>
        </w:rPr>
        <w:t xml:space="preserve"> </w:t>
      </w:r>
      <w:r w:rsidR="00415999" w:rsidRPr="00BE2C8C">
        <w:rPr>
          <w:rFonts w:ascii="Times New Roman" w:eastAsia="Times New Roman" w:hAnsi="Times New Roman" w:cs="David" w:hint="cs"/>
          <w:sz w:val="24"/>
          <w:szCs w:val="24"/>
          <w:rtl/>
          <w:lang w:eastAsia="he-IL"/>
        </w:rPr>
        <w:t>הכולל את ת</w:t>
      </w:r>
      <w:r w:rsidR="006D2AE3" w:rsidRPr="00BE2C8C">
        <w:rPr>
          <w:rFonts w:ascii="Times New Roman" w:eastAsia="Times New Roman" w:hAnsi="Times New Roman" w:cs="David" w:hint="cs"/>
          <w:sz w:val="24"/>
          <w:szCs w:val="24"/>
          <w:rtl/>
          <w:lang w:eastAsia="he-IL"/>
        </w:rPr>
        <w:t>כניות האדריכלות, הקונסטרוקציה והמערכות האלקטרו-מכאניות המפורטות לביצוע.</w:t>
      </w:r>
    </w:p>
    <w:p w14:paraId="4C99BFA8" w14:textId="77777777" w:rsidR="006D2AE3" w:rsidRPr="00BE2C8C"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415A800D" w14:textId="77777777" w:rsidR="006D2AE3" w:rsidRPr="00BE2C8C"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הפקת</w:t>
      </w:r>
      <w:r w:rsidRPr="00BE2C8C">
        <w:rPr>
          <w:rFonts w:ascii="Times New Roman" w:eastAsia="Times New Roman" w:hAnsi="Times New Roman" w:cs="David"/>
          <w:sz w:val="24"/>
          <w:szCs w:val="24"/>
          <w:rtl/>
          <w:lang w:eastAsia="he-IL"/>
        </w:rPr>
        <w:t xml:space="preserve"> תכניות </w:t>
      </w:r>
      <w:r w:rsidRPr="00BE2C8C">
        <w:rPr>
          <w:rFonts w:ascii="Times New Roman" w:eastAsia="Times New Roman" w:hAnsi="Times New Roman" w:cs="David" w:hint="cs"/>
          <w:sz w:val="24"/>
          <w:szCs w:val="24"/>
          <w:rtl/>
          <w:lang w:eastAsia="he-IL"/>
        </w:rPr>
        <w:t>תיאום מערכות</w:t>
      </w:r>
      <w:r w:rsidRPr="00BE2C8C">
        <w:rPr>
          <w:rFonts w:ascii="Times New Roman" w:eastAsia="Times New Roman" w:hAnsi="Times New Roman" w:cs="David"/>
          <w:sz w:val="24"/>
          <w:szCs w:val="24"/>
          <w:rtl/>
          <w:lang w:eastAsia="he-IL"/>
        </w:rPr>
        <w:t xml:space="preserve"> ממוחשבות</w:t>
      </w:r>
      <w:r w:rsidRPr="00BE2C8C">
        <w:rPr>
          <w:rFonts w:ascii="Times New Roman" w:eastAsia="Times New Roman" w:hAnsi="Times New Roman" w:cs="David" w:hint="cs"/>
          <w:sz w:val="24"/>
          <w:szCs w:val="24"/>
          <w:rtl/>
          <w:lang w:eastAsia="he-IL"/>
        </w:rPr>
        <w:t xml:space="preserve"> הנ</w:t>
      </w:r>
      <w:r w:rsidR="004143FC" w:rsidRPr="00BE2C8C">
        <w:rPr>
          <w:rFonts w:ascii="Times New Roman" w:eastAsia="Times New Roman" w:hAnsi="Times New Roman" w:cs="David" w:hint="cs"/>
          <w:sz w:val="24"/>
          <w:szCs w:val="24"/>
          <w:rtl/>
          <w:lang w:eastAsia="he-IL"/>
        </w:rPr>
        <w:t>גזרות מתוך המודל התלת מ</w:t>
      </w:r>
      <w:r w:rsidRPr="00BE2C8C">
        <w:rPr>
          <w:rFonts w:ascii="Times New Roman" w:eastAsia="Times New Roman" w:hAnsi="Times New Roman" w:cs="David" w:hint="cs"/>
          <w:sz w:val="24"/>
          <w:szCs w:val="24"/>
          <w:rtl/>
          <w:lang w:eastAsia="he-IL"/>
        </w:rPr>
        <w:t>מדי</w:t>
      </w:r>
      <w:r w:rsidRPr="00BE2C8C">
        <w:rPr>
          <w:rFonts w:ascii="Times New Roman" w:eastAsia="Times New Roman" w:hAnsi="Times New Roman" w:cs="David"/>
          <w:sz w:val="24"/>
          <w:szCs w:val="24"/>
          <w:rtl/>
          <w:lang w:eastAsia="he-IL"/>
        </w:rPr>
        <w:t xml:space="preserve"> והצעת פתרונות טכניים של שילוב מערכות בצמתים בעייתיים, תוך התחשבות במגבלות אדריכליות וקונסטרוקטיביות</w:t>
      </w:r>
      <w:r w:rsidRPr="00BE2C8C">
        <w:rPr>
          <w:rFonts w:ascii="Times New Roman" w:eastAsia="Times New Roman" w:hAnsi="Times New Roman" w:cs="David" w:hint="cs"/>
          <w:sz w:val="24"/>
          <w:szCs w:val="24"/>
          <w:rtl/>
          <w:lang w:eastAsia="he-IL"/>
        </w:rPr>
        <w:t>.</w:t>
      </w:r>
    </w:p>
    <w:p w14:paraId="47EF3B67" w14:textId="77777777" w:rsidR="006D2AE3" w:rsidRPr="00BE2C8C"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FC6BF9A" w14:textId="77777777" w:rsidR="006D2AE3" w:rsidRPr="00BE2C8C"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הכנת חתכים </w:t>
      </w:r>
      <w:r w:rsidRPr="00BE2C8C">
        <w:rPr>
          <w:rFonts w:ascii="Times New Roman" w:eastAsia="Times New Roman" w:hAnsi="Times New Roman" w:cs="David" w:hint="cs"/>
          <w:sz w:val="24"/>
          <w:szCs w:val="24"/>
          <w:rtl/>
          <w:lang w:eastAsia="he-IL"/>
        </w:rPr>
        <w:t>וורטיקליי</w:t>
      </w:r>
      <w:r w:rsidRPr="00BE2C8C">
        <w:rPr>
          <w:rFonts w:ascii="Times New Roman" w:eastAsia="Times New Roman" w:hAnsi="Times New Roman" w:cs="David" w:hint="eastAsia"/>
          <w:sz w:val="24"/>
          <w:szCs w:val="24"/>
          <w:rtl/>
          <w:lang w:eastAsia="he-IL"/>
        </w:rPr>
        <w:t>ם</w:t>
      </w:r>
      <w:r w:rsidRPr="00BE2C8C">
        <w:rPr>
          <w:rFonts w:ascii="Times New Roman" w:eastAsia="Times New Roman" w:hAnsi="Times New Roman" w:cs="David"/>
          <w:sz w:val="24"/>
          <w:szCs w:val="24"/>
          <w:rtl/>
          <w:lang w:eastAsia="he-IL"/>
        </w:rPr>
        <w:t xml:space="preserve"> למעבר מערכות במקומות בעייתיים וטיפוסיים</w:t>
      </w:r>
      <w:r w:rsidRPr="00BE2C8C">
        <w:rPr>
          <w:rFonts w:ascii="Times New Roman" w:eastAsia="Times New Roman" w:hAnsi="Times New Roman" w:cs="David" w:hint="cs"/>
          <w:sz w:val="24"/>
          <w:szCs w:val="24"/>
          <w:rtl/>
          <w:lang w:eastAsia="he-IL"/>
        </w:rPr>
        <w:t>.</w:t>
      </w:r>
    </w:p>
    <w:p w14:paraId="46B140F9" w14:textId="77777777" w:rsidR="006D2AE3" w:rsidRPr="00BE2C8C"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19167BFB" w14:textId="77777777" w:rsidR="006D2AE3" w:rsidRPr="00BE2C8C"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בדיקת תכניות המתכננים מהיבט אחזקה</w:t>
      </w:r>
      <w:r w:rsidRPr="00BE2C8C">
        <w:rPr>
          <w:rFonts w:ascii="Times New Roman" w:eastAsia="Times New Roman" w:hAnsi="Times New Roman" w:cs="David" w:hint="cs"/>
          <w:sz w:val="24"/>
          <w:szCs w:val="24"/>
          <w:rtl/>
          <w:lang w:eastAsia="he-IL"/>
        </w:rPr>
        <w:t xml:space="preserve"> ונגישות לאחזקה</w:t>
      </w:r>
      <w:r w:rsidRPr="00BE2C8C">
        <w:rPr>
          <w:rFonts w:ascii="Times New Roman" w:eastAsia="Times New Roman" w:hAnsi="Times New Roman" w:cs="David"/>
          <w:sz w:val="24"/>
          <w:szCs w:val="24"/>
          <w:rtl/>
          <w:lang w:eastAsia="he-IL"/>
        </w:rPr>
        <w:t xml:space="preserve"> והצגת דרישות לביצוע שינויים בהתאם</w:t>
      </w:r>
      <w:r w:rsidRPr="00BE2C8C">
        <w:rPr>
          <w:rFonts w:ascii="Times New Roman" w:eastAsia="Times New Roman" w:hAnsi="Times New Roman" w:cs="David" w:hint="cs"/>
          <w:sz w:val="24"/>
          <w:szCs w:val="24"/>
          <w:rtl/>
          <w:lang w:eastAsia="he-IL"/>
        </w:rPr>
        <w:t>.</w:t>
      </w:r>
    </w:p>
    <w:p w14:paraId="0E9F18C3" w14:textId="77777777" w:rsidR="006D2AE3" w:rsidRPr="00BE2C8C"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885BCBF" w14:textId="77777777" w:rsidR="006D2AE3" w:rsidRPr="00BE2C8C"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BE2C8C">
        <w:rPr>
          <w:rFonts w:ascii="Times New Roman" w:eastAsia="Times New Roman" w:hAnsi="Times New Roman" w:cs="David" w:hint="cs"/>
          <w:sz w:val="24"/>
          <w:szCs w:val="24"/>
          <w:rtl/>
          <w:lang w:eastAsia="he-IL"/>
        </w:rPr>
        <w:t>ייעוץ לאדריכל וליועצים האחרים בקשר לפירים, להכנות הבינוי, לתשתיות וכיוב'.</w:t>
      </w:r>
    </w:p>
    <w:p w14:paraId="0DA69EF1" w14:textId="77777777" w:rsidR="006D2AE3" w:rsidRPr="00BE2C8C"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C2C35D4" w14:textId="77777777" w:rsidR="006D2AE3" w:rsidRPr="00BE2C8C"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BE2C8C">
        <w:rPr>
          <w:rFonts w:ascii="Times New Roman" w:eastAsia="Times New Roman" w:hAnsi="Times New Roman" w:cs="David" w:hint="cs"/>
          <w:sz w:val="24"/>
          <w:szCs w:val="24"/>
          <w:rtl/>
          <w:lang w:eastAsia="he-IL"/>
        </w:rPr>
        <w:t xml:space="preserve"> לביצוע.</w:t>
      </w:r>
    </w:p>
    <w:p w14:paraId="5719DB48" w14:textId="77777777" w:rsidR="006D2AE3" w:rsidRPr="00BE2C8C"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5FE4E1F" w14:textId="77777777" w:rsidR="006D2AE3" w:rsidRPr="00BE2C8C"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5807C37E"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CE39682" w14:textId="77777777" w:rsidR="006D2AE3" w:rsidRPr="00BE2C8C"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בדיקת</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ה</w:t>
      </w:r>
      <w:r w:rsidRPr="00BE2C8C">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0211DBFC"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2311576" w14:textId="77777777" w:rsidR="006D2AE3" w:rsidRPr="00BE2C8C"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אישור תכניות </w:t>
      </w:r>
      <w:r w:rsidRPr="00BE2C8C">
        <w:rPr>
          <w:rFonts w:ascii="Times New Roman" w:eastAsia="Times New Roman" w:hAnsi="Times New Roman" w:cs="David" w:hint="cs"/>
          <w:sz w:val="24"/>
          <w:szCs w:val="24"/>
          <w:rtl/>
          <w:lang w:eastAsia="he-IL"/>
        </w:rPr>
        <w:t>מפורטות</w:t>
      </w:r>
      <w:r w:rsidRPr="00BE2C8C">
        <w:rPr>
          <w:rFonts w:ascii="Times New Roman" w:eastAsia="Times New Roman" w:hAnsi="Times New Roman" w:cs="David"/>
          <w:sz w:val="24"/>
          <w:szCs w:val="24"/>
          <w:rtl/>
          <w:lang w:eastAsia="he-IL"/>
        </w:rPr>
        <w:t xml:space="preserve"> לביצוע</w:t>
      </w:r>
      <w:r w:rsidRPr="00BE2C8C">
        <w:rPr>
          <w:rFonts w:ascii="Times New Roman" w:eastAsia="Times New Roman" w:hAnsi="Times New Roman" w:cs="David" w:hint="cs"/>
          <w:sz w:val="24"/>
          <w:szCs w:val="24"/>
          <w:rtl/>
          <w:lang w:eastAsia="he-IL"/>
        </w:rPr>
        <w:t>.</w:t>
      </w:r>
    </w:p>
    <w:p w14:paraId="30110B37" w14:textId="77777777" w:rsidR="006D2AE3" w:rsidRPr="00BE2C8C"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8E80210" w14:textId="77777777" w:rsidR="006D2AE3" w:rsidRPr="00BE2C8C"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הפקה והפצת תכניות וחתכים צבעוניים לביצוע באתר</w:t>
      </w:r>
      <w:r w:rsidRPr="00BE2C8C">
        <w:rPr>
          <w:rFonts w:ascii="Times New Roman" w:eastAsia="Times New Roman" w:hAnsi="Times New Roman" w:cs="David" w:hint="cs"/>
          <w:sz w:val="24"/>
          <w:szCs w:val="24"/>
          <w:rtl/>
          <w:lang w:eastAsia="he-IL"/>
        </w:rPr>
        <w:t>.</w:t>
      </w:r>
    </w:p>
    <w:p w14:paraId="17A3DDC8" w14:textId="77777777" w:rsidR="006D2AE3" w:rsidRPr="00BE2C8C"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47FFD74" w14:textId="77777777" w:rsidR="006D2AE3" w:rsidRPr="00BE2C8C"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מתן חוות דעת טכנית וי</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עוץ בכל הקשור בהכנת המכרזים ופרסומם.</w:t>
      </w:r>
    </w:p>
    <w:p w14:paraId="3D2AFCAB"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2C086F" w14:textId="77777777" w:rsidR="006D2AE3" w:rsidRPr="00BE2C8C"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מתן חוות דעת טכנית, בכל הקשור להצעות הקבלנים.</w:t>
      </w:r>
    </w:p>
    <w:p w14:paraId="754C5BC5" w14:textId="77777777" w:rsidR="006D2AE3" w:rsidRPr="00BE2C8C"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D697F6B" w14:textId="77777777" w:rsidR="006D2AE3" w:rsidRPr="00BE2C8C"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מובהר בזאת שה</w:t>
      </w:r>
      <w:r w:rsidRPr="00BE2C8C">
        <w:rPr>
          <w:rFonts w:ascii="Times New Roman" w:eastAsia="Times New Roman" w:hAnsi="Times New Roman" w:cs="David" w:hint="cs"/>
          <w:sz w:val="24"/>
          <w:szCs w:val="24"/>
          <w:rtl/>
          <w:lang w:eastAsia="he-IL"/>
        </w:rPr>
        <w:t>יועץ</w:t>
      </w:r>
      <w:r w:rsidRPr="00BE2C8C">
        <w:rPr>
          <w:rFonts w:ascii="Times New Roman" w:eastAsia="Times New Roman" w:hAnsi="Times New Roman" w:cs="David"/>
          <w:sz w:val="24"/>
          <w:szCs w:val="24"/>
          <w:rtl/>
          <w:lang w:eastAsia="he-IL"/>
        </w:rPr>
        <w:t xml:space="preserve"> יכין, באם י</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דרש מסמכים למכרזים, עוד לפני השלמת המסמכים המפורטים לב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w:t>
      </w:r>
    </w:p>
    <w:p w14:paraId="2349E040" w14:textId="77777777" w:rsidR="006D2AE3" w:rsidRPr="00BE2C8C"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2CA973" w14:textId="77777777" w:rsidR="006D2AE3" w:rsidRPr="00BE2C8C"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BE2C8C">
        <w:rPr>
          <w:rFonts w:ascii="Times New Roman" w:eastAsia="Times New Roman" w:hAnsi="Times New Roman" w:cs="David"/>
          <w:sz w:val="24"/>
          <w:szCs w:val="24"/>
          <w:rtl/>
          <w:lang w:eastAsia="he-IL"/>
        </w:rPr>
        <w:lastRenderedPageBreak/>
        <w:t>3.4</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sz w:val="24"/>
          <w:szCs w:val="24"/>
          <w:u w:val="single"/>
          <w:rtl/>
          <w:lang w:eastAsia="he-IL"/>
        </w:rPr>
        <w:t>פיקוח עליון</w:t>
      </w:r>
      <w:r w:rsidRPr="00BE2C8C">
        <w:rPr>
          <w:rFonts w:ascii="Times New Roman" w:eastAsia="Times New Roman" w:hAnsi="Times New Roman" w:cs="David"/>
          <w:sz w:val="24"/>
          <w:szCs w:val="24"/>
          <w:rtl/>
          <w:lang w:eastAsia="he-IL"/>
        </w:rPr>
        <w:t>:</w:t>
      </w:r>
    </w:p>
    <w:p w14:paraId="206D9571" w14:textId="77777777" w:rsidR="006D2AE3" w:rsidRPr="00BE2C8C"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270AE2C6" w14:textId="77777777" w:rsidR="006D2AE3" w:rsidRPr="00BE2C8C"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א.</w:t>
      </w:r>
      <w:r w:rsidRPr="00BE2C8C">
        <w:rPr>
          <w:rFonts w:ascii="Times New Roman" w:eastAsia="Times New Roman" w:hAnsi="Times New Roman" w:cs="David"/>
          <w:sz w:val="24"/>
          <w:szCs w:val="24"/>
          <w:rtl/>
          <w:lang w:eastAsia="he-IL"/>
        </w:rPr>
        <w:tab/>
        <w:t>הפ</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קוח העליון של ה</w:t>
      </w:r>
      <w:r w:rsidRPr="00BE2C8C">
        <w:rPr>
          <w:rFonts w:ascii="Times New Roman" w:eastAsia="Times New Roman" w:hAnsi="Times New Roman" w:cs="David" w:hint="cs"/>
          <w:sz w:val="24"/>
          <w:szCs w:val="24"/>
          <w:rtl/>
          <w:lang w:eastAsia="he-IL"/>
        </w:rPr>
        <w:t>יועץ</w:t>
      </w:r>
      <w:r w:rsidRPr="00BE2C8C">
        <w:rPr>
          <w:rFonts w:ascii="Times New Roman" w:eastAsia="Times New Roman" w:hAnsi="Times New Roman" w:cs="David"/>
          <w:sz w:val="24"/>
          <w:szCs w:val="24"/>
          <w:rtl/>
          <w:lang w:eastAsia="he-IL"/>
        </w:rPr>
        <w:t xml:space="preserve"> על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העבודות יכלול:</w:t>
      </w:r>
    </w:p>
    <w:p w14:paraId="67AA8DC9" w14:textId="77777777" w:rsidR="006D2AE3" w:rsidRPr="00BE2C8C"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50E3948" w14:textId="77777777" w:rsidR="006D2AE3" w:rsidRPr="00BE2C8C"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יעוץ והמלצה </w:t>
      </w:r>
      <w:r w:rsidRPr="00BE2C8C">
        <w:rPr>
          <w:rFonts w:ascii="Times New Roman" w:eastAsia="Times New Roman" w:hAnsi="Times New Roman" w:cs="David" w:hint="cs"/>
          <w:sz w:val="24"/>
          <w:szCs w:val="24"/>
          <w:rtl/>
          <w:lang w:eastAsia="he-IL"/>
        </w:rPr>
        <w:t xml:space="preserve">למנהל </w:t>
      </w:r>
      <w:r w:rsidRPr="00BE2C8C">
        <w:rPr>
          <w:rFonts w:ascii="Times New Roman" w:eastAsia="Times New Roman" w:hAnsi="Times New Roman" w:cs="David"/>
          <w:sz w:val="24"/>
          <w:szCs w:val="24"/>
          <w:rtl/>
          <w:lang w:eastAsia="he-IL"/>
        </w:rPr>
        <w:t xml:space="preserve">לגבי </w:t>
      </w:r>
      <w:r w:rsidRPr="00BE2C8C">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BE2C8C">
        <w:rPr>
          <w:rFonts w:ascii="Times New Roman" w:eastAsia="Times New Roman" w:hAnsi="Times New Roman" w:cs="David" w:hint="eastAsia"/>
          <w:sz w:val="24"/>
          <w:szCs w:val="24"/>
          <w:rtl/>
          <w:lang w:eastAsia="he-IL"/>
        </w:rPr>
        <w:t>ם</w:t>
      </w:r>
      <w:r w:rsidRPr="00BE2C8C">
        <w:rPr>
          <w:rFonts w:ascii="Times New Roman" w:eastAsia="Times New Roman" w:hAnsi="Times New Roman" w:cs="David"/>
          <w:sz w:val="24"/>
          <w:szCs w:val="24"/>
          <w:rtl/>
          <w:lang w:eastAsia="he-IL"/>
        </w:rPr>
        <w:t>.</w:t>
      </w:r>
    </w:p>
    <w:p w14:paraId="5DB829CA" w14:textId="77777777" w:rsidR="006D2AE3" w:rsidRPr="00BE2C8C"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D2811C8" w14:textId="77777777" w:rsidR="006D2AE3" w:rsidRPr="00BE2C8C"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עדכון </w:t>
      </w:r>
      <w:r w:rsidRPr="00BE2C8C">
        <w:rPr>
          <w:rFonts w:ascii="Times New Roman" w:eastAsia="Times New Roman" w:hAnsi="Times New Roman" w:cs="David" w:hint="cs"/>
          <w:sz w:val="24"/>
          <w:szCs w:val="24"/>
          <w:rtl/>
          <w:lang w:eastAsia="he-IL"/>
        </w:rPr>
        <w:t>מודל</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 xml:space="preserve">תיאום המערכות, החתכים </w:t>
      </w:r>
      <w:r w:rsidRPr="00BE2C8C">
        <w:rPr>
          <w:rFonts w:ascii="Times New Roman" w:eastAsia="Times New Roman" w:hAnsi="Times New Roman" w:cs="David"/>
          <w:sz w:val="24"/>
          <w:szCs w:val="24"/>
          <w:rtl/>
          <w:lang w:eastAsia="he-IL"/>
        </w:rPr>
        <w:t>והפרטים בהתאם לשינויים שיתחייבו מבעיות שיופיעו במהלך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 xml:space="preserve">צוע העבודות </w:t>
      </w:r>
      <w:r w:rsidRPr="00BE2C8C">
        <w:rPr>
          <w:rFonts w:ascii="Times New Roman" w:eastAsia="Times New Roman" w:hAnsi="Times New Roman" w:cs="David" w:hint="cs"/>
          <w:sz w:val="24"/>
          <w:szCs w:val="24"/>
          <w:rtl/>
          <w:lang w:eastAsia="he-IL"/>
        </w:rPr>
        <w:t>ע"י</w:t>
      </w:r>
      <w:r w:rsidRPr="00BE2C8C">
        <w:rPr>
          <w:rFonts w:ascii="Times New Roman" w:eastAsia="Times New Roman" w:hAnsi="Times New Roman" w:cs="David"/>
          <w:sz w:val="24"/>
          <w:szCs w:val="24"/>
          <w:rtl/>
          <w:lang w:eastAsia="he-IL"/>
        </w:rPr>
        <w:t xml:space="preserve"> </w:t>
      </w:r>
      <w:r w:rsidRPr="00BE2C8C">
        <w:rPr>
          <w:rFonts w:ascii="Times New Roman" w:eastAsia="Times New Roman" w:hAnsi="Times New Roman" w:cs="David" w:hint="cs"/>
          <w:sz w:val="24"/>
          <w:szCs w:val="24"/>
          <w:rtl/>
          <w:lang w:eastAsia="he-IL"/>
        </w:rPr>
        <w:t>הקבלן, אשר אושרו מראש ע"י המזמין והמנהל.</w:t>
      </w:r>
      <w:r w:rsidRPr="00BE2C8C">
        <w:rPr>
          <w:rFonts w:ascii="Times New Roman" w:eastAsia="Times New Roman" w:hAnsi="Times New Roman" w:cs="David"/>
          <w:sz w:val="24"/>
          <w:szCs w:val="24"/>
          <w:rtl/>
          <w:lang w:eastAsia="he-IL"/>
        </w:rPr>
        <w:t xml:space="preserve"> כל עדכון יבוצע בתאום עם המנהל בכתב.</w:t>
      </w:r>
    </w:p>
    <w:p w14:paraId="053F18FA" w14:textId="77777777" w:rsidR="006D2AE3" w:rsidRPr="00BE2C8C"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0ADD0E9" w14:textId="77777777" w:rsidR="006D2AE3" w:rsidRPr="00BE2C8C"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07346D4A" w14:textId="77777777" w:rsidR="006D2AE3" w:rsidRPr="00BE2C8C"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1515FEA" w14:textId="77777777" w:rsidR="006D2AE3" w:rsidRPr="00BE2C8C"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29D9580B" w14:textId="77777777" w:rsidR="006D2AE3" w:rsidRPr="00BE2C8C"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2137524" w14:textId="77777777" w:rsidR="006D2AE3" w:rsidRPr="00BE2C8C"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מתן י</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עוץ לפתרונות במקרים של כשלים בבצוע העבודות לעומת התכנון.</w:t>
      </w:r>
    </w:p>
    <w:p w14:paraId="0F81AE93" w14:textId="77777777" w:rsidR="006D2AE3" w:rsidRPr="00BE2C8C"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D12F9FA" w14:textId="77777777" w:rsidR="006D2AE3" w:rsidRPr="00BE2C8C"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5C0CF9B2" w14:textId="77777777" w:rsidR="006D2AE3" w:rsidRPr="00BE2C8C"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8D40C49" w14:textId="77777777" w:rsidR="006D2AE3" w:rsidRPr="00BE2C8C"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BE2C8C">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BE2C8C">
        <w:rPr>
          <w:rFonts w:ascii="Times New Roman" w:eastAsia="Times New Roman" w:hAnsi="Times New Roman" w:cs="David"/>
          <w:sz w:val="24"/>
          <w:szCs w:val="24"/>
          <w:rtl/>
          <w:lang w:eastAsia="he-IL"/>
        </w:rPr>
        <w:t>.</w:t>
      </w:r>
    </w:p>
    <w:p w14:paraId="79E83890" w14:textId="77777777" w:rsidR="006D2AE3" w:rsidRPr="00BE2C8C"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CCEE9D1" w14:textId="77777777" w:rsidR="006D2AE3" w:rsidRPr="00BE2C8C"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כל יתר הדרוש לפיקוח עליון, ולביקורת על הבניה.</w:t>
      </w:r>
    </w:p>
    <w:p w14:paraId="08ECDA5C" w14:textId="77777777" w:rsidR="006D2AE3" w:rsidRPr="00BE2C8C"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181B053" w14:textId="77777777" w:rsidR="006D2AE3" w:rsidRPr="00BE2C8C"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עיבוד תכניות הפרויקט כפי שבוצעו למעשה (</w:t>
      </w:r>
      <w:r w:rsidRPr="00BE2C8C">
        <w:rPr>
          <w:rFonts w:ascii="Times New Roman" w:eastAsia="Times New Roman" w:hAnsi="Times New Roman" w:cs="David"/>
          <w:sz w:val="24"/>
          <w:szCs w:val="24"/>
          <w:lang w:eastAsia="he-IL"/>
        </w:rPr>
        <w:t>AS-MADE</w:t>
      </w:r>
      <w:r w:rsidRPr="00BE2C8C">
        <w:rPr>
          <w:rFonts w:ascii="Times New Roman" w:eastAsia="Times New Roman" w:hAnsi="Times New Roman" w:cs="David"/>
          <w:sz w:val="24"/>
          <w:szCs w:val="24"/>
          <w:rtl/>
          <w:lang w:eastAsia="he-IL"/>
        </w:rPr>
        <w:t xml:space="preserve">) על בסיס תכניות </w:t>
      </w:r>
      <w:r w:rsidRPr="00BE2C8C">
        <w:rPr>
          <w:rFonts w:ascii="Times New Roman" w:eastAsia="Times New Roman" w:hAnsi="Times New Roman" w:cs="David"/>
          <w:sz w:val="24"/>
          <w:szCs w:val="24"/>
          <w:lang w:eastAsia="he-IL"/>
        </w:rPr>
        <w:t>AS-MADE</w:t>
      </w:r>
      <w:r w:rsidRPr="00BE2C8C">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67561CC4" w14:textId="77777777" w:rsidR="006D2AE3" w:rsidRPr="00BE2C8C"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D9A8962" w14:textId="77777777" w:rsidR="006D2AE3" w:rsidRPr="00BE2C8C" w:rsidRDefault="006D2AE3" w:rsidP="006D2AE3">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p>
    <w:p w14:paraId="5C955568" w14:textId="77777777" w:rsidR="006D2AE3" w:rsidRPr="00BE2C8C"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 xml:space="preserve">השתתפות </w:t>
      </w:r>
      <w:r w:rsidRPr="00BE2C8C">
        <w:rPr>
          <w:rFonts w:ascii="Times New Roman" w:eastAsia="Times New Roman" w:hAnsi="Times New Roman" w:cs="David"/>
          <w:sz w:val="24"/>
          <w:szCs w:val="24"/>
          <w:rtl/>
          <w:lang w:eastAsia="he-IL"/>
        </w:rPr>
        <w:t>בישיבות ת</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אום תקופ</w:t>
      </w:r>
      <w:r w:rsidRPr="00BE2C8C">
        <w:rPr>
          <w:rFonts w:ascii="Times New Roman" w:eastAsia="Times New Roman" w:hAnsi="Times New Roman" w:cs="David" w:hint="cs"/>
          <w:sz w:val="24"/>
          <w:szCs w:val="24"/>
          <w:rtl/>
          <w:lang w:eastAsia="he-IL"/>
        </w:rPr>
        <w:t>ת</w:t>
      </w:r>
      <w:r w:rsidRPr="00BE2C8C">
        <w:rPr>
          <w:rFonts w:ascii="Times New Roman" w:eastAsia="Times New Roman" w:hAnsi="Times New Roman" w:cs="David"/>
          <w:sz w:val="24"/>
          <w:szCs w:val="24"/>
          <w:rtl/>
          <w:lang w:eastAsia="he-IL"/>
        </w:rPr>
        <w:t xml:space="preserve">יות. </w:t>
      </w:r>
    </w:p>
    <w:p w14:paraId="67FA6AB1" w14:textId="77777777" w:rsidR="006D2AE3" w:rsidRPr="00BE2C8C"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0CDC086E" w14:textId="77777777" w:rsidR="00C3509C" w:rsidRPr="00BE2C8C" w:rsidRDefault="003F3C6F" w:rsidP="003F3C6F">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ב. </w:t>
      </w:r>
      <w:r w:rsidR="006D2AE3" w:rsidRPr="00BE2C8C">
        <w:rPr>
          <w:rFonts w:ascii="Times New Roman" w:eastAsia="Times New Roman" w:hAnsi="Times New Roman" w:cs="David"/>
          <w:sz w:val="24"/>
          <w:szCs w:val="24"/>
          <w:rtl/>
          <w:lang w:eastAsia="he-IL"/>
        </w:rPr>
        <w:tab/>
        <w:t xml:space="preserve">אין </w:t>
      </w:r>
      <w:r w:rsidR="009F6985" w:rsidRPr="00BE2C8C">
        <w:rPr>
          <w:rFonts w:ascii="Times New Roman" w:eastAsia="Times New Roman" w:hAnsi="Times New Roman" w:cs="David"/>
          <w:sz w:val="24"/>
          <w:szCs w:val="24"/>
          <w:rtl/>
          <w:lang w:eastAsia="he-IL"/>
        </w:rPr>
        <w:t>היועץ</w:t>
      </w:r>
      <w:r w:rsidR="006D2AE3" w:rsidRPr="00BE2C8C">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703C2EA9" w14:textId="77777777" w:rsidR="006D2AE3" w:rsidRPr="00BE2C8C" w:rsidRDefault="003F3C6F" w:rsidP="003F3C6F">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ג. </w:t>
      </w:r>
      <w:r w:rsidR="006D2AE3" w:rsidRPr="00BE2C8C">
        <w:rPr>
          <w:rFonts w:ascii="Times New Roman" w:eastAsia="Times New Roman" w:hAnsi="Times New Roman" w:cs="David"/>
          <w:sz w:val="24"/>
          <w:szCs w:val="24"/>
          <w:rtl/>
          <w:lang w:eastAsia="he-IL"/>
        </w:rPr>
        <w:tab/>
        <w:t>י</w:t>
      </w:r>
      <w:r w:rsidR="006D2AE3" w:rsidRPr="00BE2C8C">
        <w:rPr>
          <w:rFonts w:ascii="Times New Roman" w:eastAsia="Times New Roman" w:hAnsi="Times New Roman" w:cs="David" w:hint="cs"/>
          <w:sz w:val="24"/>
          <w:szCs w:val="24"/>
          <w:rtl/>
          <w:lang w:eastAsia="he-IL"/>
        </w:rPr>
        <w:t>י</w:t>
      </w:r>
      <w:r w:rsidR="006D2AE3" w:rsidRPr="00BE2C8C">
        <w:rPr>
          <w:rFonts w:ascii="Times New Roman" w:eastAsia="Times New Roman" w:hAnsi="Times New Roman" w:cs="David"/>
          <w:sz w:val="24"/>
          <w:szCs w:val="24"/>
          <w:rtl/>
          <w:lang w:eastAsia="he-IL"/>
        </w:rPr>
        <w:t>עוץ למזמין בדבר אחזקת המתקן.</w:t>
      </w:r>
    </w:p>
    <w:p w14:paraId="4FD70D45" w14:textId="77777777" w:rsidR="003F3C6F" w:rsidRPr="00BE2C8C"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824DDEC" w14:textId="77777777" w:rsidR="003F3C6F" w:rsidRPr="00BE2C8C"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9624FA6" w14:textId="77777777" w:rsidR="006D2AE3" w:rsidRPr="00BE2C8C"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B964D87" w14:textId="77777777" w:rsidR="006D2AE3" w:rsidRPr="00BE2C8C"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BE2C8C">
        <w:rPr>
          <w:rFonts w:ascii="Times New Roman" w:eastAsia="Times New Roman" w:hAnsi="Times New Roman" w:cs="David"/>
          <w:b/>
          <w:bCs/>
          <w:sz w:val="24"/>
          <w:szCs w:val="24"/>
          <w:rtl/>
          <w:lang w:eastAsia="he-IL"/>
        </w:rPr>
        <w:t>4.</w:t>
      </w:r>
      <w:r w:rsidRPr="00BE2C8C">
        <w:rPr>
          <w:rFonts w:ascii="Times New Roman" w:eastAsia="Times New Roman" w:hAnsi="Times New Roman" w:cs="David"/>
          <w:b/>
          <w:bCs/>
          <w:sz w:val="24"/>
          <w:szCs w:val="24"/>
          <w:rtl/>
          <w:lang w:eastAsia="he-IL"/>
        </w:rPr>
        <w:tab/>
      </w:r>
      <w:r w:rsidRPr="00BE2C8C">
        <w:rPr>
          <w:rFonts w:ascii="Times New Roman" w:eastAsia="Times New Roman" w:hAnsi="Times New Roman" w:cs="David"/>
          <w:b/>
          <w:bCs/>
          <w:sz w:val="24"/>
          <w:szCs w:val="24"/>
          <w:u w:val="single"/>
          <w:rtl/>
          <w:lang w:eastAsia="he-IL"/>
        </w:rPr>
        <w:t>אופציה לבחירת המזמין</w:t>
      </w:r>
      <w:r w:rsidRPr="00BE2C8C">
        <w:rPr>
          <w:rFonts w:ascii="Times New Roman" w:eastAsia="Times New Roman" w:hAnsi="Times New Roman" w:cs="David"/>
          <w:b/>
          <w:bCs/>
          <w:sz w:val="24"/>
          <w:szCs w:val="24"/>
          <w:rtl/>
          <w:lang w:eastAsia="he-IL"/>
        </w:rPr>
        <w:t>:</w:t>
      </w:r>
    </w:p>
    <w:p w14:paraId="7028ECB0" w14:textId="77777777" w:rsidR="006D2AE3" w:rsidRPr="00BE2C8C" w:rsidRDefault="006D2AE3" w:rsidP="00282052">
      <w:pPr>
        <w:widowControl w:val="0"/>
        <w:tabs>
          <w:tab w:val="left" w:pos="2096"/>
        </w:tabs>
        <w:spacing w:before="0" w:beforeAutospacing="0" w:after="0" w:afterAutospacing="0" w:line="360" w:lineRule="auto"/>
        <w:jc w:val="both"/>
        <w:rPr>
          <w:rFonts w:ascii="Times New Roman" w:eastAsia="Times New Roman" w:hAnsi="Times New Roman" w:cs="David"/>
          <w:sz w:val="24"/>
          <w:szCs w:val="24"/>
          <w:rtl/>
          <w:lang w:eastAsia="he-IL"/>
        </w:rPr>
      </w:pPr>
    </w:p>
    <w:p w14:paraId="6D0D0210" w14:textId="77777777" w:rsidR="006D2AE3" w:rsidRPr="00BE2C8C" w:rsidRDefault="00282052"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א</w:t>
      </w:r>
      <w:r w:rsidR="006D2AE3" w:rsidRPr="00BE2C8C">
        <w:rPr>
          <w:rFonts w:ascii="Times New Roman" w:eastAsia="Times New Roman" w:hAnsi="Times New Roman" w:cs="David" w:hint="cs"/>
          <w:sz w:val="24"/>
          <w:szCs w:val="24"/>
          <w:rtl/>
          <w:lang w:eastAsia="he-IL"/>
        </w:rPr>
        <w:t xml:space="preserve">. </w:t>
      </w:r>
      <w:r w:rsidR="006D2AE3" w:rsidRPr="00BE2C8C">
        <w:rPr>
          <w:rFonts w:ascii="Times New Roman" w:eastAsia="Times New Roman" w:hAnsi="Times New Roman" w:cs="David" w:hint="cs"/>
          <w:sz w:val="24"/>
          <w:szCs w:val="24"/>
          <w:rtl/>
          <w:lang w:eastAsia="he-IL"/>
        </w:rPr>
        <w:tab/>
      </w:r>
      <w:r w:rsidR="006D2AE3" w:rsidRPr="00BE2C8C">
        <w:rPr>
          <w:rFonts w:ascii="Times New Roman" w:eastAsia="Times New Roman" w:hAnsi="Times New Roman" w:cs="David"/>
          <w:sz w:val="24"/>
          <w:szCs w:val="24"/>
          <w:rtl/>
          <w:lang w:eastAsia="he-IL"/>
        </w:rPr>
        <w:t>הקבלנים יהיו רשאים להציע פתרונות אדריכליים</w:t>
      </w:r>
      <w:r w:rsidR="006D2AE3" w:rsidRPr="00BE2C8C">
        <w:rPr>
          <w:rFonts w:ascii="Times New Roman" w:eastAsia="Times New Roman" w:hAnsi="Times New Roman" w:cs="David" w:hint="cs"/>
          <w:sz w:val="24"/>
          <w:szCs w:val="24"/>
          <w:rtl/>
          <w:lang w:eastAsia="he-IL"/>
        </w:rPr>
        <w:t xml:space="preserve">, </w:t>
      </w:r>
      <w:r w:rsidR="006D2AE3" w:rsidRPr="00BE2C8C">
        <w:rPr>
          <w:rFonts w:ascii="Times New Roman" w:eastAsia="Times New Roman" w:hAnsi="Times New Roman" w:cs="David"/>
          <w:sz w:val="24"/>
          <w:szCs w:val="24"/>
          <w:rtl/>
          <w:lang w:eastAsia="he-IL"/>
        </w:rPr>
        <w:t>קונסטרוקטיביים</w:t>
      </w:r>
      <w:r w:rsidR="006D2AE3" w:rsidRPr="00BE2C8C">
        <w:rPr>
          <w:rFonts w:ascii="Times New Roman" w:eastAsia="Times New Roman" w:hAnsi="Times New Roman" w:cs="David" w:hint="cs"/>
          <w:sz w:val="24"/>
          <w:szCs w:val="24"/>
          <w:rtl/>
          <w:lang w:eastAsia="he-IL"/>
        </w:rPr>
        <w:t xml:space="preserve"> ואלקטרו-מכאניים</w:t>
      </w:r>
      <w:r w:rsidR="006D2AE3" w:rsidRPr="00BE2C8C">
        <w:rPr>
          <w:rFonts w:ascii="Times New Roman" w:eastAsia="Times New Roman" w:hAnsi="Times New Roman" w:cs="David"/>
          <w:sz w:val="24"/>
          <w:szCs w:val="24"/>
          <w:rtl/>
          <w:lang w:eastAsia="he-IL"/>
        </w:rPr>
        <w:t xml:space="preserve">, פתרונות שונים מהפתרונות שהוצעו ע"י </w:t>
      </w:r>
      <w:r w:rsidR="009F6985" w:rsidRPr="00BE2C8C">
        <w:rPr>
          <w:rFonts w:ascii="Times New Roman" w:eastAsia="Times New Roman" w:hAnsi="Times New Roman" w:cs="David"/>
          <w:sz w:val="24"/>
          <w:szCs w:val="24"/>
          <w:rtl/>
          <w:lang w:eastAsia="he-IL"/>
        </w:rPr>
        <w:t>היועץ</w:t>
      </w:r>
      <w:r w:rsidR="006D2AE3" w:rsidRPr="00BE2C8C">
        <w:rPr>
          <w:rFonts w:ascii="Times New Roman" w:eastAsia="Times New Roman" w:hAnsi="Times New Roman" w:cs="David"/>
          <w:sz w:val="24"/>
          <w:szCs w:val="24"/>
          <w:rtl/>
          <w:lang w:eastAsia="he-IL"/>
        </w:rPr>
        <w:t>. ה</w:t>
      </w:r>
      <w:r w:rsidR="006D2AE3" w:rsidRPr="00BE2C8C">
        <w:rPr>
          <w:rFonts w:ascii="Times New Roman" w:eastAsia="Times New Roman" w:hAnsi="Times New Roman" w:cs="David" w:hint="cs"/>
          <w:sz w:val="24"/>
          <w:szCs w:val="24"/>
          <w:rtl/>
          <w:lang w:eastAsia="he-IL"/>
        </w:rPr>
        <w:t>יועץ</w:t>
      </w:r>
      <w:r w:rsidR="006D2AE3" w:rsidRPr="00BE2C8C">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006D2AE3" w:rsidRPr="00BE2C8C">
        <w:rPr>
          <w:rFonts w:ascii="Times New Roman" w:eastAsia="Times New Roman" w:hAnsi="Times New Roman" w:cs="David" w:hint="cs"/>
          <w:sz w:val="24"/>
          <w:szCs w:val="24"/>
          <w:rtl/>
          <w:lang w:eastAsia="he-IL"/>
        </w:rPr>
        <w:t>י</w:t>
      </w:r>
      <w:r w:rsidR="006D2AE3" w:rsidRPr="00BE2C8C">
        <w:rPr>
          <w:rFonts w:ascii="Times New Roman" w:eastAsia="Times New Roman" w:hAnsi="Times New Roman" w:cs="David"/>
          <w:sz w:val="24"/>
          <w:szCs w:val="24"/>
          <w:rtl/>
          <w:lang w:eastAsia="he-IL"/>
        </w:rPr>
        <w:t xml:space="preserve">צוע. לצורך כך ישתתף </w:t>
      </w:r>
      <w:r w:rsidR="006D2AE3" w:rsidRPr="00BE2C8C">
        <w:rPr>
          <w:rFonts w:ascii="Times New Roman" w:eastAsia="Times New Roman" w:hAnsi="Times New Roman" w:cs="David" w:hint="cs"/>
          <w:sz w:val="24"/>
          <w:szCs w:val="24"/>
          <w:rtl/>
          <w:lang w:eastAsia="he-IL"/>
        </w:rPr>
        <w:t>היועץ</w:t>
      </w:r>
      <w:r w:rsidR="00415999" w:rsidRPr="00BE2C8C">
        <w:rPr>
          <w:rFonts w:ascii="Times New Roman" w:eastAsia="Times New Roman" w:hAnsi="Times New Roman" w:cs="David"/>
          <w:sz w:val="24"/>
          <w:szCs w:val="24"/>
          <w:rtl/>
          <w:lang w:eastAsia="he-IL"/>
        </w:rPr>
        <w:t xml:space="preserve"> בפגישות, יבדוק ת</w:t>
      </w:r>
      <w:r w:rsidR="006D2AE3" w:rsidRPr="00BE2C8C">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sidRPr="00BE2C8C">
        <w:rPr>
          <w:rFonts w:ascii="Times New Roman" w:eastAsia="Times New Roman" w:hAnsi="Times New Roman" w:cs="David" w:hint="cs"/>
          <w:sz w:val="24"/>
          <w:szCs w:val="24"/>
          <w:rtl/>
          <w:lang w:eastAsia="he-IL"/>
        </w:rPr>
        <w:t>י</w:t>
      </w:r>
      <w:r w:rsidR="006D2AE3" w:rsidRPr="00BE2C8C">
        <w:rPr>
          <w:rFonts w:ascii="Times New Roman" w:eastAsia="Times New Roman" w:hAnsi="Times New Roman" w:cs="David"/>
          <w:sz w:val="24"/>
          <w:szCs w:val="24"/>
          <w:rtl/>
          <w:lang w:eastAsia="he-IL"/>
        </w:rPr>
        <w:t>שורם ו/או את הערותיו לתכנון המוצע,</w:t>
      </w:r>
      <w:r w:rsidR="006D2AE3" w:rsidRPr="00BE2C8C">
        <w:rPr>
          <w:rFonts w:ascii="Times New Roman" w:eastAsia="Times New Roman" w:hAnsi="Times New Roman" w:cs="David" w:hint="cs"/>
          <w:sz w:val="24"/>
          <w:szCs w:val="24"/>
          <w:rtl/>
          <w:lang w:eastAsia="he-IL"/>
        </w:rPr>
        <w:t xml:space="preserve"> </w:t>
      </w:r>
      <w:r w:rsidR="006D2AE3" w:rsidRPr="00BE2C8C">
        <w:rPr>
          <w:rFonts w:ascii="Times New Roman" w:eastAsia="Times New Roman" w:hAnsi="Times New Roman" w:cs="David"/>
          <w:sz w:val="24"/>
          <w:szCs w:val="24"/>
          <w:rtl/>
          <w:lang w:eastAsia="he-IL"/>
        </w:rPr>
        <w:t>ויבצע פ</w:t>
      </w:r>
      <w:r w:rsidR="006D2AE3" w:rsidRPr="00BE2C8C">
        <w:rPr>
          <w:rFonts w:ascii="Times New Roman" w:eastAsia="Times New Roman" w:hAnsi="Times New Roman" w:cs="David" w:hint="cs"/>
          <w:sz w:val="24"/>
          <w:szCs w:val="24"/>
          <w:rtl/>
          <w:lang w:eastAsia="he-IL"/>
        </w:rPr>
        <w:t>י</w:t>
      </w:r>
      <w:r w:rsidR="006D2AE3" w:rsidRPr="00BE2C8C">
        <w:rPr>
          <w:rFonts w:ascii="Times New Roman" w:eastAsia="Times New Roman" w:hAnsi="Times New Roman" w:cs="David"/>
          <w:sz w:val="24"/>
          <w:szCs w:val="24"/>
          <w:rtl/>
          <w:lang w:eastAsia="he-IL"/>
        </w:rPr>
        <w:t>קוח עליון.</w:t>
      </w:r>
    </w:p>
    <w:p w14:paraId="27150FD5" w14:textId="77777777" w:rsidR="006D2AE3" w:rsidRPr="00BE2C8C"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6E0D2722" w14:textId="77777777" w:rsidR="006D2AE3" w:rsidRPr="00BE2C8C" w:rsidRDefault="006D2AE3" w:rsidP="00282052">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 </w:t>
      </w:r>
      <w:r w:rsidR="00282052" w:rsidRPr="00BE2C8C">
        <w:rPr>
          <w:rFonts w:ascii="Times New Roman" w:eastAsia="Times New Roman" w:hAnsi="Times New Roman" w:cs="David" w:hint="cs"/>
          <w:sz w:val="24"/>
          <w:szCs w:val="24"/>
          <w:rtl/>
          <w:lang w:eastAsia="he-IL"/>
        </w:rPr>
        <w:t>5</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t>ה</w:t>
      </w:r>
      <w:r w:rsidRPr="00BE2C8C">
        <w:rPr>
          <w:rFonts w:ascii="Times New Roman" w:eastAsia="Times New Roman" w:hAnsi="Times New Roman" w:cs="David" w:hint="cs"/>
          <w:sz w:val="24"/>
          <w:szCs w:val="24"/>
          <w:rtl/>
          <w:lang w:eastAsia="he-IL"/>
        </w:rPr>
        <w:t>יועץ</w:t>
      </w:r>
      <w:r w:rsidRPr="00BE2C8C">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09A32B81" w14:textId="77777777" w:rsidR="006D2AE3" w:rsidRPr="00BE2C8C" w:rsidRDefault="006D2AE3" w:rsidP="00282052">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 </w:t>
      </w:r>
      <w:r w:rsidR="00282052" w:rsidRPr="00BE2C8C">
        <w:rPr>
          <w:rFonts w:ascii="Times New Roman" w:eastAsia="Times New Roman" w:hAnsi="Times New Roman" w:cs="David" w:hint="cs"/>
          <w:sz w:val="24"/>
          <w:szCs w:val="24"/>
          <w:rtl/>
          <w:lang w:eastAsia="he-IL"/>
        </w:rPr>
        <w:t>6</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t>נציג המזמין רשאי להזמין מ</w:t>
      </w:r>
      <w:r w:rsidR="009F6985" w:rsidRPr="00BE2C8C">
        <w:rPr>
          <w:rFonts w:ascii="Times New Roman" w:eastAsia="Times New Roman" w:hAnsi="Times New Roman" w:cs="David"/>
          <w:sz w:val="24"/>
          <w:szCs w:val="24"/>
          <w:rtl/>
          <w:lang w:eastAsia="he-IL"/>
        </w:rPr>
        <w:t>היועץ</w:t>
      </w:r>
      <w:r w:rsidRPr="00BE2C8C">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53C8B9EC" w14:textId="77777777" w:rsidR="006D2AE3" w:rsidRPr="00BE2C8C" w:rsidRDefault="00282052"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7</w:t>
      </w:r>
      <w:r w:rsidR="006D2AE3" w:rsidRPr="00BE2C8C">
        <w:rPr>
          <w:rFonts w:ascii="Times New Roman" w:eastAsia="Times New Roman" w:hAnsi="Times New Roman" w:cs="David" w:hint="cs"/>
          <w:sz w:val="24"/>
          <w:szCs w:val="24"/>
          <w:rtl/>
          <w:lang w:eastAsia="he-IL"/>
        </w:rPr>
        <w:t>.</w:t>
      </w:r>
      <w:r w:rsidR="006D2AE3" w:rsidRPr="00BE2C8C">
        <w:rPr>
          <w:rFonts w:ascii="Times New Roman" w:eastAsia="Times New Roman" w:hAnsi="Times New Roman" w:cs="David" w:hint="cs"/>
          <w:sz w:val="24"/>
          <w:szCs w:val="24"/>
          <w:rtl/>
          <w:lang w:eastAsia="he-IL"/>
        </w:rPr>
        <w:tab/>
        <w:t>יובהר כדלקמן:</w:t>
      </w:r>
    </w:p>
    <w:p w14:paraId="56916634" w14:textId="77777777" w:rsidR="006D2AE3" w:rsidRPr="00BE2C8C" w:rsidRDefault="006D2AE3" w:rsidP="003F3C6F">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 xml:space="preserve">העבודה הממוחשבת בפרויקט תיערך בתכנת </w:t>
      </w:r>
      <w:r w:rsidRPr="00BE2C8C">
        <w:rPr>
          <w:rFonts w:ascii="Times New Roman" w:eastAsia="Times New Roman" w:hAnsi="Times New Roman" w:cs="David"/>
          <w:sz w:val="24"/>
          <w:szCs w:val="24"/>
          <w:lang w:eastAsia="he-IL"/>
        </w:rPr>
        <w:t>REVIT</w:t>
      </w:r>
      <w:r w:rsidRPr="00BE2C8C">
        <w:rPr>
          <w:rFonts w:ascii="Times New Roman" w:eastAsia="Times New Roman" w:hAnsi="Times New Roman" w:cs="David"/>
          <w:sz w:val="24"/>
          <w:szCs w:val="24"/>
          <w:rtl/>
          <w:lang w:eastAsia="he-IL"/>
        </w:rPr>
        <w:t xml:space="preserve"> </w:t>
      </w:r>
      <w:r w:rsidR="003F3C6F" w:rsidRPr="00BE2C8C">
        <w:rPr>
          <w:rFonts w:ascii="Times New Roman" w:eastAsia="Times New Roman" w:hAnsi="Times New Roman" w:cs="David" w:hint="cs"/>
          <w:sz w:val="24"/>
          <w:szCs w:val="24"/>
          <w:rtl/>
          <w:lang w:eastAsia="he-IL"/>
        </w:rPr>
        <w:t>במתודולוגיי</w:t>
      </w:r>
      <w:r w:rsidR="003F3C6F" w:rsidRPr="00BE2C8C">
        <w:rPr>
          <w:rFonts w:ascii="Times New Roman" w:eastAsia="Times New Roman" w:hAnsi="Times New Roman" w:cs="David" w:hint="eastAsia"/>
          <w:sz w:val="24"/>
          <w:szCs w:val="24"/>
          <w:rtl/>
          <w:lang w:eastAsia="he-IL"/>
        </w:rPr>
        <w:t>ת</w:t>
      </w:r>
      <w:r w:rsidR="003F3C6F" w:rsidRPr="00BE2C8C">
        <w:rPr>
          <w:rFonts w:ascii="Times New Roman" w:eastAsia="Times New Roman" w:hAnsi="Times New Roman" w:cs="David" w:hint="cs"/>
          <w:sz w:val="24"/>
          <w:szCs w:val="24"/>
          <w:rtl/>
          <w:lang w:eastAsia="he-IL"/>
        </w:rPr>
        <w:t xml:space="preserve"> </w:t>
      </w:r>
      <w:r w:rsidR="003F3C6F" w:rsidRPr="00BE2C8C">
        <w:rPr>
          <w:rFonts w:ascii="Times New Roman" w:eastAsia="Times New Roman" w:hAnsi="Times New Roman" w:cs="David" w:hint="cs"/>
          <w:sz w:val="24"/>
          <w:szCs w:val="24"/>
          <w:lang w:eastAsia="he-IL"/>
        </w:rPr>
        <w:t>BIM</w:t>
      </w:r>
      <w:r w:rsidR="003F3C6F" w:rsidRPr="00BE2C8C">
        <w:rPr>
          <w:rFonts w:ascii="Times New Roman" w:eastAsia="Times New Roman" w:hAnsi="Times New Roman" w:cs="David" w:hint="cs"/>
          <w:sz w:val="24"/>
          <w:szCs w:val="24"/>
          <w:rtl/>
          <w:lang w:eastAsia="he-IL"/>
        </w:rPr>
        <w:t>, בענן – "</w:t>
      </w:r>
      <w:r w:rsidR="003F3C6F" w:rsidRPr="00BE2C8C">
        <w:rPr>
          <w:rFonts w:ascii="Times New Roman" w:eastAsia="Times New Roman" w:hAnsi="Times New Roman" w:cs="David" w:hint="cs"/>
          <w:sz w:val="24"/>
          <w:szCs w:val="24"/>
          <w:lang w:eastAsia="he-IL"/>
        </w:rPr>
        <w:t>BIM360</w:t>
      </w:r>
      <w:r w:rsidR="003F3C6F" w:rsidRPr="00BE2C8C">
        <w:rPr>
          <w:rFonts w:ascii="Times New Roman" w:eastAsia="Times New Roman" w:hAnsi="Times New Roman" w:cs="David" w:hint="cs"/>
          <w:sz w:val="24"/>
          <w:szCs w:val="24"/>
          <w:rtl/>
          <w:lang w:eastAsia="he-IL"/>
        </w:rPr>
        <w:t xml:space="preserve">" השייך למזמין, </w:t>
      </w:r>
      <w:r w:rsidR="00415999"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rtl/>
          <w:lang w:eastAsia="he-IL"/>
        </w:rPr>
        <w:t xml:space="preserve">על </w:t>
      </w:r>
      <w:r w:rsidR="009F6985"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sz w:val="24"/>
          <w:szCs w:val="24"/>
          <w:rtl/>
          <w:lang w:eastAsia="he-IL"/>
        </w:rPr>
        <w:t xml:space="preserve"> לדאוג לעמדות עבודה וכ"א מוכשר במשרדו בהתאם.</w:t>
      </w:r>
    </w:p>
    <w:p w14:paraId="230AC012" w14:textId="77777777" w:rsidR="006D2AE3" w:rsidRPr="00BE2C8C"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כל קבצי התכנון והמסמכים השונים יוטענו למערכת</w:t>
      </w:r>
      <w:r w:rsidR="00415999" w:rsidRPr="00BE2C8C">
        <w:rPr>
          <w:rFonts w:ascii="Times New Roman" w:eastAsia="Times New Roman" w:hAnsi="Times New Roman" w:cs="David" w:hint="cs"/>
          <w:sz w:val="24"/>
          <w:szCs w:val="24"/>
          <w:rtl/>
          <w:lang w:eastAsia="he-IL"/>
        </w:rPr>
        <w:t xml:space="preserve"> </w:t>
      </w:r>
      <w:r w:rsidR="004143FC" w:rsidRPr="00BE2C8C">
        <w:rPr>
          <w:rFonts w:ascii="Times New Roman" w:eastAsia="Times New Roman" w:hAnsi="Times New Roman" w:cs="David" w:hint="cs"/>
          <w:sz w:val="24"/>
          <w:szCs w:val="24"/>
          <w:rtl/>
          <w:lang w:eastAsia="he-IL"/>
        </w:rPr>
        <w:t>ה</w:t>
      </w:r>
      <w:r w:rsidR="00415999" w:rsidRPr="00BE2C8C">
        <w:rPr>
          <w:rFonts w:ascii="Times New Roman" w:eastAsia="Times New Roman" w:hAnsi="Times New Roman" w:cs="David" w:hint="cs"/>
          <w:sz w:val="24"/>
          <w:szCs w:val="24"/>
          <w:lang w:eastAsia="he-IL"/>
        </w:rPr>
        <w:t>BIM</w:t>
      </w:r>
      <w:r w:rsidR="00447566" w:rsidRPr="00BE2C8C">
        <w:rPr>
          <w:rFonts w:ascii="Times New Roman" w:eastAsia="Times New Roman" w:hAnsi="Times New Roman" w:cs="David"/>
          <w:sz w:val="24"/>
          <w:szCs w:val="24"/>
          <w:lang w:eastAsia="he-IL"/>
        </w:rPr>
        <w:t xml:space="preserve"> </w:t>
      </w:r>
      <w:r w:rsidR="00415999" w:rsidRPr="00BE2C8C">
        <w:rPr>
          <w:rFonts w:ascii="Times New Roman" w:eastAsia="Times New Roman" w:hAnsi="Times New Roman" w:cs="David" w:hint="cs"/>
          <w:sz w:val="24"/>
          <w:szCs w:val="24"/>
          <w:rtl/>
          <w:lang w:eastAsia="he-IL"/>
        </w:rPr>
        <w:t xml:space="preserve"> ול </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lang w:eastAsia="he-IL"/>
        </w:rPr>
        <w:t>@view</w:t>
      </w:r>
      <w:r w:rsidRPr="00BE2C8C">
        <w:rPr>
          <w:rFonts w:ascii="Times New Roman" w:eastAsia="Times New Roman" w:hAnsi="Times New Roman" w:cs="David"/>
          <w:sz w:val="24"/>
          <w:szCs w:val="24"/>
          <w:rtl/>
          <w:lang w:eastAsia="he-IL"/>
        </w:rPr>
        <w:t xml:space="preserve">, </w:t>
      </w:r>
      <w:r w:rsidR="00447566" w:rsidRPr="00BE2C8C">
        <w:rPr>
          <w:rFonts w:ascii="Times New Roman" w:eastAsia="Times New Roman" w:hAnsi="Times New Roman" w:cs="David" w:hint="cs"/>
          <w:sz w:val="24"/>
          <w:szCs w:val="24"/>
          <w:rtl/>
          <w:lang w:eastAsia="he-IL"/>
        </w:rPr>
        <w:t>תעבורת</w:t>
      </w:r>
      <w:r w:rsidR="00415999" w:rsidRPr="00BE2C8C">
        <w:rPr>
          <w:rFonts w:ascii="Times New Roman" w:eastAsia="Times New Roman" w:hAnsi="Times New Roman" w:cs="David"/>
          <w:sz w:val="24"/>
          <w:szCs w:val="24"/>
          <w:rtl/>
          <w:lang w:eastAsia="he-IL"/>
        </w:rPr>
        <w:t xml:space="preserve"> המידע היחיד</w:t>
      </w:r>
      <w:r w:rsidR="00415999" w:rsidRPr="00BE2C8C">
        <w:rPr>
          <w:rFonts w:ascii="Times New Roman" w:eastAsia="Times New Roman" w:hAnsi="Times New Roman" w:cs="David" w:hint="cs"/>
          <w:sz w:val="24"/>
          <w:szCs w:val="24"/>
          <w:rtl/>
          <w:lang w:eastAsia="he-IL"/>
        </w:rPr>
        <w:t>ות</w:t>
      </w:r>
      <w:r w:rsidRPr="00BE2C8C">
        <w:rPr>
          <w:rFonts w:ascii="Times New Roman" w:eastAsia="Times New Roman" w:hAnsi="Times New Roman" w:cs="David"/>
          <w:sz w:val="24"/>
          <w:szCs w:val="24"/>
          <w:rtl/>
          <w:lang w:eastAsia="he-IL"/>
        </w:rPr>
        <w:t xml:space="preserve"> הקביל</w:t>
      </w:r>
      <w:r w:rsidR="00415999" w:rsidRPr="00BE2C8C">
        <w:rPr>
          <w:rFonts w:ascii="Times New Roman" w:eastAsia="Times New Roman" w:hAnsi="Times New Roman" w:cs="David" w:hint="cs"/>
          <w:sz w:val="24"/>
          <w:szCs w:val="24"/>
          <w:rtl/>
          <w:lang w:eastAsia="he-IL"/>
        </w:rPr>
        <w:t>ות</w:t>
      </w:r>
      <w:r w:rsidRPr="00BE2C8C">
        <w:rPr>
          <w:rFonts w:ascii="Times New Roman" w:eastAsia="Times New Roman" w:hAnsi="Times New Roman" w:cs="David"/>
          <w:sz w:val="24"/>
          <w:szCs w:val="24"/>
          <w:rtl/>
          <w:lang w:eastAsia="he-IL"/>
        </w:rPr>
        <w:t xml:space="preserve"> בפרויקט. </w:t>
      </w:r>
    </w:p>
    <w:p w14:paraId="6E772A95" w14:textId="77777777" w:rsidR="006D2AE3" w:rsidRPr="00BE2C8C"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CA9913C" w14:textId="77777777" w:rsidR="00415999" w:rsidRPr="00BE2C8C"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035956C" w14:textId="77777777" w:rsidR="00415999" w:rsidRPr="00BE2C8C"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2B215FE" w14:textId="77777777" w:rsidR="007902DF" w:rsidRPr="00BE2C8C"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E2C8C">
        <w:rPr>
          <w:rFonts w:ascii="Times New Roman" w:eastAsia="Times New Roman" w:hAnsi="Times New Roman" w:cs="David"/>
          <w:bCs/>
          <w:sz w:val="20"/>
          <w:szCs w:val="24"/>
          <w:u w:val="single"/>
          <w:rtl/>
          <w:lang w:eastAsia="he-IL"/>
        </w:rPr>
        <w:br w:type="page"/>
      </w:r>
    </w:p>
    <w:p w14:paraId="65028F3B"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E2C8C">
        <w:rPr>
          <w:rFonts w:ascii="Times New Roman" w:eastAsia="Times New Roman" w:hAnsi="Times New Roman" w:cs="David"/>
          <w:bCs/>
          <w:sz w:val="20"/>
          <w:szCs w:val="24"/>
          <w:u w:val="single"/>
          <w:rtl/>
          <w:lang w:eastAsia="he-IL"/>
        </w:rPr>
        <w:lastRenderedPageBreak/>
        <w:t xml:space="preserve">נספח </w:t>
      </w:r>
      <w:r w:rsidR="00415999" w:rsidRPr="00BE2C8C">
        <w:rPr>
          <w:rFonts w:ascii="Times New Roman" w:eastAsia="Times New Roman" w:hAnsi="Times New Roman" w:cs="David" w:hint="cs"/>
          <w:bCs/>
          <w:sz w:val="20"/>
          <w:szCs w:val="24"/>
          <w:u w:val="single"/>
          <w:rtl/>
          <w:lang w:eastAsia="he-IL"/>
        </w:rPr>
        <w:t>"</w:t>
      </w:r>
      <w:r w:rsidRPr="00BE2C8C">
        <w:rPr>
          <w:rFonts w:ascii="Times New Roman" w:eastAsia="Times New Roman" w:hAnsi="Times New Roman" w:cs="David"/>
          <w:bCs/>
          <w:sz w:val="20"/>
          <w:szCs w:val="24"/>
          <w:u w:val="single"/>
          <w:rtl/>
          <w:lang w:eastAsia="he-IL"/>
        </w:rPr>
        <w:t>ג</w:t>
      </w:r>
      <w:r w:rsidR="00415999" w:rsidRPr="00BE2C8C">
        <w:rPr>
          <w:rFonts w:ascii="Times New Roman" w:eastAsia="Times New Roman" w:hAnsi="Times New Roman" w:cs="David" w:hint="cs"/>
          <w:bCs/>
          <w:sz w:val="20"/>
          <w:szCs w:val="24"/>
          <w:u w:val="single"/>
          <w:rtl/>
          <w:lang w:eastAsia="he-IL"/>
        </w:rPr>
        <w:t>'</w:t>
      </w:r>
      <w:r w:rsidRPr="00BE2C8C">
        <w:rPr>
          <w:rFonts w:ascii="Times New Roman" w:eastAsia="Times New Roman" w:hAnsi="Times New Roman" w:cs="David"/>
          <w:bCs/>
          <w:sz w:val="20"/>
          <w:szCs w:val="24"/>
          <w:u w:val="single"/>
          <w:rtl/>
          <w:lang w:eastAsia="he-IL"/>
        </w:rPr>
        <w:t>'</w:t>
      </w:r>
    </w:p>
    <w:p w14:paraId="2E3DC218"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24BEFA2"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E2C8C">
        <w:rPr>
          <w:rFonts w:ascii="Times New Roman" w:eastAsia="Times New Roman" w:hAnsi="Times New Roman" w:cs="David"/>
          <w:bCs/>
          <w:sz w:val="20"/>
          <w:szCs w:val="24"/>
          <w:u w:val="single"/>
          <w:rtl/>
          <w:lang w:eastAsia="he-IL"/>
        </w:rPr>
        <w:t>לוח זמנים ושלבי עבודה</w:t>
      </w:r>
    </w:p>
    <w:p w14:paraId="0634D653"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40ED1AB"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78E6AB5" w14:textId="77777777" w:rsidR="006D2AE3" w:rsidRPr="00BE2C8C"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BE2C8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BE2C8C">
        <w:rPr>
          <w:rFonts w:ascii="Times New Roman" w:eastAsia="Times New Roman" w:hAnsi="Times New Roman" w:cs="David"/>
          <w:sz w:val="20"/>
          <w:szCs w:val="24"/>
          <w:lang w:eastAsia="he-IL"/>
        </w:rPr>
        <w:t>–</w:t>
      </w:r>
      <w:r w:rsidRPr="00BE2C8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DA07692"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FF1B08E" w14:textId="77777777" w:rsidR="006D2AE3" w:rsidRPr="00BE2C8C"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BE2C8C">
        <w:rPr>
          <w:rFonts w:ascii="Times New Roman" w:eastAsia="Times New Roman" w:hAnsi="Times New Roman" w:cs="David"/>
          <w:sz w:val="20"/>
          <w:szCs w:val="24"/>
          <w:rtl/>
          <w:lang w:eastAsia="he-IL"/>
        </w:rPr>
        <w:t>ה</w:t>
      </w:r>
      <w:r w:rsidRPr="00BE2C8C">
        <w:rPr>
          <w:rFonts w:ascii="Times New Roman" w:eastAsia="Times New Roman" w:hAnsi="Times New Roman" w:cs="David" w:hint="cs"/>
          <w:sz w:val="20"/>
          <w:szCs w:val="24"/>
          <w:rtl/>
          <w:lang w:eastAsia="he-IL"/>
        </w:rPr>
        <w:t>יועץ</w:t>
      </w:r>
      <w:r w:rsidRPr="00BE2C8C">
        <w:rPr>
          <w:rFonts w:ascii="Times New Roman" w:eastAsia="Times New Roman" w:hAnsi="Times New Roman" w:cs="David"/>
          <w:sz w:val="20"/>
          <w:szCs w:val="24"/>
          <w:rtl/>
          <w:lang w:eastAsia="he-IL"/>
        </w:rPr>
        <w:t xml:space="preserve"> וצוותו יעסקו בפרויקט לפי הצורך וללא הגבלת זמן.</w:t>
      </w:r>
    </w:p>
    <w:p w14:paraId="360F189E"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7C3047DA" w14:textId="77777777" w:rsidR="006D2AE3" w:rsidRPr="00BE2C8C"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BE2C8C">
        <w:rPr>
          <w:rFonts w:ascii="Times New Roman" w:eastAsia="Times New Roman" w:hAnsi="Times New Roman" w:cs="David"/>
          <w:sz w:val="20"/>
          <w:szCs w:val="24"/>
          <w:rtl/>
          <w:lang w:eastAsia="he-IL"/>
        </w:rPr>
        <w:t>ה</w:t>
      </w:r>
      <w:r w:rsidRPr="00BE2C8C">
        <w:rPr>
          <w:rFonts w:ascii="Times New Roman" w:eastAsia="Times New Roman" w:hAnsi="Times New Roman" w:cs="David" w:hint="cs"/>
          <w:sz w:val="20"/>
          <w:szCs w:val="24"/>
          <w:rtl/>
          <w:lang w:eastAsia="he-IL"/>
        </w:rPr>
        <w:t>יועץ</w:t>
      </w:r>
      <w:r w:rsidRPr="00BE2C8C">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634169F5"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8ACE45" w14:textId="77777777" w:rsidR="006D2AE3" w:rsidRPr="00BE2C8C"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BE2C8C">
        <w:rPr>
          <w:rFonts w:ascii="Times New Roman" w:eastAsia="Times New Roman" w:hAnsi="Times New Roman" w:cs="David"/>
          <w:sz w:val="20"/>
          <w:szCs w:val="24"/>
          <w:rtl/>
          <w:lang w:eastAsia="he-IL"/>
        </w:rPr>
        <w:t>העביר המזמין ל</w:t>
      </w:r>
      <w:r w:rsidRPr="00BE2C8C">
        <w:rPr>
          <w:rFonts w:ascii="Times New Roman" w:eastAsia="Times New Roman" w:hAnsi="Times New Roman" w:cs="David" w:hint="cs"/>
          <w:sz w:val="20"/>
          <w:szCs w:val="24"/>
          <w:rtl/>
          <w:lang w:eastAsia="he-IL"/>
        </w:rPr>
        <w:t>יועץ</w:t>
      </w:r>
      <w:r w:rsidRPr="00BE2C8C">
        <w:rPr>
          <w:rFonts w:ascii="Times New Roman" w:eastAsia="Times New Roman" w:hAnsi="Times New Roman" w:cs="David"/>
          <w:sz w:val="20"/>
          <w:szCs w:val="24"/>
          <w:rtl/>
          <w:lang w:eastAsia="he-IL"/>
        </w:rPr>
        <w:t xml:space="preserve"> הערות או הנחיות נוספות לגבי התכניות, יתכנן </w:t>
      </w:r>
      <w:r w:rsidR="009F6985" w:rsidRPr="00BE2C8C">
        <w:rPr>
          <w:rFonts w:ascii="Times New Roman" w:eastAsia="Times New Roman" w:hAnsi="Times New Roman" w:cs="David"/>
          <w:sz w:val="20"/>
          <w:szCs w:val="24"/>
          <w:rtl/>
          <w:lang w:eastAsia="he-IL"/>
        </w:rPr>
        <w:t>היועץ</w:t>
      </w:r>
      <w:r w:rsidRPr="00BE2C8C">
        <w:rPr>
          <w:rFonts w:ascii="Times New Roman" w:eastAsia="Times New Roman" w:hAnsi="Times New Roman" w:cs="David"/>
          <w:sz w:val="20"/>
          <w:szCs w:val="24"/>
          <w:rtl/>
          <w:lang w:eastAsia="he-IL"/>
        </w:rPr>
        <w:t xml:space="preserve"> את התכניות תוך פרק זמן סביר שיוסכם בינו ל</w:t>
      </w:r>
      <w:r w:rsidRPr="00BE2C8C">
        <w:rPr>
          <w:rFonts w:ascii="Times New Roman" w:eastAsia="Times New Roman" w:hAnsi="Times New Roman" w:cs="David" w:hint="cs"/>
          <w:sz w:val="20"/>
          <w:szCs w:val="24"/>
          <w:rtl/>
          <w:lang w:eastAsia="he-IL"/>
        </w:rPr>
        <w:t>ב</w:t>
      </w:r>
      <w:r w:rsidRPr="00BE2C8C">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BE2C8C">
        <w:rPr>
          <w:rFonts w:ascii="Times New Roman" w:eastAsia="Times New Roman" w:hAnsi="Times New Roman" w:cs="David" w:hint="cs"/>
          <w:sz w:val="20"/>
          <w:szCs w:val="24"/>
          <w:rtl/>
          <w:lang w:eastAsia="he-IL"/>
        </w:rPr>
        <w:t>יועץ</w:t>
      </w:r>
      <w:r w:rsidRPr="00BE2C8C">
        <w:rPr>
          <w:rFonts w:ascii="Times New Roman" w:eastAsia="Times New Roman" w:hAnsi="Times New Roman" w:cs="David"/>
          <w:sz w:val="20"/>
          <w:szCs w:val="24"/>
          <w:rtl/>
          <w:lang w:eastAsia="he-IL"/>
        </w:rPr>
        <w:t xml:space="preserve"> הערותיו ו/או הנחיותיו לגבי תכניות שהוגשו לו ע"י ה</w:t>
      </w:r>
      <w:r w:rsidRPr="00BE2C8C">
        <w:rPr>
          <w:rFonts w:ascii="Times New Roman" w:eastAsia="Times New Roman" w:hAnsi="Times New Roman" w:cs="David" w:hint="cs"/>
          <w:sz w:val="20"/>
          <w:szCs w:val="24"/>
          <w:rtl/>
          <w:lang w:eastAsia="he-IL"/>
        </w:rPr>
        <w:t>יועץ</w:t>
      </w:r>
      <w:r w:rsidRPr="00BE2C8C">
        <w:rPr>
          <w:rFonts w:ascii="Times New Roman" w:eastAsia="Times New Roman" w:hAnsi="Times New Roman" w:cs="David" w:hint="cs"/>
          <w:sz w:val="20"/>
          <w:szCs w:val="24"/>
          <w:lang w:eastAsia="he-IL"/>
        </w:rPr>
        <w:t xml:space="preserve"> </w:t>
      </w:r>
      <w:r w:rsidRPr="00BE2C8C">
        <w:rPr>
          <w:rFonts w:ascii="Times New Roman" w:eastAsia="Times New Roman" w:hAnsi="Times New Roman" w:cs="David"/>
          <w:sz w:val="20"/>
          <w:szCs w:val="24"/>
          <w:rtl/>
          <w:lang w:eastAsia="he-IL"/>
        </w:rPr>
        <w:t>בתוך 30 יום ממועד הגשתן למזמין.</w:t>
      </w:r>
    </w:p>
    <w:p w14:paraId="6B1806FA"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D0A3D4" w14:textId="77777777" w:rsidR="006D2AE3" w:rsidRPr="00BE2C8C"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BE2C8C">
        <w:rPr>
          <w:rFonts w:ascii="Times New Roman" w:eastAsia="Times New Roman" w:hAnsi="Times New Roman" w:cs="David"/>
          <w:sz w:val="20"/>
          <w:szCs w:val="24"/>
          <w:rtl/>
          <w:lang w:eastAsia="he-IL"/>
        </w:rPr>
        <w:t>אם לא יקבע לוח זמנים במעמד חתימת ההסכם יעביר ה</w:t>
      </w:r>
      <w:r w:rsidRPr="00BE2C8C">
        <w:rPr>
          <w:rFonts w:ascii="Times New Roman" w:eastAsia="Times New Roman" w:hAnsi="Times New Roman" w:cs="David" w:hint="cs"/>
          <w:sz w:val="20"/>
          <w:szCs w:val="24"/>
          <w:rtl/>
          <w:lang w:eastAsia="he-IL"/>
        </w:rPr>
        <w:t>יועץ</w:t>
      </w:r>
      <w:r w:rsidRPr="00BE2C8C">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4629AAFF"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91CE34" w14:textId="77777777" w:rsidR="006D2AE3" w:rsidRPr="00BE2C8C"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BE2C8C">
        <w:rPr>
          <w:rFonts w:ascii="Times New Roman" w:eastAsia="Times New Roman" w:hAnsi="Times New Roman" w:cs="David"/>
          <w:sz w:val="20"/>
          <w:szCs w:val="24"/>
          <w:rtl/>
          <w:lang w:eastAsia="he-IL"/>
        </w:rPr>
        <w:t xml:space="preserve">התקדמות תכנון </w:t>
      </w:r>
      <w:r w:rsidRPr="00BE2C8C">
        <w:rPr>
          <w:rFonts w:ascii="Times New Roman" w:eastAsia="Times New Roman" w:hAnsi="Times New Roman" w:cs="David" w:hint="cs"/>
          <w:sz w:val="20"/>
          <w:szCs w:val="24"/>
          <w:rtl/>
          <w:lang w:eastAsia="he-IL"/>
        </w:rPr>
        <w:t xml:space="preserve">תיאום המערכות </w:t>
      </w:r>
      <w:r w:rsidRPr="00BE2C8C">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3FA08B5D" w14:textId="77777777" w:rsidR="006D2AE3" w:rsidRPr="00BE2C8C"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D0F4CE6" w14:textId="77777777" w:rsidR="006D2AE3" w:rsidRPr="00BE2C8C"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BE2C8C">
        <w:rPr>
          <w:rFonts w:ascii="Times New Roman" w:eastAsia="Times New Roman" w:hAnsi="Times New Roman" w:cs="David" w:hint="cs"/>
          <w:sz w:val="20"/>
          <w:szCs w:val="24"/>
          <w:u w:val="single"/>
          <w:rtl/>
          <w:lang w:eastAsia="he-IL"/>
        </w:rPr>
        <w:t>לו"ז עקרוני</w:t>
      </w:r>
      <w:r w:rsidRPr="00BE2C8C">
        <w:rPr>
          <w:rFonts w:ascii="Times New Roman" w:eastAsia="Times New Roman" w:hAnsi="Times New Roman" w:cs="David" w:hint="cs"/>
          <w:sz w:val="20"/>
          <w:szCs w:val="24"/>
          <w:rtl/>
          <w:lang w:eastAsia="he-IL"/>
        </w:rPr>
        <w:t>:</w:t>
      </w:r>
    </w:p>
    <w:p w14:paraId="1F05CC6D" w14:textId="77777777" w:rsidR="006D2AE3" w:rsidRPr="00BE2C8C"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C804644" w14:textId="77777777" w:rsidR="006D2AE3" w:rsidRPr="00BE2C8C"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BE2C8C">
        <w:rPr>
          <w:rFonts w:ascii="Times New Roman" w:eastAsia="Times New Roman" w:hAnsi="Times New Roman" w:cs="David" w:hint="cs"/>
          <w:sz w:val="20"/>
          <w:szCs w:val="24"/>
          <w:rtl/>
          <w:lang w:eastAsia="he-IL"/>
        </w:rPr>
        <w:t xml:space="preserve">השלמת תכנון מוקדם </w:t>
      </w:r>
      <w:r w:rsidRPr="00BE2C8C">
        <w:rPr>
          <w:rFonts w:ascii="Times New Roman" w:eastAsia="Times New Roman" w:hAnsi="Times New Roman" w:cs="David"/>
          <w:sz w:val="20"/>
          <w:szCs w:val="24"/>
          <w:rtl/>
          <w:lang w:eastAsia="he-IL"/>
        </w:rPr>
        <w:t>–</w:t>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lang w:eastAsia="he-IL"/>
        </w:rPr>
        <w:t>XX/XXXX</w:t>
      </w:r>
    </w:p>
    <w:p w14:paraId="20148249" w14:textId="77777777" w:rsidR="006D2AE3" w:rsidRPr="00BE2C8C"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BE2C8C">
        <w:rPr>
          <w:rFonts w:ascii="Times New Roman" w:eastAsia="Times New Roman" w:hAnsi="Times New Roman" w:cs="David" w:hint="cs"/>
          <w:sz w:val="20"/>
          <w:szCs w:val="24"/>
          <w:rtl/>
          <w:lang w:eastAsia="he-IL"/>
        </w:rPr>
        <w:t xml:space="preserve">השלמת תכנון סופי להיתרים </w:t>
      </w:r>
      <w:r w:rsidRPr="00BE2C8C">
        <w:rPr>
          <w:rFonts w:ascii="Times New Roman" w:eastAsia="Times New Roman" w:hAnsi="Times New Roman" w:cs="David"/>
          <w:sz w:val="20"/>
          <w:szCs w:val="24"/>
          <w:rtl/>
          <w:lang w:eastAsia="he-IL"/>
        </w:rPr>
        <w:t>–</w:t>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lang w:eastAsia="he-IL"/>
        </w:rPr>
        <w:t>XX/XXXX</w:t>
      </w:r>
      <w:r w:rsidRPr="00BE2C8C" w:rsidDel="00500657">
        <w:rPr>
          <w:rFonts w:ascii="Times New Roman" w:eastAsia="Times New Roman" w:hAnsi="Times New Roman" w:cs="David" w:hint="cs"/>
          <w:sz w:val="20"/>
          <w:szCs w:val="24"/>
          <w:rtl/>
          <w:lang w:eastAsia="he-IL"/>
        </w:rPr>
        <w:t xml:space="preserve"> </w:t>
      </w:r>
    </w:p>
    <w:p w14:paraId="4DD6ED5B" w14:textId="77777777" w:rsidR="006D2AE3" w:rsidRPr="00BE2C8C"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BE2C8C">
        <w:rPr>
          <w:rFonts w:ascii="Times New Roman" w:eastAsia="Times New Roman" w:hAnsi="Times New Roman" w:cs="David" w:hint="cs"/>
          <w:sz w:val="20"/>
          <w:szCs w:val="24"/>
          <w:rtl/>
          <w:lang w:eastAsia="he-IL"/>
        </w:rPr>
        <w:t xml:space="preserve">השלמת תכנון מפורט למכרזים </w:t>
      </w:r>
      <w:r w:rsidRPr="00BE2C8C">
        <w:rPr>
          <w:rFonts w:ascii="Times New Roman" w:eastAsia="Times New Roman" w:hAnsi="Times New Roman" w:cs="David"/>
          <w:sz w:val="20"/>
          <w:szCs w:val="24"/>
          <w:rtl/>
          <w:lang w:eastAsia="he-IL"/>
        </w:rPr>
        <w:t>–</w:t>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lang w:eastAsia="he-IL"/>
        </w:rPr>
        <w:t>XX/XXXX</w:t>
      </w:r>
      <w:r w:rsidRPr="00BE2C8C" w:rsidDel="00500657">
        <w:rPr>
          <w:rFonts w:ascii="Times New Roman" w:eastAsia="Times New Roman" w:hAnsi="Times New Roman" w:cs="David" w:hint="cs"/>
          <w:sz w:val="20"/>
          <w:szCs w:val="24"/>
          <w:rtl/>
          <w:lang w:eastAsia="he-IL"/>
        </w:rPr>
        <w:t xml:space="preserve"> </w:t>
      </w:r>
    </w:p>
    <w:p w14:paraId="495C96CC" w14:textId="77777777" w:rsidR="006D2AE3" w:rsidRPr="00BE2C8C"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BE2C8C">
        <w:rPr>
          <w:rFonts w:ascii="Times New Roman" w:eastAsia="Times New Roman" w:hAnsi="Times New Roman" w:cs="David" w:hint="cs"/>
          <w:sz w:val="20"/>
          <w:szCs w:val="24"/>
          <w:rtl/>
          <w:lang w:eastAsia="he-IL"/>
        </w:rPr>
        <w:t xml:space="preserve">יציאה למכרזים </w:t>
      </w:r>
      <w:r w:rsidRPr="00BE2C8C">
        <w:rPr>
          <w:rFonts w:ascii="Times New Roman" w:eastAsia="Times New Roman" w:hAnsi="Times New Roman" w:cs="David"/>
          <w:sz w:val="20"/>
          <w:szCs w:val="24"/>
          <w:rtl/>
          <w:lang w:eastAsia="he-IL"/>
        </w:rPr>
        <w:t>–</w:t>
      </w:r>
      <w:r w:rsidRPr="00BE2C8C">
        <w:rPr>
          <w:rFonts w:ascii="Times New Roman" w:eastAsia="Times New Roman" w:hAnsi="Times New Roman" w:cs="David" w:hint="cs"/>
          <w:sz w:val="20"/>
          <w:szCs w:val="24"/>
          <w:rtl/>
          <w:lang w:eastAsia="he-IL"/>
        </w:rPr>
        <w:t xml:space="preserve"> </w:t>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lang w:eastAsia="he-IL"/>
        </w:rPr>
        <w:t>XX/XXXX</w:t>
      </w:r>
      <w:r w:rsidRPr="00BE2C8C" w:rsidDel="00500657">
        <w:rPr>
          <w:rFonts w:ascii="Times New Roman" w:eastAsia="Times New Roman" w:hAnsi="Times New Roman" w:cs="David" w:hint="cs"/>
          <w:sz w:val="20"/>
          <w:szCs w:val="24"/>
          <w:rtl/>
          <w:lang w:eastAsia="he-IL"/>
        </w:rPr>
        <w:t xml:space="preserve"> </w:t>
      </w:r>
    </w:p>
    <w:p w14:paraId="0011E8AE" w14:textId="77777777" w:rsidR="006D2AE3" w:rsidRPr="00BE2C8C"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 xml:space="preserve">השלמת תכנון לביצוע </w:t>
      </w:r>
      <w:r w:rsidRPr="00BE2C8C">
        <w:rPr>
          <w:rFonts w:ascii="Times New Roman" w:eastAsia="Times New Roman" w:hAnsi="Times New Roman" w:cs="David"/>
          <w:sz w:val="20"/>
          <w:szCs w:val="24"/>
          <w:rtl/>
          <w:lang w:eastAsia="he-IL"/>
        </w:rPr>
        <w:t>–</w:t>
      </w:r>
      <w:r w:rsidRPr="00BE2C8C">
        <w:rPr>
          <w:rFonts w:ascii="Times New Roman" w:eastAsia="Times New Roman" w:hAnsi="Times New Roman" w:cs="David" w:hint="cs"/>
          <w:sz w:val="20"/>
          <w:szCs w:val="24"/>
          <w:rtl/>
          <w:lang w:eastAsia="he-IL"/>
        </w:rPr>
        <w:t xml:space="preserve"> </w:t>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rtl/>
          <w:lang w:eastAsia="he-IL"/>
        </w:rPr>
        <w:tab/>
      </w:r>
      <w:r w:rsidRPr="00BE2C8C">
        <w:rPr>
          <w:rFonts w:ascii="Times New Roman" w:eastAsia="Times New Roman" w:hAnsi="Times New Roman" w:cs="David" w:hint="cs"/>
          <w:sz w:val="20"/>
          <w:szCs w:val="24"/>
          <w:lang w:eastAsia="he-IL"/>
        </w:rPr>
        <w:t>XX/XXXX</w:t>
      </w:r>
      <w:r w:rsidRPr="00BE2C8C" w:rsidDel="00500657">
        <w:rPr>
          <w:rFonts w:ascii="Times New Roman" w:eastAsia="Times New Roman" w:hAnsi="Times New Roman" w:cs="David" w:hint="cs"/>
          <w:sz w:val="20"/>
          <w:szCs w:val="24"/>
          <w:rtl/>
          <w:lang w:eastAsia="he-IL"/>
        </w:rPr>
        <w:t xml:space="preserve"> </w:t>
      </w:r>
    </w:p>
    <w:p w14:paraId="4A180326" w14:textId="77777777" w:rsidR="006D2AE3" w:rsidRPr="00BE2C8C"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163D9B88"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845F89"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51EE45"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2ED5A9" w14:textId="77777777" w:rsidR="006D2AE3" w:rsidRPr="00BE2C8C"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BE2C8C">
        <w:rPr>
          <w:rFonts w:ascii="Times New Roman" w:eastAsia="Times New Roman" w:hAnsi="Times New Roman" w:cs="David"/>
          <w:sz w:val="20"/>
          <w:szCs w:val="20"/>
          <w:u w:val="single"/>
          <w:rtl/>
          <w:lang w:eastAsia="he-IL"/>
        </w:rPr>
        <w:br w:type="page"/>
      </w:r>
      <w:r w:rsidRPr="00BE2C8C">
        <w:rPr>
          <w:rFonts w:ascii="Times New Roman" w:eastAsia="Times New Roman" w:hAnsi="Times New Roman" w:cs="David"/>
          <w:b/>
          <w:bCs/>
          <w:sz w:val="24"/>
          <w:szCs w:val="24"/>
          <w:u w:val="single"/>
          <w:rtl/>
          <w:lang w:eastAsia="he-IL"/>
        </w:rPr>
        <w:lastRenderedPageBreak/>
        <w:t xml:space="preserve">נספח </w:t>
      </w:r>
      <w:r w:rsidR="00415999" w:rsidRPr="00BE2C8C">
        <w:rPr>
          <w:rFonts w:ascii="Times New Roman" w:eastAsia="Times New Roman" w:hAnsi="Times New Roman" w:cs="David" w:hint="cs"/>
          <w:b/>
          <w:bCs/>
          <w:sz w:val="24"/>
          <w:szCs w:val="24"/>
          <w:u w:val="single"/>
          <w:rtl/>
          <w:lang w:eastAsia="he-IL"/>
        </w:rPr>
        <w:t>"</w:t>
      </w:r>
      <w:r w:rsidRPr="00BE2C8C">
        <w:rPr>
          <w:rFonts w:ascii="Times New Roman" w:eastAsia="Times New Roman" w:hAnsi="Times New Roman" w:cs="David"/>
          <w:b/>
          <w:bCs/>
          <w:sz w:val="24"/>
          <w:szCs w:val="24"/>
          <w:u w:val="single"/>
          <w:rtl/>
          <w:lang w:eastAsia="he-IL"/>
        </w:rPr>
        <w:t>ד</w:t>
      </w:r>
      <w:r w:rsidR="00415999" w:rsidRPr="00BE2C8C">
        <w:rPr>
          <w:rFonts w:ascii="Times New Roman" w:eastAsia="Times New Roman" w:hAnsi="Times New Roman" w:cs="David" w:hint="cs"/>
          <w:b/>
          <w:bCs/>
          <w:sz w:val="24"/>
          <w:szCs w:val="24"/>
          <w:u w:val="single"/>
          <w:rtl/>
          <w:lang w:eastAsia="he-IL"/>
        </w:rPr>
        <w:t>'</w:t>
      </w:r>
      <w:r w:rsidRPr="00BE2C8C">
        <w:rPr>
          <w:rFonts w:ascii="Times New Roman" w:eastAsia="Times New Roman" w:hAnsi="Times New Roman" w:cs="David"/>
          <w:b/>
          <w:bCs/>
          <w:sz w:val="24"/>
          <w:szCs w:val="24"/>
          <w:u w:val="single"/>
          <w:rtl/>
          <w:lang w:eastAsia="he-IL"/>
        </w:rPr>
        <w:t>'</w:t>
      </w:r>
    </w:p>
    <w:p w14:paraId="16C79355" w14:textId="77777777" w:rsidR="006D2AE3" w:rsidRPr="00BE2C8C"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BE2C8C">
        <w:rPr>
          <w:rFonts w:ascii="Times New Roman" w:eastAsia="Times New Roman" w:hAnsi="Times New Roman" w:cs="David"/>
          <w:b/>
          <w:bCs/>
          <w:sz w:val="24"/>
          <w:szCs w:val="24"/>
          <w:u w:val="single"/>
          <w:rtl/>
          <w:lang w:eastAsia="he-IL"/>
        </w:rPr>
        <w:t>שכר היועץ</w:t>
      </w:r>
    </w:p>
    <w:p w14:paraId="016BDCAE" w14:textId="77777777" w:rsidR="006D2AE3" w:rsidRPr="00BE2C8C"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1.</w:t>
      </w:r>
      <w:r w:rsidRPr="00BE2C8C">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21FDA68D" w14:textId="4A38A1A5" w:rsidR="006D2AE3" w:rsidRPr="00BE2C8C" w:rsidRDefault="006D2AE3" w:rsidP="003364E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1.1</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hint="cs"/>
          <w:sz w:val="24"/>
          <w:szCs w:val="24"/>
          <w:rtl/>
          <w:lang w:eastAsia="he-IL"/>
        </w:rPr>
        <w:t xml:space="preserve">תמורת ביצוע שירותי היועץ ישולם </w:t>
      </w:r>
      <w:r w:rsidRPr="00BE2C8C">
        <w:rPr>
          <w:rFonts w:ascii="Times New Roman" w:eastAsia="Times New Roman" w:hAnsi="Times New Roman" w:cs="David"/>
          <w:sz w:val="24"/>
          <w:szCs w:val="24"/>
          <w:rtl/>
          <w:lang w:eastAsia="he-IL"/>
        </w:rPr>
        <w:t xml:space="preserve">סכום קבוע ומוחלט </w:t>
      </w:r>
      <w:r w:rsidR="003364E6" w:rsidRPr="00BE2C8C">
        <w:rPr>
          <w:rFonts w:ascii="Times New Roman" w:eastAsia="Times New Roman" w:hAnsi="Times New Roman" w:cs="David" w:hint="cs"/>
          <w:sz w:val="24"/>
          <w:szCs w:val="24"/>
          <w:rtl/>
          <w:lang w:eastAsia="he-IL"/>
        </w:rPr>
        <w:t xml:space="preserve">כמפורט להלן : </w:t>
      </w:r>
    </w:p>
    <w:p w14:paraId="1778EFAD" w14:textId="77777777" w:rsidR="005E2FD9" w:rsidRPr="00BE2C8C" w:rsidRDefault="005E2FD9" w:rsidP="003364E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60D05829" w14:textId="77777777" w:rsidR="00C15343" w:rsidRPr="00BE2C8C" w:rsidRDefault="00C15343" w:rsidP="00C15343">
      <w:pPr>
        <w:pStyle w:val="ListParagraph"/>
        <w:widowControl w:val="0"/>
        <w:spacing w:line="240" w:lineRule="auto"/>
        <w:rPr>
          <w:rtl/>
          <w:lang w:eastAsia="he-IL"/>
        </w:rPr>
      </w:pPr>
      <w:r w:rsidRPr="00BE2C8C">
        <w:rPr>
          <w:rFonts w:hint="eastAsia"/>
          <w:b/>
          <w:bCs/>
          <w:u w:val="single"/>
          <w:rtl/>
          <w:lang w:eastAsia="he-IL"/>
        </w:rPr>
        <w:t>בניה</w:t>
      </w:r>
      <w:r w:rsidRPr="00BE2C8C">
        <w:rPr>
          <w:b/>
          <w:bCs/>
          <w:u w:val="single"/>
          <w:rtl/>
          <w:lang w:eastAsia="he-IL"/>
        </w:rPr>
        <w:t xml:space="preserve"> </w:t>
      </w:r>
      <w:r w:rsidRPr="00BE2C8C">
        <w:rPr>
          <w:rFonts w:hint="eastAsia"/>
          <w:b/>
          <w:bCs/>
          <w:u w:val="single"/>
          <w:rtl/>
          <w:lang w:eastAsia="he-IL"/>
        </w:rPr>
        <w:t>למגורים</w:t>
      </w:r>
      <w:r w:rsidRPr="00BE2C8C">
        <w:rPr>
          <w:b/>
          <w:bCs/>
          <w:u w:val="single"/>
          <w:rtl/>
          <w:lang w:eastAsia="he-IL"/>
        </w:rPr>
        <w:t xml:space="preserve"> </w:t>
      </w:r>
      <w:r w:rsidRPr="00BE2C8C">
        <w:rPr>
          <w:rFonts w:hint="eastAsia"/>
          <w:b/>
          <w:bCs/>
          <w:u w:val="single"/>
          <w:rtl/>
          <w:lang w:eastAsia="he-IL"/>
        </w:rPr>
        <w:t>בלבד</w:t>
      </w:r>
      <w:r w:rsidRPr="00BE2C8C">
        <w:rPr>
          <w:rtl/>
          <w:lang w:eastAsia="he-IL"/>
        </w:rPr>
        <w:t xml:space="preserve"> : </w:t>
      </w:r>
    </w:p>
    <w:p w14:paraId="33D3020C" w14:textId="77777777" w:rsidR="00C15343" w:rsidRPr="00C15343" w:rsidRDefault="00C15343" w:rsidP="00C15343">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20DDCE0F" w14:textId="6EA9F863" w:rsidR="00C15343" w:rsidRPr="00BE2C8C" w:rsidRDefault="00C15343" w:rsidP="009E3FD8">
      <w:pPr>
        <w:widowControl w:val="0"/>
        <w:spacing w:before="0" w:beforeAutospacing="0" w:after="0" w:afterAutospacing="0" w:line="240" w:lineRule="auto"/>
        <w:ind w:left="1365"/>
        <w:jc w:val="both"/>
        <w:rPr>
          <w:rFonts w:ascii="Times New Roman" w:eastAsia="Times New Roman" w:hAnsi="Times New Roman" w:cs="David"/>
          <w:sz w:val="24"/>
          <w:szCs w:val="24"/>
          <w:rtl/>
        </w:rPr>
      </w:pPr>
      <w:r w:rsidRPr="00C15343">
        <w:rPr>
          <w:rFonts w:ascii="Times New Roman" w:eastAsia="Times New Roman" w:hAnsi="Times New Roman" w:cs="David"/>
          <w:sz w:val="24"/>
          <w:szCs w:val="24"/>
          <w:rtl/>
        </w:rPr>
        <w:t xml:space="preserve">סכום קבוע ומוחלט של </w:t>
      </w:r>
      <w:r w:rsidRPr="00BE2C8C">
        <w:rPr>
          <w:rFonts w:ascii="Times New Roman" w:eastAsia="Times New Roman" w:hAnsi="Times New Roman" w:cs="David" w:hint="cs"/>
          <w:b/>
          <w:bCs/>
          <w:sz w:val="24"/>
          <w:szCs w:val="24"/>
          <w:rtl/>
        </w:rPr>
        <w:t>680</w:t>
      </w:r>
      <w:r w:rsidRPr="00C15343">
        <w:rPr>
          <w:rFonts w:ascii="Times New Roman" w:eastAsia="Times New Roman" w:hAnsi="Times New Roman" w:cs="David"/>
          <w:b/>
          <w:bCs/>
          <w:sz w:val="24"/>
          <w:szCs w:val="24"/>
          <w:rtl/>
        </w:rPr>
        <w:t xml:space="preserve">  ש"ח</w:t>
      </w:r>
      <w:r w:rsidRPr="00C15343">
        <w:rPr>
          <w:rFonts w:ascii="Times New Roman" w:eastAsia="Times New Roman" w:hAnsi="Times New Roman" w:cs="David"/>
          <w:sz w:val="24"/>
          <w:szCs w:val="24"/>
          <w:rtl/>
        </w:rPr>
        <w:t xml:space="preserve"> </w:t>
      </w:r>
      <w:r w:rsidRPr="00BE2C8C">
        <w:rPr>
          <w:rFonts w:ascii="Times New Roman" w:eastAsia="Times New Roman" w:hAnsi="Times New Roman" w:cs="David" w:hint="cs"/>
          <w:sz w:val="24"/>
          <w:szCs w:val="24"/>
          <w:rtl/>
        </w:rPr>
        <w:t xml:space="preserve">לכל יח"ד </w:t>
      </w:r>
      <w:r w:rsidRPr="00C15343">
        <w:rPr>
          <w:rFonts w:ascii="Times New Roman" w:eastAsia="Times New Roman" w:hAnsi="Times New Roman" w:cs="David"/>
          <w:sz w:val="24"/>
          <w:szCs w:val="24"/>
          <w:rtl/>
        </w:rPr>
        <w:t xml:space="preserve">(במילים: </w:t>
      </w:r>
      <w:r w:rsidRPr="00BE2C8C">
        <w:rPr>
          <w:rFonts w:ascii="Times New Roman" w:eastAsia="Times New Roman" w:hAnsi="Times New Roman" w:cs="David" w:hint="cs"/>
          <w:sz w:val="24"/>
          <w:szCs w:val="24"/>
          <w:rtl/>
        </w:rPr>
        <w:t xml:space="preserve">שש מאות ושמונים </w:t>
      </w:r>
      <w:r w:rsidRPr="00C15343">
        <w:rPr>
          <w:rFonts w:ascii="Times New Roman" w:eastAsia="Times New Roman" w:hAnsi="Times New Roman" w:cs="David"/>
          <w:sz w:val="24"/>
          <w:szCs w:val="24"/>
          <w:rtl/>
        </w:rPr>
        <w:t xml:space="preserve"> ש"ח) לכל </w:t>
      </w:r>
      <w:r w:rsidRPr="00C15343">
        <w:rPr>
          <w:rFonts w:ascii="Times New Roman" w:eastAsia="Times New Roman" w:hAnsi="Times New Roman" w:cs="David" w:hint="eastAsia"/>
          <w:sz w:val="24"/>
          <w:szCs w:val="24"/>
          <w:rtl/>
        </w:rPr>
        <w:t>יח</w:t>
      </w:r>
      <w:r w:rsidRPr="00C15343">
        <w:rPr>
          <w:rFonts w:ascii="Times New Roman" w:eastAsia="Times New Roman" w:hAnsi="Times New Roman" w:cs="David"/>
          <w:sz w:val="24"/>
          <w:szCs w:val="24"/>
          <w:rtl/>
        </w:rPr>
        <w:t xml:space="preserve">"ד . </w:t>
      </w:r>
    </w:p>
    <w:p w14:paraId="4D04BE17" w14:textId="77777777" w:rsidR="009E3FD8" w:rsidRPr="00C15343" w:rsidRDefault="009E3FD8" w:rsidP="009E3FD8">
      <w:pPr>
        <w:widowControl w:val="0"/>
        <w:spacing w:before="0" w:beforeAutospacing="0" w:after="0" w:afterAutospacing="0" w:line="240" w:lineRule="auto"/>
        <w:ind w:left="1365"/>
        <w:jc w:val="both"/>
        <w:rPr>
          <w:rFonts w:ascii="Times New Roman" w:eastAsia="Times New Roman" w:hAnsi="Times New Roman" w:cs="David"/>
          <w:sz w:val="24"/>
          <w:szCs w:val="24"/>
          <w:rtl/>
        </w:rPr>
      </w:pPr>
    </w:p>
    <w:p w14:paraId="2C29F9D9" w14:textId="77777777" w:rsidR="008C0EE1" w:rsidRDefault="00C15343" w:rsidP="009E3FD8">
      <w:pPr>
        <w:widowControl w:val="0"/>
        <w:tabs>
          <w:tab w:val="left" w:pos="1365"/>
        </w:tabs>
        <w:spacing w:before="0" w:beforeAutospacing="0" w:after="0" w:afterAutospacing="0" w:line="240" w:lineRule="auto"/>
        <w:ind w:left="1365"/>
        <w:jc w:val="both"/>
        <w:rPr>
          <w:rFonts w:ascii="Times New Roman" w:eastAsia="Times New Roman" w:hAnsi="Times New Roman" w:cs="David"/>
          <w:sz w:val="24"/>
          <w:szCs w:val="24"/>
          <w:rtl/>
        </w:rPr>
      </w:pPr>
      <w:r w:rsidRPr="00BE2C8C">
        <w:rPr>
          <w:rFonts w:ascii="Times New Roman" w:eastAsia="Times New Roman" w:hAnsi="Times New Roman" w:cs="David" w:hint="cs"/>
          <w:sz w:val="24"/>
          <w:szCs w:val="24"/>
          <w:rtl/>
        </w:rPr>
        <w:t>המחיר  הנ"ל כולל</w:t>
      </w:r>
      <w:r w:rsidRPr="00BE2C8C">
        <w:rPr>
          <w:rFonts w:ascii="Times New Roman" w:eastAsia="Times New Roman" w:hAnsi="Times New Roman" w:cs="David"/>
          <w:sz w:val="24"/>
          <w:szCs w:val="24"/>
          <w:rtl/>
        </w:rPr>
        <w:t xml:space="preserve"> </w:t>
      </w:r>
      <w:r w:rsidRPr="00BE2C8C">
        <w:rPr>
          <w:rFonts w:ascii="Times New Roman" w:eastAsia="Times New Roman" w:hAnsi="Times New Roman" w:cs="David" w:hint="cs"/>
          <w:sz w:val="24"/>
          <w:szCs w:val="24"/>
          <w:rtl/>
        </w:rPr>
        <w:t>פיתוח ו</w:t>
      </w:r>
      <w:r w:rsidRPr="00BE2C8C">
        <w:rPr>
          <w:rFonts w:ascii="Times New Roman" w:eastAsia="Times New Roman" w:hAnsi="Times New Roman" w:cs="David"/>
          <w:sz w:val="24"/>
          <w:szCs w:val="24"/>
          <w:rtl/>
        </w:rPr>
        <w:t>מרתפים</w:t>
      </w:r>
      <w:r w:rsidRPr="00C15343">
        <w:rPr>
          <w:rFonts w:ascii="Times New Roman" w:eastAsia="Times New Roman" w:hAnsi="Times New Roman" w:cs="David"/>
          <w:sz w:val="24"/>
          <w:szCs w:val="24"/>
          <w:rtl/>
        </w:rPr>
        <w:t xml:space="preserve"> </w:t>
      </w:r>
      <w:r w:rsidR="00AB275E" w:rsidRPr="00BE2C8C">
        <w:rPr>
          <w:rFonts w:ascii="Times New Roman" w:eastAsia="Times New Roman" w:hAnsi="Times New Roman" w:cs="David" w:hint="cs"/>
          <w:sz w:val="24"/>
          <w:szCs w:val="24"/>
          <w:rtl/>
        </w:rPr>
        <w:t xml:space="preserve">. </w:t>
      </w:r>
      <w:r w:rsidRPr="00BE2C8C">
        <w:rPr>
          <w:rFonts w:ascii="Times New Roman" w:eastAsia="Times New Roman" w:hAnsi="Times New Roman" w:cs="David" w:hint="cs"/>
          <w:sz w:val="24"/>
          <w:szCs w:val="24"/>
          <w:rtl/>
        </w:rPr>
        <w:t xml:space="preserve"> למען הסר ספק , לא יתווסף שכ"ט עבור מרתפים , כלול במחיר ליח"ד הנ"ל .</w:t>
      </w:r>
      <w:r w:rsidRPr="00C15343">
        <w:rPr>
          <w:rFonts w:ascii="Times New Roman" w:eastAsia="Times New Roman" w:hAnsi="Times New Roman" w:cs="David"/>
          <w:sz w:val="24"/>
          <w:szCs w:val="24"/>
          <w:rtl/>
        </w:rPr>
        <w:tab/>
      </w:r>
    </w:p>
    <w:p w14:paraId="73708E1F" w14:textId="77777777" w:rsidR="008C0EE1" w:rsidRDefault="008C0EE1" w:rsidP="009E3FD8">
      <w:pPr>
        <w:widowControl w:val="0"/>
        <w:tabs>
          <w:tab w:val="left" w:pos="1365"/>
        </w:tabs>
        <w:spacing w:before="0" w:beforeAutospacing="0" w:after="0" w:afterAutospacing="0" w:line="240" w:lineRule="auto"/>
        <w:ind w:left="1365"/>
        <w:jc w:val="both"/>
        <w:rPr>
          <w:rFonts w:ascii="Times New Roman" w:eastAsia="Times New Roman" w:hAnsi="Times New Roman" w:cs="David"/>
          <w:sz w:val="24"/>
          <w:szCs w:val="24"/>
          <w:rtl/>
        </w:rPr>
      </w:pPr>
    </w:p>
    <w:p w14:paraId="146D87FA" w14:textId="46E997BE" w:rsidR="00C15343" w:rsidRPr="00C15343" w:rsidRDefault="008C0EE1" w:rsidP="009E3FD8">
      <w:pPr>
        <w:widowControl w:val="0"/>
        <w:tabs>
          <w:tab w:val="left" w:pos="1365"/>
        </w:tabs>
        <w:spacing w:before="0" w:beforeAutospacing="0" w:after="0" w:afterAutospacing="0" w:line="240" w:lineRule="auto"/>
        <w:ind w:left="1365"/>
        <w:jc w:val="both"/>
        <w:rPr>
          <w:rFonts w:ascii="Times New Roman" w:eastAsia="Times New Roman" w:hAnsi="Times New Roman" w:cs="David"/>
          <w:sz w:val="24"/>
          <w:szCs w:val="24"/>
          <w:rtl/>
        </w:rPr>
      </w:pPr>
      <w:r w:rsidRPr="00450E58">
        <w:rPr>
          <w:rFonts w:ascii="Times New Roman" w:eastAsia="Times New Roman" w:hAnsi="Times New Roman" w:cs="David" w:hint="cs"/>
          <w:sz w:val="24"/>
          <w:szCs w:val="24"/>
          <w:rtl/>
        </w:rPr>
        <w:t>הסכום הנ"ל מוסכם כי יתוכננו למעלה מ 250 יח"ד למגורים .</w:t>
      </w:r>
      <w:r>
        <w:rPr>
          <w:rFonts w:ascii="Times New Roman" w:eastAsia="Times New Roman" w:hAnsi="Times New Roman" w:cs="David" w:hint="cs"/>
          <w:sz w:val="24"/>
          <w:szCs w:val="24"/>
          <w:rtl/>
        </w:rPr>
        <w:t xml:space="preserve"> </w:t>
      </w:r>
      <w:r w:rsidR="00C15343" w:rsidRPr="00C15343">
        <w:rPr>
          <w:rFonts w:ascii="Times New Roman" w:eastAsia="Times New Roman" w:hAnsi="Times New Roman" w:cs="David"/>
          <w:sz w:val="24"/>
          <w:szCs w:val="24"/>
          <w:rtl/>
        </w:rPr>
        <w:t xml:space="preserve"> </w:t>
      </w:r>
    </w:p>
    <w:p w14:paraId="49063BE4" w14:textId="77777777" w:rsidR="00C15343" w:rsidRPr="00C15343" w:rsidRDefault="00C15343" w:rsidP="009E3FD8">
      <w:pPr>
        <w:widowControl w:val="0"/>
        <w:spacing w:before="0" w:beforeAutospacing="0" w:after="0" w:afterAutospacing="0" w:line="240" w:lineRule="auto"/>
        <w:ind w:left="1365" w:hanging="645"/>
        <w:jc w:val="both"/>
        <w:rPr>
          <w:rFonts w:ascii="Times New Roman" w:eastAsia="Times New Roman" w:hAnsi="Times New Roman" w:cs="David"/>
          <w:sz w:val="24"/>
          <w:szCs w:val="24"/>
          <w:rtl/>
        </w:rPr>
      </w:pPr>
    </w:p>
    <w:p w14:paraId="0F346AE7" w14:textId="77777777" w:rsidR="00C15343" w:rsidRPr="00C15343" w:rsidRDefault="00C15343" w:rsidP="00C15343">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14E31B0" w14:textId="49D339D5" w:rsidR="00C15343" w:rsidRPr="00C15343" w:rsidRDefault="00C15343" w:rsidP="00F567A0">
      <w:pPr>
        <w:ind w:left="793"/>
        <w:contextualSpacing/>
        <w:rPr>
          <w:rtl/>
        </w:rPr>
      </w:pPr>
      <w:r w:rsidRPr="00C15343">
        <w:rPr>
          <w:rFonts w:ascii="Times New Roman" w:eastAsia="Times New Roman" w:hAnsi="Times New Roman" w:cs="David" w:hint="eastAsia"/>
          <w:b/>
          <w:bCs/>
          <w:sz w:val="24"/>
          <w:szCs w:val="24"/>
          <w:u w:val="single"/>
          <w:rtl/>
          <w:lang w:eastAsia="he-IL"/>
        </w:rPr>
        <w:t>בניה</w:t>
      </w:r>
      <w:r w:rsidRPr="00C15343">
        <w:rPr>
          <w:rFonts w:ascii="Times New Roman" w:eastAsia="Times New Roman" w:hAnsi="Times New Roman" w:cs="David"/>
          <w:b/>
          <w:bCs/>
          <w:sz w:val="24"/>
          <w:szCs w:val="24"/>
          <w:u w:val="single"/>
          <w:rtl/>
          <w:lang w:eastAsia="he-IL"/>
        </w:rPr>
        <w:t xml:space="preserve"> למשרדים ו/או מסחר במשותף עם מגורים   :</w:t>
      </w:r>
    </w:p>
    <w:p w14:paraId="0FD51B16" w14:textId="289D26D0" w:rsidR="00C15343" w:rsidRPr="00C15343" w:rsidRDefault="00C15343" w:rsidP="009E3FD8">
      <w:pPr>
        <w:widowControl w:val="0"/>
        <w:spacing w:before="0" w:beforeAutospacing="0" w:after="0" w:afterAutospacing="0" w:line="240" w:lineRule="auto"/>
        <w:ind w:left="1359" w:hanging="1359"/>
        <w:jc w:val="both"/>
        <w:rPr>
          <w:rFonts w:ascii="Times New Roman" w:eastAsia="Times New Roman" w:hAnsi="Times New Roman" w:cs="David"/>
          <w:sz w:val="24"/>
          <w:szCs w:val="24"/>
          <w:rtl/>
        </w:rPr>
      </w:pPr>
      <w:r w:rsidRPr="00C15343">
        <w:rPr>
          <w:rFonts w:ascii="Times New Roman" w:eastAsia="Times New Roman" w:hAnsi="Times New Roman" w:cs="David"/>
          <w:sz w:val="24"/>
          <w:szCs w:val="24"/>
          <w:rtl/>
        </w:rPr>
        <w:tab/>
      </w:r>
      <w:r w:rsidRPr="00C15343">
        <w:rPr>
          <w:rFonts w:ascii="Times New Roman" w:eastAsia="Times New Roman" w:hAnsi="Times New Roman" w:cs="David" w:hint="eastAsia"/>
          <w:sz w:val="24"/>
          <w:szCs w:val="24"/>
          <w:rtl/>
        </w:rPr>
        <w:t>תשלום</w:t>
      </w:r>
      <w:r w:rsidRPr="00C15343">
        <w:rPr>
          <w:rFonts w:ascii="Times New Roman" w:eastAsia="Times New Roman" w:hAnsi="Times New Roman" w:cs="David"/>
          <w:sz w:val="24"/>
          <w:szCs w:val="24"/>
          <w:rtl/>
        </w:rPr>
        <w:t xml:space="preserve"> </w:t>
      </w:r>
      <w:r w:rsidRPr="00C15343">
        <w:rPr>
          <w:rFonts w:ascii="Times New Roman" w:eastAsia="Times New Roman" w:hAnsi="Times New Roman" w:cs="David" w:hint="eastAsia"/>
          <w:sz w:val="24"/>
          <w:szCs w:val="24"/>
          <w:rtl/>
        </w:rPr>
        <w:t>למגורים</w:t>
      </w:r>
      <w:r w:rsidRPr="00C15343">
        <w:rPr>
          <w:rFonts w:ascii="Times New Roman" w:eastAsia="Times New Roman" w:hAnsi="Times New Roman" w:cs="David"/>
          <w:sz w:val="24"/>
          <w:szCs w:val="24"/>
          <w:rtl/>
        </w:rPr>
        <w:t xml:space="preserve"> כמפורט </w:t>
      </w:r>
      <w:r w:rsidRPr="00C15343">
        <w:rPr>
          <w:rFonts w:ascii="Times New Roman" w:eastAsia="Times New Roman" w:hAnsi="Times New Roman" w:cs="David" w:hint="eastAsia"/>
          <w:sz w:val="24"/>
          <w:szCs w:val="24"/>
          <w:rtl/>
        </w:rPr>
        <w:t>בנ</w:t>
      </w:r>
      <w:r w:rsidRPr="00C15343">
        <w:rPr>
          <w:rFonts w:ascii="Times New Roman" w:eastAsia="Times New Roman" w:hAnsi="Times New Roman" w:cs="David"/>
          <w:sz w:val="24"/>
          <w:szCs w:val="24"/>
          <w:rtl/>
        </w:rPr>
        <w:t xml:space="preserve">"ל </w:t>
      </w:r>
      <w:r w:rsidRPr="00BE2C8C">
        <w:rPr>
          <w:rFonts w:ascii="Times New Roman" w:eastAsia="Times New Roman" w:hAnsi="Times New Roman" w:cs="David" w:hint="cs"/>
          <w:sz w:val="24"/>
          <w:szCs w:val="24"/>
          <w:rtl/>
        </w:rPr>
        <w:t xml:space="preserve">, קרי , </w:t>
      </w:r>
      <w:r w:rsidRPr="00BE2C8C">
        <w:rPr>
          <w:rFonts w:ascii="Times New Roman" w:eastAsia="Times New Roman" w:hAnsi="Times New Roman" w:cs="David" w:hint="cs"/>
          <w:b/>
          <w:bCs/>
          <w:sz w:val="24"/>
          <w:szCs w:val="24"/>
          <w:rtl/>
        </w:rPr>
        <w:t>680</w:t>
      </w:r>
      <w:r w:rsidRPr="00C15343">
        <w:rPr>
          <w:rFonts w:ascii="Times New Roman" w:eastAsia="Times New Roman" w:hAnsi="Times New Roman" w:cs="David"/>
          <w:b/>
          <w:bCs/>
          <w:sz w:val="24"/>
          <w:szCs w:val="24"/>
          <w:rtl/>
        </w:rPr>
        <w:t xml:space="preserve">  ש"ח </w:t>
      </w:r>
      <w:r w:rsidRPr="00BE2C8C">
        <w:rPr>
          <w:rFonts w:ascii="Times New Roman" w:eastAsia="Times New Roman" w:hAnsi="Times New Roman" w:cs="David" w:hint="cs"/>
          <w:b/>
          <w:bCs/>
          <w:sz w:val="24"/>
          <w:szCs w:val="24"/>
          <w:rtl/>
        </w:rPr>
        <w:t>לכל יח"ד</w:t>
      </w:r>
      <w:r w:rsidRPr="00BE2C8C">
        <w:rPr>
          <w:rFonts w:ascii="Times New Roman" w:eastAsia="Times New Roman" w:hAnsi="Times New Roman" w:cs="David" w:hint="cs"/>
          <w:sz w:val="24"/>
          <w:szCs w:val="24"/>
          <w:rtl/>
        </w:rPr>
        <w:t xml:space="preserve"> . </w:t>
      </w:r>
    </w:p>
    <w:p w14:paraId="7D7CCEEA" w14:textId="77777777" w:rsidR="00C15343" w:rsidRPr="00C15343" w:rsidRDefault="00C15343" w:rsidP="009E3FD8">
      <w:pPr>
        <w:widowControl w:val="0"/>
        <w:spacing w:before="0" w:beforeAutospacing="0" w:after="0" w:afterAutospacing="0" w:line="240" w:lineRule="auto"/>
        <w:ind w:left="1359" w:hanging="1359"/>
        <w:jc w:val="both"/>
        <w:rPr>
          <w:rFonts w:ascii="Times New Roman" w:eastAsia="Times New Roman" w:hAnsi="Times New Roman" w:cs="David"/>
          <w:sz w:val="24"/>
          <w:szCs w:val="24"/>
          <w:rtl/>
        </w:rPr>
      </w:pPr>
    </w:p>
    <w:p w14:paraId="381AE27E" w14:textId="26E37426" w:rsidR="00C15343" w:rsidRPr="00BE2C8C" w:rsidRDefault="00C15343" w:rsidP="009E3FD8">
      <w:pPr>
        <w:widowControl w:val="0"/>
        <w:spacing w:before="0" w:beforeAutospacing="0" w:after="0" w:afterAutospacing="0" w:line="240" w:lineRule="auto"/>
        <w:ind w:left="1359"/>
        <w:jc w:val="both"/>
        <w:rPr>
          <w:rFonts w:ascii="Times New Roman" w:eastAsia="Times New Roman" w:hAnsi="Times New Roman" w:cs="David"/>
          <w:sz w:val="24"/>
          <w:szCs w:val="24"/>
          <w:rtl/>
        </w:rPr>
      </w:pPr>
      <w:r w:rsidRPr="00C15343">
        <w:rPr>
          <w:rFonts w:ascii="Times New Roman" w:eastAsia="Times New Roman" w:hAnsi="Times New Roman" w:cs="David" w:hint="eastAsia"/>
          <w:sz w:val="24"/>
          <w:szCs w:val="24"/>
          <w:rtl/>
        </w:rPr>
        <w:t>תוספת</w:t>
      </w:r>
      <w:r w:rsidRPr="00C15343">
        <w:rPr>
          <w:rFonts w:ascii="Times New Roman" w:eastAsia="Times New Roman" w:hAnsi="Times New Roman" w:cs="David"/>
          <w:sz w:val="24"/>
          <w:szCs w:val="24"/>
          <w:rtl/>
        </w:rPr>
        <w:t xml:space="preserve"> </w:t>
      </w:r>
      <w:r w:rsidRPr="00C15343">
        <w:rPr>
          <w:rFonts w:ascii="Times New Roman" w:eastAsia="Times New Roman" w:hAnsi="Times New Roman" w:cs="David" w:hint="eastAsia"/>
          <w:sz w:val="24"/>
          <w:szCs w:val="24"/>
          <w:rtl/>
        </w:rPr>
        <w:t>לנ</w:t>
      </w:r>
      <w:r w:rsidRPr="00C15343">
        <w:rPr>
          <w:rFonts w:ascii="Times New Roman" w:eastAsia="Times New Roman" w:hAnsi="Times New Roman" w:cs="David"/>
          <w:sz w:val="24"/>
          <w:szCs w:val="24"/>
          <w:rtl/>
        </w:rPr>
        <w:t xml:space="preserve">"ל עבור </w:t>
      </w:r>
      <w:r w:rsidRPr="00C15343">
        <w:rPr>
          <w:rFonts w:ascii="Times New Roman" w:eastAsia="Times New Roman" w:hAnsi="Times New Roman" w:cs="David" w:hint="eastAsia"/>
          <w:sz w:val="24"/>
          <w:szCs w:val="24"/>
          <w:rtl/>
        </w:rPr>
        <w:t>שטחי</w:t>
      </w:r>
      <w:r w:rsidRPr="00C15343">
        <w:rPr>
          <w:rFonts w:ascii="Times New Roman" w:eastAsia="Times New Roman" w:hAnsi="Times New Roman" w:cs="David"/>
          <w:sz w:val="24"/>
          <w:szCs w:val="24"/>
          <w:rtl/>
        </w:rPr>
        <w:t xml:space="preserve"> המסחר ו/או </w:t>
      </w:r>
      <w:r w:rsidR="00013DEA" w:rsidRPr="00BE2C8C">
        <w:rPr>
          <w:rFonts w:ascii="Times New Roman" w:eastAsia="Times New Roman" w:hAnsi="Times New Roman" w:cs="David" w:hint="cs"/>
          <w:sz w:val="24"/>
          <w:szCs w:val="24"/>
          <w:rtl/>
        </w:rPr>
        <w:t xml:space="preserve">תעסוקה , </w:t>
      </w:r>
      <w:r w:rsidR="00013DEA" w:rsidRPr="00BE2C8C">
        <w:rPr>
          <w:rFonts w:ascii="Times New Roman" w:eastAsia="Times New Roman" w:hAnsi="Times New Roman" w:cs="David" w:hint="cs"/>
          <w:b/>
          <w:bCs/>
          <w:sz w:val="24"/>
          <w:szCs w:val="24"/>
          <w:rtl/>
        </w:rPr>
        <w:t xml:space="preserve">5 ₪  </w:t>
      </w:r>
      <w:r w:rsidRPr="00C15343">
        <w:rPr>
          <w:rFonts w:ascii="Times New Roman" w:eastAsia="Times New Roman" w:hAnsi="Times New Roman" w:cs="David" w:hint="eastAsia"/>
          <w:b/>
          <w:bCs/>
          <w:sz w:val="24"/>
          <w:szCs w:val="24"/>
          <w:rtl/>
        </w:rPr>
        <w:t>לכל</w:t>
      </w:r>
      <w:r w:rsidRPr="00C15343">
        <w:rPr>
          <w:rFonts w:ascii="Times New Roman" w:eastAsia="Times New Roman" w:hAnsi="Times New Roman" w:cs="David"/>
          <w:b/>
          <w:bCs/>
          <w:sz w:val="24"/>
          <w:szCs w:val="24"/>
          <w:rtl/>
        </w:rPr>
        <w:t xml:space="preserve"> מ"ר</w:t>
      </w:r>
      <w:r w:rsidRPr="00C15343">
        <w:rPr>
          <w:rFonts w:ascii="Times New Roman" w:eastAsia="Times New Roman" w:hAnsi="Times New Roman" w:cs="David"/>
          <w:sz w:val="24"/>
          <w:szCs w:val="24"/>
          <w:rtl/>
        </w:rPr>
        <w:t xml:space="preserve"> מסחר ו/או משרדים בבנין</w:t>
      </w:r>
      <w:r w:rsidR="009E3FD8" w:rsidRPr="00BE2C8C">
        <w:rPr>
          <w:rFonts w:ascii="Times New Roman" w:eastAsia="Times New Roman" w:hAnsi="Times New Roman" w:cs="David" w:hint="cs"/>
          <w:sz w:val="24"/>
          <w:szCs w:val="24"/>
          <w:rtl/>
        </w:rPr>
        <w:t xml:space="preserve"> . </w:t>
      </w:r>
    </w:p>
    <w:p w14:paraId="3FABD142" w14:textId="77777777" w:rsidR="000A05E1" w:rsidRPr="00BE2C8C" w:rsidRDefault="000A05E1" w:rsidP="009E3FD8">
      <w:pPr>
        <w:widowControl w:val="0"/>
        <w:spacing w:before="0" w:beforeAutospacing="0" w:after="0" w:afterAutospacing="0" w:line="240" w:lineRule="auto"/>
        <w:ind w:left="1359"/>
        <w:jc w:val="both"/>
        <w:rPr>
          <w:rFonts w:ascii="Times New Roman" w:eastAsia="Times New Roman" w:hAnsi="Times New Roman" w:cs="David"/>
          <w:sz w:val="24"/>
          <w:szCs w:val="24"/>
          <w:rtl/>
        </w:rPr>
      </w:pPr>
    </w:p>
    <w:p w14:paraId="0A6F2EB1" w14:textId="77777777" w:rsidR="008C0EE1" w:rsidRDefault="00C15343" w:rsidP="009E3FD8">
      <w:pPr>
        <w:widowControl w:val="0"/>
        <w:tabs>
          <w:tab w:val="left" w:pos="1365"/>
        </w:tabs>
        <w:spacing w:before="0" w:beforeAutospacing="0" w:after="0" w:afterAutospacing="0" w:line="240" w:lineRule="auto"/>
        <w:ind w:left="1365"/>
        <w:jc w:val="both"/>
        <w:rPr>
          <w:rFonts w:ascii="Times New Roman" w:eastAsia="Times New Roman" w:hAnsi="Times New Roman" w:cs="David"/>
          <w:sz w:val="24"/>
          <w:szCs w:val="24"/>
          <w:rtl/>
        </w:rPr>
      </w:pPr>
      <w:r w:rsidRPr="00BE2C8C">
        <w:rPr>
          <w:rFonts w:ascii="Times New Roman" w:eastAsia="Times New Roman" w:hAnsi="Times New Roman" w:cs="David" w:hint="cs"/>
          <w:sz w:val="24"/>
          <w:szCs w:val="24"/>
          <w:rtl/>
        </w:rPr>
        <w:t>המחיר  הנ"ל כולל</w:t>
      </w:r>
      <w:r w:rsidRPr="00BE2C8C">
        <w:rPr>
          <w:rFonts w:ascii="Times New Roman" w:eastAsia="Times New Roman" w:hAnsi="Times New Roman" w:cs="David"/>
          <w:sz w:val="24"/>
          <w:szCs w:val="24"/>
          <w:rtl/>
        </w:rPr>
        <w:t xml:space="preserve"> </w:t>
      </w:r>
      <w:r w:rsidRPr="00BE2C8C">
        <w:rPr>
          <w:rFonts w:ascii="Times New Roman" w:eastAsia="Times New Roman" w:hAnsi="Times New Roman" w:cs="David" w:hint="cs"/>
          <w:sz w:val="24"/>
          <w:szCs w:val="24"/>
          <w:rtl/>
        </w:rPr>
        <w:t>פיתוח ו</w:t>
      </w:r>
      <w:r w:rsidRPr="00BE2C8C">
        <w:rPr>
          <w:rFonts w:ascii="Times New Roman" w:eastAsia="Times New Roman" w:hAnsi="Times New Roman" w:cs="David"/>
          <w:sz w:val="24"/>
          <w:szCs w:val="24"/>
          <w:rtl/>
        </w:rPr>
        <w:t>מרתפים</w:t>
      </w:r>
      <w:r w:rsidRPr="00C15343">
        <w:rPr>
          <w:rFonts w:ascii="Times New Roman" w:eastAsia="Times New Roman" w:hAnsi="Times New Roman" w:cs="David"/>
          <w:sz w:val="24"/>
          <w:szCs w:val="24"/>
          <w:rtl/>
        </w:rPr>
        <w:t xml:space="preserve"> </w:t>
      </w:r>
      <w:r w:rsidR="00AB275E" w:rsidRPr="00BE2C8C">
        <w:rPr>
          <w:rFonts w:ascii="Times New Roman" w:eastAsia="Times New Roman" w:hAnsi="Times New Roman" w:cs="David" w:hint="cs"/>
          <w:sz w:val="24"/>
          <w:szCs w:val="24"/>
          <w:rtl/>
        </w:rPr>
        <w:t xml:space="preserve">. </w:t>
      </w:r>
      <w:r w:rsidRPr="00BE2C8C">
        <w:rPr>
          <w:rFonts w:ascii="Times New Roman" w:eastAsia="Times New Roman" w:hAnsi="Times New Roman" w:cs="David" w:hint="cs"/>
          <w:sz w:val="24"/>
          <w:szCs w:val="24"/>
          <w:rtl/>
        </w:rPr>
        <w:t xml:space="preserve"> למען הסר ספק , לא יתווסף שכ"ט עבור מרתפים , כלול במחיר ליח"ד הנ"ל .</w:t>
      </w:r>
      <w:r w:rsidRPr="00C15343">
        <w:rPr>
          <w:rFonts w:ascii="Times New Roman" w:eastAsia="Times New Roman" w:hAnsi="Times New Roman" w:cs="David"/>
          <w:sz w:val="24"/>
          <w:szCs w:val="24"/>
          <w:rtl/>
        </w:rPr>
        <w:tab/>
      </w:r>
    </w:p>
    <w:p w14:paraId="0B95EC30" w14:textId="77777777" w:rsidR="008C0EE1" w:rsidRDefault="008C0EE1" w:rsidP="009E3FD8">
      <w:pPr>
        <w:widowControl w:val="0"/>
        <w:tabs>
          <w:tab w:val="left" w:pos="1365"/>
        </w:tabs>
        <w:spacing w:before="0" w:beforeAutospacing="0" w:after="0" w:afterAutospacing="0" w:line="240" w:lineRule="auto"/>
        <w:ind w:left="1365"/>
        <w:jc w:val="both"/>
        <w:rPr>
          <w:rFonts w:ascii="Times New Roman" w:eastAsia="Times New Roman" w:hAnsi="Times New Roman" w:cs="David"/>
          <w:sz w:val="24"/>
          <w:szCs w:val="24"/>
          <w:rtl/>
        </w:rPr>
      </w:pPr>
    </w:p>
    <w:p w14:paraId="151188B9" w14:textId="77777777" w:rsidR="00C15343" w:rsidRPr="00C15343" w:rsidRDefault="00C15343" w:rsidP="00C15343">
      <w:pPr>
        <w:widowControl w:val="0"/>
        <w:spacing w:before="0" w:beforeAutospacing="0" w:after="0" w:afterAutospacing="0" w:line="240" w:lineRule="auto"/>
        <w:ind w:left="1359"/>
        <w:rPr>
          <w:rFonts w:ascii="Times New Roman" w:eastAsia="Times New Roman" w:hAnsi="Times New Roman" w:cs="David"/>
          <w:sz w:val="24"/>
          <w:szCs w:val="24"/>
          <w:rtl/>
        </w:rPr>
      </w:pPr>
    </w:p>
    <w:p w14:paraId="7A6FBC6F" w14:textId="77777777" w:rsidR="00C15343" w:rsidRPr="00C15343" w:rsidRDefault="00C15343" w:rsidP="00C15343">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2B9CE529" w14:textId="77777777" w:rsidR="00C15343" w:rsidRPr="00C15343" w:rsidRDefault="00C15343" w:rsidP="00C15343">
      <w:pPr>
        <w:widowControl w:val="0"/>
        <w:spacing w:before="0" w:beforeAutospacing="0" w:after="0" w:afterAutospacing="0" w:line="240" w:lineRule="auto"/>
        <w:ind w:left="720"/>
        <w:contextualSpacing/>
        <w:rPr>
          <w:rFonts w:ascii="Times New Roman" w:eastAsia="Times New Roman" w:hAnsi="Times New Roman" w:cs="David"/>
          <w:sz w:val="24"/>
          <w:szCs w:val="24"/>
          <w:rtl/>
        </w:rPr>
      </w:pPr>
      <w:r w:rsidRPr="00C15343">
        <w:rPr>
          <w:rFonts w:ascii="Times New Roman" w:eastAsia="Times New Roman" w:hAnsi="Times New Roman" w:cs="David" w:hint="eastAsia"/>
          <w:b/>
          <w:bCs/>
          <w:sz w:val="24"/>
          <w:szCs w:val="24"/>
          <w:u w:val="single"/>
          <w:rtl/>
          <w:lang w:eastAsia="he-IL"/>
        </w:rPr>
        <w:t>בניה</w:t>
      </w:r>
      <w:r w:rsidRPr="00C15343">
        <w:rPr>
          <w:rFonts w:ascii="Times New Roman" w:eastAsia="Times New Roman" w:hAnsi="Times New Roman" w:cs="David"/>
          <w:b/>
          <w:bCs/>
          <w:sz w:val="24"/>
          <w:szCs w:val="24"/>
          <w:u w:val="single"/>
          <w:rtl/>
          <w:lang w:eastAsia="he-IL"/>
        </w:rPr>
        <w:t xml:space="preserve"> למשרדים ו/או מסחר (</w:t>
      </w:r>
      <w:r w:rsidRPr="00C15343">
        <w:rPr>
          <w:rFonts w:ascii="Times New Roman" w:eastAsia="Times New Roman" w:hAnsi="Times New Roman" w:cs="David" w:hint="eastAsia"/>
          <w:b/>
          <w:bCs/>
          <w:sz w:val="24"/>
          <w:szCs w:val="24"/>
          <w:u w:val="single"/>
          <w:rtl/>
          <w:lang w:eastAsia="he-IL"/>
        </w:rPr>
        <w:t>ללא</w:t>
      </w:r>
      <w:r w:rsidRPr="00C15343">
        <w:rPr>
          <w:rFonts w:ascii="Times New Roman" w:eastAsia="Times New Roman" w:hAnsi="Times New Roman" w:cs="David"/>
          <w:b/>
          <w:bCs/>
          <w:sz w:val="24"/>
          <w:szCs w:val="24"/>
          <w:u w:val="single"/>
          <w:rtl/>
          <w:lang w:eastAsia="he-IL"/>
        </w:rPr>
        <w:t xml:space="preserve"> </w:t>
      </w:r>
      <w:r w:rsidRPr="00C15343">
        <w:rPr>
          <w:rFonts w:ascii="Times New Roman" w:eastAsia="Times New Roman" w:hAnsi="Times New Roman" w:cs="David" w:hint="eastAsia"/>
          <w:b/>
          <w:bCs/>
          <w:sz w:val="24"/>
          <w:szCs w:val="24"/>
          <w:u w:val="single"/>
          <w:rtl/>
          <w:lang w:eastAsia="he-IL"/>
        </w:rPr>
        <w:t>שילוב</w:t>
      </w:r>
      <w:r w:rsidRPr="00C15343">
        <w:rPr>
          <w:rFonts w:ascii="Times New Roman" w:eastAsia="Times New Roman" w:hAnsi="Times New Roman" w:cs="David"/>
          <w:b/>
          <w:bCs/>
          <w:sz w:val="24"/>
          <w:szCs w:val="24"/>
          <w:u w:val="single"/>
          <w:rtl/>
          <w:lang w:eastAsia="he-IL"/>
        </w:rPr>
        <w:t xml:space="preserve"> </w:t>
      </w:r>
      <w:r w:rsidRPr="00C15343">
        <w:rPr>
          <w:rFonts w:ascii="Times New Roman" w:eastAsia="Times New Roman" w:hAnsi="Times New Roman" w:cs="David" w:hint="eastAsia"/>
          <w:b/>
          <w:bCs/>
          <w:sz w:val="24"/>
          <w:szCs w:val="24"/>
          <w:u w:val="single"/>
          <w:rtl/>
          <w:lang w:eastAsia="he-IL"/>
        </w:rPr>
        <w:t>במגורים</w:t>
      </w:r>
      <w:r w:rsidRPr="00C15343">
        <w:rPr>
          <w:rFonts w:ascii="Times New Roman" w:eastAsia="Times New Roman" w:hAnsi="Times New Roman" w:cs="David"/>
          <w:b/>
          <w:bCs/>
          <w:sz w:val="24"/>
          <w:szCs w:val="24"/>
          <w:u w:val="single"/>
          <w:rtl/>
          <w:lang w:eastAsia="he-IL"/>
        </w:rPr>
        <w:t xml:space="preserve">)  </w:t>
      </w:r>
      <w:r w:rsidRPr="00C15343">
        <w:rPr>
          <w:rFonts w:ascii="Times New Roman" w:eastAsia="Times New Roman" w:hAnsi="Times New Roman" w:cs="David"/>
          <w:sz w:val="24"/>
          <w:szCs w:val="24"/>
          <w:rtl/>
          <w:lang w:eastAsia="he-IL"/>
        </w:rPr>
        <w:t xml:space="preserve"> :</w:t>
      </w:r>
    </w:p>
    <w:p w14:paraId="3D103308" w14:textId="77777777" w:rsidR="00C15343" w:rsidRPr="00C15343" w:rsidRDefault="00C15343" w:rsidP="00C15343">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31828B48" w14:textId="77777777" w:rsidR="00C15343" w:rsidRPr="00C15343" w:rsidRDefault="00C15343" w:rsidP="00C15343">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65DAD331" w14:textId="618C3B23" w:rsidR="00C15343" w:rsidRPr="00BE2C8C" w:rsidRDefault="00C15343" w:rsidP="000A05E1">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C15343">
        <w:rPr>
          <w:rFonts w:ascii="Times New Roman" w:eastAsia="Times New Roman" w:hAnsi="Times New Roman" w:cs="David"/>
          <w:sz w:val="24"/>
          <w:szCs w:val="24"/>
          <w:rtl/>
        </w:rPr>
        <w:t xml:space="preserve">       </w:t>
      </w:r>
      <w:r w:rsidRPr="00C15343">
        <w:rPr>
          <w:rFonts w:ascii="Times New Roman" w:eastAsia="Times New Roman" w:hAnsi="Times New Roman" w:cs="David"/>
          <w:sz w:val="24"/>
          <w:szCs w:val="24"/>
          <w:rtl/>
        </w:rPr>
        <w:tab/>
        <w:t xml:space="preserve">סכום קבוע ומוחלט של  </w:t>
      </w:r>
      <w:r w:rsidR="000A05E1" w:rsidRPr="00BE2C8C">
        <w:rPr>
          <w:rFonts w:ascii="Times New Roman" w:eastAsia="Times New Roman" w:hAnsi="Times New Roman" w:cs="David" w:hint="cs"/>
          <w:b/>
          <w:bCs/>
          <w:sz w:val="24"/>
          <w:szCs w:val="24"/>
          <w:rtl/>
        </w:rPr>
        <w:t>6</w:t>
      </w:r>
      <w:r w:rsidRPr="00C15343">
        <w:rPr>
          <w:rFonts w:ascii="Times New Roman" w:eastAsia="Times New Roman" w:hAnsi="Times New Roman" w:cs="David"/>
          <w:b/>
          <w:bCs/>
          <w:sz w:val="24"/>
          <w:szCs w:val="24"/>
          <w:rtl/>
        </w:rPr>
        <w:t xml:space="preserve">  ש"ח</w:t>
      </w:r>
      <w:r w:rsidRPr="00C15343">
        <w:rPr>
          <w:rFonts w:ascii="Times New Roman" w:eastAsia="Times New Roman" w:hAnsi="Times New Roman" w:cs="David"/>
          <w:sz w:val="24"/>
          <w:szCs w:val="24"/>
          <w:rtl/>
        </w:rPr>
        <w:t xml:space="preserve"> (במילים: </w:t>
      </w:r>
      <w:r w:rsidR="000A05E1" w:rsidRPr="00BE2C8C">
        <w:rPr>
          <w:rFonts w:ascii="Times New Roman" w:eastAsia="Times New Roman" w:hAnsi="Times New Roman" w:cs="David" w:hint="cs"/>
          <w:sz w:val="24"/>
          <w:szCs w:val="24"/>
          <w:rtl/>
        </w:rPr>
        <w:t xml:space="preserve">שישה </w:t>
      </w:r>
      <w:r w:rsidRPr="00C15343">
        <w:rPr>
          <w:rFonts w:ascii="Times New Roman" w:eastAsia="Times New Roman" w:hAnsi="Times New Roman" w:cs="David"/>
          <w:sz w:val="24"/>
          <w:szCs w:val="24"/>
          <w:rtl/>
        </w:rPr>
        <w:t xml:space="preserve">  ש"ח) </w:t>
      </w:r>
      <w:r w:rsidRPr="00C15343">
        <w:rPr>
          <w:rFonts w:ascii="Times New Roman" w:eastAsia="Times New Roman" w:hAnsi="Times New Roman" w:cs="David"/>
          <w:b/>
          <w:bCs/>
          <w:sz w:val="24"/>
          <w:szCs w:val="24"/>
          <w:rtl/>
        </w:rPr>
        <w:t xml:space="preserve">לכל </w:t>
      </w:r>
      <w:r w:rsidRPr="00C15343">
        <w:rPr>
          <w:rFonts w:ascii="Times New Roman" w:eastAsia="Times New Roman" w:hAnsi="Times New Roman" w:cs="David" w:hint="eastAsia"/>
          <w:b/>
          <w:bCs/>
          <w:sz w:val="24"/>
          <w:szCs w:val="24"/>
          <w:rtl/>
        </w:rPr>
        <w:t>מ</w:t>
      </w:r>
      <w:r w:rsidRPr="00C15343">
        <w:rPr>
          <w:rFonts w:ascii="Times New Roman" w:eastAsia="Times New Roman" w:hAnsi="Times New Roman" w:cs="David"/>
          <w:b/>
          <w:bCs/>
          <w:sz w:val="24"/>
          <w:szCs w:val="24"/>
          <w:rtl/>
        </w:rPr>
        <w:t>"ר</w:t>
      </w:r>
      <w:r w:rsidRPr="00C15343">
        <w:rPr>
          <w:rFonts w:ascii="Times New Roman" w:eastAsia="Times New Roman" w:hAnsi="Times New Roman" w:cs="David"/>
          <w:sz w:val="24"/>
          <w:szCs w:val="24"/>
          <w:rtl/>
        </w:rPr>
        <w:t xml:space="preserve"> </w:t>
      </w:r>
      <w:r w:rsidRPr="00C15343">
        <w:rPr>
          <w:rFonts w:ascii="Times New Roman" w:eastAsia="Times New Roman" w:hAnsi="Times New Roman" w:cs="David" w:hint="eastAsia"/>
          <w:sz w:val="24"/>
          <w:szCs w:val="24"/>
          <w:rtl/>
        </w:rPr>
        <w:t>חנות</w:t>
      </w:r>
      <w:r w:rsidRPr="00C15343">
        <w:rPr>
          <w:rFonts w:ascii="Times New Roman" w:eastAsia="Times New Roman" w:hAnsi="Times New Roman" w:cs="David"/>
          <w:sz w:val="24"/>
          <w:szCs w:val="24"/>
          <w:rtl/>
        </w:rPr>
        <w:t xml:space="preserve">/ </w:t>
      </w:r>
      <w:r w:rsidRPr="00C15343">
        <w:rPr>
          <w:rFonts w:ascii="Times New Roman" w:eastAsia="Times New Roman" w:hAnsi="Times New Roman" w:cs="David" w:hint="eastAsia"/>
          <w:sz w:val="24"/>
          <w:szCs w:val="24"/>
          <w:rtl/>
        </w:rPr>
        <w:t>שטח</w:t>
      </w:r>
      <w:r w:rsidRPr="00C15343">
        <w:rPr>
          <w:rFonts w:ascii="Times New Roman" w:eastAsia="Times New Roman" w:hAnsi="Times New Roman" w:cs="David"/>
          <w:sz w:val="24"/>
          <w:szCs w:val="24"/>
          <w:rtl/>
        </w:rPr>
        <w:t xml:space="preserve"> </w:t>
      </w:r>
      <w:r w:rsidRPr="00C15343">
        <w:rPr>
          <w:rFonts w:ascii="Times New Roman" w:eastAsia="Times New Roman" w:hAnsi="Times New Roman" w:cs="David" w:hint="eastAsia"/>
          <w:sz w:val="24"/>
          <w:szCs w:val="24"/>
          <w:rtl/>
        </w:rPr>
        <w:t>מסחרי</w:t>
      </w:r>
      <w:r w:rsidR="000A05E1" w:rsidRPr="00BE2C8C">
        <w:rPr>
          <w:rFonts w:ascii="Times New Roman" w:eastAsia="Times New Roman" w:hAnsi="Times New Roman" w:cs="David" w:hint="cs"/>
          <w:sz w:val="24"/>
          <w:szCs w:val="24"/>
          <w:rtl/>
        </w:rPr>
        <w:t xml:space="preserve"> . </w:t>
      </w:r>
    </w:p>
    <w:p w14:paraId="0E549E51" w14:textId="77777777" w:rsidR="000A05E1" w:rsidRPr="00BE2C8C" w:rsidRDefault="000A05E1" w:rsidP="000A05E1">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4569362F" w14:textId="74CD9832" w:rsidR="000A05E1" w:rsidRPr="00BE2C8C" w:rsidRDefault="000A05E1" w:rsidP="000A05E1">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BE2C8C">
        <w:rPr>
          <w:rFonts w:ascii="Times New Roman" w:eastAsia="Times New Roman" w:hAnsi="Times New Roman" w:cs="David"/>
          <w:sz w:val="24"/>
          <w:szCs w:val="24"/>
          <w:rtl/>
        </w:rPr>
        <w:tab/>
      </w:r>
      <w:r w:rsidRPr="00C15343">
        <w:rPr>
          <w:rFonts w:ascii="Times New Roman" w:eastAsia="Times New Roman" w:hAnsi="Times New Roman" w:cs="David"/>
          <w:sz w:val="24"/>
          <w:szCs w:val="24"/>
          <w:rtl/>
        </w:rPr>
        <w:t xml:space="preserve">סכום קבוע ומוחלט של  </w:t>
      </w:r>
      <w:r w:rsidRPr="00BE2C8C">
        <w:rPr>
          <w:rFonts w:ascii="Times New Roman" w:eastAsia="Times New Roman" w:hAnsi="Times New Roman" w:cs="David" w:hint="cs"/>
          <w:b/>
          <w:bCs/>
          <w:sz w:val="24"/>
          <w:szCs w:val="24"/>
          <w:rtl/>
        </w:rPr>
        <w:t>2.5</w:t>
      </w:r>
      <w:r w:rsidRPr="00C15343">
        <w:rPr>
          <w:rFonts w:ascii="Times New Roman" w:eastAsia="Times New Roman" w:hAnsi="Times New Roman" w:cs="David"/>
          <w:b/>
          <w:bCs/>
          <w:sz w:val="24"/>
          <w:szCs w:val="24"/>
          <w:rtl/>
        </w:rPr>
        <w:t xml:space="preserve">  ש"ח</w:t>
      </w:r>
      <w:r w:rsidRPr="00C15343">
        <w:rPr>
          <w:rFonts w:ascii="Times New Roman" w:eastAsia="Times New Roman" w:hAnsi="Times New Roman" w:cs="David"/>
          <w:sz w:val="24"/>
          <w:szCs w:val="24"/>
          <w:rtl/>
        </w:rPr>
        <w:t xml:space="preserve"> (במילים: </w:t>
      </w:r>
      <w:r w:rsidRPr="00BE2C8C">
        <w:rPr>
          <w:rFonts w:ascii="Times New Roman" w:eastAsia="Times New Roman" w:hAnsi="Times New Roman" w:cs="David" w:hint="cs"/>
          <w:sz w:val="24"/>
          <w:szCs w:val="24"/>
          <w:rtl/>
        </w:rPr>
        <w:t xml:space="preserve">שניים וחצי </w:t>
      </w:r>
      <w:r w:rsidRPr="00C15343">
        <w:rPr>
          <w:rFonts w:ascii="Times New Roman" w:eastAsia="Times New Roman" w:hAnsi="Times New Roman" w:cs="David"/>
          <w:sz w:val="24"/>
          <w:szCs w:val="24"/>
          <w:rtl/>
        </w:rPr>
        <w:t xml:space="preserve">  ש"ח) </w:t>
      </w:r>
      <w:r w:rsidRPr="00C15343">
        <w:rPr>
          <w:rFonts w:ascii="Times New Roman" w:eastAsia="Times New Roman" w:hAnsi="Times New Roman" w:cs="David"/>
          <w:b/>
          <w:bCs/>
          <w:sz w:val="24"/>
          <w:szCs w:val="24"/>
          <w:rtl/>
        </w:rPr>
        <w:t xml:space="preserve">לכל </w:t>
      </w:r>
      <w:r w:rsidRPr="00C15343">
        <w:rPr>
          <w:rFonts w:ascii="Times New Roman" w:eastAsia="Times New Roman" w:hAnsi="Times New Roman" w:cs="David" w:hint="eastAsia"/>
          <w:b/>
          <w:bCs/>
          <w:sz w:val="24"/>
          <w:szCs w:val="24"/>
          <w:rtl/>
        </w:rPr>
        <w:t>מ</w:t>
      </w:r>
      <w:r w:rsidRPr="00C15343">
        <w:rPr>
          <w:rFonts w:ascii="Times New Roman" w:eastAsia="Times New Roman" w:hAnsi="Times New Roman" w:cs="David"/>
          <w:b/>
          <w:bCs/>
          <w:sz w:val="24"/>
          <w:szCs w:val="24"/>
          <w:rtl/>
        </w:rPr>
        <w:t>"ר</w:t>
      </w:r>
      <w:r w:rsidRPr="00C15343">
        <w:rPr>
          <w:rFonts w:ascii="Times New Roman" w:eastAsia="Times New Roman" w:hAnsi="Times New Roman" w:cs="David"/>
          <w:sz w:val="24"/>
          <w:szCs w:val="24"/>
          <w:rtl/>
        </w:rPr>
        <w:t xml:space="preserve"> </w:t>
      </w:r>
      <w:r w:rsidRPr="00BE2C8C">
        <w:rPr>
          <w:rFonts w:ascii="Times New Roman" w:eastAsia="Times New Roman" w:hAnsi="Times New Roman" w:cs="David" w:hint="cs"/>
          <w:sz w:val="24"/>
          <w:szCs w:val="24"/>
          <w:rtl/>
        </w:rPr>
        <w:t xml:space="preserve">תעסוקה/משרדים  . </w:t>
      </w:r>
    </w:p>
    <w:p w14:paraId="0DFBA23C" w14:textId="098BA281" w:rsidR="000A05E1" w:rsidRPr="00BE2C8C" w:rsidRDefault="000A05E1" w:rsidP="000A05E1">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BE2C8C">
        <w:rPr>
          <w:rFonts w:ascii="Times New Roman" w:eastAsia="Times New Roman" w:hAnsi="Times New Roman" w:cs="David"/>
          <w:sz w:val="24"/>
          <w:szCs w:val="24"/>
          <w:rtl/>
        </w:rPr>
        <w:tab/>
      </w:r>
    </w:p>
    <w:p w14:paraId="1BD0C2D4" w14:textId="38631AB7" w:rsidR="000A05E1" w:rsidRPr="00C15343" w:rsidRDefault="000A05E1" w:rsidP="009E3FD8">
      <w:pPr>
        <w:widowControl w:val="0"/>
        <w:tabs>
          <w:tab w:val="left" w:pos="1365"/>
        </w:tabs>
        <w:spacing w:before="0" w:beforeAutospacing="0" w:after="0" w:afterAutospacing="0" w:line="240" w:lineRule="auto"/>
        <w:ind w:left="1365"/>
        <w:rPr>
          <w:rFonts w:ascii="Times New Roman" w:eastAsia="Times New Roman" w:hAnsi="Times New Roman" w:cs="David"/>
          <w:sz w:val="24"/>
          <w:szCs w:val="24"/>
          <w:rtl/>
        </w:rPr>
      </w:pPr>
      <w:r w:rsidRPr="00BE2C8C">
        <w:rPr>
          <w:rFonts w:ascii="Times New Roman" w:eastAsia="Times New Roman" w:hAnsi="Times New Roman" w:cs="David" w:hint="cs"/>
          <w:sz w:val="24"/>
          <w:szCs w:val="24"/>
          <w:rtl/>
        </w:rPr>
        <w:t xml:space="preserve">עבור מרתפים תשולם תוספת לנ"ל בסך </w:t>
      </w:r>
      <w:r w:rsidRPr="00BE2C8C">
        <w:rPr>
          <w:rFonts w:ascii="Times New Roman" w:eastAsia="Times New Roman" w:hAnsi="Times New Roman" w:cs="David" w:hint="cs"/>
          <w:b/>
          <w:bCs/>
          <w:sz w:val="24"/>
          <w:szCs w:val="24"/>
          <w:rtl/>
        </w:rPr>
        <w:t xml:space="preserve">12 ₪ </w:t>
      </w:r>
      <w:r w:rsidR="009E3FD8" w:rsidRPr="00BE2C8C">
        <w:rPr>
          <w:rFonts w:ascii="Times New Roman" w:eastAsia="Times New Roman" w:hAnsi="Times New Roman" w:cs="David" w:hint="cs"/>
          <w:b/>
          <w:bCs/>
          <w:sz w:val="24"/>
          <w:szCs w:val="24"/>
          <w:rtl/>
        </w:rPr>
        <w:t xml:space="preserve"> </w:t>
      </w:r>
      <w:r w:rsidR="009E3FD8" w:rsidRPr="00BE2C8C">
        <w:rPr>
          <w:rFonts w:ascii="Times New Roman" w:eastAsia="Times New Roman" w:hAnsi="Times New Roman" w:cs="David" w:hint="cs"/>
          <w:sz w:val="24"/>
          <w:szCs w:val="24"/>
          <w:rtl/>
        </w:rPr>
        <w:t>( במילים : שתיים עשרה  ₪ )</w:t>
      </w:r>
      <w:r w:rsidR="009E3FD8" w:rsidRPr="00BE2C8C">
        <w:rPr>
          <w:rFonts w:ascii="Times New Roman" w:eastAsia="Times New Roman" w:hAnsi="Times New Roman" w:cs="David" w:hint="cs"/>
          <w:b/>
          <w:bCs/>
          <w:sz w:val="24"/>
          <w:szCs w:val="24"/>
          <w:rtl/>
        </w:rPr>
        <w:t xml:space="preserve"> </w:t>
      </w:r>
      <w:r w:rsidRPr="00BE2C8C">
        <w:rPr>
          <w:rFonts w:ascii="Times New Roman" w:eastAsia="Times New Roman" w:hAnsi="Times New Roman" w:cs="David" w:hint="cs"/>
          <w:b/>
          <w:bCs/>
          <w:sz w:val="24"/>
          <w:szCs w:val="24"/>
          <w:rtl/>
        </w:rPr>
        <w:t>לכל מ"ר</w:t>
      </w:r>
      <w:r w:rsidRPr="00BE2C8C">
        <w:rPr>
          <w:rFonts w:ascii="Times New Roman" w:eastAsia="Times New Roman" w:hAnsi="Times New Roman" w:cs="David" w:hint="cs"/>
          <w:sz w:val="24"/>
          <w:szCs w:val="24"/>
          <w:rtl/>
        </w:rPr>
        <w:t xml:space="preserve"> מקורה במרתף . </w:t>
      </w:r>
      <w:r w:rsidR="009E3FD8" w:rsidRPr="00BE2C8C">
        <w:rPr>
          <w:rFonts w:ascii="Times New Roman" w:eastAsia="Times New Roman" w:hAnsi="Times New Roman" w:cs="David" w:hint="cs"/>
          <w:sz w:val="24"/>
          <w:szCs w:val="24"/>
          <w:rtl/>
        </w:rPr>
        <w:t>למען הסר ספק כל המחירים לעיל כוללים</w:t>
      </w:r>
      <w:r w:rsidR="009E3FD8" w:rsidRPr="00BE2C8C">
        <w:rPr>
          <w:rFonts w:ascii="Times New Roman" w:eastAsia="Times New Roman" w:hAnsi="Times New Roman" w:cs="David"/>
          <w:sz w:val="24"/>
          <w:szCs w:val="24"/>
          <w:rtl/>
        </w:rPr>
        <w:t xml:space="preserve"> </w:t>
      </w:r>
      <w:r w:rsidR="009E3FD8" w:rsidRPr="00BE2C8C">
        <w:rPr>
          <w:rFonts w:ascii="Times New Roman" w:eastAsia="Times New Roman" w:hAnsi="Times New Roman" w:cs="David" w:hint="cs"/>
          <w:sz w:val="24"/>
          <w:szCs w:val="24"/>
          <w:rtl/>
        </w:rPr>
        <w:t xml:space="preserve">פיתוח  . </w:t>
      </w:r>
    </w:p>
    <w:p w14:paraId="32CEF93C" w14:textId="77777777" w:rsidR="000A05E1" w:rsidRPr="00C15343" w:rsidRDefault="000A05E1" w:rsidP="000A05E1">
      <w:pPr>
        <w:widowControl w:val="0"/>
        <w:spacing w:before="0" w:beforeAutospacing="0" w:after="0" w:afterAutospacing="0" w:line="240" w:lineRule="auto"/>
        <w:ind w:left="1365" w:hanging="645"/>
        <w:rPr>
          <w:rFonts w:ascii="Times New Roman" w:eastAsia="Times New Roman" w:hAnsi="Times New Roman" w:cs="David"/>
          <w:sz w:val="24"/>
          <w:szCs w:val="24"/>
          <w:rtl/>
        </w:rPr>
      </w:pPr>
    </w:p>
    <w:p w14:paraId="4F88F3F9" w14:textId="7EB3D6A0" w:rsidR="008C0EE1" w:rsidRPr="008C0EE1" w:rsidRDefault="008C0EE1" w:rsidP="008C0EE1">
      <w:pPr>
        <w:widowControl w:val="0"/>
        <w:tabs>
          <w:tab w:val="left" w:pos="1365"/>
        </w:tabs>
        <w:spacing w:before="0" w:beforeAutospacing="0" w:after="0" w:afterAutospacing="0" w:line="240" w:lineRule="auto"/>
        <w:ind w:left="1365"/>
        <w:jc w:val="both"/>
        <w:rPr>
          <w:rFonts w:ascii="Times New Roman" w:eastAsia="Times New Roman" w:hAnsi="Times New Roman" w:cs="David"/>
          <w:sz w:val="24"/>
          <w:szCs w:val="24"/>
          <w:highlight w:val="yellow"/>
          <w:rtl/>
        </w:rPr>
      </w:pPr>
      <w:r w:rsidRPr="008C0EE1">
        <w:rPr>
          <w:rFonts w:ascii="Times New Roman" w:eastAsia="Times New Roman" w:hAnsi="Times New Roman" w:cs="David" w:hint="cs"/>
          <w:sz w:val="24"/>
          <w:szCs w:val="24"/>
          <w:highlight w:val="yellow"/>
          <w:rtl/>
        </w:rPr>
        <w:lastRenderedPageBreak/>
        <w:t xml:space="preserve">שכ"ט בסעיף זה יחול על מבני מסחר ו/או משרדים בהיקף של כ 20,000 מר' ויותר. </w:t>
      </w:r>
      <w:r w:rsidRPr="008C0EE1">
        <w:rPr>
          <w:rFonts w:ascii="Times New Roman" w:eastAsia="Times New Roman" w:hAnsi="Times New Roman" w:cs="David"/>
          <w:sz w:val="24"/>
          <w:szCs w:val="24"/>
          <w:highlight w:val="yellow"/>
          <w:rtl/>
        </w:rPr>
        <w:t xml:space="preserve"> </w:t>
      </w:r>
    </w:p>
    <w:p w14:paraId="543DB2A2" w14:textId="77777777" w:rsidR="008C0EE1" w:rsidRPr="008C0EE1" w:rsidRDefault="008C0EE1" w:rsidP="008C0EE1">
      <w:pPr>
        <w:widowControl w:val="0"/>
        <w:tabs>
          <w:tab w:val="left" w:pos="1365"/>
        </w:tabs>
        <w:spacing w:before="0" w:beforeAutospacing="0" w:after="0" w:afterAutospacing="0" w:line="240" w:lineRule="auto"/>
        <w:ind w:left="1365"/>
        <w:jc w:val="both"/>
        <w:rPr>
          <w:rFonts w:ascii="Times New Roman" w:eastAsia="Times New Roman" w:hAnsi="Times New Roman" w:cs="David"/>
          <w:sz w:val="24"/>
          <w:szCs w:val="24"/>
          <w:highlight w:val="yellow"/>
          <w:rtl/>
        </w:rPr>
      </w:pPr>
    </w:p>
    <w:p w14:paraId="6BC5E981" w14:textId="5B6F3492" w:rsidR="008C0EE1" w:rsidRPr="00C15343" w:rsidRDefault="008C0EE1" w:rsidP="008C0EE1">
      <w:pPr>
        <w:widowControl w:val="0"/>
        <w:tabs>
          <w:tab w:val="left" w:pos="1365"/>
        </w:tabs>
        <w:spacing w:before="0" w:beforeAutospacing="0" w:after="0" w:afterAutospacing="0" w:line="240" w:lineRule="auto"/>
        <w:jc w:val="both"/>
        <w:rPr>
          <w:rFonts w:ascii="Times New Roman" w:eastAsia="Times New Roman" w:hAnsi="Times New Roman" w:cs="David"/>
          <w:sz w:val="24"/>
          <w:szCs w:val="24"/>
          <w:rtl/>
        </w:rPr>
      </w:pPr>
      <w:r w:rsidRPr="008C0EE1">
        <w:rPr>
          <w:rFonts w:ascii="Times New Roman" w:eastAsia="Times New Roman" w:hAnsi="Times New Roman" w:cs="David"/>
          <w:sz w:val="24"/>
          <w:szCs w:val="24"/>
          <w:highlight w:val="yellow"/>
          <w:rtl/>
        </w:rPr>
        <w:tab/>
      </w:r>
      <w:r w:rsidRPr="008C0EE1">
        <w:rPr>
          <w:rFonts w:ascii="Times New Roman" w:eastAsia="Times New Roman" w:hAnsi="Times New Roman" w:cs="David" w:hint="cs"/>
          <w:sz w:val="24"/>
          <w:szCs w:val="24"/>
          <w:highlight w:val="yellow"/>
          <w:rtl/>
        </w:rPr>
        <w:t>במבנים קטנים יותר , ידון בין הצדדים .</w:t>
      </w:r>
      <w:r>
        <w:rPr>
          <w:rFonts w:ascii="Times New Roman" w:eastAsia="Times New Roman" w:hAnsi="Times New Roman" w:cs="David" w:hint="cs"/>
          <w:sz w:val="24"/>
          <w:szCs w:val="24"/>
          <w:rtl/>
        </w:rPr>
        <w:t xml:space="preserve"> </w:t>
      </w:r>
      <w:bookmarkStart w:id="4" w:name="_GoBack"/>
      <w:bookmarkEnd w:id="4"/>
    </w:p>
    <w:p w14:paraId="54046827" w14:textId="77777777" w:rsidR="008C0EE1" w:rsidRPr="00C15343" w:rsidRDefault="008C0EE1" w:rsidP="008C0EE1">
      <w:pPr>
        <w:widowControl w:val="0"/>
        <w:spacing w:before="0" w:beforeAutospacing="0" w:after="0" w:afterAutospacing="0" w:line="240" w:lineRule="auto"/>
        <w:ind w:left="1365" w:hanging="645"/>
        <w:rPr>
          <w:rFonts w:ascii="Times New Roman" w:eastAsia="Times New Roman" w:hAnsi="Times New Roman" w:cs="David"/>
          <w:sz w:val="24"/>
          <w:szCs w:val="24"/>
          <w:rtl/>
        </w:rPr>
      </w:pPr>
    </w:p>
    <w:p w14:paraId="4CE5E603" w14:textId="5530B98F" w:rsidR="000A05E1" w:rsidRPr="00BE2C8C" w:rsidRDefault="000A05E1" w:rsidP="000A05E1">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5DEB2410" w14:textId="77777777" w:rsidR="005E2FD9" w:rsidRPr="00BE2C8C" w:rsidRDefault="005E2FD9" w:rsidP="003364E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4D68F942" w14:textId="107506BC" w:rsidR="00415999" w:rsidRPr="00BE2C8C"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2</w:t>
      </w:r>
      <w:r w:rsidRPr="00BE2C8C">
        <w:rPr>
          <w:rFonts w:ascii="Times New Roman" w:eastAsia="Times New Roman" w:hAnsi="Times New Roman" w:cs="David"/>
          <w:sz w:val="24"/>
          <w:szCs w:val="24"/>
          <w:rtl/>
          <w:lang w:eastAsia="he-IL"/>
        </w:rPr>
        <w:t>.</w:t>
      </w:r>
      <w:r w:rsidRPr="00BE2C8C">
        <w:rPr>
          <w:rFonts w:ascii="Times New Roman" w:eastAsia="Times New Roman" w:hAnsi="Times New Roman" w:cs="David"/>
          <w:sz w:val="24"/>
          <w:szCs w:val="24"/>
          <w:rtl/>
          <w:lang w:eastAsia="he-IL"/>
        </w:rPr>
        <w:tab/>
      </w:r>
      <w:r w:rsidRPr="00BE2C8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sz w:val="24"/>
            <w:szCs w:val="24"/>
            <w:rtl/>
          </w:rPr>
          <w:alias w:val="סוג מדד כותרת"/>
          <w:tag w:val="cntMadadTypeTitle"/>
          <w:id w:val="1394936735"/>
          <w:placeholder>
            <w:docPart w:val="0CAA92AB66134D6BAE9FDEF64F281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E64B70" w:rsidRPr="00BE2C8C">
            <w:rPr>
              <w:rFonts w:ascii="Times New Roman" w:eastAsia="Times New Roman" w:hAnsi="Times New Roman" w:cs="David" w:hint="cs"/>
              <w:sz w:val="24"/>
              <w:szCs w:val="24"/>
              <w:rtl/>
            </w:rPr>
            <w:t>מדד המחירים לצרכן</w:t>
          </w:r>
        </w:sdtContent>
      </w:sdt>
      <w:r w:rsidRPr="00BE2C8C">
        <w:rPr>
          <w:rFonts w:ascii="Times New Roman" w:eastAsia="Times New Roman" w:hAnsi="Times New Roman" w:cs="David" w:hint="cs"/>
          <w:sz w:val="24"/>
          <w:szCs w:val="24"/>
          <w:rtl/>
        </w:rPr>
        <w:br/>
      </w:r>
      <w:sdt>
        <w:sdtPr>
          <w:rPr>
            <w:rFonts w:ascii="Times New Roman" w:eastAsia="Times New Roman" w:hAnsi="Times New Roman" w:cs="David" w:hint="cs"/>
            <w:sz w:val="24"/>
            <w:szCs w:val="24"/>
            <w:rtl/>
          </w:rPr>
          <w:alias w:val="מדד בגין/ידוע - כותרת"/>
          <w:tag w:val="cntIsKnownTitle"/>
          <w:id w:val="1149088069"/>
          <w:placeholder>
            <w:docPart w:val="9EDBA94241044DCDACE3A7876F77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242B58" w:rsidRPr="00BE2C8C">
            <w:rPr>
              <w:rFonts w:ascii="Times New Roman" w:eastAsia="Times New Roman" w:hAnsi="Times New Roman" w:cs="David" w:hint="cs"/>
              <w:sz w:val="24"/>
              <w:szCs w:val="24"/>
              <w:rtl/>
            </w:rPr>
            <w:t>בגין</w:t>
          </w:r>
        </w:sdtContent>
      </w:sdt>
      <w:r w:rsidRPr="00BE2C8C">
        <w:rPr>
          <w:rFonts w:ascii="Times New Roman" w:eastAsia="Times New Roman" w:hAnsi="Times New Roman" w:cs="David" w:hint="cs"/>
          <w:sz w:val="24"/>
          <w:szCs w:val="24"/>
          <w:rtl/>
        </w:rPr>
        <w:t xml:space="preserve"> </w:t>
      </w:r>
      <w:sdt>
        <w:sdtPr>
          <w:rPr>
            <w:rFonts w:ascii="Times New Roman" w:eastAsia="Times New Roman" w:hAnsi="Times New Roman" w:cs="David" w:hint="cs"/>
            <w:sz w:val="24"/>
            <w:szCs w:val="24"/>
            <w:rtl/>
          </w:rPr>
          <w:alias w:val="מדד בסיס"/>
          <w:tag w:val="cntMadadBase"/>
          <w:id w:val="1021983075"/>
          <w:placeholder>
            <w:docPart w:val="10D93A9C94D64EA0966AEB2E9C6974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1-19T00:00:00Z">
            <w:dateFormat w:val="dd/MM/yyyy"/>
            <w:lid w:val="he-IL"/>
            <w:storeMappedDataAs w:val="dateTime"/>
            <w:calendar w:val="gregorian"/>
          </w:date>
        </w:sdtPr>
        <w:sdtEndPr/>
        <w:sdtContent>
          <w:r w:rsidR="00242B58" w:rsidRPr="00BE2C8C">
            <w:rPr>
              <w:rFonts w:ascii="Times New Roman" w:eastAsia="Times New Roman" w:hAnsi="Times New Roman" w:cs="David" w:hint="cs"/>
              <w:sz w:val="24"/>
              <w:szCs w:val="24"/>
              <w:rtl/>
            </w:rPr>
            <w:t>‏19/01/2022</w:t>
          </w:r>
        </w:sdtContent>
      </w:sdt>
      <w:r w:rsidRPr="00BE2C8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sz w:val="24"/>
            <w:szCs w:val="24"/>
            <w:rtl/>
          </w:rPr>
          <w:alias w:val="נקודות מדד"/>
          <w:tag w:val="cntMadadPoints"/>
          <w:id w:val="-217437650"/>
          <w:placeholder>
            <w:docPart w:val="4FD4697092804C88B4E0DD179DD83B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242B58" w:rsidRPr="00BE2C8C">
            <w:rPr>
              <w:rFonts w:ascii="Times New Roman" w:eastAsia="Times New Roman" w:hAnsi="Times New Roman" w:cs="David" w:hint="cs"/>
              <w:sz w:val="24"/>
              <w:szCs w:val="24"/>
              <w:rtl/>
            </w:rPr>
            <w:t>231.3849</w:t>
          </w:r>
        </w:sdtContent>
      </w:sdt>
      <w:r w:rsidRPr="00BE2C8C">
        <w:rPr>
          <w:rFonts w:ascii="Times New Roman" w:eastAsia="Times New Roman" w:hAnsi="Times New Roman" w:cs="David" w:hint="cs"/>
          <w:sz w:val="24"/>
          <w:szCs w:val="24"/>
          <w:rtl/>
        </w:rPr>
        <w:t xml:space="preserve"> נקודות) </w:t>
      </w:r>
      <w:r w:rsidRPr="00BE2C8C">
        <w:rPr>
          <w:rFonts w:ascii="Times New Roman" w:eastAsia="Times New Roman" w:hAnsi="Times New Roman" w:cs="David" w:hint="cs"/>
          <w:sz w:val="24"/>
          <w:szCs w:val="24"/>
          <w:rtl/>
          <w:lang w:eastAsia="he-IL"/>
        </w:rPr>
        <w:t xml:space="preserve"> עד למדד הידוע ביום הגשת כל חשבון.</w:t>
      </w:r>
    </w:p>
    <w:p w14:paraId="4F2F3211" w14:textId="77777777" w:rsidR="00415999" w:rsidRPr="00BE2C8C"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0A08EE4" w14:textId="77777777" w:rsidR="00415999" w:rsidRPr="00BE2C8C"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3.</w:t>
      </w:r>
      <w:r w:rsidRPr="00BE2C8C">
        <w:rPr>
          <w:rFonts w:ascii="Times New Roman" w:eastAsia="Times New Roman" w:hAnsi="Times New Roman" w:cs="David"/>
          <w:sz w:val="24"/>
          <w:szCs w:val="24"/>
          <w:rtl/>
          <w:lang w:eastAsia="he-IL"/>
        </w:rPr>
        <w:tab/>
        <w:t>למען הסר ספק:</w:t>
      </w:r>
    </w:p>
    <w:p w14:paraId="0A969D12" w14:textId="77777777" w:rsidR="00415999" w:rsidRPr="00BE2C8C"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3.1</w:t>
      </w:r>
      <w:r w:rsidRPr="00BE2C8C">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sidRPr="00BE2C8C">
        <w:rPr>
          <w:rFonts w:ascii="Times New Roman" w:eastAsia="Times New Roman" w:hAnsi="Times New Roman" w:cs="David"/>
          <w:sz w:val="24"/>
          <w:szCs w:val="24"/>
          <w:rtl/>
          <w:lang w:eastAsia="he-IL"/>
        </w:rPr>
        <w:t>היועץ</w:t>
      </w:r>
      <w:r w:rsidRPr="00BE2C8C">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4F145FA7" w14:textId="77777777" w:rsidR="00415999" w:rsidRPr="00BE2C8C"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3.2</w:t>
      </w:r>
      <w:r w:rsidRPr="00BE2C8C">
        <w:rPr>
          <w:rFonts w:ascii="Times New Roman" w:eastAsia="Times New Roman" w:hAnsi="Times New Roman" w:cs="David"/>
          <w:sz w:val="24"/>
          <w:szCs w:val="24"/>
          <w:rtl/>
          <w:lang w:eastAsia="he-IL"/>
        </w:rPr>
        <w:tab/>
        <w:t xml:space="preserve">מובהר כי שכר </w:t>
      </w:r>
      <w:r w:rsidR="009F6985" w:rsidRPr="00BE2C8C">
        <w:rPr>
          <w:rFonts w:ascii="Times New Roman" w:eastAsia="Times New Roman" w:hAnsi="Times New Roman" w:cs="David"/>
          <w:sz w:val="24"/>
          <w:szCs w:val="24"/>
          <w:rtl/>
          <w:lang w:eastAsia="he-IL"/>
        </w:rPr>
        <w:t>היועץ</w:t>
      </w:r>
      <w:r w:rsidRPr="00BE2C8C">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BA678A3" w14:textId="77777777" w:rsidR="00415999" w:rsidRPr="00BE2C8C"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3.3</w:t>
      </w:r>
      <w:r w:rsidRPr="00BE2C8C">
        <w:rPr>
          <w:rFonts w:ascii="Times New Roman" w:eastAsia="Times New Roman" w:hAnsi="Times New Roman" w:cs="David"/>
          <w:sz w:val="24"/>
          <w:szCs w:val="24"/>
          <w:rtl/>
          <w:lang w:eastAsia="he-IL"/>
        </w:rPr>
        <w:tab/>
        <w:t xml:space="preserve">שכר </w:t>
      </w:r>
      <w:r w:rsidR="009F6985" w:rsidRPr="00BE2C8C">
        <w:rPr>
          <w:rFonts w:ascii="Times New Roman" w:eastAsia="Times New Roman" w:hAnsi="Times New Roman" w:cs="David"/>
          <w:sz w:val="24"/>
          <w:szCs w:val="24"/>
          <w:rtl/>
          <w:lang w:eastAsia="he-IL"/>
        </w:rPr>
        <w:t>היועץ</w:t>
      </w:r>
      <w:r w:rsidRPr="00BE2C8C">
        <w:rPr>
          <w:rFonts w:ascii="Times New Roman" w:eastAsia="Times New Roman" w:hAnsi="Times New Roman" w:cs="David"/>
          <w:sz w:val="24"/>
          <w:szCs w:val="24"/>
          <w:rtl/>
          <w:lang w:eastAsia="he-IL"/>
        </w:rPr>
        <w:t xml:space="preserve"> כולל את כל המפורט בחוזה על כל נספחיו, לרבות נספח ב'.</w:t>
      </w:r>
    </w:p>
    <w:p w14:paraId="1C6EDF6E" w14:textId="77777777" w:rsidR="00415999" w:rsidRPr="00BE2C8C"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4.</w:t>
      </w:r>
      <w:r w:rsidRPr="00BE2C8C">
        <w:rPr>
          <w:rFonts w:ascii="Times New Roman" w:eastAsia="Times New Roman" w:hAnsi="Times New Roman" w:cs="David"/>
          <w:sz w:val="24"/>
          <w:szCs w:val="24"/>
          <w:rtl/>
          <w:lang w:eastAsia="he-IL"/>
        </w:rPr>
        <w:tab/>
        <w:t>בנוסף לכל תשלום ישולם ל</w:t>
      </w:r>
      <w:r w:rsidR="007902DF" w:rsidRPr="00BE2C8C">
        <w:rPr>
          <w:rFonts w:ascii="Times New Roman" w:eastAsia="Times New Roman" w:hAnsi="Times New Roman" w:cs="David"/>
          <w:sz w:val="24"/>
          <w:szCs w:val="24"/>
          <w:rtl/>
          <w:lang w:eastAsia="he-IL"/>
        </w:rPr>
        <w:t>יועץ</w:t>
      </w:r>
      <w:r w:rsidRPr="00BE2C8C">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sidRPr="00BE2C8C">
        <w:rPr>
          <w:rFonts w:ascii="Times New Roman" w:eastAsia="Times New Roman" w:hAnsi="Times New Roman" w:cs="David"/>
          <w:sz w:val="24"/>
          <w:szCs w:val="24"/>
          <w:rtl/>
          <w:lang w:eastAsia="he-IL"/>
        </w:rPr>
        <w:t>היועץ</w:t>
      </w:r>
      <w:r w:rsidRPr="00BE2C8C">
        <w:rPr>
          <w:rFonts w:ascii="Times New Roman" w:eastAsia="Times New Roman" w:hAnsi="Times New Roman" w:cs="David"/>
          <w:sz w:val="24"/>
          <w:szCs w:val="24"/>
          <w:rtl/>
          <w:lang w:eastAsia="he-IL"/>
        </w:rPr>
        <w:t xml:space="preserve"> והמצאת כל אישור נוסף עפ"י דין.</w:t>
      </w:r>
    </w:p>
    <w:p w14:paraId="647E4D1C" w14:textId="77777777" w:rsidR="006D2AE3" w:rsidRPr="00BE2C8C"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5.</w:t>
      </w:r>
      <w:r w:rsidRPr="00BE2C8C">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sidRPr="00BE2C8C">
        <w:rPr>
          <w:rFonts w:ascii="Times New Roman" w:eastAsia="Times New Roman" w:hAnsi="Times New Roman" w:cs="David"/>
          <w:sz w:val="24"/>
          <w:szCs w:val="24"/>
          <w:rtl/>
          <w:lang w:eastAsia="he-IL"/>
        </w:rPr>
        <w:t>היועץ</w:t>
      </w:r>
      <w:r w:rsidRPr="00BE2C8C">
        <w:rPr>
          <w:rFonts w:ascii="Times New Roman" w:eastAsia="Times New Roman" w:hAnsi="Times New Roman" w:cs="David"/>
          <w:sz w:val="24"/>
          <w:szCs w:val="24"/>
          <w:rtl/>
          <w:lang w:eastAsia="he-IL"/>
        </w:rPr>
        <w:t xml:space="preserve"> הושלמו וכל המסמכים והתוכניות נמסרו למזמין. </w:t>
      </w:r>
    </w:p>
    <w:p w14:paraId="72FD2357" w14:textId="77777777" w:rsidR="003364E6" w:rsidRPr="00BE2C8C" w:rsidRDefault="003364E6"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p>
    <w:p w14:paraId="18EABE65" w14:textId="77777777" w:rsidR="003364E6" w:rsidRPr="00BE2C8C" w:rsidRDefault="003364E6">
      <w:pPr>
        <w:bidi w:val="0"/>
        <w:spacing w:before="0" w:beforeAutospacing="0" w:after="160" w:afterAutospacing="0" w:line="259" w:lineRule="auto"/>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br w:type="page"/>
      </w:r>
    </w:p>
    <w:p w14:paraId="22DA9BFF" w14:textId="7441BC89" w:rsidR="003364E6" w:rsidRPr="00BE2C8C" w:rsidRDefault="003364E6"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p>
    <w:p w14:paraId="5C611651" w14:textId="77777777" w:rsidR="006D2AE3" w:rsidRPr="00BE2C8C"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E2C8C">
        <w:rPr>
          <w:rFonts w:ascii="Times New Roman" w:eastAsia="Times New Roman" w:hAnsi="Times New Roman" w:cs="David"/>
          <w:bCs/>
          <w:sz w:val="24"/>
          <w:szCs w:val="24"/>
          <w:u w:val="single"/>
          <w:rtl/>
          <w:lang w:eastAsia="he-IL"/>
        </w:rPr>
        <w:t xml:space="preserve">נספח </w:t>
      </w:r>
      <w:r w:rsidR="00415999" w:rsidRPr="00BE2C8C">
        <w:rPr>
          <w:rFonts w:ascii="Times New Roman" w:eastAsia="Times New Roman" w:hAnsi="Times New Roman" w:cs="David" w:hint="cs"/>
          <w:bCs/>
          <w:sz w:val="24"/>
          <w:szCs w:val="24"/>
          <w:u w:val="single"/>
          <w:rtl/>
          <w:lang w:eastAsia="he-IL"/>
        </w:rPr>
        <w:t>"</w:t>
      </w:r>
      <w:r w:rsidRPr="00BE2C8C">
        <w:rPr>
          <w:rFonts w:ascii="Times New Roman" w:eastAsia="Times New Roman" w:hAnsi="Times New Roman" w:cs="David"/>
          <w:bCs/>
          <w:sz w:val="24"/>
          <w:szCs w:val="24"/>
          <w:u w:val="single"/>
          <w:rtl/>
          <w:lang w:eastAsia="he-IL"/>
        </w:rPr>
        <w:t>ה</w:t>
      </w:r>
      <w:r w:rsidR="00415999" w:rsidRPr="00BE2C8C">
        <w:rPr>
          <w:rFonts w:ascii="Times New Roman" w:eastAsia="Times New Roman" w:hAnsi="Times New Roman" w:cs="David" w:hint="cs"/>
          <w:bCs/>
          <w:sz w:val="24"/>
          <w:szCs w:val="24"/>
          <w:u w:val="single"/>
          <w:rtl/>
          <w:lang w:eastAsia="he-IL"/>
        </w:rPr>
        <w:t>'</w:t>
      </w:r>
      <w:r w:rsidRPr="00BE2C8C">
        <w:rPr>
          <w:rFonts w:ascii="Times New Roman" w:eastAsia="Times New Roman" w:hAnsi="Times New Roman" w:cs="David"/>
          <w:bCs/>
          <w:sz w:val="24"/>
          <w:szCs w:val="24"/>
          <w:u w:val="single"/>
          <w:rtl/>
          <w:lang w:eastAsia="he-IL"/>
        </w:rPr>
        <w:t>'</w:t>
      </w:r>
    </w:p>
    <w:p w14:paraId="13A217E4" w14:textId="77777777" w:rsidR="006D2AE3" w:rsidRPr="00BE2C8C"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7B3FF9" w14:textId="77777777" w:rsidR="006D2AE3" w:rsidRPr="00BE2C8C"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E2C8C">
        <w:rPr>
          <w:rFonts w:ascii="Times New Roman" w:eastAsia="Times New Roman" w:hAnsi="Times New Roman" w:cs="David"/>
          <w:bCs/>
          <w:sz w:val="24"/>
          <w:szCs w:val="24"/>
          <w:u w:val="single"/>
          <w:rtl/>
          <w:lang w:eastAsia="he-IL"/>
        </w:rPr>
        <w:t xml:space="preserve">תשלומי שכר </w:t>
      </w:r>
      <w:r w:rsidR="009F6985" w:rsidRPr="00BE2C8C">
        <w:rPr>
          <w:rFonts w:ascii="Times New Roman" w:eastAsia="Times New Roman" w:hAnsi="Times New Roman" w:cs="David" w:hint="cs"/>
          <w:bCs/>
          <w:sz w:val="24"/>
          <w:szCs w:val="24"/>
          <w:u w:val="single"/>
          <w:rtl/>
          <w:lang w:eastAsia="he-IL"/>
        </w:rPr>
        <w:t>היועץ</w:t>
      </w:r>
    </w:p>
    <w:p w14:paraId="2F520B80" w14:textId="77777777" w:rsidR="006D2AE3" w:rsidRPr="00BE2C8C"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798FF162" w14:textId="77777777" w:rsidR="006D2AE3" w:rsidRPr="00BE2C8C"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22C2C2C" w14:textId="77777777" w:rsidR="006D2AE3" w:rsidRPr="00BE2C8C"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 xml:space="preserve">שכר </w:t>
      </w:r>
      <w:r w:rsidR="009F6985" w:rsidRPr="00BE2C8C">
        <w:rPr>
          <w:rFonts w:ascii="Times New Roman" w:eastAsia="Times New Roman" w:hAnsi="Times New Roman" w:cs="David"/>
          <w:sz w:val="24"/>
          <w:szCs w:val="24"/>
          <w:rtl/>
          <w:lang w:eastAsia="he-IL"/>
        </w:rPr>
        <w:t>היועץ</w:t>
      </w:r>
      <w:r w:rsidRPr="00BE2C8C">
        <w:rPr>
          <w:rFonts w:ascii="Times New Roman" w:eastAsia="Times New Roman" w:hAnsi="Times New Roman" w:cs="David"/>
          <w:sz w:val="24"/>
          <w:szCs w:val="24"/>
          <w:rtl/>
          <w:lang w:eastAsia="he-IL"/>
        </w:rPr>
        <w:t xml:space="preserve"> ישולם לשיעורין כנגד גמר כל שלב ושלב של שרותי </w:t>
      </w:r>
      <w:r w:rsidR="009F6985" w:rsidRPr="00BE2C8C">
        <w:rPr>
          <w:rFonts w:ascii="Times New Roman" w:eastAsia="Times New Roman" w:hAnsi="Times New Roman" w:cs="David"/>
          <w:sz w:val="24"/>
          <w:szCs w:val="24"/>
          <w:rtl/>
          <w:lang w:eastAsia="he-IL"/>
        </w:rPr>
        <w:t>היועץ</w:t>
      </w:r>
      <w:r w:rsidRPr="00BE2C8C">
        <w:rPr>
          <w:rFonts w:ascii="Times New Roman" w:eastAsia="Times New Roman" w:hAnsi="Times New Roman" w:cs="David"/>
          <w:sz w:val="24"/>
          <w:szCs w:val="24"/>
          <w:rtl/>
          <w:lang w:eastAsia="he-IL"/>
        </w:rPr>
        <w:t xml:space="preserve"> כמוגדר בחוזה לרבות בנספחים ב' ו- ח' כדלקמן:</w:t>
      </w:r>
      <w:r w:rsidRPr="00BE2C8C">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993"/>
        <w:gridCol w:w="5670"/>
        <w:gridCol w:w="567"/>
        <w:gridCol w:w="966"/>
        <w:gridCol w:w="567"/>
      </w:tblGrid>
      <w:tr w:rsidR="006D2AE3" w:rsidRPr="00BE2C8C" w14:paraId="677A6129" w14:textId="77777777" w:rsidTr="00144C6E">
        <w:trPr>
          <w:gridAfter w:val="1"/>
          <w:wAfter w:w="567" w:type="dxa"/>
        </w:trPr>
        <w:tc>
          <w:tcPr>
            <w:tcW w:w="993" w:type="dxa"/>
            <w:vAlign w:val="bottom"/>
          </w:tcPr>
          <w:p w14:paraId="13A7594C" w14:textId="77777777" w:rsidR="006D2AE3" w:rsidRPr="00BE2C8C"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16196CC3" w14:textId="77777777" w:rsidR="006D2AE3" w:rsidRPr="00BE2C8C"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686E387F" w14:textId="77777777" w:rsidR="006D2AE3" w:rsidRPr="00BE2C8C"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BE2C8C" w14:paraId="7F4937C8" w14:textId="77777777" w:rsidTr="00144C6E">
        <w:trPr>
          <w:trHeight w:val="340"/>
        </w:trPr>
        <w:tc>
          <w:tcPr>
            <w:tcW w:w="993" w:type="dxa"/>
          </w:tcPr>
          <w:p w14:paraId="5CEE59DA" w14:textId="77777777" w:rsidR="006D2AE3" w:rsidRPr="00BE2C8C"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r w:rsidRPr="00BE2C8C">
              <w:rPr>
                <w:rFonts w:ascii="Times New Roman" w:eastAsia="Times New Roman" w:hAnsi="Times New Roman" w:cs="David" w:hint="cs"/>
                <w:sz w:val="24"/>
                <w:szCs w:val="24"/>
                <w:rtl/>
                <w:lang w:eastAsia="he-IL"/>
              </w:rPr>
              <w:t>10%</w:t>
            </w:r>
          </w:p>
        </w:tc>
        <w:tc>
          <w:tcPr>
            <w:tcW w:w="6237" w:type="dxa"/>
            <w:gridSpan w:val="2"/>
          </w:tcPr>
          <w:p w14:paraId="3EF9F8FB" w14:textId="77777777" w:rsidR="006D2AE3" w:rsidRPr="00BE2C8C"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BE2C8C">
              <w:rPr>
                <w:rFonts w:ascii="Times New Roman" w:eastAsia="Times New Roman" w:hAnsi="Times New Roman" w:cs="David"/>
                <w:sz w:val="24"/>
                <w:szCs w:val="24"/>
                <w:rtl/>
                <w:lang w:eastAsia="he-IL"/>
              </w:rPr>
              <w:t>לאחר גמר הי</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עוץ המוקדם</w:t>
            </w:r>
            <w:r w:rsidRPr="00BE2C8C">
              <w:rPr>
                <w:rFonts w:ascii="Times New Roman" w:eastAsia="Times New Roman" w:hAnsi="Times New Roman" w:cs="David" w:hint="cs"/>
                <w:sz w:val="24"/>
                <w:szCs w:val="24"/>
                <w:rtl/>
                <w:lang w:eastAsia="he-IL"/>
              </w:rPr>
              <w:t xml:space="preserve"> לתיאום מערכות</w:t>
            </w:r>
            <w:r w:rsidR="00415999" w:rsidRPr="00BE2C8C">
              <w:rPr>
                <w:rFonts w:ascii="Times New Roman" w:eastAsia="Times New Roman" w:hAnsi="Times New Roman" w:cs="David" w:hint="cs"/>
                <w:sz w:val="24"/>
                <w:szCs w:val="24"/>
                <w:rtl/>
              </w:rPr>
              <w:t>............................</w:t>
            </w:r>
            <w:r w:rsidR="00144C6E" w:rsidRPr="00BE2C8C">
              <w:rPr>
                <w:rFonts w:ascii="Times New Roman" w:eastAsia="Times New Roman" w:hAnsi="Times New Roman" w:cs="David" w:hint="cs"/>
                <w:sz w:val="24"/>
                <w:szCs w:val="24"/>
                <w:rtl/>
              </w:rPr>
              <w:t>.........</w:t>
            </w:r>
          </w:p>
        </w:tc>
        <w:tc>
          <w:tcPr>
            <w:tcW w:w="1533" w:type="dxa"/>
            <w:gridSpan w:val="2"/>
          </w:tcPr>
          <w:p w14:paraId="16D18788" w14:textId="77777777" w:rsidR="006D2AE3" w:rsidRPr="00BE2C8C"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BE2C8C">
              <w:rPr>
                <w:rFonts w:ascii="Times New Roman" w:eastAsia="Times New Roman" w:hAnsi="Times New Roman" w:cs="David" w:hint="cs"/>
                <w:sz w:val="24"/>
                <w:szCs w:val="24"/>
                <w:rtl/>
              </w:rPr>
              <w:t>א.</w:t>
            </w:r>
          </w:p>
        </w:tc>
      </w:tr>
      <w:tr w:rsidR="006D2AE3" w:rsidRPr="00BE2C8C" w14:paraId="44CE0CCE" w14:textId="77777777" w:rsidTr="00144C6E">
        <w:trPr>
          <w:trHeight w:val="340"/>
        </w:trPr>
        <w:tc>
          <w:tcPr>
            <w:tcW w:w="993" w:type="dxa"/>
          </w:tcPr>
          <w:p w14:paraId="36EDE985" w14:textId="77777777" w:rsidR="006D2AE3" w:rsidRPr="00BE2C8C"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BE2C8C">
              <w:rPr>
                <w:rFonts w:ascii="Times New Roman" w:eastAsia="Times New Roman" w:hAnsi="Times New Roman" w:cs="David" w:hint="cs"/>
                <w:sz w:val="24"/>
                <w:szCs w:val="24"/>
                <w:rtl/>
                <w:lang w:eastAsia="he-IL"/>
              </w:rPr>
              <w:t>25%</w:t>
            </w:r>
          </w:p>
        </w:tc>
        <w:tc>
          <w:tcPr>
            <w:tcW w:w="6237" w:type="dxa"/>
            <w:gridSpan w:val="2"/>
          </w:tcPr>
          <w:p w14:paraId="60246284" w14:textId="77777777" w:rsidR="006D2AE3" w:rsidRPr="00BE2C8C"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BE2C8C">
              <w:rPr>
                <w:rFonts w:ascii="Times New Roman" w:eastAsia="Times New Roman" w:hAnsi="Times New Roman" w:cs="David"/>
                <w:sz w:val="24"/>
                <w:szCs w:val="24"/>
                <w:rtl/>
                <w:lang w:eastAsia="he-IL"/>
              </w:rPr>
              <w:t xml:space="preserve">לאחר גמר </w:t>
            </w:r>
            <w:r w:rsidRPr="00BE2C8C">
              <w:rPr>
                <w:rFonts w:ascii="Times New Roman" w:eastAsia="Times New Roman" w:hAnsi="Times New Roman" w:cs="David" w:hint="cs"/>
                <w:sz w:val="24"/>
                <w:szCs w:val="24"/>
                <w:rtl/>
                <w:lang w:eastAsia="he-IL"/>
              </w:rPr>
              <w:t xml:space="preserve">הפקת תכניות </w:t>
            </w:r>
            <w:r w:rsidRPr="00BE2C8C">
              <w:rPr>
                <w:rFonts w:ascii="Times New Roman" w:eastAsia="Times New Roman" w:hAnsi="Times New Roman" w:cs="David" w:hint="cs"/>
                <w:sz w:val="24"/>
                <w:szCs w:val="24"/>
                <w:rtl/>
              </w:rPr>
              <w:t xml:space="preserve"> לתיאום מערכות כולל חתכים </w:t>
            </w:r>
            <w:r w:rsidR="00144C6E" w:rsidRPr="00BE2C8C">
              <w:rPr>
                <w:rFonts w:ascii="Times New Roman" w:eastAsia="Times New Roman" w:hAnsi="Times New Roman" w:cs="David" w:hint="cs"/>
                <w:sz w:val="24"/>
                <w:szCs w:val="24"/>
                <w:rtl/>
              </w:rPr>
              <w:t xml:space="preserve">סבב </w:t>
            </w:r>
            <w:r w:rsidRPr="00BE2C8C">
              <w:rPr>
                <w:rFonts w:ascii="Times New Roman" w:eastAsia="Times New Roman" w:hAnsi="Times New Roman" w:cs="David" w:hint="cs"/>
                <w:sz w:val="24"/>
                <w:szCs w:val="24"/>
                <w:rtl/>
              </w:rPr>
              <w:t xml:space="preserve">ראשון </w:t>
            </w:r>
            <w:r w:rsidR="00144C6E" w:rsidRPr="00BE2C8C">
              <w:rPr>
                <w:rFonts w:ascii="Times New Roman" w:eastAsia="Times New Roman" w:hAnsi="Times New Roman" w:cs="David" w:hint="cs"/>
                <w:sz w:val="24"/>
                <w:szCs w:val="24"/>
                <w:rtl/>
              </w:rPr>
              <w:t>...</w:t>
            </w:r>
          </w:p>
        </w:tc>
        <w:tc>
          <w:tcPr>
            <w:tcW w:w="1533" w:type="dxa"/>
            <w:gridSpan w:val="2"/>
          </w:tcPr>
          <w:p w14:paraId="6EE43B91" w14:textId="77777777" w:rsidR="006D2AE3" w:rsidRPr="00BE2C8C"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BE2C8C">
              <w:rPr>
                <w:rFonts w:ascii="Times New Roman" w:eastAsia="Times New Roman" w:hAnsi="Times New Roman" w:cs="David" w:hint="cs"/>
                <w:sz w:val="24"/>
                <w:szCs w:val="24"/>
                <w:rtl/>
              </w:rPr>
              <w:t>ב.</w:t>
            </w:r>
          </w:p>
        </w:tc>
      </w:tr>
      <w:tr w:rsidR="006D2AE3" w:rsidRPr="00BE2C8C" w14:paraId="7BA3EB6B" w14:textId="77777777" w:rsidTr="00144C6E">
        <w:trPr>
          <w:trHeight w:val="340"/>
        </w:trPr>
        <w:tc>
          <w:tcPr>
            <w:tcW w:w="993" w:type="dxa"/>
          </w:tcPr>
          <w:p w14:paraId="2FCE20AA" w14:textId="77777777" w:rsidR="006D2AE3" w:rsidRPr="00BE2C8C"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BE2C8C">
              <w:rPr>
                <w:rFonts w:ascii="Times New Roman" w:eastAsia="Times New Roman" w:hAnsi="Times New Roman" w:cs="David" w:hint="cs"/>
                <w:sz w:val="24"/>
                <w:szCs w:val="24"/>
                <w:rtl/>
                <w:lang w:eastAsia="he-IL"/>
              </w:rPr>
              <w:t>55%</w:t>
            </w:r>
          </w:p>
        </w:tc>
        <w:tc>
          <w:tcPr>
            <w:tcW w:w="6237" w:type="dxa"/>
            <w:gridSpan w:val="2"/>
          </w:tcPr>
          <w:p w14:paraId="11C7EDD5" w14:textId="77777777" w:rsidR="006D2AE3" w:rsidRPr="00BE2C8C"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BE2C8C">
              <w:rPr>
                <w:rFonts w:ascii="Times New Roman" w:eastAsia="Times New Roman" w:hAnsi="Times New Roman" w:cs="David"/>
                <w:sz w:val="24"/>
                <w:szCs w:val="24"/>
                <w:rtl/>
                <w:lang w:eastAsia="he-IL"/>
              </w:rPr>
              <w:t xml:space="preserve">לאחר גמר </w:t>
            </w:r>
            <w:r w:rsidRPr="00BE2C8C">
              <w:rPr>
                <w:rFonts w:ascii="Times New Roman" w:eastAsia="Times New Roman" w:hAnsi="Times New Roman" w:cs="David" w:hint="cs"/>
                <w:sz w:val="24"/>
                <w:szCs w:val="24"/>
                <w:rtl/>
                <w:lang w:eastAsia="he-IL"/>
              </w:rPr>
              <w:t>הפקת תכניות סופיות לביצוע</w:t>
            </w:r>
            <w:r w:rsidR="00144C6E" w:rsidRPr="00BE2C8C">
              <w:rPr>
                <w:rFonts w:ascii="Times New Roman" w:eastAsia="Times New Roman" w:hAnsi="Times New Roman" w:cs="David" w:hint="cs"/>
                <w:sz w:val="24"/>
                <w:szCs w:val="24"/>
                <w:rtl/>
              </w:rPr>
              <w:t>...........................................</w:t>
            </w:r>
          </w:p>
        </w:tc>
        <w:tc>
          <w:tcPr>
            <w:tcW w:w="1533" w:type="dxa"/>
            <w:gridSpan w:val="2"/>
          </w:tcPr>
          <w:p w14:paraId="3DFBB036" w14:textId="77777777" w:rsidR="006D2AE3" w:rsidRPr="00BE2C8C"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BE2C8C">
              <w:rPr>
                <w:rFonts w:ascii="Times New Roman" w:eastAsia="Times New Roman" w:hAnsi="Times New Roman" w:cs="David" w:hint="cs"/>
                <w:sz w:val="24"/>
                <w:szCs w:val="24"/>
                <w:rtl/>
              </w:rPr>
              <w:t>ג.</w:t>
            </w:r>
          </w:p>
        </w:tc>
      </w:tr>
      <w:tr w:rsidR="006D2AE3" w:rsidRPr="00BE2C8C" w14:paraId="41CBC02F" w14:textId="77777777" w:rsidTr="00144C6E">
        <w:trPr>
          <w:trHeight w:val="340"/>
        </w:trPr>
        <w:tc>
          <w:tcPr>
            <w:tcW w:w="993" w:type="dxa"/>
          </w:tcPr>
          <w:p w14:paraId="5A8B65F9" w14:textId="77777777" w:rsidR="006D2AE3" w:rsidRPr="00BE2C8C"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BE2C8C">
              <w:rPr>
                <w:rFonts w:ascii="Times New Roman" w:eastAsia="Times New Roman" w:hAnsi="Times New Roman" w:cs="David" w:hint="cs"/>
                <w:sz w:val="24"/>
                <w:szCs w:val="24"/>
                <w:rtl/>
                <w:lang w:eastAsia="he-IL"/>
              </w:rPr>
              <w:t>10%</w:t>
            </w:r>
          </w:p>
        </w:tc>
        <w:tc>
          <w:tcPr>
            <w:tcW w:w="6237" w:type="dxa"/>
            <w:gridSpan w:val="2"/>
          </w:tcPr>
          <w:p w14:paraId="30D3F646" w14:textId="77777777" w:rsidR="006D2AE3" w:rsidRPr="00BE2C8C"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BE2C8C">
              <w:rPr>
                <w:rFonts w:ascii="Times New Roman" w:eastAsia="Times New Roman" w:hAnsi="Times New Roman" w:cs="David"/>
                <w:sz w:val="24"/>
                <w:szCs w:val="24"/>
                <w:rtl/>
                <w:lang w:eastAsia="he-IL"/>
              </w:rPr>
              <w:t>במהלך הפיקוח העליון</w:t>
            </w:r>
            <w:r w:rsidR="00144C6E" w:rsidRPr="00BE2C8C">
              <w:rPr>
                <w:rFonts w:ascii="Times New Roman" w:eastAsia="Times New Roman" w:hAnsi="Times New Roman" w:cs="David" w:hint="cs"/>
                <w:sz w:val="24"/>
                <w:szCs w:val="24"/>
                <w:rtl/>
              </w:rPr>
              <w:t>....................................................................</w:t>
            </w:r>
          </w:p>
        </w:tc>
        <w:tc>
          <w:tcPr>
            <w:tcW w:w="1533" w:type="dxa"/>
            <w:gridSpan w:val="2"/>
          </w:tcPr>
          <w:p w14:paraId="4E9B95B9" w14:textId="77777777" w:rsidR="006D2AE3" w:rsidRPr="00BE2C8C"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BE2C8C">
              <w:rPr>
                <w:rFonts w:ascii="Times New Roman" w:eastAsia="Times New Roman" w:hAnsi="Times New Roman" w:cs="David" w:hint="cs"/>
                <w:sz w:val="24"/>
                <w:szCs w:val="24"/>
                <w:rtl/>
              </w:rPr>
              <w:t>ד.</w:t>
            </w:r>
          </w:p>
        </w:tc>
      </w:tr>
      <w:tr w:rsidR="006D2AE3" w:rsidRPr="00BE2C8C" w14:paraId="265B6A46" w14:textId="77777777" w:rsidTr="00144C6E">
        <w:trPr>
          <w:gridAfter w:val="1"/>
          <w:wAfter w:w="567" w:type="dxa"/>
        </w:trPr>
        <w:tc>
          <w:tcPr>
            <w:tcW w:w="993" w:type="dxa"/>
          </w:tcPr>
          <w:p w14:paraId="4098AD15" w14:textId="77777777" w:rsidR="006D2AE3" w:rsidRPr="00BE2C8C"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3C34C895" w14:textId="77777777" w:rsidR="006D2AE3" w:rsidRPr="00BE2C8C"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4FFFE0AF" w14:textId="77777777" w:rsidR="006D2AE3" w:rsidRPr="00BE2C8C"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1C08CAF6" w14:textId="77777777" w:rsidR="006D2AE3" w:rsidRPr="00BE2C8C" w:rsidRDefault="006D2AE3" w:rsidP="006D2AE3">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185EF671" w14:textId="77777777" w:rsidR="00144C6E" w:rsidRPr="00BE2C8C"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BE2C8C">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0E2113F0" w14:textId="77777777" w:rsidR="00144C6E" w:rsidRPr="00BE2C8C" w:rsidRDefault="00144C6E" w:rsidP="00144C6E">
      <w:pPr>
        <w:spacing w:before="0" w:beforeAutospacing="0" w:after="0" w:afterAutospacing="0" w:line="360" w:lineRule="auto"/>
        <w:rPr>
          <w:rFonts w:ascii="Times New Roman" w:eastAsia="Times New Roman" w:hAnsi="Times New Roman" w:cs="David"/>
          <w:sz w:val="24"/>
          <w:szCs w:val="24"/>
          <w:rtl/>
        </w:rPr>
      </w:pPr>
    </w:p>
    <w:p w14:paraId="26068B39" w14:textId="77777777" w:rsidR="00144C6E" w:rsidRPr="00BE2C8C"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BE2C8C">
        <w:rPr>
          <w:rFonts w:ascii="Times New Roman" w:eastAsia="Times New Roman" w:hAnsi="Times New Roman" w:cs="David"/>
          <w:sz w:val="24"/>
          <w:szCs w:val="24"/>
          <w:rtl/>
        </w:rPr>
        <w:t>היועץ יגיש חשבון לא יותר מאשר פעם בחודש.</w:t>
      </w:r>
    </w:p>
    <w:p w14:paraId="6417C38D" w14:textId="77777777" w:rsidR="00144C6E" w:rsidRPr="00BE2C8C"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7EB5DAC0" w14:textId="77777777" w:rsidR="00144C6E" w:rsidRPr="00BE2C8C"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BE2C8C">
        <w:rPr>
          <w:rFonts w:ascii="Times New Roman" w:eastAsia="Times New Roman" w:hAnsi="Times New Roman" w:cs="David"/>
          <w:sz w:val="24"/>
          <w:szCs w:val="24"/>
          <w:rtl/>
        </w:rPr>
        <w:t xml:space="preserve">4. </w:t>
      </w:r>
      <w:r w:rsidRPr="00BE2C8C">
        <w:rPr>
          <w:rFonts w:ascii="Times New Roman" w:eastAsia="Times New Roman" w:hAnsi="Times New Roman" w:cs="David"/>
          <w:sz w:val="24"/>
          <w:szCs w:val="24"/>
          <w:rtl/>
        </w:rPr>
        <w:tab/>
        <w:t>המזמין ישלם את שכר היועץ בטווח של  60 יום מתאריך אישור החשבון ע"י המנהל.</w:t>
      </w:r>
    </w:p>
    <w:p w14:paraId="2195F27C" w14:textId="77777777" w:rsidR="006D2AE3" w:rsidRPr="00BE2C8C"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8446E8" w14:textId="77777777" w:rsidR="006D2AE3" w:rsidRPr="00BE2C8C"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3DA0ED2D" w14:textId="77777777" w:rsidR="006D2AE3" w:rsidRPr="00BE2C8C"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1B7A858" w14:textId="77777777" w:rsidR="006D2AE3" w:rsidRPr="00BE2C8C"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DC21F5E"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B3A4C76" w14:textId="77777777" w:rsidR="00BE2283" w:rsidRPr="00BE2C8C"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E2C8C">
        <w:rPr>
          <w:rFonts w:ascii="Times New Roman" w:eastAsia="Times New Roman" w:hAnsi="Times New Roman" w:cs="David"/>
          <w:sz w:val="20"/>
          <w:szCs w:val="20"/>
          <w:rtl/>
          <w:lang w:eastAsia="he-IL"/>
        </w:rPr>
        <w:br w:type="page"/>
      </w:r>
      <w:r w:rsidR="00BE2283" w:rsidRPr="00BE2C8C">
        <w:rPr>
          <w:rFonts w:ascii="Times New Roman" w:eastAsia="Times New Roman" w:hAnsi="Times New Roman" w:cs="David" w:hint="cs"/>
          <w:bCs/>
          <w:sz w:val="20"/>
          <w:szCs w:val="24"/>
          <w:u w:val="single"/>
          <w:rtl/>
          <w:lang w:eastAsia="he-IL"/>
        </w:rPr>
        <w:lastRenderedPageBreak/>
        <w:t>נספח "ו''</w:t>
      </w:r>
    </w:p>
    <w:p w14:paraId="0694399D" w14:textId="158976F5" w:rsidR="00BE2283" w:rsidRPr="00BE2C8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sz w:val="24"/>
            <w:szCs w:val="24"/>
            <w:rtl/>
            <w:lang w:eastAsia="he-IL"/>
          </w:rPr>
          <w:alias w:val="תאריך חתימת חוזה"/>
          <w:tag w:val="cntSignDate"/>
          <w:id w:val="94216678"/>
          <w:placeholder>
            <w:docPart w:val="64D78EE1306F478981E85F71046DD8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5-30T00:00:00Z">
            <w:dateFormat w:val="dd/MM/yyyy"/>
            <w:lid w:val="he-IL"/>
            <w:storeMappedDataAs w:val="dateTime"/>
            <w:calendar w:val="gregorian"/>
          </w:date>
        </w:sdtPr>
        <w:sdtEndPr>
          <w:rPr>
            <w:rFonts w:hint="cs"/>
          </w:rPr>
        </w:sdtEndPr>
        <w:sdtContent>
          <w:r w:rsidR="00671A33" w:rsidRPr="00BE2C8C">
            <w:rPr>
              <w:rFonts w:ascii="Times New Roman" w:eastAsia="Times New Roman" w:hAnsi="Times New Roman" w:cs="David" w:hint="cs"/>
              <w:sz w:val="24"/>
              <w:szCs w:val="24"/>
              <w:rtl/>
              <w:lang w:eastAsia="he-IL"/>
            </w:rPr>
            <w:t>‏30/05/2022</w:t>
          </w:r>
        </w:sdtContent>
      </w:sdt>
      <w:r w:rsidRPr="00BE2C8C">
        <w:rPr>
          <w:rFonts w:ascii="Times New Roman" w:eastAsia="Times New Roman" w:hAnsi="Times New Roman" w:cs="David" w:hint="cs"/>
          <w:bCs/>
          <w:sz w:val="24"/>
          <w:szCs w:val="24"/>
          <w:rtl/>
          <w:lang w:eastAsia="he-IL"/>
        </w:rPr>
        <w:br/>
      </w:r>
    </w:p>
    <w:p w14:paraId="7F73017D" w14:textId="77777777" w:rsidR="00BE2283" w:rsidRPr="00BE2C8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לכבוד</w:t>
      </w:r>
      <w:r w:rsidRPr="00BE2C8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A0D2738" w14:textId="1963907B" w:rsidR="00BE2283" w:rsidRPr="00BE2C8C" w:rsidRDefault="00E64B70" w:rsidP="00BE2C8C">
          <w:pPr>
            <w:widowControl w:val="0"/>
            <w:spacing w:before="0" w:beforeAutospacing="0" w:after="0" w:afterAutospacing="0" w:line="240" w:lineRule="auto"/>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br/>
            <w:t>אפריקה ישראל מגורים בע"מ</w:t>
          </w:r>
          <w:r w:rsidRPr="00BE2C8C">
            <w:rPr>
              <w:rFonts w:ascii="Times New Roman" w:eastAsia="Times New Roman" w:hAnsi="Times New Roman" w:cs="David"/>
              <w:sz w:val="24"/>
              <w:szCs w:val="24"/>
              <w:rtl/>
              <w:lang w:eastAsia="he-IL"/>
            </w:rPr>
            <w:br/>
            <w:t>יוני נתניהו 1 ג' אור יהודה</w:t>
          </w:r>
          <w:r w:rsidRPr="00BE2C8C">
            <w:rPr>
              <w:rFonts w:ascii="Times New Roman" w:eastAsia="Times New Roman" w:hAnsi="Times New Roman" w:cs="David"/>
              <w:sz w:val="24"/>
              <w:szCs w:val="24"/>
              <w:rtl/>
              <w:lang w:eastAsia="he-IL"/>
            </w:rPr>
            <w:br/>
            <w:t>מ.ז 52-003476-0</w:t>
          </w:r>
          <w:r w:rsidRPr="00BE2C8C">
            <w:rPr>
              <w:rFonts w:ascii="Times New Roman" w:eastAsia="Times New Roman" w:hAnsi="Times New Roman" w:cs="David"/>
              <w:sz w:val="24"/>
              <w:szCs w:val="24"/>
              <w:rtl/>
              <w:lang w:eastAsia="he-IL"/>
            </w:rPr>
            <w:br/>
          </w:r>
          <w:r w:rsidRPr="00BE2C8C">
            <w:rPr>
              <w:rFonts w:ascii="Times New Roman" w:eastAsia="Times New Roman" w:hAnsi="Times New Roman" w:cs="David"/>
              <w:sz w:val="24"/>
              <w:szCs w:val="24"/>
              <w:rtl/>
              <w:lang w:eastAsia="he-IL"/>
            </w:rPr>
            <w:br/>
            <w:t>כלל נכסי נדלן נשר מרכז (נ.נ.נ.מ) שותפות מוגבלת</w:t>
          </w:r>
          <w:r w:rsidRPr="00BE2C8C">
            <w:rPr>
              <w:rFonts w:ascii="Times New Roman" w:eastAsia="Times New Roman" w:hAnsi="Times New Roman" w:cs="David"/>
              <w:sz w:val="24"/>
              <w:szCs w:val="24"/>
              <w:rtl/>
              <w:lang w:eastAsia="he-IL"/>
            </w:rPr>
            <w:br/>
            <w:t>מרכז עזריאלי בניין משולש 3, תל אביב</w:t>
          </w:r>
          <w:r w:rsidRPr="00BE2C8C">
            <w:rPr>
              <w:rFonts w:ascii="Times New Roman" w:eastAsia="Times New Roman" w:hAnsi="Times New Roman" w:cs="David"/>
              <w:sz w:val="24"/>
              <w:szCs w:val="24"/>
              <w:rtl/>
              <w:lang w:eastAsia="he-IL"/>
            </w:rPr>
            <w:br/>
            <w:t>540283033</w:t>
          </w:r>
          <w:r w:rsidRPr="00BE2C8C">
            <w:rPr>
              <w:rFonts w:ascii="Times New Roman" w:eastAsia="Times New Roman" w:hAnsi="Times New Roman" w:cs="David"/>
              <w:sz w:val="24"/>
              <w:szCs w:val="24"/>
              <w:rtl/>
              <w:lang w:eastAsia="he-IL"/>
            </w:rPr>
            <w:br/>
          </w:r>
          <w:r w:rsidRPr="00BE2C8C">
            <w:rPr>
              <w:rFonts w:ascii="Times New Roman" w:eastAsia="Times New Roman" w:hAnsi="Times New Roman" w:cs="David"/>
              <w:sz w:val="24"/>
              <w:szCs w:val="24"/>
              <w:rtl/>
              <w:lang w:eastAsia="he-IL"/>
            </w:rPr>
            <w:br/>
            <w:t>שיכון ובינוי נדל"ן בע"מ</w:t>
          </w:r>
          <w:r w:rsidRPr="00BE2C8C">
            <w:rPr>
              <w:rFonts w:ascii="Times New Roman" w:eastAsia="Times New Roman" w:hAnsi="Times New Roman" w:cs="David"/>
              <w:sz w:val="24"/>
              <w:szCs w:val="24"/>
              <w:rtl/>
              <w:lang w:eastAsia="he-IL"/>
            </w:rPr>
            <w:br/>
            <w:t>שלם 3 רמת גן 52215</w:t>
          </w:r>
          <w:r w:rsidRPr="00BE2C8C">
            <w:rPr>
              <w:rFonts w:ascii="Times New Roman" w:eastAsia="Times New Roman" w:hAnsi="Times New Roman" w:cs="David"/>
              <w:sz w:val="24"/>
              <w:szCs w:val="24"/>
              <w:rtl/>
              <w:lang w:eastAsia="he-IL"/>
            </w:rPr>
            <w:br/>
            <w:t>מ.ז 52-002117-1</w:t>
          </w:r>
          <w:r w:rsidRPr="00BE2C8C">
            <w:rPr>
              <w:rFonts w:ascii="Times New Roman" w:eastAsia="Times New Roman" w:hAnsi="Times New Roman" w:cs="David"/>
              <w:sz w:val="24"/>
              <w:szCs w:val="24"/>
              <w:rtl/>
              <w:lang w:eastAsia="he-IL"/>
            </w:rPr>
            <w:br/>
          </w:r>
        </w:p>
      </w:sdtContent>
    </w:sdt>
    <w:p w14:paraId="65A697A3" w14:textId="77777777" w:rsidR="00BE2283" w:rsidRPr="00BE2C8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1431A4" w14:textId="77777777" w:rsidR="00BE2283" w:rsidRPr="00BE2C8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א.נ.,</w:t>
      </w:r>
    </w:p>
    <w:p w14:paraId="78C129DB" w14:textId="77777777" w:rsidR="00BE2283" w:rsidRPr="00BE2C8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56FA920" w14:textId="77777777" w:rsidR="00BE2283" w:rsidRPr="00BE2C8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E2C8C">
        <w:rPr>
          <w:rFonts w:ascii="Times New Roman" w:eastAsia="Times New Roman" w:hAnsi="Times New Roman" w:cs="David" w:hint="cs"/>
          <w:bCs/>
          <w:sz w:val="24"/>
          <w:szCs w:val="24"/>
          <w:u w:val="single"/>
          <w:rtl/>
          <w:lang w:eastAsia="he-IL"/>
        </w:rPr>
        <w:t>הצהרה והתחייבות לשמירת סודיות</w:t>
      </w:r>
    </w:p>
    <w:p w14:paraId="47B80020" w14:textId="77777777" w:rsidR="00BE2283" w:rsidRPr="00BE2C8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E99ABF" w14:textId="445D04F0" w:rsidR="00BE2283" w:rsidRPr="00BE2C8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F7409" w:rsidRPr="00BE2C8C">
            <w:rPr>
              <w:rFonts w:ascii="Times New Roman" w:eastAsia="Times New Roman" w:hAnsi="Times New Roman" w:cs="David"/>
              <w:sz w:val="24"/>
              <w:szCs w:val="24"/>
              <w:rtl/>
              <w:lang w:eastAsia="he-IL"/>
            </w:rPr>
            <w:t>מימוני הנדסה ויעוץ בע"מ</w:t>
          </w:r>
        </w:sdtContent>
      </w:sdt>
      <w:r w:rsidRPr="00BE2C8C">
        <w:rPr>
          <w:rFonts w:ascii="Times New Roman" w:eastAsia="Times New Roman" w:hAnsi="Times New Roman" w:cs="David" w:hint="cs"/>
          <w:sz w:val="24"/>
          <w:szCs w:val="24"/>
          <w:rtl/>
          <w:lang w:eastAsia="he-IL"/>
        </w:rPr>
        <w:t xml:space="preserve"> / הפועל בשם חברת </w:t>
      </w:r>
      <w:r w:rsidRPr="00BE2C8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F7409" w:rsidRPr="00BE2C8C">
            <w:rPr>
              <w:rFonts w:ascii="Times New Roman" w:eastAsia="Times New Roman" w:hAnsi="Times New Roman" w:cs="David"/>
              <w:sz w:val="24"/>
              <w:szCs w:val="24"/>
              <w:rtl/>
              <w:lang w:eastAsia="he-IL"/>
            </w:rPr>
            <w:t>מימוני הנדסה ויעוץ בע"מ</w:t>
          </w:r>
        </w:sdtContent>
      </w:sdt>
      <w:r w:rsidRPr="00BE2C8C">
        <w:rPr>
          <w:rFonts w:ascii="Times New Roman" w:eastAsia="Times New Roman" w:hAnsi="Times New Roman" w:cs="David" w:hint="cs"/>
          <w:bCs/>
          <w:sz w:val="24"/>
          <w:szCs w:val="24"/>
          <w:rtl/>
          <w:lang w:eastAsia="he-IL"/>
        </w:rPr>
        <w:t xml:space="preserve"> /</w:t>
      </w:r>
      <w:r w:rsidRPr="00BE2C8C">
        <w:rPr>
          <w:rFonts w:ascii="Times New Roman" w:eastAsia="Times New Roman" w:hAnsi="Times New Roman" w:cs="David" w:hint="cs"/>
          <w:sz w:val="24"/>
          <w:szCs w:val="24"/>
          <w:rtl/>
          <w:lang w:eastAsia="he-IL"/>
        </w:rPr>
        <w:t xml:space="preserve"> המספק שירותים לחברת </w:t>
      </w:r>
      <w:r w:rsidRPr="00BE2C8C">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F7409" w:rsidRPr="00BE2C8C">
            <w:rPr>
              <w:rFonts w:ascii="Times New Roman" w:eastAsia="Times New Roman" w:hAnsi="Times New Roman" w:cs="David"/>
              <w:sz w:val="24"/>
              <w:szCs w:val="24"/>
              <w:rtl/>
              <w:lang w:eastAsia="he-IL"/>
            </w:rPr>
            <w:t>מימוני הנדסה ויעוץ בע"מ</w:t>
          </w:r>
        </w:sdtContent>
      </w:sdt>
      <w:r w:rsidRPr="00BE2C8C">
        <w:rPr>
          <w:rFonts w:ascii="Times New Roman" w:eastAsia="Times New Roman" w:hAnsi="Times New Roman" w:cs="David" w:hint="cs"/>
          <w:sz w:val="24"/>
          <w:szCs w:val="24"/>
          <w:rtl/>
          <w:lang w:eastAsia="he-IL"/>
        </w:rPr>
        <w:t xml:space="preserve"> *,מצהיר בזאת ומתחייב כלפיכם כדלקמן:</w:t>
      </w:r>
    </w:p>
    <w:p w14:paraId="34E28A66" w14:textId="77777777" w:rsidR="00BE2283" w:rsidRPr="00BE2C8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1E42C04" w14:textId="34D6F4C0" w:rsidR="00BE2283" w:rsidRPr="00BE2C8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F7409" w:rsidRPr="00BE2C8C">
            <w:rPr>
              <w:rFonts w:ascii="Times New Roman" w:eastAsia="Times New Roman" w:hAnsi="Times New Roman" w:cs="David"/>
              <w:sz w:val="24"/>
              <w:szCs w:val="24"/>
              <w:rtl/>
              <w:lang w:eastAsia="he-IL"/>
            </w:rPr>
            <w:t>מימוני הנדסה ויעוץ בע"מ</w:t>
          </w:r>
        </w:sdtContent>
      </w:sdt>
      <w:r w:rsidRPr="00BE2C8C">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707BE1" w:rsidRPr="00BE2C8C">
            <w:rPr>
              <w:rFonts w:ascii="Times New Roman" w:eastAsia="Times New Roman" w:hAnsi="Times New Roman" w:cs="David" w:hint="cs"/>
              <w:bCs/>
              <w:sz w:val="24"/>
              <w:szCs w:val="24"/>
              <w:rtl/>
              <w:lang w:eastAsia="he-IL"/>
            </w:rPr>
            <w:t>מנהל מודל</w:t>
          </w:r>
        </w:sdtContent>
      </w:sdt>
      <w:r w:rsidRPr="00BE2C8C">
        <w:rPr>
          <w:rFonts w:ascii="Times New Roman" w:eastAsia="Times New Roman" w:hAnsi="Times New Roman" w:cs="David" w:hint="cs"/>
          <w:bCs/>
          <w:sz w:val="24"/>
          <w:szCs w:val="24"/>
          <w:rtl/>
          <w:lang w:eastAsia="he-IL"/>
        </w:rPr>
        <w:t xml:space="preserve"> </w:t>
      </w:r>
      <w:r w:rsidRPr="00BE2C8C">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sz w:val="24"/>
            <w:szCs w:val="24"/>
            <w:rtl/>
            <w:lang w:eastAsia="he-IL"/>
          </w:rPr>
          <w:alias w:val="שם הפרויקט"/>
          <w:tag w:val="cntProjectName"/>
          <w:id w:val="2072999419"/>
          <w:placeholder>
            <w:docPart w:val="86862C7AB92642F88893BCF6521EC4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977B8F">
            <w:rPr>
              <w:rFonts w:ascii="Times New Roman" w:eastAsia="Times New Roman" w:hAnsi="Times New Roman" w:cs="David" w:hint="cs"/>
              <w:bCs/>
              <w:sz w:val="24"/>
              <w:szCs w:val="24"/>
              <w:rtl/>
              <w:lang w:eastAsia="he-IL"/>
            </w:rPr>
            <w:t xml:space="preserve">אגמי הכרמל  - נשר </w:t>
          </w:r>
        </w:sdtContent>
      </w:sdt>
      <w:r w:rsidRPr="00BE2C8C">
        <w:rPr>
          <w:rFonts w:ascii="Times New Roman" w:eastAsia="Times New Roman" w:hAnsi="Times New Roman" w:cs="David" w:hint="cs"/>
          <w:sz w:val="24"/>
          <w:szCs w:val="24"/>
          <w:rtl/>
          <w:lang w:eastAsia="he-IL"/>
        </w:rPr>
        <w:t>.</w:t>
      </w:r>
    </w:p>
    <w:p w14:paraId="597981CC" w14:textId="77777777" w:rsidR="00BE2283" w:rsidRPr="00BE2C8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5756220" w14:textId="0D452C51" w:rsidR="00BE2283" w:rsidRPr="00BE2C8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F7409" w:rsidRPr="00BE2C8C">
            <w:rPr>
              <w:rFonts w:ascii="Times New Roman" w:eastAsia="Times New Roman" w:hAnsi="Times New Roman" w:cs="David"/>
              <w:sz w:val="24"/>
              <w:szCs w:val="24"/>
              <w:rtl/>
              <w:lang w:eastAsia="he-IL"/>
            </w:rPr>
            <w:t>מימוני הנדסה ויעוץ בע"מ</w:t>
          </w:r>
        </w:sdtContent>
      </w:sdt>
      <w:r w:rsidRPr="00BE2C8C">
        <w:rPr>
          <w:rFonts w:ascii="Times New Roman" w:eastAsia="Times New Roman" w:hAnsi="Times New Roman" w:cs="David" w:hint="cs"/>
          <w:bCs/>
          <w:sz w:val="24"/>
          <w:szCs w:val="24"/>
          <w:rtl/>
          <w:lang w:eastAsia="he-IL"/>
        </w:rPr>
        <w:t xml:space="preserve"> </w:t>
      </w:r>
      <w:r w:rsidRPr="00BE2C8C">
        <w:rPr>
          <w:rFonts w:ascii="Times New Roman" w:eastAsia="Times New Roman" w:hAnsi="Times New Roman" w:cs="David" w:hint="cs"/>
          <w:sz w:val="24"/>
          <w:szCs w:val="24"/>
          <w:rtl/>
          <w:lang w:eastAsia="he-IL"/>
        </w:rPr>
        <w:t>עשוי להגיע לרשותי מידע חסוי כמוגדר להלן:</w:t>
      </w:r>
    </w:p>
    <w:p w14:paraId="2342387F" w14:textId="77777777" w:rsidR="00BE2283" w:rsidRPr="00BE2C8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E7E35EE" w14:textId="0396D13C" w:rsidR="00BE2283" w:rsidRPr="00BE2C8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ab/>
        <w:t>"</w:t>
      </w:r>
      <w:r w:rsidRPr="00BE2C8C">
        <w:rPr>
          <w:rFonts w:ascii="Times New Roman" w:eastAsia="Times New Roman" w:hAnsi="Times New Roman" w:cs="David" w:hint="cs"/>
          <w:b/>
          <w:bCs/>
          <w:sz w:val="24"/>
          <w:szCs w:val="24"/>
          <w:rtl/>
          <w:lang w:eastAsia="he-IL"/>
        </w:rPr>
        <w:t>מידע חסוי</w:t>
      </w:r>
      <w:r w:rsidRPr="00BE2C8C">
        <w:rPr>
          <w:rFonts w:ascii="Times New Roman" w:eastAsia="Times New Roman" w:hAnsi="Times New Roman" w:cs="David" w:hint="cs"/>
          <w:sz w:val="24"/>
          <w:szCs w:val="24"/>
          <w:rtl/>
          <w:lang w:eastAsia="he-IL"/>
        </w:rPr>
        <w:t>"-</w:t>
      </w:r>
      <w:r w:rsidRPr="00BE2C8C">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F7409" w:rsidRPr="00BE2C8C">
            <w:rPr>
              <w:rFonts w:ascii="Times New Roman" w:eastAsia="Times New Roman" w:hAnsi="Times New Roman" w:cs="David"/>
              <w:sz w:val="24"/>
              <w:szCs w:val="24"/>
              <w:rtl/>
              <w:lang w:eastAsia="he-IL"/>
            </w:rPr>
            <w:t>מימוני הנדסה ויעוץ בע"מ</w:t>
          </w:r>
        </w:sdtContent>
      </w:sdt>
      <w:r w:rsidRPr="00BE2C8C">
        <w:rPr>
          <w:rFonts w:ascii="Times New Roman" w:eastAsia="Times New Roman" w:hAnsi="Times New Roman" w:cs="David"/>
          <w:bCs/>
          <w:sz w:val="24"/>
          <w:szCs w:val="24"/>
          <w:lang w:eastAsia="he-IL"/>
        </w:rPr>
        <w:t xml:space="preserve"> </w:t>
      </w:r>
      <w:r w:rsidRPr="00BE2C8C">
        <w:rPr>
          <w:rFonts w:ascii="Times New Roman" w:eastAsia="Times New Roman" w:hAnsi="Times New Roman" w:cs="David" w:hint="cs"/>
          <w:bCs/>
          <w:sz w:val="24"/>
          <w:szCs w:val="24"/>
          <w:rtl/>
          <w:lang w:eastAsia="he-IL"/>
        </w:rPr>
        <w:t xml:space="preserve"> </w:t>
      </w:r>
      <w:r w:rsidRPr="00BE2C8C">
        <w:rPr>
          <w:rFonts w:ascii="Times New Roman" w:eastAsia="Times New Roman" w:hAnsi="Times New Roman" w:cs="David" w:hint="cs"/>
          <w:sz w:val="24"/>
          <w:szCs w:val="24"/>
          <w:rtl/>
          <w:lang w:eastAsia="he-IL"/>
        </w:rPr>
        <w:t>.</w:t>
      </w:r>
    </w:p>
    <w:p w14:paraId="0AE7C47B" w14:textId="77777777" w:rsidR="00BE2283" w:rsidRPr="00BE2C8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8694E10" w14:textId="77777777" w:rsidR="00BE2283" w:rsidRPr="00BE2C8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AE4C288" w14:textId="77777777" w:rsidR="00BE2283" w:rsidRPr="00BE2C8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507CC06" w14:textId="77777777" w:rsidR="00BE2283" w:rsidRPr="00BE2C8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72ADC52" w14:textId="77777777" w:rsidR="00BE2283" w:rsidRPr="00BE2C8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252FCF9" w14:textId="77777777" w:rsidR="00BE2283" w:rsidRPr="00BE2C8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14BFA55D" w14:textId="77777777" w:rsidR="00BE2283" w:rsidRPr="00BE2C8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37B083" w14:textId="77777777" w:rsidR="00BE2283" w:rsidRPr="00BE2C8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בכבוד רב,</w:t>
      </w:r>
    </w:p>
    <w:p w14:paraId="4E7B4F41" w14:textId="77777777" w:rsidR="00BE2283" w:rsidRPr="00BE2C8C"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B9C5D42" w14:textId="7157D185" w:rsidR="00BE2283" w:rsidRPr="00BE2C8C" w:rsidRDefault="00702994"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             </w:t>
      </w:r>
      <w:r w:rsidR="00BE2283" w:rsidRPr="00BE2C8C">
        <w:rPr>
          <w:rFonts w:ascii="Times New Roman" w:eastAsia="Times New Roman" w:hAnsi="Times New Roman" w:cs="David" w:hint="cs"/>
          <w:sz w:val="24"/>
          <w:szCs w:val="24"/>
          <w:rtl/>
          <w:lang w:eastAsia="he-IL"/>
        </w:rPr>
        <w:t xml:space="preserve">_______________________ </w:t>
      </w:r>
    </w:p>
    <w:p w14:paraId="68B29559" w14:textId="12F6EC56" w:rsidR="00BE2283" w:rsidRPr="00BE2C8C" w:rsidRDefault="00BE2283" w:rsidP="005D185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F7409" w:rsidRPr="00BE2C8C">
            <w:rPr>
              <w:rFonts w:ascii="Times New Roman" w:eastAsia="Times New Roman" w:hAnsi="Times New Roman" w:cs="David"/>
              <w:sz w:val="24"/>
              <w:szCs w:val="24"/>
              <w:rtl/>
              <w:lang w:eastAsia="he-IL"/>
            </w:rPr>
            <w:t>מימוני הנדסה ויעוץ בע"מ</w:t>
          </w:r>
        </w:sdtContent>
      </w:sdt>
    </w:p>
    <w:p w14:paraId="26187896" w14:textId="77777777" w:rsidR="00BE2283" w:rsidRPr="00BE2C8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3D6D2A2" w14:textId="77777777" w:rsidR="00BE2283" w:rsidRPr="00BE2C8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שם:____________</w:t>
      </w:r>
    </w:p>
    <w:p w14:paraId="335B56E9" w14:textId="77777777" w:rsidR="00BE2283" w:rsidRPr="00BE2C8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ת.ז:____________</w:t>
      </w:r>
    </w:p>
    <w:p w14:paraId="5221FC1D" w14:textId="77777777" w:rsidR="00BE2283" w:rsidRPr="00BE2C8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כתובת:__________</w:t>
      </w:r>
    </w:p>
    <w:p w14:paraId="7CD1CBB5" w14:textId="77777777" w:rsidR="00BE2283" w:rsidRPr="00BE2C8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BE2C8C">
        <w:rPr>
          <w:rFonts w:ascii="Times New Roman" w:eastAsia="Times New Roman" w:hAnsi="Times New Roman" w:cs="David" w:hint="cs"/>
          <w:sz w:val="24"/>
          <w:szCs w:val="24"/>
          <w:highlight w:val="yellow"/>
          <w:rtl/>
          <w:lang w:eastAsia="he-IL"/>
        </w:rPr>
        <w:t>*מחק את המיותר</w:t>
      </w:r>
    </w:p>
    <w:p w14:paraId="1780E388" w14:textId="77777777" w:rsidR="00BE2283" w:rsidRPr="00BE2C8C" w:rsidRDefault="00BE2283" w:rsidP="00BE228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46A586C9" w14:textId="77777777" w:rsidR="00BE2283" w:rsidRPr="00BE2C8C" w:rsidRDefault="00BE2283" w:rsidP="00BE228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30B791" w14:textId="77777777" w:rsidR="00BE2283" w:rsidRPr="00BE2C8C"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2FF1AC2" w14:textId="510DBE12" w:rsidR="00702994" w:rsidRPr="00BE2C8C" w:rsidRDefault="00702994">
      <w:pPr>
        <w:bidi w:val="0"/>
        <w:spacing w:before="0" w:beforeAutospacing="0" w:after="160" w:afterAutospacing="0" w:line="259" w:lineRule="auto"/>
        <w:rPr>
          <w:rFonts w:ascii="Times New Roman" w:eastAsia="Times New Roman" w:hAnsi="Times New Roman" w:cs="David"/>
          <w:bCs/>
          <w:sz w:val="20"/>
          <w:szCs w:val="24"/>
          <w:u w:val="single"/>
          <w:rtl/>
          <w:lang w:eastAsia="he-IL"/>
        </w:rPr>
      </w:pPr>
      <w:r w:rsidRPr="00BE2C8C">
        <w:rPr>
          <w:rFonts w:ascii="Times New Roman" w:eastAsia="Times New Roman" w:hAnsi="Times New Roman" w:cs="David"/>
          <w:bCs/>
          <w:sz w:val="20"/>
          <w:szCs w:val="24"/>
          <w:u w:val="single"/>
          <w:rtl/>
          <w:lang w:eastAsia="he-IL"/>
        </w:rPr>
        <w:br w:type="page"/>
      </w:r>
    </w:p>
    <w:p w14:paraId="1741A1F7" w14:textId="77777777" w:rsidR="00BE2283" w:rsidRPr="00BE2C8C"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FB2393B" w14:textId="77777777" w:rsidR="00BE2283" w:rsidRPr="00BE2C8C"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34A3B1E" w14:textId="77777777" w:rsidR="00BE2283" w:rsidRPr="00BE2C8C"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CABE99" w14:textId="77777777" w:rsidR="008872EF" w:rsidRPr="00BE2C8C" w:rsidRDefault="008872EF" w:rsidP="008872EF">
      <w:pPr>
        <w:spacing w:before="0" w:beforeAutospacing="0" w:after="0" w:afterAutospacing="0" w:line="240" w:lineRule="auto"/>
        <w:jc w:val="center"/>
        <w:rPr>
          <w:rFonts w:ascii="Times New Roman" w:eastAsia="Times New Roman" w:hAnsi="Times New Roman" w:cs="David"/>
          <w:sz w:val="20"/>
          <w:szCs w:val="24"/>
          <w:lang w:eastAsia="he-IL"/>
        </w:rPr>
      </w:pPr>
      <w:r w:rsidRPr="00BE2C8C">
        <w:rPr>
          <w:rFonts w:ascii="Times New Roman" w:eastAsia="Times New Roman" w:hAnsi="Times New Roman" w:cs="David" w:hint="cs"/>
          <w:bCs/>
          <w:sz w:val="20"/>
          <w:szCs w:val="24"/>
          <w:u w:val="single"/>
          <w:rtl/>
          <w:lang w:eastAsia="he-IL"/>
        </w:rPr>
        <w:t>נספח "ז''</w:t>
      </w:r>
    </w:p>
    <w:p w14:paraId="29FEBF1D" w14:textId="77777777" w:rsidR="008872EF" w:rsidRPr="00BE2C8C" w:rsidRDefault="008872EF" w:rsidP="008872EF">
      <w:pPr>
        <w:widowControl w:val="0"/>
        <w:spacing w:before="0" w:beforeAutospacing="0" w:after="0" w:afterAutospacing="0" w:line="240" w:lineRule="auto"/>
        <w:jc w:val="center"/>
        <w:rPr>
          <w:rFonts w:ascii="David" w:eastAsia="Times New Roman" w:hAnsi="David" w:cs="David"/>
          <w:sz w:val="24"/>
          <w:szCs w:val="24"/>
          <w:lang w:eastAsia="he-IL"/>
        </w:rPr>
      </w:pPr>
    </w:p>
    <w:p w14:paraId="2CF6729C" w14:textId="77777777" w:rsidR="008872EF" w:rsidRPr="00BE2C8C" w:rsidRDefault="008872EF" w:rsidP="008872E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BE2C8C">
        <w:rPr>
          <w:rFonts w:ascii="David" w:eastAsia="Times New Roman" w:hAnsi="David" w:cs="David" w:hint="cs"/>
          <w:bCs/>
          <w:sz w:val="24"/>
          <w:szCs w:val="24"/>
          <w:u w:val="single"/>
          <w:rtl/>
          <w:lang w:eastAsia="he-IL"/>
        </w:rPr>
        <w:t>מפרט ביטוחי</w:t>
      </w:r>
      <w:r w:rsidRPr="00BE2C8C">
        <w:rPr>
          <w:rFonts w:ascii="Times New Roman" w:eastAsia="Times New Roman" w:hAnsi="Times New Roman" w:cs="David" w:hint="cs"/>
          <w:b/>
          <w:bCs/>
          <w:sz w:val="20"/>
          <w:szCs w:val="24"/>
          <w:u w:val="single"/>
          <w:rtl/>
          <w:lang w:eastAsia="he-IL"/>
        </w:rPr>
        <w:t xml:space="preserve"> היועץ</w:t>
      </w:r>
      <w:r w:rsidRPr="00BE2C8C">
        <w:rPr>
          <w:rFonts w:ascii="David" w:eastAsia="Times New Roman" w:hAnsi="David" w:cs="David" w:hint="cs"/>
          <w:bCs/>
          <w:sz w:val="24"/>
          <w:szCs w:val="24"/>
          <w:u w:val="single"/>
          <w:rtl/>
          <w:lang w:eastAsia="he-IL"/>
        </w:rPr>
        <w:t xml:space="preserve"> </w:t>
      </w:r>
    </w:p>
    <w:p w14:paraId="0597918F" w14:textId="77777777" w:rsidR="008872EF" w:rsidRPr="00BE2C8C" w:rsidRDefault="008872EF" w:rsidP="008872EF">
      <w:pPr>
        <w:tabs>
          <w:tab w:val="left" w:pos="283"/>
        </w:tabs>
        <w:spacing w:line="240" w:lineRule="auto"/>
        <w:jc w:val="both"/>
        <w:rPr>
          <w:rFonts w:ascii="David" w:eastAsia="Calibri" w:hAnsi="David" w:cs="David"/>
          <w:sz w:val="24"/>
          <w:szCs w:val="24"/>
          <w:rtl/>
        </w:rPr>
      </w:pPr>
      <w:r w:rsidRPr="00BE2C8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2B7C7FC" w14:textId="77777777" w:rsidR="008872EF" w:rsidRPr="00BE2C8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BE2C8C">
        <w:rPr>
          <w:rFonts w:ascii="David" w:eastAsia="Calibri" w:hAnsi="David" w:cs="David" w:hint="cs"/>
          <w:sz w:val="24"/>
          <w:szCs w:val="24"/>
          <w:rtl/>
        </w:rPr>
        <w:t>1.</w:t>
      </w:r>
      <w:r w:rsidRPr="00BE2C8C">
        <w:rPr>
          <w:rFonts w:ascii="David" w:eastAsia="Calibri" w:hAnsi="David" w:cs="David" w:hint="cs"/>
          <w:sz w:val="24"/>
          <w:szCs w:val="24"/>
          <w:rtl/>
        </w:rPr>
        <w:tab/>
      </w:r>
      <w:r w:rsidRPr="00BE2C8C">
        <w:rPr>
          <w:rFonts w:ascii="David" w:eastAsia="Calibri" w:hAnsi="David" w:cs="David" w:hint="cs"/>
          <w:b/>
          <w:bCs/>
          <w:sz w:val="24"/>
          <w:szCs w:val="24"/>
          <w:rtl/>
        </w:rPr>
        <w:t>ביטוח אחריות מקצועית</w:t>
      </w:r>
      <w:r w:rsidRPr="00BE2C8C">
        <w:rPr>
          <w:rFonts w:ascii="David" w:eastAsia="Calibri" w:hAnsi="David" w:cs="David" w:hint="cs"/>
          <w:sz w:val="24"/>
          <w:szCs w:val="24"/>
          <w:rtl/>
        </w:rPr>
        <w:t>, לכיסוי חבותו המקצועית של היועץ ביחס להתחייבויותיו על פי ההסכם הנדון.</w:t>
      </w:r>
    </w:p>
    <w:p w14:paraId="7F7FC863" w14:textId="77777777" w:rsidR="008872EF" w:rsidRPr="00BE2C8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BE2C8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43786DB" w14:textId="77777777" w:rsidR="008872EF" w:rsidRPr="00BE2C8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BE2C8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413D7A5E" w14:textId="77777777" w:rsidR="008872EF" w:rsidRPr="00BE2C8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BE2C8C">
        <w:rPr>
          <w:rFonts w:ascii="David" w:eastAsia="Calibri" w:hAnsi="David" w:cs="David" w:hint="cs"/>
          <w:sz w:val="24"/>
          <w:szCs w:val="24"/>
          <w:rtl/>
        </w:rPr>
        <w:t>2.</w:t>
      </w:r>
      <w:r w:rsidRPr="00BE2C8C">
        <w:rPr>
          <w:rFonts w:ascii="David" w:eastAsia="Calibri" w:hAnsi="David" w:cs="David" w:hint="cs"/>
          <w:sz w:val="24"/>
          <w:szCs w:val="24"/>
          <w:rtl/>
        </w:rPr>
        <w:tab/>
      </w:r>
      <w:r w:rsidRPr="00BE2C8C">
        <w:rPr>
          <w:rFonts w:ascii="David" w:eastAsia="Calibri" w:hAnsi="David" w:cs="David" w:hint="cs"/>
          <w:b/>
          <w:bCs/>
          <w:sz w:val="24"/>
          <w:szCs w:val="24"/>
          <w:rtl/>
        </w:rPr>
        <w:t>ביטוח אחריות מעבידים</w:t>
      </w:r>
      <w:r w:rsidRPr="00BE2C8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E8C36D2" w14:textId="77777777" w:rsidR="008872EF" w:rsidRPr="00BE2C8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BE2C8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BE2C8C">
        <w:rPr>
          <w:rFonts w:ascii="David" w:eastAsia="Calibri" w:hAnsi="David" w:cs="David" w:hint="cs"/>
          <w:sz w:val="24"/>
          <w:szCs w:val="24"/>
        </w:rPr>
        <w:t xml:space="preserve"> </w:t>
      </w:r>
      <w:r w:rsidRPr="00BE2C8C">
        <w:rPr>
          <w:rFonts w:ascii="David" w:eastAsia="Calibri" w:hAnsi="David" w:cs="David" w:hint="cs"/>
          <w:sz w:val="24"/>
          <w:szCs w:val="24"/>
          <w:rtl/>
        </w:rPr>
        <w:t>לעניין קרות תאונת עבודה ו/או מחלה כלשהי</w:t>
      </w:r>
      <w:r w:rsidRPr="00BE2C8C">
        <w:rPr>
          <w:rFonts w:ascii="David" w:eastAsia="Calibri" w:hAnsi="David" w:cs="David" w:hint="cs"/>
          <w:sz w:val="24"/>
          <w:szCs w:val="24"/>
        </w:rPr>
        <w:t xml:space="preserve"> </w:t>
      </w:r>
      <w:r w:rsidRPr="00BE2C8C">
        <w:rPr>
          <w:rFonts w:ascii="David" w:eastAsia="Calibri" w:hAnsi="David" w:cs="David" w:hint="cs"/>
          <w:sz w:val="24"/>
          <w:szCs w:val="24"/>
          <w:rtl/>
        </w:rPr>
        <w:t>כי הוא נושא בחובות מעביד כלשהם כלפי מי מעובדי היועץ.</w:t>
      </w:r>
      <w:r w:rsidRPr="00BE2C8C">
        <w:rPr>
          <w:rFonts w:ascii="David" w:eastAsia="Calibri" w:hAnsi="David" w:cs="David" w:hint="cs"/>
          <w:sz w:val="24"/>
          <w:szCs w:val="24"/>
          <w:rtl/>
        </w:rPr>
        <w:tab/>
      </w:r>
      <w:r w:rsidRPr="00BE2C8C">
        <w:rPr>
          <w:rFonts w:ascii="David" w:eastAsia="Calibri" w:hAnsi="David" w:cs="David" w:hint="cs"/>
          <w:sz w:val="24"/>
          <w:szCs w:val="24"/>
          <w:rtl/>
        </w:rPr>
        <w:br/>
      </w:r>
    </w:p>
    <w:p w14:paraId="14200BDB" w14:textId="77777777" w:rsidR="008872EF" w:rsidRPr="00BE2C8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BE2C8C">
        <w:rPr>
          <w:rFonts w:ascii="David" w:eastAsia="Calibri" w:hAnsi="David" w:cs="David" w:hint="cs"/>
          <w:sz w:val="24"/>
          <w:szCs w:val="24"/>
          <w:rtl/>
        </w:rPr>
        <w:t>3</w:t>
      </w:r>
      <w:r w:rsidRPr="00BE2C8C">
        <w:rPr>
          <w:rFonts w:ascii="David" w:eastAsia="Calibri" w:hAnsi="David" w:cs="David" w:hint="cs"/>
          <w:sz w:val="24"/>
          <w:szCs w:val="24"/>
          <w:rtl/>
        </w:rPr>
        <w:tab/>
      </w:r>
      <w:r w:rsidRPr="00BE2C8C">
        <w:rPr>
          <w:rFonts w:ascii="David" w:eastAsia="Calibri" w:hAnsi="David" w:cs="David" w:hint="cs"/>
          <w:b/>
          <w:bCs/>
          <w:sz w:val="24"/>
          <w:szCs w:val="24"/>
          <w:rtl/>
        </w:rPr>
        <w:t>ביטוח אחריות כלפי צד שלישי</w:t>
      </w:r>
      <w:r w:rsidRPr="00BE2C8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C7383E3" w14:textId="77777777" w:rsidR="008872EF" w:rsidRPr="00BE2C8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BE2C8C">
        <w:rPr>
          <w:rFonts w:ascii="David" w:eastAsia="Calibri" w:hAnsi="David" w:cs="David" w:hint="cs"/>
          <w:sz w:val="24"/>
          <w:szCs w:val="24"/>
          <w:rtl/>
        </w:rPr>
        <w:tab/>
        <w:t>ביטוח זה לא  כפוף לכל הגבלה בדבר חבות הנובעת מאש, התפוצצות, בהלה, מכשירי הרמה, חבות</w:t>
      </w:r>
      <w:r w:rsidRPr="00BE2C8C">
        <w:rPr>
          <w:rFonts w:ascii="David" w:eastAsia="Calibri" w:hAnsi="David" w:cs="David" w:hint="cs"/>
          <w:sz w:val="24"/>
          <w:szCs w:val="24"/>
        </w:rPr>
        <w:t xml:space="preserve"> </w:t>
      </w:r>
      <w:r w:rsidRPr="00BE2C8C">
        <w:rPr>
          <w:rFonts w:ascii="David" w:eastAsia="Calibri" w:hAnsi="David" w:cs="David" w:hint="cs"/>
          <w:sz w:val="24"/>
          <w:szCs w:val="24"/>
          <w:rtl/>
        </w:rPr>
        <w:t>בגין וכלפי קבלנים, קבלני משנה</w:t>
      </w:r>
      <w:r w:rsidRPr="00BE2C8C">
        <w:rPr>
          <w:rFonts w:ascii="David" w:eastAsia="Calibri" w:hAnsi="David" w:cs="David" w:hint="cs"/>
          <w:sz w:val="24"/>
          <w:szCs w:val="24"/>
        </w:rPr>
        <w:t xml:space="preserve"> </w:t>
      </w:r>
      <w:r w:rsidRPr="00BE2C8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BE2C8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66975F33" w14:textId="77777777" w:rsidR="008872EF" w:rsidRPr="00BE2C8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BE2C8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582C0928" w14:textId="77777777" w:rsidR="008872EF" w:rsidRPr="00BE2C8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BE2C8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C68375F" w14:textId="77777777" w:rsidR="008872EF" w:rsidRPr="00BE2C8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BE2C8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5210A4F" w14:textId="77777777" w:rsidR="008872EF" w:rsidRPr="00BE2C8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BE2C8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F954786" w14:textId="77777777" w:rsidR="008872EF" w:rsidRPr="00BE2C8C" w:rsidRDefault="008872EF" w:rsidP="008872E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E2C8C">
        <w:rPr>
          <w:rFonts w:ascii="David" w:eastAsia="Calibri" w:hAnsi="David" w:cs="David" w:hint="cs"/>
          <w:sz w:val="24"/>
          <w:szCs w:val="24"/>
          <w:rtl/>
        </w:rPr>
        <w:t xml:space="preserve"> </w:t>
      </w:r>
      <w:r w:rsidRPr="00BE2C8C">
        <w:rPr>
          <w:rFonts w:ascii="Times New Roman" w:eastAsia="Times New Roman" w:hAnsi="Times New Roman" w:cs="David" w:hint="cs"/>
          <w:bCs/>
          <w:sz w:val="20"/>
          <w:szCs w:val="24"/>
          <w:u w:val="single"/>
          <w:rtl/>
          <w:lang w:eastAsia="he-IL"/>
        </w:rPr>
        <w:t>נספח "</w:t>
      </w:r>
      <w:r w:rsidRPr="00BE2C8C">
        <w:rPr>
          <w:rFonts w:ascii="Times New Roman" w:eastAsia="Times New Roman" w:hAnsi="Times New Roman" w:cs="David" w:hint="eastAsia"/>
          <w:bCs/>
          <w:sz w:val="20"/>
          <w:szCs w:val="24"/>
          <w:u w:val="single"/>
          <w:rtl/>
          <w:lang w:eastAsia="he-IL"/>
        </w:rPr>
        <w:t>ז</w:t>
      </w:r>
      <w:r w:rsidRPr="00BE2C8C">
        <w:rPr>
          <w:rFonts w:ascii="Times New Roman" w:eastAsia="Times New Roman" w:hAnsi="Times New Roman" w:cs="David" w:hint="cs"/>
          <w:bCs/>
          <w:sz w:val="20"/>
          <w:szCs w:val="24"/>
          <w:u w:val="single"/>
          <w:rtl/>
          <w:lang w:eastAsia="he-IL"/>
        </w:rPr>
        <w:t>1'"</w:t>
      </w:r>
    </w:p>
    <w:p w14:paraId="2CE5BCD1" w14:textId="77777777" w:rsidR="008872EF" w:rsidRPr="00BE2C8C" w:rsidRDefault="008872EF" w:rsidP="008872E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E2C8C">
        <w:rPr>
          <w:rFonts w:ascii="Times New Roman" w:eastAsia="Times New Roman" w:hAnsi="Times New Roman" w:cs="David" w:hint="cs"/>
          <w:b/>
          <w:bCs/>
          <w:sz w:val="20"/>
          <w:szCs w:val="24"/>
          <w:u w:val="single"/>
          <w:rtl/>
          <w:lang w:eastAsia="he-IL"/>
        </w:rPr>
        <w:t>אישור על קיום ביטוחי היועץ</w:t>
      </w:r>
    </w:p>
    <w:p w14:paraId="04896F4D" w14:textId="77777777" w:rsidR="008872EF" w:rsidRPr="00BE2C8C" w:rsidRDefault="008872EF" w:rsidP="008872E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8872EF" w:rsidRPr="00BE2C8C" w14:paraId="444A4B84" w14:textId="77777777" w:rsidTr="00EF740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77F9A7E"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5568C1E"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תאריך הנפקת האישור(</w:t>
            </w:r>
            <w:r w:rsidRPr="00BE2C8C">
              <w:rPr>
                <w:rFonts w:ascii="David" w:eastAsia="Calibri" w:hAnsi="David" w:cs="David" w:hint="cs"/>
                <w:sz w:val="24"/>
                <w:szCs w:val="24"/>
                <w:lang w:eastAsia="he-IL"/>
              </w:rPr>
              <w:t>DD/MM/YYYY</w:t>
            </w:r>
            <w:r w:rsidRPr="00BE2C8C">
              <w:rPr>
                <w:rFonts w:ascii="David" w:eastAsia="Calibri" w:hAnsi="David" w:cs="David" w:hint="cs"/>
                <w:sz w:val="24"/>
                <w:szCs w:val="24"/>
                <w:rtl/>
                <w:lang w:eastAsia="he-IL"/>
              </w:rPr>
              <w:t>)</w:t>
            </w:r>
          </w:p>
        </w:tc>
      </w:tr>
      <w:tr w:rsidR="008872EF" w:rsidRPr="00BE2C8C" w14:paraId="3AA83D08" w14:textId="77777777" w:rsidTr="00EF740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13FE104"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8872EF" w:rsidRPr="00BE2C8C" w14:paraId="270B03E7" w14:textId="77777777" w:rsidTr="00EF740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33A2901"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944080B"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1F5716D"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00D3DDC"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מעמד מבקש האישור*</w:t>
            </w:r>
          </w:p>
        </w:tc>
      </w:tr>
      <w:tr w:rsidR="008872EF" w:rsidRPr="00BE2C8C" w14:paraId="0E7B5591" w14:textId="77777777" w:rsidTr="00EF7409">
        <w:trPr>
          <w:trHeight w:val="551"/>
        </w:trPr>
        <w:tc>
          <w:tcPr>
            <w:tcW w:w="4068" w:type="dxa"/>
            <w:tcBorders>
              <w:top w:val="single" w:sz="4" w:space="0" w:color="auto"/>
              <w:left w:val="single" w:sz="4" w:space="0" w:color="auto"/>
              <w:bottom w:val="single" w:sz="4" w:space="0" w:color="auto"/>
              <w:right w:val="single" w:sz="4" w:space="0" w:color="auto"/>
            </w:tcBorders>
            <w:hideMark/>
          </w:tcPr>
          <w:p w14:paraId="6CA18CBB"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שם</w:t>
            </w:r>
          </w:p>
          <w:p w14:paraId="0CA0DDA5" w14:textId="5AF060C0"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 xml:space="preserve">אפי מגורים בע"מ ו/או </w:t>
            </w:r>
            <w:r w:rsidR="0041223B" w:rsidRPr="00BE2C8C">
              <w:rPr>
                <w:rFonts w:ascii="Times New Roman" w:eastAsia="Times New Roman" w:hAnsi="Times New Roman" w:cs="David"/>
                <w:sz w:val="24"/>
                <w:szCs w:val="24"/>
                <w:rtl/>
              </w:rPr>
              <w:t xml:space="preserve"> כלל נכסי נדלן נשר מרכז (נ.נ.נ.מ) שותפות מוגבלת</w:t>
            </w:r>
            <w:r w:rsidR="0041223B" w:rsidRPr="00BE2C8C">
              <w:rPr>
                <w:rFonts w:ascii="David" w:eastAsia="Calibri" w:hAnsi="David" w:cs="David" w:hint="cs"/>
                <w:sz w:val="24"/>
                <w:szCs w:val="24"/>
                <w:rtl/>
                <w:lang w:eastAsia="he-IL"/>
              </w:rPr>
              <w:t xml:space="preserve"> ו/או שיכון ובינוי נדל"ן בע"מ ו/או </w:t>
            </w:r>
            <w:r w:rsidRPr="00BE2C8C">
              <w:rPr>
                <w:rFonts w:ascii="David" w:eastAsia="Calibri" w:hAnsi="David" w:cs="David" w:hint="cs"/>
                <w:sz w:val="24"/>
                <w:szCs w:val="24"/>
                <w:rtl/>
                <w:lang w:eastAsia="he-IL"/>
              </w:rPr>
              <w:t>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263B239"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5B8FFCA" w14:textId="77777777" w:rsidR="008872EF" w:rsidRPr="00BE2C8C" w:rsidRDefault="008872EF" w:rsidP="00EF7409">
            <w:pPr>
              <w:spacing w:before="0" w:beforeAutospacing="0" w:after="0" w:afterAutospacing="0" w:line="240" w:lineRule="auto"/>
              <w:ind w:left="50" w:right="78"/>
              <w:rPr>
                <w:rFonts w:ascii="David" w:eastAsia="Calibri" w:hAnsi="David" w:cs="David"/>
                <w:b/>
                <w:sz w:val="24"/>
                <w:szCs w:val="24"/>
                <w:rtl/>
                <w:lang w:eastAsia="he-IL"/>
              </w:rPr>
            </w:pPr>
          </w:p>
          <w:p w14:paraId="75399C01" w14:textId="77777777" w:rsidR="008872EF" w:rsidRPr="00BE2C8C" w:rsidRDefault="008872EF" w:rsidP="00EF7409">
            <w:pPr>
              <w:spacing w:before="0" w:beforeAutospacing="0" w:after="0" w:afterAutospacing="0" w:line="240" w:lineRule="auto"/>
              <w:ind w:left="50" w:right="78"/>
              <w:rPr>
                <w:rFonts w:ascii="David" w:eastAsia="Calibri" w:hAnsi="David" w:cs="David"/>
                <w:b/>
                <w:sz w:val="24"/>
                <w:szCs w:val="24"/>
                <w:rtl/>
                <w:lang w:eastAsia="he-IL"/>
              </w:rPr>
            </w:pPr>
            <w:r w:rsidRPr="00BE2C8C">
              <w:rPr>
                <w:rFonts w:ascii="Segoe UI Symbol" w:eastAsia="MS Gothic" w:hAnsi="Segoe UI Symbol" w:cs="Segoe UI Symbol"/>
                <w:b/>
                <w:sz w:val="24"/>
                <w:szCs w:val="24"/>
                <w:rtl/>
                <w:lang w:eastAsia="he-IL"/>
              </w:rPr>
              <w:t>☒</w:t>
            </w:r>
            <w:r w:rsidRPr="00BE2C8C">
              <w:rPr>
                <w:rFonts w:ascii="David" w:eastAsia="Calibri" w:hAnsi="David" w:cs="David" w:hint="cs"/>
                <w:b/>
                <w:sz w:val="24"/>
                <w:szCs w:val="24"/>
                <w:rtl/>
                <w:lang w:eastAsia="he-IL"/>
              </w:rPr>
              <w:t>שירותים - 085</w:t>
            </w:r>
          </w:p>
          <w:p w14:paraId="3E22D856" w14:textId="77777777" w:rsidR="008872EF" w:rsidRPr="00BE2C8C" w:rsidRDefault="008872EF" w:rsidP="00EF7409">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9D22C63" w14:textId="77777777" w:rsidR="008872EF" w:rsidRPr="00BE2C8C" w:rsidRDefault="008872EF" w:rsidP="00EF7409">
            <w:pPr>
              <w:spacing w:before="0" w:beforeAutospacing="0" w:after="0" w:afterAutospacing="0" w:line="240" w:lineRule="auto"/>
              <w:ind w:left="50" w:right="78"/>
              <w:rPr>
                <w:rFonts w:ascii="David" w:eastAsia="Calibri" w:hAnsi="David" w:cs="David"/>
                <w:b/>
                <w:sz w:val="24"/>
                <w:szCs w:val="24"/>
                <w:rtl/>
                <w:lang w:eastAsia="he-IL"/>
              </w:rPr>
            </w:pPr>
          </w:p>
          <w:p w14:paraId="6EFDC74D" w14:textId="77777777" w:rsidR="008872EF" w:rsidRPr="00BE2C8C" w:rsidRDefault="008872EF" w:rsidP="00EF7409">
            <w:pPr>
              <w:spacing w:before="0" w:beforeAutospacing="0" w:after="0" w:afterAutospacing="0" w:line="240" w:lineRule="auto"/>
              <w:ind w:left="50" w:right="78"/>
              <w:rPr>
                <w:rFonts w:ascii="David" w:eastAsia="Calibri" w:hAnsi="David" w:cs="David"/>
                <w:b/>
                <w:sz w:val="24"/>
                <w:szCs w:val="24"/>
                <w:rtl/>
                <w:lang w:eastAsia="he-IL"/>
              </w:rPr>
            </w:pPr>
            <w:r w:rsidRPr="00BE2C8C">
              <w:rPr>
                <w:rFonts w:ascii="Segoe UI Symbol" w:eastAsia="MS Gothic" w:hAnsi="Segoe UI Symbol" w:cs="Segoe UI Symbol"/>
                <w:b/>
                <w:sz w:val="24"/>
                <w:szCs w:val="24"/>
                <w:rtl/>
                <w:lang w:eastAsia="he-IL"/>
              </w:rPr>
              <w:t>☒</w:t>
            </w:r>
            <w:r w:rsidRPr="00BE2C8C">
              <w:rPr>
                <w:rFonts w:ascii="David" w:eastAsia="Calibri" w:hAnsi="David" w:cs="David" w:hint="cs"/>
                <w:b/>
                <w:sz w:val="24"/>
                <w:szCs w:val="24"/>
                <w:rtl/>
                <w:lang w:eastAsia="he-IL"/>
              </w:rPr>
              <w:t>מזמין שירותים</w:t>
            </w:r>
          </w:p>
          <w:p w14:paraId="18D3C00C" w14:textId="77777777" w:rsidR="008872EF" w:rsidRPr="00BE2C8C" w:rsidRDefault="008872EF" w:rsidP="00EF7409">
            <w:pPr>
              <w:spacing w:before="0" w:beforeAutospacing="0" w:after="0" w:afterAutospacing="0" w:line="240" w:lineRule="auto"/>
              <w:ind w:left="50" w:right="78"/>
              <w:rPr>
                <w:rFonts w:ascii="David" w:eastAsia="Calibri" w:hAnsi="David" w:cs="David"/>
                <w:b/>
                <w:sz w:val="24"/>
                <w:szCs w:val="24"/>
                <w:rtl/>
                <w:lang w:eastAsia="he-IL"/>
              </w:rPr>
            </w:pPr>
          </w:p>
        </w:tc>
      </w:tr>
      <w:tr w:rsidR="008872EF" w:rsidRPr="00BE2C8C" w14:paraId="35F6A4B8" w14:textId="77777777" w:rsidTr="00EF7409">
        <w:trPr>
          <w:trHeight w:val="571"/>
        </w:trPr>
        <w:tc>
          <w:tcPr>
            <w:tcW w:w="4068" w:type="dxa"/>
            <w:tcBorders>
              <w:top w:val="single" w:sz="4" w:space="0" w:color="auto"/>
              <w:left w:val="single" w:sz="4" w:space="0" w:color="auto"/>
              <w:bottom w:val="single" w:sz="4" w:space="0" w:color="auto"/>
              <w:right w:val="single" w:sz="4" w:space="0" w:color="auto"/>
            </w:tcBorders>
            <w:hideMark/>
          </w:tcPr>
          <w:p w14:paraId="2C8E60E9"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ת.ז./ח.פ./ח.צ.</w:t>
            </w:r>
          </w:p>
          <w:p w14:paraId="6D289E30"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A498595"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967F92" w14:textId="77777777" w:rsidR="008872EF" w:rsidRPr="00BE2C8C" w:rsidRDefault="008872EF" w:rsidP="00EF740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A8C0BC" w14:textId="77777777" w:rsidR="008872EF" w:rsidRPr="00BE2C8C" w:rsidRDefault="008872EF" w:rsidP="00EF7409">
            <w:pPr>
              <w:spacing w:before="0" w:beforeAutospacing="0" w:after="0" w:afterAutospacing="0" w:line="256" w:lineRule="auto"/>
              <w:rPr>
                <w:rFonts w:ascii="David" w:eastAsia="Calibri" w:hAnsi="David" w:cs="David"/>
                <w:b/>
                <w:sz w:val="24"/>
                <w:szCs w:val="24"/>
                <w:lang w:eastAsia="he-IL"/>
              </w:rPr>
            </w:pPr>
          </w:p>
        </w:tc>
      </w:tr>
      <w:tr w:rsidR="008872EF" w:rsidRPr="00BE2C8C" w14:paraId="5ED0E9FB" w14:textId="77777777" w:rsidTr="00EF7409">
        <w:trPr>
          <w:trHeight w:val="391"/>
        </w:trPr>
        <w:tc>
          <w:tcPr>
            <w:tcW w:w="4068" w:type="dxa"/>
            <w:tcBorders>
              <w:top w:val="single" w:sz="4" w:space="0" w:color="auto"/>
              <w:left w:val="single" w:sz="4" w:space="0" w:color="auto"/>
              <w:bottom w:val="single" w:sz="4" w:space="0" w:color="auto"/>
              <w:right w:val="single" w:sz="4" w:space="0" w:color="auto"/>
            </w:tcBorders>
            <w:hideMark/>
          </w:tcPr>
          <w:p w14:paraId="521A0390"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 xml:space="preserve">מען </w:t>
            </w:r>
          </w:p>
          <w:p w14:paraId="4B07884C"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B04B568" w14:textId="77777777" w:rsidR="008872EF" w:rsidRPr="00BE2C8C" w:rsidRDefault="008872EF" w:rsidP="00EF7409">
            <w:pPr>
              <w:spacing w:before="0" w:beforeAutospacing="0" w:after="0" w:afterAutospacing="0" w:line="240" w:lineRule="auto"/>
              <w:rPr>
                <w:rFonts w:ascii="David" w:eastAsia="Calibri" w:hAnsi="David" w:cs="David"/>
                <w:sz w:val="24"/>
                <w:szCs w:val="24"/>
                <w:lang w:eastAsia="he-IL"/>
              </w:rPr>
            </w:pPr>
            <w:r w:rsidRPr="00BE2C8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B042E6" w14:textId="77777777" w:rsidR="008872EF" w:rsidRPr="00BE2C8C" w:rsidRDefault="008872EF" w:rsidP="00EF740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0375F4" w14:textId="77777777" w:rsidR="008872EF" w:rsidRPr="00BE2C8C" w:rsidRDefault="008872EF" w:rsidP="00EF7409">
            <w:pPr>
              <w:spacing w:before="0" w:beforeAutospacing="0" w:after="0" w:afterAutospacing="0" w:line="256" w:lineRule="auto"/>
              <w:rPr>
                <w:rFonts w:ascii="David" w:eastAsia="Calibri" w:hAnsi="David" w:cs="David"/>
                <w:b/>
                <w:sz w:val="24"/>
                <w:szCs w:val="24"/>
                <w:lang w:eastAsia="he-IL"/>
              </w:rPr>
            </w:pPr>
          </w:p>
        </w:tc>
      </w:tr>
    </w:tbl>
    <w:p w14:paraId="0FAD21F2" w14:textId="77777777" w:rsidR="008872EF" w:rsidRPr="00BE2C8C" w:rsidRDefault="008872EF" w:rsidP="008872E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8872EF" w:rsidRPr="00BE2C8C" w14:paraId="00A4A8F4" w14:textId="77777777" w:rsidTr="00EF740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FFBF9A2"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כיסויים</w:t>
            </w:r>
          </w:p>
        </w:tc>
      </w:tr>
      <w:tr w:rsidR="008872EF" w:rsidRPr="00BE2C8C" w14:paraId="65236290" w14:textId="77777777" w:rsidTr="00EF740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7F237BC"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סוג הביטוח</w:t>
            </w:r>
          </w:p>
          <w:p w14:paraId="32510FC0"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p>
          <w:p w14:paraId="6AD5FFA1"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BCBD40"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9B4FA2C"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EEE2D1F"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245CE83"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B103FAB"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9677948"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 xml:space="preserve">כיסויים נוספים בתוקף וביטול חריגים </w:t>
            </w:r>
          </w:p>
          <w:p w14:paraId="41A4AA3B"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יש לציין קוד כיסוי בהתאם לנספח ד'</w:t>
            </w:r>
          </w:p>
        </w:tc>
      </w:tr>
      <w:tr w:rsidR="008872EF" w:rsidRPr="00BE2C8C" w14:paraId="5EEA0FD6" w14:textId="77777777" w:rsidTr="00EF740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98912F2" w14:textId="77777777" w:rsidR="008872EF" w:rsidRPr="00BE2C8C" w:rsidRDefault="008872EF" w:rsidP="00EF7409">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AA87F38" w14:textId="77777777" w:rsidR="008872EF" w:rsidRPr="00BE2C8C" w:rsidRDefault="008872EF" w:rsidP="00EF7409">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D254EBF" w14:textId="77777777" w:rsidR="008872EF" w:rsidRPr="00BE2C8C" w:rsidRDefault="008872EF" w:rsidP="00EF7409">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B4AF98F" w14:textId="77777777" w:rsidR="008872EF" w:rsidRPr="00BE2C8C" w:rsidRDefault="008872EF" w:rsidP="00EF7409">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654CCAD" w14:textId="77777777" w:rsidR="008872EF" w:rsidRPr="00BE2C8C" w:rsidRDefault="008872EF" w:rsidP="00EF7409">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E3CC7A3"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CC39A4D"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7032688" w14:textId="77777777" w:rsidR="008872EF" w:rsidRPr="00BE2C8C" w:rsidRDefault="008872EF" w:rsidP="00EF7409">
            <w:pPr>
              <w:spacing w:before="0" w:beforeAutospacing="0" w:after="0" w:afterAutospacing="0" w:line="256" w:lineRule="auto"/>
              <w:rPr>
                <w:rFonts w:ascii="David" w:eastAsia="Calibri" w:hAnsi="David" w:cs="David"/>
                <w:sz w:val="24"/>
                <w:szCs w:val="24"/>
                <w:lang w:eastAsia="he-IL"/>
              </w:rPr>
            </w:pPr>
          </w:p>
        </w:tc>
      </w:tr>
      <w:tr w:rsidR="008872EF" w:rsidRPr="00BE2C8C" w14:paraId="2B658A46" w14:textId="77777777" w:rsidTr="00EF74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46E7C2D"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D9EB8B8"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D2133AD"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DC83C9A"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5C9C818"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90E2CFD"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FE0D1CE"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EDDBB41" w14:textId="77777777" w:rsidR="008872EF" w:rsidRPr="00BE2C8C" w:rsidRDefault="008872EF" w:rsidP="00EF7409">
            <w:pPr>
              <w:spacing w:before="0" w:beforeAutospacing="0" w:after="0" w:afterAutospacing="0" w:line="240" w:lineRule="auto"/>
              <w:ind w:left="50" w:right="78"/>
              <w:rPr>
                <w:rFonts w:ascii="David" w:eastAsia="Calibri" w:hAnsi="David" w:cs="David"/>
                <w:bCs/>
                <w:sz w:val="24"/>
                <w:szCs w:val="24"/>
                <w:rtl/>
                <w:lang w:eastAsia="he-IL"/>
              </w:rPr>
            </w:pPr>
            <w:r w:rsidRPr="00BE2C8C">
              <w:rPr>
                <w:rFonts w:ascii="David" w:eastAsia="Calibri" w:hAnsi="David" w:cs="David" w:hint="cs"/>
                <w:bCs/>
                <w:sz w:val="24"/>
                <w:szCs w:val="24"/>
                <w:rtl/>
                <w:lang w:eastAsia="he-IL"/>
              </w:rPr>
              <w:t>304/302/307/315/328/329/321/309</w:t>
            </w:r>
          </w:p>
        </w:tc>
      </w:tr>
      <w:tr w:rsidR="008872EF" w:rsidRPr="00BE2C8C" w14:paraId="3D4B97B6" w14:textId="77777777" w:rsidTr="00EF74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1767B37"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961DA60"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A037634"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1DAA739"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C4DF29F"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561B174"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7FE173FF"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72BFB12" w14:textId="77777777" w:rsidR="008872EF" w:rsidRPr="00BE2C8C" w:rsidRDefault="008872EF" w:rsidP="00EF7409">
            <w:pPr>
              <w:spacing w:before="0" w:beforeAutospacing="0" w:after="0" w:afterAutospacing="0" w:line="240" w:lineRule="auto"/>
              <w:ind w:left="50" w:right="78"/>
              <w:rPr>
                <w:rFonts w:ascii="David" w:eastAsia="Calibri" w:hAnsi="David" w:cs="David"/>
                <w:bCs/>
                <w:sz w:val="24"/>
                <w:szCs w:val="24"/>
                <w:rtl/>
                <w:lang w:eastAsia="he-IL"/>
              </w:rPr>
            </w:pPr>
            <w:r w:rsidRPr="00BE2C8C">
              <w:rPr>
                <w:rFonts w:ascii="David" w:eastAsia="Calibri" w:hAnsi="David" w:cs="David" w:hint="cs"/>
                <w:bCs/>
                <w:sz w:val="24"/>
                <w:szCs w:val="24"/>
                <w:rtl/>
                <w:lang w:eastAsia="he-IL"/>
              </w:rPr>
              <w:t>304/302/309/308/328/321</w:t>
            </w:r>
          </w:p>
        </w:tc>
      </w:tr>
      <w:tr w:rsidR="008872EF" w:rsidRPr="00BE2C8C" w14:paraId="159538BF" w14:textId="77777777" w:rsidTr="00EF74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8080779"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7136515" w14:textId="77777777" w:rsidR="008872EF" w:rsidRPr="00BE2C8C" w:rsidRDefault="008872EF" w:rsidP="00EF7409">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E198BFB" w14:textId="77777777" w:rsidR="008872EF" w:rsidRPr="00BE2C8C" w:rsidRDefault="008872EF" w:rsidP="00EF7409">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51BDC40" w14:textId="77777777" w:rsidR="008872EF" w:rsidRPr="00BE2C8C" w:rsidRDefault="008872EF" w:rsidP="00EF7409">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8DD4258" w14:textId="77777777" w:rsidR="008872EF" w:rsidRPr="00BE2C8C" w:rsidRDefault="008872EF" w:rsidP="00EF7409">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B46DB31" w14:textId="77777777" w:rsidR="008872EF" w:rsidRPr="00BE2C8C" w:rsidRDefault="008872EF" w:rsidP="00EF7409">
            <w:pPr>
              <w:spacing w:before="0" w:beforeAutospacing="0" w:after="0" w:afterAutospacing="0" w:line="240" w:lineRule="auto"/>
              <w:rPr>
                <w:rFonts w:ascii="David" w:eastAsia="Calibri" w:hAnsi="David" w:cs="David"/>
                <w:strike/>
                <w:sz w:val="24"/>
                <w:szCs w:val="24"/>
                <w:rtl/>
                <w:lang w:eastAsia="he-IL"/>
              </w:rPr>
            </w:pPr>
            <w:r w:rsidRPr="00BE2C8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853F3F7" w14:textId="77777777" w:rsidR="008872EF" w:rsidRPr="00BE2C8C" w:rsidRDefault="008872EF" w:rsidP="00EF7409">
            <w:pPr>
              <w:spacing w:before="0" w:beforeAutospacing="0" w:after="0" w:afterAutospacing="0" w:line="240" w:lineRule="auto"/>
              <w:rPr>
                <w:rFonts w:ascii="David" w:eastAsia="Calibri" w:hAnsi="David" w:cs="David"/>
                <w:sz w:val="24"/>
                <w:szCs w:val="24"/>
                <w:rtl/>
                <w:lang w:eastAsia="he-IL"/>
              </w:rPr>
            </w:pPr>
            <w:r w:rsidRPr="00BE2C8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7C32CA9" w14:textId="77777777" w:rsidR="008872EF" w:rsidRPr="00BE2C8C" w:rsidRDefault="008872EF" w:rsidP="00EF7409">
            <w:pPr>
              <w:spacing w:before="0" w:beforeAutospacing="0" w:after="0" w:afterAutospacing="0" w:line="240" w:lineRule="auto"/>
              <w:ind w:left="50" w:right="78"/>
              <w:rPr>
                <w:rFonts w:ascii="David" w:eastAsia="Calibri" w:hAnsi="David" w:cs="David"/>
                <w:bCs/>
                <w:strike/>
                <w:sz w:val="24"/>
                <w:szCs w:val="24"/>
                <w:rtl/>
                <w:lang w:eastAsia="he-IL"/>
              </w:rPr>
            </w:pPr>
            <w:r w:rsidRPr="00BE2C8C">
              <w:rPr>
                <w:rFonts w:ascii="David" w:eastAsia="Calibri" w:hAnsi="David" w:cs="David" w:hint="cs"/>
                <w:bCs/>
                <w:sz w:val="24"/>
                <w:szCs w:val="24"/>
                <w:rtl/>
                <w:lang w:eastAsia="he-IL"/>
              </w:rPr>
              <w:t>302/318/328/332/301/303/325/326/327/321</w:t>
            </w:r>
          </w:p>
        </w:tc>
      </w:tr>
    </w:tbl>
    <w:p w14:paraId="18AEB9DA" w14:textId="77777777" w:rsidR="008872EF" w:rsidRPr="00BE2C8C" w:rsidRDefault="008872EF" w:rsidP="008872E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BE2C8C" w14:paraId="1E039787" w14:textId="77777777" w:rsidTr="00EF740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21C9819" w14:textId="77777777" w:rsidR="008872EF" w:rsidRPr="00BE2C8C" w:rsidRDefault="008872EF" w:rsidP="00EF7409">
            <w:pPr>
              <w:spacing w:before="0" w:beforeAutospacing="0" w:after="0" w:afterAutospacing="0" w:line="240" w:lineRule="auto"/>
              <w:ind w:left="50" w:right="78"/>
              <w:rPr>
                <w:rFonts w:ascii="David" w:eastAsia="Calibri" w:hAnsi="David" w:cs="David"/>
                <w:b/>
                <w:sz w:val="24"/>
                <w:szCs w:val="24"/>
                <w:rtl/>
                <w:lang w:eastAsia="he-IL"/>
              </w:rPr>
            </w:pPr>
            <w:r w:rsidRPr="00BE2C8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BE2C8C">
              <w:rPr>
                <w:rFonts w:ascii="David" w:eastAsia="Calibri" w:hAnsi="David" w:cs="David" w:hint="cs"/>
                <w:bCs/>
                <w:sz w:val="24"/>
                <w:szCs w:val="24"/>
                <w:rtl/>
                <w:lang w:eastAsia="he-IL"/>
              </w:rPr>
              <w:t>ג'</w:t>
            </w:r>
            <w:r w:rsidRPr="00BE2C8C">
              <w:rPr>
                <w:rFonts w:ascii="David" w:eastAsia="Calibri" w:hAnsi="David" w:cs="David" w:hint="cs"/>
                <w:b/>
                <w:sz w:val="24"/>
                <w:szCs w:val="24"/>
                <w:rtl/>
                <w:lang w:eastAsia="he-IL"/>
              </w:rPr>
              <w:t>)*:</w:t>
            </w:r>
          </w:p>
        </w:tc>
      </w:tr>
      <w:tr w:rsidR="008872EF" w:rsidRPr="00BE2C8C" w14:paraId="3D7510ED" w14:textId="77777777" w:rsidTr="00EF740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AD8E27A" w14:textId="77777777" w:rsidR="008872EF" w:rsidRPr="00BE2C8C" w:rsidRDefault="008872EF" w:rsidP="00EF7409">
            <w:pPr>
              <w:spacing w:before="0" w:beforeAutospacing="0" w:after="0" w:afterAutospacing="0" w:line="240" w:lineRule="auto"/>
              <w:ind w:left="50" w:right="78"/>
              <w:rPr>
                <w:rFonts w:ascii="David" w:eastAsia="Calibri" w:hAnsi="David" w:cs="David"/>
                <w:b/>
                <w:sz w:val="24"/>
                <w:szCs w:val="24"/>
                <w:rtl/>
                <w:lang w:eastAsia="he-IL"/>
              </w:rPr>
            </w:pPr>
            <w:r w:rsidRPr="00BE2C8C">
              <w:rPr>
                <w:rFonts w:ascii="David" w:eastAsia="Calibri" w:hAnsi="David" w:cs="David" w:hint="cs"/>
                <w:b/>
                <w:sz w:val="24"/>
                <w:szCs w:val="24"/>
                <w:rtl/>
                <w:lang w:eastAsia="he-IL"/>
              </w:rPr>
              <w:t>038</w:t>
            </w:r>
          </w:p>
        </w:tc>
      </w:tr>
    </w:tbl>
    <w:p w14:paraId="4F172D30" w14:textId="77777777" w:rsidR="008872EF" w:rsidRPr="00BE2C8C" w:rsidRDefault="008872EF" w:rsidP="008872E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BE2C8C" w14:paraId="3341AB68" w14:textId="77777777" w:rsidTr="00EF74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72D6327" w14:textId="77777777" w:rsidR="008872EF" w:rsidRPr="00BE2C8C" w:rsidRDefault="008872EF" w:rsidP="00EF7409">
            <w:pPr>
              <w:spacing w:before="0" w:beforeAutospacing="0" w:after="0" w:afterAutospacing="0" w:line="240" w:lineRule="auto"/>
              <w:ind w:left="50" w:right="78"/>
              <w:rPr>
                <w:rFonts w:ascii="David" w:eastAsia="Calibri" w:hAnsi="David" w:cs="David"/>
                <w:b/>
                <w:sz w:val="24"/>
                <w:szCs w:val="24"/>
                <w:lang w:eastAsia="he-IL"/>
              </w:rPr>
            </w:pPr>
            <w:r w:rsidRPr="00BE2C8C">
              <w:rPr>
                <w:rFonts w:ascii="David" w:eastAsia="Calibri" w:hAnsi="David" w:cs="David" w:hint="cs"/>
                <w:b/>
                <w:sz w:val="24"/>
                <w:szCs w:val="24"/>
                <w:rtl/>
                <w:lang w:eastAsia="he-IL"/>
              </w:rPr>
              <w:t>חתימת האישור</w:t>
            </w:r>
          </w:p>
        </w:tc>
      </w:tr>
      <w:tr w:rsidR="008872EF" w:rsidRPr="00BE2C8C" w14:paraId="7973F5F1" w14:textId="77777777" w:rsidTr="00EF740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9597F42" w14:textId="77777777" w:rsidR="008872EF" w:rsidRPr="00BE2C8C" w:rsidRDefault="008872EF" w:rsidP="00EF7409">
            <w:pPr>
              <w:spacing w:before="0" w:beforeAutospacing="0" w:after="0" w:afterAutospacing="0" w:line="240" w:lineRule="auto"/>
              <w:ind w:left="50" w:right="78"/>
              <w:rPr>
                <w:rFonts w:ascii="David" w:eastAsia="Calibri" w:hAnsi="David" w:cs="David"/>
                <w:b/>
                <w:sz w:val="24"/>
                <w:szCs w:val="24"/>
                <w:rtl/>
                <w:lang w:eastAsia="he-IL"/>
              </w:rPr>
            </w:pPr>
            <w:r w:rsidRPr="00BE2C8C">
              <w:rPr>
                <w:rFonts w:ascii="David" w:eastAsia="Calibri" w:hAnsi="David" w:cs="David" w:hint="cs"/>
                <w:b/>
                <w:sz w:val="24"/>
                <w:szCs w:val="24"/>
                <w:rtl/>
                <w:lang w:eastAsia="he-IL"/>
              </w:rPr>
              <w:t>המבטח:</w:t>
            </w:r>
          </w:p>
        </w:tc>
      </w:tr>
    </w:tbl>
    <w:p w14:paraId="70AF1F33" w14:textId="77777777" w:rsidR="003371F2" w:rsidRPr="00BE2C8C"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094CE316" w14:textId="77777777" w:rsidR="003371F2" w:rsidRPr="00BE2C8C"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371F2" w:rsidRPr="00BE2C8C" w14:paraId="40C5C859" w14:textId="77777777" w:rsidTr="00EF74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5B08AB2" w14:textId="77777777" w:rsidR="003371F2" w:rsidRPr="00BE2C8C" w:rsidRDefault="003371F2" w:rsidP="00EF7409">
            <w:pPr>
              <w:spacing w:before="0" w:beforeAutospacing="0" w:after="0" w:afterAutospacing="0" w:line="240" w:lineRule="auto"/>
              <w:ind w:left="50" w:right="78"/>
              <w:rPr>
                <w:rFonts w:ascii="David" w:eastAsia="Calibri" w:hAnsi="David" w:cs="David"/>
                <w:b/>
                <w:sz w:val="24"/>
                <w:szCs w:val="24"/>
                <w:rtl/>
                <w:lang w:eastAsia="he-IL"/>
              </w:rPr>
            </w:pPr>
            <w:r w:rsidRPr="00BE2C8C">
              <w:rPr>
                <w:rFonts w:ascii="David" w:eastAsia="Calibri" w:hAnsi="David" w:cs="David" w:hint="cs"/>
                <w:b/>
                <w:sz w:val="24"/>
                <w:szCs w:val="24"/>
                <w:rtl/>
                <w:lang w:eastAsia="he-IL"/>
              </w:rPr>
              <w:t>ביטול/שינוי הפוליסה *</w:t>
            </w:r>
          </w:p>
        </w:tc>
      </w:tr>
      <w:tr w:rsidR="003371F2" w:rsidRPr="00BE2C8C" w14:paraId="6E91E2B0" w14:textId="77777777" w:rsidTr="00EF740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EA3D791" w14:textId="77777777" w:rsidR="003371F2" w:rsidRPr="00BE2C8C" w:rsidRDefault="003371F2" w:rsidP="00EF7409">
            <w:pPr>
              <w:spacing w:before="0" w:beforeAutospacing="0" w:after="0" w:afterAutospacing="0" w:line="240" w:lineRule="auto"/>
              <w:rPr>
                <w:rFonts w:ascii="David" w:eastAsia="Calibri" w:hAnsi="David" w:cs="David"/>
                <w:bCs/>
                <w:sz w:val="24"/>
                <w:szCs w:val="24"/>
                <w:rtl/>
                <w:lang w:eastAsia="he-IL"/>
              </w:rPr>
            </w:pPr>
            <w:r w:rsidRPr="00BE2C8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BE2C8C">
              <w:rPr>
                <w:rFonts w:ascii="David" w:eastAsia="Calibri" w:hAnsi="David" w:cs="David" w:hint="cs"/>
                <w:bCs/>
                <w:sz w:val="24"/>
                <w:szCs w:val="24"/>
                <w:rtl/>
                <w:lang w:eastAsia="he-IL"/>
              </w:rPr>
              <w:t>30 יום</w:t>
            </w:r>
            <w:r w:rsidRPr="00BE2C8C">
              <w:rPr>
                <w:rFonts w:ascii="David" w:eastAsia="Calibri" w:hAnsi="David" w:cs="David" w:hint="cs"/>
                <w:b/>
                <w:sz w:val="24"/>
                <w:szCs w:val="24"/>
                <w:rtl/>
                <w:lang w:eastAsia="he-IL"/>
              </w:rPr>
              <w:t xml:space="preserve"> לאחר משלוח הודעה למבקש האישור בדבר השינוי או הביטול.</w:t>
            </w:r>
          </w:p>
        </w:tc>
      </w:tr>
    </w:tbl>
    <w:p w14:paraId="6DB27471" w14:textId="77777777" w:rsidR="003371F2" w:rsidRPr="00BE2C8C"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722A12A7" w14:textId="77777777" w:rsidR="008872EF" w:rsidRPr="00BE2C8C" w:rsidRDefault="008872EF" w:rsidP="008872EF">
      <w:pPr>
        <w:spacing w:before="0" w:beforeAutospacing="0" w:after="200" w:afterAutospacing="0" w:line="276" w:lineRule="auto"/>
        <w:rPr>
          <w:rFonts w:ascii="David" w:eastAsia="Calibri" w:hAnsi="David" w:cs="David"/>
          <w:b/>
          <w:bCs/>
          <w:sz w:val="24"/>
          <w:szCs w:val="24"/>
          <w:u w:val="single"/>
          <w:rtl/>
          <w:lang w:eastAsia="he-IL"/>
        </w:rPr>
      </w:pPr>
      <w:r w:rsidRPr="00BE2C8C">
        <w:rPr>
          <w:rFonts w:ascii="David" w:eastAsia="Calibri" w:hAnsi="David" w:cs="David" w:hint="cs"/>
          <w:b/>
          <w:bCs/>
          <w:sz w:val="24"/>
          <w:szCs w:val="24"/>
          <w:u w:val="single"/>
          <w:rtl/>
          <w:lang w:eastAsia="he-IL"/>
        </w:rPr>
        <w:t xml:space="preserve">* באישור ביטוח כללי </w:t>
      </w:r>
      <w:r w:rsidRPr="00BE2C8C">
        <w:rPr>
          <w:rFonts w:ascii="David" w:eastAsia="Calibri" w:hAnsi="David" w:cs="David" w:hint="cs"/>
          <w:sz w:val="24"/>
          <w:szCs w:val="24"/>
          <w:rtl/>
          <w:lang w:eastAsia="he-IL"/>
        </w:rPr>
        <w:t xml:space="preserve">ניתן לסמן שדות אלה כשדות שאינם בתוקף. </w:t>
      </w:r>
    </w:p>
    <w:p w14:paraId="531A7765" w14:textId="77777777" w:rsidR="006D2AE3" w:rsidRPr="00BE2C8C" w:rsidRDefault="006D2AE3" w:rsidP="006D2AE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96338BB" w14:textId="77777777" w:rsidR="003371F2" w:rsidRPr="00BE2C8C" w:rsidRDefault="003371F2"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E2C8C">
        <w:rPr>
          <w:rFonts w:ascii="Times New Roman" w:eastAsia="Times New Roman" w:hAnsi="Times New Roman" w:cs="David"/>
          <w:bCs/>
          <w:sz w:val="20"/>
          <w:szCs w:val="24"/>
          <w:u w:val="single"/>
          <w:rtl/>
          <w:lang w:eastAsia="he-IL"/>
        </w:rPr>
        <w:br w:type="page"/>
      </w:r>
    </w:p>
    <w:p w14:paraId="2E842C03"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E2C8C">
        <w:rPr>
          <w:rFonts w:ascii="Times New Roman" w:eastAsia="Times New Roman" w:hAnsi="Times New Roman" w:cs="David"/>
          <w:bCs/>
          <w:sz w:val="20"/>
          <w:szCs w:val="24"/>
          <w:u w:val="single"/>
          <w:rtl/>
          <w:lang w:eastAsia="he-IL"/>
        </w:rPr>
        <w:t xml:space="preserve">נספח </w:t>
      </w:r>
      <w:r w:rsidR="001743FC" w:rsidRPr="00BE2C8C">
        <w:rPr>
          <w:rFonts w:ascii="Times New Roman" w:eastAsia="Times New Roman" w:hAnsi="Times New Roman" w:cs="David" w:hint="cs"/>
          <w:bCs/>
          <w:sz w:val="20"/>
          <w:szCs w:val="24"/>
          <w:u w:val="single"/>
          <w:rtl/>
          <w:lang w:eastAsia="he-IL"/>
        </w:rPr>
        <w:t>"</w:t>
      </w:r>
      <w:r w:rsidRPr="00BE2C8C">
        <w:rPr>
          <w:rFonts w:ascii="Times New Roman" w:eastAsia="Times New Roman" w:hAnsi="Times New Roman" w:cs="David"/>
          <w:bCs/>
          <w:sz w:val="20"/>
          <w:szCs w:val="24"/>
          <w:u w:val="single"/>
          <w:rtl/>
          <w:lang w:eastAsia="he-IL"/>
        </w:rPr>
        <w:t>ח</w:t>
      </w:r>
      <w:r w:rsidR="001743FC" w:rsidRPr="00BE2C8C">
        <w:rPr>
          <w:rFonts w:ascii="Times New Roman" w:eastAsia="Times New Roman" w:hAnsi="Times New Roman" w:cs="David" w:hint="cs"/>
          <w:bCs/>
          <w:sz w:val="20"/>
          <w:szCs w:val="24"/>
          <w:u w:val="single"/>
          <w:rtl/>
          <w:lang w:eastAsia="he-IL"/>
        </w:rPr>
        <w:t>'</w:t>
      </w:r>
      <w:r w:rsidRPr="00BE2C8C">
        <w:rPr>
          <w:rFonts w:ascii="Times New Roman" w:eastAsia="Times New Roman" w:hAnsi="Times New Roman" w:cs="David"/>
          <w:bCs/>
          <w:sz w:val="20"/>
          <w:szCs w:val="24"/>
          <w:u w:val="single"/>
          <w:rtl/>
          <w:lang w:eastAsia="he-IL"/>
        </w:rPr>
        <w:t>'</w:t>
      </w:r>
    </w:p>
    <w:p w14:paraId="1F992CE8"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25C9480"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E2C8C">
        <w:rPr>
          <w:rFonts w:ascii="Times New Roman" w:eastAsia="Times New Roman" w:hAnsi="Times New Roman" w:cs="David"/>
          <w:b/>
          <w:bCs/>
          <w:sz w:val="24"/>
          <w:szCs w:val="24"/>
          <w:u w:val="single"/>
          <w:rtl/>
          <w:lang w:eastAsia="he-IL"/>
        </w:rPr>
        <w:t xml:space="preserve">רשימת התוכניות והמסמכים שעל </w:t>
      </w:r>
      <w:r w:rsidR="009F6985" w:rsidRPr="00BE2C8C">
        <w:rPr>
          <w:rFonts w:ascii="Times New Roman" w:eastAsia="Times New Roman" w:hAnsi="Times New Roman" w:cs="David"/>
          <w:b/>
          <w:bCs/>
          <w:sz w:val="24"/>
          <w:szCs w:val="24"/>
          <w:u w:val="single"/>
          <w:rtl/>
          <w:lang w:eastAsia="he-IL"/>
        </w:rPr>
        <w:t>היועץ</w:t>
      </w:r>
      <w:r w:rsidRPr="00BE2C8C">
        <w:rPr>
          <w:rFonts w:ascii="Times New Roman" w:eastAsia="Times New Roman" w:hAnsi="Times New Roman" w:cs="David"/>
          <w:b/>
          <w:bCs/>
          <w:sz w:val="24"/>
          <w:szCs w:val="24"/>
          <w:u w:val="single"/>
          <w:rtl/>
          <w:lang w:eastAsia="he-IL"/>
        </w:rPr>
        <w:t xml:space="preserve"> להנפיק</w:t>
      </w:r>
    </w:p>
    <w:p w14:paraId="44B9D2A2"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D26C6A" w14:textId="77777777" w:rsidR="006D2AE3" w:rsidRPr="00BE2C8C"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מסמך זה מהווה השלמה לנספח ב' ואינו גורע ממנו</w:t>
      </w:r>
    </w:p>
    <w:p w14:paraId="4E95F6FF"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A318254"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61CDB9" w14:textId="77777777" w:rsidR="006D2AE3" w:rsidRPr="00BE2C8C"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מודל תלת ממדי בתוכנית</w:t>
      </w:r>
      <w:r w:rsidRPr="00BE2C8C">
        <w:rPr>
          <w:rFonts w:ascii="Times New Roman" w:eastAsia="Times New Roman" w:hAnsi="Times New Roman" w:cs="David" w:hint="cs"/>
          <w:sz w:val="24"/>
          <w:szCs w:val="24"/>
          <w:rtl/>
          <w:lang w:eastAsia="he-IL"/>
        </w:rPr>
        <w:t xml:space="preserve"> </w:t>
      </w:r>
      <w:r w:rsidRPr="00BE2C8C">
        <w:rPr>
          <w:rFonts w:ascii="Times New Roman" w:eastAsia="Times New Roman" w:hAnsi="Times New Roman" w:cs="David"/>
          <w:sz w:val="24"/>
          <w:szCs w:val="24"/>
          <w:lang w:eastAsia="he-IL"/>
        </w:rPr>
        <w:t xml:space="preserve">REVIT </w:t>
      </w:r>
      <w:r w:rsidRPr="00BE2C8C">
        <w:rPr>
          <w:rFonts w:ascii="Times New Roman" w:eastAsia="Times New Roman" w:hAnsi="Times New Roman" w:cs="David" w:hint="cs"/>
          <w:sz w:val="24"/>
          <w:szCs w:val="24"/>
          <w:rtl/>
          <w:lang w:eastAsia="he-IL"/>
        </w:rPr>
        <w:t xml:space="preserve"> </w:t>
      </w:r>
      <w:r w:rsidR="001743FC" w:rsidRPr="00BE2C8C">
        <w:rPr>
          <w:rFonts w:ascii="Times New Roman" w:eastAsia="Times New Roman" w:hAnsi="Times New Roman" w:cs="David" w:hint="cs"/>
          <w:sz w:val="24"/>
          <w:szCs w:val="24"/>
          <w:rtl/>
          <w:lang w:eastAsia="he-IL"/>
        </w:rPr>
        <w:t xml:space="preserve">וב </w:t>
      </w:r>
      <w:r w:rsidR="001743FC" w:rsidRPr="00BE2C8C">
        <w:rPr>
          <w:rFonts w:ascii="Times New Roman" w:eastAsia="Times New Roman" w:hAnsi="Times New Roman" w:cs="David" w:hint="cs"/>
          <w:sz w:val="24"/>
          <w:szCs w:val="24"/>
          <w:lang w:eastAsia="he-IL"/>
        </w:rPr>
        <w:t>BIM</w:t>
      </w:r>
      <w:r w:rsidR="001743FC" w:rsidRPr="00BE2C8C">
        <w:rPr>
          <w:rFonts w:ascii="Times New Roman" w:eastAsia="Times New Roman" w:hAnsi="Times New Roman" w:cs="David" w:hint="cs"/>
          <w:sz w:val="24"/>
          <w:szCs w:val="24"/>
          <w:rtl/>
          <w:lang w:eastAsia="he-IL"/>
        </w:rPr>
        <w:t xml:space="preserve"> </w:t>
      </w:r>
      <w:r w:rsidR="001743FC" w:rsidRPr="00BE2C8C">
        <w:rPr>
          <w:rFonts w:ascii="Times New Roman" w:eastAsia="Times New Roman" w:hAnsi="Times New Roman" w:cs="David"/>
          <w:sz w:val="24"/>
          <w:szCs w:val="24"/>
          <w:rtl/>
          <w:lang w:eastAsia="he-IL"/>
        </w:rPr>
        <w:t>הכולל את ת</w:t>
      </w:r>
      <w:r w:rsidRPr="00BE2C8C">
        <w:rPr>
          <w:rFonts w:ascii="Times New Roman" w:eastAsia="Times New Roman" w:hAnsi="Times New Roman" w:cs="David"/>
          <w:sz w:val="24"/>
          <w:szCs w:val="24"/>
          <w:rtl/>
          <w:lang w:eastAsia="he-IL"/>
        </w:rPr>
        <w:t>כניות כל המתכננים והיועצים</w:t>
      </w:r>
      <w:r w:rsidRPr="00BE2C8C">
        <w:rPr>
          <w:rFonts w:ascii="Times New Roman" w:eastAsia="Times New Roman" w:hAnsi="Times New Roman" w:cs="David" w:hint="cs"/>
          <w:sz w:val="24"/>
          <w:szCs w:val="24"/>
          <w:rtl/>
          <w:lang w:eastAsia="he-IL"/>
        </w:rPr>
        <w:t>.</w:t>
      </w:r>
    </w:p>
    <w:p w14:paraId="2B1DF9B1" w14:textId="77777777" w:rsidR="006D2AE3" w:rsidRPr="00BE2C8C"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3800B9B8" w14:textId="77777777" w:rsidR="006D2AE3" w:rsidRPr="00BE2C8C"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BE2C8C">
        <w:rPr>
          <w:rFonts w:ascii="Times New Roman" w:eastAsia="Times New Roman" w:hAnsi="Times New Roman" w:cs="David" w:hint="cs"/>
          <w:sz w:val="24"/>
          <w:szCs w:val="24"/>
          <w:rtl/>
          <w:lang w:eastAsia="he-IL"/>
        </w:rPr>
        <w:t>ת</w:t>
      </w:r>
      <w:r w:rsidR="006D2AE3" w:rsidRPr="00BE2C8C">
        <w:rPr>
          <w:rFonts w:ascii="Times New Roman" w:eastAsia="Times New Roman" w:hAnsi="Times New Roman" w:cs="David" w:hint="cs"/>
          <w:sz w:val="24"/>
          <w:szCs w:val="24"/>
          <w:rtl/>
          <w:lang w:eastAsia="he-IL"/>
        </w:rPr>
        <w:t xml:space="preserve">כניות, חתכים ופרטים של </w:t>
      </w:r>
      <w:r w:rsidR="00E2151E" w:rsidRPr="00BE2C8C">
        <w:rPr>
          <w:rFonts w:ascii="Times New Roman" w:eastAsia="Times New Roman" w:hAnsi="Times New Roman" w:cs="David" w:hint="cs"/>
          <w:sz w:val="24"/>
          <w:szCs w:val="24"/>
          <w:rtl/>
          <w:lang w:eastAsia="he-IL"/>
        </w:rPr>
        <w:t>תיאום המערכות מתוך המודל התלת מ</w:t>
      </w:r>
      <w:r w:rsidR="006D2AE3" w:rsidRPr="00BE2C8C">
        <w:rPr>
          <w:rFonts w:ascii="Times New Roman" w:eastAsia="Times New Roman" w:hAnsi="Times New Roman" w:cs="David" w:hint="cs"/>
          <w:sz w:val="24"/>
          <w:szCs w:val="24"/>
          <w:rtl/>
          <w:lang w:eastAsia="he-IL"/>
        </w:rPr>
        <w:t>מדי.</w:t>
      </w:r>
    </w:p>
    <w:p w14:paraId="0EE18716" w14:textId="77777777" w:rsidR="006D2AE3" w:rsidRPr="00BE2C8C"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7D081627" w14:textId="77777777" w:rsidR="006D2AE3" w:rsidRPr="00BE2C8C"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BE2C8C">
        <w:rPr>
          <w:rFonts w:ascii="Times New Roman" w:eastAsia="Times New Roman" w:hAnsi="Times New Roman" w:cs="David"/>
          <w:sz w:val="24"/>
          <w:szCs w:val="24"/>
          <w:rtl/>
          <w:lang w:eastAsia="he-IL"/>
        </w:rPr>
        <w:t>מובהר בזאת שהתוכניות יוכנו לפי ב</w:t>
      </w:r>
      <w:r w:rsidRPr="00BE2C8C">
        <w:rPr>
          <w:rFonts w:ascii="Times New Roman" w:eastAsia="Times New Roman" w:hAnsi="Times New Roman" w:cs="David" w:hint="cs"/>
          <w:sz w:val="24"/>
          <w:szCs w:val="24"/>
          <w:rtl/>
          <w:lang w:eastAsia="he-IL"/>
        </w:rPr>
        <w:t>י</w:t>
      </w:r>
      <w:r w:rsidRPr="00BE2C8C">
        <w:rPr>
          <w:rFonts w:ascii="Times New Roman" w:eastAsia="Times New Roman" w:hAnsi="Times New Roman" w:cs="David"/>
          <w:sz w:val="24"/>
          <w:szCs w:val="24"/>
          <w:rtl/>
          <w:lang w:eastAsia="he-IL"/>
        </w:rPr>
        <w:t>צוע בקטעים של הפרויקט ויכללו פתרונות לקטעי הביניים.</w:t>
      </w:r>
    </w:p>
    <w:p w14:paraId="3A46DB17" w14:textId="77777777" w:rsidR="006D2AE3" w:rsidRPr="00BE2C8C"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B4FE42F" w14:textId="77777777" w:rsidR="006D2AE3" w:rsidRPr="00BE2C8C"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E2C8C">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52F1CF51" w14:textId="77777777" w:rsidR="006D2AE3" w:rsidRPr="00BE2C8C"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AB3403" w14:textId="77777777" w:rsidR="006D2AE3" w:rsidRPr="00BE2C8C"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E2C8C">
        <w:rPr>
          <w:rFonts w:ascii="Times New Roman" w:eastAsia="Times New Roman" w:hAnsi="Times New Roman" w:cs="David"/>
          <w:sz w:val="24"/>
          <w:szCs w:val="24"/>
          <w:rtl/>
          <w:lang w:eastAsia="he-IL"/>
        </w:rPr>
        <w:t>כל המסמכים והתכניות יערכו בשפה העברית.</w:t>
      </w:r>
    </w:p>
    <w:p w14:paraId="3FF72BE9" w14:textId="77777777" w:rsidR="00E2151E" w:rsidRPr="00BE2C8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E2C8C">
        <w:rPr>
          <w:rFonts w:ascii="Times New Roman" w:eastAsia="Times New Roman" w:hAnsi="Times New Roman" w:cs="David"/>
          <w:b/>
          <w:bCs/>
          <w:sz w:val="20"/>
          <w:szCs w:val="20"/>
          <w:u w:val="single"/>
          <w:rtl/>
          <w:lang w:eastAsia="he-IL"/>
        </w:rPr>
        <w:br w:type="page"/>
      </w:r>
      <w:r w:rsidR="00E2151E" w:rsidRPr="00BE2C8C">
        <w:rPr>
          <w:rFonts w:ascii="Times New Roman" w:eastAsia="Times New Roman" w:hAnsi="Times New Roman" w:cs="David" w:hint="cs"/>
          <w:b/>
          <w:bCs/>
          <w:sz w:val="20"/>
          <w:szCs w:val="24"/>
          <w:u w:val="single"/>
          <w:rtl/>
          <w:lang w:eastAsia="he-IL"/>
        </w:rPr>
        <w:t>נספח "ט"</w:t>
      </w:r>
    </w:p>
    <w:p w14:paraId="085C54CD" w14:textId="77777777" w:rsidR="00E2151E" w:rsidRPr="00BE2C8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92DF711" w14:textId="77777777" w:rsidR="00E2151E" w:rsidRPr="00BE2C8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E2C8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36C22AA" w14:textId="77777777" w:rsidR="00E2151E" w:rsidRPr="00BE2C8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67AA547" w14:textId="77777777" w:rsidR="00E2151E" w:rsidRPr="00BE2C8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23869C" w14:textId="77777777" w:rsidR="00E2151E" w:rsidRPr="00BE2C8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EFE537" w14:textId="77777777" w:rsidR="00E2151E" w:rsidRPr="00BE2C8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לכבוד :</w:t>
      </w:r>
    </w:p>
    <w:p w14:paraId="513940F4" w14:textId="5245AE63" w:rsidR="00E2151E" w:rsidRPr="00BE2C8C" w:rsidRDefault="00450E58"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64B70" w:rsidRPr="00BE2C8C">
            <w:rPr>
              <w:rFonts w:ascii="Times New Roman" w:eastAsia="Times New Roman" w:hAnsi="Times New Roman" w:cs="David" w:hint="cs"/>
              <w:sz w:val="24"/>
              <w:szCs w:val="24"/>
              <w:rtl/>
              <w:lang w:eastAsia="he-IL"/>
            </w:rPr>
            <w:br/>
            <w:t>אפריקה ישראל מגורים בע"מ</w:t>
          </w:r>
          <w:r w:rsidR="00E64B70" w:rsidRPr="00BE2C8C">
            <w:rPr>
              <w:rFonts w:ascii="Times New Roman" w:eastAsia="Times New Roman" w:hAnsi="Times New Roman" w:cs="David" w:hint="cs"/>
              <w:sz w:val="24"/>
              <w:szCs w:val="24"/>
              <w:rtl/>
              <w:lang w:eastAsia="he-IL"/>
            </w:rPr>
            <w:br/>
            <w:t>יוני נתניהו 1 ג' אור יהודה</w:t>
          </w:r>
          <w:r w:rsidR="00E64B70" w:rsidRPr="00BE2C8C">
            <w:rPr>
              <w:rFonts w:ascii="Times New Roman" w:eastAsia="Times New Roman" w:hAnsi="Times New Roman" w:cs="David" w:hint="cs"/>
              <w:sz w:val="24"/>
              <w:szCs w:val="24"/>
              <w:rtl/>
              <w:lang w:eastAsia="he-IL"/>
            </w:rPr>
            <w:br/>
            <w:t>מ.ז 52-003476-0</w:t>
          </w:r>
          <w:r w:rsidR="00E64B70" w:rsidRPr="00BE2C8C">
            <w:rPr>
              <w:rFonts w:ascii="Times New Roman" w:eastAsia="Times New Roman" w:hAnsi="Times New Roman" w:cs="David" w:hint="cs"/>
              <w:sz w:val="24"/>
              <w:szCs w:val="24"/>
              <w:rtl/>
              <w:lang w:eastAsia="he-IL"/>
            </w:rPr>
            <w:br/>
          </w:r>
          <w:r w:rsidR="00E64B70" w:rsidRPr="00BE2C8C">
            <w:rPr>
              <w:rFonts w:ascii="Times New Roman" w:eastAsia="Times New Roman" w:hAnsi="Times New Roman" w:cs="David" w:hint="cs"/>
              <w:sz w:val="24"/>
              <w:szCs w:val="24"/>
              <w:rtl/>
              <w:lang w:eastAsia="he-IL"/>
            </w:rPr>
            <w:br/>
            <w:t>כלל נכסי נדלן נשר מרכז (נ.נ.נ.מ) שותפות מוגבלת</w:t>
          </w:r>
          <w:r w:rsidR="00E64B70" w:rsidRPr="00BE2C8C">
            <w:rPr>
              <w:rFonts w:ascii="Times New Roman" w:eastAsia="Times New Roman" w:hAnsi="Times New Roman" w:cs="David" w:hint="cs"/>
              <w:sz w:val="24"/>
              <w:szCs w:val="24"/>
              <w:rtl/>
              <w:lang w:eastAsia="he-IL"/>
            </w:rPr>
            <w:br/>
            <w:t>מרכז עזריאלי בניין משולש 3, תל אביב</w:t>
          </w:r>
          <w:r w:rsidR="00E64B70" w:rsidRPr="00BE2C8C">
            <w:rPr>
              <w:rFonts w:ascii="Times New Roman" w:eastAsia="Times New Roman" w:hAnsi="Times New Roman" w:cs="David" w:hint="cs"/>
              <w:sz w:val="24"/>
              <w:szCs w:val="24"/>
              <w:rtl/>
              <w:lang w:eastAsia="he-IL"/>
            </w:rPr>
            <w:br/>
            <w:t>540283033</w:t>
          </w:r>
          <w:r w:rsidR="00E64B70" w:rsidRPr="00BE2C8C">
            <w:rPr>
              <w:rFonts w:ascii="Times New Roman" w:eastAsia="Times New Roman" w:hAnsi="Times New Roman" w:cs="David" w:hint="cs"/>
              <w:sz w:val="24"/>
              <w:szCs w:val="24"/>
              <w:rtl/>
              <w:lang w:eastAsia="he-IL"/>
            </w:rPr>
            <w:br/>
          </w:r>
          <w:r w:rsidR="00E64B70" w:rsidRPr="00BE2C8C">
            <w:rPr>
              <w:rFonts w:ascii="Times New Roman" w:eastAsia="Times New Roman" w:hAnsi="Times New Roman" w:cs="David" w:hint="cs"/>
              <w:sz w:val="24"/>
              <w:szCs w:val="24"/>
              <w:rtl/>
              <w:lang w:eastAsia="he-IL"/>
            </w:rPr>
            <w:br/>
            <w:t>שיכון ובינוי נדל"ן בע"מ</w:t>
          </w:r>
          <w:r w:rsidR="00E64B70" w:rsidRPr="00BE2C8C">
            <w:rPr>
              <w:rFonts w:ascii="Times New Roman" w:eastAsia="Times New Roman" w:hAnsi="Times New Roman" w:cs="David" w:hint="cs"/>
              <w:sz w:val="24"/>
              <w:szCs w:val="24"/>
              <w:rtl/>
              <w:lang w:eastAsia="he-IL"/>
            </w:rPr>
            <w:br/>
            <w:t>שלם 3 רמת גן 52215</w:t>
          </w:r>
          <w:r w:rsidR="00E64B70" w:rsidRPr="00BE2C8C">
            <w:rPr>
              <w:rFonts w:ascii="Times New Roman" w:eastAsia="Times New Roman" w:hAnsi="Times New Roman" w:cs="David" w:hint="cs"/>
              <w:sz w:val="24"/>
              <w:szCs w:val="24"/>
              <w:rtl/>
              <w:lang w:eastAsia="he-IL"/>
            </w:rPr>
            <w:br/>
            <w:t>מ.ז 52-002117-1</w:t>
          </w:r>
          <w:r w:rsidR="00E64B70" w:rsidRPr="00BE2C8C">
            <w:rPr>
              <w:rFonts w:ascii="Times New Roman" w:eastAsia="Times New Roman" w:hAnsi="Times New Roman" w:cs="David" w:hint="cs"/>
              <w:sz w:val="24"/>
              <w:szCs w:val="24"/>
              <w:rtl/>
              <w:lang w:eastAsia="he-IL"/>
            </w:rPr>
            <w:br/>
          </w:r>
        </w:sdtContent>
      </w:sdt>
      <w:r w:rsidR="00E2151E" w:rsidRPr="00BE2C8C">
        <w:rPr>
          <w:rFonts w:ascii="Times New Roman" w:eastAsia="Times New Roman" w:hAnsi="Times New Roman" w:cs="David" w:hint="cs"/>
          <w:sz w:val="24"/>
          <w:szCs w:val="24"/>
          <w:rtl/>
          <w:lang w:eastAsia="he-IL"/>
        </w:rPr>
        <w:br/>
        <w:t>(המזמין)</w:t>
      </w:r>
    </w:p>
    <w:p w14:paraId="1C7D9F8B" w14:textId="77777777" w:rsidR="00E2151E" w:rsidRPr="00BE2C8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A5E553D" w14:textId="77777777" w:rsidR="00E2151E" w:rsidRPr="00BE2C8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F8D26A" w14:textId="77777777" w:rsidR="00E2151E" w:rsidRPr="00BE2C8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7ACEA65" w14:textId="77777777" w:rsidR="00E2151E" w:rsidRPr="00BE2C8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FA9263E" w14:textId="58828834" w:rsidR="00E2151E" w:rsidRPr="00BE2C8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E2C8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F7409" w:rsidRPr="00BE2C8C">
            <w:rPr>
              <w:rFonts w:ascii="Times New Roman" w:eastAsia="Times New Roman" w:hAnsi="Times New Roman" w:cs="David"/>
              <w:sz w:val="24"/>
              <w:szCs w:val="24"/>
              <w:rtl/>
              <w:lang w:eastAsia="he-IL"/>
            </w:rPr>
            <w:t>מימוני הנדסה ויעוץ בע"מ</w:t>
          </w:r>
        </w:sdtContent>
      </w:sdt>
      <w:r w:rsidRPr="00BE2C8C">
        <w:rPr>
          <w:rFonts w:ascii="Times New Roman" w:eastAsia="Times New Roman" w:hAnsi="Times New Roman" w:cs="David" w:hint="cs"/>
          <w:bCs/>
          <w:sz w:val="24"/>
          <w:szCs w:val="24"/>
          <w:rtl/>
          <w:lang w:eastAsia="he-IL"/>
        </w:rPr>
        <w:t xml:space="preserve"> </w:t>
      </w:r>
      <w:r w:rsidRPr="00BE2C8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1D24DEEE881B44F2A14169533431BC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BE2C8C" w:rsidRPr="00BE2C8C">
            <w:rPr>
              <w:rFonts w:ascii="Times New Roman" w:eastAsia="Times New Roman" w:hAnsi="Times New Roman" w:cs="David"/>
              <w:sz w:val="24"/>
              <w:szCs w:val="24"/>
              <w:rtl/>
              <w:lang w:eastAsia="he-IL"/>
            </w:rPr>
            <w:t>שם אתר</w:t>
          </w:r>
        </w:sdtContent>
      </w:sdt>
      <w:r w:rsidRPr="00BE2C8C">
        <w:rPr>
          <w:rFonts w:ascii="Times New Roman" w:eastAsia="Times New Roman" w:hAnsi="Times New Roman" w:cs="David" w:hint="cs"/>
          <w:sz w:val="24"/>
          <w:szCs w:val="24"/>
          <w:rtl/>
          <w:lang w:eastAsia="he-IL"/>
        </w:rPr>
        <w:t xml:space="preserve"> בקשר עם </w:t>
      </w:r>
      <w:sdt>
        <w:sdtPr>
          <w:rPr>
            <w:rFonts w:ascii="Times New Roman" w:eastAsia="Times New Roman" w:hAnsi="Times New Roman" w:cs="David" w:hint="cs"/>
            <w:sz w:val="24"/>
            <w:szCs w:val="24"/>
            <w:rtl/>
          </w:rPr>
          <w:alias w:val="תיאור עבודה"/>
          <w:tag w:val="cntJobDesc"/>
          <w:id w:val="-1278952023"/>
          <w:placeholder>
            <w:docPart w:val="7209F77D3FD94A6D91E4B36B61F4C2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9456D0" w:rsidRPr="00BE2C8C">
            <w:rPr>
              <w:rFonts w:ascii="Times New Roman" w:eastAsia="Times New Roman" w:hAnsi="Times New Roman" w:cs="David" w:hint="cs"/>
              <w:sz w:val="24"/>
              <w:szCs w:val="24"/>
              <w:rtl/>
            </w:rPr>
            <w:t xml:space="preserve">מנהל מודל ותאום מערכות </w:t>
          </w:r>
        </w:sdtContent>
      </w:sdt>
      <w:r w:rsidRPr="00BE2C8C">
        <w:rPr>
          <w:rFonts w:ascii="Times New Roman" w:eastAsia="Times New Roman" w:hAnsi="Times New Roman" w:cs="David" w:hint="cs"/>
          <w:sz w:val="24"/>
          <w:szCs w:val="24"/>
          <w:rtl/>
          <w:lang w:eastAsia="he-IL"/>
        </w:rPr>
        <w:t>, מאשר בזאת שהעבודות הנ"ל בוצעו והושלמו בהתאם להנחיותי</w:t>
      </w:r>
      <w:r w:rsidRPr="00BE2C8C">
        <w:rPr>
          <w:rFonts w:ascii="Times New Roman" w:eastAsia="Times New Roman" w:hAnsi="Times New Roman" w:cs="David" w:hint="eastAsia"/>
          <w:sz w:val="24"/>
          <w:szCs w:val="24"/>
          <w:rtl/>
          <w:lang w:eastAsia="he-IL"/>
        </w:rPr>
        <w:t>י</w:t>
      </w:r>
      <w:r w:rsidRPr="00BE2C8C">
        <w:rPr>
          <w:rFonts w:ascii="Times New Roman" w:eastAsia="Times New Roman" w:hAnsi="Times New Roman" w:cs="David" w:hint="cs"/>
          <w:sz w:val="24"/>
          <w:szCs w:val="24"/>
          <w:rtl/>
          <w:lang w:eastAsia="he-IL"/>
        </w:rPr>
        <w:t>, לתכניותי</w:t>
      </w:r>
      <w:r w:rsidRPr="00BE2C8C">
        <w:rPr>
          <w:rFonts w:ascii="Times New Roman" w:eastAsia="Times New Roman" w:hAnsi="Times New Roman" w:cs="David" w:hint="eastAsia"/>
          <w:sz w:val="24"/>
          <w:szCs w:val="24"/>
          <w:rtl/>
          <w:lang w:eastAsia="he-IL"/>
        </w:rPr>
        <w:t>י</w:t>
      </w:r>
      <w:r w:rsidRPr="00BE2C8C">
        <w:rPr>
          <w:rFonts w:ascii="Times New Roman" w:eastAsia="Times New Roman" w:hAnsi="Times New Roman" w:cs="David" w:hint="cs"/>
          <w:sz w:val="24"/>
          <w:szCs w:val="24"/>
          <w:rtl/>
          <w:lang w:eastAsia="he-IL"/>
        </w:rPr>
        <w:t>, בהתאם</w:t>
      </w:r>
      <w:r w:rsidRPr="00BE2C8C">
        <w:rPr>
          <w:rFonts w:ascii="Times New Roman" w:eastAsia="Times New Roman" w:hAnsi="Times New Roman" w:cs="David" w:hint="cs"/>
          <w:sz w:val="20"/>
          <w:szCs w:val="24"/>
          <w:rtl/>
          <w:lang w:eastAsia="he-IL"/>
        </w:rPr>
        <w:t xml:space="preserve"> לתקנים מחייבים ולשביעות רצוני.</w:t>
      </w:r>
    </w:p>
    <w:p w14:paraId="572CF49C" w14:textId="77777777" w:rsidR="00E2151E" w:rsidRPr="00BE2C8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2B0E793" w14:textId="77777777" w:rsidR="00E2151E" w:rsidRPr="00BE2C8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B0E99E" w14:textId="77777777" w:rsidR="00E2151E" w:rsidRPr="00BE2C8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FF0594" w14:textId="77777777" w:rsidR="00E2151E" w:rsidRPr="00BE2C8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85B490" w14:textId="77777777" w:rsidR="00E2151E" w:rsidRPr="00BE2C8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6CE22F" w14:textId="77777777" w:rsidR="00E2151E" w:rsidRPr="00BE2C8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 xml:space="preserve">                                                                                      בכבוד רב,</w:t>
      </w:r>
    </w:p>
    <w:p w14:paraId="2A2E182A" w14:textId="77777777" w:rsidR="00E2151E" w:rsidRPr="00BE2C8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61DD19" w14:textId="77777777" w:rsidR="00E2151E" w:rsidRPr="00BE2C8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6BD9C1" w14:textId="77777777" w:rsidR="00E2151E" w:rsidRPr="00BE2C8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8D9A82" w14:textId="77777777" w:rsidR="00E2151E" w:rsidRPr="00BE2C8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E2C8C">
        <w:rPr>
          <w:rFonts w:ascii="Times New Roman" w:eastAsia="Times New Roman" w:hAnsi="Times New Roman" w:cs="David" w:hint="cs"/>
          <w:sz w:val="20"/>
          <w:szCs w:val="24"/>
          <w:rtl/>
          <w:lang w:eastAsia="he-IL"/>
        </w:rPr>
        <w:t xml:space="preserve">                                                                                                             ___________________</w:t>
      </w:r>
    </w:p>
    <w:p w14:paraId="0D6D1518" w14:textId="747739E1" w:rsidR="00E2151E" w:rsidRPr="00BE2C8C" w:rsidRDefault="00450E58"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F7409" w:rsidRPr="00BE2C8C">
            <w:rPr>
              <w:rFonts w:ascii="Times New Roman" w:eastAsia="Times New Roman" w:hAnsi="Times New Roman" w:cs="David"/>
              <w:sz w:val="24"/>
              <w:szCs w:val="24"/>
              <w:rtl/>
              <w:lang w:eastAsia="he-IL"/>
            </w:rPr>
            <w:t>מימוני הנדסה ויעוץ בע"מ</w:t>
          </w:r>
        </w:sdtContent>
      </w:sdt>
    </w:p>
    <w:p w14:paraId="2CCEDF1D" w14:textId="77777777" w:rsidR="00E2151E" w:rsidRPr="00BE2C8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E2C8C">
        <w:rPr>
          <w:rFonts w:ascii="Times New Roman" w:eastAsia="Times New Roman" w:hAnsi="Times New Roman" w:cs="David" w:hint="cs"/>
          <w:sz w:val="20"/>
          <w:szCs w:val="20"/>
          <w:rtl/>
          <w:lang w:eastAsia="he-IL"/>
        </w:rPr>
        <w:t xml:space="preserve">                </w:t>
      </w:r>
      <w:r w:rsidRPr="00BE2C8C">
        <w:rPr>
          <w:rFonts w:ascii="Times New Roman" w:eastAsia="Times New Roman" w:hAnsi="Times New Roman" w:cs="David" w:hint="cs"/>
          <w:sz w:val="20"/>
          <w:szCs w:val="20"/>
          <w:rtl/>
          <w:lang w:eastAsia="he-IL"/>
        </w:rPr>
        <w:tab/>
      </w:r>
      <w:r w:rsidRPr="00BE2C8C">
        <w:rPr>
          <w:rFonts w:ascii="Times New Roman" w:eastAsia="Times New Roman" w:hAnsi="Times New Roman" w:cs="David" w:hint="cs"/>
          <w:sz w:val="20"/>
          <w:szCs w:val="20"/>
          <w:rtl/>
          <w:lang w:eastAsia="he-IL"/>
        </w:rPr>
        <w:tab/>
      </w:r>
      <w:r w:rsidRPr="00BE2C8C">
        <w:rPr>
          <w:rFonts w:ascii="Times New Roman" w:eastAsia="Times New Roman" w:hAnsi="Times New Roman" w:cs="David" w:hint="cs"/>
          <w:sz w:val="20"/>
          <w:szCs w:val="20"/>
          <w:rtl/>
          <w:lang w:eastAsia="he-IL"/>
        </w:rPr>
        <w:tab/>
      </w:r>
      <w:r w:rsidRPr="00BE2C8C">
        <w:rPr>
          <w:rFonts w:ascii="Times New Roman" w:eastAsia="Times New Roman" w:hAnsi="Times New Roman" w:cs="David" w:hint="cs"/>
          <w:sz w:val="20"/>
          <w:szCs w:val="20"/>
          <w:rtl/>
          <w:lang w:eastAsia="he-IL"/>
        </w:rPr>
        <w:tab/>
      </w:r>
      <w:r w:rsidRPr="00BE2C8C">
        <w:rPr>
          <w:rFonts w:ascii="Times New Roman" w:eastAsia="Times New Roman" w:hAnsi="Times New Roman" w:cs="David" w:hint="cs"/>
          <w:sz w:val="20"/>
          <w:szCs w:val="20"/>
          <w:rtl/>
          <w:lang w:eastAsia="he-IL"/>
        </w:rPr>
        <w:tab/>
        <w:t xml:space="preserve">   </w:t>
      </w:r>
    </w:p>
    <w:p w14:paraId="17521828" w14:textId="77777777" w:rsidR="00E2151E" w:rsidRPr="00BE2C8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37567FC" w14:textId="77777777" w:rsidR="00E2151E" w:rsidRPr="00BE2C8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E2C8C">
        <w:rPr>
          <w:rFonts w:ascii="Times New Roman" w:eastAsia="Times New Roman" w:hAnsi="Times New Roman" w:cs="David" w:hint="cs"/>
          <w:sz w:val="20"/>
          <w:szCs w:val="20"/>
          <w:rtl/>
          <w:lang w:eastAsia="he-IL"/>
        </w:rPr>
        <w:br w:type="page"/>
      </w:r>
      <w:r w:rsidRPr="00BE2C8C">
        <w:rPr>
          <w:rFonts w:ascii="Times New Roman" w:eastAsia="Times New Roman" w:hAnsi="Times New Roman" w:cs="David" w:hint="cs"/>
          <w:b/>
          <w:bCs/>
          <w:sz w:val="24"/>
          <w:szCs w:val="24"/>
          <w:u w:val="single"/>
          <w:rtl/>
          <w:lang w:eastAsia="he-IL"/>
        </w:rPr>
        <w:t xml:space="preserve">נספח "י" </w:t>
      </w:r>
    </w:p>
    <w:p w14:paraId="0A2303E5" w14:textId="77777777" w:rsidR="00E2151E" w:rsidRPr="00BE2C8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C591765" w14:textId="77777777" w:rsidR="00E2151E" w:rsidRPr="00BE2C8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E2C8C">
        <w:rPr>
          <w:rFonts w:ascii="Times New Roman" w:eastAsia="Times New Roman" w:hAnsi="Times New Roman" w:cs="David" w:hint="cs"/>
          <w:b/>
          <w:bCs/>
          <w:sz w:val="24"/>
          <w:szCs w:val="24"/>
          <w:u w:val="single"/>
          <w:rtl/>
          <w:lang w:eastAsia="he-IL"/>
        </w:rPr>
        <w:t xml:space="preserve">דוגמא לנוסח הצהרת </w:t>
      </w:r>
      <w:r w:rsidR="009F6985" w:rsidRPr="00BE2C8C">
        <w:rPr>
          <w:rFonts w:ascii="Times New Roman" w:eastAsia="Times New Roman" w:hAnsi="Times New Roman" w:cs="David" w:hint="cs"/>
          <w:b/>
          <w:bCs/>
          <w:sz w:val="24"/>
          <w:szCs w:val="24"/>
          <w:u w:val="single"/>
          <w:rtl/>
          <w:lang w:eastAsia="he-IL"/>
        </w:rPr>
        <w:t>היועץ</w:t>
      </w:r>
      <w:r w:rsidRPr="00BE2C8C">
        <w:rPr>
          <w:rFonts w:ascii="Times New Roman" w:eastAsia="Times New Roman" w:hAnsi="Times New Roman" w:cs="David" w:hint="cs"/>
          <w:b/>
          <w:bCs/>
          <w:sz w:val="24"/>
          <w:szCs w:val="24"/>
          <w:u w:val="single"/>
          <w:rtl/>
          <w:lang w:eastAsia="he-IL"/>
        </w:rPr>
        <w:t xml:space="preserve"> בדבר היעדר תביעות</w:t>
      </w:r>
    </w:p>
    <w:p w14:paraId="00E3682B" w14:textId="77777777" w:rsidR="00E2151E" w:rsidRPr="00BE2C8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F1FF172" w14:textId="4AD823EB"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לכבוד</w:t>
      </w:r>
      <w:r w:rsidRPr="00BE2C8C">
        <w:rPr>
          <w:rFonts w:ascii="Times New Roman" w:eastAsia="Times New Roman" w:hAnsi="Times New Roman" w:cs="David" w:hint="cs"/>
          <w:sz w:val="24"/>
          <w:szCs w:val="24"/>
          <w:rtl/>
          <w:lang w:eastAsia="he-IL"/>
        </w:rPr>
        <w:tab/>
      </w:r>
      <w:r w:rsidRPr="00BE2C8C">
        <w:rPr>
          <w:rFonts w:ascii="Times New Roman" w:eastAsia="Times New Roman" w:hAnsi="Times New Roman" w:cs="David" w:hint="cs"/>
          <w:sz w:val="24"/>
          <w:szCs w:val="24"/>
          <w:rtl/>
          <w:lang w:eastAsia="he-IL"/>
        </w:rPr>
        <w:br/>
      </w:r>
      <w:sdt>
        <w:sdtPr>
          <w:rPr>
            <w:rFonts w:ascii="Times New Roman" w:eastAsia="Times New Roman" w:hAnsi="Times New Roman" w:cs="David" w:hint="cs"/>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64B70" w:rsidRPr="00BE2C8C">
            <w:rPr>
              <w:rFonts w:ascii="Times New Roman" w:eastAsia="Times New Roman" w:hAnsi="Times New Roman" w:cs="David" w:hint="cs"/>
              <w:sz w:val="24"/>
              <w:szCs w:val="24"/>
              <w:rtl/>
              <w:lang w:eastAsia="he-IL"/>
            </w:rPr>
            <w:br/>
            <w:t>אפריקה ישראל מגורים בע"מ</w:t>
          </w:r>
          <w:r w:rsidR="00E64B70" w:rsidRPr="00BE2C8C">
            <w:rPr>
              <w:rFonts w:ascii="Times New Roman" w:eastAsia="Times New Roman" w:hAnsi="Times New Roman" w:cs="David" w:hint="cs"/>
              <w:sz w:val="24"/>
              <w:szCs w:val="24"/>
              <w:rtl/>
              <w:lang w:eastAsia="he-IL"/>
            </w:rPr>
            <w:br/>
            <w:t>יוני נתניהו 1 ג' אור יהודה</w:t>
          </w:r>
          <w:r w:rsidR="00E64B70" w:rsidRPr="00BE2C8C">
            <w:rPr>
              <w:rFonts w:ascii="Times New Roman" w:eastAsia="Times New Roman" w:hAnsi="Times New Roman" w:cs="David" w:hint="cs"/>
              <w:sz w:val="24"/>
              <w:szCs w:val="24"/>
              <w:rtl/>
              <w:lang w:eastAsia="he-IL"/>
            </w:rPr>
            <w:br/>
            <w:t>מ.ז 52-003476-0</w:t>
          </w:r>
          <w:r w:rsidR="00E64B70" w:rsidRPr="00BE2C8C">
            <w:rPr>
              <w:rFonts w:ascii="Times New Roman" w:eastAsia="Times New Roman" w:hAnsi="Times New Roman" w:cs="David" w:hint="cs"/>
              <w:sz w:val="24"/>
              <w:szCs w:val="24"/>
              <w:rtl/>
              <w:lang w:eastAsia="he-IL"/>
            </w:rPr>
            <w:br/>
          </w:r>
          <w:r w:rsidR="00E64B70" w:rsidRPr="00BE2C8C">
            <w:rPr>
              <w:rFonts w:ascii="Times New Roman" w:eastAsia="Times New Roman" w:hAnsi="Times New Roman" w:cs="David" w:hint="cs"/>
              <w:sz w:val="24"/>
              <w:szCs w:val="24"/>
              <w:rtl/>
              <w:lang w:eastAsia="he-IL"/>
            </w:rPr>
            <w:br/>
            <w:t>כלל נכסי נדלן נשר מרכז (נ.נ.נ.מ) שותפות מוגבלת</w:t>
          </w:r>
          <w:r w:rsidR="00E64B70" w:rsidRPr="00BE2C8C">
            <w:rPr>
              <w:rFonts w:ascii="Times New Roman" w:eastAsia="Times New Roman" w:hAnsi="Times New Roman" w:cs="David" w:hint="cs"/>
              <w:sz w:val="24"/>
              <w:szCs w:val="24"/>
              <w:rtl/>
              <w:lang w:eastAsia="he-IL"/>
            </w:rPr>
            <w:br/>
            <w:t>מרכז עזריאלי בניין משולש 3, תל אביב</w:t>
          </w:r>
          <w:r w:rsidR="00E64B70" w:rsidRPr="00BE2C8C">
            <w:rPr>
              <w:rFonts w:ascii="Times New Roman" w:eastAsia="Times New Roman" w:hAnsi="Times New Roman" w:cs="David" w:hint="cs"/>
              <w:sz w:val="24"/>
              <w:szCs w:val="24"/>
              <w:rtl/>
              <w:lang w:eastAsia="he-IL"/>
            </w:rPr>
            <w:br/>
            <w:t>540283033</w:t>
          </w:r>
          <w:r w:rsidR="00E64B70" w:rsidRPr="00BE2C8C">
            <w:rPr>
              <w:rFonts w:ascii="Times New Roman" w:eastAsia="Times New Roman" w:hAnsi="Times New Roman" w:cs="David" w:hint="cs"/>
              <w:sz w:val="24"/>
              <w:szCs w:val="24"/>
              <w:rtl/>
              <w:lang w:eastAsia="he-IL"/>
            </w:rPr>
            <w:br/>
          </w:r>
          <w:r w:rsidR="00E64B70" w:rsidRPr="00BE2C8C">
            <w:rPr>
              <w:rFonts w:ascii="Times New Roman" w:eastAsia="Times New Roman" w:hAnsi="Times New Roman" w:cs="David" w:hint="cs"/>
              <w:sz w:val="24"/>
              <w:szCs w:val="24"/>
              <w:rtl/>
              <w:lang w:eastAsia="he-IL"/>
            </w:rPr>
            <w:br/>
            <w:t>שיכון ובינוי נדל"ן בע"מ</w:t>
          </w:r>
          <w:r w:rsidR="00E64B70" w:rsidRPr="00BE2C8C">
            <w:rPr>
              <w:rFonts w:ascii="Times New Roman" w:eastAsia="Times New Roman" w:hAnsi="Times New Roman" w:cs="David" w:hint="cs"/>
              <w:sz w:val="24"/>
              <w:szCs w:val="24"/>
              <w:rtl/>
              <w:lang w:eastAsia="he-IL"/>
            </w:rPr>
            <w:br/>
            <w:t>שלם 3 רמת גן 52215</w:t>
          </w:r>
          <w:r w:rsidR="00E64B70" w:rsidRPr="00BE2C8C">
            <w:rPr>
              <w:rFonts w:ascii="Times New Roman" w:eastAsia="Times New Roman" w:hAnsi="Times New Roman" w:cs="David" w:hint="cs"/>
              <w:sz w:val="24"/>
              <w:szCs w:val="24"/>
              <w:rtl/>
              <w:lang w:eastAsia="he-IL"/>
            </w:rPr>
            <w:br/>
            <w:t>מ.ז 52-002117-1</w:t>
          </w:r>
          <w:r w:rsidR="00E64B70" w:rsidRPr="00BE2C8C">
            <w:rPr>
              <w:rFonts w:ascii="Times New Roman" w:eastAsia="Times New Roman" w:hAnsi="Times New Roman" w:cs="David" w:hint="cs"/>
              <w:sz w:val="24"/>
              <w:szCs w:val="24"/>
              <w:rtl/>
              <w:lang w:eastAsia="he-IL"/>
            </w:rPr>
            <w:br/>
          </w:r>
        </w:sdtContent>
      </w:sdt>
    </w:p>
    <w:p w14:paraId="777E6240"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8C33AA"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ג.א.נ.,</w:t>
      </w:r>
    </w:p>
    <w:p w14:paraId="0BA6CD1D"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178889" w14:textId="121AEFF6"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אנו הח"מ מצהירים בזאת שעם קבלת סך של </w:t>
      </w:r>
      <w:r w:rsidRPr="00BE2C8C">
        <w:rPr>
          <w:rFonts w:ascii="Times New Roman" w:eastAsia="Times New Roman" w:hAnsi="Times New Roman" w:cs="David" w:hint="cs"/>
          <w:sz w:val="24"/>
          <w:szCs w:val="24"/>
          <w:u w:val="single"/>
          <w:rtl/>
          <w:lang w:eastAsia="he-IL"/>
        </w:rPr>
        <w:t xml:space="preserve">                </w:t>
      </w:r>
      <w:r w:rsidRPr="00BE2C8C">
        <w:rPr>
          <w:rFonts w:ascii="Times New Roman" w:eastAsia="Times New Roman" w:hAnsi="Times New Roman" w:cs="David" w:hint="cs"/>
          <w:sz w:val="24"/>
          <w:szCs w:val="24"/>
          <w:rtl/>
          <w:lang w:eastAsia="he-IL"/>
        </w:rPr>
        <w:t xml:space="preserve"> ש"ח (להלן:"</w:t>
      </w:r>
      <w:r w:rsidRPr="00BE2C8C">
        <w:rPr>
          <w:rFonts w:ascii="Times New Roman" w:eastAsia="Times New Roman" w:hAnsi="Times New Roman" w:cs="David" w:hint="cs"/>
          <w:b/>
          <w:bCs/>
          <w:sz w:val="24"/>
          <w:szCs w:val="24"/>
          <w:rtl/>
          <w:lang w:eastAsia="he-IL"/>
        </w:rPr>
        <w:t>היתרה הסופית</w:t>
      </w:r>
      <w:r w:rsidRPr="00BE2C8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1398045152"/>
          <w:placeholder>
            <w:docPart w:val="47FB60407A584444809A61A502CB68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BE2C8C" w:rsidRPr="00BE2C8C">
            <w:rPr>
              <w:rFonts w:ascii="Times New Roman" w:eastAsia="Times New Roman" w:hAnsi="Times New Roman" w:cs="David" w:hint="cs"/>
              <w:sz w:val="24"/>
              <w:szCs w:val="24"/>
              <w:rtl/>
              <w:lang w:eastAsia="he-IL"/>
            </w:rPr>
            <w:t>שם אתר</w:t>
          </w:r>
        </w:sdtContent>
      </w:sdt>
      <w:r w:rsidRPr="00BE2C8C">
        <w:rPr>
          <w:rFonts w:ascii="Times New Roman" w:eastAsia="Times New Roman" w:hAnsi="Times New Roman" w:cs="David" w:hint="cs"/>
          <w:sz w:val="24"/>
          <w:szCs w:val="24"/>
          <w:rtl/>
          <w:lang w:eastAsia="he-IL"/>
        </w:rPr>
        <w:t xml:space="preserve"> עפ"י חוזה מיום </w:t>
      </w:r>
      <w:r w:rsidRPr="00BE2C8C">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25693541"/>
          <w:placeholder>
            <w:docPart w:val="3B3D78B21245407E8F5B0F59D6F387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5-30T00:00:00Z">
            <w:dateFormat w:val="dd/MM/yyyy"/>
            <w:lid w:val="he-IL"/>
            <w:storeMappedDataAs w:val="dateTime"/>
            <w:calendar w:val="gregorian"/>
          </w:date>
        </w:sdtPr>
        <w:sdtEndPr>
          <w:rPr>
            <w:rFonts w:hint="cs"/>
          </w:rPr>
        </w:sdtEndPr>
        <w:sdtContent>
          <w:r w:rsidR="00671A33" w:rsidRPr="00BE2C8C">
            <w:rPr>
              <w:rFonts w:ascii="Times New Roman" w:eastAsia="Times New Roman" w:hAnsi="Times New Roman" w:cs="David" w:hint="cs"/>
              <w:sz w:val="24"/>
              <w:szCs w:val="24"/>
              <w:rtl/>
              <w:lang w:eastAsia="he-IL"/>
            </w:rPr>
            <w:t>‏30/05/2022</w:t>
          </w:r>
        </w:sdtContent>
      </w:sdt>
      <w:r w:rsidRPr="00BE2C8C">
        <w:rPr>
          <w:rFonts w:ascii="Times New Roman" w:eastAsia="Times New Roman" w:hAnsi="Times New Roman" w:cs="David" w:hint="cs"/>
          <w:sz w:val="24"/>
          <w:szCs w:val="24"/>
          <w:rtl/>
          <w:lang w:eastAsia="he-IL"/>
        </w:rPr>
        <w:t xml:space="preserve"> או עבור חלקן כמפורט להלן:</w:t>
      </w:r>
    </w:p>
    <w:p w14:paraId="36DDAFAF"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1A9A416"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08E631"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473A591"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3A37541"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0D626B0"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297133D"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C9FB2E"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7B5DC77"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D7A961"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A89DA82"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b/>
          <w:bCs/>
          <w:sz w:val="24"/>
          <w:szCs w:val="24"/>
          <w:rtl/>
          <w:lang w:eastAsia="he-IL"/>
        </w:rPr>
        <w:t>ולראיה באנו על החתום:</w:t>
      </w:r>
    </w:p>
    <w:p w14:paraId="7590991F"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4F29AE"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היום </w:t>
      </w:r>
      <w:r w:rsidRPr="00BE2C8C">
        <w:rPr>
          <w:rFonts w:ascii="Times New Roman" w:eastAsia="Times New Roman" w:hAnsi="Times New Roman" w:cs="David" w:hint="cs"/>
          <w:sz w:val="24"/>
          <w:szCs w:val="24"/>
          <w:u w:val="single"/>
          <w:rtl/>
          <w:lang w:eastAsia="he-IL"/>
        </w:rPr>
        <w:t xml:space="preserve">             </w:t>
      </w:r>
      <w:r w:rsidRPr="00BE2C8C">
        <w:rPr>
          <w:rFonts w:ascii="Times New Roman" w:eastAsia="Times New Roman" w:hAnsi="Times New Roman" w:cs="David" w:hint="cs"/>
          <w:sz w:val="24"/>
          <w:szCs w:val="24"/>
          <w:rtl/>
          <w:lang w:eastAsia="he-IL"/>
        </w:rPr>
        <w:t xml:space="preserve"> לחודש </w:t>
      </w:r>
      <w:r w:rsidRPr="00BE2C8C">
        <w:rPr>
          <w:rFonts w:ascii="Times New Roman" w:eastAsia="Times New Roman" w:hAnsi="Times New Roman" w:cs="David" w:hint="cs"/>
          <w:sz w:val="24"/>
          <w:szCs w:val="24"/>
          <w:u w:val="single"/>
          <w:rtl/>
          <w:lang w:eastAsia="he-IL"/>
        </w:rPr>
        <w:t xml:space="preserve">               </w:t>
      </w:r>
      <w:r w:rsidRPr="00BE2C8C">
        <w:rPr>
          <w:rFonts w:ascii="Times New Roman" w:eastAsia="Times New Roman" w:hAnsi="Times New Roman" w:cs="David" w:hint="cs"/>
          <w:sz w:val="24"/>
          <w:szCs w:val="24"/>
          <w:rtl/>
          <w:lang w:eastAsia="he-IL"/>
        </w:rPr>
        <w:t xml:space="preserve"> לשנה _________</w:t>
      </w:r>
    </w:p>
    <w:p w14:paraId="42FED5F2" w14:textId="77777777" w:rsidR="00E2151E" w:rsidRPr="00BE2C8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56287AB" w14:textId="77777777" w:rsidR="00E2151E" w:rsidRPr="00BE2C8C"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חתימה וחותמת </w:t>
      </w:r>
      <w:r w:rsidR="009F6985" w:rsidRPr="00BE2C8C">
        <w:rPr>
          <w:rFonts w:ascii="Times New Roman" w:eastAsia="Times New Roman" w:hAnsi="Times New Roman" w:cs="David" w:hint="cs"/>
          <w:sz w:val="24"/>
          <w:szCs w:val="24"/>
          <w:rtl/>
          <w:lang w:eastAsia="he-IL"/>
        </w:rPr>
        <w:t>היועץ</w:t>
      </w:r>
      <w:r w:rsidRPr="00BE2C8C">
        <w:rPr>
          <w:rFonts w:ascii="Times New Roman" w:eastAsia="Times New Roman" w:hAnsi="Times New Roman" w:cs="David" w:hint="cs"/>
          <w:sz w:val="24"/>
          <w:szCs w:val="24"/>
          <w:rtl/>
          <w:lang w:eastAsia="he-IL"/>
        </w:rPr>
        <w:t>:</w:t>
      </w:r>
    </w:p>
    <w:p w14:paraId="6FFB9465" w14:textId="77777777" w:rsidR="00E2151E" w:rsidRPr="00BE2C8C"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178C866" w14:textId="77777777" w:rsidR="00E2151E" w:rsidRPr="00BE2C8C"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BE2C8C">
        <w:rPr>
          <w:rFonts w:ascii="Times New Roman" w:eastAsia="Times New Roman" w:hAnsi="Times New Roman" w:cs="David" w:hint="cs"/>
          <w:sz w:val="24"/>
          <w:szCs w:val="24"/>
          <w:u w:val="single"/>
          <w:rtl/>
          <w:lang w:eastAsia="he-IL"/>
        </w:rPr>
        <w:t xml:space="preserve">                  </w:t>
      </w:r>
    </w:p>
    <w:p w14:paraId="31ACC580" w14:textId="77777777" w:rsidR="00E2151E" w:rsidRPr="00BE2C8C"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_______________________ </w:t>
      </w:r>
    </w:p>
    <w:p w14:paraId="4C218E2D" w14:textId="0419FC86" w:rsidR="00E2151E" w:rsidRPr="00BE2C8C" w:rsidRDefault="00E2151E" w:rsidP="005D185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F7409" w:rsidRPr="00BE2C8C">
            <w:rPr>
              <w:rFonts w:ascii="Times New Roman" w:eastAsia="Times New Roman" w:hAnsi="Times New Roman" w:cs="David"/>
              <w:sz w:val="24"/>
              <w:szCs w:val="24"/>
              <w:rtl/>
              <w:lang w:eastAsia="he-IL"/>
            </w:rPr>
            <w:t>מימוני הנדסה ויעוץ בע"מ</w:t>
          </w:r>
        </w:sdtContent>
      </w:sdt>
    </w:p>
    <w:p w14:paraId="3E58238C"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6588B79"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DEB8417"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3725BE"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b/>
          <w:bCs/>
          <w:sz w:val="24"/>
          <w:szCs w:val="24"/>
          <w:rtl/>
          <w:lang w:eastAsia="he-IL"/>
        </w:rPr>
        <w:t>אישור</w:t>
      </w:r>
    </w:p>
    <w:p w14:paraId="31AFDD7D" w14:textId="77777777" w:rsidR="00E2151E" w:rsidRPr="00BE2C8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E2C8C">
        <w:rPr>
          <w:rFonts w:ascii="Times New Roman" w:eastAsia="Times New Roman" w:hAnsi="Times New Roman" w:cs="David" w:hint="cs"/>
          <w:b/>
          <w:bCs/>
          <w:sz w:val="24"/>
          <w:szCs w:val="24"/>
          <w:rtl/>
          <w:lang w:eastAsia="he-IL"/>
        </w:rPr>
        <w:t>החברה</w:t>
      </w:r>
      <w:r w:rsidRPr="00BE2C8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2D0DACD" w14:textId="77777777" w:rsidR="00E2151E" w:rsidRPr="00BE2C8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166D4DE" w14:textId="77777777" w:rsidR="00E2151E" w:rsidRPr="00BE2C8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E2C8C">
        <w:rPr>
          <w:rFonts w:ascii="Times New Roman" w:eastAsia="Times New Roman" w:hAnsi="Times New Roman" w:cs="David" w:hint="cs"/>
          <w:sz w:val="24"/>
          <w:szCs w:val="24"/>
          <w:rtl/>
          <w:lang w:eastAsia="he-IL"/>
        </w:rPr>
        <w:t xml:space="preserve">    תאריך : _______   </w:t>
      </w:r>
      <w:r w:rsidRPr="00BE2C8C">
        <w:rPr>
          <w:rFonts w:ascii="Times New Roman" w:eastAsia="Times New Roman" w:hAnsi="Times New Roman" w:cs="David" w:hint="cs"/>
          <w:sz w:val="24"/>
          <w:szCs w:val="24"/>
          <w:rtl/>
          <w:lang w:eastAsia="he-IL"/>
        </w:rPr>
        <w:tab/>
        <w:t>חתימה וחותמת עו"ד/רו"ח : _______________________</w:t>
      </w:r>
    </w:p>
    <w:p w14:paraId="41014627" w14:textId="77777777" w:rsidR="00E2151E" w:rsidRPr="00BE2C8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8ED2985" w14:textId="77777777" w:rsidR="00E2151E" w:rsidRPr="00BE2C8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D5ECDF9" w14:textId="77777777" w:rsidR="00E2151E" w:rsidRPr="00BE2C8C" w:rsidRDefault="00E2151E" w:rsidP="00E2151E">
      <w:pPr>
        <w:widowControl w:val="0"/>
        <w:spacing w:before="0" w:beforeAutospacing="0" w:after="0" w:afterAutospacing="0" w:line="240" w:lineRule="auto"/>
        <w:jc w:val="both"/>
        <w:rPr>
          <w:rFonts w:ascii="Times New Roman" w:eastAsia="Times New Roman" w:hAnsi="Times New Roman" w:cs="David"/>
          <w:sz w:val="18"/>
          <w:szCs w:val="18"/>
          <w:rtl/>
          <w:lang w:eastAsia="he-IL"/>
        </w:rPr>
      </w:pPr>
    </w:p>
    <w:p w14:paraId="6910B08E" w14:textId="77777777" w:rsidR="00E2151E" w:rsidRPr="00BE2C8C" w:rsidRDefault="00E2151E" w:rsidP="00E2151E">
      <w:pPr>
        <w:spacing w:before="0" w:beforeAutospacing="0" w:after="0" w:afterAutospacing="0" w:line="240" w:lineRule="auto"/>
        <w:rPr>
          <w:rFonts w:ascii="Times New Roman" w:eastAsia="Times New Roman" w:hAnsi="Times New Roman" w:cs="David"/>
          <w:sz w:val="20"/>
          <w:szCs w:val="24"/>
          <w:rtl/>
        </w:rPr>
      </w:pPr>
    </w:p>
    <w:p w14:paraId="40523564" w14:textId="77777777" w:rsidR="00E2151E" w:rsidRPr="00BE2C8C" w:rsidRDefault="00E2151E" w:rsidP="00E2151E">
      <w:pPr>
        <w:spacing w:before="0" w:beforeAutospacing="0" w:after="0" w:afterAutospacing="0" w:line="240" w:lineRule="auto"/>
        <w:rPr>
          <w:rFonts w:ascii="Times New Roman" w:eastAsia="Times New Roman" w:hAnsi="Times New Roman" w:cs="David"/>
          <w:sz w:val="20"/>
          <w:szCs w:val="24"/>
          <w:rtl/>
        </w:rPr>
      </w:pPr>
    </w:p>
    <w:p w14:paraId="2CD71632" w14:textId="77777777" w:rsidR="00E2151E" w:rsidRPr="00BE2C8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27B3FF9" w14:textId="77777777" w:rsidR="00E2151E" w:rsidRPr="00BE2C8C" w:rsidRDefault="00E2151E" w:rsidP="00E2151E">
      <w:pPr>
        <w:widowControl w:val="0"/>
        <w:spacing w:before="0" w:beforeAutospacing="0" w:after="0" w:afterAutospacing="0" w:line="240" w:lineRule="auto"/>
        <w:jc w:val="both"/>
      </w:pPr>
    </w:p>
    <w:p w14:paraId="5D521C0E" w14:textId="77777777" w:rsidR="001A69D5" w:rsidRPr="00BE2C8C" w:rsidRDefault="001A69D5" w:rsidP="00E2151E">
      <w:pPr>
        <w:widowControl w:val="0"/>
        <w:spacing w:before="0" w:beforeAutospacing="0" w:after="0" w:afterAutospacing="0" w:line="240" w:lineRule="auto"/>
        <w:jc w:val="center"/>
        <w:outlineLvl w:val="7"/>
        <w:rPr>
          <w:rtl/>
        </w:rPr>
      </w:pPr>
    </w:p>
    <w:sectPr w:rsidR="001A69D5" w:rsidRPr="00BE2C8C"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B8A502" w14:textId="77777777" w:rsidR="00CE682E" w:rsidRDefault="00CE682E" w:rsidP="00AF234B">
      <w:pPr>
        <w:spacing w:before="0" w:after="0" w:line="240" w:lineRule="auto"/>
      </w:pPr>
      <w:r>
        <w:separator/>
      </w:r>
    </w:p>
  </w:endnote>
  <w:endnote w:type="continuationSeparator" w:id="0">
    <w:p w14:paraId="490ACD5F" w14:textId="77777777" w:rsidR="00CE682E" w:rsidRDefault="00CE682E" w:rsidP="00AF234B">
      <w:pPr>
        <w:spacing w:before="0" w:after="0" w:line="240" w:lineRule="auto"/>
      </w:pPr>
      <w:r>
        <w:continuationSeparator/>
      </w:r>
    </w:p>
  </w:endnote>
  <w:endnote w:type="continuationNotice" w:id="1">
    <w:p w14:paraId="3C90DDD2" w14:textId="77777777" w:rsidR="00CE682E" w:rsidRDefault="00CE682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91"/>
      <w:gridCol w:w="2810"/>
      <w:gridCol w:w="232"/>
      <w:gridCol w:w="1041"/>
      <w:gridCol w:w="1822"/>
    </w:tblGrid>
    <w:tr w:rsidR="00CE682E" w:rsidRPr="00F9528C" w14:paraId="1C6677B7" w14:textId="77777777" w:rsidTr="00E53410">
      <w:tc>
        <w:tcPr>
          <w:tcW w:w="753" w:type="dxa"/>
        </w:tcPr>
        <w:p w14:paraId="16C243FC"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5B6E5ED" w14:textId="26720305" w:rsidR="00CE682E" w:rsidRPr="00F9528C" w:rsidRDefault="00977B8F" w:rsidP="00E5341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אגמי הכרמל  - נשר </w:t>
              </w:r>
            </w:p>
          </w:tc>
        </w:sdtContent>
      </w:sdt>
      <w:tc>
        <w:tcPr>
          <w:tcW w:w="2232" w:type="dxa"/>
        </w:tcPr>
        <w:p w14:paraId="449F8499"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מנהל מודל</w:t>
              </w:r>
            </w:sdtContent>
          </w:sdt>
        </w:p>
      </w:tc>
      <w:tc>
        <w:tcPr>
          <w:tcW w:w="236" w:type="dxa"/>
        </w:tcPr>
        <w:p w14:paraId="36AEB0B5" w14:textId="77777777" w:rsidR="00CE682E" w:rsidRPr="00F9528C" w:rsidRDefault="00CE682E" w:rsidP="00E53410">
          <w:pPr>
            <w:tabs>
              <w:tab w:val="center" w:pos="4153"/>
              <w:tab w:val="right" w:pos="8306"/>
            </w:tabs>
            <w:spacing w:before="0" w:after="0" w:line="240" w:lineRule="auto"/>
            <w:rPr>
              <w:rFonts w:ascii="David" w:hAnsi="David"/>
              <w:sz w:val="16"/>
              <w:szCs w:val="16"/>
              <w:rtl/>
            </w:rPr>
          </w:pPr>
        </w:p>
      </w:tc>
      <w:tc>
        <w:tcPr>
          <w:tcW w:w="1129" w:type="dxa"/>
        </w:tcPr>
        <w:p w14:paraId="66BDE266"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DA34A4F" w14:textId="4161F0C7" w:rsidR="00CE682E" w:rsidRPr="00F9528C" w:rsidRDefault="00CE682E" w:rsidP="00E53410">
              <w:pPr>
                <w:tabs>
                  <w:tab w:val="center" w:pos="4153"/>
                  <w:tab w:val="right" w:pos="8306"/>
                </w:tabs>
                <w:spacing w:before="0" w:after="0" w:line="240" w:lineRule="auto"/>
                <w:rPr>
                  <w:rFonts w:ascii="David" w:hAnsi="David"/>
                  <w:sz w:val="20"/>
                  <w:szCs w:val="20"/>
                  <w:rtl/>
                </w:rPr>
              </w:pPr>
              <w:del w:id="5" w:author="Avi Cohen" w:date="2022-05-17T12:36:00Z">
                <w:r w:rsidDel="008A0037">
                  <w:rPr>
                    <w:rFonts w:ascii="David" w:hAnsi="David" w:hint="cs"/>
                    <w:sz w:val="20"/>
                    <w:szCs w:val="20"/>
                  </w:rPr>
                  <w:delText>CONT-5-713</w:delText>
                </w:r>
              </w:del>
              <w:ins w:id="6" w:author="Avi Cohen" w:date="2022-05-17T12:36:00Z">
                <w:r>
                  <w:rPr>
                    <w:rFonts w:ascii="David" w:hAnsi="David" w:hint="cs"/>
                    <w:sz w:val="20"/>
                    <w:szCs w:val="20"/>
                  </w:rPr>
                  <w:t>CO</w:t>
                </w:r>
                <w:r>
                  <w:rPr>
                    <w:rFonts w:ascii="David" w:hAnsi="David" w:hint="cs"/>
                    <w:sz w:val="20"/>
                    <w:szCs w:val="20"/>
                    <w:rtl/>
                  </w:rPr>
                  <w:t>NT-10-2183</w:t>
                </w:r>
              </w:ins>
            </w:p>
          </w:tc>
        </w:sdtContent>
      </w:sdt>
    </w:tr>
    <w:tr w:rsidR="00CE682E" w:rsidRPr="00F9528C" w14:paraId="35EFEB3E" w14:textId="77777777" w:rsidTr="00E53410">
      <w:tc>
        <w:tcPr>
          <w:tcW w:w="753" w:type="dxa"/>
        </w:tcPr>
        <w:p w14:paraId="220B781B"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2D0B685F" w14:textId="3E9FD9E5" w:rsidR="00CE682E" w:rsidRPr="00F9528C" w:rsidRDefault="00CE682E" w:rsidP="00E5341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מימוני הנדסה ויעוץ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E682E" w:rsidRPr="00F9528C" w14:paraId="60B96641" w14:textId="77777777" w:rsidTr="00E53410">
            <w:trPr>
              <w:trHeight w:val="201"/>
            </w:trPr>
            <w:tc>
              <w:tcPr>
                <w:tcW w:w="926" w:type="dxa"/>
              </w:tcPr>
              <w:p w14:paraId="29AFBFB5"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65A4943" w14:textId="06E92846" w:rsidR="00CE682E" w:rsidRPr="00F9528C" w:rsidRDefault="00977B8F" w:rsidP="00E53410">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0.5</w:t>
                    </w:r>
                  </w:p>
                </w:tc>
              </w:sdtContent>
            </w:sdt>
          </w:tr>
        </w:tbl>
        <w:p w14:paraId="4394C06D"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p>
      </w:tc>
      <w:tc>
        <w:tcPr>
          <w:tcW w:w="236" w:type="dxa"/>
        </w:tcPr>
        <w:p w14:paraId="3CA6F641"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p>
      </w:tc>
      <w:tc>
        <w:tcPr>
          <w:tcW w:w="1129" w:type="dxa"/>
        </w:tcPr>
        <w:p w14:paraId="6C420197"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B43DFDD" w14:textId="72A01BB1" w:rsidR="00CE682E" w:rsidRPr="00F9528C" w:rsidRDefault="00450E58" w:rsidP="00E5341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CE682E">
                <w:rPr>
                  <w:rFonts w:ascii="David" w:hAnsi="David"/>
                  <w:sz w:val="20"/>
                  <w:szCs w:val="20"/>
                  <w:rtl/>
                </w:rPr>
                <w:t>3;#</w:t>
              </w:r>
              <w:r w:rsidR="00CE682E">
                <w:rPr>
                  <w:rFonts w:ascii="David" w:hAnsi="David"/>
                  <w:sz w:val="20"/>
                  <w:szCs w:val="20"/>
                </w:rPr>
                <w:t>Draft</w:t>
              </w:r>
            </w:sdtContent>
          </w:sdt>
        </w:p>
      </w:tc>
    </w:tr>
    <w:tr w:rsidR="00CE682E" w:rsidRPr="00F9528C" w14:paraId="5C237355" w14:textId="77777777" w:rsidTr="00E53410">
      <w:trPr>
        <w:trHeight w:val="80"/>
      </w:trPr>
      <w:tc>
        <w:tcPr>
          <w:tcW w:w="753" w:type="dxa"/>
        </w:tcPr>
        <w:p w14:paraId="502067B7"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p>
      </w:tc>
      <w:tc>
        <w:tcPr>
          <w:tcW w:w="1883" w:type="dxa"/>
        </w:tcPr>
        <w:p w14:paraId="0637A82F" w14:textId="77777777" w:rsidR="00CE682E" w:rsidRPr="00F9528C" w:rsidRDefault="00CE682E" w:rsidP="00E53410">
          <w:pPr>
            <w:tabs>
              <w:tab w:val="center" w:pos="4153"/>
              <w:tab w:val="right" w:pos="8306"/>
            </w:tabs>
            <w:spacing w:before="0" w:after="0" w:line="240" w:lineRule="auto"/>
            <w:rPr>
              <w:rFonts w:ascii="David" w:hAnsi="David"/>
              <w:color w:val="00B0F0"/>
              <w:sz w:val="20"/>
              <w:szCs w:val="20"/>
              <w:rtl/>
            </w:rPr>
          </w:pPr>
        </w:p>
      </w:tc>
      <w:tc>
        <w:tcPr>
          <w:tcW w:w="2232" w:type="dxa"/>
        </w:tcPr>
        <w:p w14:paraId="203BB83E"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p>
      </w:tc>
      <w:tc>
        <w:tcPr>
          <w:tcW w:w="236" w:type="dxa"/>
        </w:tcPr>
        <w:p w14:paraId="2E17D999"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p>
      </w:tc>
      <w:tc>
        <w:tcPr>
          <w:tcW w:w="1129" w:type="dxa"/>
        </w:tcPr>
        <w:p w14:paraId="64038976"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p>
      </w:tc>
      <w:tc>
        <w:tcPr>
          <w:tcW w:w="2073" w:type="dxa"/>
        </w:tcPr>
        <w:p w14:paraId="76BD6D9F" w14:textId="77777777" w:rsidR="00CE682E" w:rsidRPr="00F9528C" w:rsidRDefault="00CE682E" w:rsidP="00E53410">
          <w:pPr>
            <w:tabs>
              <w:tab w:val="center" w:pos="4153"/>
              <w:tab w:val="right" w:pos="8306"/>
            </w:tabs>
            <w:spacing w:before="0" w:after="0" w:line="240" w:lineRule="auto"/>
            <w:rPr>
              <w:rFonts w:ascii="David" w:hAnsi="David"/>
              <w:sz w:val="20"/>
              <w:szCs w:val="20"/>
              <w:rtl/>
            </w:rPr>
          </w:pPr>
        </w:p>
      </w:tc>
    </w:tr>
  </w:tbl>
  <w:p w14:paraId="570C6669" w14:textId="77777777" w:rsidR="00CE682E" w:rsidRPr="00C3505D" w:rsidRDefault="00CE682E" w:rsidP="00C3505D">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E07430" w14:textId="77777777" w:rsidR="00CE682E" w:rsidRDefault="00CE682E" w:rsidP="00AF234B">
      <w:pPr>
        <w:spacing w:before="0" w:after="0" w:line="240" w:lineRule="auto"/>
      </w:pPr>
      <w:r>
        <w:separator/>
      </w:r>
    </w:p>
  </w:footnote>
  <w:footnote w:type="continuationSeparator" w:id="0">
    <w:p w14:paraId="1DB94F56" w14:textId="77777777" w:rsidR="00CE682E" w:rsidRDefault="00CE682E" w:rsidP="00AF234B">
      <w:pPr>
        <w:spacing w:before="0" w:after="0" w:line="240" w:lineRule="auto"/>
      </w:pPr>
      <w:r>
        <w:continuationSeparator/>
      </w:r>
    </w:p>
  </w:footnote>
  <w:footnote w:type="continuationNotice" w:id="1">
    <w:p w14:paraId="5B74F0DF" w14:textId="77777777" w:rsidR="00CE682E" w:rsidRDefault="00CE682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27908422"/>
      <w:docPartObj>
        <w:docPartGallery w:val="Page Numbers (Top of Page)"/>
        <w:docPartUnique/>
      </w:docPartObj>
    </w:sdtPr>
    <w:sdtEndPr/>
    <w:sdtContent>
      <w:p w14:paraId="70106BBF" w14:textId="77777777" w:rsidR="00CE682E" w:rsidRDefault="00CE682E" w:rsidP="00CF334C">
        <w:pPr>
          <w:pStyle w:val="Header"/>
          <w:jc w:val="center"/>
        </w:pPr>
        <w:r>
          <w:fldChar w:fldCharType="begin"/>
        </w:r>
        <w:r>
          <w:instrText xml:space="preserve"> PAGE   \* MERGEFORMAT </w:instrText>
        </w:r>
        <w:r>
          <w:fldChar w:fldCharType="separate"/>
        </w:r>
        <w:r w:rsidR="00450E58">
          <w:rPr>
            <w:noProof/>
            <w:rtl/>
          </w:rPr>
          <w:t>37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2"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4"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2"/>
  </w:num>
  <w:num w:numId="4">
    <w:abstractNumId w:val="1"/>
  </w:num>
  <w:num w:numId="5">
    <w:abstractNumId w:val="12"/>
  </w:num>
  <w:num w:numId="6">
    <w:abstractNumId w:val="8"/>
  </w:num>
  <w:num w:numId="7">
    <w:abstractNumId w:val="6"/>
  </w:num>
  <w:num w:numId="8">
    <w:abstractNumId w:val="1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10"/>
  </w:num>
  <w:num w:numId="13">
    <w:abstractNumId w:val="14"/>
  </w:num>
  <w:num w:numId="14">
    <w:abstractNumId w:val="5"/>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documentProtection w:edit="trackedChanges" w:enforcement="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DEA"/>
    <w:rsid w:val="00054435"/>
    <w:rsid w:val="00055EC9"/>
    <w:rsid w:val="000A05E1"/>
    <w:rsid w:val="000A39FE"/>
    <w:rsid w:val="001328C5"/>
    <w:rsid w:val="00134C85"/>
    <w:rsid w:val="00144C6E"/>
    <w:rsid w:val="001743FC"/>
    <w:rsid w:val="00174B59"/>
    <w:rsid w:val="00174FAA"/>
    <w:rsid w:val="00195F27"/>
    <w:rsid w:val="001A0C3C"/>
    <w:rsid w:val="001A57A9"/>
    <w:rsid w:val="001A69D5"/>
    <w:rsid w:val="001D14C2"/>
    <w:rsid w:val="001D4EC2"/>
    <w:rsid w:val="001D526A"/>
    <w:rsid w:val="00201A12"/>
    <w:rsid w:val="00214ACF"/>
    <w:rsid w:val="00227818"/>
    <w:rsid w:val="00242B58"/>
    <w:rsid w:val="002436F3"/>
    <w:rsid w:val="00263813"/>
    <w:rsid w:val="00264D14"/>
    <w:rsid w:val="00272745"/>
    <w:rsid w:val="00282052"/>
    <w:rsid w:val="002B2234"/>
    <w:rsid w:val="002B66AF"/>
    <w:rsid w:val="003364E6"/>
    <w:rsid w:val="003371F2"/>
    <w:rsid w:val="003B4B79"/>
    <w:rsid w:val="003F3C6F"/>
    <w:rsid w:val="003F789B"/>
    <w:rsid w:val="0041223B"/>
    <w:rsid w:val="004143FC"/>
    <w:rsid w:val="00415999"/>
    <w:rsid w:val="00447566"/>
    <w:rsid w:val="00450E58"/>
    <w:rsid w:val="0045181B"/>
    <w:rsid w:val="004D2F59"/>
    <w:rsid w:val="004E28D0"/>
    <w:rsid w:val="00552E11"/>
    <w:rsid w:val="00571C8B"/>
    <w:rsid w:val="00572B5D"/>
    <w:rsid w:val="005B6AFF"/>
    <w:rsid w:val="005D185C"/>
    <w:rsid w:val="005D6E29"/>
    <w:rsid w:val="005E2FD9"/>
    <w:rsid w:val="005F1A06"/>
    <w:rsid w:val="00650D2D"/>
    <w:rsid w:val="00666119"/>
    <w:rsid w:val="00671A33"/>
    <w:rsid w:val="00693B79"/>
    <w:rsid w:val="006D2AE3"/>
    <w:rsid w:val="00702994"/>
    <w:rsid w:val="00707BE1"/>
    <w:rsid w:val="0072103C"/>
    <w:rsid w:val="007700CC"/>
    <w:rsid w:val="007902DF"/>
    <w:rsid w:val="007E2B0D"/>
    <w:rsid w:val="0086233E"/>
    <w:rsid w:val="00877030"/>
    <w:rsid w:val="008872EF"/>
    <w:rsid w:val="008A0037"/>
    <w:rsid w:val="008C0EE1"/>
    <w:rsid w:val="008C64C6"/>
    <w:rsid w:val="00934362"/>
    <w:rsid w:val="00942177"/>
    <w:rsid w:val="009441B2"/>
    <w:rsid w:val="009456D0"/>
    <w:rsid w:val="00977B8F"/>
    <w:rsid w:val="009A7DD6"/>
    <w:rsid w:val="009D2BDD"/>
    <w:rsid w:val="009E3FD8"/>
    <w:rsid w:val="009F6985"/>
    <w:rsid w:val="00A12E4C"/>
    <w:rsid w:val="00A42271"/>
    <w:rsid w:val="00AB275E"/>
    <w:rsid w:val="00AF234B"/>
    <w:rsid w:val="00AF2508"/>
    <w:rsid w:val="00B404AC"/>
    <w:rsid w:val="00BD18FB"/>
    <w:rsid w:val="00BD72C4"/>
    <w:rsid w:val="00BE17B4"/>
    <w:rsid w:val="00BE2283"/>
    <w:rsid w:val="00BE2C8C"/>
    <w:rsid w:val="00BF0AA7"/>
    <w:rsid w:val="00C15343"/>
    <w:rsid w:val="00C3505D"/>
    <w:rsid w:val="00C3509C"/>
    <w:rsid w:val="00C53582"/>
    <w:rsid w:val="00C81171"/>
    <w:rsid w:val="00C903A8"/>
    <w:rsid w:val="00CC012C"/>
    <w:rsid w:val="00CD2C71"/>
    <w:rsid w:val="00CD755B"/>
    <w:rsid w:val="00CE682E"/>
    <w:rsid w:val="00CF334C"/>
    <w:rsid w:val="00D065DD"/>
    <w:rsid w:val="00D2422A"/>
    <w:rsid w:val="00DA086E"/>
    <w:rsid w:val="00DB7EA2"/>
    <w:rsid w:val="00DD25CB"/>
    <w:rsid w:val="00DE41CE"/>
    <w:rsid w:val="00DF54C4"/>
    <w:rsid w:val="00E2151E"/>
    <w:rsid w:val="00E21795"/>
    <w:rsid w:val="00E53410"/>
    <w:rsid w:val="00E64B70"/>
    <w:rsid w:val="00E679C7"/>
    <w:rsid w:val="00E870A8"/>
    <w:rsid w:val="00E91A0F"/>
    <w:rsid w:val="00EC37B6"/>
    <w:rsid w:val="00EE1ED0"/>
    <w:rsid w:val="00EF7409"/>
    <w:rsid w:val="00EF74E4"/>
    <w:rsid w:val="00F07DE3"/>
    <w:rsid w:val="00F567A0"/>
    <w:rsid w:val="00FC0AC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F0370B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6D2AE3"/>
  </w:style>
  <w:style w:type="table" w:customStyle="1" w:styleId="11">
    <w:name w:val="רשת טבלה1"/>
    <w:basedOn w:val="TableNormal"/>
    <w:next w:val="TableGrid"/>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45181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PlaceholderText"/>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PlaceholderText"/>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PlaceholderText"/>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PlaceholderText"/>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PlaceholderText"/>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PlaceholderText"/>
              <w:rtl/>
            </w:rPr>
            <w:t>[רשות מקומית]</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PlaceholderText"/>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PlaceholderText"/>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PlaceholderText"/>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PlaceholderText"/>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PlaceholderText"/>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PlaceholderText"/>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PlaceholderText"/>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PlaceholderText"/>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PlaceholderText"/>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PlaceholderText"/>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PlaceholderText"/>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PlaceholderText"/>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PlaceholderText"/>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PlaceholderText"/>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PlaceholderText"/>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PlaceholderText"/>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PlaceholderText"/>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PlaceholderText"/>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PlaceholderText"/>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PlaceholderText"/>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PlaceholderText"/>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PlaceholderText"/>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PlaceholderText"/>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PlaceholderText"/>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PlaceholderText"/>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PlaceholderText"/>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PlaceholderText"/>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PlaceholderText"/>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PlaceholderText"/>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PlaceholderText"/>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PlaceholderText"/>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PlaceholderText"/>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PlaceholderText"/>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PlaceholderText"/>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3D3E"/>
    <w:rsid w:val="00015D7F"/>
    <w:rsid w:val="000A6F10"/>
    <w:rsid w:val="000C104F"/>
    <w:rsid w:val="00172407"/>
    <w:rsid w:val="002259C4"/>
    <w:rsid w:val="0032380B"/>
    <w:rsid w:val="003D3172"/>
    <w:rsid w:val="003F305A"/>
    <w:rsid w:val="00485563"/>
    <w:rsid w:val="004C4834"/>
    <w:rsid w:val="006865A5"/>
    <w:rsid w:val="008276FA"/>
    <w:rsid w:val="00874A5F"/>
    <w:rsid w:val="00C72368"/>
    <w:rsid w:val="00E37151"/>
    <w:rsid w:val="00E9649C"/>
    <w:rsid w:val="00F30A1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236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0C9629E057054DBEA02DEF51A3B97CF7">
    <w:name w:val="0C9629E057054DBEA02DEF51A3B97CF7"/>
    <w:rsid w:val="00485563"/>
    <w:pPr>
      <w:bidi/>
    </w:pPr>
  </w:style>
  <w:style w:type="paragraph" w:customStyle="1" w:styleId="52FDC6823BAD438B9EF47321FBF00AB3">
    <w:name w:val="52FDC6823BAD438B9EF47321FBF00AB3"/>
    <w:rsid w:val="00485563"/>
    <w:pPr>
      <w:bidi/>
    </w:pPr>
  </w:style>
  <w:style w:type="paragraph" w:customStyle="1" w:styleId="B8D26C0E74104F1E9164016A14AF4D6A">
    <w:name w:val="B8D26C0E74104F1E9164016A14AF4D6A"/>
    <w:rsid w:val="00485563"/>
    <w:pPr>
      <w:bidi/>
    </w:pPr>
  </w:style>
  <w:style w:type="paragraph" w:customStyle="1" w:styleId="5C6E87EDD8DB4550B253B741DB51DC6B">
    <w:name w:val="5C6E87EDD8DB4550B253B741DB51DC6B"/>
    <w:rsid w:val="00485563"/>
    <w:pPr>
      <w:bidi/>
    </w:pPr>
  </w:style>
  <w:style w:type="paragraph" w:customStyle="1" w:styleId="8DFC1190A0094774897A6C74CB9E6B8A">
    <w:name w:val="8DFC1190A0094774897A6C74CB9E6B8A"/>
    <w:rsid w:val="00485563"/>
    <w:pPr>
      <w:bidi/>
    </w:pPr>
  </w:style>
  <w:style w:type="paragraph" w:customStyle="1" w:styleId="EB3B5AA04E1043B1A276D8DDEDEEF7F4">
    <w:name w:val="EB3B5AA04E1043B1A276D8DDEDEEF7F4"/>
    <w:rsid w:val="00485563"/>
    <w:pPr>
      <w:bidi/>
    </w:pPr>
  </w:style>
  <w:style w:type="paragraph" w:customStyle="1" w:styleId="37862B9758634431BE968AF785EAAB14">
    <w:name w:val="37862B9758634431BE968AF785EAAB14"/>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403C68643E174603A2AD4B8A66809ECA">
    <w:name w:val="403C68643E174603A2AD4B8A66809ECA"/>
    <w:rsid w:val="00485563"/>
    <w:pPr>
      <w:bidi/>
    </w:pPr>
  </w:style>
  <w:style w:type="paragraph" w:customStyle="1" w:styleId="1BEE9A4B8BAD4F71AEB2A5008ABB0297">
    <w:name w:val="1BEE9A4B8BAD4F71AEB2A5008ABB0297"/>
    <w:rsid w:val="00485563"/>
    <w:pPr>
      <w:bidi/>
    </w:pPr>
  </w:style>
  <w:style w:type="paragraph" w:customStyle="1" w:styleId="F2B2BC4397754F449F6519238452F798">
    <w:name w:val="F2B2BC4397754F449F6519238452F798"/>
    <w:rsid w:val="00485563"/>
    <w:pPr>
      <w:bidi/>
    </w:pPr>
  </w:style>
  <w:style w:type="paragraph" w:customStyle="1" w:styleId="CC7ACBC12E844A93B7104986C90266F4">
    <w:name w:val="CC7ACBC12E844A93B7104986C90266F4"/>
    <w:rsid w:val="00485563"/>
    <w:pPr>
      <w:bidi/>
    </w:pPr>
  </w:style>
  <w:style w:type="paragraph" w:customStyle="1" w:styleId="FE9AEE14C8244491AD89DD48ADDE584C">
    <w:name w:val="FE9AEE14C8244491AD89DD48ADDE584C"/>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6CB896792E0C440BB27FA90CE85A580C">
    <w:name w:val="6CB896792E0C440BB27FA90CE85A580C"/>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E999BF7B10A046CE894F995AACE1DA9A">
    <w:name w:val="E999BF7B10A046CE894F995AACE1DA9A"/>
    <w:rsid w:val="00485563"/>
    <w:pPr>
      <w:bidi/>
    </w:pPr>
  </w:style>
  <w:style w:type="paragraph" w:customStyle="1" w:styleId="9B9678DC7A6C4D779440614379246A80">
    <w:name w:val="9B9678DC7A6C4D779440614379246A80"/>
    <w:rsid w:val="00C72368"/>
    <w:pPr>
      <w:bidi/>
    </w:pPr>
  </w:style>
  <w:style w:type="paragraph" w:customStyle="1" w:styleId="B38C6C921943429482F329B396141749">
    <w:name w:val="B38C6C921943429482F329B396141749"/>
    <w:rsid w:val="00C72368"/>
    <w:pPr>
      <w:bidi/>
    </w:pPr>
  </w:style>
  <w:style w:type="paragraph" w:customStyle="1" w:styleId="0031101C85C7419A95DDB222F11DFAD7">
    <w:name w:val="0031101C85C7419A95DDB222F11DFAD7"/>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2AC52B-02C6-4E08-B5B3-813FE1825506}">
  <ds:schemaRefs>
    <ds:schemaRef ds:uri="http://schemas.microsoft.com/office/2006/metadata/customXsn"/>
  </ds:schemaRefs>
</ds:datastoreItem>
</file>

<file path=customXml/itemProps2.xml><?xml version="1.0" encoding="utf-8"?>
<ds:datastoreItem xmlns:ds="http://schemas.openxmlformats.org/officeDocument/2006/customXml" ds:itemID="{40685058-8D35-494B-A52B-5AC53AE6489D}"/>
</file>

<file path=customXml/itemProps3.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F9850F62-CB2C-42F2-9314-D1C2FC16D7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1238</TotalTime>
  <Pages>37</Pages>
  <Words>10319</Words>
  <Characters>51598</Characters>
  <Application>Microsoft Office Word</Application>
  <DocSecurity>0</DocSecurity>
  <Lines>429</Lines>
  <Paragraphs>123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31</cp:revision>
  <cp:lastPrinted>2022-05-23T10:16:00Z</cp:lastPrinted>
  <dcterms:created xsi:type="dcterms:W3CDTF">2022-04-05T06:27:00Z</dcterms:created>
  <dcterms:modified xsi:type="dcterms:W3CDTF">2022-06-15T08:50:00Z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f914fad7-f6a7-43df-abcd-bdb8384a8ccc</vt:lpwstr>
  </property>
</Properties>
</file>