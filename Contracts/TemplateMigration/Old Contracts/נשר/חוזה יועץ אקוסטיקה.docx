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59A70F"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AF19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42E50"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318CE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F74B9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21BB93F"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C9E741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04EB9">
        <w:rPr>
          <w:rFonts w:ascii="Times New Roman" w:eastAsia="Times New Roman" w:hAnsi="Times New Roman" w:cs="David"/>
          <w:bCs/>
          <w:i/>
          <w:iCs/>
          <w:noProof/>
          <w:sz w:val="24"/>
          <w:szCs w:val="24"/>
        </w:rPr>
        <w:drawing>
          <wp:inline distT="0" distB="0" distL="0" distR="0" wp14:anchorId="024AA768" wp14:editId="0504F5A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5D9484A"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BB70ADC"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287ACD" w14:textId="77777777" w:rsidR="001607C8" w:rsidRPr="00804EB9"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FC056D" w14:textId="77777777" w:rsidR="001607C8" w:rsidRPr="00804EB9"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692993" w14:textId="77777777" w:rsidR="001607C8" w:rsidRPr="00804EB9"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CB35C" w14:textId="77777777" w:rsidR="001607C8" w:rsidRPr="00804EB9"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29AACA"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04EB9">
        <w:rPr>
          <w:rFonts w:ascii="Times New Roman" w:eastAsia="Times New Roman" w:hAnsi="Times New Roman" w:cs="David" w:hint="cs"/>
          <w:bCs/>
          <w:sz w:val="32"/>
          <w:szCs w:val="32"/>
          <w:u w:val="single"/>
          <w:rtl/>
          <w:lang w:eastAsia="he-IL"/>
        </w:rPr>
        <w:t>חוזה יועץ אקוסטיקה</w:t>
      </w:r>
    </w:p>
    <w:p w14:paraId="4D89BD1B"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2897B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11855"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1F27FB"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4D9D61"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9B59DF"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D38C5C" w14:textId="77777777" w:rsidR="003C30D7" w:rsidRPr="00804EB9"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CBCA926" w14:textId="77777777" w:rsidR="003C30D7" w:rsidRPr="00804EB9" w:rsidRDefault="006725DB"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04EB9">
            <w:rPr>
              <w:rFonts w:ascii="Times New Roman" w:eastAsia="Times New Roman" w:hAnsi="Times New Roman" w:cs="David"/>
              <w:bCs/>
              <w:sz w:val="32"/>
              <w:szCs w:val="32"/>
              <w:u w:val="single"/>
              <w:rtl/>
              <w:lang w:eastAsia="he-IL"/>
            </w:rPr>
            <w:t xml:space="preserve">אגמי הכרמל </w:t>
          </w:r>
        </w:p>
      </w:sdtContent>
    </w:sdt>
    <w:p w14:paraId="5CB1D6DE" w14:textId="77777777" w:rsidR="003C30D7" w:rsidRPr="00804EB9"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D8CE81A" w14:textId="77777777" w:rsidR="003C30D7" w:rsidRPr="00804EB9" w:rsidRDefault="006725DB"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04EB9">
            <w:rPr>
              <w:rFonts w:ascii="Times New Roman" w:eastAsia="Times New Roman" w:hAnsi="Times New Roman" w:cs="David"/>
              <w:bCs/>
              <w:sz w:val="32"/>
              <w:szCs w:val="32"/>
              <w:u w:val="single"/>
              <w:rtl/>
              <w:lang w:eastAsia="he-IL"/>
            </w:rPr>
            <w:t>נשר</w:t>
          </w:r>
        </w:p>
      </w:sdtContent>
    </w:sdt>
    <w:p w14:paraId="11B1050A" w14:textId="77777777" w:rsidR="003C30D7" w:rsidRPr="00804EB9"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1B1112" w14:textId="77777777" w:rsidR="003C30D7" w:rsidRPr="00804EB9"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6AC178"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8D01F2"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06339"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3B7865"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689B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5F09B3"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040366"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34522"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80048B"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3AFE25"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34AD60"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EC3735"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0EC57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B596D"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27E98"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9F5873"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10F556"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A0E1F9"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09DF5B"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CA6DF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EA6B22"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1CEA9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608AC8"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B8F219"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2C81F2"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820B1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03398"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81793"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AD3593"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ED13B5"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804EB9">
        <w:rPr>
          <w:rFonts w:ascii="Times New Roman" w:eastAsia="Times New Roman" w:hAnsi="Times New Roman" w:cs="David" w:hint="cs"/>
          <w:bCs/>
          <w:sz w:val="32"/>
          <w:szCs w:val="32"/>
          <w:u w:val="single"/>
          <w:rtl/>
          <w:lang w:eastAsia="he-IL"/>
        </w:rPr>
        <w:t>חוזה</w:t>
      </w:r>
      <w:r w:rsidR="000F5BD1" w:rsidRPr="00804EB9">
        <w:rPr>
          <w:rFonts w:ascii="Times New Roman" w:eastAsia="Times New Roman" w:hAnsi="Times New Roman" w:cs="David" w:hint="cs"/>
          <w:bCs/>
          <w:i/>
          <w:iCs/>
          <w:sz w:val="32"/>
          <w:szCs w:val="32"/>
          <w:u w:val="single"/>
          <w:rtl/>
          <w:lang w:eastAsia="he-IL"/>
        </w:rPr>
        <w:t xml:space="preserve"> </w:t>
      </w:r>
      <w:r w:rsidR="000F5BD1" w:rsidRPr="00804EB9">
        <w:rPr>
          <w:rFonts w:ascii="Times New Roman" w:eastAsia="Times New Roman" w:hAnsi="Times New Roman" w:cs="David" w:hint="cs"/>
          <w:bCs/>
          <w:sz w:val="32"/>
          <w:szCs w:val="32"/>
          <w:u w:val="single"/>
          <w:rtl/>
          <w:lang w:eastAsia="he-IL"/>
        </w:rPr>
        <w:t>אקוסטיקה</w:t>
      </w:r>
    </w:p>
    <w:p w14:paraId="5A19CF49"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31F6C4"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8T00:00:00Z">
            <w:dateFormat w:val="dd/MM/yyyy"/>
            <w:lid w:val="he-IL"/>
            <w:storeMappedDataAs w:val="dateTime"/>
            <w:calendar w:val="gregorian"/>
          </w:date>
        </w:sdtPr>
        <w:sdtEndPr>
          <w:rPr>
            <w:rFonts w:hint="cs"/>
          </w:rPr>
        </w:sdtEndPr>
        <w:sdtContent>
          <w:r w:rsidR="006725DB" w:rsidRPr="00804EB9">
            <w:rPr>
              <w:rFonts w:ascii="Times New Roman" w:eastAsia="Times New Roman" w:hAnsi="Times New Roman" w:cs="David" w:hint="cs"/>
              <w:sz w:val="24"/>
              <w:szCs w:val="24"/>
              <w:rtl/>
              <w:lang w:eastAsia="he-IL"/>
            </w:rPr>
            <w:t>‏28/04/2022</w:t>
          </w:r>
        </w:sdtContent>
      </w:sdt>
    </w:p>
    <w:p w14:paraId="36D48F7A" w14:textId="77777777" w:rsidR="00776496" w:rsidRPr="00804EB9"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1390FFBC"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CAF7C8E"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4A2256" w14:textId="77777777" w:rsidR="00776496" w:rsidRPr="00804EB9"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04EB9">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E141369" w14:textId="77777777" w:rsidR="00776496" w:rsidRPr="00804EB9" w:rsidRDefault="006725DB" w:rsidP="00776496">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br/>
            <w:t>אפריקה ישראל מגורים בע"מ</w:t>
          </w:r>
          <w:r w:rsidRPr="00804EB9">
            <w:rPr>
              <w:rFonts w:ascii="Times New Roman" w:eastAsia="Times New Roman" w:hAnsi="Times New Roman" w:cs="David"/>
              <w:sz w:val="24"/>
              <w:szCs w:val="24"/>
              <w:rtl/>
            </w:rPr>
            <w:br/>
            <w:t>יוני נתניהו 1 ג' אור יהודה</w:t>
          </w:r>
          <w:r w:rsidRPr="00804EB9">
            <w:rPr>
              <w:rFonts w:ascii="Times New Roman" w:eastAsia="Times New Roman" w:hAnsi="Times New Roman" w:cs="David"/>
              <w:sz w:val="24"/>
              <w:szCs w:val="24"/>
              <w:rtl/>
            </w:rPr>
            <w:br/>
            <w:t>מ.ז 52-003476-0</w:t>
          </w:r>
          <w:r w:rsidRPr="00804EB9">
            <w:rPr>
              <w:rFonts w:ascii="Times New Roman" w:eastAsia="Times New Roman" w:hAnsi="Times New Roman" w:cs="David"/>
              <w:sz w:val="24"/>
              <w:szCs w:val="24"/>
              <w:rtl/>
            </w:rPr>
            <w:br/>
          </w:r>
          <w:r w:rsidRPr="00804EB9">
            <w:rPr>
              <w:rFonts w:ascii="Times New Roman" w:eastAsia="Times New Roman" w:hAnsi="Times New Roman" w:cs="David"/>
              <w:sz w:val="24"/>
              <w:szCs w:val="24"/>
              <w:rtl/>
            </w:rPr>
            <w:br/>
            <w:t>כלל נכסי נדלן נשר מרכז (נ.נ.נ.מ) שותפות מוגבלת</w:t>
          </w:r>
          <w:r w:rsidRPr="00804EB9">
            <w:rPr>
              <w:rFonts w:ascii="Times New Roman" w:eastAsia="Times New Roman" w:hAnsi="Times New Roman" w:cs="David"/>
              <w:sz w:val="24"/>
              <w:szCs w:val="24"/>
              <w:rtl/>
            </w:rPr>
            <w:br/>
            <w:t>מרכז עזריאלי בניין משולש 3, תל אביב</w:t>
          </w:r>
          <w:r w:rsidRPr="00804EB9">
            <w:rPr>
              <w:rFonts w:ascii="Times New Roman" w:eastAsia="Times New Roman" w:hAnsi="Times New Roman" w:cs="David"/>
              <w:sz w:val="24"/>
              <w:szCs w:val="24"/>
              <w:rtl/>
            </w:rPr>
            <w:br/>
            <w:t>540283033</w:t>
          </w:r>
          <w:r w:rsidRPr="00804EB9">
            <w:rPr>
              <w:rFonts w:ascii="Times New Roman" w:eastAsia="Times New Roman" w:hAnsi="Times New Roman" w:cs="David"/>
              <w:sz w:val="24"/>
              <w:szCs w:val="24"/>
              <w:rtl/>
            </w:rPr>
            <w:br/>
          </w:r>
          <w:r w:rsidRPr="00804EB9">
            <w:rPr>
              <w:rFonts w:ascii="Times New Roman" w:eastAsia="Times New Roman" w:hAnsi="Times New Roman" w:cs="David"/>
              <w:sz w:val="24"/>
              <w:szCs w:val="24"/>
              <w:rtl/>
            </w:rPr>
            <w:br/>
            <w:t>שיכון ובינוי נדל"ן בע"מ</w:t>
          </w:r>
          <w:r w:rsidRPr="00804EB9">
            <w:rPr>
              <w:rFonts w:ascii="Times New Roman" w:eastAsia="Times New Roman" w:hAnsi="Times New Roman" w:cs="David"/>
              <w:sz w:val="24"/>
              <w:szCs w:val="24"/>
              <w:rtl/>
            </w:rPr>
            <w:br/>
            <w:t>שלם 3 רמת גן 52215</w:t>
          </w:r>
          <w:r w:rsidRPr="00804EB9">
            <w:rPr>
              <w:rFonts w:ascii="Times New Roman" w:eastAsia="Times New Roman" w:hAnsi="Times New Roman" w:cs="David"/>
              <w:sz w:val="24"/>
              <w:szCs w:val="24"/>
              <w:rtl/>
            </w:rPr>
            <w:br/>
            <w:t>מ.ז 52-002117-1</w:t>
          </w:r>
          <w:r w:rsidRPr="00804EB9">
            <w:rPr>
              <w:rFonts w:ascii="Times New Roman" w:eastAsia="Times New Roman" w:hAnsi="Times New Roman" w:cs="David"/>
              <w:sz w:val="24"/>
              <w:szCs w:val="24"/>
              <w:rtl/>
            </w:rPr>
            <w:br/>
          </w:r>
        </w:p>
      </w:sdtContent>
    </w:sdt>
    <w:p w14:paraId="233978A4" w14:textId="77777777" w:rsidR="00776496" w:rsidRPr="00804EB9"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04EB9">
        <w:rPr>
          <w:rFonts w:ascii="Times New Roman" w:eastAsia="Times New Roman" w:hAnsi="Times New Roman" w:cs="David" w:hint="cs"/>
          <w:sz w:val="24"/>
          <w:szCs w:val="24"/>
          <w:rtl/>
          <w:lang w:eastAsia="he-IL"/>
        </w:rPr>
        <w:t>(להלן: "</w:t>
      </w:r>
      <w:r w:rsidRPr="00804EB9">
        <w:rPr>
          <w:rFonts w:ascii="Times New Roman" w:eastAsia="Times New Roman" w:hAnsi="Times New Roman" w:cs="David" w:hint="cs"/>
          <w:b/>
          <w:bCs/>
          <w:sz w:val="24"/>
          <w:szCs w:val="24"/>
          <w:rtl/>
          <w:lang w:eastAsia="he-IL"/>
        </w:rPr>
        <w:t>המזמין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bCs/>
          <w:sz w:val="24"/>
          <w:szCs w:val="24"/>
          <w:rtl/>
          <w:lang w:eastAsia="he-IL"/>
        </w:rPr>
        <w:t xml:space="preserve">       </w:t>
      </w:r>
    </w:p>
    <w:p w14:paraId="6ED5E8B8" w14:textId="77777777" w:rsidR="00776496" w:rsidRPr="00804EB9"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04EB9">
        <w:rPr>
          <w:rFonts w:ascii="Times New Roman" w:eastAsia="Times New Roman" w:hAnsi="Times New Roman" w:cs="David" w:hint="cs"/>
          <w:bCs/>
          <w:sz w:val="24"/>
          <w:szCs w:val="24"/>
          <w:rtl/>
          <w:lang w:eastAsia="he-IL"/>
        </w:rPr>
        <w:t xml:space="preserve">         מצד אחד;</w:t>
      </w:r>
    </w:p>
    <w:p w14:paraId="1F4DBD14" w14:textId="77777777" w:rsidR="00776496" w:rsidRPr="00804EB9"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45B60D7" w14:textId="77777777" w:rsidR="00776496" w:rsidRPr="00804EB9"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04EB9">
        <w:rPr>
          <w:rFonts w:ascii="Times New Roman" w:eastAsia="Times New Roman" w:hAnsi="Times New Roman" w:cs="David" w:hint="cs"/>
          <w:bCs/>
          <w:sz w:val="24"/>
          <w:szCs w:val="24"/>
          <w:rtl/>
          <w:lang w:eastAsia="he-IL"/>
        </w:rPr>
        <w:t>ל ב י ן</w:t>
      </w:r>
    </w:p>
    <w:p w14:paraId="409ED0E7"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7C0FB9F" w14:textId="77777777" w:rsidR="00776496" w:rsidRPr="00804EB9" w:rsidRDefault="006725DB"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rPr>
            <w:br/>
            <w:t>ע. לבני הנדסה אקוסטית בע"מ</w:t>
          </w:r>
          <w:r w:rsidRPr="00804EB9">
            <w:rPr>
              <w:rFonts w:ascii="Times New Roman" w:eastAsia="Times New Roman" w:hAnsi="Times New Roman" w:cs="David"/>
              <w:sz w:val="24"/>
              <w:szCs w:val="24"/>
              <w:rtl/>
            </w:rPr>
            <w:br/>
            <w:t>הפלדה 7 אור יהודה</w:t>
          </w:r>
          <w:r w:rsidRPr="00804EB9">
            <w:rPr>
              <w:rFonts w:ascii="Times New Roman" w:eastAsia="Times New Roman" w:hAnsi="Times New Roman" w:cs="David"/>
              <w:sz w:val="24"/>
              <w:szCs w:val="24"/>
              <w:rtl/>
            </w:rPr>
            <w:br/>
          </w:r>
        </w:p>
      </w:sdtContent>
    </w:sdt>
    <w:p w14:paraId="3181C41A" w14:textId="77777777" w:rsidR="00776496" w:rsidRPr="00804EB9"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04EB9">
        <w:rPr>
          <w:rFonts w:ascii="Times New Roman" w:eastAsia="Times New Roman" w:hAnsi="Times New Roman" w:cs="David" w:hint="cs"/>
          <w:sz w:val="24"/>
          <w:szCs w:val="24"/>
          <w:rtl/>
          <w:lang w:eastAsia="he-IL"/>
        </w:rPr>
        <w:t>(להלן: "</w:t>
      </w:r>
      <w:r w:rsidRPr="00804EB9">
        <w:rPr>
          <w:rFonts w:ascii="Times New Roman" w:eastAsia="Times New Roman" w:hAnsi="Times New Roman" w:cs="David" w:hint="cs"/>
          <w:b/>
          <w:bCs/>
          <w:sz w:val="24"/>
          <w:szCs w:val="24"/>
          <w:rtl/>
          <w:lang w:eastAsia="he-IL"/>
        </w:rPr>
        <w:t>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bCs/>
          <w:sz w:val="24"/>
          <w:szCs w:val="24"/>
          <w:rtl/>
          <w:lang w:eastAsia="he-IL"/>
        </w:rPr>
        <w:t xml:space="preserve">  </w:t>
      </w:r>
    </w:p>
    <w:p w14:paraId="5A4CDBE8" w14:textId="77777777" w:rsidR="00776496" w:rsidRPr="00804EB9"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04EB9">
        <w:rPr>
          <w:rFonts w:ascii="Times New Roman" w:eastAsia="Times New Roman" w:hAnsi="Times New Roman" w:cs="David" w:hint="cs"/>
          <w:bCs/>
          <w:sz w:val="24"/>
          <w:szCs w:val="24"/>
          <w:rtl/>
          <w:lang w:eastAsia="he-IL"/>
        </w:rPr>
        <w:t xml:space="preserve">         מצד שני;</w:t>
      </w:r>
    </w:p>
    <w:p w14:paraId="519D318A" w14:textId="77777777" w:rsidR="00776496" w:rsidRPr="00804EB9"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682684E" w14:textId="77777777" w:rsidR="00776496" w:rsidRPr="00804EB9"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והואיל:</w:t>
      </w:r>
      <w:r w:rsidRPr="00804EB9">
        <w:rPr>
          <w:rFonts w:ascii="Times New Roman" w:eastAsia="Times New Roman" w:hAnsi="Times New Roman" w:cs="David"/>
          <w:bCs/>
          <w:sz w:val="24"/>
          <w:szCs w:val="24"/>
          <w:rtl/>
          <w:lang w:eastAsia="he-IL"/>
        </w:rPr>
        <w:tab/>
      </w:r>
      <w:r w:rsidRPr="00804EB9">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3E844C4" w14:textId="77777777" w:rsidR="00776496" w:rsidRPr="00804EB9"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04EB9">
        <w:rPr>
          <w:rFonts w:ascii="Times New Roman" w:eastAsia="Times New Roman" w:hAnsi="Times New Roman" w:cs="David"/>
          <w:bCs/>
          <w:sz w:val="24"/>
          <w:szCs w:val="24"/>
          <w:rtl/>
          <w:lang w:eastAsia="he-IL"/>
        </w:rPr>
        <w:t>לפיכך הותנה והוסכם בין הצדדים כדלקמן:</w:t>
      </w:r>
    </w:p>
    <w:p w14:paraId="20A2D12C" w14:textId="77777777" w:rsidR="00776496" w:rsidRPr="00804EB9"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u w:val="single"/>
          <w:rtl/>
          <w:lang w:eastAsia="he-IL"/>
        </w:rPr>
        <w:lastRenderedPageBreak/>
        <w:t>מבוא</w:t>
      </w:r>
    </w:p>
    <w:p w14:paraId="213F40C8" w14:textId="77777777" w:rsidR="00776496" w:rsidRPr="00804EB9"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למונחים הבאים יהא הפרוש הנקוב בצידם דהיינו:</w:t>
      </w:r>
    </w:p>
    <w:p w14:paraId="12A4EA30" w14:textId="77777777" w:rsidR="00776496" w:rsidRPr="00804EB9"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B8E962"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"הפרויקט"</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 xml:space="preserve">כמוגדר בנספח </w:t>
      </w:r>
      <w:r w:rsidRPr="00804EB9">
        <w:rPr>
          <w:rFonts w:ascii="Times New Roman" w:eastAsia="Times New Roman" w:hAnsi="Times New Roman" w:cs="David"/>
          <w:b/>
          <w:bCs/>
          <w:sz w:val="24"/>
          <w:szCs w:val="24"/>
          <w:rtl/>
          <w:lang w:eastAsia="he-IL"/>
        </w:rPr>
        <w:t>א'</w:t>
      </w:r>
      <w:r w:rsidRPr="00804EB9">
        <w:rPr>
          <w:rFonts w:ascii="Times New Roman" w:eastAsia="Times New Roman" w:hAnsi="Times New Roman" w:cs="David"/>
          <w:sz w:val="24"/>
          <w:szCs w:val="24"/>
          <w:rtl/>
          <w:lang w:eastAsia="he-IL"/>
        </w:rPr>
        <w:t xml:space="preserve"> המצ"ב.</w:t>
      </w:r>
    </w:p>
    <w:p w14:paraId="5FDE4C69"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2642FD"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 xml:space="preserve">"התכנית" </w:t>
      </w:r>
      <w:r w:rsidRPr="00804EB9">
        <w:rPr>
          <w:rFonts w:ascii="Times New Roman" w:eastAsia="Times New Roman" w:hAnsi="Times New Roman" w:cs="David"/>
          <w:sz w:val="24"/>
          <w:szCs w:val="24"/>
          <w:rtl/>
          <w:lang w:eastAsia="he-IL"/>
        </w:rPr>
        <w:t>/</w:t>
      </w:r>
    </w:p>
    <w:p w14:paraId="4CE4E4DC"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"המקרקעין"</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 xml:space="preserve">כמוגדר בנספח </w:t>
      </w:r>
      <w:r w:rsidRPr="00804EB9">
        <w:rPr>
          <w:rFonts w:ascii="Times New Roman" w:eastAsia="Times New Roman" w:hAnsi="Times New Roman" w:cs="David"/>
          <w:b/>
          <w:bCs/>
          <w:sz w:val="24"/>
          <w:szCs w:val="24"/>
          <w:rtl/>
          <w:lang w:eastAsia="he-IL"/>
        </w:rPr>
        <w:t>א'</w:t>
      </w:r>
      <w:r w:rsidRPr="00804EB9">
        <w:rPr>
          <w:rFonts w:ascii="Times New Roman" w:eastAsia="Times New Roman" w:hAnsi="Times New Roman" w:cs="David"/>
          <w:sz w:val="24"/>
          <w:szCs w:val="24"/>
          <w:rtl/>
          <w:lang w:eastAsia="he-IL"/>
        </w:rPr>
        <w:t xml:space="preserve"> המצ"ב.</w:t>
      </w:r>
    </w:p>
    <w:p w14:paraId="042CBCFE"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5B136C"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"האתר"</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804E416"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AEEF45"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היועצים</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81DE449"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CBA387"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התכניות</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שרותי היועץ,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04EB9">
        <w:rPr>
          <w:rFonts w:ascii="Times New Roman" w:eastAsia="Times New Roman" w:hAnsi="Times New Roman" w:cs="David"/>
          <w:b/>
          <w:bCs/>
          <w:sz w:val="24"/>
          <w:szCs w:val="24"/>
          <w:rtl/>
          <w:lang w:eastAsia="he-IL"/>
        </w:rPr>
        <w:t>ח'</w:t>
      </w:r>
      <w:r w:rsidRPr="00804EB9">
        <w:rPr>
          <w:rFonts w:ascii="Times New Roman" w:eastAsia="Times New Roman" w:hAnsi="Times New Roman" w:cs="David"/>
          <w:sz w:val="24"/>
          <w:szCs w:val="24"/>
          <w:rtl/>
          <w:lang w:eastAsia="he-IL"/>
        </w:rPr>
        <w:t>. כל המסמכים שיערכו ע"י היועץ כאמור יערכו בשפה העברית.</w:t>
      </w:r>
    </w:p>
    <w:p w14:paraId="684D582B"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3C5990"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שירותי</w:t>
      </w:r>
    </w:p>
    <w:p w14:paraId="7844D163"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 xml:space="preserve"> היועץ</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p>
    <w:p w14:paraId="0321A859"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השירותים</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 xml:space="preserve">השירותים כמוגדר וכמפורט בחוזה זה ובנספח </w:t>
      </w:r>
      <w:r w:rsidRPr="00804EB9">
        <w:rPr>
          <w:rFonts w:ascii="Times New Roman" w:eastAsia="Times New Roman" w:hAnsi="Times New Roman" w:cs="David"/>
          <w:b/>
          <w:bCs/>
          <w:sz w:val="24"/>
          <w:szCs w:val="24"/>
          <w:rtl/>
          <w:lang w:eastAsia="he-IL"/>
        </w:rPr>
        <w:t>ב'</w:t>
      </w:r>
      <w:r w:rsidRPr="00804EB9">
        <w:rPr>
          <w:rFonts w:ascii="Times New Roman" w:eastAsia="Times New Roman" w:hAnsi="Times New Roman" w:cs="David" w:hint="cs"/>
          <w:b/>
          <w:bCs/>
          <w:sz w:val="24"/>
          <w:szCs w:val="24"/>
          <w:rtl/>
          <w:lang w:eastAsia="he-IL"/>
        </w:rPr>
        <w:t xml:space="preserve"> </w:t>
      </w:r>
      <w:r w:rsidRPr="00804EB9">
        <w:rPr>
          <w:rFonts w:ascii="Times New Roman" w:eastAsia="Times New Roman" w:hAnsi="Times New Roman" w:cs="David" w:hint="cs"/>
          <w:sz w:val="24"/>
          <w:szCs w:val="24"/>
          <w:rtl/>
          <w:lang w:eastAsia="he-IL"/>
        </w:rPr>
        <w:t>המצ"ב</w:t>
      </w:r>
      <w:r w:rsidRPr="00804EB9">
        <w:rPr>
          <w:rFonts w:ascii="Times New Roman" w:eastAsia="Times New Roman" w:hAnsi="Times New Roman" w:cs="David"/>
          <w:sz w:val="24"/>
          <w:szCs w:val="24"/>
          <w:rtl/>
          <w:lang w:eastAsia="he-IL"/>
        </w:rPr>
        <w:t>.</w:t>
      </w:r>
    </w:p>
    <w:p w14:paraId="3D4408AB"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0D53A6"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המנהל</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84EFBBD"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1C8C5B"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מקום שמדובר בחוזה זה במזמין - גם המנהל במשמע.</w:t>
      </w:r>
    </w:p>
    <w:p w14:paraId="27413AEE"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C7E74F6"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59B331"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החוזה</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hint="cs"/>
          <w:sz w:val="24"/>
          <w:szCs w:val="24"/>
          <w:rtl/>
          <w:lang w:eastAsia="he-IL"/>
        </w:rPr>
        <w:t>/</w:t>
      </w:r>
    </w:p>
    <w:p w14:paraId="0E3C56FD"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b/>
          <w:bCs/>
          <w:sz w:val="24"/>
          <w:szCs w:val="24"/>
          <w:rtl/>
          <w:lang w:eastAsia="he-IL"/>
        </w:rPr>
        <w:t>ההסכם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חוזה זה על נספחיו.</w:t>
      </w:r>
    </w:p>
    <w:p w14:paraId="3BE1E8E0"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4AF9F5B" w14:textId="77777777" w:rsidR="00776496" w:rsidRPr="00804EB9"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הדין</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כהגדרתו בחוק ה</w:t>
      </w:r>
      <w:r w:rsidRPr="00804EB9">
        <w:rPr>
          <w:rFonts w:ascii="Times New Roman" w:eastAsia="Times New Roman" w:hAnsi="Times New Roman" w:cs="David" w:hint="cs"/>
          <w:sz w:val="24"/>
          <w:szCs w:val="24"/>
          <w:rtl/>
          <w:lang w:eastAsia="he-IL"/>
        </w:rPr>
        <w:t>פרשנות, התשמ"א-1981</w:t>
      </w:r>
      <w:r w:rsidRPr="00804EB9">
        <w:rPr>
          <w:rFonts w:ascii="Times New Roman" w:eastAsia="Times New Roman" w:hAnsi="Times New Roman" w:cs="David"/>
          <w:sz w:val="24"/>
          <w:szCs w:val="24"/>
          <w:rtl/>
          <w:lang w:eastAsia="he-IL"/>
        </w:rPr>
        <w:t xml:space="preserve"> לרבות כל </w:t>
      </w:r>
      <w:r w:rsidRPr="00804EB9">
        <w:rPr>
          <w:rFonts w:ascii="Times New Roman" w:eastAsia="Times New Roman" w:hAnsi="Times New Roman" w:cs="David" w:hint="cs"/>
          <w:sz w:val="24"/>
          <w:szCs w:val="24"/>
          <w:rtl/>
          <w:lang w:eastAsia="he-IL"/>
        </w:rPr>
        <w:t xml:space="preserve">תקנה ו/או </w:t>
      </w:r>
      <w:r w:rsidRPr="00804EB9">
        <w:rPr>
          <w:rFonts w:ascii="Times New Roman" w:eastAsia="Times New Roman" w:hAnsi="Times New Roman" w:cs="David"/>
          <w:sz w:val="24"/>
          <w:szCs w:val="24"/>
          <w:rtl/>
          <w:lang w:eastAsia="he-IL"/>
        </w:rPr>
        <w:t xml:space="preserve">הוראה של רשות מוסמכת בתוקף </w:t>
      </w:r>
      <w:r w:rsidRPr="00804EB9">
        <w:rPr>
          <w:rFonts w:ascii="Times New Roman" w:eastAsia="Times New Roman" w:hAnsi="Times New Roman" w:cs="David"/>
          <w:sz w:val="24"/>
          <w:szCs w:val="24"/>
          <w:rtl/>
          <w:lang w:eastAsia="he-IL"/>
        </w:rPr>
        <w:lastRenderedPageBreak/>
        <w:t>סמכותה על פי הדין.</w:t>
      </w:r>
    </w:p>
    <w:p w14:paraId="408158ED"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3D4108"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הרשות</w:t>
      </w:r>
    </w:p>
    <w:p w14:paraId="71F4ADF0"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 xml:space="preserve"> המקומית</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 xml:space="preserve">כמוגדר בנספח </w:t>
      </w:r>
      <w:r w:rsidRPr="00804EB9">
        <w:rPr>
          <w:rFonts w:ascii="Times New Roman" w:eastAsia="Times New Roman" w:hAnsi="Times New Roman" w:cs="David"/>
          <w:b/>
          <w:bCs/>
          <w:sz w:val="24"/>
          <w:szCs w:val="24"/>
          <w:rtl/>
          <w:lang w:eastAsia="he-IL"/>
        </w:rPr>
        <w:t>א'</w:t>
      </w:r>
      <w:r w:rsidRPr="00804EB9">
        <w:rPr>
          <w:rFonts w:ascii="Times New Roman" w:eastAsia="Times New Roman" w:hAnsi="Times New Roman" w:cs="David"/>
          <w:sz w:val="24"/>
          <w:szCs w:val="24"/>
          <w:rtl/>
          <w:lang w:eastAsia="he-IL"/>
        </w:rPr>
        <w:t xml:space="preserve"> המצ"ב.</w:t>
      </w:r>
    </w:p>
    <w:p w14:paraId="52C1CED1"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2800DD" w14:textId="77777777" w:rsidR="00776496" w:rsidRPr="00804EB9"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b/>
          <w:bCs/>
          <w:sz w:val="24"/>
          <w:szCs w:val="24"/>
          <w:rtl/>
          <w:lang w:eastAsia="he-IL"/>
        </w:rPr>
        <w:t>חוזה</w:t>
      </w:r>
    </w:p>
    <w:p w14:paraId="49B60F6D" w14:textId="77777777" w:rsidR="00776496" w:rsidRPr="00804EB9"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 xml:space="preserve"> הפיתוח</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 xml:space="preserve">כמוגדר בנספח </w:t>
      </w:r>
      <w:r w:rsidRPr="00804EB9">
        <w:rPr>
          <w:rFonts w:ascii="Times New Roman" w:eastAsia="Times New Roman" w:hAnsi="Times New Roman" w:cs="David"/>
          <w:b/>
          <w:bCs/>
          <w:sz w:val="24"/>
          <w:szCs w:val="24"/>
          <w:rtl/>
          <w:lang w:eastAsia="he-IL"/>
        </w:rPr>
        <w:t>א'</w:t>
      </w:r>
      <w:r w:rsidRPr="00804EB9">
        <w:rPr>
          <w:rFonts w:ascii="Times New Roman" w:eastAsia="Times New Roman" w:hAnsi="Times New Roman" w:cs="David" w:hint="cs"/>
          <w:sz w:val="24"/>
          <w:szCs w:val="24"/>
          <w:rtl/>
          <w:lang w:eastAsia="he-IL"/>
        </w:rPr>
        <w:t xml:space="preserve"> המצ"ב</w:t>
      </w:r>
      <w:r w:rsidRPr="00804EB9">
        <w:rPr>
          <w:rFonts w:ascii="Times New Roman" w:eastAsia="Times New Roman" w:hAnsi="Times New Roman" w:cs="David"/>
          <w:sz w:val="24"/>
          <w:szCs w:val="24"/>
          <w:rtl/>
          <w:lang w:eastAsia="he-IL"/>
        </w:rPr>
        <w:t>.</w:t>
      </w:r>
    </w:p>
    <w:p w14:paraId="687AAD39" w14:textId="77777777" w:rsidR="00776496" w:rsidRPr="00804EB9"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55461BD"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הכותרות בחוזה זה </w:t>
      </w:r>
      <w:r w:rsidRPr="00804EB9">
        <w:rPr>
          <w:rFonts w:ascii="Times New Roman" w:eastAsia="Times New Roman" w:hAnsi="Times New Roman" w:cs="David" w:hint="cs"/>
          <w:sz w:val="24"/>
          <w:szCs w:val="24"/>
          <w:rtl/>
          <w:lang w:eastAsia="he-IL"/>
        </w:rPr>
        <w:t xml:space="preserve">הינן לנוחיות בלבד ובכל מקרה </w:t>
      </w:r>
      <w:r w:rsidRPr="00804EB9">
        <w:rPr>
          <w:rFonts w:ascii="Times New Roman" w:eastAsia="Times New Roman" w:hAnsi="Times New Roman" w:cs="David"/>
          <w:sz w:val="24"/>
          <w:szCs w:val="24"/>
          <w:rtl/>
          <w:lang w:eastAsia="he-IL"/>
        </w:rPr>
        <w:t xml:space="preserve">לא ישמשו </w:t>
      </w:r>
      <w:r w:rsidRPr="00804EB9">
        <w:rPr>
          <w:rFonts w:ascii="Times New Roman" w:eastAsia="Times New Roman" w:hAnsi="Times New Roman" w:cs="David" w:hint="cs"/>
          <w:sz w:val="24"/>
          <w:szCs w:val="24"/>
          <w:rtl/>
          <w:lang w:eastAsia="he-IL"/>
        </w:rPr>
        <w:t>ל</w:t>
      </w:r>
      <w:r w:rsidRPr="00804EB9">
        <w:rPr>
          <w:rFonts w:ascii="Times New Roman" w:eastAsia="Times New Roman" w:hAnsi="Times New Roman" w:cs="David"/>
          <w:sz w:val="24"/>
          <w:szCs w:val="24"/>
          <w:rtl/>
          <w:lang w:eastAsia="he-IL"/>
        </w:rPr>
        <w:t>פרש</w:t>
      </w:r>
      <w:r w:rsidRPr="00804EB9">
        <w:rPr>
          <w:rFonts w:ascii="Times New Roman" w:eastAsia="Times New Roman" w:hAnsi="Times New Roman" w:cs="David" w:hint="cs"/>
          <w:sz w:val="24"/>
          <w:szCs w:val="24"/>
          <w:rtl/>
          <w:lang w:eastAsia="he-IL"/>
        </w:rPr>
        <w:t>נות</w:t>
      </w:r>
      <w:r w:rsidRPr="00804EB9">
        <w:rPr>
          <w:rFonts w:ascii="Times New Roman" w:eastAsia="Times New Roman" w:hAnsi="Times New Roman" w:cs="David"/>
          <w:sz w:val="24"/>
          <w:szCs w:val="24"/>
          <w:rtl/>
          <w:lang w:eastAsia="he-IL"/>
        </w:rPr>
        <w:t>ו.</w:t>
      </w:r>
    </w:p>
    <w:p w14:paraId="51365711"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הנספחים לחוזה זה מהווים חלק בלתי נפרד הימנו ואלה הם:</w:t>
      </w:r>
    </w:p>
    <w:p w14:paraId="2CB704FD" w14:textId="77777777" w:rsidR="00776496" w:rsidRPr="00804EB9"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4472146"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 xml:space="preserve">נספח א' </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נספח כללי;</w:t>
      </w:r>
    </w:p>
    <w:p w14:paraId="37D43938"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נספח ב'</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sz w:val="24"/>
          <w:szCs w:val="24"/>
          <w:rtl/>
          <w:lang w:eastAsia="he-IL"/>
        </w:rPr>
        <w:tab/>
        <w:t>שירותי היועץ;</w:t>
      </w:r>
    </w:p>
    <w:p w14:paraId="63A3FB6C"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נספח ג'</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sz w:val="24"/>
          <w:szCs w:val="24"/>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sz w:val="24"/>
          <w:szCs w:val="24"/>
          <w:rtl/>
          <w:lang w:eastAsia="he-IL"/>
        </w:rPr>
        <w:tab/>
        <w:t>לוח זמנים;</w:t>
      </w:r>
    </w:p>
    <w:p w14:paraId="24F15586"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נספח ד'</w:t>
      </w:r>
      <w:r w:rsidRPr="00804EB9">
        <w:rPr>
          <w:rFonts w:ascii="Times New Roman" w:eastAsia="Times New Roman" w:hAnsi="Times New Roman" w:cs="David"/>
          <w:sz w:val="24"/>
          <w:szCs w:val="24"/>
          <w:rtl/>
          <w:lang w:eastAsia="he-IL"/>
        </w:rPr>
        <w:t xml:space="preserve"> - </w:t>
      </w:r>
      <w:r w:rsidRPr="00804EB9">
        <w:rPr>
          <w:rFonts w:ascii="Times New Roman" w:eastAsia="Times New Roman" w:hAnsi="Times New Roman" w:cs="David"/>
          <w:sz w:val="24"/>
          <w:szCs w:val="24"/>
          <w:rtl/>
          <w:lang w:eastAsia="he-IL"/>
        </w:rPr>
        <w:tab/>
        <w:t>שכר היועץ;</w:t>
      </w:r>
    </w:p>
    <w:p w14:paraId="596AAFBF"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נספח ה'</w:t>
      </w:r>
      <w:r w:rsidRPr="00804EB9">
        <w:rPr>
          <w:rFonts w:ascii="Times New Roman" w:eastAsia="Times New Roman" w:hAnsi="Times New Roman" w:cs="David"/>
          <w:sz w:val="24"/>
          <w:szCs w:val="24"/>
          <w:rtl/>
          <w:lang w:eastAsia="he-IL"/>
        </w:rPr>
        <w:t xml:space="preserve"> - </w:t>
      </w:r>
      <w:r w:rsidRPr="00804EB9">
        <w:rPr>
          <w:rFonts w:ascii="Times New Roman" w:eastAsia="Times New Roman" w:hAnsi="Times New Roman" w:cs="David"/>
          <w:sz w:val="24"/>
          <w:szCs w:val="24"/>
          <w:rtl/>
          <w:lang w:eastAsia="he-IL"/>
        </w:rPr>
        <w:tab/>
        <w:t>תשלומי שכר היועץ;</w:t>
      </w:r>
    </w:p>
    <w:p w14:paraId="6CE529D2"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rtl/>
          <w:lang w:eastAsia="he-IL"/>
        </w:rPr>
        <w:t xml:space="preserve">נספח ו </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הצהרה והתחייבות לשמירת סודיות;</w:t>
      </w:r>
    </w:p>
    <w:p w14:paraId="2E824BA9" w14:textId="77777777" w:rsidR="00B67F92" w:rsidRPr="00804EB9"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804EB9">
        <w:rPr>
          <w:rFonts w:ascii="Times New Roman" w:eastAsia="Times New Roman" w:hAnsi="Times New Roman" w:cs="David"/>
          <w:bCs/>
          <w:sz w:val="20"/>
          <w:szCs w:val="24"/>
          <w:rtl/>
          <w:lang w:eastAsia="he-IL"/>
        </w:rPr>
        <w:t>נספח ז</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sz w:val="20"/>
          <w:szCs w:val="24"/>
          <w:rtl/>
          <w:lang w:eastAsia="he-IL"/>
        </w:rPr>
        <w:tab/>
      </w:r>
      <w:r w:rsidRPr="00804EB9">
        <w:rPr>
          <w:rFonts w:ascii="Times New Roman" w:eastAsia="Times New Roman" w:hAnsi="Times New Roman" w:cs="David" w:hint="cs"/>
          <w:sz w:val="20"/>
          <w:szCs w:val="24"/>
          <w:rtl/>
          <w:lang w:eastAsia="he-IL"/>
        </w:rPr>
        <w:t>מפרט</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hint="cs"/>
          <w:sz w:val="20"/>
          <w:szCs w:val="24"/>
          <w:rtl/>
          <w:lang w:eastAsia="he-IL"/>
        </w:rPr>
        <w:t>ביטוחי</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hint="cs"/>
          <w:sz w:val="20"/>
          <w:szCs w:val="24"/>
          <w:rtl/>
          <w:lang w:eastAsia="he-IL"/>
        </w:rPr>
        <w:t>היועץ</w:t>
      </w:r>
      <w:r w:rsidRPr="00804EB9">
        <w:rPr>
          <w:rFonts w:ascii="Times New Roman" w:eastAsia="Times New Roman" w:hAnsi="Times New Roman" w:cs="David"/>
          <w:sz w:val="20"/>
          <w:szCs w:val="24"/>
          <w:rtl/>
          <w:lang w:eastAsia="he-IL"/>
        </w:rPr>
        <w:t>;</w:t>
      </w:r>
    </w:p>
    <w:p w14:paraId="579D5B4C" w14:textId="77777777" w:rsidR="00B67F92" w:rsidRPr="00804EB9"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804EB9">
        <w:rPr>
          <w:rFonts w:ascii="Times New Roman" w:eastAsia="Times New Roman" w:hAnsi="Times New Roman" w:cs="David"/>
          <w:bCs/>
          <w:sz w:val="20"/>
          <w:szCs w:val="24"/>
          <w:rtl/>
          <w:lang w:eastAsia="he-IL"/>
        </w:rPr>
        <w:t>נספח ז</w:t>
      </w:r>
      <w:r w:rsidRPr="00804EB9">
        <w:rPr>
          <w:rFonts w:ascii="Times New Roman" w:eastAsia="Times New Roman" w:hAnsi="Times New Roman" w:cs="David" w:hint="cs"/>
          <w:bCs/>
          <w:sz w:val="20"/>
          <w:szCs w:val="24"/>
          <w:rtl/>
          <w:lang w:eastAsia="he-IL"/>
        </w:rPr>
        <w:t>1</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sz w:val="20"/>
          <w:szCs w:val="24"/>
          <w:rtl/>
          <w:lang w:eastAsia="he-IL"/>
        </w:rPr>
        <w:tab/>
        <w:t>אישור על קיום ביטוחי ה</w:t>
      </w:r>
      <w:r w:rsidRPr="00804EB9">
        <w:rPr>
          <w:rFonts w:ascii="Times New Roman" w:eastAsia="Times New Roman" w:hAnsi="Times New Roman" w:cs="David" w:hint="cs"/>
          <w:sz w:val="20"/>
          <w:szCs w:val="24"/>
          <w:rtl/>
          <w:lang w:eastAsia="he-IL"/>
        </w:rPr>
        <w:t>יועץ</w:t>
      </w:r>
      <w:r w:rsidRPr="00804EB9">
        <w:rPr>
          <w:rFonts w:ascii="Times New Roman" w:eastAsia="Times New Roman" w:hAnsi="Times New Roman" w:cs="David"/>
          <w:sz w:val="20"/>
          <w:szCs w:val="24"/>
          <w:rtl/>
          <w:lang w:eastAsia="he-IL"/>
        </w:rPr>
        <w:t>;</w:t>
      </w:r>
    </w:p>
    <w:p w14:paraId="4AC468B2"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נספח ח'</w:t>
      </w:r>
      <w:r w:rsidRPr="00804EB9">
        <w:rPr>
          <w:rFonts w:ascii="Times New Roman" w:eastAsia="Times New Roman" w:hAnsi="Times New Roman" w:cs="David"/>
          <w:sz w:val="24"/>
          <w:szCs w:val="24"/>
          <w:rtl/>
          <w:lang w:eastAsia="he-IL"/>
        </w:rPr>
        <w:t xml:space="preserve"> - </w:t>
      </w:r>
      <w:r w:rsidRPr="00804EB9">
        <w:rPr>
          <w:rFonts w:ascii="Times New Roman" w:eastAsia="Times New Roman" w:hAnsi="Times New Roman" w:cs="David"/>
          <w:sz w:val="24"/>
          <w:szCs w:val="24"/>
          <w:rtl/>
          <w:lang w:eastAsia="he-IL"/>
        </w:rPr>
        <w:tab/>
        <w:t>רשימת התכניות והמסמכים שעל היועץ להנפיק.</w:t>
      </w:r>
    </w:p>
    <w:p w14:paraId="6BF158B1" w14:textId="77777777" w:rsidR="00776496" w:rsidRPr="00804EB9"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נספח ט'</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sz w:val="24"/>
          <w:szCs w:val="24"/>
          <w:rtl/>
          <w:lang w:eastAsia="he-IL"/>
        </w:rPr>
        <w:tab/>
        <w:t>אישור להשלמת הפרויקט/קטע מהפרויקט.</w:t>
      </w:r>
    </w:p>
    <w:p w14:paraId="24E46AF3" w14:textId="77777777" w:rsidR="00776496" w:rsidRPr="00804EB9"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rtl/>
          <w:lang w:eastAsia="he-IL"/>
        </w:rPr>
        <w:t xml:space="preserve">נספח י' </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נספח היעדר תביעות.</w:t>
      </w:r>
    </w:p>
    <w:p w14:paraId="69E7AE70"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שירותי היועץ</w:t>
      </w:r>
    </w:p>
    <w:p w14:paraId="781BE76F"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המזמין מוסר בזה ליועץ והיועץ מקבל על עצמו את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w:t>
      </w:r>
    </w:p>
    <w:p w14:paraId="618A8AFA"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מצהיר ומאשר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הינו מכיר ויודע את כל הנדרש למטרת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רותי היועץ וכי הינו מורשה על פי </w:t>
      </w:r>
      <w:r w:rsidRPr="00804EB9">
        <w:rPr>
          <w:rFonts w:ascii="Times New Roman" w:eastAsia="Times New Roman" w:hAnsi="Times New Roman" w:cs="David" w:hint="cs"/>
          <w:sz w:val="24"/>
          <w:szCs w:val="24"/>
          <w:rtl/>
          <w:lang w:eastAsia="he-IL"/>
        </w:rPr>
        <w:t xml:space="preserve">כל </w:t>
      </w:r>
      <w:r w:rsidRPr="00804EB9">
        <w:rPr>
          <w:rFonts w:ascii="Times New Roman" w:eastAsia="Times New Roman" w:hAnsi="Times New Roman" w:cs="David"/>
          <w:sz w:val="24"/>
          <w:szCs w:val="24"/>
          <w:rtl/>
          <w:lang w:eastAsia="he-IL"/>
        </w:rPr>
        <w:t>דין למתן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 xml:space="preserve"> היועץ, לרבות</w:t>
      </w:r>
      <w:r w:rsidRPr="00804EB9">
        <w:rPr>
          <w:rFonts w:ascii="Times New Roman" w:eastAsia="Times New Roman" w:hAnsi="Times New Roman" w:cs="David" w:hint="cs"/>
          <w:sz w:val="24"/>
          <w:szCs w:val="24"/>
          <w:rtl/>
          <w:lang w:eastAsia="he-IL"/>
        </w:rPr>
        <w:t xml:space="preserve"> אך לא רק</w:t>
      </w:r>
      <w:r w:rsidRPr="00804EB9">
        <w:rPr>
          <w:rFonts w:ascii="Times New Roman" w:eastAsia="Times New Roman" w:hAnsi="Times New Roman" w:cs="David"/>
          <w:sz w:val="24"/>
          <w:szCs w:val="24"/>
          <w:rtl/>
          <w:lang w:eastAsia="he-IL"/>
        </w:rPr>
        <w:t>,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חוק המהנדסים והאדריכלים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תשי"ח - 1958, כי יש בידו ר</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שיון </w:t>
      </w:r>
      <w:r w:rsidRPr="00804EB9">
        <w:rPr>
          <w:rFonts w:ascii="Times New Roman" w:eastAsia="Times New Roman" w:hAnsi="Times New Roman" w:cs="David" w:hint="cs"/>
          <w:sz w:val="24"/>
          <w:szCs w:val="24"/>
          <w:rtl/>
          <w:lang w:eastAsia="he-IL"/>
        </w:rPr>
        <w:t xml:space="preserve">בר </w:t>
      </w:r>
      <w:r w:rsidRPr="00804EB9">
        <w:rPr>
          <w:rFonts w:ascii="Times New Roman" w:eastAsia="Times New Roman" w:hAnsi="Times New Roman" w:cs="David"/>
          <w:sz w:val="24"/>
          <w:szCs w:val="24"/>
          <w:rtl/>
          <w:lang w:eastAsia="he-IL"/>
        </w:rPr>
        <w:t>ת</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קף לביצוע שירותי </w:t>
      </w:r>
      <w:r w:rsidRPr="00804EB9">
        <w:rPr>
          <w:rFonts w:ascii="Times New Roman" w:eastAsia="Times New Roman" w:hAnsi="Times New Roman" w:cs="David" w:hint="cs"/>
          <w:sz w:val="24"/>
          <w:szCs w:val="24"/>
          <w:rtl/>
          <w:lang w:eastAsia="he-IL"/>
        </w:rPr>
        <w:t xml:space="preserve"> היועץ על פי הדין</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כי הוא בעל הכישורים, הר</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שיונות, הידע, הניסיון והאמצעים המאפשרים לו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ביצועם ברמה מקצועית גבוהה ובהתאם למותנה בחוזה.</w:t>
      </w:r>
    </w:p>
    <w:p w14:paraId="1B028A3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מצהיר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ידוע לו שש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שיקול דעתו</w:t>
      </w:r>
      <w:r w:rsidRPr="00804EB9">
        <w:rPr>
          <w:rFonts w:ascii="Times New Roman" w:eastAsia="Times New Roman" w:hAnsi="Times New Roman" w:cs="David" w:hint="cs"/>
          <w:sz w:val="24"/>
          <w:szCs w:val="24"/>
          <w:rtl/>
          <w:lang w:eastAsia="he-IL"/>
        </w:rPr>
        <w:t xml:space="preserve"> הבלעדי</w:t>
      </w:r>
      <w:r w:rsidRPr="00804EB9">
        <w:rPr>
          <w:rFonts w:ascii="Times New Roman" w:eastAsia="Times New Roman" w:hAnsi="Times New Roman" w:cs="David"/>
          <w:sz w:val="24"/>
          <w:szCs w:val="24"/>
          <w:rtl/>
          <w:lang w:eastAsia="he-IL"/>
        </w:rPr>
        <w:t xml:space="preserve"> ו</w:t>
      </w:r>
      <w:r w:rsidRPr="00804EB9">
        <w:rPr>
          <w:rFonts w:ascii="Times New Roman" w:eastAsia="Times New Roman" w:hAnsi="Times New Roman" w:cs="David" w:hint="cs"/>
          <w:sz w:val="24"/>
          <w:szCs w:val="24"/>
          <w:rtl/>
          <w:lang w:eastAsia="he-IL"/>
        </w:rPr>
        <w:t xml:space="preserve">כי </w:t>
      </w:r>
      <w:r w:rsidRPr="00804EB9">
        <w:rPr>
          <w:rFonts w:ascii="Times New Roman" w:eastAsia="Times New Roman" w:hAnsi="Times New Roman" w:cs="David"/>
          <w:sz w:val="24"/>
          <w:szCs w:val="24"/>
          <w:rtl/>
          <w:lang w:eastAsia="he-IL"/>
        </w:rPr>
        <w:t xml:space="preserve">הם יינתנו על ידו בשלבי עבודה כמפורט בנספח </w:t>
      </w:r>
      <w:r w:rsidRPr="00804EB9">
        <w:rPr>
          <w:rFonts w:ascii="Times New Roman" w:eastAsia="Times New Roman" w:hAnsi="Times New Roman" w:cs="David"/>
          <w:bCs/>
          <w:sz w:val="24"/>
          <w:szCs w:val="24"/>
          <w:rtl/>
          <w:lang w:eastAsia="he-IL"/>
        </w:rPr>
        <w:t>ב'</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המצ"ב</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עוד</w:t>
      </w:r>
      <w:r w:rsidRPr="00804EB9">
        <w:rPr>
          <w:rFonts w:ascii="Times New Roman" w:eastAsia="Times New Roman" w:hAnsi="Times New Roman" w:cs="David"/>
          <w:sz w:val="24"/>
          <w:szCs w:val="24"/>
          <w:rtl/>
          <w:lang w:eastAsia="he-IL"/>
        </w:rPr>
        <w:t xml:space="preserve"> מוסיף ומצהיר</w:t>
      </w:r>
      <w:r w:rsidRPr="00804EB9">
        <w:rPr>
          <w:rFonts w:ascii="Times New Roman" w:eastAsia="Times New Roman" w:hAnsi="Times New Roman" w:cs="David" w:hint="cs"/>
          <w:sz w:val="24"/>
          <w:szCs w:val="24"/>
          <w:rtl/>
          <w:lang w:eastAsia="he-IL"/>
        </w:rPr>
        <w:t xml:space="preserve"> היועץ,</w:t>
      </w:r>
      <w:r w:rsidRPr="00804EB9">
        <w:rPr>
          <w:rFonts w:ascii="Times New Roman" w:eastAsia="Times New Roman" w:hAnsi="Times New Roman" w:cs="David"/>
          <w:sz w:val="24"/>
          <w:szCs w:val="24"/>
          <w:rtl/>
          <w:lang w:eastAsia="he-IL"/>
        </w:rPr>
        <w:t xml:space="preserve"> כי ידוע לו שהמזמין אינו מתחייב להזמין מ</w:t>
      </w:r>
      <w:r w:rsidRPr="00804EB9">
        <w:rPr>
          <w:rFonts w:ascii="Times New Roman" w:eastAsia="Times New Roman" w:hAnsi="Times New Roman" w:cs="David" w:hint="cs"/>
          <w:sz w:val="24"/>
          <w:szCs w:val="24"/>
          <w:rtl/>
          <w:lang w:eastAsia="he-IL"/>
        </w:rPr>
        <w:t>מנו</w:t>
      </w:r>
      <w:r w:rsidRPr="00804EB9">
        <w:rPr>
          <w:rFonts w:ascii="Times New Roman" w:eastAsia="Times New Roman" w:hAnsi="Times New Roman" w:cs="David"/>
          <w:sz w:val="24"/>
          <w:szCs w:val="24"/>
          <w:rtl/>
          <w:lang w:eastAsia="he-IL"/>
        </w:rPr>
        <w:t xml:space="preserve"> שירותים נוספים מעבר לנקוב בחוזה זה ו</w:t>
      </w:r>
      <w:r w:rsidRPr="00804EB9">
        <w:rPr>
          <w:rFonts w:ascii="Times New Roman" w:eastAsia="Times New Roman" w:hAnsi="Times New Roman" w:cs="David" w:hint="cs"/>
          <w:sz w:val="24"/>
          <w:szCs w:val="24"/>
          <w:rtl/>
          <w:lang w:eastAsia="he-IL"/>
        </w:rPr>
        <w:t xml:space="preserve">כמפורט </w:t>
      </w:r>
      <w:r w:rsidRPr="00804EB9">
        <w:rPr>
          <w:rFonts w:ascii="Times New Roman" w:eastAsia="Times New Roman" w:hAnsi="Times New Roman" w:cs="David"/>
          <w:sz w:val="24"/>
          <w:szCs w:val="24"/>
          <w:rtl/>
          <w:lang w:eastAsia="he-IL"/>
        </w:rPr>
        <w:t xml:space="preserve">בנספח </w:t>
      </w:r>
      <w:r w:rsidRPr="00804EB9">
        <w:rPr>
          <w:rFonts w:ascii="Times New Roman" w:eastAsia="Times New Roman" w:hAnsi="Times New Roman" w:cs="David"/>
          <w:bCs/>
          <w:sz w:val="24"/>
          <w:szCs w:val="24"/>
          <w:rtl/>
          <w:lang w:eastAsia="he-IL"/>
        </w:rPr>
        <w:t xml:space="preserve">ב' </w:t>
      </w:r>
      <w:r w:rsidRPr="00804EB9">
        <w:rPr>
          <w:rFonts w:ascii="Times New Roman" w:eastAsia="Times New Roman" w:hAnsi="Times New Roman" w:cs="David" w:hint="cs"/>
          <w:sz w:val="24"/>
          <w:szCs w:val="24"/>
          <w:rtl/>
          <w:lang w:eastAsia="he-IL"/>
        </w:rPr>
        <w:t>המצ"ב</w:t>
      </w:r>
      <w:r w:rsidRPr="00804EB9">
        <w:rPr>
          <w:rFonts w:ascii="Times New Roman" w:eastAsia="Times New Roman" w:hAnsi="Times New Roman" w:cs="David"/>
          <w:sz w:val="24"/>
          <w:szCs w:val="24"/>
          <w:rtl/>
          <w:lang w:eastAsia="he-IL"/>
        </w:rPr>
        <w:t>.</w:t>
      </w:r>
    </w:p>
    <w:p w14:paraId="4B7C2675"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4DC3A3B"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כפי שיקבעו מ</w:t>
      </w:r>
      <w:r w:rsidRPr="00804EB9">
        <w:rPr>
          <w:rFonts w:ascii="Times New Roman" w:eastAsia="Times New Roman" w:hAnsi="Times New Roman" w:cs="David" w:hint="cs"/>
          <w:sz w:val="24"/>
          <w:szCs w:val="24"/>
          <w:rtl/>
          <w:lang w:eastAsia="he-IL"/>
        </w:rPr>
        <w:t>עת לעת</w:t>
      </w:r>
      <w:r w:rsidRPr="00804EB9">
        <w:rPr>
          <w:rFonts w:ascii="Times New Roman" w:eastAsia="Times New Roman" w:hAnsi="Times New Roman" w:cs="David"/>
          <w:sz w:val="24"/>
          <w:szCs w:val="24"/>
          <w:rtl/>
          <w:lang w:eastAsia="he-IL"/>
        </w:rPr>
        <w:t xml:space="preserve"> ע"י המזמין ויהיה חייב לנהוג לפיהם ולקיימם ללא סטייה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אלא אם כן ק</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בל הוראה</w:t>
      </w:r>
      <w:r w:rsidRPr="00804EB9">
        <w:rPr>
          <w:rFonts w:ascii="Times New Roman" w:eastAsia="Times New Roman" w:hAnsi="Times New Roman" w:cs="David" w:hint="cs"/>
          <w:sz w:val="24"/>
          <w:szCs w:val="24"/>
          <w:rtl/>
          <w:lang w:eastAsia="he-IL"/>
        </w:rPr>
        <w:t xml:space="preserve"> מפורשת</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 בכתב מהמזמין.</w:t>
      </w:r>
    </w:p>
    <w:p w14:paraId="3FB2E092"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רותי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הכל כפי שיקבע ע"י המנהל. כן מתחייב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להשתתף בת</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אום מראש בכל ישיבות התיאום אליהן יוזמן.</w:t>
      </w:r>
    </w:p>
    <w:p w14:paraId="4C5E13AF"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ישמור על נוהלי קשר, תיאום, ר</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שום וצורת המסמכים לפי דרישת המנהל.</w:t>
      </w:r>
    </w:p>
    <w:p w14:paraId="502607D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כל עוד לא יקבע אחרת ע"י המזמין, יהיה המנהל כ</w:t>
      </w:r>
      <w:r w:rsidRPr="00804EB9">
        <w:rPr>
          <w:rFonts w:ascii="Times New Roman" w:eastAsia="Times New Roman" w:hAnsi="Times New Roman" w:cs="David" w:hint="cs"/>
          <w:sz w:val="24"/>
          <w:szCs w:val="24"/>
          <w:rtl/>
          <w:lang w:eastAsia="he-IL"/>
        </w:rPr>
        <w:t>הגדרתו</w:t>
      </w:r>
      <w:r w:rsidRPr="00804EB9">
        <w:rPr>
          <w:rFonts w:ascii="Times New Roman" w:eastAsia="Times New Roman" w:hAnsi="Times New Roman" w:cs="David"/>
          <w:sz w:val="24"/>
          <w:szCs w:val="24"/>
          <w:rtl/>
          <w:lang w:eastAsia="he-IL"/>
        </w:rPr>
        <w:t xml:space="preserve"> בנספח </w:t>
      </w:r>
      <w:r w:rsidRPr="00804EB9">
        <w:rPr>
          <w:rFonts w:ascii="Times New Roman" w:eastAsia="Times New Roman" w:hAnsi="Times New Roman" w:cs="David"/>
          <w:bCs/>
          <w:sz w:val="24"/>
          <w:szCs w:val="24"/>
          <w:rtl/>
          <w:lang w:eastAsia="he-IL"/>
        </w:rPr>
        <w:t xml:space="preserve">א' </w:t>
      </w:r>
      <w:r w:rsidRPr="00804EB9">
        <w:rPr>
          <w:rFonts w:ascii="Times New Roman" w:eastAsia="Times New Roman" w:hAnsi="Times New Roman" w:cs="David"/>
          <w:sz w:val="24"/>
          <w:szCs w:val="24"/>
          <w:rtl/>
          <w:lang w:eastAsia="he-IL"/>
        </w:rPr>
        <w:t>ועל היועץ להיות</w:t>
      </w:r>
      <w:r w:rsidRPr="00804EB9">
        <w:rPr>
          <w:rFonts w:ascii="Times New Roman" w:eastAsia="Times New Roman" w:hAnsi="Times New Roman" w:cs="David" w:hint="cs"/>
          <w:sz w:val="24"/>
          <w:szCs w:val="24"/>
          <w:rtl/>
          <w:lang w:eastAsia="he-IL"/>
        </w:rPr>
        <w:t xml:space="preserve"> עמו</w:t>
      </w:r>
      <w:r w:rsidRPr="00804EB9">
        <w:rPr>
          <w:rFonts w:ascii="Times New Roman" w:eastAsia="Times New Roman" w:hAnsi="Times New Roman" w:cs="David"/>
          <w:sz w:val="24"/>
          <w:szCs w:val="24"/>
          <w:rtl/>
          <w:lang w:eastAsia="he-IL"/>
        </w:rPr>
        <w:t xml:space="preserve"> בקשר מתמי</w:t>
      </w:r>
      <w:r w:rsidRPr="00804EB9">
        <w:rPr>
          <w:rFonts w:ascii="Times New Roman" w:eastAsia="Times New Roman" w:hAnsi="Times New Roman" w:cs="David" w:hint="cs"/>
          <w:sz w:val="24"/>
          <w:szCs w:val="24"/>
          <w:rtl/>
          <w:lang w:eastAsia="he-IL"/>
        </w:rPr>
        <w:t>ד</w:t>
      </w:r>
      <w:r w:rsidRPr="00804EB9">
        <w:rPr>
          <w:rFonts w:ascii="Times New Roman" w:eastAsia="Times New Roman" w:hAnsi="Times New Roman" w:cs="David"/>
          <w:sz w:val="24"/>
          <w:szCs w:val="24"/>
          <w:rtl/>
          <w:lang w:eastAsia="he-IL"/>
        </w:rPr>
        <w:t xml:space="preserve"> ולתאם עמו את כל פעולותיו, אלא אם נקבע </w:t>
      </w:r>
      <w:r w:rsidRPr="00804EB9">
        <w:rPr>
          <w:rFonts w:ascii="Times New Roman" w:eastAsia="Times New Roman" w:hAnsi="Times New Roman" w:cs="David" w:hint="cs"/>
          <w:sz w:val="24"/>
          <w:szCs w:val="24"/>
          <w:rtl/>
          <w:lang w:eastAsia="he-IL"/>
        </w:rPr>
        <w:t xml:space="preserve">מפורשות </w:t>
      </w:r>
      <w:r w:rsidRPr="00804EB9">
        <w:rPr>
          <w:rFonts w:ascii="Times New Roman" w:eastAsia="Times New Roman" w:hAnsi="Times New Roman" w:cs="David"/>
          <w:sz w:val="24"/>
          <w:szCs w:val="24"/>
          <w:rtl/>
          <w:lang w:eastAsia="he-IL"/>
        </w:rPr>
        <w:t>אחרת ע"י המזמין.</w:t>
      </w:r>
    </w:p>
    <w:p w14:paraId="5E070F0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מצהיר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ידועות לו הוראות כל התכניות הקיימות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04EB9">
        <w:rPr>
          <w:rFonts w:ascii="Times New Roman" w:eastAsia="Times New Roman" w:hAnsi="Times New Roman" w:cs="David" w:hint="cs"/>
          <w:sz w:val="24"/>
          <w:szCs w:val="24"/>
          <w:rtl/>
          <w:lang w:eastAsia="he-IL"/>
        </w:rPr>
        <w:t>יהם של</w:t>
      </w:r>
      <w:r w:rsidRPr="00804EB9">
        <w:rPr>
          <w:rFonts w:ascii="Times New Roman" w:eastAsia="Times New Roman" w:hAnsi="Times New Roman" w:cs="David"/>
          <w:sz w:val="24"/>
          <w:szCs w:val="24"/>
          <w:rtl/>
          <w:lang w:eastAsia="he-IL"/>
        </w:rPr>
        <w:t xml:space="preserve"> הדין</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הנהלים</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התקנים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התקנות החלים בקשר עם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שרותי היועץ והוא מתחייב לפעול בהתאם לקבוע בהם. כמו כן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מצהיר היועץ כי </w:t>
      </w:r>
      <w:r w:rsidRPr="00804EB9">
        <w:rPr>
          <w:rFonts w:ascii="Times New Roman" w:eastAsia="Times New Roman" w:hAnsi="Times New Roman" w:cs="David" w:hint="cs"/>
          <w:sz w:val="24"/>
          <w:szCs w:val="24"/>
          <w:rtl/>
          <w:lang w:eastAsia="he-IL"/>
        </w:rPr>
        <w:t xml:space="preserve">הוא </w:t>
      </w:r>
      <w:r w:rsidRPr="00804EB9">
        <w:rPr>
          <w:rFonts w:ascii="Times New Roman" w:eastAsia="Times New Roman" w:hAnsi="Times New Roman" w:cs="David"/>
          <w:sz w:val="24"/>
          <w:szCs w:val="24"/>
          <w:rtl/>
          <w:lang w:eastAsia="he-IL"/>
        </w:rPr>
        <w:t xml:space="preserve">בדק בעצמו את כל הנושאים הרלוונטיים </w:t>
      </w:r>
      <w:r w:rsidRPr="00804EB9">
        <w:rPr>
          <w:rFonts w:ascii="Times New Roman" w:eastAsia="Times New Roman" w:hAnsi="Times New Roman" w:cs="David" w:hint="cs"/>
          <w:sz w:val="24"/>
          <w:szCs w:val="24"/>
          <w:rtl/>
          <w:lang w:eastAsia="he-IL"/>
        </w:rPr>
        <w:t xml:space="preserve">ו/או </w:t>
      </w:r>
      <w:r w:rsidRPr="00804EB9">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FD8768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להפיק את כל התכניות </w:t>
      </w:r>
      <w:r w:rsidRPr="00804EB9">
        <w:rPr>
          <w:rFonts w:ascii="Times New Roman" w:eastAsia="Times New Roman" w:hAnsi="Times New Roman" w:cs="David" w:hint="cs"/>
          <w:sz w:val="24"/>
          <w:szCs w:val="24"/>
          <w:rtl/>
          <w:lang w:eastAsia="he-IL"/>
        </w:rPr>
        <w:t>נשוא</w:t>
      </w:r>
      <w:r w:rsidRPr="00804EB9">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04EB9">
        <w:rPr>
          <w:rFonts w:ascii="Times New Roman" w:eastAsia="Times New Roman" w:hAnsi="Times New Roman" w:cs="David"/>
          <w:b/>
          <w:bCs/>
          <w:sz w:val="24"/>
          <w:szCs w:val="24"/>
          <w:rtl/>
          <w:lang w:eastAsia="he-IL"/>
        </w:rPr>
        <w:t>א'</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 xml:space="preserve">המצ"ב </w:t>
      </w:r>
      <w:r w:rsidRPr="00804EB9">
        <w:rPr>
          <w:rFonts w:ascii="Times New Roman" w:eastAsia="Times New Roman" w:hAnsi="Times New Roman" w:cs="David"/>
          <w:sz w:val="24"/>
          <w:szCs w:val="24"/>
          <w:rtl/>
          <w:lang w:eastAsia="he-IL"/>
        </w:rPr>
        <w:t>וע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04EB9">
        <w:rPr>
          <w:rFonts w:ascii="Times New Roman" w:eastAsia="Times New Roman" w:hAnsi="Times New Roman" w:cs="David" w:hint="cs"/>
          <w:sz w:val="24"/>
          <w:szCs w:val="24"/>
          <w:rtl/>
          <w:lang w:eastAsia="he-IL"/>
        </w:rPr>
        <w:t xml:space="preserve"> בנספח </w:t>
      </w:r>
      <w:r w:rsidRPr="00804EB9">
        <w:rPr>
          <w:rFonts w:ascii="Times New Roman" w:eastAsia="Times New Roman" w:hAnsi="Times New Roman" w:cs="David" w:hint="cs"/>
          <w:b/>
          <w:bCs/>
          <w:sz w:val="24"/>
          <w:szCs w:val="24"/>
          <w:rtl/>
          <w:lang w:eastAsia="he-IL"/>
        </w:rPr>
        <w:t>א'</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כאמור.</w:t>
      </w:r>
    </w:p>
    <w:p w14:paraId="3E4803F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לא יגיש ליועצים</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לקבלנים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04EB9">
        <w:rPr>
          <w:rFonts w:ascii="Times New Roman" w:eastAsia="Times New Roman" w:hAnsi="Times New Roman" w:cs="David" w:hint="cs"/>
          <w:sz w:val="24"/>
          <w:szCs w:val="24"/>
          <w:rtl/>
          <w:lang w:eastAsia="he-IL"/>
        </w:rPr>
        <w:t xml:space="preserve">מפורשות על פי </w:t>
      </w:r>
      <w:r w:rsidRPr="00804EB9">
        <w:rPr>
          <w:rFonts w:ascii="Times New Roman" w:eastAsia="Times New Roman" w:hAnsi="Times New Roman" w:cs="David"/>
          <w:sz w:val="24"/>
          <w:szCs w:val="24"/>
          <w:rtl/>
          <w:lang w:eastAsia="he-IL"/>
        </w:rPr>
        <w:t>חוזה זה.</w:t>
      </w:r>
    </w:p>
    <w:p w14:paraId="6BCCFC49"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אין לו ולא תהינה לו </w:t>
      </w:r>
      <w:r w:rsidRPr="00804EB9">
        <w:rPr>
          <w:rFonts w:ascii="Times New Roman" w:eastAsia="Times New Roman" w:hAnsi="Times New Roman" w:cs="David" w:hint="cs"/>
          <w:sz w:val="24"/>
          <w:szCs w:val="24"/>
          <w:rtl/>
          <w:lang w:eastAsia="he-IL"/>
        </w:rPr>
        <w:t xml:space="preserve">כל </w:t>
      </w:r>
      <w:r w:rsidRPr="00804EB9">
        <w:rPr>
          <w:rFonts w:ascii="Times New Roman" w:eastAsia="Times New Roman" w:hAnsi="Times New Roman" w:cs="David"/>
          <w:sz w:val="24"/>
          <w:szCs w:val="24"/>
          <w:rtl/>
          <w:lang w:eastAsia="he-IL"/>
        </w:rPr>
        <w:t>תביעות ו/או טענות</w:t>
      </w:r>
      <w:r w:rsidRPr="00804EB9">
        <w:rPr>
          <w:rFonts w:ascii="Times New Roman" w:eastAsia="Times New Roman" w:hAnsi="Times New Roman" w:cs="David" w:hint="cs"/>
          <w:sz w:val="24"/>
          <w:szCs w:val="24"/>
          <w:rtl/>
          <w:lang w:eastAsia="he-IL"/>
        </w:rPr>
        <w:t xml:space="preserve"> ו/או דרישות ו/או תלונות</w:t>
      </w:r>
      <w:r w:rsidRPr="00804EB9">
        <w:rPr>
          <w:rFonts w:ascii="Times New Roman" w:eastAsia="Times New Roman" w:hAnsi="Times New Roman" w:cs="David"/>
          <w:sz w:val="24"/>
          <w:szCs w:val="24"/>
          <w:rtl/>
          <w:lang w:eastAsia="he-IL"/>
        </w:rPr>
        <w:t xml:space="preserve"> כלפי המזמין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כלפי המתכננים האחרים בגין מסירת העבודות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כאמור. משמסר המזמין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 xml:space="preserve">ביצוע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1F76964"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היועץ ערוך לביצוע העבודות, בין היתר, גם במערכת ניהול ותיאום פרויקטים באמצעות האינטרנט, כדוגמת "</w:t>
      </w:r>
      <w:r w:rsidRPr="00804EB9">
        <w:rPr>
          <w:rFonts w:ascii="Times New Roman" w:eastAsia="Times New Roman" w:hAnsi="Times New Roman" w:cs="David"/>
          <w:sz w:val="24"/>
          <w:szCs w:val="24"/>
          <w:lang w:eastAsia="he-IL"/>
        </w:rPr>
        <w:t>view</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hint="cs"/>
          <w:sz w:val="24"/>
          <w:szCs w:val="24"/>
          <w:rtl/>
          <w:lang w:eastAsia="he-IL"/>
        </w:rPr>
        <w:t>", "רמדורנט"</w:t>
      </w:r>
      <w:r w:rsidRPr="00804EB9">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04EB9">
        <w:rPr>
          <w:rFonts w:ascii="Times New Roman" w:eastAsia="Times New Roman" w:hAnsi="Times New Roman" w:cs="David" w:hint="cs"/>
          <w:sz w:val="24"/>
          <w:szCs w:val="24"/>
          <w:rtl/>
          <w:lang w:eastAsia="he-IL"/>
        </w:rPr>
        <w:t>.</w:t>
      </w:r>
    </w:p>
    <w:p w14:paraId="7B92F851"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צוות עובדים ואמצעים</w:t>
      </w:r>
    </w:p>
    <w:p w14:paraId="504D3735"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במשך כל תקופת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שרותי היועץ יקיים משרד מאויש</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מאורגן ומצויד</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באופן שיאפשר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בהתאם להוראות חוזה זה.</w:t>
      </w:r>
    </w:p>
    <w:p w14:paraId="3D4BC8CA"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04EB9">
        <w:rPr>
          <w:rFonts w:ascii="Times New Roman" w:eastAsia="Times New Roman" w:hAnsi="Times New Roman" w:cs="David"/>
          <w:bCs/>
          <w:sz w:val="24"/>
          <w:szCs w:val="24"/>
          <w:rtl/>
          <w:lang w:eastAsia="he-IL"/>
        </w:rPr>
        <w:t>א'</w:t>
      </w:r>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b/>
          <w:sz w:val="24"/>
          <w:szCs w:val="24"/>
          <w:rtl/>
          <w:lang w:eastAsia="he-IL"/>
        </w:rPr>
        <w:t>המצ"ב,</w:t>
      </w:r>
      <w:r w:rsidRPr="00804EB9">
        <w:rPr>
          <w:rFonts w:ascii="Times New Roman" w:eastAsia="Times New Roman" w:hAnsi="Times New Roman" w:cs="David"/>
          <w:sz w:val="24"/>
          <w:szCs w:val="24"/>
          <w:rtl/>
          <w:lang w:eastAsia="he-IL"/>
        </w:rPr>
        <w:t xml:space="preserve"> יתאים לביצוע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ברמה ובמועדים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F62D3BD"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04EB9">
        <w:rPr>
          <w:rFonts w:ascii="Times New Roman" w:eastAsia="Times New Roman" w:hAnsi="Times New Roman" w:cs="David" w:hint="cs"/>
          <w:sz w:val="24"/>
          <w:szCs w:val="24"/>
          <w:rtl/>
          <w:lang w:eastAsia="he-IL"/>
        </w:rPr>
        <w:t xml:space="preserve">המוחלט </w:t>
      </w:r>
      <w:r w:rsidRPr="00804EB9">
        <w:rPr>
          <w:rFonts w:ascii="Times New Roman" w:eastAsia="Times New Roman" w:hAnsi="Times New Roman" w:cs="David"/>
          <w:sz w:val="24"/>
          <w:szCs w:val="24"/>
          <w:rtl/>
          <w:lang w:eastAsia="he-IL"/>
        </w:rPr>
        <w:t>- להורות ליועץ מ</w:t>
      </w:r>
      <w:r w:rsidRPr="00804EB9">
        <w:rPr>
          <w:rFonts w:ascii="Times New Roman" w:eastAsia="Times New Roman" w:hAnsi="Times New Roman" w:cs="David" w:hint="cs"/>
          <w:sz w:val="24"/>
          <w:szCs w:val="24"/>
          <w:rtl/>
          <w:lang w:eastAsia="he-IL"/>
        </w:rPr>
        <w:t>עת לעת,</w:t>
      </w:r>
      <w:r w:rsidRPr="00804EB9">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D61B1C8"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מוסכם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04EB9">
        <w:rPr>
          <w:rFonts w:ascii="Times New Roman" w:eastAsia="Times New Roman" w:hAnsi="Times New Roman" w:cs="David"/>
          <w:bCs/>
          <w:sz w:val="24"/>
          <w:szCs w:val="24"/>
          <w:rtl/>
          <w:lang w:eastAsia="he-IL"/>
        </w:rPr>
        <w:t>א'</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המצ"ב</w:t>
      </w:r>
      <w:r w:rsidRPr="00804EB9">
        <w:rPr>
          <w:rFonts w:ascii="Times New Roman" w:eastAsia="Times New Roman" w:hAnsi="Times New Roman" w:cs="David"/>
          <w:sz w:val="24"/>
          <w:szCs w:val="24"/>
          <w:rtl/>
          <w:lang w:eastAsia="he-IL"/>
        </w:rPr>
        <w:t>, מנהלו הראשי של היועץ למטרת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(להלן: "</w:t>
      </w:r>
      <w:r w:rsidRPr="00804EB9">
        <w:rPr>
          <w:rFonts w:ascii="Times New Roman" w:eastAsia="Times New Roman" w:hAnsi="Times New Roman" w:cs="David"/>
          <w:b/>
          <w:bCs/>
          <w:sz w:val="24"/>
          <w:szCs w:val="24"/>
          <w:rtl/>
          <w:lang w:eastAsia="he-IL"/>
        </w:rPr>
        <w:t>המנהל הראשי</w:t>
      </w:r>
      <w:r w:rsidRPr="00804EB9">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04EB9">
        <w:rPr>
          <w:rFonts w:ascii="Times New Roman" w:eastAsia="Times New Roman" w:hAnsi="Times New Roman" w:cs="David" w:hint="cs"/>
          <w:sz w:val="24"/>
          <w:szCs w:val="24"/>
          <w:rtl/>
          <w:lang w:eastAsia="he-IL"/>
        </w:rPr>
        <w:t xml:space="preserve"> מראש ובכתב</w:t>
      </w:r>
      <w:r w:rsidRPr="00804EB9">
        <w:rPr>
          <w:rFonts w:ascii="Times New Roman" w:eastAsia="Times New Roman" w:hAnsi="Times New Roman" w:cs="David"/>
          <w:sz w:val="24"/>
          <w:szCs w:val="24"/>
          <w:rtl/>
          <w:lang w:eastAsia="he-IL"/>
        </w:rPr>
        <w:t>.</w:t>
      </w:r>
    </w:p>
    <w:p w14:paraId="17EE215F"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w:t>
      </w:r>
      <w:r w:rsidRPr="00804EB9">
        <w:rPr>
          <w:rFonts w:ascii="Times New Roman" w:eastAsia="Times New Roman" w:hAnsi="Times New Roman" w:cs="David" w:hint="cs"/>
          <w:sz w:val="24"/>
          <w:szCs w:val="24"/>
          <w:rtl/>
          <w:lang w:eastAsia="he-IL"/>
        </w:rPr>
        <w:t>צהיר, כי ידוע לו, ש</w:t>
      </w:r>
      <w:r w:rsidRPr="00804EB9">
        <w:rPr>
          <w:rFonts w:ascii="Times New Roman" w:eastAsia="Times New Roman" w:hAnsi="Times New Roman" w:cs="David"/>
          <w:sz w:val="24"/>
          <w:szCs w:val="24"/>
          <w:rtl/>
          <w:lang w:eastAsia="he-IL"/>
        </w:rPr>
        <w:t>במשך כל ת</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קפ</w:t>
      </w:r>
      <w:r w:rsidRPr="00804EB9">
        <w:rPr>
          <w:rFonts w:ascii="Times New Roman" w:eastAsia="Times New Roman" w:hAnsi="Times New Roman" w:cs="David" w:hint="cs"/>
          <w:sz w:val="24"/>
          <w:szCs w:val="24"/>
          <w:rtl/>
          <w:lang w:eastAsia="he-IL"/>
        </w:rPr>
        <w:t>ו של</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יעמוד המנהל הראשי בראשו, יהיה מעורב אישית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התכנון. מבלי לגרוע מהתחייבויות היועץ כמתחייב מ</w:t>
      </w:r>
      <w:r w:rsidRPr="00804EB9">
        <w:rPr>
          <w:rFonts w:ascii="Times New Roman" w:eastAsia="Times New Roman" w:hAnsi="Times New Roman" w:cs="David" w:hint="cs"/>
          <w:sz w:val="24"/>
          <w:szCs w:val="24"/>
          <w:rtl/>
          <w:lang w:eastAsia="he-IL"/>
        </w:rPr>
        <w:t>חוזה זה,</w:t>
      </w:r>
      <w:r w:rsidRPr="00804EB9">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582F994"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CAD61DB"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המזמין רשאי </w:t>
      </w:r>
      <w:r w:rsidRPr="00804EB9">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04EB9">
        <w:rPr>
          <w:rFonts w:ascii="Times New Roman" w:eastAsia="Times New Roman" w:hAnsi="Times New Roman" w:cs="David" w:hint="cs"/>
          <w:sz w:val="24"/>
          <w:szCs w:val="24"/>
          <w:rtl/>
          <w:lang w:eastAsia="he-IL"/>
        </w:rPr>
        <w:t xml:space="preserve">אחר </w:t>
      </w:r>
      <w:r w:rsidRPr="00804EB9">
        <w:rPr>
          <w:rFonts w:ascii="Times New Roman" w:eastAsia="Times New Roman" w:hAnsi="Times New Roman" w:cs="David"/>
          <w:sz w:val="24"/>
          <w:szCs w:val="24"/>
          <w:rtl/>
          <w:lang w:eastAsia="he-IL"/>
        </w:rPr>
        <w:t>דרישת המזמין לאלתר.</w:t>
      </w:r>
    </w:p>
    <w:p w14:paraId="128FE627"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החלטות המזמין בדבר 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 ו/או החלפת עובד מעובדי היועץ תינתנה לפי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קול דעתו המוחלט</w:t>
      </w:r>
      <w:r w:rsidRPr="00804EB9">
        <w:rPr>
          <w:rFonts w:ascii="Times New Roman" w:eastAsia="Times New Roman" w:hAnsi="Times New Roman" w:cs="David" w:hint="cs"/>
          <w:sz w:val="24"/>
          <w:szCs w:val="24"/>
          <w:rtl/>
          <w:lang w:eastAsia="he-IL"/>
        </w:rPr>
        <w:t xml:space="preserve"> של המזמין</w:t>
      </w:r>
      <w:r w:rsidRPr="00804EB9">
        <w:rPr>
          <w:rFonts w:ascii="Times New Roman" w:eastAsia="Times New Roman" w:hAnsi="Times New Roman" w:cs="David"/>
          <w:sz w:val="24"/>
          <w:szCs w:val="24"/>
          <w:rtl/>
          <w:lang w:eastAsia="he-IL"/>
        </w:rPr>
        <w:t xml:space="preserve"> וללא צורך במתן נימוקים</w:t>
      </w:r>
      <w:r w:rsidRPr="00804EB9">
        <w:rPr>
          <w:rFonts w:ascii="Times New Roman" w:eastAsia="Times New Roman" w:hAnsi="Times New Roman" w:cs="David" w:hint="cs"/>
          <w:sz w:val="24"/>
          <w:szCs w:val="24"/>
          <w:rtl/>
          <w:lang w:eastAsia="he-IL"/>
        </w:rPr>
        <w:t xml:space="preserve"> כאלה ואחרים</w:t>
      </w:r>
      <w:r w:rsidRPr="00804EB9">
        <w:rPr>
          <w:rFonts w:ascii="Times New Roman" w:eastAsia="Times New Roman" w:hAnsi="Times New Roman" w:cs="David"/>
          <w:sz w:val="24"/>
          <w:szCs w:val="24"/>
          <w:rtl/>
          <w:lang w:eastAsia="he-IL"/>
        </w:rPr>
        <w:t>. אין בהחלטות אלה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כדי לשחרר את היועץ מאי</w:t>
      </w:r>
      <w:r w:rsidRPr="00804EB9">
        <w:rPr>
          <w:rFonts w:ascii="Times New Roman" w:eastAsia="Times New Roman" w:hAnsi="Times New Roman" w:cs="David" w:hint="cs"/>
          <w:sz w:val="24"/>
          <w:szCs w:val="24"/>
          <w:rtl/>
          <w:lang w:eastAsia="he-IL"/>
        </w:rPr>
        <w:t>לו</w:t>
      </w:r>
      <w:r w:rsidRPr="00804EB9">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04EB9">
        <w:rPr>
          <w:rFonts w:ascii="Times New Roman" w:eastAsia="Times New Roman" w:hAnsi="Times New Roman" w:cs="David" w:hint="cs"/>
          <w:sz w:val="24"/>
          <w:szCs w:val="24"/>
          <w:rtl/>
          <w:lang w:eastAsia="he-IL"/>
        </w:rPr>
        <w:t xml:space="preserve"> ו/או חבות</w:t>
      </w:r>
      <w:r w:rsidRPr="00804EB9">
        <w:rPr>
          <w:rFonts w:ascii="Times New Roman" w:eastAsia="Times New Roman" w:hAnsi="Times New Roman" w:cs="David"/>
          <w:sz w:val="24"/>
          <w:szCs w:val="24"/>
          <w:rtl/>
          <w:lang w:eastAsia="he-IL"/>
        </w:rPr>
        <w:t xml:space="preserve"> שהיא.</w:t>
      </w:r>
    </w:p>
    <w:p w14:paraId="357D269B"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היועץ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לצייד על חשבונו את צוות עובדיו בכל הציוד הדרוש לב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שרותי היועץ. </w:t>
      </w:r>
      <w:r w:rsidRPr="00804EB9">
        <w:rPr>
          <w:rFonts w:ascii="Times New Roman" w:eastAsia="Times New Roman" w:hAnsi="Times New Roman" w:cs="David" w:hint="cs"/>
          <w:sz w:val="24"/>
          <w:szCs w:val="24"/>
          <w:rtl/>
          <w:lang w:eastAsia="he-IL"/>
        </w:rPr>
        <w:t>האחריות בגין אחזקת</w:t>
      </w:r>
      <w:r w:rsidRPr="00804EB9">
        <w:rPr>
          <w:rFonts w:ascii="Times New Roman" w:eastAsia="Times New Roman" w:hAnsi="Times New Roman" w:cs="David"/>
          <w:sz w:val="24"/>
          <w:szCs w:val="24"/>
          <w:rtl/>
          <w:lang w:eastAsia="he-IL"/>
        </w:rPr>
        <w:t xml:space="preserve"> ושמיר</w:t>
      </w:r>
      <w:r w:rsidRPr="00804EB9">
        <w:rPr>
          <w:rFonts w:ascii="Times New Roman" w:eastAsia="Times New Roman" w:hAnsi="Times New Roman" w:cs="David" w:hint="cs"/>
          <w:sz w:val="24"/>
          <w:szCs w:val="24"/>
          <w:rtl/>
          <w:lang w:eastAsia="he-IL"/>
        </w:rPr>
        <w:t>ת</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ציוד</w:t>
      </w:r>
      <w:r w:rsidRPr="00804EB9">
        <w:rPr>
          <w:rFonts w:ascii="Times New Roman" w:eastAsia="Times New Roman" w:hAnsi="Times New Roman" w:cs="David" w:hint="cs"/>
          <w:sz w:val="24"/>
          <w:szCs w:val="24"/>
          <w:rtl/>
          <w:lang w:eastAsia="he-IL"/>
        </w:rPr>
        <w:t xml:space="preserve"> כאמור,</w:t>
      </w:r>
      <w:r w:rsidRPr="00804EB9">
        <w:rPr>
          <w:rFonts w:ascii="Times New Roman" w:eastAsia="Times New Roman" w:hAnsi="Times New Roman" w:cs="David"/>
          <w:sz w:val="24"/>
          <w:szCs w:val="24"/>
          <w:rtl/>
          <w:lang w:eastAsia="he-IL"/>
        </w:rPr>
        <w:t xml:space="preserve"> תהיה בידי היועץ ועל חשבונו, והמזמין לא </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ישא בכל אחריות </w:t>
      </w:r>
      <w:r w:rsidRPr="00804EB9">
        <w:rPr>
          <w:rFonts w:ascii="Times New Roman" w:eastAsia="Times New Roman" w:hAnsi="Times New Roman" w:cs="David" w:hint="cs"/>
          <w:sz w:val="24"/>
          <w:szCs w:val="24"/>
          <w:rtl/>
          <w:lang w:eastAsia="he-IL"/>
        </w:rPr>
        <w:t xml:space="preserve">ו/או חבות </w:t>
      </w:r>
      <w:r w:rsidRPr="00804EB9">
        <w:rPr>
          <w:rFonts w:ascii="Times New Roman" w:eastAsia="Times New Roman" w:hAnsi="Times New Roman" w:cs="David"/>
          <w:sz w:val="24"/>
          <w:szCs w:val="24"/>
          <w:rtl/>
          <w:lang w:eastAsia="he-IL"/>
        </w:rPr>
        <w:t>בגין א</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בדן </w:t>
      </w:r>
      <w:r w:rsidRPr="00804EB9">
        <w:rPr>
          <w:rFonts w:ascii="Times New Roman" w:eastAsia="Times New Roman" w:hAnsi="Times New Roman" w:cs="David" w:hint="cs"/>
          <w:sz w:val="24"/>
          <w:szCs w:val="24"/>
          <w:rtl/>
          <w:lang w:eastAsia="he-IL"/>
        </w:rPr>
        <w:t>ן/</w:t>
      </w:r>
      <w:r w:rsidRPr="00804EB9">
        <w:rPr>
          <w:rFonts w:ascii="Times New Roman" w:eastAsia="Times New Roman" w:hAnsi="Times New Roman" w:cs="David"/>
          <w:sz w:val="24"/>
          <w:szCs w:val="24"/>
          <w:rtl/>
          <w:lang w:eastAsia="he-IL"/>
        </w:rPr>
        <w:t>או נזק</w:t>
      </w:r>
      <w:r w:rsidRPr="00804EB9">
        <w:rPr>
          <w:rFonts w:ascii="Times New Roman" w:eastAsia="Times New Roman" w:hAnsi="Times New Roman" w:cs="David" w:hint="cs"/>
          <w:sz w:val="24"/>
          <w:szCs w:val="24"/>
          <w:rtl/>
          <w:lang w:eastAsia="he-IL"/>
        </w:rPr>
        <w:t xml:space="preserve"> ו/או קלקול</w:t>
      </w:r>
      <w:r w:rsidRPr="00804EB9">
        <w:rPr>
          <w:rFonts w:ascii="Times New Roman" w:eastAsia="Times New Roman" w:hAnsi="Times New Roman" w:cs="David"/>
          <w:sz w:val="24"/>
          <w:szCs w:val="24"/>
          <w:rtl/>
          <w:lang w:eastAsia="he-IL"/>
        </w:rPr>
        <w:t xml:space="preserve"> כלשהו לציוד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לכל חלק ממנו מכל סיבה שהיא.</w:t>
      </w:r>
    </w:p>
    <w:p w14:paraId="1D3EEA3E"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סמכויות היועץ</w:t>
      </w:r>
    </w:p>
    <w:p w14:paraId="11AD0F8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במגעים עם רשויות מוסמכות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לרבות עם הרשות המקומית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בכל הנוגע לש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וכל הכרוך בכך</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ובלבד:</w:t>
      </w:r>
    </w:p>
    <w:p w14:paraId="3738D6E7"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שהיועץ לא יגיש תכניות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תיקונים לתכניות לא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 הרשויות המוסמכות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אלא אם כן אושרו קודם לכן</w:t>
      </w:r>
      <w:r w:rsidRPr="00804EB9">
        <w:rPr>
          <w:rFonts w:ascii="Times New Roman" w:eastAsia="Times New Roman" w:hAnsi="Times New Roman" w:cs="David" w:hint="cs"/>
          <w:sz w:val="24"/>
          <w:szCs w:val="24"/>
          <w:rtl/>
          <w:lang w:eastAsia="he-IL"/>
        </w:rPr>
        <w:t>, מראש ובכתב,</w:t>
      </w:r>
      <w:r w:rsidRPr="00804EB9">
        <w:rPr>
          <w:rFonts w:ascii="Times New Roman" w:eastAsia="Times New Roman" w:hAnsi="Times New Roman" w:cs="David"/>
          <w:sz w:val="24"/>
          <w:szCs w:val="24"/>
          <w:rtl/>
          <w:lang w:eastAsia="he-IL"/>
        </w:rPr>
        <w:t xml:space="preserve"> ע"י המזמין.</w:t>
      </w:r>
    </w:p>
    <w:p w14:paraId="1A992C3E"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הכרוך בהתחייבות חוקית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כספית</w:t>
      </w:r>
      <w:r w:rsidRPr="00804EB9">
        <w:rPr>
          <w:rFonts w:ascii="Times New Roman" w:eastAsia="Times New Roman" w:hAnsi="Times New Roman" w:cs="David" w:hint="cs"/>
          <w:sz w:val="24"/>
          <w:szCs w:val="24"/>
          <w:rtl/>
          <w:lang w:eastAsia="he-IL"/>
        </w:rPr>
        <w:t xml:space="preserve"> ו/או אחרת,</w:t>
      </w:r>
      <w:r w:rsidRPr="00804EB9">
        <w:rPr>
          <w:rFonts w:ascii="Times New Roman" w:eastAsia="Times New Roman" w:hAnsi="Times New Roman" w:cs="David"/>
          <w:sz w:val="24"/>
          <w:szCs w:val="24"/>
          <w:rtl/>
          <w:lang w:eastAsia="he-IL"/>
        </w:rPr>
        <w:t xml:space="preserve"> אלא בא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שורו של המזמין</w:t>
      </w:r>
      <w:r w:rsidRPr="00804EB9">
        <w:rPr>
          <w:rFonts w:ascii="Times New Roman" w:eastAsia="Times New Roman" w:hAnsi="Times New Roman" w:cs="David" w:hint="cs"/>
          <w:sz w:val="24"/>
          <w:szCs w:val="24"/>
          <w:rtl/>
          <w:lang w:eastAsia="he-IL"/>
        </w:rPr>
        <w:t xml:space="preserve"> מראש ובכתב</w:t>
      </w:r>
      <w:r w:rsidRPr="00804EB9">
        <w:rPr>
          <w:rFonts w:ascii="Times New Roman" w:eastAsia="Times New Roman" w:hAnsi="Times New Roman" w:cs="David"/>
          <w:sz w:val="24"/>
          <w:szCs w:val="24"/>
          <w:rtl/>
          <w:lang w:eastAsia="he-IL"/>
        </w:rPr>
        <w:t>.</w:t>
      </w:r>
    </w:p>
    <w:p w14:paraId="01431594"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זולת אם</w:t>
      </w:r>
      <w:r w:rsidRPr="00804EB9">
        <w:rPr>
          <w:rFonts w:ascii="Times New Roman" w:eastAsia="Times New Roman" w:hAnsi="Times New Roman" w:cs="David"/>
          <w:sz w:val="24"/>
          <w:szCs w:val="24"/>
          <w:rtl/>
          <w:lang w:eastAsia="he-IL"/>
        </w:rPr>
        <w:t xml:space="preserve"> יוסמך לכך ע"י המזמין </w:t>
      </w:r>
      <w:r w:rsidRPr="00804EB9">
        <w:rPr>
          <w:rFonts w:ascii="Times New Roman" w:eastAsia="Times New Roman" w:hAnsi="Times New Roman" w:cs="David" w:hint="cs"/>
          <w:sz w:val="24"/>
          <w:szCs w:val="24"/>
          <w:rtl/>
          <w:lang w:eastAsia="he-IL"/>
        </w:rPr>
        <w:t>מראש ו</w:t>
      </w:r>
      <w:r w:rsidRPr="00804EB9">
        <w:rPr>
          <w:rFonts w:ascii="Times New Roman" w:eastAsia="Times New Roman" w:hAnsi="Times New Roman" w:cs="David"/>
          <w:sz w:val="24"/>
          <w:szCs w:val="24"/>
          <w:rtl/>
          <w:lang w:eastAsia="he-IL"/>
        </w:rPr>
        <w:t>בכתב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לא יהיה היועץ רשאי ליתן הוראות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הנחיות</w:t>
      </w:r>
      <w:r w:rsidRPr="00804EB9">
        <w:rPr>
          <w:rFonts w:ascii="Times New Roman" w:eastAsia="Times New Roman" w:hAnsi="Times New Roman" w:cs="David" w:hint="cs"/>
          <w:sz w:val="24"/>
          <w:szCs w:val="24"/>
          <w:rtl/>
          <w:lang w:eastAsia="he-IL"/>
        </w:rPr>
        <w:t>, בין</w:t>
      </w:r>
      <w:r w:rsidRPr="00804EB9">
        <w:rPr>
          <w:rFonts w:ascii="Times New Roman" w:eastAsia="Times New Roman" w:hAnsi="Times New Roman" w:cs="David"/>
          <w:sz w:val="24"/>
          <w:szCs w:val="24"/>
          <w:rtl/>
          <w:lang w:eastAsia="he-IL"/>
        </w:rPr>
        <w:t xml:space="preserve"> במישרין</w:t>
      </w:r>
      <w:r w:rsidRPr="00804EB9">
        <w:rPr>
          <w:rFonts w:ascii="Times New Roman" w:eastAsia="Times New Roman" w:hAnsi="Times New Roman" w:cs="David" w:hint="cs"/>
          <w:sz w:val="24"/>
          <w:szCs w:val="24"/>
          <w:rtl/>
          <w:lang w:eastAsia="he-IL"/>
        </w:rPr>
        <w:t xml:space="preserve"> ובין בעקיפין,</w:t>
      </w:r>
      <w:r w:rsidRPr="00804EB9">
        <w:rPr>
          <w:rFonts w:ascii="Times New Roman" w:eastAsia="Times New Roman" w:hAnsi="Times New Roman" w:cs="David"/>
          <w:sz w:val="24"/>
          <w:szCs w:val="24"/>
          <w:rtl/>
          <w:lang w:eastAsia="he-IL"/>
        </w:rPr>
        <w:t xml:space="preserve"> לקבלן הראשי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לקבלן העבודות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לנהל עמם מו"מ ביחס למחירים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w:t>
      </w:r>
      <w:r w:rsidRPr="00804EB9">
        <w:rPr>
          <w:rFonts w:ascii="Times New Roman" w:eastAsia="Times New Roman" w:hAnsi="Times New Roman" w:cs="David" w:hint="cs"/>
          <w:sz w:val="24"/>
          <w:szCs w:val="24"/>
          <w:rtl/>
          <w:lang w:eastAsia="he-IL"/>
        </w:rPr>
        <w:t>ל</w:t>
      </w:r>
      <w:r w:rsidRPr="00804EB9">
        <w:rPr>
          <w:rFonts w:ascii="Times New Roman" w:eastAsia="Times New Roman" w:hAnsi="Times New Roman" w:cs="David"/>
          <w:sz w:val="24"/>
          <w:szCs w:val="24"/>
          <w:rtl/>
          <w:lang w:eastAsia="he-IL"/>
        </w:rPr>
        <w:t>דרכי ביצוע הכרוכים בש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נוי מחירים</w:t>
      </w:r>
      <w:r w:rsidRPr="00804EB9">
        <w:rPr>
          <w:rFonts w:ascii="Times New Roman" w:eastAsia="Times New Roman" w:hAnsi="Times New Roman" w:cs="David" w:hint="cs"/>
          <w:sz w:val="24"/>
          <w:szCs w:val="24"/>
          <w:rtl/>
          <w:lang w:eastAsia="he-IL"/>
        </w:rPr>
        <w:t xml:space="preserve"> ו/או כמויות</w:t>
      </w:r>
      <w:r w:rsidRPr="00804EB9">
        <w:rPr>
          <w:rFonts w:ascii="Times New Roman" w:eastAsia="Times New Roman" w:hAnsi="Times New Roman" w:cs="David"/>
          <w:sz w:val="24"/>
          <w:szCs w:val="24"/>
          <w:rtl/>
          <w:lang w:eastAsia="he-IL"/>
        </w:rPr>
        <w:t>, אלא באמצעות המזמין או המנהל.</w:t>
      </w:r>
    </w:p>
    <w:p w14:paraId="059F7415"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סמכויות המנהל</w:t>
      </w:r>
    </w:p>
    <w:p w14:paraId="51350EA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המנהל רשאי לבדוק</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בכל עת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את שרותי היועץ כולם או </w:t>
      </w:r>
      <w:r w:rsidRPr="00804EB9">
        <w:rPr>
          <w:rFonts w:ascii="Times New Roman" w:eastAsia="Times New Roman" w:hAnsi="Times New Roman" w:cs="David" w:hint="cs"/>
          <w:sz w:val="24"/>
          <w:szCs w:val="24"/>
          <w:rtl/>
          <w:lang w:eastAsia="he-IL"/>
        </w:rPr>
        <w:t>מקצתם</w:t>
      </w:r>
      <w:r w:rsidRPr="00804EB9">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w:t>
      </w:r>
      <w:r w:rsidRPr="00804EB9">
        <w:rPr>
          <w:rFonts w:ascii="Times New Roman" w:eastAsia="Times New Roman" w:hAnsi="Times New Roman" w:cs="David" w:hint="cs"/>
          <w:sz w:val="24"/>
          <w:szCs w:val="24"/>
          <w:rtl/>
          <w:lang w:eastAsia="he-IL"/>
        </w:rPr>
        <w:t xml:space="preserve">על ידי מי </w:t>
      </w:r>
      <w:r w:rsidRPr="00804EB9">
        <w:rPr>
          <w:rFonts w:ascii="Times New Roman" w:eastAsia="Times New Roman" w:hAnsi="Times New Roman" w:cs="David"/>
          <w:sz w:val="24"/>
          <w:szCs w:val="24"/>
          <w:rtl/>
          <w:lang w:eastAsia="he-IL"/>
        </w:rPr>
        <w:t>מטעמו. כן רשאי המנהל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B7F73B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04EB9">
        <w:rPr>
          <w:rFonts w:ascii="Times New Roman" w:eastAsia="Times New Roman" w:hAnsi="Times New Roman" w:cs="David"/>
          <w:bCs/>
          <w:sz w:val="24"/>
          <w:szCs w:val="24"/>
          <w:rtl/>
          <w:lang w:eastAsia="he-IL"/>
        </w:rPr>
        <w:t>א'</w:t>
      </w:r>
      <w:r w:rsidRPr="00804EB9">
        <w:rPr>
          <w:rFonts w:ascii="Times New Roman" w:eastAsia="Times New Roman" w:hAnsi="Times New Roman" w:cs="David" w:hint="cs"/>
          <w:b/>
          <w:sz w:val="24"/>
          <w:szCs w:val="24"/>
          <w:rtl/>
          <w:lang w:eastAsia="he-IL"/>
        </w:rPr>
        <w:t xml:space="preserve"> המצ"ב</w:t>
      </w:r>
      <w:r w:rsidRPr="00804EB9">
        <w:rPr>
          <w:rFonts w:ascii="Times New Roman" w:eastAsia="Times New Roman" w:hAnsi="Times New Roman" w:cs="David"/>
          <w:sz w:val="24"/>
          <w:szCs w:val="24"/>
          <w:rtl/>
          <w:lang w:eastAsia="he-IL"/>
        </w:rPr>
        <w:t>.</w:t>
      </w:r>
    </w:p>
    <w:p w14:paraId="63870EAB"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לצורך הפעלת סמכויותיו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רשאי המנהל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מי מטעמו לבקר במשרד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בכל מקום אחר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04EB9">
        <w:rPr>
          <w:rFonts w:ascii="Times New Roman" w:eastAsia="Times New Roman" w:hAnsi="Times New Roman" w:cs="David" w:hint="cs"/>
          <w:sz w:val="24"/>
          <w:szCs w:val="24"/>
          <w:rtl/>
          <w:lang w:eastAsia="he-IL"/>
        </w:rPr>
        <w:t>י המנהל ו/</w:t>
      </w:r>
      <w:r w:rsidRPr="00804EB9">
        <w:rPr>
          <w:rFonts w:ascii="Times New Roman" w:eastAsia="Times New Roman" w:hAnsi="Times New Roman" w:cs="David"/>
          <w:sz w:val="24"/>
          <w:szCs w:val="24"/>
          <w:rtl/>
          <w:lang w:eastAsia="he-IL"/>
        </w:rPr>
        <w:t xml:space="preserve">או </w:t>
      </w:r>
      <w:r w:rsidRPr="00804EB9">
        <w:rPr>
          <w:rFonts w:ascii="Times New Roman" w:eastAsia="Times New Roman" w:hAnsi="Times New Roman" w:cs="David" w:hint="cs"/>
          <w:sz w:val="24"/>
          <w:szCs w:val="24"/>
          <w:rtl/>
          <w:lang w:eastAsia="he-IL"/>
        </w:rPr>
        <w:t xml:space="preserve">על ידי מי </w:t>
      </w:r>
      <w:r w:rsidRPr="00804EB9">
        <w:rPr>
          <w:rFonts w:ascii="Times New Roman" w:eastAsia="Times New Roman" w:hAnsi="Times New Roman" w:cs="David"/>
          <w:sz w:val="24"/>
          <w:szCs w:val="24"/>
          <w:rtl/>
          <w:lang w:eastAsia="he-IL"/>
        </w:rPr>
        <w:t>מטעמו.</w:t>
      </w:r>
    </w:p>
    <w:p w14:paraId="4F4A9235"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אין בהפעלת סמכויות המנהל על פי חוזה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כדי לגרוע </w:t>
      </w:r>
      <w:r w:rsidRPr="00804EB9">
        <w:rPr>
          <w:rFonts w:ascii="Times New Roman" w:eastAsia="Times New Roman" w:hAnsi="Times New Roman" w:cs="David" w:hint="cs"/>
          <w:sz w:val="24"/>
          <w:szCs w:val="24"/>
          <w:rtl/>
          <w:lang w:eastAsia="he-IL"/>
        </w:rPr>
        <w:t xml:space="preserve">ו/או לשחרר </w:t>
      </w:r>
      <w:r w:rsidRPr="00804EB9">
        <w:rPr>
          <w:rFonts w:ascii="Times New Roman" w:eastAsia="Times New Roman" w:hAnsi="Times New Roman" w:cs="David"/>
          <w:sz w:val="24"/>
          <w:szCs w:val="24"/>
          <w:rtl/>
          <w:lang w:eastAsia="he-IL"/>
        </w:rPr>
        <w:t xml:space="preserve">מאחריות </w:t>
      </w:r>
      <w:r w:rsidRPr="00804EB9">
        <w:rPr>
          <w:rFonts w:ascii="Times New Roman" w:eastAsia="Times New Roman" w:hAnsi="Times New Roman" w:cs="David" w:hint="cs"/>
          <w:sz w:val="24"/>
          <w:szCs w:val="24"/>
          <w:rtl/>
          <w:lang w:eastAsia="he-IL"/>
        </w:rPr>
        <w:t>היועץ על פי חוזה זה ו/או על פי כל דין.</w:t>
      </w:r>
      <w:r w:rsidRPr="00804EB9">
        <w:rPr>
          <w:rFonts w:ascii="Times New Roman" w:eastAsia="Times New Roman" w:hAnsi="Times New Roman" w:cs="David"/>
          <w:sz w:val="24"/>
          <w:szCs w:val="24"/>
          <w:rtl/>
          <w:lang w:eastAsia="he-IL"/>
        </w:rPr>
        <w:t xml:space="preserve"> בהקשר זה מובהר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w:t>
      </w:r>
      <w:r w:rsidRPr="00804EB9">
        <w:rPr>
          <w:rFonts w:ascii="Times New Roman" w:eastAsia="Times New Roman" w:hAnsi="Times New Roman" w:cs="David"/>
          <w:sz w:val="24"/>
          <w:szCs w:val="24"/>
          <w:rtl/>
          <w:lang w:eastAsia="he-IL"/>
        </w:rPr>
        <w:lastRenderedPageBreak/>
        <w:t>תכנון מחדש של התכניות, ככל שהדבר יידרש.</w:t>
      </w:r>
    </w:p>
    <w:p w14:paraId="7AD7DE28"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אישר המנהל תכניות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04EB9">
        <w:rPr>
          <w:rFonts w:ascii="Times New Roman" w:eastAsia="Times New Roman" w:hAnsi="Times New Roman" w:cs="David" w:hint="cs"/>
          <w:sz w:val="24"/>
          <w:szCs w:val="24"/>
          <w:rtl/>
          <w:lang w:eastAsia="he-IL"/>
        </w:rPr>
        <w:t>חוזה</w:t>
      </w:r>
      <w:r w:rsidRPr="00804EB9">
        <w:rPr>
          <w:rFonts w:ascii="Times New Roman" w:eastAsia="Times New Roman" w:hAnsi="Times New Roman" w:cs="David"/>
          <w:sz w:val="24"/>
          <w:szCs w:val="24"/>
          <w:rtl/>
          <w:lang w:eastAsia="he-IL"/>
        </w:rPr>
        <w:t xml:space="preserve"> זה, </w:t>
      </w:r>
      <w:r w:rsidRPr="00804EB9">
        <w:rPr>
          <w:rFonts w:ascii="Times New Roman" w:eastAsia="Times New Roman" w:hAnsi="Times New Roman" w:cs="David" w:hint="cs"/>
          <w:sz w:val="24"/>
          <w:szCs w:val="24"/>
          <w:rtl/>
          <w:lang w:eastAsia="he-IL"/>
        </w:rPr>
        <w:t>לא יהא</w:t>
      </w:r>
      <w:r w:rsidRPr="00804EB9">
        <w:rPr>
          <w:rFonts w:ascii="Times New Roman" w:eastAsia="Times New Roman" w:hAnsi="Times New Roman" w:cs="David"/>
          <w:sz w:val="24"/>
          <w:szCs w:val="24"/>
          <w:rtl/>
          <w:lang w:eastAsia="he-IL"/>
        </w:rPr>
        <w:t xml:space="preserve"> בכך כדי לשחרר את היועץ מאחריותו המקצועית המלאה ו</w:t>
      </w:r>
      <w:r w:rsidRPr="00804EB9">
        <w:rPr>
          <w:rFonts w:ascii="Times New Roman" w:eastAsia="Times New Roman" w:hAnsi="Times New Roman" w:cs="David" w:hint="cs"/>
          <w:sz w:val="24"/>
          <w:szCs w:val="24"/>
          <w:rtl/>
          <w:lang w:eastAsia="he-IL"/>
        </w:rPr>
        <w:t>לא יהא</w:t>
      </w:r>
      <w:r w:rsidRPr="00804EB9">
        <w:rPr>
          <w:rFonts w:ascii="Times New Roman" w:eastAsia="Times New Roman" w:hAnsi="Times New Roman" w:cs="David"/>
          <w:sz w:val="24"/>
          <w:szCs w:val="24"/>
          <w:rtl/>
          <w:lang w:eastAsia="he-IL"/>
        </w:rPr>
        <w:t xml:space="preserve"> בכך כדי להטיל על המנהל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על המזמין אחריות כלשהי לטיב התכניות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המסמכים האמורים.</w:t>
      </w:r>
    </w:p>
    <w:p w14:paraId="46729BBE"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לוח זמנים ושלבי ב</w:t>
      </w:r>
      <w:r w:rsidRPr="00804EB9">
        <w:rPr>
          <w:rFonts w:ascii="Times New Roman" w:eastAsia="Times New Roman" w:hAnsi="Times New Roman" w:cs="David" w:hint="cs"/>
          <w:bCs/>
          <w:sz w:val="24"/>
          <w:szCs w:val="24"/>
          <w:u w:val="single"/>
          <w:rtl/>
          <w:lang w:eastAsia="he-IL"/>
        </w:rPr>
        <w:t>י</w:t>
      </w:r>
      <w:r w:rsidRPr="00804EB9">
        <w:rPr>
          <w:rFonts w:ascii="Times New Roman" w:eastAsia="Times New Roman" w:hAnsi="Times New Roman" w:cs="David"/>
          <w:bCs/>
          <w:sz w:val="24"/>
          <w:szCs w:val="24"/>
          <w:u w:val="single"/>
          <w:rtl/>
          <w:lang w:eastAsia="he-IL"/>
        </w:rPr>
        <w:t>צוע</w:t>
      </w:r>
    </w:p>
    <w:p w14:paraId="35CDA19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04EB9">
        <w:rPr>
          <w:rFonts w:ascii="Times New Roman" w:eastAsia="Times New Roman" w:hAnsi="Times New Roman" w:cs="David"/>
          <w:b/>
          <w:bCs/>
          <w:sz w:val="24"/>
          <w:szCs w:val="24"/>
          <w:rtl/>
          <w:lang w:eastAsia="he-IL"/>
        </w:rPr>
        <w:t>ג'</w:t>
      </w:r>
      <w:r w:rsidRPr="00804EB9">
        <w:rPr>
          <w:rFonts w:ascii="Times New Roman" w:eastAsia="Times New Roman" w:hAnsi="Times New Roman" w:cs="David" w:hint="cs"/>
          <w:sz w:val="24"/>
          <w:szCs w:val="24"/>
          <w:rtl/>
          <w:lang w:eastAsia="he-IL"/>
        </w:rPr>
        <w:t xml:space="preserve"> המצ"ב</w:t>
      </w:r>
      <w:r w:rsidRPr="00804EB9">
        <w:rPr>
          <w:rFonts w:ascii="Times New Roman" w:eastAsia="Times New Roman" w:hAnsi="Times New Roman" w:cs="David"/>
          <w:sz w:val="24"/>
          <w:szCs w:val="24"/>
          <w:rtl/>
          <w:lang w:eastAsia="he-IL"/>
        </w:rPr>
        <w:t xml:space="preserve"> (להלן: "</w:t>
      </w:r>
      <w:r w:rsidRPr="00804EB9">
        <w:rPr>
          <w:rFonts w:ascii="Times New Roman" w:eastAsia="Times New Roman" w:hAnsi="Times New Roman" w:cs="David"/>
          <w:b/>
          <w:bCs/>
          <w:sz w:val="24"/>
          <w:szCs w:val="24"/>
          <w:rtl/>
          <w:lang w:eastAsia="he-IL"/>
        </w:rPr>
        <w:t>לוח הזמנים</w:t>
      </w:r>
      <w:r w:rsidRPr="00804EB9">
        <w:rPr>
          <w:rFonts w:ascii="Times New Roman" w:eastAsia="Times New Roman" w:hAnsi="Times New Roman" w:cs="David"/>
          <w:sz w:val="24"/>
          <w:szCs w:val="24"/>
          <w:rtl/>
          <w:lang w:eastAsia="he-IL"/>
        </w:rPr>
        <w:t>"). כל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 הכלול בשרותי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אשר לא נקבע לו מועד בלוח הזמנים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יבוצע על ידי היועץ במועד שיהיה דרוש על מנת להבטיח</w:t>
      </w:r>
      <w:r w:rsidRPr="00804EB9">
        <w:rPr>
          <w:rFonts w:ascii="Times New Roman" w:eastAsia="Times New Roman" w:hAnsi="Times New Roman" w:cs="David" w:hint="cs"/>
          <w:sz w:val="24"/>
          <w:szCs w:val="24"/>
          <w:rtl/>
          <w:lang w:eastAsia="he-IL"/>
        </w:rPr>
        <w:t xml:space="preserve"> את</w:t>
      </w:r>
      <w:r w:rsidRPr="00804EB9">
        <w:rPr>
          <w:rFonts w:ascii="Times New Roman" w:eastAsia="Times New Roman" w:hAnsi="Times New Roman" w:cs="David"/>
          <w:sz w:val="24"/>
          <w:szCs w:val="24"/>
          <w:rtl/>
          <w:lang w:eastAsia="he-IL"/>
        </w:rPr>
        <w:t xml:space="preserve">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 xml:space="preserve">קבלנים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אחרים בהתאם ללוח הזמנים המוסכם ע</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מם.</w:t>
      </w:r>
    </w:p>
    <w:p w14:paraId="2CBBED7A"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לא יתחיל היועץ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קטע מהפרויקט ו/או שלב משלבי העבודה כמפורט בנספח </w:t>
      </w:r>
      <w:r w:rsidRPr="00804EB9">
        <w:rPr>
          <w:rFonts w:ascii="Times New Roman" w:eastAsia="Times New Roman" w:hAnsi="Times New Roman" w:cs="David"/>
          <w:bCs/>
          <w:sz w:val="24"/>
          <w:szCs w:val="24"/>
          <w:rtl/>
          <w:lang w:eastAsia="he-IL"/>
        </w:rPr>
        <w:t>ב'</w:t>
      </w:r>
      <w:r w:rsidRPr="00804EB9">
        <w:rPr>
          <w:rFonts w:ascii="Times New Roman" w:eastAsia="Times New Roman" w:hAnsi="Times New Roman" w:cs="David"/>
          <w:sz w:val="24"/>
          <w:szCs w:val="24"/>
          <w:rtl/>
          <w:lang w:eastAsia="he-IL"/>
        </w:rPr>
        <w:t xml:space="preserve"> או </w:t>
      </w:r>
      <w:r w:rsidRPr="00804EB9">
        <w:rPr>
          <w:rFonts w:ascii="Times New Roman" w:eastAsia="Times New Roman" w:hAnsi="Times New Roman" w:cs="David"/>
          <w:b/>
          <w:bCs/>
          <w:sz w:val="24"/>
          <w:szCs w:val="24"/>
          <w:rtl/>
          <w:lang w:eastAsia="he-IL"/>
        </w:rPr>
        <w:t xml:space="preserve">ג' </w:t>
      </w:r>
      <w:r w:rsidRPr="00804EB9">
        <w:rPr>
          <w:rFonts w:ascii="Times New Roman" w:eastAsia="Times New Roman" w:hAnsi="Times New Roman" w:cs="David" w:hint="cs"/>
          <w:sz w:val="24"/>
          <w:szCs w:val="24"/>
          <w:rtl/>
          <w:lang w:eastAsia="he-IL"/>
        </w:rPr>
        <w:t xml:space="preserve">המצ"ב, </w:t>
      </w:r>
      <w:r w:rsidRPr="00804EB9">
        <w:rPr>
          <w:rFonts w:ascii="Times New Roman" w:eastAsia="Times New Roman" w:hAnsi="Times New Roman" w:cs="David"/>
          <w:sz w:val="24"/>
          <w:szCs w:val="24"/>
          <w:rtl/>
          <w:lang w:eastAsia="he-IL"/>
        </w:rPr>
        <w:t>אלא אם כן הודיע למזמין תחילה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הגיע לדעתו מועד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שלב זה וק</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בל מהמזמין 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 בכתב לביצועו.</w:t>
      </w:r>
    </w:p>
    <w:p w14:paraId="409224D5"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יש לראות </w:t>
      </w:r>
      <w:r w:rsidRPr="00804EB9">
        <w:rPr>
          <w:rFonts w:ascii="Times New Roman" w:eastAsia="Times New Roman" w:hAnsi="Times New Roman" w:cs="David" w:hint="cs"/>
          <w:sz w:val="24"/>
          <w:szCs w:val="24"/>
          <w:rtl/>
          <w:lang w:eastAsia="he-IL"/>
        </w:rPr>
        <w:t>ב</w:t>
      </w:r>
      <w:r w:rsidRPr="00804EB9">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19BCC1B"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ידוע ליועץ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התחייבויות היועצים</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הקבלנים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יתר הגורמים, מותנות בכך שיסופקו להם כל התכניות</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ההנחיות</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ההוראות</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הפרטים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הביאורים שידרשו לב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מהקבלנים מלטעון לעיכוב מוצדק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0F201A7"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עיכוב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שירותי היועץ יוכר כמוצדק</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אך ו</w:t>
      </w:r>
      <w:r w:rsidRPr="00804EB9">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F360EFA"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הוא נובע מכ</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ח עליון או גורם אחר (להלן יחדיו: "</w:t>
      </w:r>
      <w:r w:rsidRPr="00804EB9">
        <w:rPr>
          <w:rFonts w:ascii="Times New Roman" w:eastAsia="Times New Roman" w:hAnsi="Times New Roman" w:cs="David"/>
          <w:b/>
          <w:bCs/>
          <w:sz w:val="24"/>
          <w:szCs w:val="24"/>
          <w:rtl/>
          <w:lang w:eastAsia="he-IL"/>
        </w:rPr>
        <w:t>אירוע דוחה</w:t>
      </w:r>
      <w:r w:rsidRPr="00804EB9">
        <w:rPr>
          <w:rFonts w:ascii="Times New Roman" w:eastAsia="Times New Roman" w:hAnsi="Times New Roman" w:cs="David"/>
          <w:sz w:val="24"/>
          <w:szCs w:val="24"/>
          <w:rtl/>
          <w:lang w:eastAsia="he-IL"/>
        </w:rPr>
        <w:t>") שלדעת המנהל לא הייתה ליועץ שליטה עליו.</w:t>
      </w:r>
    </w:p>
    <w:p w14:paraId="47E96636"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002F3D7"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לא קיבל תכניות, הנחיות, הוראות, פרטים וב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אורים שנדרשו על ידו ונדרשים לביצוע התכנון מהמזמין או </w:t>
      </w:r>
      <w:r w:rsidRPr="00804EB9">
        <w:rPr>
          <w:rFonts w:ascii="Times New Roman" w:eastAsia="Times New Roman" w:hAnsi="Times New Roman" w:cs="David"/>
          <w:sz w:val="24"/>
          <w:szCs w:val="24"/>
          <w:rtl/>
          <w:lang w:eastAsia="he-IL"/>
        </w:rPr>
        <w:lastRenderedPageBreak/>
        <w:t>היועצים במועד שסוכם עימם.</w:t>
      </w:r>
    </w:p>
    <w:p w14:paraId="6C517138"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המנהל אישר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האירוע הדוחה אכן מצדיק עיכוב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השירות ואת משך הדחייה.</w:t>
      </w:r>
    </w:p>
    <w:p w14:paraId="0B7163B0" w14:textId="77777777" w:rsidR="00776496" w:rsidRPr="00804EB9"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מבלי לגרוע מ</w:t>
      </w:r>
      <w:r w:rsidRPr="00804EB9">
        <w:rPr>
          <w:rFonts w:ascii="Times New Roman" w:eastAsia="Times New Roman" w:hAnsi="Times New Roman" w:cs="David" w:hint="cs"/>
          <w:sz w:val="24"/>
          <w:szCs w:val="24"/>
          <w:rtl/>
          <w:lang w:eastAsia="he-IL"/>
        </w:rPr>
        <w:t xml:space="preserve">כלליות </w:t>
      </w:r>
      <w:r w:rsidRPr="00804EB9">
        <w:rPr>
          <w:rFonts w:ascii="Times New Roman" w:eastAsia="Times New Roman" w:hAnsi="Times New Roman" w:cs="David"/>
          <w:sz w:val="24"/>
          <w:szCs w:val="24"/>
          <w:rtl/>
          <w:lang w:eastAsia="he-IL"/>
        </w:rPr>
        <w:t>האמור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מותנה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חור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עבודות תכנון ע"י אחרים לא יהווה עילה לעיכוב בב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שירותי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אלא בא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שור המנהל </w:t>
      </w:r>
      <w:r w:rsidRPr="00804EB9">
        <w:rPr>
          <w:rFonts w:ascii="Times New Roman" w:eastAsia="Times New Roman" w:hAnsi="Times New Roman" w:cs="David" w:hint="cs"/>
          <w:sz w:val="24"/>
          <w:szCs w:val="24"/>
          <w:rtl/>
          <w:lang w:eastAsia="he-IL"/>
        </w:rPr>
        <w:t>מראש ו</w:t>
      </w:r>
      <w:r w:rsidRPr="00804EB9">
        <w:rPr>
          <w:rFonts w:ascii="Times New Roman" w:eastAsia="Times New Roman" w:hAnsi="Times New Roman" w:cs="David"/>
          <w:sz w:val="24"/>
          <w:szCs w:val="24"/>
          <w:rtl/>
          <w:lang w:eastAsia="he-IL"/>
        </w:rPr>
        <w:t>בכתב.</w:t>
      </w:r>
    </w:p>
    <w:p w14:paraId="180A119C"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 להודיע למנהל מידית, על כל עיכוב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אשר לפי הערכתו עלול לגרום לאיחור בקיום לוח הזמנים.</w:t>
      </w:r>
    </w:p>
    <w:p w14:paraId="555249C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0E4B19A"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המנהל רשאי לבקר במשרד היועץ ולעיין בהתקדמות ובאופן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שרותי היועץ, והיועץ ימסור למנהל כל הסבר </w:t>
      </w:r>
      <w:r w:rsidRPr="00804EB9">
        <w:rPr>
          <w:rFonts w:ascii="Times New Roman" w:eastAsia="Times New Roman" w:hAnsi="Times New Roman" w:cs="David" w:hint="cs"/>
          <w:sz w:val="24"/>
          <w:szCs w:val="24"/>
          <w:rtl/>
          <w:lang w:eastAsia="he-IL"/>
        </w:rPr>
        <w:t xml:space="preserve">ו/או </w:t>
      </w:r>
      <w:r w:rsidRPr="00804EB9">
        <w:rPr>
          <w:rFonts w:ascii="Times New Roman" w:eastAsia="Times New Roman" w:hAnsi="Times New Roman" w:cs="David"/>
          <w:sz w:val="24"/>
          <w:szCs w:val="24"/>
          <w:rtl/>
          <w:lang w:eastAsia="he-IL"/>
        </w:rPr>
        <w:t>פרט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דיווח</w:t>
      </w:r>
      <w:r w:rsidRPr="00804EB9">
        <w:rPr>
          <w:rFonts w:ascii="Times New Roman" w:eastAsia="Times New Roman" w:hAnsi="Times New Roman" w:cs="David" w:hint="cs"/>
          <w:sz w:val="24"/>
          <w:szCs w:val="24"/>
          <w:rtl/>
          <w:lang w:eastAsia="he-IL"/>
        </w:rPr>
        <w:t>, מיד</w:t>
      </w:r>
      <w:r w:rsidRPr="00804EB9">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04EB9">
        <w:rPr>
          <w:rFonts w:ascii="Times New Roman" w:eastAsia="Times New Roman" w:hAnsi="Times New Roman" w:cs="David" w:hint="cs"/>
          <w:sz w:val="24"/>
          <w:szCs w:val="24"/>
          <w:rtl/>
          <w:lang w:eastAsia="he-IL"/>
        </w:rPr>
        <w:t xml:space="preserve"> זה ו/או לפי כל דין</w:t>
      </w:r>
      <w:r w:rsidRPr="00804EB9">
        <w:rPr>
          <w:rFonts w:ascii="Times New Roman" w:eastAsia="Times New Roman" w:hAnsi="Times New Roman" w:cs="David"/>
          <w:sz w:val="24"/>
          <w:szCs w:val="24"/>
          <w:rtl/>
          <w:lang w:eastAsia="he-IL"/>
        </w:rPr>
        <w:t>.</w:t>
      </w:r>
    </w:p>
    <w:p w14:paraId="707E5322" w14:textId="77777777" w:rsidR="00776496" w:rsidRPr="00804EB9"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94838A9" w14:textId="77777777" w:rsidR="00F865AA" w:rsidRPr="00804EB9"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2B2883C"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bCs/>
          <w:sz w:val="24"/>
          <w:szCs w:val="24"/>
          <w:u w:val="single"/>
          <w:rtl/>
          <w:lang w:eastAsia="he-IL"/>
        </w:rPr>
        <w:t>שכר היועץ</w:t>
      </w:r>
    </w:p>
    <w:p w14:paraId="36211B4C"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תמורת שרותי היועץ וכל יתר התחייבויותיו לפי חוזה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ישלם המזמין ליועץ שכר כמפורט בנספח </w:t>
      </w:r>
      <w:r w:rsidRPr="00804EB9">
        <w:rPr>
          <w:rFonts w:ascii="Times New Roman" w:eastAsia="Times New Roman" w:hAnsi="Times New Roman" w:cs="David"/>
          <w:bCs/>
          <w:sz w:val="24"/>
          <w:szCs w:val="24"/>
          <w:rtl/>
          <w:lang w:eastAsia="he-IL"/>
        </w:rPr>
        <w:t xml:space="preserve">ד' </w:t>
      </w:r>
      <w:r w:rsidRPr="00804EB9">
        <w:rPr>
          <w:rFonts w:ascii="Times New Roman" w:eastAsia="Times New Roman" w:hAnsi="Times New Roman" w:cs="David" w:hint="cs"/>
          <w:b/>
          <w:sz w:val="24"/>
          <w:szCs w:val="24"/>
          <w:rtl/>
          <w:lang w:eastAsia="he-IL"/>
        </w:rPr>
        <w:t xml:space="preserve">המצ"ב </w:t>
      </w:r>
      <w:r w:rsidRPr="00804EB9">
        <w:rPr>
          <w:rFonts w:ascii="Times New Roman" w:eastAsia="Times New Roman" w:hAnsi="Times New Roman" w:cs="David"/>
          <w:sz w:val="24"/>
          <w:szCs w:val="24"/>
          <w:rtl/>
          <w:lang w:eastAsia="he-IL"/>
        </w:rPr>
        <w:t>(להלן: "</w:t>
      </w:r>
      <w:r w:rsidRPr="00804EB9">
        <w:rPr>
          <w:rFonts w:ascii="Times New Roman" w:eastAsia="Times New Roman" w:hAnsi="Times New Roman" w:cs="David"/>
          <w:b/>
          <w:bCs/>
          <w:sz w:val="24"/>
          <w:szCs w:val="24"/>
          <w:rtl/>
          <w:lang w:eastAsia="he-IL"/>
        </w:rPr>
        <w:t>שכר היועץ</w:t>
      </w:r>
      <w:r w:rsidRPr="00804EB9">
        <w:rPr>
          <w:rFonts w:ascii="Times New Roman" w:eastAsia="Times New Roman" w:hAnsi="Times New Roman" w:cs="David"/>
          <w:sz w:val="24"/>
          <w:szCs w:val="24"/>
          <w:rtl/>
          <w:lang w:eastAsia="he-IL"/>
        </w:rPr>
        <w:t>").</w:t>
      </w:r>
    </w:p>
    <w:p w14:paraId="2F21009C"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בהוצאות הממשיות בשרותי העזר המפורטים להלן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שא המזמין:</w:t>
      </w:r>
    </w:p>
    <w:p w14:paraId="20213DE3"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הדפסות בתוויין המיועדות להפצה לאחרים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04EB9">
        <w:rPr>
          <w:rFonts w:ascii="Times New Roman" w:eastAsia="Times New Roman" w:hAnsi="Times New Roman" w:cs="David" w:hint="cs"/>
          <w:sz w:val="24"/>
          <w:szCs w:val="24"/>
          <w:rtl/>
          <w:lang w:eastAsia="he-IL"/>
        </w:rPr>
        <w:t>ת</w:t>
      </w:r>
      <w:r w:rsidRPr="00804EB9">
        <w:rPr>
          <w:rFonts w:ascii="Times New Roman" w:eastAsia="Times New Roman" w:hAnsi="Times New Roman" w:cs="David"/>
          <w:sz w:val="24"/>
          <w:szCs w:val="24"/>
          <w:rtl/>
          <w:lang w:eastAsia="he-IL"/>
        </w:rPr>
        <w:t xml:space="preserve"> החזר.</w:t>
      </w:r>
    </w:p>
    <w:p w14:paraId="364FDF71"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העתקות שנמסרו ע"י היועץ למזמין</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לרשויות המוסמכות</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ליועצים, למעט העתקות וצילומים שיפיק היועץ במשרדו.</w:t>
      </w:r>
    </w:p>
    <w:p w14:paraId="313BD1CF"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שכפול מסמכים.</w:t>
      </w:r>
    </w:p>
    <w:p w14:paraId="5EECD148"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E25A441"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מדידות וצילומי אויר.</w:t>
      </w:r>
    </w:p>
    <w:p w14:paraId="451B1712"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קידוחים ובדיקות קרקע.</w:t>
      </w:r>
    </w:p>
    <w:p w14:paraId="3B50F5FD"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שליחויות.</w:t>
      </w:r>
    </w:p>
    <w:p w14:paraId="2BF9CCB1"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העזר המפורטים בסעיפים 7.2.1 עד 7.2.3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יוזמנו על ידי היועץ באמצעות מערכת ניהול פרויקטים </w:t>
      </w:r>
      <w:r w:rsidRPr="00804EB9">
        <w:rPr>
          <w:rFonts w:ascii="Times New Roman" w:eastAsia="Times New Roman" w:hAnsi="Times New Roman" w:cs="David"/>
          <w:sz w:val="24"/>
          <w:szCs w:val="24"/>
          <w:lang w:eastAsia="he-IL"/>
        </w:rPr>
        <w:t>VIEW</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 מערכת רמדורנט מודול ניהול מסמכים (</w:t>
      </w:r>
      <w:r w:rsidRPr="00804EB9">
        <w:rPr>
          <w:rFonts w:ascii="Times New Roman" w:eastAsia="Times New Roman" w:hAnsi="Times New Roman" w:cs="David"/>
          <w:sz w:val="24"/>
          <w:szCs w:val="24"/>
          <w:lang w:eastAsia="he-IL"/>
        </w:rPr>
        <w:t>DM</w:t>
      </w:r>
      <w:r w:rsidRPr="00804EB9">
        <w:rPr>
          <w:rFonts w:ascii="Times New Roman" w:eastAsia="Times New Roman" w:hAnsi="Times New Roman" w:cs="David"/>
          <w:sz w:val="24"/>
          <w:szCs w:val="24"/>
          <w:rtl/>
          <w:lang w:eastAsia="he-IL"/>
        </w:rPr>
        <w:t>) רק ממכונים המאושרים ע"י המזמין לבצע עבודות עבורו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92E7DB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על חשבון שכר היועץ ישולמו ליועץ תשלומי ביניים בש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עורים ובמועדים המפורטים בנספח</w:t>
      </w:r>
      <w:r w:rsidRPr="00804EB9">
        <w:rPr>
          <w:rFonts w:ascii="Times New Roman" w:eastAsia="Times New Roman" w:hAnsi="Times New Roman" w:cs="David"/>
          <w:bCs/>
          <w:sz w:val="24"/>
          <w:szCs w:val="24"/>
          <w:rtl/>
          <w:lang w:eastAsia="he-IL"/>
        </w:rPr>
        <w:t xml:space="preserve"> ה'</w:t>
      </w:r>
      <w:r w:rsidRPr="00804EB9">
        <w:rPr>
          <w:rFonts w:ascii="Times New Roman" w:eastAsia="Times New Roman" w:hAnsi="Times New Roman" w:cs="David" w:hint="cs"/>
          <w:sz w:val="24"/>
          <w:szCs w:val="24"/>
          <w:rtl/>
          <w:lang w:eastAsia="he-IL"/>
        </w:rPr>
        <w:t xml:space="preserve"> המצ"ב,</w:t>
      </w:r>
      <w:r w:rsidRPr="00804EB9">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קול דעתו הבלעדי.</w:t>
      </w:r>
    </w:p>
    <w:p w14:paraId="7799A008"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כל תשלומי הביניים לפי פסקה זו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שלב משלבי שירותי היועץ ו/או טיב הש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B9D48D8"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04EB9">
        <w:rPr>
          <w:rFonts w:ascii="Times New Roman" w:eastAsia="Times New Roman" w:hAnsi="Times New Roman" w:cs="David"/>
          <w:sz w:val="24"/>
          <w:szCs w:val="24"/>
          <w:rtl/>
          <w:lang w:eastAsia="he-IL"/>
        </w:rPr>
        <w:t>מוסכם במפורש</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השכר האמור בנספח </w:t>
      </w:r>
      <w:r w:rsidRPr="00804EB9">
        <w:rPr>
          <w:rFonts w:ascii="Times New Roman" w:eastAsia="Times New Roman" w:hAnsi="Times New Roman" w:cs="David"/>
          <w:b/>
          <w:bCs/>
          <w:sz w:val="24"/>
          <w:szCs w:val="24"/>
          <w:rtl/>
          <w:lang w:eastAsia="he-IL"/>
        </w:rPr>
        <w:t xml:space="preserve">ד' </w:t>
      </w:r>
      <w:r w:rsidRPr="00804EB9">
        <w:rPr>
          <w:rFonts w:ascii="Times New Roman" w:eastAsia="Times New Roman" w:hAnsi="Times New Roman" w:cs="David" w:hint="cs"/>
          <w:sz w:val="24"/>
          <w:szCs w:val="24"/>
          <w:rtl/>
          <w:lang w:eastAsia="he-IL"/>
        </w:rPr>
        <w:t xml:space="preserve">המצ"ב, </w:t>
      </w:r>
      <w:r w:rsidRPr="00804EB9">
        <w:rPr>
          <w:rFonts w:ascii="Times New Roman" w:eastAsia="Times New Roman" w:hAnsi="Times New Roman" w:cs="David"/>
          <w:sz w:val="24"/>
          <w:szCs w:val="24"/>
          <w:rtl/>
          <w:lang w:eastAsia="he-IL"/>
        </w:rPr>
        <w:t>ה</w:t>
      </w:r>
      <w:r w:rsidRPr="00804EB9">
        <w:rPr>
          <w:rFonts w:ascii="Times New Roman" w:eastAsia="Times New Roman" w:hAnsi="Times New Roman" w:cs="David" w:hint="cs"/>
          <w:sz w:val="24"/>
          <w:szCs w:val="24"/>
          <w:rtl/>
          <w:lang w:eastAsia="he-IL"/>
        </w:rPr>
        <w:t xml:space="preserve">ינו </w:t>
      </w:r>
      <w:r w:rsidRPr="00804EB9">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04EB9">
        <w:rPr>
          <w:rFonts w:ascii="Times New Roman" w:eastAsia="Times New Roman" w:hAnsi="Times New Roman" w:cs="David" w:hint="cs"/>
          <w:sz w:val="24"/>
          <w:szCs w:val="24"/>
          <w:rtl/>
          <w:lang w:eastAsia="he-IL"/>
        </w:rPr>
        <w:t xml:space="preserve">זה </w:t>
      </w:r>
      <w:r w:rsidRPr="00804EB9">
        <w:rPr>
          <w:rFonts w:ascii="Times New Roman" w:eastAsia="Times New Roman" w:hAnsi="Times New Roman" w:cs="David"/>
          <w:sz w:val="24"/>
          <w:szCs w:val="24"/>
          <w:rtl/>
          <w:lang w:eastAsia="he-IL"/>
        </w:rPr>
        <w:t>במפורש אחרת. תנאי לתשלום שכר היועץ במלואו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הינו המצאת הצהרה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04EB9">
        <w:rPr>
          <w:rFonts w:ascii="Times New Roman" w:eastAsia="Times New Roman" w:hAnsi="Times New Roman" w:cs="David"/>
          <w:b/>
          <w:bCs/>
          <w:sz w:val="24"/>
          <w:szCs w:val="24"/>
          <w:rtl/>
          <w:lang w:eastAsia="he-IL"/>
        </w:rPr>
        <w:t>ט'</w:t>
      </w:r>
      <w:r w:rsidRPr="00804EB9">
        <w:rPr>
          <w:rFonts w:ascii="Times New Roman" w:eastAsia="Times New Roman" w:hAnsi="Times New Roman" w:cs="David"/>
          <w:sz w:val="24"/>
          <w:szCs w:val="24"/>
          <w:rtl/>
          <w:lang w:eastAsia="he-IL"/>
        </w:rPr>
        <w:t xml:space="preserve"> לחוזה זה וכתב היעדר תביעות המצורף כנספח</w:t>
      </w:r>
      <w:r w:rsidRPr="00804EB9">
        <w:rPr>
          <w:rFonts w:ascii="Times New Roman" w:eastAsia="Times New Roman" w:hAnsi="Times New Roman" w:cs="David"/>
          <w:b/>
          <w:bCs/>
          <w:sz w:val="24"/>
          <w:szCs w:val="24"/>
          <w:rtl/>
          <w:lang w:eastAsia="he-IL"/>
        </w:rPr>
        <w:t xml:space="preserve"> י'</w:t>
      </w:r>
      <w:r w:rsidRPr="00804EB9">
        <w:rPr>
          <w:rFonts w:ascii="Times New Roman" w:eastAsia="Times New Roman" w:hAnsi="Times New Roman" w:cs="David"/>
          <w:sz w:val="24"/>
          <w:szCs w:val="24"/>
          <w:rtl/>
          <w:lang w:eastAsia="he-IL"/>
        </w:rPr>
        <w:t xml:space="preserve"> לחוזה זה למזמין, חתום ע"י היועץ ומאומת כנדרש בו.</w:t>
      </w:r>
    </w:p>
    <w:p w14:paraId="3C005CB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 xml:space="preserve">מבלי לפגוע בכלליות האמור בסעיף </w:t>
      </w:r>
      <w:r w:rsidRPr="00804EB9">
        <w:rPr>
          <w:rFonts w:ascii="Times New Roman" w:eastAsia="Times New Roman" w:hAnsi="Times New Roman" w:cs="David" w:hint="cs"/>
          <w:sz w:val="24"/>
          <w:szCs w:val="24"/>
          <w:rtl/>
          <w:lang w:eastAsia="he-IL"/>
        </w:rPr>
        <w:t>7 לעיל</w:t>
      </w:r>
      <w:r w:rsidRPr="00804EB9">
        <w:rPr>
          <w:rFonts w:ascii="Times New Roman" w:eastAsia="Times New Roman" w:hAnsi="Times New Roman" w:cs="David"/>
          <w:sz w:val="24"/>
          <w:szCs w:val="24"/>
          <w:rtl/>
          <w:lang w:eastAsia="he-IL"/>
        </w:rPr>
        <w:t>, מוסכם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רכוש ה</w:t>
      </w:r>
      <w:r w:rsidRPr="00804EB9">
        <w:rPr>
          <w:rFonts w:ascii="Times New Roman" w:eastAsia="Times New Roman" w:hAnsi="Times New Roman" w:cs="David" w:hint="cs"/>
          <w:sz w:val="24"/>
          <w:szCs w:val="24"/>
          <w:rtl/>
          <w:lang w:eastAsia="he-IL"/>
        </w:rPr>
        <w:t>מזמין</w:t>
      </w:r>
      <w:r w:rsidRPr="00804EB9">
        <w:rPr>
          <w:rFonts w:ascii="Times New Roman" w:eastAsia="Times New Roman" w:hAnsi="Times New Roman" w:cs="David"/>
          <w:sz w:val="24"/>
          <w:szCs w:val="24"/>
          <w:rtl/>
          <w:lang w:eastAsia="he-IL"/>
        </w:rPr>
        <w:t>. מובהר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הפרת סעיף זה על ידי היועץ תה</w:t>
      </w:r>
      <w:r w:rsidRPr="00804EB9">
        <w:rPr>
          <w:rFonts w:ascii="Times New Roman" w:eastAsia="Times New Roman" w:hAnsi="Times New Roman" w:cs="David" w:hint="cs"/>
          <w:sz w:val="24"/>
          <w:szCs w:val="24"/>
          <w:rtl/>
          <w:lang w:eastAsia="he-IL"/>
        </w:rPr>
        <w:t>ווה</w:t>
      </w:r>
      <w:r w:rsidRPr="00804EB9">
        <w:rPr>
          <w:rFonts w:ascii="Times New Roman" w:eastAsia="Times New Roman" w:hAnsi="Times New Roman" w:cs="David"/>
          <w:sz w:val="24"/>
          <w:szCs w:val="24"/>
          <w:rtl/>
          <w:lang w:eastAsia="he-IL"/>
        </w:rPr>
        <w:t xml:space="preserve"> הפרה יסודית של חוזה</w:t>
      </w:r>
      <w:r w:rsidRPr="00804EB9">
        <w:rPr>
          <w:rFonts w:ascii="Times New Roman" w:eastAsia="Times New Roman" w:hAnsi="Times New Roman" w:cs="David" w:hint="cs"/>
          <w:sz w:val="24"/>
          <w:szCs w:val="24"/>
          <w:rtl/>
          <w:lang w:eastAsia="he-IL"/>
        </w:rPr>
        <w:t xml:space="preserve"> זה. </w:t>
      </w:r>
    </w:p>
    <w:p w14:paraId="74F18E93"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תנאים מקדמיים לביצוע תשלום כלשהו ע"ח שכר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הינם הצגת ר</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04EB9">
        <w:rPr>
          <w:rFonts w:ascii="Times New Roman" w:eastAsia="Times New Roman" w:hAnsi="Times New Roman" w:cs="David" w:hint="cs"/>
          <w:sz w:val="24"/>
          <w:szCs w:val="24"/>
          <w:rtl/>
          <w:lang w:eastAsia="he-IL"/>
        </w:rPr>
        <w:t>עובר</w:t>
      </w:r>
      <w:r w:rsidRPr="00804EB9">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1F7A326" w14:textId="77777777" w:rsidR="00776496" w:rsidRPr="00804EB9"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43ACB7C"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lastRenderedPageBreak/>
        <w:t>שנויים בתכנון</w:t>
      </w:r>
    </w:p>
    <w:p w14:paraId="1E9D366E"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לפי דרישת המנהל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03DE06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04EB9">
        <w:rPr>
          <w:rFonts w:ascii="Times New Roman" w:eastAsia="Times New Roman" w:hAnsi="Times New Roman" w:cs="David" w:hint="cs"/>
          <w:sz w:val="24"/>
          <w:szCs w:val="24"/>
          <w:rtl/>
          <w:lang w:eastAsia="he-IL"/>
        </w:rPr>
        <w:t>ים</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bCs/>
          <w:sz w:val="24"/>
          <w:szCs w:val="24"/>
          <w:rtl/>
          <w:lang w:eastAsia="he-IL"/>
        </w:rPr>
        <w:t>ב' או ג'</w:t>
      </w:r>
      <w:r w:rsidRPr="00804EB9">
        <w:rPr>
          <w:rFonts w:ascii="Times New Roman" w:eastAsia="Times New Roman" w:hAnsi="Times New Roman" w:cs="David" w:hint="cs"/>
          <w:b/>
          <w:sz w:val="24"/>
          <w:szCs w:val="24"/>
          <w:rtl/>
          <w:lang w:eastAsia="he-IL"/>
        </w:rPr>
        <w:t xml:space="preserve"> המצ"ב</w:t>
      </w:r>
      <w:r w:rsidRPr="00804EB9">
        <w:rPr>
          <w:rFonts w:ascii="Times New Roman" w:eastAsia="Times New Roman" w:hAnsi="Times New Roman" w:cs="David"/>
          <w:sz w:val="24"/>
          <w:szCs w:val="24"/>
          <w:rtl/>
          <w:lang w:eastAsia="he-IL"/>
        </w:rPr>
        <w:t>, וב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אלמלא השנויים</w:t>
      </w:r>
      <w:r w:rsidRPr="00804EB9">
        <w:rPr>
          <w:rFonts w:ascii="Times New Roman" w:eastAsia="Times New Roman" w:hAnsi="Times New Roman" w:cs="David" w:hint="cs"/>
          <w:sz w:val="24"/>
          <w:szCs w:val="24"/>
          <w:rtl/>
          <w:lang w:eastAsia="he-IL"/>
        </w:rPr>
        <w:t xml:space="preserve"> כאמור</w:t>
      </w:r>
      <w:r w:rsidRPr="00804EB9">
        <w:rPr>
          <w:rFonts w:ascii="Times New Roman" w:eastAsia="Times New Roman" w:hAnsi="Times New Roman" w:cs="David"/>
          <w:sz w:val="24"/>
          <w:szCs w:val="24"/>
          <w:rtl/>
          <w:lang w:eastAsia="he-IL"/>
        </w:rPr>
        <w:t>, יהיה</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זכאי לפיצוי בעד העבודה הנוספת שב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צע עקב השנויים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כאמור</w:t>
      </w:r>
      <w:r w:rsidRPr="00804EB9">
        <w:rPr>
          <w:rFonts w:ascii="Times New Roman" w:eastAsia="Times New Roman" w:hAnsi="Times New Roman" w:cs="David"/>
          <w:sz w:val="24"/>
          <w:szCs w:val="24"/>
          <w:rtl/>
          <w:lang w:eastAsia="he-IL"/>
        </w:rPr>
        <w:t>. הפיצוי ישולם בגין העבודה הנוספת שהיועץ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 xml:space="preserve"> היועץ ושכר היועץ. בכל מקרה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שנויים</w:t>
      </w:r>
      <w:r w:rsidRPr="00804EB9">
        <w:rPr>
          <w:rFonts w:ascii="Times New Roman" w:eastAsia="Times New Roman" w:hAnsi="Times New Roman" w:cs="David" w:hint="cs"/>
          <w:sz w:val="24"/>
          <w:szCs w:val="24"/>
          <w:rtl/>
          <w:lang w:eastAsia="he-IL"/>
        </w:rPr>
        <w:t xml:space="preserve"> כאמור, לא יהוו</w:t>
      </w:r>
      <w:r w:rsidRPr="00804EB9">
        <w:rPr>
          <w:rFonts w:ascii="Times New Roman" w:eastAsia="Times New Roman" w:hAnsi="Times New Roman" w:cs="David"/>
          <w:sz w:val="24"/>
          <w:szCs w:val="24"/>
          <w:rtl/>
          <w:lang w:eastAsia="he-IL"/>
        </w:rPr>
        <w:t xml:space="preserve"> עילה לש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נוי בלוח הזמנים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אלא בא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שור המנהל </w:t>
      </w:r>
      <w:r w:rsidRPr="00804EB9">
        <w:rPr>
          <w:rFonts w:ascii="Times New Roman" w:eastAsia="Times New Roman" w:hAnsi="Times New Roman" w:cs="David" w:hint="cs"/>
          <w:sz w:val="24"/>
          <w:szCs w:val="24"/>
          <w:rtl/>
          <w:lang w:eastAsia="he-IL"/>
        </w:rPr>
        <w:t>מראש ו</w:t>
      </w:r>
      <w:r w:rsidRPr="00804EB9">
        <w:rPr>
          <w:rFonts w:ascii="Times New Roman" w:eastAsia="Times New Roman" w:hAnsi="Times New Roman" w:cs="David"/>
          <w:sz w:val="24"/>
          <w:szCs w:val="24"/>
          <w:rtl/>
          <w:lang w:eastAsia="he-IL"/>
        </w:rPr>
        <w:t>בכתב.</w:t>
      </w:r>
    </w:p>
    <w:p w14:paraId="30D652A4"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על אף</w:t>
      </w:r>
      <w:r w:rsidRPr="00804EB9">
        <w:rPr>
          <w:rFonts w:ascii="Times New Roman" w:eastAsia="Times New Roman" w:hAnsi="Times New Roman" w:cs="David"/>
          <w:sz w:val="24"/>
          <w:szCs w:val="24"/>
          <w:rtl/>
          <w:lang w:eastAsia="he-IL"/>
        </w:rPr>
        <w:t xml:space="preserve"> האמור בסעיף 8.2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לא יגיע ליועץ דבר בגין שינויים הנובעים מ:</w:t>
      </w:r>
    </w:p>
    <w:p w14:paraId="292D3027"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טעות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ל</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קוי בתכנון ו/או באומדן של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של היועצים.</w:t>
      </w:r>
    </w:p>
    <w:p w14:paraId="459D0216"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התכנון אינו התכנון היעיל ביותר.</w:t>
      </w:r>
    </w:p>
    <w:p w14:paraId="3365EF7E"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8A18505" w14:textId="77777777" w:rsidR="00776496" w:rsidRPr="00804EB9"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השינויים מתחייבים מדרישת רשויות מוסמכות. </w:t>
      </w:r>
    </w:p>
    <w:p w14:paraId="1778FF4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 להכין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עבור רוכשים שיבקשו זאת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7E57D24" w14:textId="77777777" w:rsidR="00776496" w:rsidRPr="00804EB9"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מחיר השינויים ותנאי התשלום בגין תכנון השינויים </w:t>
      </w:r>
      <w:r w:rsidRPr="00804EB9">
        <w:rPr>
          <w:rFonts w:ascii="Times New Roman" w:eastAsia="Times New Roman" w:hAnsi="Times New Roman" w:cs="David" w:hint="cs"/>
          <w:sz w:val="24"/>
          <w:szCs w:val="24"/>
          <w:rtl/>
          <w:lang w:eastAsia="he-IL"/>
        </w:rPr>
        <w:t xml:space="preserve">כאמור, </w:t>
      </w:r>
      <w:r w:rsidRPr="00804EB9">
        <w:rPr>
          <w:rFonts w:ascii="Times New Roman" w:eastAsia="Times New Roman" w:hAnsi="Times New Roman" w:cs="David"/>
          <w:sz w:val="24"/>
          <w:szCs w:val="24"/>
          <w:rtl/>
          <w:lang w:eastAsia="he-IL"/>
        </w:rPr>
        <w:t>יסוכמו בין היועץ לרוכשים. היועץ יתקשר עם הרוכש</w:t>
      </w:r>
      <w:r w:rsidRPr="00804EB9">
        <w:rPr>
          <w:rFonts w:ascii="Times New Roman" w:eastAsia="Times New Roman" w:hAnsi="Times New Roman" w:cs="David" w:hint="cs"/>
          <w:sz w:val="24"/>
          <w:szCs w:val="24"/>
          <w:rtl/>
          <w:lang w:eastAsia="he-IL"/>
        </w:rPr>
        <w:t>ים</w:t>
      </w:r>
      <w:r w:rsidRPr="00804EB9">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sz w:val="24"/>
          <w:szCs w:val="24"/>
          <w:rtl/>
          <w:lang w:eastAsia="he-IL"/>
        </w:rPr>
        <w:t>רוכש</w:t>
      </w:r>
      <w:r w:rsidRPr="00804EB9">
        <w:rPr>
          <w:rFonts w:ascii="Times New Roman" w:eastAsia="Times New Roman" w:hAnsi="Times New Roman" w:cs="David" w:hint="cs"/>
          <w:sz w:val="24"/>
          <w:szCs w:val="24"/>
          <w:rtl/>
          <w:lang w:eastAsia="he-IL"/>
        </w:rPr>
        <w:t>ים</w:t>
      </w:r>
      <w:r w:rsidRPr="00804EB9">
        <w:rPr>
          <w:rFonts w:ascii="Times New Roman" w:eastAsia="Times New Roman" w:hAnsi="Times New Roman" w:cs="David"/>
          <w:sz w:val="24"/>
          <w:szCs w:val="24"/>
          <w:rtl/>
          <w:lang w:eastAsia="he-IL"/>
        </w:rPr>
        <w:t xml:space="preserve"> בענ</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ין קביעת מחיר השינויים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תובא בפני המנהל והוא יהיה המוסמך להכריע בה.</w:t>
      </w:r>
    </w:p>
    <w:p w14:paraId="59FE92B6"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04EB9">
        <w:rPr>
          <w:rFonts w:ascii="Times New Roman" w:eastAsia="Times New Roman" w:hAnsi="Times New Roman" w:cs="David"/>
          <w:bCs/>
          <w:sz w:val="24"/>
          <w:szCs w:val="24"/>
          <w:u w:val="single"/>
          <w:rtl/>
          <w:lang w:eastAsia="he-IL"/>
        </w:rPr>
        <w:t>אחריות וביטוח</w:t>
      </w:r>
    </w:p>
    <w:p w14:paraId="164F38A5" w14:textId="77777777" w:rsidR="00B67F92" w:rsidRPr="00804EB9"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804EB9">
        <w:rPr>
          <w:rFonts w:ascii="Times New Roman" w:eastAsia="Times New Roman" w:hAnsi="Times New Roman" w:cs="David" w:hint="cs"/>
          <w:b/>
          <w:bCs/>
          <w:sz w:val="20"/>
          <w:szCs w:val="24"/>
          <w:u w:val="single"/>
          <w:rtl/>
          <w:lang w:eastAsia="he-IL"/>
        </w:rPr>
        <w:t>אחריות</w:t>
      </w:r>
    </w:p>
    <w:p w14:paraId="783CD453" w14:textId="77777777" w:rsidR="00B67F92" w:rsidRPr="00804EB9" w:rsidRDefault="00B67F92" w:rsidP="00B67F92">
      <w:pPr>
        <w:pStyle w:val="a2"/>
        <w:numPr>
          <w:ilvl w:val="1"/>
          <w:numId w:val="1"/>
        </w:numPr>
        <w:ind w:right="0"/>
        <w:rPr>
          <w:rFonts w:eastAsia="Times New Roman" w:cs="David"/>
          <w:color w:val="auto"/>
          <w:szCs w:val="24"/>
        </w:rPr>
      </w:pPr>
      <w:r w:rsidRPr="00804EB9">
        <w:rPr>
          <w:rFonts w:eastAsia="Times New Roman" w:cs="David" w:hint="cs"/>
          <w:color w:val="auto"/>
          <w:szCs w:val="24"/>
          <w:rtl/>
        </w:rPr>
        <w:t xml:space="preserve">היועץ מתחייב לבצע את שירותי היועץ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w:t>
      </w:r>
      <w:r w:rsidRPr="00804EB9">
        <w:rPr>
          <w:rFonts w:eastAsia="Times New Roman" w:cs="David" w:hint="cs"/>
          <w:color w:val="auto"/>
          <w:szCs w:val="24"/>
          <w:rtl/>
        </w:rPr>
        <w:lastRenderedPageBreak/>
        <w:t>ו/או מי מטעמו ו/או ליועץ ו/או לעובדיו ו/או לאדם אחר כלשהו, לגוף או לרכוש, בשל מעשה או מחדל של היועץ ו/או עובדיו ו/או שלוחיו ו/או כל מי מטעמו בקשר עם ביצוע התחייבויותיו על פי חוזה זה. המתכנן פוטר את המזמין מכל אחריות בגין נזקים שייגרמו כאמור לעיל.</w:t>
      </w:r>
    </w:p>
    <w:p w14:paraId="50AA71CE" w14:textId="77777777" w:rsidR="00B67F92" w:rsidRPr="00804EB9" w:rsidRDefault="00B67F92" w:rsidP="00B67F92">
      <w:pPr>
        <w:pStyle w:val="a2"/>
        <w:ind w:left="792" w:right="0" w:firstLine="0"/>
        <w:rPr>
          <w:rFonts w:eastAsia="Times New Roman" w:cs="David"/>
          <w:color w:val="auto"/>
          <w:szCs w:val="24"/>
          <w:rtl/>
        </w:rPr>
      </w:pPr>
      <w:r w:rsidRPr="00804EB9">
        <w:rPr>
          <w:rFonts w:eastAsia="Times New Roman" w:cs="David" w:hint="cs"/>
          <w:color w:val="auto"/>
          <w:szCs w:val="24"/>
          <w:rtl/>
        </w:rPr>
        <w:t>היועץ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היועץ על פי הוראות חוזה זה, אשר המזמין רשאי לקזז בגינו סכומים ע"ח התמורה המגיעה ליועץ.</w:t>
      </w:r>
    </w:p>
    <w:p w14:paraId="35DCDD34" w14:textId="77777777" w:rsidR="00B67F92" w:rsidRPr="00804EB9" w:rsidRDefault="00B67F92" w:rsidP="00B67F92">
      <w:pPr>
        <w:pStyle w:val="a2"/>
        <w:numPr>
          <w:ilvl w:val="1"/>
          <w:numId w:val="1"/>
        </w:numPr>
        <w:ind w:right="0"/>
        <w:rPr>
          <w:rFonts w:eastAsia="Times New Roman" w:cs="David"/>
          <w:color w:val="auto"/>
          <w:szCs w:val="24"/>
        </w:rPr>
      </w:pPr>
      <w:r w:rsidRPr="00804EB9">
        <w:rPr>
          <w:rFonts w:eastAsia="Times New Roman" w:cs="David"/>
          <w:color w:val="auto"/>
          <w:szCs w:val="24"/>
          <w:rtl/>
        </w:rPr>
        <w:t>אשור המזמין למסמכים ו/או כל גורמים אחרים הקשורים בשירותי ה</w:t>
      </w:r>
      <w:r w:rsidRPr="00804EB9">
        <w:rPr>
          <w:rFonts w:eastAsia="Times New Roman" w:cs="David" w:hint="cs"/>
          <w:color w:val="auto"/>
          <w:szCs w:val="24"/>
          <w:rtl/>
        </w:rPr>
        <w:t>יועץ</w:t>
      </w:r>
      <w:r w:rsidRPr="00804EB9">
        <w:rPr>
          <w:rFonts w:eastAsia="Times New Roman" w:cs="David"/>
          <w:color w:val="auto"/>
          <w:szCs w:val="24"/>
          <w:rtl/>
        </w:rPr>
        <w:t xml:space="preserve"> ו/או מתן הוראות ל</w:t>
      </w:r>
      <w:r w:rsidRPr="00804EB9">
        <w:rPr>
          <w:rFonts w:eastAsia="Times New Roman" w:cs="David" w:hint="cs"/>
          <w:color w:val="auto"/>
          <w:szCs w:val="24"/>
          <w:rtl/>
        </w:rPr>
        <w:t>יועץ</w:t>
      </w:r>
      <w:r w:rsidRPr="00804EB9">
        <w:rPr>
          <w:rFonts w:eastAsia="Times New Roman" w:cs="David"/>
          <w:color w:val="auto"/>
          <w:szCs w:val="24"/>
          <w:rtl/>
        </w:rPr>
        <w:t xml:space="preserve"> אינו משחרר את ה</w:t>
      </w:r>
      <w:r w:rsidRPr="00804EB9">
        <w:rPr>
          <w:rFonts w:eastAsia="Times New Roman" w:cs="David" w:hint="cs"/>
          <w:color w:val="auto"/>
          <w:szCs w:val="24"/>
          <w:rtl/>
        </w:rPr>
        <w:t>יועץ</w:t>
      </w:r>
      <w:r w:rsidRPr="00804EB9">
        <w:rPr>
          <w:rFonts w:eastAsia="Times New Roman" w:cs="David"/>
          <w:color w:val="auto"/>
          <w:szCs w:val="24"/>
          <w:rtl/>
        </w:rPr>
        <w:t xml:space="preserve"> מאחריותו המלאה, ואין בו כדי להטיל על המזמין אחריות כלשהי.</w:t>
      </w:r>
    </w:p>
    <w:p w14:paraId="751EE6E9" w14:textId="77777777" w:rsidR="00B67F92" w:rsidRPr="00804EB9"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D8D5C60" w14:textId="77777777" w:rsidR="00B67F92" w:rsidRPr="00804EB9"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31D9FB8" w14:textId="77777777" w:rsidR="00B67F92" w:rsidRPr="00804EB9"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804EB9">
        <w:rPr>
          <w:rFonts w:ascii="Times New Roman" w:eastAsia="Times New Roman" w:hAnsi="Times New Roman" w:cs="David" w:hint="cs"/>
          <w:b/>
          <w:bCs/>
          <w:sz w:val="20"/>
          <w:szCs w:val="24"/>
          <w:u w:val="single"/>
          <w:rtl/>
          <w:lang w:eastAsia="he-IL"/>
        </w:rPr>
        <w:t>ביטוח</w:t>
      </w:r>
    </w:p>
    <w:p w14:paraId="528555AC" w14:textId="77777777" w:rsidR="00B67F92" w:rsidRPr="00804EB9"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804EB9">
        <w:rPr>
          <w:rFonts w:ascii="Times New Roman" w:eastAsia="Times New Roman" w:hAnsi="Times New Roman" w:cs="David" w:hint="cs"/>
          <w:sz w:val="20"/>
          <w:szCs w:val="24"/>
          <w:rtl/>
          <w:lang w:eastAsia="he-IL"/>
        </w:rPr>
        <w:t>מבלי לגרוע מאחריות היועץ על פי הסכם זה או על פי כל דין, על המתכנן</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hint="cs"/>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804EB9">
        <w:rPr>
          <w:rFonts w:ascii="Times New Roman" w:eastAsia="Times New Roman" w:hAnsi="Times New Roman" w:cs="David" w:hint="eastAsia"/>
          <w:b/>
          <w:bCs/>
          <w:sz w:val="20"/>
          <w:szCs w:val="24"/>
          <w:u w:val="single"/>
          <w:rtl/>
          <w:lang w:eastAsia="he-IL"/>
        </w:rPr>
        <w:t>כ</w:t>
      </w:r>
      <w:r w:rsidRPr="00804EB9">
        <w:rPr>
          <w:rFonts w:ascii="Times New Roman" w:eastAsia="Times New Roman" w:hAnsi="Times New Roman" w:cs="David" w:hint="cs"/>
          <w:b/>
          <w:bCs/>
          <w:sz w:val="20"/>
          <w:szCs w:val="24"/>
          <w:u w:val="single"/>
          <w:rtl/>
          <w:lang w:eastAsia="he-IL"/>
        </w:rPr>
        <w:t xml:space="preserve">נספח </w:t>
      </w:r>
      <w:r w:rsidRPr="00804EB9">
        <w:rPr>
          <w:rFonts w:ascii="Times New Roman" w:eastAsia="Times New Roman" w:hAnsi="Times New Roman" w:cs="David" w:hint="eastAsia"/>
          <w:b/>
          <w:bCs/>
          <w:sz w:val="20"/>
          <w:szCs w:val="24"/>
          <w:u w:val="single"/>
          <w:rtl/>
          <w:lang w:eastAsia="he-IL"/>
        </w:rPr>
        <w:t>ז</w:t>
      </w:r>
      <w:r w:rsidRPr="00804EB9">
        <w:rPr>
          <w:rFonts w:ascii="Times New Roman" w:eastAsia="Times New Roman" w:hAnsi="Times New Roman" w:cs="David" w:hint="cs"/>
          <w:b/>
          <w:bCs/>
          <w:sz w:val="20"/>
          <w:szCs w:val="24"/>
          <w:u w:val="single"/>
          <w:rtl/>
          <w:lang w:eastAsia="he-IL"/>
        </w:rPr>
        <w:t>'</w:t>
      </w:r>
      <w:r w:rsidRPr="00804EB9">
        <w:rPr>
          <w:rFonts w:ascii="Times New Roman" w:eastAsia="Times New Roman" w:hAnsi="Times New Roman" w:cs="David" w:hint="cs"/>
          <w:sz w:val="20"/>
          <w:szCs w:val="24"/>
          <w:rtl/>
          <w:lang w:eastAsia="he-IL"/>
        </w:rPr>
        <w:t xml:space="preserve"> וכן אישור עריכת הביטוח המצורף להסכם זה כ</w:t>
      </w:r>
      <w:r w:rsidRPr="00804EB9">
        <w:rPr>
          <w:rFonts w:ascii="Times New Roman" w:eastAsia="Times New Roman" w:hAnsi="Times New Roman" w:cs="David" w:hint="cs"/>
          <w:b/>
          <w:bCs/>
          <w:sz w:val="20"/>
          <w:szCs w:val="24"/>
          <w:u w:val="single"/>
          <w:rtl/>
          <w:lang w:eastAsia="he-IL"/>
        </w:rPr>
        <w:t>נספח ז1'</w:t>
      </w:r>
      <w:r w:rsidRPr="00804EB9">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804EB9">
        <w:rPr>
          <w:rFonts w:ascii="Times New Roman" w:eastAsia="Times New Roman" w:hAnsi="Times New Roman" w:cs="David"/>
          <w:sz w:val="20"/>
          <w:szCs w:val="24"/>
          <w:rtl/>
          <w:lang w:eastAsia="he-IL"/>
        </w:rPr>
        <w:t xml:space="preserve"> </w:t>
      </w:r>
      <w:r w:rsidRPr="00804EB9">
        <w:rPr>
          <w:rFonts w:ascii="Times New Roman" w:eastAsia="Times New Roman" w:hAnsi="Times New Roman" w:cs="David" w:hint="cs"/>
          <w:sz w:val="20"/>
          <w:szCs w:val="24"/>
          <w:rtl/>
          <w:lang w:eastAsia="he-IL"/>
        </w:rPr>
        <w:t>שלא לערוך את הביטוח המצוין בסעיף א' לאישור עריכת הביטוח.</w:t>
      </w:r>
    </w:p>
    <w:p w14:paraId="60347CD3"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8A5A695"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5F48C9A"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71C2CE0D"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מוסכם בזאת, כי ליועץ לא תהיה כל טענה כלפי המזמין או מי </w:t>
      </w:r>
      <w:r w:rsidRPr="00804EB9">
        <w:rPr>
          <w:rFonts w:ascii="Times New Roman" w:eastAsia="Times New Roman" w:hAnsi="Times New Roman" w:cs="David" w:hint="cs"/>
          <w:sz w:val="20"/>
          <w:szCs w:val="24"/>
          <w:rtl/>
          <w:lang w:eastAsia="he-IL"/>
        </w:rPr>
        <w:lastRenderedPageBreak/>
        <w:t>מטעם המזמין, בכל הקשור לגבולות האחריות כאמור.</w:t>
      </w:r>
    </w:p>
    <w:p w14:paraId="5967CE52"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7E62F488"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354BEFF5"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3D4148DF"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0C9555B4"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80580D4"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662C25D2"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6B3DD34"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7D39EDA7"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804EB9">
        <w:rPr>
          <w:rFonts w:ascii="Times New Roman" w:eastAsia="Times New Roman" w:hAnsi="Times New Roman" w:cs="David" w:hint="cs"/>
          <w:sz w:val="20"/>
          <w:szCs w:val="24"/>
          <w:rtl/>
          <w:lang w:eastAsia="he-IL"/>
        </w:rPr>
        <w:lastRenderedPageBreak/>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25F10BC" w14:textId="77777777" w:rsidR="00B67F92" w:rsidRPr="00804EB9"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הפרת סעיף זה על כל תנאיו תיחשב להפרה יסודית של ההסכם.</w:t>
      </w:r>
    </w:p>
    <w:p w14:paraId="0411D9E3" w14:textId="77777777" w:rsidR="00776496" w:rsidRPr="00804EB9"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BE087EC"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אספקת תכניות</w:t>
      </w:r>
    </w:p>
    <w:p w14:paraId="2FCB33E4"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בכל עת במהלך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וכן בתקופת הבדק של העבודות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04EB9">
        <w:rPr>
          <w:rFonts w:ascii="Times New Roman" w:eastAsia="Times New Roman" w:hAnsi="Times New Roman" w:cs="David"/>
          <w:b/>
          <w:bCs/>
          <w:sz w:val="24"/>
          <w:szCs w:val="24"/>
          <w:rtl/>
          <w:lang w:eastAsia="he-IL"/>
        </w:rPr>
        <w:t>ח'</w:t>
      </w:r>
      <w:r w:rsidRPr="00804EB9">
        <w:rPr>
          <w:rFonts w:ascii="Times New Roman" w:eastAsia="Times New Roman" w:hAnsi="Times New Roman" w:cs="David"/>
          <w:sz w:val="24"/>
          <w:szCs w:val="24"/>
          <w:rtl/>
          <w:lang w:eastAsia="he-IL"/>
        </w:rPr>
        <w:t xml:space="preserve"> לחוזה זה, ובמידה והדרישה מתייחסת לתכניות שאינ</w:t>
      </w:r>
      <w:r w:rsidRPr="00804EB9">
        <w:rPr>
          <w:rFonts w:ascii="Times New Roman" w:eastAsia="Times New Roman" w:hAnsi="Times New Roman" w:cs="David" w:hint="cs"/>
          <w:sz w:val="24"/>
          <w:szCs w:val="24"/>
          <w:rtl/>
          <w:lang w:eastAsia="he-IL"/>
        </w:rPr>
        <w:t>ן</w:t>
      </w:r>
      <w:r w:rsidRPr="00804EB9">
        <w:rPr>
          <w:rFonts w:ascii="Times New Roman" w:eastAsia="Times New Roman" w:hAnsi="Times New Roman" w:cs="David"/>
          <w:sz w:val="24"/>
          <w:szCs w:val="24"/>
          <w:rtl/>
          <w:lang w:eastAsia="he-IL"/>
        </w:rPr>
        <w:t xml:space="preserve"> בידו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יערכ</w:t>
      </w:r>
      <w:r w:rsidRPr="00804EB9">
        <w:rPr>
          <w:rFonts w:ascii="Times New Roman" w:eastAsia="Times New Roman" w:hAnsi="Times New Roman" w:cs="David" w:hint="cs"/>
          <w:sz w:val="24"/>
          <w:szCs w:val="24"/>
          <w:rtl/>
          <w:lang w:eastAsia="he-IL"/>
        </w:rPr>
        <w:t>ן</w:t>
      </w:r>
      <w:r w:rsidRPr="00804EB9">
        <w:rPr>
          <w:rFonts w:ascii="Times New Roman" w:eastAsia="Times New Roman" w:hAnsi="Times New Roman" w:cs="David"/>
          <w:sz w:val="24"/>
          <w:szCs w:val="24"/>
          <w:rtl/>
          <w:lang w:eastAsia="he-IL"/>
        </w:rPr>
        <w:t xml:space="preserve"> היועץ בהקדם האפשרי וימסר</w:t>
      </w:r>
      <w:r w:rsidRPr="00804EB9">
        <w:rPr>
          <w:rFonts w:ascii="Times New Roman" w:eastAsia="Times New Roman" w:hAnsi="Times New Roman" w:cs="David" w:hint="cs"/>
          <w:sz w:val="24"/>
          <w:szCs w:val="24"/>
          <w:rtl/>
          <w:lang w:eastAsia="he-IL"/>
        </w:rPr>
        <w:t>ן</w:t>
      </w:r>
      <w:r w:rsidRPr="00804EB9">
        <w:rPr>
          <w:rFonts w:ascii="Times New Roman" w:eastAsia="Times New Roman" w:hAnsi="Times New Roman" w:cs="David"/>
          <w:sz w:val="24"/>
          <w:szCs w:val="24"/>
          <w:rtl/>
          <w:lang w:eastAsia="he-IL"/>
        </w:rPr>
        <w:t xml:space="preserve"> למזמין.</w:t>
      </w:r>
    </w:p>
    <w:p w14:paraId="21926C6D"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עם גמר שרותי </w:t>
      </w:r>
      <w:r w:rsidRPr="00804EB9">
        <w:rPr>
          <w:rFonts w:ascii="Times New Roman" w:eastAsia="Times New Roman" w:hAnsi="Times New Roman" w:cs="David" w:hint="cs"/>
          <w:sz w:val="24"/>
          <w:szCs w:val="24"/>
          <w:rtl/>
          <w:lang w:eastAsia="he-IL"/>
        </w:rPr>
        <w:t>היועץ,</w:t>
      </w:r>
      <w:r w:rsidRPr="00804EB9">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הסופי בשטח </w:t>
      </w:r>
      <w:r w:rsidRPr="00804EB9">
        <w:rPr>
          <w:rFonts w:ascii="Times New Roman" w:eastAsia="Times New Roman" w:hAnsi="Times New Roman" w:cs="David"/>
          <w:sz w:val="24"/>
          <w:szCs w:val="24"/>
          <w:lang w:eastAsia="he-IL"/>
        </w:rPr>
        <w:t>(AS MADE)</w:t>
      </w:r>
      <w:r w:rsidRPr="00804EB9">
        <w:rPr>
          <w:rFonts w:ascii="Times New Roman" w:eastAsia="Times New Roman" w:hAnsi="Times New Roman" w:cs="David"/>
          <w:sz w:val="24"/>
          <w:szCs w:val="24"/>
          <w:rtl/>
          <w:lang w:eastAsia="he-IL"/>
        </w:rPr>
        <w:t xml:space="preserve">, למעט שינויי דיירים, </w:t>
      </w:r>
      <w:r w:rsidRPr="00804EB9">
        <w:rPr>
          <w:rFonts w:ascii="Times New Roman" w:eastAsia="Times New Roman" w:hAnsi="Times New Roman" w:cs="David" w:hint="cs"/>
          <w:sz w:val="24"/>
          <w:szCs w:val="24"/>
          <w:rtl/>
          <w:lang w:eastAsia="he-IL"/>
        </w:rPr>
        <w:t xml:space="preserve">וקבצים </w:t>
      </w:r>
      <w:r w:rsidRPr="00804EB9">
        <w:rPr>
          <w:rFonts w:ascii="Times New Roman" w:eastAsia="Times New Roman" w:hAnsi="Times New Roman" w:cs="David"/>
          <w:sz w:val="24"/>
          <w:szCs w:val="24"/>
          <w:rtl/>
          <w:lang w:eastAsia="he-IL"/>
        </w:rPr>
        <w:t>המכילים את התכנון במדיה ממוחשבת.</w:t>
      </w:r>
    </w:p>
    <w:p w14:paraId="095646BA"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04EB9">
        <w:rPr>
          <w:rFonts w:ascii="Times New Roman" w:eastAsia="Times New Roman" w:hAnsi="Times New Roman" w:cs="David" w:hint="cs"/>
          <w:sz w:val="24"/>
          <w:szCs w:val="24"/>
          <w:rtl/>
          <w:lang w:eastAsia="he-IL"/>
        </w:rPr>
        <w:t>הקבצים</w:t>
      </w:r>
      <w:r w:rsidRPr="00804EB9">
        <w:rPr>
          <w:rFonts w:ascii="Times New Roman" w:eastAsia="Times New Roman" w:hAnsi="Times New Roman" w:cs="David"/>
          <w:sz w:val="24"/>
          <w:szCs w:val="24"/>
          <w:rtl/>
          <w:lang w:eastAsia="he-IL"/>
        </w:rPr>
        <w:t xml:space="preserve"> כשה</w:t>
      </w:r>
      <w:r w:rsidRPr="00804EB9">
        <w:rPr>
          <w:rFonts w:ascii="Times New Roman" w:eastAsia="Times New Roman" w:hAnsi="Times New Roman" w:cs="David" w:hint="cs"/>
          <w:sz w:val="24"/>
          <w:szCs w:val="24"/>
          <w:rtl/>
          <w:lang w:eastAsia="he-IL"/>
        </w:rPr>
        <w:t>ם</w:t>
      </w:r>
      <w:r w:rsidRPr="00804EB9">
        <w:rPr>
          <w:rFonts w:ascii="Times New Roman" w:eastAsia="Times New Roman" w:hAnsi="Times New Roman" w:cs="David"/>
          <w:sz w:val="24"/>
          <w:szCs w:val="24"/>
          <w:rtl/>
          <w:lang w:eastAsia="he-IL"/>
        </w:rPr>
        <w:t xml:space="preserve"> מעודכנ</w:t>
      </w:r>
      <w:r w:rsidRPr="00804EB9">
        <w:rPr>
          <w:rFonts w:ascii="Times New Roman" w:eastAsia="Times New Roman" w:hAnsi="Times New Roman" w:cs="David" w:hint="cs"/>
          <w:sz w:val="24"/>
          <w:szCs w:val="24"/>
          <w:rtl/>
          <w:lang w:eastAsia="he-IL"/>
        </w:rPr>
        <w:t>ים</w:t>
      </w:r>
      <w:r w:rsidRPr="00804EB9">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DE3F8BA"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כמו כן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3DC9E963"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היועץ לא יהיה זכאי לכל תשלום נוסף בעד תכניות שימסור למזמין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סעיף 10 זה.</w:t>
      </w:r>
    </w:p>
    <w:p w14:paraId="060B5170"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זכות הקניין בכל התכניות שייכת למזמין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ובלבד ששולם שכר היועץ בהתאם להוראות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B3FDA53" w14:textId="77777777" w:rsidR="00776496" w:rsidRPr="00804EB9"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lastRenderedPageBreak/>
        <w:t>מעמד היועץ</w:t>
      </w:r>
    </w:p>
    <w:p w14:paraId="5BA79B89"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מוסכם ומובהר על ידי הצדדים לחוזה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04EB9">
        <w:rPr>
          <w:rFonts w:ascii="Times New Roman" w:eastAsia="Times New Roman" w:hAnsi="Times New Roman" w:cs="David" w:hint="cs"/>
          <w:sz w:val="24"/>
          <w:szCs w:val="24"/>
          <w:rtl/>
          <w:lang w:eastAsia="he-IL"/>
        </w:rPr>
        <w:t xml:space="preserve"> של היועץ</w:t>
      </w:r>
      <w:r w:rsidRPr="00804EB9">
        <w:rPr>
          <w:rFonts w:ascii="Times New Roman" w:eastAsia="Times New Roman" w:hAnsi="Times New Roman" w:cs="David"/>
          <w:sz w:val="24"/>
          <w:szCs w:val="24"/>
          <w:rtl/>
          <w:lang w:eastAsia="he-IL"/>
        </w:rPr>
        <w:t>.</w:t>
      </w:r>
    </w:p>
    <w:p w14:paraId="4806BA8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 xml:space="preserve">אין ולא יהיו יחסי עובד-מעביד בין המזמין ובין היועץ ו/או </w:t>
      </w:r>
      <w:r w:rsidRPr="00804EB9">
        <w:rPr>
          <w:rFonts w:ascii="Times New Roman" w:eastAsia="Times New Roman" w:hAnsi="Times New Roman" w:cs="David" w:hint="cs"/>
          <w:sz w:val="24"/>
          <w:szCs w:val="24"/>
          <w:rtl/>
          <w:lang w:eastAsia="he-IL"/>
        </w:rPr>
        <w:t>מי מטעמו ו</w:t>
      </w:r>
      <w:r w:rsidRPr="00804EB9">
        <w:rPr>
          <w:rFonts w:ascii="Times New Roman" w:eastAsia="Times New Roman" w:hAnsi="Times New Roman" w:cs="David"/>
          <w:sz w:val="24"/>
          <w:szCs w:val="24"/>
          <w:rtl/>
          <w:lang w:eastAsia="he-IL"/>
        </w:rPr>
        <w:t xml:space="preserve">בין המזמין לבין עובדי </w:t>
      </w:r>
      <w:r w:rsidRPr="00804EB9">
        <w:rPr>
          <w:rFonts w:ascii="Times New Roman" w:eastAsia="Times New Roman" w:hAnsi="Times New Roman" w:cs="David" w:hint="cs"/>
          <w:sz w:val="24"/>
          <w:szCs w:val="24"/>
          <w:rtl/>
          <w:lang w:eastAsia="he-IL"/>
        </w:rPr>
        <w:t xml:space="preserve"> היועץ ו/או מי מטעמיהם</w:t>
      </w:r>
      <w:r w:rsidRPr="00804EB9">
        <w:rPr>
          <w:rFonts w:ascii="Times New Roman" w:eastAsia="Times New Roman" w:hAnsi="Times New Roman" w:cs="David"/>
          <w:sz w:val="24"/>
          <w:szCs w:val="24"/>
          <w:rtl/>
          <w:lang w:eastAsia="he-IL"/>
        </w:rPr>
        <w:t xml:space="preserve"> ואין בהוראות חוזה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כדי ליצור בין היועץ ו/או מי מעובדיו</w:t>
      </w:r>
      <w:r w:rsidRPr="00804EB9">
        <w:rPr>
          <w:rFonts w:ascii="Times New Roman" w:eastAsia="Times New Roman" w:hAnsi="Times New Roman" w:cs="David" w:hint="cs"/>
          <w:sz w:val="24"/>
          <w:szCs w:val="24"/>
          <w:rtl/>
          <w:lang w:eastAsia="he-IL"/>
        </w:rPr>
        <w:t xml:space="preserve"> ו/או מי מטעמו</w:t>
      </w:r>
      <w:r w:rsidRPr="00804EB9">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מוסכם ומובהר בין הצדדים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היועץ ו/או עובדיו לא יהיו זכאים כלפי המזמין לכל זכות החלה ע</w:t>
      </w:r>
      <w:r w:rsidRPr="00804EB9">
        <w:rPr>
          <w:rFonts w:ascii="Times New Roman" w:eastAsia="Times New Roman" w:hAnsi="Times New Roman" w:cs="David" w:hint="cs"/>
          <w:sz w:val="24"/>
          <w:szCs w:val="24"/>
          <w:rtl/>
          <w:lang w:eastAsia="he-IL"/>
        </w:rPr>
        <w:t>ל פ</w:t>
      </w:r>
      <w:r w:rsidRPr="00804EB9">
        <w:rPr>
          <w:rFonts w:ascii="Times New Roman" w:eastAsia="Times New Roman" w:hAnsi="Times New Roman" w:cs="David"/>
          <w:sz w:val="24"/>
          <w:szCs w:val="24"/>
          <w:rtl/>
          <w:lang w:eastAsia="he-IL"/>
        </w:rPr>
        <w:t>י הדין ו/או מכח צו הרחבה ו/או מכח הסכם כלשהו על עובד</w:t>
      </w:r>
      <w:r w:rsidRPr="00804EB9">
        <w:rPr>
          <w:rFonts w:ascii="Times New Roman" w:eastAsia="Times New Roman" w:hAnsi="Times New Roman" w:cs="David" w:hint="cs"/>
          <w:sz w:val="24"/>
          <w:szCs w:val="24"/>
          <w:rtl/>
          <w:lang w:eastAsia="he-IL"/>
        </w:rPr>
        <w:t>.</w:t>
      </w:r>
    </w:p>
    <w:p w14:paraId="452D914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מוסכם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היועץ ו/או עובדיו</w:t>
      </w:r>
      <w:r w:rsidRPr="00804EB9">
        <w:rPr>
          <w:rFonts w:ascii="Times New Roman" w:eastAsia="Times New Roman" w:hAnsi="Times New Roman" w:cs="David" w:hint="cs"/>
          <w:sz w:val="24"/>
          <w:szCs w:val="24"/>
          <w:rtl/>
          <w:lang w:eastAsia="he-IL"/>
        </w:rPr>
        <w:t xml:space="preserve"> ו/או שלוחיו ו/או אחר מטעמו או מטעמם של אלו</w:t>
      </w:r>
      <w:r w:rsidRPr="00804EB9">
        <w:rPr>
          <w:rFonts w:ascii="Times New Roman" w:eastAsia="Times New Roman" w:hAnsi="Times New Roman" w:cs="David"/>
          <w:sz w:val="24"/>
          <w:szCs w:val="24"/>
          <w:rtl/>
          <w:lang w:eastAsia="he-IL"/>
        </w:rPr>
        <w:t xml:space="preserve"> מוותרים על כל טענות ו/או</w:t>
      </w:r>
      <w:r w:rsidRPr="00804EB9">
        <w:rPr>
          <w:rFonts w:ascii="Times New Roman" w:eastAsia="Times New Roman" w:hAnsi="Times New Roman" w:cs="David" w:hint="cs"/>
          <w:sz w:val="24"/>
          <w:szCs w:val="24"/>
          <w:rtl/>
          <w:lang w:eastAsia="he-IL"/>
        </w:rPr>
        <w:t xml:space="preserve"> דרישות ו/או תלונות ו/או</w:t>
      </w:r>
      <w:r w:rsidRPr="00804EB9">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02AFCEE"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מצהיר ומתחייב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w:t>
      </w:r>
      <w:r w:rsidR="0016188F" w:rsidRPr="00804EB9">
        <w:rPr>
          <w:rFonts w:ascii="Times New Roman" w:eastAsia="Times New Roman" w:hAnsi="Times New Roman" w:cs="David" w:hint="cs"/>
          <w:sz w:val="24"/>
          <w:szCs w:val="24"/>
          <w:rtl/>
          <w:lang w:eastAsia="he-IL"/>
        </w:rPr>
        <w:t>ייש</w:t>
      </w:r>
      <w:r w:rsidR="0016188F" w:rsidRPr="00804EB9">
        <w:rPr>
          <w:rFonts w:ascii="Times New Roman" w:eastAsia="Times New Roman" w:hAnsi="Times New Roman" w:cs="David" w:hint="eastAsia"/>
          <w:sz w:val="24"/>
          <w:szCs w:val="24"/>
          <w:rtl/>
          <w:lang w:eastAsia="he-IL"/>
        </w:rPr>
        <w:t>א</w:t>
      </w:r>
      <w:r w:rsidRPr="00804EB9">
        <w:rPr>
          <w:rFonts w:ascii="Times New Roman" w:eastAsia="Times New Roman" w:hAnsi="Times New Roman" w:cs="David"/>
          <w:sz w:val="24"/>
          <w:szCs w:val="24"/>
          <w:rtl/>
          <w:lang w:eastAsia="he-IL"/>
        </w:rPr>
        <w:t xml:space="preserve"> לבדו בכל התשלומים ו/או המסים ו/או תשלומי חובה אחרים, החלים ו/או שיחולו על היועץ ו/או עובדי היועץ בגין מתן השירותים ו/או בגין התקבולים שיקבל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ובכלל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תשלומי מס הכנסה והב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טוח הלאומי שהוא חב בגין מתן שרותי היועץ.</w:t>
      </w:r>
    </w:p>
    <w:p w14:paraId="0C35E96A"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היועץ </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טוח לאומי, תשלומים לקרנות איגודים מקצוע</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B484EC5"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מבלי לגרוע מ</w:t>
      </w:r>
      <w:r w:rsidRPr="00804EB9">
        <w:rPr>
          <w:rFonts w:ascii="Times New Roman" w:eastAsia="Times New Roman" w:hAnsi="Times New Roman" w:cs="David" w:hint="cs"/>
          <w:sz w:val="24"/>
          <w:szCs w:val="24"/>
          <w:rtl/>
          <w:lang w:eastAsia="he-IL"/>
        </w:rPr>
        <w:t xml:space="preserve">כלליות </w:t>
      </w:r>
      <w:r w:rsidRPr="00804EB9">
        <w:rPr>
          <w:rFonts w:ascii="Times New Roman" w:eastAsia="Times New Roman" w:hAnsi="Times New Roman" w:cs="David"/>
          <w:sz w:val="24"/>
          <w:szCs w:val="24"/>
          <w:rtl/>
          <w:lang w:eastAsia="he-IL"/>
        </w:rPr>
        <w:t>האמור לעיל, היועץ מצהיר ומתחייב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אם י</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דרש המזמין על ידי היועץ ו/או על ידי מי מ</w:t>
      </w:r>
      <w:r w:rsidRPr="00804EB9">
        <w:rPr>
          <w:rFonts w:ascii="Times New Roman" w:eastAsia="Times New Roman" w:hAnsi="Times New Roman" w:cs="David" w:hint="cs"/>
          <w:sz w:val="24"/>
          <w:szCs w:val="24"/>
          <w:rtl/>
          <w:lang w:eastAsia="he-IL"/>
        </w:rPr>
        <w:t>שלוחיו ו/או עובדיו</w:t>
      </w:r>
      <w:r w:rsidRPr="00804EB9">
        <w:rPr>
          <w:rFonts w:ascii="Times New Roman" w:eastAsia="Times New Roman" w:hAnsi="Times New Roman" w:cs="David"/>
          <w:sz w:val="24"/>
          <w:szCs w:val="24"/>
          <w:rtl/>
          <w:lang w:eastAsia="he-IL"/>
        </w:rPr>
        <w:t xml:space="preserve"> ו/או</w:t>
      </w:r>
      <w:r w:rsidRPr="00804EB9">
        <w:rPr>
          <w:rFonts w:ascii="Times New Roman" w:eastAsia="Times New Roman" w:hAnsi="Times New Roman" w:cs="David" w:hint="cs"/>
          <w:sz w:val="24"/>
          <w:szCs w:val="24"/>
          <w:rtl/>
          <w:lang w:eastAsia="he-IL"/>
        </w:rPr>
        <w:t xml:space="preserve"> אחר מטעמו ו/או</w:t>
      </w:r>
      <w:r w:rsidRPr="00804EB9">
        <w:rPr>
          <w:rFonts w:ascii="Times New Roman" w:eastAsia="Times New Roman" w:hAnsi="Times New Roman" w:cs="David"/>
          <w:sz w:val="24"/>
          <w:szCs w:val="24"/>
          <w:rtl/>
          <w:lang w:eastAsia="he-IL"/>
        </w:rPr>
        <w:t xml:space="preserve"> על ידי כל צד ג' לשאת בתשלום ו/או הוצאה ו/או עלות</w:t>
      </w:r>
      <w:r w:rsidRPr="00804EB9">
        <w:rPr>
          <w:rFonts w:ascii="Times New Roman" w:eastAsia="Times New Roman" w:hAnsi="Times New Roman" w:cs="David" w:hint="cs"/>
          <w:sz w:val="24"/>
          <w:szCs w:val="24"/>
          <w:rtl/>
          <w:lang w:eastAsia="he-IL"/>
        </w:rPr>
        <w:t xml:space="preserve"> ו/או פיצוי ו/או שיפוי</w:t>
      </w:r>
      <w:r w:rsidRPr="00804EB9">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04EB9">
        <w:rPr>
          <w:rFonts w:ascii="Times New Roman" w:eastAsia="Times New Roman" w:hAnsi="Times New Roman" w:cs="David" w:hint="cs"/>
          <w:sz w:val="24"/>
          <w:szCs w:val="24"/>
          <w:rtl/>
          <w:lang w:eastAsia="he-IL"/>
        </w:rPr>
        <w:t xml:space="preserve"> ו/או פיצוי ו/או שיפוי</w:t>
      </w:r>
      <w:r w:rsidRPr="00804EB9">
        <w:rPr>
          <w:rFonts w:ascii="Times New Roman" w:eastAsia="Times New Roman" w:hAnsi="Times New Roman" w:cs="David"/>
          <w:sz w:val="24"/>
          <w:szCs w:val="24"/>
          <w:rtl/>
          <w:lang w:eastAsia="he-IL"/>
        </w:rPr>
        <w:t xml:space="preserve"> כלשהם כאמור, אזי ישפה היועץ את המזמין מיד עם דרישתו הראשונה של המזמין, בגין כל תשלום ו/או הוצאה ו/או עלות</w:t>
      </w:r>
      <w:r w:rsidRPr="00804EB9">
        <w:rPr>
          <w:rFonts w:ascii="Times New Roman" w:eastAsia="Times New Roman" w:hAnsi="Times New Roman" w:cs="David" w:hint="cs"/>
          <w:sz w:val="24"/>
          <w:szCs w:val="24"/>
          <w:rtl/>
          <w:lang w:eastAsia="he-IL"/>
        </w:rPr>
        <w:t xml:space="preserve"> ו/או פיצוי ו/או שיפוי</w:t>
      </w:r>
      <w:r w:rsidRPr="00804EB9">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ייחשב </w:t>
      </w:r>
      <w:r w:rsidRPr="00804EB9">
        <w:rPr>
          <w:rFonts w:ascii="Times New Roman" w:eastAsia="Times New Roman" w:hAnsi="Times New Roman" w:cs="David" w:hint="cs"/>
          <w:sz w:val="24"/>
          <w:szCs w:val="24"/>
          <w:rtl/>
          <w:lang w:eastAsia="he-IL"/>
        </w:rPr>
        <w:t>כ</w:t>
      </w:r>
      <w:r w:rsidRPr="00804EB9">
        <w:rPr>
          <w:rFonts w:ascii="Times New Roman" w:eastAsia="Times New Roman" w:hAnsi="Times New Roman" w:cs="David"/>
          <w:sz w:val="24"/>
          <w:szCs w:val="24"/>
          <w:rtl/>
          <w:lang w:eastAsia="he-IL"/>
        </w:rPr>
        <w:t>חוב המגיע למזמין מאת היועץ על פי הוראות חוזה זה, אשר המזמין רשאי לקזז בגינו סכומים ע"ח התמורה המגיעה ליועץ.</w:t>
      </w:r>
    </w:p>
    <w:p w14:paraId="70029373"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בשים לב לאמור לעיל, אם יקבע פורום מוסמך כלשהו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נתקיימו יחסי עובד ומעביד בין היועץ ו/או מי מעובדיו</w:t>
      </w:r>
      <w:r w:rsidRPr="00804EB9">
        <w:rPr>
          <w:rFonts w:ascii="Times New Roman" w:eastAsia="Times New Roman" w:hAnsi="Times New Roman" w:cs="David" w:hint="cs"/>
          <w:sz w:val="24"/>
          <w:szCs w:val="24"/>
          <w:rtl/>
          <w:lang w:eastAsia="he-IL"/>
        </w:rPr>
        <w:t xml:space="preserve"> ו/או מי משלוחיו ו/או אחר מטעמו</w:t>
      </w:r>
      <w:r w:rsidRPr="00804EB9">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04EB9">
        <w:rPr>
          <w:rFonts w:ascii="Times New Roman" w:eastAsia="Times New Roman" w:hAnsi="Times New Roman" w:cs="David" w:hint="cs"/>
          <w:sz w:val="24"/>
          <w:szCs w:val="24"/>
          <w:rtl/>
          <w:lang w:eastAsia="he-IL"/>
        </w:rPr>
        <w:t>.</w:t>
      </w:r>
    </w:p>
    <w:p w14:paraId="2DDFA70E" w14:textId="77777777" w:rsidR="003C30D7" w:rsidRPr="00804EB9"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81895D4" w14:textId="77777777" w:rsidR="003C30D7" w:rsidRPr="00804EB9"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238ECBC" w14:textId="77777777" w:rsidR="003C30D7" w:rsidRPr="00804EB9"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CDED8EA" w14:textId="77777777" w:rsidR="00776496" w:rsidRPr="00804EB9"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bCs/>
          <w:sz w:val="24"/>
          <w:szCs w:val="24"/>
          <w:u w:val="single"/>
          <w:rtl/>
          <w:lang w:eastAsia="he-IL"/>
        </w:rPr>
        <w:t>הבאת החוזה לגמר או ביטולו</w:t>
      </w:r>
    </w:p>
    <w:p w14:paraId="4C346312"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0C9901E" w14:textId="77777777" w:rsidR="00776496" w:rsidRPr="00804EB9"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על אף האמור בכל מקום אחר בחוזה </w:t>
      </w:r>
      <w:r w:rsidRPr="00804EB9">
        <w:rPr>
          <w:rFonts w:ascii="Times New Roman" w:eastAsia="Times New Roman" w:hAnsi="Times New Roman" w:cs="David" w:hint="cs"/>
          <w:sz w:val="24"/>
          <w:szCs w:val="24"/>
          <w:rtl/>
          <w:lang w:eastAsia="he-IL"/>
        </w:rPr>
        <w:t xml:space="preserve">זה על נספחיו, </w:t>
      </w:r>
      <w:r w:rsidRPr="00804EB9">
        <w:rPr>
          <w:rFonts w:ascii="Times New Roman" w:eastAsia="Times New Roman" w:hAnsi="Times New Roman" w:cs="David"/>
          <w:sz w:val="24"/>
          <w:szCs w:val="24"/>
          <w:rtl/>
          <w:lang w:eastAsia="he-IL"/>
        </w:rPr>
        <w:t>רשאי המזמין, לפי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04EB9">
        <w:rPr>
          <w:rFonts w:ascii="Times New Roman" w:eastAsia="Times New Roman" w:hAnsi="Times New Roman" w:cs="David" w:hint="cs"/>
          <w:sz w:val="24"/>
          <w:szCs w:val="24"/>
          <w:rtl/>
          <w:lang w:eastAsia="he-IL"/>
        </w:rPr>
        <w:t>-7</w:t>
      </w:r>
      <w:r w:rsidRPr="00804EB9">
        <w:rPr>
          <w:rFonts w:ascii="Times New Roman" w:eastAsia="Times New Roman" w:hAnsi="Times New Roman" w:cs="David"/>
          <w:sz w:val="24"/>
          <w:szCs w:val="24"/>
          <w:rtl/>
          <w:lang w:eastAsia="he-IL"/>
        </w:rPr>
        <w:t xml:space="preserve"> י</w:t>
      </w:r>
      <w:r w:rsidRPr="00804EB9">
        <w:rPr>
          <w:rFonts w:ascii="Times New Roman" w:eastAsia="Times New Roman" w:hAnsi="Times New Roman" w:cs="David" w:hint="cs"/>
          <w:sz w:val="24"/>
          <w:szCs w:val="24"/>
          <w:rtl/>
          <w:lang w:eastAsia="he-IL"/>
        </w:rPr>
        <w:t>מים</w:t>
      </w:r>
      <w:r w:rsidRPr="00804EB9">
        <w:rPr>
          <w:rFonts w:ascii="Times New Roman" w:eastAsia="Times New Roman" w:hAnsi="Times New Roman" w:cs="David"/>
          <w:sz w:val="24"/>
          <w:szCs w:val="24"/>
          <w:rtl/>
          <w:lang w:eastAsia="he-IL"/>
        </w:rPr>
        <w:t xml:space="preserve"> מיום משלוחה (להלן: "</w:t>
      </w:r>
      <w:r w:rsidRPr="00804EB9">
        <w:rPr>
          <w:rFonts w:ascii="Times New Roman" w:eastAsia="Times New Roman" w:hAnsi="Times New Roman" w:cs="David"/>
          <w:b/>
          <w:bCs/>
          <w:sz w:val="24"/>
          <w:szCs w:val="24"/>
          <w:rtl/>
          <w:lang w:eastAsia="he-IL"/>
        </w:rPr>
        <w:t>תאריך הפסקת השרות</w:t>
      </w:r>
      <w:r w:rsidRPr="00804EB9">
        <w:rPr>
          <w:rFonts w:ascii="Times New Roman" w:eastAsia="Times New Roman" w:hAnsi="Times New Roman" w:cs="David"/>
          <w:sz w:val="24"/>
          <w:szCs w:val="24"/>
          <w:rtl/>
          <w:lang w:eastAsia="he-IL"/>
        </w:rPr>
        <w:t>").</w:t>
      </w:r>
    </w:p>
    <w:p w14:paraId="1FAA9BED" w14:textId="77777777" w:rsidR="00776496" w:rsidRPr="00804EB9"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צע עד לתאריך הפסקת הש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וזאת לפי השיעור המפורט בנספחים </w:t>
      </w:r>
      <w:r w:rsidRPr="00804EB9">
        <w:rPr>
          <w:rFonts w:ascii="Times New Roman" w:eastAsia="Times New Roman" w:hAnsi="Times New Roman" w:cs="David"/>
          <w:bCs/>
          <w:sz w:val="24"/>
          <w:szCs w:val="24"/>
          <w:rtl/>
          <w:lang w:eastAsia="he-IL"/>
        </w:rPr>
        <w:t>ד' ו - ה'</w:t>
      </w:r>
      <w:r w:rsidRPr="00804EB9">
        <w:rPr>
          <w:rFonts w:ascii="Times New Roman" w:eastAsia="Times New Roman" w:hAnsi="Times New Roman" w:cs="David"/>
          <w:sz w:val="24"/>
          <w:szCs w:val="24"/>
          <w:rtl/>
          <w:lang w:eastAsia="he-IL"/>
        </w:rPr>
        <w:t>. במקרה שבוצע חלק של קטע ו/או שלב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ישולם חלק יחסי מתאים מהשכר הקבוע בנספחים </w:t>
      </w:r>
      <w:r w:rsidRPr="00804EB9">
        <w:rPr>
          <w:rFonts w:ascii="Times New Roman" w:eastAsia="Times New Roman" w:hAnsi="Times New Roman" w:cs="David"/>
          <w:bCs/>
          <w:sz w:val="24"/>
          <w:szCs w:val="24"/>
          <w:rtl/>
          <w:lang w:eastAsia="he-IL"/>
        </w:rPr>
        <w:t xml:space="preserve">ד' ו-ה' </w:t>
      </w:r>
      <w:r w:rsidRPr="00804EB9">
        <w:rPr>
          <w:rFonts w:ascii="Times New Roman" w:eastAsia="Times New Roman" w:hAnsi="Times New Roman" w:cs="David"/>
          <w:sz w:val="24"/>
          <w:szCs w:val="24"/>
          <w:rtl/>
          <w:lang w:eastAsia="he-IL"/>
        </w:rPr>
        <w:t>לאותו שלב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כפי שיקבע המנהל.</w:t>
      </w:r>
    </w:p>
    <w:p w14:paraId="6F2CA272"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לטענה </w:t>
      </w:r>
      <w:r w:rsidRPr="00804EB9">
        <w:rPr>
          <w:rFonts w:ascii="Times New Roman" w:eastAsia="Times New Roman" w:hAnsi="Times New Roman" w:cs="David" w:hint="cs"/>
          <w:sz w:val="24"/>
          <w:szCs w:val="24"/>
          <w:rtl/>
          <w:lang w:eastAsia="he-IL"/>
        </w:rPr>
        <w:t>ו/או דרישה ו/או תלונה ו/</w:t>
      </w:r>
      <w:r w:rsidRPr="00804EB9">
        <w:rPr>
          <w:rFonts w:ascii="Times New Roman" w:eastAsia="Times New Roman" w:hAnsi="Times New Roman" w:cs="David"/>
          <w:sz w:val="24"/>
          <w:szCs w:val="24"/>
          <w:rtl/>
          <w:lang w:eastAsia="he-IL"/>
        </w:rPr>
        <w:t>או תביעה כלשהי, פרט לאמור בסעיף 12.1.2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והשכר שישולם לפי סעיף 12.1.2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לסילוק כל המגיע ליועץ מהמזמין לפי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ו/או עקב הבאתו לידי גמר כאמור, בין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ובין מכוח עילה כלשהי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הדין.</w:t>
      </w:r>
    </w:p>
    <w:p w14:paraId="1E60D6F8"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תוך 12 חודש</w:t>
      </w:r>
      <w:r w:rsidRPr="00804EB9">
        <w:rPr>
          <w:rFonts w:ascii="Times New Roman" w:eastAsia="Times New Roman" w:hAnsi="Times New Roman" w:cs="David" w:hint="cs"/>
          <w:sz w:val="24"/>
          <w:szCs w:val="24"/>
          <w:rtl/>
          <w:lang w:eastAsia="he-IL"/>
        </w:rPr>
        <w:t>ים</w:t>
      </w:r>
      <w:r w:rsidRPr="00804EB9">
        <w:rPr>
          <w:rFonts w:ascii="Times New Roman" w:eastAsia="Times New Roman" w:hAnsi="Times New Roman" w:cs="David"/>
          <w:sz w:val="24"/>
          <w:szCs w:val="24"/>
          <w:rtl/>
          <w:lang w:eastAsia="he-IL"/>
        </w:rPr>
        <w:t xml:space="preserve"> מהבאת חוזה</w:t>
      </w:r>
      <w:r w:rsidRPr="00804EB9">
        <w:rPr>
          <w:rFonts w:ascii="Times New Roman" w:eastAsia="Times New Roman" w:hAnsi="Times New Roman" w:cs="David" w:hint="cs"/>
          <w:sz w:val="24"/>
          <w:szCs w:val="24"/>
          <w:rtl/>
          <w:lang w:eastAsia="he-IL"/>
        </w:rPr>
        <w:t xml:space="preserve"> זה לידי</w:t>
      </w:r>
      <w:r w:rsidRPr="00804EB9">
        <w:rPr>
          <w:rFonts w:ascii="Times New Roman" w:eastAsia="Times New Roman" w:hAnsi="Times New Roman" w:cs="David"/>
          <w:sz w:val="24"/>
          <w:szCs w:val="24"/>
          <w:rtl/>
          <w:lang w:eastAsia="he-IL"/>
        </w:rPr>
        <w:t xml:space="preserve"> גמר כאמור</w:t>
      </w:r>
      <w:r w:rsidRPr="00804EB9">
        <w:rPr>
          <w:rFonts w:ascii="Times New Roman" w:eastAsia="Times New Roman" w:hAnsi="Times New Roman" w:cs="David" w:hint="cs"/>
          <w:sz w:val="24"/>
          <w:szCs w:val="24"/>
          <w:rtl/>
          <w:lang w:eastAsia="he-IL"/>
        </w:rPr>
        <w:t>, רשאי המזמין</w:t>
      </w:r>
      <w:r w:rsidRPr="00804EB9">
        <w:rPr>
          <w:rFonts w:ascii="Times New Roman" w:eastAsia="Times New Roman" w:hAnsi="Times New Roman" w:cs="David"/>
          <w:sz w:val="24"/>
          <w:szCs w:val="24"/>
          <w:rtl/>
          <w:lang w:eastAsia="he-IL"/>
        </w:rPr>
        <w:t xml:space="preserve"> לחדשו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במקרה 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היועץ 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לפי דרישת המזמין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לחדש את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תנאי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w:t>
      </w:r>
    </w:p>
    <w:p w14:paraId="04239CC6"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במקרה שחוזה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מצוות הדין)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היועץ זכאי לתשלום כמוגדר בסעיף 12.3.2 להלן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ויחולו הסעיפים 12.1.3 ו- 12.1.4 לעיל.</w:t>
      </w:r>
    </w:p>
    <w:p w14:paraId="6541FFA4"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FF91AC2"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מבלי לגרוע מזכויות מזמין לפי סעיף 12.1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זכאי המזמין לבטל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לפי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קול דעתו הבלעדי</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בלא צורך בהודעה מוקדמת</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בכל אחד מהמקרים הבאים:</w:t>
      </w:r>
    </w:p>
    <w:p w14:paraId="028458B3" w14:textId="77777777" w:rsidR="00776496" w:rsidRPr="00804EB9"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הפר ו/או לא קיים איזה מהוראות החוזה ולא ת</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קן </w:t>
      </w:r>
      <w:r w:rsidRPr="00804EB9">
        <w:rPr>
          <w:rFonts w:ascii="Times New Roman" w:eastAsia="Times New Roman" w:hAnsi="Times New Roman" w:cs="David" w:hint="cs"/>
          <w:sz w:val="24"/>
          <w:szCs w:val="24"/>
          <w:rtl/>
          <w:lang w:eastAsia="he-IL"/>
        </w:rPr>
        <w:lastRenderedPageBreak/>
        <w:t>את ה</w:t>
      </w:r>
      <w:r w:rsidRPr="00804EB9">
        <w:rPr>
          <w:rFonts w:ascii="Times New Roman" w:eastAsia="Times New Roman" w:hAnsi="Times New Roman" w:cs="David"/>
          <w:sz w:val="24"/>
          <w:szCs w:val="24"/>
          <w:rtl/>
          <w:lang w:eastAsia="he-IL"/>
        </w:rPr>
        <w:t>הפרה</w:t>
      </w:r>
      <w:r w:rsidRPr="00804EB9">
        <w:rPr>
          <w:rFonts w:ascii="Times New Roman" w:eastAsia="Times New Roman" w:hAnsi="Times New Roman" w:cs="David" w:hint="cs"/>
          <w:sz w:val="24"/>
          <w:szCs w:val="24"/>
          <w:rtl/>
          <w:lang w:eastAsia="he-IL"/>
        </w:rPr>
        <w:t xml:space="preserve"> כאמור,</w:t>
      </w:r>
      <w:r w:rsidRPr="00804EB9">
        <w:rPr>
          <w:rFonts w:ascii="Times New Roman" w:eastAsia="Times New Roman" w:hAnsi="Times New Roman" w:cs="David"/>
          <w:sz w:val="24"/>
          <w:szCs w:val="24"/>
          <w:rtl/>
          <w:lang w:eastAsia="he-IL"/>
        </w:rPr>
        <w:t xml:space="preserve"> לאחר שק</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בל התראה על כך מהמזמין בתוך הזמן הנקוב בהתראה.</w:t>
      </w:r>
    </w:p>
    <w:p w14:paraId="2A4B84CC" w14:textId="77777777" w:rsidR="00776496" w:rsidRPr="00804EB9"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המזמין התרה ביועץ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שאין הוא מבצע את עבודתו בצורה המבטיחה את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צועה התקין ו/או התקדמותה וסיומה לפי לוח הזמנים.</w:t>
      </w:r>
    </w:p>
    <w:p w14:paraId="2E3261AD" w14:textId="77777777" w:rsidR="00776496" w:rsidRPr="00804EB9"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הפר את הוראת סעיף 7.5 לעיל.</w:t>
      </w:r>
    </w:p>
    <w:p w14:paraId="5DD9F2FA" w14:textId="77777777" w:rsidR="00776496" w:rsidRPr="00804EB9"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נבצר מהיועץ או מהמנהל הראשי לקיים את ה</w:t>
      </w:r>
      <w:r w:rsidRPr="00804EB9">
        <w:rPr>
          <w:rFonts w:ascii="Times New Roman" w:eastAsia="Times New Roman" w:hAnsi="Times New Roman" w:cs="David" w:hint="cs"/>
          <w:sz w:val="24"/>
          <w:szCs w:val="24"/>
          <w:rtl/>
          <w:lang w:eastAsia="he-IL"/>
        </w:rPr>
        <w:t xml:space="preserve">וראות </w:t>
      </w:r>
      <w:r w:rsidRPr="00804EB9">
        <w:rPr>
          <w:rFonts w:ascii="Times New Roman" w:eastAsia="Times New Roman" w:hAnsi="Times New Roman" w:cs="David"/>
          <w:sz w:val="24"/>
          <w:szCs w:val="24"/>
          <w:rtl/>
          <w:lang w:eastAsia="he-IL"/>
        </w:rPr>
        <w:t>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 לפעולה משפטית או בלתי כש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 למתן שירותי היועץ או אם ארע אירוע דומה.</w:t>
      </w:r>
    </w:p>
    <w:p w14:paraId="0D4B4574" w14:textId="77777777" w:rsidR="00776496" w:rsidRPr="00804EB9"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חל שינוי בהחזקת המניות ו/או בהרכב המנהלים של היועץ.</w:t>
      </w:r>
    </w:p>
    <w:p w14:paraId="1BB42472"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בוטל החוזה כאמור בסעיף 12.3.1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צע עד לב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טול החוזה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וזאת לפי השיעור המפורט בנספחים </w:t>
      </w:r>
      <w:r w:rsidRPr="00804EB9">
        <w:rPr>
          <w:rFonts w:ascii="Times New Roman" w:eastAsia="Times New Roman" w:hAnsi="Times New Roman" w:cs="David"/>
          <w:bCs/>
          <w:sz w:val="24"/>
          <w:szCs w:val="24"/>
          <w:rtl/>
          <w:lang w:eastAsia="he-IL"/>
        </w:rPr>
        <w:t>ד'</w:t>
      </w:r>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bCs/>
          <w:sz w:val="24"/>
          <w:szCs w:val="24"/>
          <w:rtl/>
          <w:lang w:eastAsia="he-IL"/>
        </w:rPr>
        <w:t xml:space="preserve">ו -ה' </w:t>
      </w:r>
      <w:r w:rsidRPr="00804EB9">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04EB9">
        <w:rPr>
          <w:rFonts w:ascii="Times New Roman" w:eastAsia="Times New Roman" w:hAnsi="Times New Roman" w:cs="David"/>
          <w:bCs/>
          <w:sz w:val="24"/>
          <w:szCs w:val="24"/>
          <w:rtl/>
          <w:lang w:eastAsia="he-IL"/>
        </w:rPr>
        <w:t xml:space="preserve">ד' ו-ה' </w:t>
      </w:r>
      <w:r w:rsidRPr="00804EB9">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8E6F0D2"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הודעה בדבר הבאת החוזה לידי גמר כאמור בסעיף 12.3.1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לא תשמש עילה ליועץ לתביעת פיצויים כלשהם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לטענה</w:t>
      </w:r>
      <w:r w:rsidRPr="00804EB9">
        <w:rPr>
          <w:rFonts w:ascii="Times New Roman" w:eastAsia="Times New Roman" w:hAnsi="Times New Roman" w:cs="David" w:hint="cs"/>
          <w:sz w:val="24"/>
          <w:szCs w:val="24"/>
          <w:rtl/>
          <w:lang w:eastAsia="he-IL"/>
        </w:rPr>
        <w:t xml:space="preserve"> ו/או לדרישה ו/או לתלונה</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w:t>
      </w:r>
      <w:r w:rsidRPr="00804EB9">
        <w:rPr>
          <w:rFonts w:ascii="Times New Roman" w:eastAsia="Times New Roman" w:hAnsi="Times New Roman" w:cs="David" w:hint="cs"/>
          <w:sz w:val="24"/>
          <w:szCs w:val="24"/>
          <w:rtl/>
          <w:lang w:eastAsia="he-IL"/>
        </w:rPr>
        <w:t>ל</w:t>
      </w:r>
      <w:r w:rsidRPr="00804EB9">
        <w:rPr>
          <w:rFonts w:ascii="Times New Roman" w:eastAsia="Times New Roman" w:hAnsi="Times New Roman" w:cs="David"/>
          <w:sz w:val="24"/>
          <w:szCs w:val="24"/>
          <w:rtl/>
          <w:lang w:eastAsia="he-IL"/>
        </w:rPr>
        <w:t>תביעה כלשהי, פרט לאמור בסעיף 12.3.2 לעיל, והשכר שישולם לפי סעיף 12.3.2</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ובין מכוח עילה כלשהי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הדין.</w:t>
      </w:r>
    </w:p>
    <w:p w14:paraId="7EB18619"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 למתן השירותים ע</w:t>
      </w:r>
      <w:r w:rsidRPr="00804EB9">
        <w:rPr>
          <w:rFonts w:ascii="Times New Roman" w:eastAsia="Times New Roman" w:hAnsi="Times New Roman" w:cs="David" w:hint="cs"/>
          <w:sz w:val="24"/>
          <w:szCs w:val="24"/>
          <w:rtl/>
          <w:lang w:eastAsia="he-IL"/>
        </w:rPr>
        <w:t>ל פ</w:t>
      </w:r>
      <w:r w:rsidRPr="00804EB9">
        <w:rPr>
          <w:rFonts w:ascii="Times New Roman" w:eastAsia="Times New Roman" w:hAnsi="Times New Roman" w:cs="David"/>
          <w:sz w:val="24"/>
          <w:szCs w:val="24"/>
          <w:rtl/>
          <w:lang w:eastAsia="he-IL"/>
        </w:rPr>
        <w:t>י חוזה זה או אם אירע אירוע דומה ליועץ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המזמין זכאי לבטל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החוזה ויחולו הוראות סעיפים 12.3.2 ו - 12.3.3 לעיל.</w:t>
      </w:r>
    </w:p>
    <w:p w14:paraId="7B7256CD"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התשלום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סעיפים 12.1, 12.2 ו-12.3 לעיל</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הסעיפים הנ"ל.</w:t>
      </w:r>
    </w:p>
    <w:p w14:paraId="6C79021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בכל מקרה של הבאת חוזה</w:t>
      </w:r>
      <w:r w:rsidRPr="00804EB9">
        <w:rPr>
          <w:rFonts w:ascii="Times New Roman" w:eastAsia="Times New Roman" w:hAnsi="Times New Roman" w:cs="David" w:hint="cs"/>
          <w:sz w:val="24"/>
          <w:szCs w:val="24"/>
          <w:rtl/>
          <w:lang w:eastAsia="he-IL"/>
        </w:rPr>
        <w:t xml:space="preserve"> זה לידי</w:t>
      </w:r>
      <w:r w:rsidRPr="00804EB9">
        <w:rPr>
          <w:rFonts w:ascii="Times New Roman" w:eastAsia="Times New Roman" w:hAnsi="Times New Roman" w:cs="David"/>
          <w:sz w:val="24"/>
          <w:szCs w:val="24"/>
          <w:rtl/>
          <w:lang w:eastAsia="he-IL"/>
        </w:rPr>
        <w:t xml:space="preserve"> גמר או ביטולו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יהיה המזמין זכאי למסור את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המשך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95108EF"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כל אימת שהיועץ לא יקיים איזו מהתחייבויותיו לפי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4D0B309"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5711DA3"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F8AC6FD" w14:textId="77777777" w:rsidR="00776496" w:rsidRPr="00804EB9"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A00AA68" w14:textId="77777777" w:rsidR="00776496" w:rsidRPr="00804EB9"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העברת זכויות</w:t>
      </w:r>
    </w:p>
    <w:p w14:paraId="76963118"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אין היועץ רשאי להסב לאחר את החוזה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כל חלק ממנו, וכן אין הוא רשאי להעביר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להסב לאחר כל זכות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חובה לפי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אלא בהסכמת המזמין בכתב ומראש.</w:t>
      </w:r>
    </w:p>
    <w:p w14:paraId="7AE6535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אין היועץ רשאי למסור לאחר את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שרותי היועץ, כולם או מקצתם, אלא בהסכמת המזמין בכתב ומראש.</w:t>
      </w:r>
    </w:p>
    <w:p w14:paraId="7118008D"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ניתנה הסכמת המזמין לפי סעיפים 13.1 או 13.2 לעיל, הרי </w:t>
      </w:r>
      <w:r w:rsidRPr="00804EB9">
        <w:rPr>
          <w:rFonts w:ascii="Times New Roman" w:eastAsia="Times New Roman" w:hAnsi="Times New Roman" w:cs="David" w:hint="cs"/>
          <w:sz w:val="24"/>
          <w:szCs w:val="24"/>
          <w:rtl/>
          <w:lang w:eastAsia="he-IL"/>
        </w:rPr>
        <w:t>ש</w:t>
      </w:r>
      <w:r w:rsidRPr="00804EB9">
        <w:rPr>
          <w:rFonts w:ascii="Times New Roman" w:eastAsia="Times New Roman" w:hAnsi="Times New Roman" w:cs="David"/>
          <w:sz w:val="24"/>
          <w:szCs w:val="24"/>
          <w:rtl/>
          <w:lang w:eastAsia="he-IL"/>
        </w:rPr>
        <w:t>אין בכך כדי לפטור את היועץ מאחריותו והתחייבויותיו לפי חוזה</w:t>
      </w:r>
      <w:r w:rsidRPr="00804EB9">
        <w:rPr>
          <w:rFonts w:ascii="Times New Roman" w:eastAsia="Times New Roman" w:hAnsi="Times New Roman" w:cs="David" w:hint="cs"/>
          <w:sz w:val="24"/>
          <w:szCs w:val="24"/>
          <w:rtl/>
          <w:lang w:eastAsia="he-IL"/>
        </w:rPr>
        <w:t xml:space="preserve"> זה על נספחיו</w:t>
      </w:r>
      <w:r w:rsidRPr="00804EB9">
        <w:rPr>
          <w:rFonts w:ascii="Times New Roman" w:eastAsia="Times New Roman" w:hAnsi="Times New Roman" w:cs="David"/>
          <w:sz w:val="24"/>
          <w:szCs w:val="24"/>
          <w:rtl/>
          <w:lang w:eastAsia="he-IL"/>
        </w:rPr>
        <w:t xml:space="preserve"> ומזכויות המזמין על פיו, והיועץ </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ישא באחריות מלאה, כלפי המזמין וכלפי </w:t>
      </w:r>
      <w:r w:rsidRPr="00804EB9">
        <w:rPr>
          <w:rFonts w:ascii="Times New Roman" w:eastAsia="Times New Roman" w:hAnsi="Times New Roman" w:cs="David" w:hint="cs"/>
          <w:sz w:val="24"/>
          <w:szCs w:val="24"/>
          <w:rtl/>
          <w:lang w:eastAsia="he-IL"/>
        </w:rPr>
        <w:t xml:space="preserve">כל </w:t>
      </w:r>
      <w:r w:rsidRPr="00804EB9">
        <w:rPr>
          <w:rFonts w:ascii="Times New Roman" w:eastAsia="Times New Roman" w:hAnsi="Times New Roman" w:cs="David"/>
          <w:sz w:val="24"/>
          <w:szCs w:val="24"/>
          <w:rtl/>
          <w:lang w:eastAsia="he-IL"/>
        </w:rPr>
        <w:t xml:space="preserve">צד שלישי שהוא, גם לכל מעשה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באי כחם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עובדיהם</w:t>
      </w:r>
      <w:r w:rsidRPr="00804EB9">
        <w:rPr>
          <w:rFonts w:ascii="Times New Roman" w:eastAsia="Times New Roman" w:hAnsi="Times New Roman" w:cs="David" w:hint="cs"/>
          <w:sz w:val="24"/>
          <w:szCs w:val="24"/>
          <w:rtl/>
          <w:lang w:eastAsia="he-IL"/>
        </w:rPr>
        <w:t xml:space="preserve"> ו/או מי מטעמם</w:t>
      </w:r>
      <w:r w:rsidRPr="00804EB9">
        <w:rPr>
          <w:rFonts w:ascii="Times New Roman" w:eastAsia="Times New Roman" w:hAnsi="Times New Roman" w:cs="David"/>
          <w:sz w:val="24"/>
          <w:szCs w:val="24"/>
          <w:rtl/>
          <w:lang w:eastAsia="he-IL"/>
        </w:rPr>
        <w:t>, ואילו למזמין ישמרו כל זכויותיו כלפי היועץ.</w:t>
      </w:r>
    </w:p>
    <w:p w14:paraId="40DA1A3B"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בות היועץ כמתחייב מהאמור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החוזה ויחולו הוראות סעיף 12.3.2 ו-12.3.3 לעיל.</w:t>
      </w:r>
    </w:p>
    <w:p w14:paraId="0A2D30C3"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2B46ED4" w14:textId="77777777" w:rsidR="003C30D7" w:rsidRPr="00804EB9"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F0C6127" w14:textId="77777777" w:rsidR="003C30D7" w:rsidRPr="00804EB9"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8F80077" w14:textId="77777777" w:rsidR="00776496" w:rsidRPr="00804EB9"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04EB9">
        <w:rPr>
          <w:rFonts w:ascii="Times New Roman" w:eastAsia="Times New Roman" w:hAnsi="Times New Roman" w:cs="David"/>
          <w:bCs/>
          <w:sz w:val="24"/>
          <w:szCs w:val="24"/>
          <w:u w:val="single"/>
          <w:rtl/>
          <w:lang w:eastAsia="he-IL"/>
        </w:rPr>
        <w:t>סיום שרותי היועץ</w:t>
      </w:r>
    </w:p>
    <w:p w14:paraId="5D36CA44"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יחושבו כבאים לסיום בכל אחד מהמקרים הבאים:</w:t>
      </w:r>
    </w:p>
    <w:p w14:paraId="19FA886B"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הובא לידי </w:t>
      </w:r>
      <w:r w:rsidRPr="00804EB9">
        <w:rPr>
          <w:rFonts w:ascii="Times New Roman" w:eastAsia="Times New Roman" w:hAnsi="Times New Roman" w:cs="David" w:hint="cs"/>
          <w:sz w:val="24"/>
          <w:szCs w:val="24"/>
          <w:rtl/>
          <w:lang w:eastAsia="he-IL"/>
        </w:rPr>
        <w:t>גמר</w:t>
      </w:r>
      <w:r w:rsidRPr="00804EB9">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B50320F"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עם מתן א</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שור בכתב ע"י המזמין ליועץ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הושלם מתן שרותי היועץ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w:t>
      </w:r>
    </w:p>
    <w:p w14:paraId="0E9D4457"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04EB9">
        <w:rPr>
          <w:rFonts w:ascii="Times New Roman" w:eastAsia="Times New Roman" w:hAnsi="Times New Roman" w:cs="David"/>
          <w:bCs/>
          <w:sz w:val="24"/>
          <w:szCs w:val="24"/>
          <w:u w:val="single"/>
          <w:rtl/>
          <w:lang w:eastAsia="he-IL"/>
        </w:rPr>
        <w:t>סודיות והמצאת מסמכים</w:t>
      </w:r>
    </w:p>
    <w:p w14:paraId="42537DBF"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לרבות העתקים וניירות עבודה, בין שהוכנו על ידי היועץ </w:t>
      </w:r>
      <w:r w:rsidRPr="00804EB9">
        <w:rPr>
          <w:rFonts w:ascii="Times New Roman" w:eastAsia="Times New Roman" w:hAnsi="Times New Roman" w:cs="David" w:hint="cs"/>
          <w:sz w:val="24"/>
          <w:szCs w:val="24"/>
          <w:rtl/>
          <w:lang w:eastAsia="he-IL"/>
        </w:rPr>
        <w:t>ו/או על ידי</w:t>
      </w:r>
      <w:r w:rsidRPr="00804EB9">
        <w:rPr>
          <w:rFonts w:ascii="Times New Roman" w:eastAsia="Times New Roman" w:hAnsi="Times New Roman" w:cs="David"/>
          <w:sz w:val="24"/>
          <w:szCs w:val="24"/>
          <w:rtl/>
          <w:lang w:eastAsia="he-IL"/>
        </w:rPr>
        <w:t xml:space="preserve"> מ</w:t>
      </w:r>
      <w:r w:rsidRPr="00804EB9">
        <w:rPr>
          <w:rFonts w:ascii="Times New Roman" w:eastAsia="Times New Roman" w:hAnsi="Times New Roman" w:cs="David" w:hint="cs"/>
          <w:sz w:val="24"/>
          <w:szCs w:val="24"/>
          <w:rtl/>
          <w:lang w:eastAsia="he-IL"/>
        </w:rPr>
        <w:t>י מ</w:t>
      </w:r>
      <w:r w:rsidRPr="00804EB9">
        <w:rPr>
          <w:rFonts w:ascii="Times New Roman" w:eastAsia="Times New Roman" w:hAnsi="Times New Roman" w:cs="David"/>
          <w:sz w:val="24"/>
          <w:szCs w:val="24"/>
          <w:rtl/>
          <w:lang w:eastAsia="he-IL"/>
        </w:rPr>
        <w:t xml:space="preserve">טעמו ובין שהוכנו על ידי המזמין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המנהל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w:t>
      </w:r>
      <w:r w:rsidRPr="00804EB9">
        <w:rPr>
          <w:rFonts w:ascii="Times New Roman" w:eastAsia="Times New Roman" w:hAnsi="Times New Roman" w:cs="David" w:hint="cs"/>
          <w:sz w:val="24"/>
          <w:szCs w:val="24"/>
          <w:rtl/>
          <w:lang w:eastAsia="he-IL"/>
        </w:rPr>
        <w:t xml:space="preserve">מי </w:t>
      </w:r>
      <w:r w:rsidRPr="00804EB9">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80BCE7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מבלי לגרוע מאחריותו </w:t>
      </w:r>
      <w:r w:rsidRPr="00804EB9">
        <w:rPr>
          <w:rFonts w:ascii="Times New Roman" w:eastAsia="Times New Roman" w:hAnsi="Times New Roman" w:cs="David" w:hint="cs"/>
          <w:sz w:val="24"/>
          <w:szCs w:val="24"/>
          <w:rtl/>
          <w:lang w:eastAsia="he-IL"/>
        </w:rPr>
        <w:t xml:space="preserve">של היועץ </w:t>
      </w:r>
      <w:r w:rsidRPr="00804EB9">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יציית היועץ לכל דרישה של המנהל בדבר נקיטת אמצעי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7FBBEE3"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יחתים את עובדיו</w:t>
      </w:r>
      <w:r w:rsidRPr="00804EB9">
        <w:rPr>
          <w:rFonts w:ascii="Times New Roman" w:eastAsia="Times New Roman" w:hAnsi="Times New Roman" w:cs="David" w:hint="cs"/>
          <w:sz w:val="24"/>
          <w:szCs w:val="24"/>
          <w:rtl/>
          <w:lang w:eastAsia="he-IL"/>
        </w:rPr>
        <w:t xml:space="preserve"> ו/או שלוחיו ו/או אחר מטעמו</w:t>
      </w:r>
      <w:r w:rsidRPr="00804EB9">
        <w:rPr>
          <w:rFonts w:ascii="Times New Roman" w:eastAsia="Times New Roman" w:hAnsi="Times New Roman" w:cs="David"/>
          <w:sz w:val="24"/>
          <w:szCs w:val="24"/>
          <w:rtl/>
          <w:lang w:eastAsia="he-IL"/>
        </w:rPr>
        <w:t xml:space="preserve"> בקשר עם ביצוע הסכם זה</w:t>
      </w:r>
      <w:r w:rsidRPr="00804EB9">
        <w:rPr>
          <w:rFonts w:ascii="Times New Roman" w:eastAsia="Times New Roman" w:hAnsi="Times New Roman" w:cs="David" w:hint="cs"/>
          <w:sz w:val="24"/>
          <w:szCs w:val="24"/>
          <w:rtl/>
          <w:lang w:eastAsia="he-IL"/>
        </w:rPr>
        <w:t xml:space="preserve"> על נספחיו,</w:t>
      </w:r>
      <w:r w:rsidRPr="00804EB9">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04EB9">
        <w:rPr>
          <w:rFonts w:ascii="Times New Roman" w:eastAsia="Times New Roman" w:hAnsi="Times New Roman" w:cs="David"/>
          <w:bCs/>
          <w:sz w:val="24"/>
          <w:szCs w:val="24"/>
          <w:rtl/>
          <w:lang w:eastAsia="he-IL"/>
        </w:rPr>
        <w:t>ו'</w:t>
      </w:r>
      <w:r w:rsidRPr="00804EB9">
        <w:rPr>
          <w:rFonts w:ascii="Times New Roman" w:eastAsia="Times New Roman" w:hAnsi="Times New Roman" w:cs="David"/>
          <w:sz w:val="24"/>
          <w:szCs w:val="24"/>
          <w:rtl/>
          <w:lang w:eastAsia="he-IL"/>
        </w:rPr>
        <w:t>,.</w:t>
      </w:r>
    </w:p>
    <w:p w14:paraId="2FD6CB47"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לפי דרישת המזמין ועם סיום שרותי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04EB9">
        <w:rPr>
          <w:rFonts w:ascii="Times New Roman" w:eastAsia="Times New Roman" w:hAnsi="Times New Roman" w:cs="David" w:hint="cs"/>
          <w:sz w:val="24"/>
          <w:szCs w:val="24"/>
          <w:rtl/>
          <w:lang w:eastAsia="he-IL"/>
        </w:rPr>
        <w:t>.</w:t>
      </w:r>
    </w:p>
    <w:p w14:paraId="5E414133"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04EB9">
        <w:rPr>
          <w:rFonts w:ascii="Times New Roman" w:eastAsia="Times New Roman" w:hAnsi="Times New Roman" w:cs="David"/>
          <w:bCs/>
          <w:sz w:val="24"/>
          <w:szCs w:val="24"/>
          <w:u w:val="single"/>
          <w:rtl/>
          <w:lang w:eastAsia="he-IL"/>
        </w:rPr>
        <w:t>ויתור על זכויות מצד היועץ</w:t>
      </w:r>
    </w:p>
    <w:p w14:paraId="086F3CA3"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השתמש המזמין כדין בסמכות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04EB9">
        <w:rPr>
          <w:rFonts w:ascii="Times New Roman" w:eastAsia="Times New Roman" w:hAnsi="Times New Roman" w:cs="David" w:hint="cs"/>
          <w:sz w:val="24"/>
          <w:szCs w:val="24"/>
          <w:rtl/>
          <w:lang w:eastAsia="he-IL"/>
        </w:rPr>
        <w:t>יועץ כל טענה ו/או דרישה ו/או תלונה ו/או</w:t>
      </w:r>
      <w:r w:rsidRPr="00804EB9">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w:t>
      </w:r>
      <w:r w:rsidRPr="00804EB9">
        <w:rPr>
          <w:rFonts w:ascii="Times New Roman" w:eastAsia="Times New Roman" w:hAnsi="Times New Roman" w:cs="David" w:hint="cs"/>
          <w:sz w:val="24"/>
          <w:szCs w:val="24"/>
          <w:rtl/>
          <w:lang w:eastAsia="he-IL"/>
        </w:rPr>
        <w:t xml:space="preserve"> שיפוי ו/או</w:t>
      </w:r>
      <w:r w:rsidRPr="00804EB9">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פגיעה במוניטין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הפסד</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לרבות הפסד רווח העלולים להיגרם לו עקב הביטול</w:t>
      </w:r>
      <w:r w:rsidRPr="00804EB9">
        <w:rPr>
          <w:rFonts w:ascii="Times New Roman" w:eastAsia="Times New Roman" w:hAnsi="Times New Roman" w:cs="David" w:hint="cs"/>
          <w:sz w:val="24"/>
          <w:szCs w:val="24"/>
          <w:rtl/>
          <w:lang w:eastAsia="he-IL"/>
        </w:rPr>
        <w:t xml:space="preserve"> או</w:t>
      </w:r>
      <w:r w:rsidRPr="00804EB9">
        <w:rPr>
          <w:rFonts w:ascii="Times New Roman" w:eastAsia="Times New Roman" w:hAnsi="Times New Roman" w:cs="David"/>
          <w:sz w:val="24"/>
          <w:szCs w:val="24"/>
          <w:rtl/>
          <w:lang w:eastAsia="he-IL"/>
        </w:rPr>
        <w:t xml:space="preserve"> ההפסקה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מכל סיבה אחרת.</w:t>
      </w:r>
    </w:p>
    <w:p w14:paraId="2E75FD67" w14:textId="77777777" w:rsidR="00776496" w:rsidRPr="00804EB9"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שביצע היועץ על פי חוזה זה.</w:t>
      </w:r>
    </w:p>
    <w:p w14:paraId="7F871721" w14:textId="77777777" w:rsidR="00776496" w:rsidRPr="00804EB9"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 xml:space="preserve">היועץ מתחייב שלא לנקוט בכל צעדים מכל סוג שהוא שיהיה בהם </w:t>
      </w:r>
      <w:r w:rsidRPr="00804EB9">
        <w:rPr>
          <w:rFonts w:ascii="Times New Roman" w:eastAsia="Times New Roman" w:hAnsi="Times New Roman" w:cs="David"/>
          <w:sz w:val="24"/>
          <w:szCs w:val="24"/>
          <w:rtl/>
          <w:lang w:eastAsia="he-IL"/>
        </w:rPr>
        <w:lastRenderedPageBreak/>
        <w:t xml:space="preserve">כדי לסכל </w:t>
      </w:r>
      <w:r w:rsidRPr="00804EB9">
        <w:rPr>
          <w:rFonts w:ascii="Times New Roman" w:eastAsia="Times New Roman" w:hAnsi="Times New Roman" w:cs="David" w:hint="cs"/>
          <w:sz w:val="24"/>
          <w:szCs w:val="24"/>
          <w:rtl/>
          <w:lang w:eastAsia="he-IL"/>
        </w:rPr>
        <w:t xml:space="preserve">את </w:t>
      </w:r>
      <w:r w:rsidRPr="00804EB9">
        <w:rPr>
          <w:rFonts w:ascii="Times New Roman" w:eastAsia="Times New Roman" w:hAnsi="Times New Roman" w:cs="David"/>
          <w:sz w:val="24"/>
          <w:szCs w:val="24"/>
          <w:rtl/>
          <w:lang w:eastAsia="he-IL"/>
        </w:rPr>
        <w:t>המשך ביצוע 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רותי היועץ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מסירתם לידי יועץ אחר, והינו מתחייב</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C8F4E76" w14:textId="77777777" w:rsidR="00776496" w:rsidRPr="00804EB9"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04EB9">
        <w:rPr>
          <w:rFonts w:ascii="Times New Roman" w:eastAsia="Times New Roman" w:hAnsi="Times New Roman" w:cs="David"/>
          <w:bCs/>
          <w:sz w:val="24"/>
          <w:szCs w:val="24"/>
          <w:u w:val="single"/>
          <w:rtl/>
          <w:lang w:eastAsia="he-IL"/>
        </w:rPr>
        <w:t>שונות</w:t>
      </w:r>
    </w:p>
    <w:p w14:paraId="20C2004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המנהל הראשי במשרד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מתחייב לבצע את השירותים שעליו לבצע אישית ע</w:t>
      </w:r>
      <w:r w:rsidRPr="00804EB9">
        <w:rPr>
          <w:rFonts w:ascii="Times New Roman" w:eastAsia="Times New Roman" w:hAnsi="Times New Roman" w:cs="David" w:hint="cs"/>
          <w:sz w:val="24"/>
          <w:szCs w:val="24"/>
          <w:rtl/>
          <w:lang w:eastAsia="he-IL"/>
        </w:rPr>
        <w:t>ל פ</w:t>
      </w:r>
      <w:r w:rsidRPr="00804EB9">
        <w:rPr>
          <w:rFonts w:ascii="Times New Roman" w:eastAsia="Times New Roman" w:hAnsi="Times New Roman" w:cs="David"/>
          <w:sz w:val="24"/>
          <w:szCs w:val="24"/>
          <w:rtl/>
          <w:lang w:eastAsia="he-IL"/>
        </w:rPr>
        <w:t>י חוזה</w:t>
      </w:r>
      <w:r w:rsidRPr="00804EB9">
        <w:rPr>
          <w:rFonts w:ascii="Times New Roman" w:eastAsia="Times New Roman" w:hAnsi="Times New Roman" w:cs="David" w:hint="cs"/>
          <w:sz w:val="24"/>
          <w:szCs w:val="24"/>
          <w:rtl/>
          <w:lang w:eastAsia="he-IL"/>
        </w:rPr>
        <w:t xml:space="preserve"> זה והינו</w:t>
      </w:r>
      <w:r w:rsidRPr="00804EB9">
        <w:rPr>
          <w:rFonts w:ascii="Times New Roman" w:eastAsia="Times New Roman" w:hAnsi="Times New Roman" w:cs="David"/>
          <w:sz w:val="24"/>
          <w:szCs w:val="24"/>
          <w:rtl/>
          <w:lang w:eastAsia="he-IL"/>
        </w:rPr>
        <w:t xml:space="preserve"> אחראי וערב כלפי המזמין לב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התחייבויות היועץ לפי חוזה</w:t>
      </w:r>
      <w:r w:rsidRPr="00804EB9">
        <w:rPr>
          <w:rFonts w:ascii="Times New Roman" w:eastAsia="Times New Roman" w:hAnsi="Times New Roman" w:cs="David" w:hint="cs"/>
          <w:sz w:val="24"/>
          <w:szCs w:val="24"/>
          <w:rtl/>
          <w:lang w:eastAsia="he-IL"/>
        </w:rPr>
        <w:t xml:space="preserve"> זה על נספחיו</w:t>
      </w:r>
      <w:r w:rsidRPr="00804EB9">
        <w:rPr>
          <w:rFonts w:ascii="Times New Roman" w:eastAsia="Times New Roman" w:hAnsi="Times New Roman" w:cs="David"/>
          <w:sz w:val="24"/>
          <w:szCs w:val="24"/>
          <w:rtl/>
          <w:lang w:eastAsia="he-IL"/>
        </w:rPr>
        <w:t>.</w:t>
      </w:r>
    </w:p>
    <w:p w14:paraId="4D915D9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כל צד אשר יפר או לא יקיים איזו מהתחייבויותיו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יהיה חייב לפצות את הצד המקיים על כל הנזקים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ההפסדים שיגרמו לו עקב כך</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וזאת מבלי לגרוע מזכות הצד המקיים לכל סעד ו</w:t>
      </w:r>
      <w:r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sz w:val="24"/>
          <w:szCs w:val="24"/>
          <w:rtl/>
          <w:lang w:eastAsia="he-IL"/>
        </w:rPr>
        <w:t>תרופה אחרים ו/או נוספים.</w:t>
      </w:r>
    </w:p>
    <w:p w14:paraId="5CBF38E0"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למניעת ספקות מוצהר במפורש</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EF5C1DE"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מצהיר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04EB9">
        <w:rPr>
          <w:rFonts w:ascii="Times New Roman" w:eastAsia="Times New Roman" w:hAnsi="Times New Roman" w:cs="David" w:hint="cs"/>
          <w:sz w:val="24"/>
          <w:szCs w:val="24"/>
          <w:rtl/>
          <w:lang w:eastAsia="he-IL"/>
        </w:rPr>
        <w:t>נבע</w:t>
      </w:r>
      <w:r w:rsidRPr="00804EB9">
        <w:rPr>
          <w:rFonts w:ascii="Times New Roman" w:eastAsia="Times New Roman" w:hAnsi="Times New Roman" w:cs="David"/>
          <w:sz w:val="24"/>
          <w:szCs w:val="24"/>
          <w:rtl/>
          <w:lang w:eastAsia="he-IL"/>
        </w:rPr>
        <w:t xml:space="preserve"> מאי עמידתו בהתחייבויותיו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 זה.</w:t>
      </w:r>
    </w:p>
    <w:p w14:paraId="251B28FB"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המזמין זכאי לקזז כנגד כל סכום המגיע ליועץ מאת המזמין לפי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DFFFC0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מוסכם במפורש</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צוע כל </w:t>
      </w:r>
      <w:r w:rsidRPr="00804EB9">
        <w:rPr>
          <w:rFonts w:ascii="Times New Roman" w:eastAsia="Times New Roman" w:hAnsi="Times New Roman" w:cs="David" w:hint="cs"/>
          <w:sz w:val="24"/>
          <w:szCs w:val="24"/>
          <w:rtl/>
          <w:lang w:eastAsia="he-IL"/>
        </w:rPr>
        <w:t>אחת</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אחת מהתחייבויות המזמין ע</w:t>
      </w:r>
      <w:r w:rsidRPr="00804EB9">
        <w:rPr>
          <w:rFonts w:ascii="Times New Roman" w:eastAsia="Times New Roman" w:hAnsi="Times New Roman" w:cs="David" w:hint="cs"/>
          <w:sz w:val="24"/>
          <w:szCs w:val="24"/>
          <w:rtl/>
          <w:lang w:eastAsia="he-IL"/>
        </w:rPr>
        <w:t>ל פ</w:t>
      </w:r>
      <w:r w:rsidRPr="00804EB9">
        <w:rPr>
          <w:rFonts w:ascii="Times New Roman" w:eastAsia="Times New Roman" w:hAnsi="Times New Roman" w:cs="David"/>
          <w:sz w:val="24"/>
          <w:szCs w:val="24"/>
          <w:rtl/>
          <w:lang w:eastAsia="he-IL"/>
        </w:rPr>
        <w:t>י</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מותנה בכך שהיועץ יקיים תחילה את התחייבויותיו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עד לאותו מועד. המזמין זכאי, מבלי לפגוע </w:t>
      </w:r>
      <w:r w:rsidRPr="00804EB9">
        <w:rPr>
          <w:rFonts w:ascii="Times New Roman" w:eastAsia="Times New Roman" w:hAnsi="Times New Roman" w:cs="David" w:hint="cs"/>
          <w:sz w:val="24"/>
          <w:szCs w:val="24"/>
          <w:rtl/>
          <w:lang w:eastAsia="he-IL"/>
        </w:rPr>
        <w:t>מכלליות ה</w:t>
      </w:r>
      <w:r w:rsidRPr="00804EB9">
        <w:rPr>
          <w:rFonts w:ascii="Times New Roman" w:eastAsia="Times New Roman" w:hAnsi="Times New Roman" w:cs="David"/>
          <w:sz w:val="24"/>
          <w:szCs w:val="24"/>
          <w:rtl/>
          <w:lang w:eastAsia="he-IL"/>
        </w:rPr>
        <w:t>אמור בכל מקום אחר בחוזה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לעכב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התחי</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0746007"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שום התנהגות מצד</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של מי</w:t>
      </w:r>
      <w:r w:rsidRPr="00804EB9">
        <w:rPr>
          <w:rFonts w:ascii="Times New Roman" w:eastAsia="Times New Roman" w:hAnsi="Times New Roman" w:cs="David"/>
          <w:sz w:val="24"/>
          <w:szCs w:val="24"/>
          <w:rtl/>
          <w:lang w:eastAsia="he-IL"/>
        </w:rPr>
        <w:t xml:space="preserve"> מהצדדים לא תחשב כויתור על איזה מזכויותיו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ו/או</w:t>
      </w:r>
      <w:r w:rsidRPr="00804EB9">
        <w:rPr>
          <w:rFonts w:ascii="Times New Roman" w:eastAsia="Times New Roman" w:hAnsi="Times New Roman" w:cs="David"/>
          <w:sz w:val="24"/>
          <w:szCs w:val="24"/>
          <w:rtl/>
          <w:lang w:eastAsia="he-IL"/>
        </w:rPr>
        <w:t xml:space="preserve"> ע</w:t>
      </w:r>
      <w:r w:rsidRPr="00804EB9">
        <w:rPr>
          <w:rFonts w:ascii="Times New Roman" w:eastAsia="Times New Roman" w:hAnsi="Times New Roman" w:cs="David" w:hint="cs"/>
          <w:sz w:val="24"/>
          <w:szCs w:val="24"/>
          <w:rtl/>
          <w:lang w:eastAsia="he-IL"/>
        </w:rPr>
        <w:t>ל פי כל</w:t>
      </w:r>
      <w:r w:rsidRPr="00804EB9">
        <w:rPr>
          <w:rFonts w:ascii="Times New Roman" w:eastAsia="Times New Roman" w:hAnsi="Times New Roman" w:cs="David"/>
          <w:sz w:val="24"/>
          <w:szCs w:val="24"/>
          <w:rtl/>
          <w:lang w:eastAsia="he-IL"/>
        </w:rPr>
        <w:t xml:space="preserve"> דין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כויתור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כהסכמה מצדו לאיזה הפרה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אי קיום של תנאי מתנאי חוזה</w:t>
      </w:r>
      <w:r w:rsidRPr="00804EB9">
        <w:rPr>
          <w:rFonts w:ascii="Times New Roman" w:eastAsia="Times New Roman" w:hAnsi="Times New Roman" w:cs="David" w:hint="cs"/>
          <w:sz w:val="24"/>
          <w:szCs w:val="24"/>
          <w:rtl/>
          <w:lang w:eastAsia="he-IL"/>
        </w:rPr>
        <w:t xml:space="preserve"> זה ו/</w:t>
      </w:r>
      <w:r w:rsidRPr="00804EB9">
        <w:rPr>
          <w:rFonts w:ascii="Times New Roman" w:eastAsia="Times New Roman" w:hAnsi="Times New Roman" w:cs="David"/>
          <w:sz w:val="24"/>
          <w:szCs w:val="24"/>
          <w:rtl/>
          <w:lang w:eastAsia="he-IL"/>
        </w:rPr>
        <w:t xml:space="preserve"> או כנותנת דחייה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ארכה לב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צוע כל פעולה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ש</w:t>
      </w:r>
      <w:r w:rsidRPr="00804EB9">
        <w:rPr>
          <w:rFonts w:ascii="Times New Roman" w:eastAsia="Times New Roman" w:hAnsi="Times New Roman" w:cs="David"/>
          <w:sz w:val="24"/>
          <w:szCs w:val="24"/>
          <w:rtl/>
          <w:lang w:eastAsia="he-IL"/>
        </w:rPr>
        <w:t>יש לעשותה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w:t>
      </w:r>
      <w:r w:rsidRPr="00804EB9">
        <w:rPr>
          <w:rFonts w:ascii="Times New Roman" w:eastAsia="Times New Roman" w:hAnsi="Times New Roman" w:cs="David" w:hint="cs"/>
          <w:sz w:val="24"/>
          <w:szCs w:val="24"/>
          <w:rtl/>
          <w:lang w:eastAsia="he-IL"/>
        </w:rPr>
        <w:t xml:space="preserve"> זה</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או כש</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נוי</w:t>
      </w:r>
      <w:r w:rsidRPr="00804EB9">
        <w:rPr>
          <w:rFonts w:ascii="Times New Roman" w:eastAsia="Times New Roman" w:hAnsi="Times New Roman" w:cs="David" w:hint="cs"/>
          <w:sz w:val="24"/>
          <w:szCs w:val="24"/>
          <w:rtl/>
          <w:lang w:eastAsia="he-IL"/>
        </w:rPr>
        <w:t xml:space="preserve"> ו/או</w:t>
      </w:r>
      <w:r w:rsidRPr="00804EB9">
        <w:rPr>
          <w:rFonts w:ascii="Times New Roman" w:eastAsia="Times New Roman" w:hAnsi="Times New Roman" w:cs="David"/>
          <w:sz w:val="24"/>
          <w:szCs w:val="24"/>
          <w:rtl/>
          <w:lang w:eastAsia="he-IL"/>
        </w:rPr>
        <w:t xml:space="preserve"> ב</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טול </w:t>
      </w:r>
      <w:r w:rsidRPr="00804EB9">
        <w:rPr>
          <w:rFonts w:ascii="Times New Roman" w:eastAsia="Times New Roman" w:hAnsi="Times New Roman" w:cs="David" w:hint="cs"/>
          <w:sz w:val="24"/>
          <w:szCs w:val="24"/>
          <w:rtl/>
          <w:lang w:eastAsia="he-IL"/>
        </w:rPr>
        <w:t>ו/</w:t>
      </w:r>
      <w:r w:rsidRPr="00804EB9">
        <w:rPr>
          <w:rFonts w:ascii="Times New Roman" w:eastAsia="Times New Roman" w:hAnsi="Times New Roman" w:cs="David"/>
          <w:sz w:val="24"/>
          <w:szCs w:val="24"/>
          <w:rtl/>
          <w:lang w:eastAsia="he-IL"/>
        </w:rPr>
        <w:t xml:space="preserve">או תוספת של תנאי </w:t>
      </w:r>
      <w:r w:rsidRPr="00804EB9">
        <w:rPr>
          <w:rFonts w:ascii="Times New Roman" w:eastAsia="Times New Roman" w:hAnsi="Times New Roman" w:cs="David" w:hint="cs"/>
          <w:sz w:val="24"/>
          <w:szCs w:val="24"/>
          <w:rtl/>
          <w:lang w:eastAsia="he-IL"/>
        </w:rPr>
        <w:t>כלשהו</w:t>
      </w:r>
      <w:r w:rsidRPr="00804EB9">
        <w:rPr>
          <w:rFonts w:ascii="Times New Roman" w:eastAsia="Times New Roman" w:hAnsi="Times New Roman" w:cs="David"/>
          <w:sz w:val="24"/>
          <w:szCs w:val="24"/>
          <w:rtl/>
          <w:lang w:eastAsia="he-IL"/>
        </w:rPr>
        <w:t>, אלא אם נעשו במפורש ובכתב.</w:t>
      </w:r>
    </w:p>
    <w:p w14:paraId="0B94AAF6" w14:textId="77777777" w:rsidR="00776496" w:rsidRPr="00804EB9"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מבלי לגרוע מכלליות האמור לעיל -</w:t>
      </w:r>
    </w:p>
    <w:p w14:paraId="616F5E9B"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88D5157" w14:textId="77777777" w:rsidR="00776496" w:rsidRPr="00804EB9"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לא השתמשו המזמין או המנהל או היועץ בזכויות </w:t>
      </w:r>
      <w:r w:rsidRPr="00804EB9">
        <w:rPr>
          <w:rFonts w:ascii="Times New Roman" w:eastAsia="Times New Roman" w:hAnsi="Times New Roman" w:cs="David"/>
          <w:sz w:val="24"/>
          <w:szCs w:val="24"/>
          <w:rtl/>
          <w:lang w:eastAsia="he-IL"/>
        </w:rPr>
        <w:lastRenderedPageBreak/>
        <w:t>הניתנות להם לפי החוזה במקרה מסוים, אין לראות בכך ויתור על אותן זכויות במקרה אחר ואין ללמוד מהתנהגות זו ו</w:t>
      </w:r>
      <w:r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תור כלשהו על זכויות וחובות לפי החוזה.</w:t>
      </w:r>
    </w:p>
    <w:p w14:paraId="30763D7D" w14:textId="77777777" w:rsidR="00776496" w:rsidRPr="00804EB9"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במידה והיועץ כולל מספר גופים או יחידים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321B7CE"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04EB9">
        <w:rPr>
          <w:rFonts w:ascii="Times New Roman" w:eastAsia="Times New Roman" w:hAnsi="Times New Roman" w:cs="David" w:hint="cs"/>
          <w:b/>
          <w:bCs/>
          <w:sz w:val="24"/>
          <w:szCs w:val="24"/>
          <w:rtl/>
          <w:lang w:eastAsia="he-IL"/>
        </w:rPr>
        <w:t>א</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בגין כל חיוב מחיובי המזמין </w:t>
      </w:r>
      <w:r w:rsidRPr="00804EB9">
        <w:rPr>
          <w:rFonts w:ascii="Times New Roman" w:eastAsia="Times New Roman" w:hAnsi="Times New Roman" w:cs="David" w:hint="cs"/>
          <w:sz w:val="24"/>
          <w:szCs w:val="24"/>
          <w:rtl/>
          <w:lang w:eastAsia="he-IL"/>
        </w:rPr>
        <w:t>על פי</w:t>
      </w:r>
      <w:r w:rsidRPr="00804EB9">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04EB9">
        <w:rPr>
          <w:rFonts w:ascii="Times New Roman" w:eastAsia="Times New Roman" w:hAnsi="Times New Roman" w:cs="David" w:hint="cs"/>
          <w:sz w:val="24"/>
          <w:szCs w:val="24"/>
          <w:rtl/>
          <w:lang w:eastAsia="he-IL"/>
        </w:rPr>
        <w:t>על פ</w:t>
      </w:r>
      <w:r w:rsidRPr="00804EB9">
        <w:rPr>
          <w:rFonts w:ascii="Times New Roman" w:eastAsia="Times New Roman" w:hAnsi="Times New Roman" w:cs="David"/>
          <w:sz w:val="24"/>
          <w:szCs w:val="24"/>
          <w:rtl/>
          <w:lang w:eastAsia="he-IL"/>
        </w:rPr>
        <w:t>י חוזה זה. וזאת מבלי לגרוע מהאמור להלן בסיפא לס"ק זה.</w:t>
      </w:r>
    </w:p>
    <w:p w14:paraId="7F953A0A" w14:textId="77777777" w:rsidR="00776496" w:rsidRPr="00804EB9"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04EB9">
        <w:rPr>
          <w:rFonts w:ascii="Times New Roman" w:eastAsia="Times New Roman" w:hAnsi="Times New Roman" w:cs="David"/>
          <w:sz w:val="24"/>
          <w:szCs w:val="24"/>
          <w:rtl/>
          <w:lang w:eastAsia="he-IL"/>
        </w:rPr>
        <w:t>היועץ מתחייב בזה</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כל דרישה</w:t>
      </w:r>
      <w:r w:rsidRPr="00804EB9">
        <w:rPr>
          <w:rFonts w:ascii="Times New Roman" w:eastAsia="Times New Roman" w:hAnsi="Times New Roman" w:cs="David" w:hint="cs"/>
          <w:sz w:val="24"/>
          <w:szCs w:val="24"/>
          <w:rtl/>
          <w:lang w:eastAsia="he-IL"/>
        </w:rPr>
        <w:t xml:space="preserve"> ו/או תלונה</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hint="cs"/>
          <w:sz w:val="24"/>
          <w:szCs w:val="24"/>
          <w:rtl/>
          <w:lang w:eastAsia="he-IL"/>
        </w:rPr>
        <w:t xml:space="preserve">ו/או </w:t>
      </w:r>
      <w:r w:rsidRPr="00804EB9">
        <w:rPr>
          <w:rFonts w:ascii="Times New Roman" w:eastAsia="Times New Roman" w:hAnsi="Times New Roman" w:cs="David"/>
          <w:sz w:val="24"/>
          <w:szCs w:val="24"/>
          <w:rtl/>
          <w:lang w:eastAsia="he-IL"/>
        </w:rPr>
        <w:t>טענה ו/או תביעה, ככל שתהיינה לו כנגד המזמין בגין חיובי המזמין ע</w:t>
      </w:r>
      <w:r w:rsidRPr="00804EB9">
        <w:rPr>
          <w:rFonts w:ascii="Times New Roman" w:eastAsia="Times New Roman" w:hAnsi="Times New Roman" w:cs="David" w:hint="cs"/>
          <w:sz w:val="24"/>
          <w:szCs w:val="24"/>
          <w:rtl/>
          <w:lang w:eastAsia="he-IL"/>
        </w:rPr>
        <w:t>ל פי</w:t>
      </w:r>
      <w:r w:rsidRPr="00804EB9">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04EB9">
        <w:rPr>
          <w:rFonts w:ascii="Times New Roman" w:eastAsia="Times New Roman" w:hAnsi="Times New Roman" w:cs="David" w:hint="cs"/>
          <w:b/>
          <w:bCs/>
          <w:sz w:val="24"/>
          <w:szCs w:val="24"/>
          <w:rtl/>
          <w:lang w:eastAsia="he-IL"/>
        </w:rPr>
        <w:t>א</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אותו דין</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יחול לגבי תביעה של מי מיחידי המזמין כנגד היועץ</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קרי</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תביעה כאמור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04EB9">
        <w:rPr>
          <w:rFonts w:ascii="Times New Roman" w:eastAsia="Times New Roman" w:hAnsi="Times New Roman" w:cs="David" w:hint="cs"/>
          <w:b/>
          <w:bCs/>
          <w:sz w:val="24"/>
          <w:szCs w:val="24"/>
          <w:rtl/>
          <w:lang w:eastAsia="he-IL"/>
        </w:rPr>
        <w:t>א</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w:t>
      </w:r>
    </w:p>
    <w:p w14:paraId="1AE09A88"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595017D" w14:textId="77777777" w:rsidR="00776496" w:rsidRPr="00804EB9"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למען הסר ספק</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מוסכם ומוצהר</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066E716"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6BC0630" w14:textId="77777777" w:rsidR="00776496" w:rsidRPr="00804EB9"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חוזה זה על נספחיו</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6465F6B" w14:textId="77777777" w:rsidR="00776496" w:rsidRPr="00804EB9"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04EB9">
        <w:rPr>
          <w:rFonts w:ascii="Times New Roman" w:eastAsia="Times New Roman" w:hAnsi="Times New Roman" w:cs="David" w:hint="cs"/>
          <w:sz w:val="24"/>
          <w:szCs w:val="24"/>
          <w:rtl/>
          <w:lang w:eastAsia="he-IL"/>
        </w:rPr>
        <w:t>רשום</w:t>
      </w:r>
      <w:r w:rsidRPr="00804EB9">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sz w:val="24"/>
          <w:szCs w:val="24"/>
          <w:rtl/>
          <w:lang w:eastAsia="he-IL"/>
        </w:rPr>
        <w:t xml:space="preserve"> תחשב היא כמתקבלת ביום משלוח או מסירתה כאמור.</w:t>
      </w:r>
    </w:p>
    <w:p w14:paraId="74C748A3"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3A7AF8"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04EB9">
        <w:rPr>
          <w:rFonts w:ascii="Times New Roman" w:eastAsia="Times New Roman" w:hAnsi="Times New Roman" w:cs="David"/>
          <w:bCs/>
          <w:sz w:val="24"/>
          <w:szCs w:val="24"/>
          <w:rtl/>
          <w:lang w:eastAsia="he-IL"/>
        </w:rPr>
        <w:t>ולראיה באו הצדדים על החתום:</w:t>
      </w:r>
    </w:p>
    <w:p w14:paraId="4BAC50CD" w14:textId="05C289FD" w:rsidR="0014582F" w:rsidRPr="00804EB9" w:rsidRDefault="0014582F"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8BC2ACC" w14:textId="77777777" w:rsidR="0014582F" w:rsidRPr="00804EB9" w:rsidRDefault="0014582F"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A5BD29F" w14:textId="77777777" w:rsidR="0014582F" w:rsidRPr="00804EB9" w:rsidRDefault="0014582F"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32FBEF4" w14:textId="77777777" w:rsidR="004154E8" w:rsidRPr="00804EB9" w:rsidRDefault="004154E8" w:rsidP="004154E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9BD7787" w14:textId="764B653F" w:rsidR="004154E8" w:rsidRPr="00804EB9" w:rsidRDefault="004154E8" w:rsidP="009770CA">
      <w:pPr>
        <w:widowControl w:val="0"/>
        <w:spacing w:before="0" w:beforeAutospacing="0" w:after="0" w:afterAutospacing="0" w:line="240" w:lineRule="auto"/>
        <w:ind w:left="-30"/>
        <w:jc w:val="center"/>
        <w:outlineLvl w:val="2"/>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 xml:space="preserve">                                                                            </w:t>
      </w:r>
      <w:r w:rsidRPr="00804EB9">
        <w:rPr>
          <w:rFonts w:ascii="Times New Roman" w:eastAsia="Times New Roman" w:hAnsi="Times New Roman" w:cs="David"/>
          <w:sz w:val="24"/>
          <w:szCs w:val="24"/>
          <w:rtl/>
        </w:rPr>
        <w:t>כלל נכסי נדלן נשר מרכז (נ.נ.נ.מ) שותפות מוגבלת</w:t>
      </w:r>
    </w:p>
    <w:p w14:paraId="383C8E2C" w14:textId="0A24A727" w:rsidR="004154E8" w:rsidRPr="00804EB9" w:rsidRDefault="004154E8" w:rsidP="009770CA">
      <w:pPr>
        <w:widowControl w:val="0"/>
        <w:spacing w:before="0" w:beforeAutospacing="0" w:after="0" w:afterAutospacing="0" w:line="240" w:lineRule="auto"/>
        <w:ind w:left="-30"/>
        <w:jc w:val="center"/>
        <w:outlineLvl w:val="2"/>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 xml:space="preserve">                                                              שיכון ובינוי נדלן בע"מ</w:t>
      </w:r>
    </w:p>
    <w:p w14:paraId="0626F911" w14:textId="2CD1DD54" w:rsidR="004154E8" w:rsidRPr="00804EB9" w:rsidRDefault="004154E8" w:rsidP="009770CA">
      <w:pPr>
        <w:widowControl w:val="0"/>
        <w:spacing w:before="0" w:beforeAutospacing="0" w:after="0" w:afterAutospacing="0" w:line="240" w:lineRule="auto"/>
        <w:ind w:left="-30"/>
        <w:jc w:val="center"/>
        <w:outlineLvl w:val="2"/>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rPr>
        <w:t xml:space="preserve">                                                                אפריקה ישראל מגורים בע"מ </w:t>
      </w:r>
      <w:r w:rsidRPr="00804EB9">
        <w:rPr>
          <w:rFonts w:ascii="Times New Roman" w:eastAsia="Times New Roman" w:hAnsi="Times New Roman" w:cs="David"/>
          <w:sz w:val="24"/>
          <w:szCs w:val="24"/>
          <w:rtl/>
        </w:rPr>
        <w:br/>
      </w:r>
    </w:p>
    <w:p w14:paraId="2390FAE6" w14:textId="77777777" w:rsidR="003C30D7" w:rsidRPr="00804EB9"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25DB" w:rsidRPr="00804EB9">
            <w:rPr>
              <w:rFonts w:ascii="Times New Roman" w:eastAsia="Times New Roman" w:hAnsi="Times New Roman" w:cs="David"/>
              <w:sz w:val="20"/>
              <w:szCs w:val="24"/>
              <w:u w:val="single"/>
              <w:rtl/>
              <w:lang w:eastAsia="he-IL"/>
            </w:rPr>
            <w:t>ע. לבני הנדסה אקוסטית בע"מ</w:t>
          </w:r>
        </w:sdtContent>
      </w:sdt>
      <w:r w:rsidRPr="00804EB9">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6725DB" w:rsidRPr="00804EB9">
            <w:rPr>
              <w:rStyle w:val="PlaceholderText"/>
              <w:color w:val="auto"/>
              <w:rtl/>
            </w:rPr>
            <w:t>[שם צד א]</w:t>
          </w:r>
        </w:sdtContent>
      </w:sdt>
    </w:p>
    <w:p w14:paraId="0BF5FF35" w14:textId="77777777" w:rsidR="003C30D7" w:rsidRPr="00804EB9"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
      </w:pPr>
      <w:r w:rsidRPr="00804EB9">
        <w:rPr>
          <w:rFonts w:ascii="Times New Roman" w:eastAsia="Times New Roman" w:hAnsi="Times New Roman" w:cs="David"/>
          <w:sz w:val="20"/>
          <w:szCs w:val="24"/>
          <w:rtl/>
          <w:lang w:eastAsia="he-IL"/>
        </w:rPr>
        <w:tab/>
      </w:r>
      <w:r w:rsidRPr="00804EB9">
        <w:rPr>
          <w:rFonts w:ascii="Times New Roman" w:eastAsia="Times New Roman" w:hAnsi="Times New Roman" w:cs="David"/>
          <w:b/>
          <w:bCs/>
          <w:sz w:val="20"/>
          <w:szCs w:val="24"/>
          <w:rtl/>
          <w:lang w:eastAsia="he-IL"/>
        </w:rPr>
        <w:t>ה</w:t>
      </w:r>
      <w:r w:rsidR="00450CD1" w:rsidRPr="00804EB9">
        <w:rPr>
          <w:rFonts w:ascii="Times New Roman" w:eastAsia="Times New Roman" w:hAnsi="Times New Roman" w:cs="David"/>
          <w:b/>
          <w:bCs/>
          <w:sz w:val="20"/>
          <w:szCs w:val="24"/>
          <w:rtl/>
          <w:lang w:eastAsia="he-IL"/>
        </w:rPr>
        <w:t>יועץ</w:t>
      </w:r>
      <w:r w:rsidRPr="00804EB9">
        <w:rPr>
          <w:rFonts w:ascii="Times New Roman" w:eastAsia="Times New Roman" w:hAnsi="Times New Roman" w:cs="David"/>
          <w:b/>
          <w:bCs/>
          <w:sz w:val="20"/>
          <w:szCs w:val="24"/>
          <w:lang w:eastAsia="he-IL"/>
        </w:rPr>
        <w:t xml:space="preserve"> </w:t>
      </w:r>
      <w:r w:rsidRPr="00804EB9">
        <w:rPr>
          <w:rFonts w:ascii="Times New Roman" w:eastAsia="Times New Roman" w:hAnsi="Times New Roman" w:cs="David"/>
          <w:b/>
          <w:bCs/>
          <w:sz w:val="20"/>
          <w:szCs w:val="24"/>
          <w:rtl/>
          <w:lang w:eastAsia="he-IL"/>
        </w:rPr>
        <w:tab/>
      </w:r>
      <w:r w:rsidRPr="00804EB9">
        <w:rPr>
          <w:rFonts w:ascii="Times New Roman" w:eastAsia="Times New Roman" w:hAnsi="Times New Roman" w:cs="David"/>
          <w:b/>
          <w:bCs/>
          <w:sz w:val="20"/>
          <w:szCs w:val="24"/>
          <w:lang w:eastAsia="he-IL"/>
        </w:rPr>
        <w:t xml:space="preserve"> </w:t>
      </w:r>
      <w:r w:rsidRPr="00804EB9">
        <w:rPr>
          <w:rFonts w:ascii="Times New Roman" w:eastAsia="Times New Roman" w:hAnsi="Times New Roman" w:cs="David"/>
          <w:b/>
          <w:bCs/>
          <w:sz w:val="20"/>
          <w:szCs w:val="24"/>
          <w:rtl/>
          <w:lang w:eastAsia="he-IL"/>
        </w:rPr>
        <w:t>המזמין</w:t>
      </w:r>
      <w:r w:rsidRPr="00804EB9">
        <w:rPr>
          <w:rFonts w:ascii="Times New Roman" w:eastAsia="Times New Roman" w:hAnsi="Times New Roman" w:cs="David"/>
          <w:b/>
          <w:bCs/>
          <w:sz w:val="20"/>
          <w:szCs w:val="24"/>
          <w:lang w:eastAsia="he-IL"/>
        </w:rPr>
        <w:t xml:space="preserve"> </w:t>
      </w:r>
    </w:p>
    <w:p w14:paraId="774C49D3"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B91EFC"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E682CA"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sidRPr="00804EB9">
        <w:rPr>
          <w:rFonts w:ascii="Times New Roman" w:eastAsia="Times New Roman" w:hAnsi="Times New Roman" w:cs="David"/>
          <w:sz w:val="20"/>
          <w:szCs w:val="24"/>
          <w:rtl/>
          <w:lang w:eastAsia="he-IL"/>
        </w:rPr>
        <w:t>יועץ</w:t>
      </w:r>
      <w:r w:rsidRPr="00804EB9">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sidRPr="00804EB9">
        <w:rPr>
          <w:rFonts w:ascii="Times New Roman" w:eastAsia="Times New Roman" w:hAnsi="Times New Roman" w:cs="David"/>
          <w:sz w:val="20"/>
          <w:szCs w:val="24"/>
          <w:rtl/>
          <w:lang w:eastAsia="he-IL"/>
        </w:rPr>
        <w:t>יועץ</w:t>
      </w:r>
      <w:r w:rsidRPr="00804EB9">
        <w:rPr>
          <w:rFonts w:ascii="Times New Roman" w:eastAsia="Times New Roman" w:hAnsi="Times New Roman" w:cs="David"/>
          <w:sz w:val="20"/>
          <w:szCs w:val="24"/>
          <w:rtl/>
          <w:lang w:eastAsia="he-IL"/>
        </w:rPr>
        <w:t xml:space="preserve"> לעני</w:t>
      </w:r>
      <w:r w:rsidRPr="00804EB9">
        <w:rPr>
          <w:rFonts w:ascii="Times New Roman" w:eastAsia="Times New Roman" w:hAnsi="Times New Roman" w:cs="David" w:hint="cs"/>
          <w:sz w:val="20"/>
          <w:szCs w:val="24"/>
          <w:rtl/>
          <w:lang w:eastAsia="he-IL"/>
        </w:rPr>
        <w:t>י</w:t>
      </w:r>
      <w:r w:rsidRPr="00804EB9">
        <w:rPr>
          <w:rFonts w:ascii="Times New Roman" w:eastAsia="Times New Roman" w:hAnsi="Times New Roman" w:cs="David"/>
          <w:sz w:val="20"/>
          <w:szCs w:val="24"/>
          <w:rtl/>
          <w:lang w:eastAsia="he-IL"/>
        </w:rPr>
        <w:t xml:space="preserve">ן זה. </w:t>
      </w:r>
    </w:p>
    <w:p w14:paraId="02343FAD"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7B7D7B"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תאריך :  _______________</w:t>
      </w:r>
      <w:r w:rsidRPr="00804EB9">
        <w:rPr>
          <w:rFonts w:ascii="Times New Roman" w:eastAsia="Times New Roman" w:hAnsi="Times New Roman" w:cs="David"/>
          <w:sz w:val="20"/>
          <w:szCs w:val="24"/>
          <w:rtl/>
          <w:lang w:eastAsia="he-IL"/>
        </w:rPr>
        <w:tab/>
      </w:r>
      <w:r w:rsidRPr="00804EB9">
        <w:rPr>
          <w:rFonts w:ascii="Times New Roman" w:eastAsia="Times New Roman" w:hAnsi="Times New Roman" w:cs="David"/>
          <w:sz w:val="20"/>
          <w:szCs w:val="24"/>
          <w:rtl/>
          <w:lang w:eastAsia="he-IL"/>
        </w:rPr>
        <w:tab/>
      </w:r>
      <w:r w:rsidRPr="00804EB9">
        <w:rPr>
          <w:rFonts w:ascii="Times New Roman" w:eastAsia="Times New Roman" w:hAnsi="Times New Roman" w:cs="David"/>
          <w:sz w:val="20"/>
          <w:szCs w:val="24"/>
          <w:rtl/>
          <w:lang w:eastAsia="he-IL"/>
        </w:rPr>
        <w:tab/>
      </w:r>
    </w:p>
    <w:p w14:paraId="0189A2EB"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חתימה וחותמת עו"ד/ רו"ח : ________________</w:t>
      </w:r>
    </w:p>
    <w:p w14:paraId="183BC393"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CAACB4" w14:textId="77777777" w:rsidR="003C30D7" w:rsidRPr="00804EB9"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50539D" w14:textId="77777777" w:rsidR="00776496" w:rsidRPr="00804EB9"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A48481" w14:textId="0781E756" w:rsidR="002006C3" w:rsidRPr="00804EB9" w:rsidRDefault="002006C3">
      <w:pPr>
        <w:bidi w:val="0"/>
        <w:spacing w:before="0" w:beforeAutospacing="0" w:after="160" w:afterAutospacing="0" w:line="259" w:lineRule="auto"/>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lang w:eastAsia="he-IL"/>
        </w:rPr>
        <w:br w:type="page"/>
      </w:r>
    </w:p>
    <w:p w14:paraId="037C13DF" w14:textId="77777777" w:rsidR="00776496" w:rsidRPr="00804EB9"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A12FEAB" w14:textId="77777777" w:rsidR="00776496" w:rsidRPr="00804EB9"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5C0C9DA" w14:textId="77777777" w:rsidR="003C30D7" w:rsidRPr="00804EB9"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804EB9">
        <w:rPr>
          <w:rFonts w:ascii="Times New Roman" w:eastAsia="Times New Roman" w:hAnsi="Times New Roman" w:cs="David" w:hint="cs"/>
          <w:bCs/>
          <w:sz w:val="20"/>
          <w:szCs w:val="24"/>
          <w:u w:val="single"/>
          <w:rtl/>
          <w:lang w:eastAsia="he-IL"/>
        </w:rPr>
        <w:t>נספח ''א''</w:t>
      </w:r>
    </w:p>
    <w:p w14:paraId="600C80F7" w14:textId="77777777" w:rsidR="003C30D7" w:rsidRPr="00804EB9"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804EB9">
        <w:rPr>
          <w:rFonts w:ascii="Times New Roman" w:eastAsia="Times New Roman" w:hAnsi="Times New Roman" w:cs="David" w:hint="cs"/>
          <w:bCs/>
          <w:sz w:val="20"/>
          <w:szCs w:val="24"/>
          <w:u w:val="single"/>
          <w:rtl/>
          <w:lang w:eastAsia="he-IL"/>
        </w:rPr>
        <w:t>נספח כללי</w:t>
      </w:r>
    </w:p>
    <w:p w14:paraId="5ABC7C97"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1.1</w:t>
      </w:r>
      <w:r w:rsidRPr="00804EB9">
        <w:rPr>
          <w:rFonts w:ascii="Times New Roman" w:eastAsia="Times New Roman" w:hAnsi="Times New Roman" w:cs="David" w:hint="cs"/>
          <w:sz w:val="24"/>
          <w:szCs w:val="24"/>
          <w:rtl/>
          <w:lang w:eastAsia="he-IL"/>
        </w:rPr>
        <w:tab/>
        <w:t>הגדרות</w:t>
      </w:r>
      <w:r w:rsidR="000F5BD1"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hint="cs"/>
          <w:sz w:val="24"/>
          <w:szCs w:val="24"/>
          <w:rtl/>
          <w:lang w:eastAsia="he-IL"/>
        </w:rPr>
        <w:t>-</w:t>
      </w:r>
    </w:p>
    <w:p w14:paraId="0C04862C"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9C0D3E" w14:textId="62BDC8BA" w:rsidR="003C30D7" w:rsidRPr="00804EB9" w:rsidRDefault="003C30D7" w:rsidP="0092094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b/>
          <w:bCs/>
          <w:sz w:val="24"/>
          <w:szCs w:val="24"/>
          <w:rtl/>
          <w:lang w:eastAsia="he-IL"/>
        </w:rPr>
        <w:t>הפרויקט</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sz w:val="24"/>
          <w:szCs w:val="24"/>
          <w:lang w:eastAsia="he-IL"/>
        </w:rPr>
        <w:t xml:space="preserve"> </w:t>
      </w:r>
      <w:r w:rsidRPr="00804EB9">
        <w:rPr>
          <w:rFonts w:ascii="Times New Roman" w:eastAsia="Times New Roman" w:hAnsi="Times New Roman" w:cs="David" w:hint="cs"/>
          <w:sz w:val="24"/>
          <w:szCs w:val="24"/>
          <w:rtl/>
          <w:lang w:eastAsia="he-IL"/>
        </w:rPr>
        <w:t>פרויקט לבניית יחידות דיור</w:t>
      </w:r>
      <w:r w:rsidR="002006C3" w:rsidRPr="00804EB9">
        <w:rPr>
          <w:rFonts w:ascii="Times New Roman" w:eastAsia="Times New Roman" w:hAnsi="Times New Roman" w:cs="David" w:hint="cs"/>
          <w:sz w:val="24"/>
          <w:szCs w:val="24"/>
          <w:rtl/>
          <w:lang w:eastAsia="he-IL"/>
        </w:rPr>
        <w:t xml:space="preserve">  ו/או </w:t>
      </w:r>
      <w:r w:rsidRPr="00804EB9">
        <w:rPr>
          <w:rFonts w:ascii="Times New Roman" w:eastAsia="Times New Roman" w:hAnsi="Times New Roman" w:cs="David" w:hint="cs"/>
          <w:sz w:val="24"/>
          <w:szCs w:val="24"/>
          <w:rtl/>
          <w:lang w:eastAsia="he-IL"/>
        </w:rPr>
        <w:t xml:space="preserve"> שטחי מסחר ו</w:t>
      </w:r>
      <w:r w:rsidR="002006C3" w:rsidRPr="00804EB9">
        <w:rPr>
          <w:rFonts w:ascii="Times New Roman" w:eastAsia="Times New Roman" w:hAnsi="Times New Roman" w:cs="David" w:hint="cs"/>
          <w:sz w:val="24"/>
          <w:szCs w:val="24"/>
          <w:rtl/>
          <w:lang w:eastAsia="he-IL"/>
        </w:rPr>
        <w:t xml:space="preserve">/או </w:t>
      </w:r>
      <w:r w:rsidRPr="00804EB9">
        <w:rPr>
          <w:rFonts w:ascii="Times New Roman" w:eastAsia="Times New Roman" w:hAnsi="Times New Roman" w:cs="David" w:hint="cs"/>
          <w:sz w:val="24"/>
          <w:szCs w:val="24"/>
          <w:rtl/>
          <w:lang w:eastAsia="he-IL"/>
        </w:rPr>
        <w:t>משרדים</w:t>
      </w:r>
      <w:r w:rsidR="002006C3" w:rsidRPr="00804EB9">
        <w:rPr>
          <w:rFonts w:ascii="Times New Roman" w:eastAsia="Times New Roman" w:hAnsi="Times New Roman" w:cs="David" w:hint="cs"/>
          <w:sz w:val="24"/>
          <w:szCs w:val="24"/>
          <w:rtl/>
          <w:lang w:eastAsia="he-IL"/>
        </w:rPr>
        <w:t xml:space="preserve"> ו/או שילוב בין האופציות הנ"ל </w:t>
      </w:r>
      <w:r w:rsidRPr="00804EB9">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6725DB" w:rsidRPr="00804EB9">
            <w:rPr>
              <w:rFonts w:ascii="Times New Roman" w:eastAsia="Times New Roman" w:hAnsi="Times New Roman" w:cs="David" w:hint="cs"/>
              <w:sz w:val="24"/>
              <w:szCs w:val="24"/>
              <w:rtl/>
              <w:lang w:eastAsia="he-IL"/>
            </w:rPr>
            <w:t>נשר</w:t>
          </w:r>
        </w:sdtContent>
      </w:sdt>
      <w:r w:rsidRPr="00804EB9">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6725DB" w:rsidRPr="00804EB9">
            <w:rPr>
              <w:rFonts w:ascii="Times New Roman" w:eastAsia="Times New Roman" w:hAnsi="Times New Roman" w:cs="David" w:hint="cs"/>
              <w:sz w:val="24"/>
              <w:szCs w:val="24"/>
              <w:rtl/>
            </w:rPr>
            <w:t xml:space="preserve">אגמי הכרמל </w:t>
          </w:r>
        </w:sdtContent>
      </w:sdt>
      <w:r w:rsidRPr="00804EB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1B4D366"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1EBBA8" w14:textId="1C4F1CE2" w:rsidR="003C30D7" w:rsidRPr="00804EB9"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b/>
          <w:bCs/>
          <w:sz w:val="24"/>
          <w:szCs w:val="24"/>
          <w:rtl/>
          <w:lang w:eastAsia="he-IL"/>
        </w:rPr>
        <w:t>התכנית</w:t>
      </w:r>
      <w:r w:rsidRPr="00804EB9">
        <w:rPr>
          <w:rFonts w:ascii="Times New Roman" w:eastAsia="Times New Roman" w:hAnsi="Times New Roman" w:cs="David" w:hint="cs"/>
          <w:sz w:val="24"/>
          <w:szCs w:val="24"/>
          <w:rtl/>
          <w:lang w:eastAsia="he-IL"/>
        </w:rPr>
        <w:t xml:space="preserve">" או </w:t>
      </w:r>
      <w:r w:rsidRPr="00804EB9">
        <w:rPr>
          <w:rFonts w:ascii="Times New Roman" w:eastAsia="Times New Roman" w:hAnsi="Times New Roman" w:cs="David" w:hint="cs"/>
          <w:b/>
          <w:bCs/>
          <w:sz w:val="24"/>
          <w:szCs w:val="24"/>
          <w:rtl/>
          <w:lang w:eastAsia="he-IL"/>
        </w:rPr>
        <w:t xml:space="preserve">"המקרקעין" </w:t>
      </w:r>
      <w:r w:rsidRPr="00804EB9">
        <w:rPr>
          <w:rFonts w:ascii="Times New Roman" w:eastAsia="Times New Roman" w:hAnsi="Times New Roman" w:cs="David"/>
          <w:sz w:val="24"/>
          <w:szCs w:val="24"/>
          <w:lang w:eastAsia="he-IL"/>
        </w:rPr>
        <w:t>–</w:t>
      </w:r>
      <w:r w:rsidRPr="00804EB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1E63A1" w:rsidRPr="00804EB9">
            <w:rPr>
              <w:rFonts w:ascii="Times New Roman" w:eastAsia="Times New Roman" w:hAnsi="Times New Roman" w:cs="David" w:hint="cs"/>
              <w:sz w:val="24"/>
              <w:szCs w:val="24"/>
              <w:rtl/>
            </w:rPr>
            <w:t>355-0359364 ( מכ/866 )</w:t>
          </w:r>
        </w:sdtContent>
      </w:sdt>
      <w:r w:rsidRPr="00804EB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1E63A1" w:rsidRPr="00804EB9">
            <w:rPr>
              <w:rFonts w:ascii="Times New Roman" w:eastAsia="Times New Roman" w:hAnsi="Times New Roman" w:cs="David" w:hint="cs"/>
              <w:sz w:val="24"/>
              <w:szCs w:val="24"/>
              <w:rtl/>
              <w:lang w:eastAsia="he-IL"/>
            </w:rPr>
            <w:t>חלקה 1 בגוש 11170 וכן חלק מחלקה 1 בגוש 11118</w:t>
          </w:r>
        </w:sdtContent>
      </w:sdt>
      <w:r w:rsidRPr="00804EB9">
        <w:rPr>
          <w:rFonts w:ascii="Times New Roman" w:eastAsia="Times New Roman" w:hAnsi="Times New Roman" w:cs="David" w:hint="cs"/>
          <w:sz w:val="24"/>
          <w:szCs w:val="24"/>
          <w:rtl/>
          <w:lang w:eastAsia="he-IL"/>
        </w:rPr>
        <w:t>.</w:t>
      </w:r>
    </w:p>
    <w:p w14:paraId="7312006F" w14:textId="77777777" w:rsidR="003C30D7" w:rsidRPr="00804EB9"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הינם בהתאם לתכנית התקפה בעת הזמנת כל שלב.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A78B74" w14:textId="77777777" w:rsidR="003C30D7" w:rsidRPr="00804EB9"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9D8E9E" w14:textId="77777777" w:rsidR="003C30D7" w:rsidRPr="00804EB9" w:rsidRDefault="003C30D7" w:rsidP="003C30D7">
      <w:pPr>
        <w:spacing w:before="0" w:beforeAutospacing="0" w:after="0" w:afterAutospacing="0" w:line="24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6725DB" w:rsidRPr="00804EB9">
            <w:rPr>
              <w:rFonts w:ascii="Times New Roman" w:eastAsia="Times New Roman" w:hAnsi="Times New Roman" w:cs="David" w:hint="cs"/>
              <w:sz w:val="24"/>
              <w:szCs w:val="24"/>
              <w:rtl/>
            </w:rPr>
            <w:t>נשר</w:t>
          </w:r>
        </w:sdtContent>
      </w:sdt>
      <w:r w:rsidRPr="00804EB9">
        <w:rPr>
          <w:rFonts w:ascii="Times New Roman" w:eastAsia="Times New Roman" w:hAnsi="Times New Roman" w:cs="David" w:hint="cs"/>
          <w:sz w:val="24"/>
          <w:szCs w:val="24"/>
          <w:rtl/>
        </w:rPr>
        <w:t>.</w:t>
      </w:r>
    </w:p>
    <w:p w14:paraId="09754D6C" w14:textId="77777777" w:rsidR="003C30D7" w:rsidRPr="00804EB9" w:rsidRDefault="003C30D7" w:rsidP="003C30D7">
      <w:pPr>
        <w:spacing w:before="0" w:beforeAutospacing="0" w:after="0" w:afterAutospacing="0" w:line="240" w:lineRule="auto"/>
        <w:ind w:left="720"/>
        <w:rPr>
          <w:rFonts w:ascii="Times New Roman" w:eastAsia="Times New Roman" w:hAnsi="Times New Roman" w:cs="David"/>
          <w:sz w:val="24"/>
          <w:szCs w:val="24"/>
          <w:rtl/>
        </w:rPr>
      </w:pPr>
    </w:p>
    <w:p w14:paraId="7427CBD3" w14:textId="77777777" w:rsidR="003C30D7" w:rsidRPr="00804EB9"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rPr>
        <w:t xml:space="preserve">"חוזה הפיתוח" </w:t>
      </w:r>
      <w:r w:rsidRPr="00804EB9">
        <w:rPr>
          <w:rFonts w:ascii="Times New Roman" w:eastAsia="Times New Roman" w:hAnsi="Times New Roman" w:cs="David"/>
          <w:sz w:val="24"/>
          <w:szCs w:val="24"/>
        </w:rPr>
        <w:t>–</w:t>
      </w:r>
      <w:r w:rsidRPr="00804EB9">
        <w:rPr>
          <w:rFonts w:ascii="Times New Roman" w:eastAsia="Times New Roman" w:hAnsi="Times New Roman" w:cs="David" w:hint="cs"/>
          <w:sz w:val="24"/>
          <w:szCs w:val="24"/>
          <w:rtl/>
        </w:rPr>
        <w:t xml:space="preserve"> חוזה הפיתוח אשר נחתם בין המזמין לבין הרשות המקומית.</w:t>
      </w:r>
    </w:p>
    <w:p w14:paraId="35C34235"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CFBC1B" w14:textId="4ADBC59B"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804EB9">
        <w:rPr>
          <w:rFonts w:ascii="Times New Roman" w:eastAsia="Times New Roman" w:hAnsi="Times New Roman" w:cs="David" w:hint="cs"/>
          <w:sz w:val="24"/>
          <w:szCs w:val="24"/>
          <w:rtl/>
          <w:lang w:eastAsia="he-IL"/>
        </w:rPr>
        <w:t>2.8</w:t>
      </w:r>
      <w:r w:rsidRPr="00804EB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1E63A1" w:rsidRPr="00804EB9">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22700AE9"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F5F61D7" w14:textId="77777777" w:rsidR="003C30D7" w:rsidRPr="00804EB9"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2.10</w:t>
      </w:r>
      <w:r w:rsidRPr="00804EB9">
        <w:rPr>
          <w:rFonts w:ascii="Times New Roman" w:eastAsia="Times New Roman" w:hAnsi="Times New Roman" w:cs="David" w:hint="cs"/>
          <w:sz w:val="24"/>
          <w:szCs w:val="24"/>
          <w:rtl/>
          <w:lang w:eastAsia="he-IL"/>
        </w:rPr>
        <w:tab/>
        <w:t xml:space="preserve">התכנון יתבצע בסביבת תוכנת </w:t>
      </w:r>
      <w:r w:rsidRPr="00804EB9">
        <w:rPr>
          <w:rFonts w:ascii="Times New Roman" w:eastAsia="Times New Roman" w:hAnsi="Times New Roman" w:cs="David"/>
          <w:sz w:val="24"/>
          <w:szCs w:val="24"/>
          <w:lang w:eastAsia="he-IL"/>
        </w:rPr>
        <w:t>REVIT</w:t>
      </w:r>
      <w:r w:rsidRPr="00804EB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804EB9">
        <w:rPr>
          <w:rFonts w:ascii="Times New Roman" w:eastAsia="Times New Roman" w:hAnsi="Times New Roman" w:cs="David"/>
          <w:sz w:val="24"/>
          <w:szCs w:val="24"/>
          <w:lang w:eastAsia="he-IL"/>
        </w:rPr>
        <w:t>@view</w:t>
      </w:r>
      <w:r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כל תעבורת הקבצים תבוצע באמצע</w:t>
      </w:r>
      <w:r w:rsidRPr="00804EB9">
        <w:rPr>
          <w:rFonts w:ascii="Times New Roman" w:eastAsia="Times New Roman" w:hAnsi="Times New Roman" w:cs="David" w:hint="cs"/>
          <w:sz w:val="24"/>
          <w:szCs w:val="24"/>
          <w:rtl/>
          <w:lang w:eastAsia="he-IL"/>
        </w:rPr>
        <w:t>ות התוכנה בלבד או תוכנה אחרת לפי החלטת המזמין.</w:t>
      </w:r>
    </w:p>
    <w:p w14:paraId="49393CBD" w14:textId="77777777" w:rsidR="003C30D7" w:rsidRPr="00804EB9"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33DBEB03"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3.2</w:t>
      </w:r>
      <w:r w:rsidRPr="00804EB9">
        <w:rPr>
          <w:rFonts w:ascii="Times New Roman" w:eastAsia="Times New Roman" w:hAnsi="Times New Roman" w:cs="David" w:hint="cs"/>
          <w:sz w:val="24"/>
          <w:szCs w:val="24"/>
          <w:rtl/>
          <w:lang w:eastAsia="he-IL"/>
        </w:rPr>
        <w:tab/>
        <w:t>בעלי המקצוע במשרד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הם:</w:t>
      </w:r>
    </w:p>
    <w:p w14:paraId="16D3AF74"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FEB50E" w14:textId="05FB0ACB"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w:t>
      </w:r>
      <w:r w:rsidRPr="00804EB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0D713A" w:rsidRPr="00804EB9">
            <w:rPr>
              <w:rFonts w:ascii="Times New Roman" w:eastAsia="Times New Roman" w:hAnsi="Times New Roman" w:cs="David"/>
              <w:sz w:val="24"/>
              <w:szCs w:val="24"/>
              <w:rtl/>
              <w:lang w:eastAsia="he-IL"/>
            </w:rPr>
            <w:t>שרון בן עמי</w:t>
          </w:r>
        </w:sdtContent>
      </w:sdt>
    </w:p>
    <w:p w14:paraId="3374B19A" w14:textId="4B01756B" w:rsidR="003C30D7" w:rsidRPr="00804EB9"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ב. </w:t>
      </w:r>
      <w:r w:rsidRPr="00804EB9">
        <w:rPr>
          <w:rFonts w:ascii="Times New Roman" w:eastAsia="Times New Roman" w:hAnsi="Times New Roman" w:cs="David" w:hint="cs"/>
          <w:sz w:val="24"/>
          <w:szCs w:val="24"/>
          <w:rtl/>
          <w:lang w:eastAsia="he-IL"/>
        </w:rPr>
        <w:tab/>
        <w:t>מספר העובדים המקצועיים במשרד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לצורך מתן שירותי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6B09F123946445819A657C551A80F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0D713A" w:rsidRPr="00804EB9">
            <w:rPr>
              <w:rFonts w:ascii="Times New Roman" w:eastAsia="Times New Roman" w:hAnsi="Times New Roman" w:cs="David"/>
              <w:sz w:val="24"/>
              <w:szCs w:val="24"/>
              <w:rtl/>
              <w:lang w:eastAsia="he-IL"/>
            </w:rPr>
            <w:t>8</w:t>
          </w:r>
        </w:sdtContent>
      </w:sdt>
    </w:p>
    <w:p w14:paraId="1ECE40C8"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97F858" w14:textId="31F7B4D9"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3.4</w:t>
      </w:r>
      <w:r w:rsidRPr="00804EB9">
        <w:rPr>
          <w:rFonts w:ascii="Times New Roman" w:eastAsia="Times New Roman" w:hAnsi="Times New Roman" w:cs="David" w:hint="cs"/>
          <w:sz w:val="24"/>
          <w:szCs w:val="24"/>
          <w:rtl/>
          <w:lang w:eastAsia="he-IL"/>
        </w:rPr>
        <w:tab/>
        <w:t>המנהל הראשי במשרד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F5069D0FA7984FB9B74E843DC8304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0D713A" w:rsidRPr="00804EB9">
            <w:rPr>
              <w:rFonts w:ascii="Times New Roman" w:eastAsia="Times New Roman" w:hAnsi="Times New Roman" w:cs="David"/>
              <w:sz w:val="24"/>
              <w:szCs w:val="24"/>
              <w:rtl/>
              <w:lang w:eastAsia="he-IL"/>
            </w:rPr>
            <w:t xml:space="preserve">שרון בן עמי </w:t>
          </w:r>
        </w:sdtContent>
      </w:sdt>
    </w:p>
    <w:p w14:paraId="061F30F2"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A579BF"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5.2</w:t>
      </w:r>
      <w:r w:rsidRPr="00804EB9">
        <w:rPr>
          <w:rFonts w:ascii="Times New Roman" w:eastAsia="Times New Roman" w:hAnsi="Times New Roman" w:cs="David" w:hint="cs"/>
          <w:sz w:val="24"/>
          <w:szCs w:val="24"/>
          <w:rtl/>
          <w:lang w:eastAsia="he-IL"/>
        </w:rPr>
        <w:tab/>
        <w:t>הנושאים הם:</w:t>
      </w:r>
    </w:p>
    <w:p w14:paraId="683C7950" w14:textId="77777777" w:rsidR="003C30D7" w:rsidRPr="00804EB9"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06E5AD" w14:textId="77777777"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w:t>
      </w:r>
      <w:r w:rsidRPr="00804EB9">
        <w:rPr>
          <w:rFonts w:ascii="Times New Roman" w:eastAsia="Times New Roman" w:hAnsi="Times New Roman" w:cs="David" w:hint="cs"/>
          <w:sz w:val="24"/>
          <w:szCs w:val="24"/>
          <w:rtl/>
          <w:lang w:eastAsia="he-IL"/>
        </w:rPr>
        <w:tab/>
        <w:t>התקדמות שרותי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w:t>
      </w:r>
    </w:p>
    <w:p w14:paraId="6AA60219" w14:textId="77777777"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ב.</w:t>
      </w:r>
      <w:r w:rsidRPr="00804EB9">
        <w:rPr>
          <w:rFonts w:ascii="Times New Roman" w:eastAsia="Times New Roman" w:hAnsi="Times New Roman" w:cs="David" w:hint="cs"/>
          <w:sz w:val="24"/>
          <w:szCs w:val="24"/>
          <w:rtl/>
          <w:lang w:eastAsia="he-IL"/>
        </w:rPr>
        <w:tab/>
        <w:t>סטיות מלוח הזמנים לרבות סיבת הסטייה.</w:t>
      </w:r>
    </w:p>
    <w:p w14:paraId="7DAB7AC8" w14:textId="77777777"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ג.</w:t>
      </w:r>
      <w:r w:rsidRPr="00804EB9">
        <w:rPr>
          <w:rFonts w:ascii="Times New Roman" w:eastAsia="Times New Roman" w:hAnsi="Times New Roman" w:cs="David" w:hint="cs"/>
          <w:sz w:val="24"/>
          <w:szCs w:val="24"/>
          <w:rtl/>
          <w:lang w:eastAsia="he-IL"/>
        </w:rPr>
        <w:tab/>
        <w:t xml:space="preserve">תאום לוח הזמנים המתחייב מסטיות לרבות תיאור השלכות </w:t>
      </w:r>
      <w:r w:rsidRPr="00804EB9">
        <w:rPr>
          <w:rFonts w:ascii="Times New Roman" w:eastAsia="Times New Roman" w:hAnsi="Times New Roman" w:cs="David" w:hint="cs"/>
          <w:sz w:val="24"/>
          <w:szCs w:val="24"/>
          <w:rtl/>
          <w:lang w:eastAsia="he-IL"/>
        </w:rPr>
        <w:lastRenderedPageBreak/>
        <w:t>התאום על הפרויקט.</w:t>
      </w:r>
    </w:p>
    <w:p w14:paraId="3692349B" w14:textId="77777777"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ד.</w:t>
      </w:r>
      <w:r w:rsidRPr="00804EB9">
        <w:rPr>
          <w:rFonts w:ascii="Times New Roman" w:eastAsia="Times New Roman" w:hAnsi="Times New Roman" w:cs="David" w:hint="cs"/>
          <w:sz w:val="24"/>
          <w:szCs w:val="24"/>
          <w:rtl/>
          <w:lang w:eastAsia="he-IL"/>
        </w:rPr>
        <w:tab/>
        <w:t>סטיות מהערכות ו/או תחזיות תקציביות והשלכותיהן.</w:t>
      </w:r>
    </w:p>
    <w:p w14:paraId="21F8F228" w14:textId="77777777" w:rsidR="003C30D7" w:rsidRPr="00804EB9"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ה.</w:t>
      </w:r>
      <w:r w:rsidRPr="00804EB9">
        <w:rPr>
          <w:rFonts w:ascii="Times New Roman" w:eastAsia="Times New Roman" w:hAnsi="Times New Roman" w:cs="David" w:hint="cs"/>
          <w:sz w:val="24"/>
          <w:szCs w:val="24"/>
          <w:rtl/>
          <w:lang w:eastAsia="he-IL"/>
        </w:rPr>
        <w:tab/>
        <w:t>ריכוז הוראות שנויים.</w:t>
      </w:r>
    </w:p>
    <w:p w14:paraId="666EA5D2" w14:textId="77777777" w:rsidR="003C30D7" w:rsidRPr="00804EB9"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DDC5975" w14:textId="77777777" w:rsidR="003C30D7" w:rsidRPr="00804EB9"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17.7 </w:t>
      </w:r>
      <w:r w:rsidRPr="00804EB9">
        <w:rPr>
          <w:rFonts w:ascii="Times New Roman" w:eastAsia="Times New Roman" w:hAnsi="Times New Roman" w:cs="David" w:hint="cs"/>
          <w:sz w:val="24"/>
          <w:szCs w:val="24"/>
          <w:rtl/>
          <w:lang w:eastAsia="he-IL"/>
        </w:rPr>
        <w:tab/>
        <w:t>שיעור חלקו היחסי של כל אחד מיחידי המזמין הינו כדלקמן :</w:t>
      </w:r>
    </w:p>
    <w:p w14:paraId="26AE6DFC" w14:textId="15FF211A" w:rsidR="004154E8" w:rsidRPr="00804EB9" w:rsidRDefault="004154E8"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D5461FD" w14:textId="7CE35759" w:rsidR="004154E8" w:rsidRPr="00804EB9" w:rsidRDefault="004154E8" w:rsidP="00920949">
      <w:pPr>
        <w:widowControl w:val="0"/>
        <w:spacing w:before="0" w:beforeAutospacing="0" w:after="0" w:afterAutospacing="0" w:line="240" w:lineRule="auto"/>
        <w:ind w:left="-30"/>
        <w:outlineLvl w:val="2"/>
        <w:rPr>
          <w:rFonts w:ascii="Times New Roman" w:eastAsia="Times New Roman" w:hAnsi="Times New Roman" w:cs="David"/>
          <w:sz w:val="24"/>
          <w:szCs w:val="24"/>
          <w:rtl/>
        </w:rPr>
      </w:pP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rPr>
        <w:t>כלל נכסי נדלן נשר מרכז (נ.נ.נ.מ) שותפות מוגבלת</w:t>
      </w: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r>
      <w:r w:rsidRPr="00804EB9">
        <w:rPr>
          <w:rFonts w:ascii="Times New Roman" w:eastAsia="Times New Roman" w:hAnsi="Times New Roman" w:cs="David" w:hint="cs"/>
          <w:sz w:val="24"/>
          <w:szCs w:val="24"/>
          <w:rtl/>
        </w:rPr>
        <w:t>-</w:t>
      </w:r>
      <w:r w:rsidRPr="00804EB9">
        <w:rPr>
          <w:rFonts w:ascii="Times New Roman" w:eastAsia="Times New Roman" w:hAnsi="Times New Roman" w:cs="David" w:hint="cs"/>
          <w:sz w:val="24"/>
          <w:szCs w:val="24"/>
          <w:rtl/>
        </w:rPr>
        <w:tab/>
        <w:t>50%</w:t>
      </w:r>
    </w:p>
    <w:p w14:paraId="05688691" w14:textId="0F11FEF6" w:rsidR="004154E8" w:rsidRPr="00804EB9" w:rsidRDefault="004154E8" w:rsidP="009770CA">
      <w:pPr>
        <w:widowControl w:val="0"/>
        <w:spacing w:before="0" w:beforeAutospacing="0" w:after="0" w:afterAutospacing="0" w:line="240" w:lineRule="auto"/>
        <w:ind w:left="-30" w:firstLine="750"/>
        <w:outlineLvl w:val="2"/>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rPr>
        <w:t xml:space="preserve">שיכון ובינוי נדלן בע"מ uאפריקה ישראל מגורים בע"מ </w:t>
      </w:r>
      <w:r w:rsidRPr="00804EB9">
        <w:rPr>
          <w:rFonts w:ascii="Times New Roman" w:eastAsia="Times New Roman" w:hAnsi="Times New Roman" w:cs="David"/>
          <w:sz w:val="24"/>
          <w:szCs w:val="24"/>
          <w:rtl/>
        </w:rPr>
        <w:tab/>
      </w:r>
      <w:r w:rsidRPr="00804EB9">
        <w:rPr>
          <w:rFonts w:ascii="Times New Roman" w:eastAsia="Times New Roman" w:hAnsi="Times New Roman" w:cs="David" w:hint="cs"/>
          <w:sz w:val="24"/>
          <w:szCs w:val="24"/>
          <w:rtl/>
        </w:rPr>
        <w:t>-</w:t>
      </w:r>
      <w:r w:rsidRPr="00804EB9">
        <w:rPr>
          <w:rFonts w:ascii="Times New Roman" w:eastAsia="Times New Roman" w:hAnsi="Times New Roman" w:cs="David" w:hint="cs"/>
          <w:sz w:val="24"/>
          <w:szCs w:val="24"/>
          <w:rtl/>
        </w:rPr>
        <w:tab/>
        <w:t>50%</w:t>
      </w:r>
      <w:r w:rsidRPr="00804EB9">
        <w:rPr>
          <w:rFonts w:ascii="Times New Roman" w:eastAsia="Times New Roman" w:hAnsi="Times New Roman" w:cs="David"/>
          <w:sz w:val="24"/>
          <w:szCs w:val="24"/>
          <w:rtl/>
        </w:rPr>
        <w:br/>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rsidRPr="00804EB9" w14:paraId="2C0A38AD" w14:textId="77777777" w:rsidTr="00DC5FD7">
        <w:trPr>
          <w:trHeight w:val="80"/>
        </w:trPr>
        <w:tc>
          <w:tcPr>
            <w:tcW w:w="3366" w:type="dxa"/>
          </w:tcPr>
          <w:p w14:paraId="4960B41F" w14:textId="1E9858B4" w:rsidR="003C30D7" w:rsidRPr="00804EB9" w:rsidRDefault="009770CA" w:rsidP="0092094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154E8" w:rsidRPr="00804EB9">
                  <w:rPr>
                    <w:rStyle w:val="PlaceholderText"/>
                    <w:color w:val="auto"/>
                    <w:rtl/>
                  </w:rPr>
                  <w:t>[אחוז השתתפות צד א]</w:t>
                </w:r>
              </w:sdtContent>
            </w:sdt>
          </w:p>
          <w:p w14:paraId="1DEAE234" w14:textId="77777777" w:rsidR="003C30D7" w:rsidRPr="00804EB9"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             </w:t>
            </w:r>
          </w:p>
        </w:tc>
        <w:tc>
          <w:tcPr>
            <w:tcW w:w="2163" w:type="dxa"/>
          </w:tcPr>
          <w:p w14:paraId="56F4AFAB" w14:textId="77777777" w:rsidR="003C30D7" w:rsidRPr="00804EB9" w:rsidRDefault="003C30D7" w:rsidP="006503BD">
            <w:pPr>
              <w:widowControl w:val="0"/>
              <w:spacing w:before="0" w:beforeAutospacing="0" w:after="0" w:afterAutospacing="0" w:line="240" w:lineRule="auto"/>
              <w:ind w:left="720"/>
              <w:outlineLvl w:val="2"/>
            </w:pPr>
          </w:p>
          <w:p w14:paraId="0404179B" w14:textId="77777777" w:rsidR="003C30D7" w:rsidRPr="00804EB9"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F2D1480" w14:textId="77777777" w:rsidR="00776496" w:rsidRPr="00804EB9"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1F712BD" w14:textId="77777777" w:rsidR="003C30D7" w:rsidRPr="00804EB9"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E96D24D" w14:textId="77777777" w:rsidR="00F865AA" w:rsidRPr="00804EB9"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04EB9">
        <w:rPr>
          <w:rFonts w:ascii="Times New Roman" w:eastAsia="Times New Roman" w:hAnsi="Times New Roman" w:cs="David"/>
          <w:b/>
          <w:bCs/>
          <w:sz w:val="24"/>
          <w:szCs w:val="24"/>
          <w:u w:val="single"/>
        </w:rPr>
        <w:br w:type="page"/>
      </w:r>
    </w:p>
    <w:p w14:paraId="6B0E8E57" w14:textId="77777777" w:rsidR="00776496" w:rsidRPr="00804EB9"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04EB9">
        <w:rPr>
          <w:rFonts w:ascii="Times New Roman" w:eastAsia="Times New Roman" w:hAnsi="Times New Roman" w:cs="David"/>
          <w:b/>
          <w:bCs/>
          <w:sz w:val="24"/>
          <w:szCs w:val="24"/>
          <w:u w:val="single"/>
          <w:rtl/>
        </w:rPr>
        <w:lastRenderedPageBreak/>
        <w:t>נספח "ב"</w:t>
      </w:r>
    </w:p>
    <w:p w14:paraId="28778C8E" w14:textId="77777777" w:rsidR="00776496" w:rsidRPr="00804EB9"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t>שירותי היועץ</w:t>
      </w:r>
    </w:p>
    <w:p w14:paraId="0D57DB43" w14:textId="77777777" w:rsidR="00776496" w:rsidRPr="00804EB9"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1.</w:t>
      </w:r>
      <w:r w:rsidRPr="00804EB9">
        <w:rPr>
          <w:rFonts w:ascii="Times New Roman" w:eastAsia="Times New Roman" w:hAnsi="Times New Roman" w:cs="David"/>
          <w:sz w:val="24"/>
          <w:szCs w:val="24"/>
          <w:rtl/>
        </w:rPr>
        <w:tab/>
      </w:r>
      <w:r w:rsidRPr="00804EB9">
        <w:rPr>
          <w:rFonts w:ascii="Times New Roman" w:eastAsia="Times New Roman" w:hAnsi="Times New Roman" w:cs="David"/>
          <w:b/>
          <w:bCs/>
          <w:sz w:val="24"/>
          <w:szCs w:val="24"/>
          <w:u w:val="single"/>
          <w:rtl/>
        </w:rPr>
        <w:t>כללי</w:t>
      </w:r>
      <w:r w:rsidRPr="00804EB9">
        <w:rPr>
          <w:rFonts w:ascii="Times New Roman" w:eastAsia="Times New Roman" w:hAnsi="Times New Roman" w:cs="David"/>
          <w:sz w:val="24"/>
          <w:szCs w:val="24"/>
          <w:rtl/>
        </w:rPr>
        <w:t>:</w:t>
      </w:r>
    </w:p>
    <w:p w14:paraId="7E834B3D" w14:textId="77777777" w:rsidR="00776496" w:rsidRPr="00804EB9"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0DEA6251" w14:textId="77777777" w:rsidR="00776496" w:rsidRPr="00804EB9"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1.1</w:t>
      </w:r>
      <w:r w:rsidRPr="00804EB9">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73CA7A57" w14:textId="77777777" w:rsidR="00776496" w:rsidRPr="00804EB9"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39C44F4C" w14:textId="77777777" w:rsidR="00776496" w:rsidRPr="00804EB9"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1.2</w:t>
      </w:r>
      <w:r w:rsidRPr="00804EB9">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3B22DB78" w14:textId="77777777" w:rsidR="00776496" w:rsidRPr="00804EB9"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34A61A9" w14:textId="77777777" w:rsidR="00776496" w:rsidRPr="00804EB9"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17916CC9" w14:textId="77777777" w:rsidR="00776496" w:rsidRPr="00804EB9" w:rsidRDefault="00776496" w:rsidP="00776496">
      <w:pPr>
        <w:spacing w:before="0" w:beforeAutospacing="0" w:after="0" w:afterAutospacing="0" w:line="240" w:lineRule="auto"/>
        <w:rPr>
          <w:rFonts w:ascii="Times New Roman" w:eastAsia="Times New Roman" w:hAnsi="Times New Roman" w:cs="David"/>
          <w:sz w:val="24"/>
          <w:szCs w:val="24"/>
          <w:rtl/>
        </w:rPr>
      </w:pPr>
      <w:r w:rsidRPr="00804EB9">
        <w:rPr>
          <w:rFonts w:ascii="Times New Roman" w:eastAsia="Times New Roman" w:hAnsi="Times New Roman" w:cs="David"/>
          <w:sz w:val="24"/>
          <w:szCs w:val="24"/>
          <w:rtl/>
        </w:rPr>
        <w:t>2.</w:t>
      </w:r>
      <w:r w:rsidRPr="00804EB9">
        <w:rPr>
          <w:rFonts w:ascii="Times New Roman" w:eastAsia="Times New Roman" w:hAnsi="Times New Roman" w:cs="David"/>
          <w:sz w:val="24"/>
          <w:szCs w:val="24"/>
          <w:rtl/>
        </w:rPr>
        <w:tab/>
      </w:r>
      <w:r w:rsidRPr="00804EB9">
        <w:rPr>
          <w:rFonts w:ascii="Times New Roman" w:eastAsia="Times New Roman" w:hAnsi="Times New Roman" w:cs="David" w:hint="cs"/>
          <w:b/>
          <w:bCs/>
          <w:sz w:val="24"/>
          <w:szCs w:val="24"/>
          <w:u w:val="single"/>
          <w:rtl/>
        </w:rPr>
        <w:t>פרוט הש</w:t>
      </w:r>
      <w:r w:rsidR="0016188F" w:rsidRPr="00804EB9">
        <w:rPr>
          <w:rFonts w:ascii="Times New Roman" w:eastAsia="Times New Roman" w:hAnsi="Times New Roman" w:cs="David" w:hint="cs"/>
          <w:b/>
          <w:bCs/>
          <w:sz w:val="24"/>
          <w:szCs w:val="24"/>
          <w:u w:val="single"/>
          <w:rtl/>
        </w:rPr>
        <w:t>י</w:t>
      </w:r>
      <w:r w:rsidRPr="00804EB9">
        <w:rPr>
          <w:rFonts w:ascii="Times New Roman" w:eastAsia="Times New Roman" w:hAnsi="Times New Roman" w:cs="David" w:hint="cs"/>
          <w:b/>
          <w:bCs/>
          <w:sz w:val="24"/>
          <w:szCs w:val="24"/>
          <w:u w:val="single"/>
          <w:rtl/>
        </w:rPr>
        <w:t>רותים וש</w:t>
      </w:r>
      <w:r w:rsidRPr="00804EB9">
        <w:rPr>
          <w:rFonts w:ascii="Times New Roman" w:eastAsia="Times New Roman" w:hAnsi="Times New Roman" w:cs="David"/>
          <w:b/>
          <w:bCs/>
          <w:sz w:val="24"/>
          <w:szCs w:val="24"/>
          <w:u w:val="single"/>
          <w:rtl/>
        </w:rPr>
        <w:t>לבי העבודה ההנדסית</w:t>
      </w:r>
      <w:r w:rsidRPr="00804EB9">
        <w:rPr>
          <w:rFonts w:ascii="Times New Roman" w:eastAsia="Times New Roman" w:hAnsi="Times New Roman" w:cs="David" w:hint="cs"/>
          <w:sz w:val="24"/>
          <w:szCs w:val="24"/>
          <w:rtl/>
        </w:rPr>
        <w:t>:</w:t>
      </w:r>
    </w:p>
    <w:p w14:paraId="41070D12" w14:textId="77777777" w:rsidR="00776496" w:rsidRPr="00804EB9"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468D5244" w14:textId="77777777" w:rsidR="00776496" w:rsidRPr="00804EB9"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2.1</w:t>
      </w:r>
      <w:r w:rsidRPr="00804EB9">
        <w:rPr>
          <w:rFonts w:ascii="Times New Roman" w:eastAsia="Times New Roman" w:hAnsi="Times New Roman" w:cs="David"/>
          <w:sz w:val="24"/>
          <w:szCs w:val="24"/>
          <w:rtl/>
        </w:rPr>
        <w:tab/>
        <w:t>יעוץ כללי בהנדסת אקוסטיקה:</w:t>
      </w:r>
    </w:p>
    <w:p w14:paraId="3699D5AB" w14:textId="77777777" w:rsidR="00776496" w:rsidRPr="00804EB9"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6A6C83A" w14:textId="77777777" w:rsidR="00776496" w:rsidRPr="00804EB9"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א.</w:t>
      </w:r>
      <w:r w:rsidRPr="00804EB9">
        <w:rPr>
          <w:rFonts w:ascii="Times New Roman" w:eastAsia="Times New Roman" w:hAnsi="Times New Roman" w:cs="David"/>
          <w:sz w:val="24"/>
          <w:szCs w:val="24"/>
          <w:rtl/>
        </w:rPr>
        <w:tab/>
        <w:t>בדיקת איכות הצליל וטיב השמיעה בחללים שונים.</w:t>
      </w:r>
    </w:p>
    <w:p w14:paraId="075C4160" w14:textId="77777777" w:rsidR="00776496" w:rsidRPr="00804EB9"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7944AD5A" w14:textId="77777777" w:rsidR="00776496" w:rsidRPr="00804EB9"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ב.</w:t>
      </w:r>
      <w:r w:rsidRPr="00804EB9">
        <w:rPr>
          <w:rFonts w:ascii="Times New Roman" w:eastAsia="Times New Roman" w:hAnsi="Times New Roman" w:cs="David"/>
          <w:sz w:val="24"/>
          <w:szCs w:val="24"/>
          <w:rtl/>
        </w:rPr>
        <w:tab/>
        <w:t>בדיקה והערכה של מטרדי רעש שונים.</w:t>
      </w:r>
    </w:p>
    <w:p w14:paraId="5ABB5FB6"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153B96F"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ג.</w:t>
      </w:r>
      <w:r w:rsidRPr="00804EB9">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63FDBBE0"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81D7770"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ד.</w:t>
      </w:r>
      <w:r w:rsidRPr="00804EB9">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3D7BCF37"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1C94E6A"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ה.</w:t>
      </w:r>
      <w:r w:rsidRPr="00804EB9">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32D225C1"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2FF3082"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ו.</w:t>
      </w:r>
      <w:r w:rsidRPr="00804EB9">
        <w:rPr>
          <w:rFonts w:ascii="Times New Roman" w:eastAsia="Times New Roman" w:hAnsi="Times New Roman" w:cs="David" w:hint="cs"/>
          <w:sz w:val="24"/>
          <w:szCs w:val="24"/>
          <w:rtl/>
        </w:rPr>
        <w:tab/>
        <w:t>התייחסו</w:t>
      </w:r>
      <w:r w:rsidRPr="00804EB9">
        <w:rPr>
          <w:rFonts w:ascii="Times New Roman" w:eastAsia="Times New Roman" w:hAnsi="Times New Roman" w:cs="David" w:hint="eastAsia"/>
          <w:sz w:val="24"/>
          <w:szCs w:val="24"/>
          <w:rtl/>
        </w:rPr>
        <w:t>ת</w:t>
      </w:r>
      <w:r w:rsidRPr="00804EB9">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804EB9">
        <w:rPr>
          <w:rFonts w:ascii="Times New Roman" w:eastAsia="Times New Roman" w:hAnsi="Times New Roman" w:cs="David" w:hint="eastAsia"/>
          <w:sz w:val="24"/>
          <w:szCs w:val="24"/>
          <w:rtl/>
        </w:rPr>
        <w:t>ד</w:t>
      </w:r>
      <w:r w:rsidRPr="00804EB9">
        <w:rPr>
          <w:rFonts w:ascii="Times New Roman" w:eastAsia="Times New Roman" w:hAnsi="Times New Roman" w:cs="David" w:hint="cs"/>
          <w:sz w:val="24"/>
          <w:szCs w:val="24"/>
          <w:rtl/>
        </w:rPr>
        <w:t xml:space="preserve"> הנדרשים בת"י 1004.</w:t>
      </w:r>
    </w:p>
    <w:p w14:paraId="52F4CB6F"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42D43DC"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ז.</w:t>
      </w:r>
      <w:r w:rsidRPr="00804EB9">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2790FCEE"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043FE2C"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ח.</w:t>
      </w:r>
      <w:r w:rsidRPr="00804EB9">
        <w:rPr>
          <w:rFonts w:ascii="Times New Roman" w:eastAsia="Times New Roman" w:hAnsi="Times New Roman" w:cs="David" w:hint="cs"/>
          <w:sz w:val="24"/>
          <w:szCs w:val="24"/>
          <w:rtl/>
        </w:rPr>
        <w:tab/>
        <w:t xml:space="preserve">המלצה על פרטים להצבת מכונות לרבות משאבות מים ובידודן ולטיפול בקולטנים ובצינורות מי גשם, כדי </w:t>
      </w:r>
      <w:r w:rsidRPr="00804EB9">
        <w:rPr>
          <w:rFonts w:ascii="Times New Roman" w:eastAsia="Times New Roman" w:hAnsi="Times New Roman" w:cs="David" w:hint="cs"/>
          <w:sz w:val="24"/>
          <w:szCs w:val="24"/>
          <w:rtl/>
        </w:rPr>
        <w:lastRenderedPageBreak/>
        <w:t>למנוע מטרדי רעש מהם,</w:t>
      </w:r>
      <w:r w:rsidR="0016188F" w:rsidRPr="00804EB9">
        <w:rPr>
          <w:rFonts w:ascii="Times New Roman" w:eastAsia="Times New Roman" w:hAnsi="Times New Roman" w:cs="David" w:hint="cs"/>
          <w:sz w:val="24"/>
          <w:szCs w:val="24"/>
          <w:rtl/>
        </w:rPr>
        <w:t xml:space="preserve"> </w:t>
      </w:r>
      <w:r w:rsidRPr="00804EB9">
        <w:rPr>
          <w:rFonts w:ascii="Times New Roman" w:eastAsia="Times New Roman" w:hAnsi="Times New Roman" w:cs="David" w:hint="cs"/>
          <w:sz w:val="24"/>
          <w:szCs w:val="24"/>
          <w:rtl/>
        </w:rPr>
        <w:t>במטרה להבטיח עמידה בערכי הבידוד הנדרשים בת"י 1418.</w:t>
      </w:r>
    </w:p>
    <w:p w14:paraId="4B7A8AF1"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73118CB"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ט.</w:t>
      </w:r>
      <w:r w:rsidRPr="00804EB9">
        <w:rPr>
          <w:rFonts w:ascii="Times New Roman" w:eastAsia="Times New Roman" w:hAnsi="Times New Roman" w:cs="David" w:hint="cs"/>
          <w:sz w:val="24"/>
          <w:szCs w:val="24"/>
          <w:rtl/>
        </w:rPr>
        <w:tab/>
        <w:t>המלצה לטפול האקוסטי הנדרש במפוחי אוורור (על גגות,</w:t>
      </w:r>
      <w:r w:rsidR="006503BD" w:rsidRPr="00804EB9">
        <w:rPr>
          <w:rFonts w:ascii="Times New Roman" w:eastAsia="Times New Roman" w:hAnsi="Times New Roman" w:cs="David" w:hint="cs"/>
          <w:sz w:val="24"/>
          <w:szCs w:val="24"/>
          <w:rtl/>
        </w:rPr>
        <w:t xml:space="preserve"> </w:t>
      </w:r>
      <w:r w:rsidRPr="00804EB9">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7190F26B"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0B0E86F"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י.</w:t>
      </w:r>
      <w:r w:rsidRPr="00804EB9">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7DD1C403"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359912F"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יא.</w:t>
      </w:r>
      <w:r w:rsidRPr="00804EB9">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4E23C012"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C8C4017"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B838C1F"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יב.</w:t>
      </w:r>
      <w:r w:rsidRPr="00804EB9">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40A34BF7"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3A6203D"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יב.</w:t>
      </w:r>
      <w:r w:rsidRPr="00804EB9">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272FB860" w14:textId="77777777" w:rsidR="00776496" w:rsidRPr="00804EB9"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CC10A26" w14:textId="77777777" w:rsidR="00776496" w:rsidRPr="00804EB9"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2.2</w:t>
      </w: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u w:val="single"/>
          <w:rtl/>
        </w:rPr>
        <w:t>יעוץ מוקדם:</w:t>
      </w:r>
    </w:p>
    <w:p w14:paraId="44AF3463" w14:textId="77777777" w:rsidR="00776496" w:rsidRPr="00804EB9" w:rsidRDefault="00776496" w:rsidP="00776496">
      <w:pPr>
        <w:spacing w:before="0" w:beforeAutospacing="0" w:after="0" w:afterAutospacing="0" w:line="240" w:lineRule="auto"/>
        <w:rPr>
          <w:rFonts w:ascii="Times New Roman" w:eastAsia="Times New Roman" w:hAnsi="Times New Roman" w:cs="David"/>
          <w:sz w:val="24"/>
          <w:szCs w:val="24"/>
          <w:rtl/>
        </w:rPr>
      </w:pPr>
    </w:p>
    <w:p w14:paraId="1079990D"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א.</w:t>
      </w:r>
      <w:r w:rsidRPr="00804EB9">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23F14E75" w14:textId="77777777" w:rsidR="00776496" w:rsidRPr="00804EB9"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B5BA3F6"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ב.</w:t>
      </w:r>
      <w:r w:rsidRPr="00804EB9">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05ADFCD2" w14:textId="77777777" w:rsidR="00776496" w:rsidRPr="00804EB9"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EC8BFDB" w14:textId="77777777" w:rsidR="00776496" w:rsidRPr="00804EB9"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ג.</w:t>
      </w:r>
      <w:r w:rsidRPr="00804EB9">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804EB9">
        <w:rPr>
          <w:rFonts w:ascii="Times New Roman" w:eastAsia="Times New Roman" w:hAnsi="Times New Roman" w:cs="David" w:hint="cs"/>
          <w:sz w:val="24"/>
          <w:szCs w:val="24"/>
          <w:rtl/>
        </w:rPr>
        <w:t>, לרבות שרטוטים עקרוניים</w:t>
      </w:r>
      <w:r w:rsidRPr="00804EB9">
        <w:rPr>
          <w:rFonts w:ascii="Times New Roman" w:eastAsia="Times New Roman" w:hAnsi="Times New Roman" w:cs="David"/>
          <w:sz w:val="24"/>
          <w:szCs w:val="24"/>
          <w:rtl/>
        </w:rPr>
        <w:t>.</w:t>
      </w:r>
    </w:p>
    <w:p w14:paraId="76751DE8" w14:textId="77777777" w:rsidR="00776496" w:rsidRPr="00804EB9"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609361C"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ד.</w:t>
      </w:r>
      <w:r w:rsidRPr="00804EB9">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2A6D8825"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70CC138"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lastRenderedPageBreak/>
        <w:t>ה.</w:t>
      </w:r>
      <w:r w:rsidRPr="00804EB9">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4F5D49A6" w14:textId="77777777" w:rsidR="00776496" w:rsidRPr="00804EB9"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48DF4A02" w14:textId="77777777" w:rsidR="00776496" w:rsidRPr="00804EB9"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2.3</w:t>
      </w: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u w:val="single"/>
          <w:rtl/>
        </w:rPr>
        <w:t>יעוץ סופי:</w:t>
      </w:r>
    </w:p>
    <w:p w14:paraId="39270D5D" w14:textId="77777777" w:rsidR="00776496" w:rsidRPr="00804EB9"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2A386C13" w14:textId="77777777" w:rsidR="00776496" w:rsidRPr="00804EB9"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5196CCB9" w14:textId="77777777" w:rsidR="00776496" w:rsidRPr="00804EB9"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א.</w:t>
      </w:r>
      <w:r w:rsidRPr="00804EB9">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2138BB69" w14:textId="77777777" w:rsidR="00776496" w:rsidRPr="00804EB9"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87A7BB2"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ב.</w:t>
      </w:r>
      <w:r w:rsidRPr="00804EB9">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2DE81942" w14:textId="77777777" w:rsidR="00776496" w:rsidRPr="00804EB9"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3C1DB84B"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ג.</w:t>
      </w:r>
      <w:r w:rsidRPr="00804EB9">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5B33DB61"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F73F2AD"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ד.</w:t>
      </w:r>
      <w:r w:rsidRPr="00804EB9">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4E31B9E7"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4B5B1DA"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ה.</w:t>
      </w:r>
      <w:r w:rsidRPr="00804EB9">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2974D75B"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2768BC3"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ו.</w:t>
      </w:r>
      <w:r w:rsidRPr="00804EB9">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sidRPr="00804EB9">
        <w:rPr>
          <w:rFonts w:ascii="Times New Roman" w:eastAsia="Times New Roman" w:hAnsi="Times New Roman" w:cs="David" w:hint="cs"/>
          <w:sz w:val="24"/>
          <w:szCs w:val="24"/>
          <w:rtl/>
        </w:rPr>
        <w:t>י</w:t>
      </w:r>
      <w:r w:rsidRPr="00804EB9">
        <w:rPr>
          <w:rFonts w:ascii="Times New Roman" w:eastAsia="Times New Roman" w:hAnsi="Times New Roman" w:cs="David"/>
          <w:sz w:val="24"/>
          <w:szCs w:val="24"/>
          <w:rtl/>
        </w:rPr>
        <w:t>שיון לביצוע הפרויקט</w:t>
      </w:r>
      <w:r w:rsidRPr="00804EB9">
        <w:rPr>
          <w:rFonts w:ascii="Times New Roman" w:eastAsia="Times New Roman" w:hAnsi="Times New Roman" w:cs="David" w:hint="cs"/>
          <w:sz w:val="24"/>
          <w:szCs w:val="24"/>
          <w:rtl/>
        </w:rPr>
        <w:t xml:space="preserve"> (ככל וי</w:t>
      </w:r>
      <w:r w:rsidR="0016188F" w:rsidRPr="00804EB9">
        <w:rPr>
          <w:rFonts w:ascii="Times New Roman" w:eastAsia="Times New Roman" w:hAnsi="Times New Roman" w:cs="David" w:hint="cs"/>
          <w:sz w:val="24"/>
          <w:szCs w:val="24"/>
          <w:rtl/>
        </w:rPr>
        <w:t>י</w:t>
      </w:r>
      <w:r w:rsidRPr="00804EB9">
        <w:rPr>
          <w:rFonts w:ascii="Times New Roman" w:eastAsia="Times New Roman" w:hAnsi="Times New Roman" w:cs="David" w:hint="cs"/>
          <w:sz w:val="24"/>
          <w:szCs w:val="24"/>
          <w:rtl/>
        </w:rPr>
        <w:t>דרש ע"י הרשויות)</w:t>
      </w:r>
      <w:r w:rsidRPr="00804EB9">
        <w:rPr>
          <w:rFonts w:ascii="Times New Roman" w:eastAsia="Times New Roman" w:hAnsi="Times New Roman" w:cs="David"/>
          <w:sz w:val="24"/>
          <w:szCs w:val="24"/>
          <w:rtl/>
        </w:rPr>
        <w:t>.</w:t>
      </w:r>
    </w:p>
    <w:p w14:paraId="18DC792E"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D219C2C"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ז.</w:t>
      </w:r>
      <w:r w:rsidRPr="00804EB9">
        <w:rPr>
          <w:rFonts w:ascii="Times New Roman" w:eastAsia="Times New Roman" w:hAnsi="Times New Roman" w:cs="David"/>
          <w:sz w:val="24"/>
          <w:szCs w:val="24"/>
          <w:rtl/>
        </w:rPr>
        <w:tab/>
        <w:t>חתימה על מסמכי התכנון המוגשים לרשויות, כיועץ האקוסטיקה.</w:t>
      </w:r>
    </w:p>
    <w:p w14:paraId="6D71393F"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BAE09FE"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ח.</w:t>
      </w:r>
      <w:r w:rsidRPr="00804EB9">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4EC22286"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8B352F0"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ט.</w:t>
      </w:r>
      <w:r w:rsidRPr="00804EB9">
        <w:rPr>
          <w:rFonts w:ascii="Times New Roman" w:eastAsia="Times New Roman" w:hAnsi="Times New Roman" w:cs="David" w:hint="cs"/>
          <w:sz w:val="24"/>
          <w:szCs w:val="24"/>
          <w:rtl/>
        </w:rPr>
        <w:tab/>
        <w:t>השתתפות בישיבות צוות התכנון כאמור בסעיף 2.2 ו' לעיל.</w:t>
      </w:r>
    </w:p>
    <w:p w14:paraId="62817603" w14:textId="77777777" w:rsidR="00776496" w:rsidRPr="00804EB9" w:rsidRDefault="00776496" w:rsidP="00776496">
      <w:pPr>
        <w:spacing w:before="0" w:beforeAutospacing="0" w:after="0" w:afterAutospacing="0" w:line="240" w:lineRule="auto"/>
        <w:rPr>
          <w:rFonts w:ascii="Times New Roman" w:eastAsia="Times New Roman" w:hAnsi="Times New Roman" w:cs="David"/>
          <w:sz w:val="24"/>
          <w:szCs w:val="24"/>
          <w:rtl/>
        </w:rPr>
      </w:pPr>
      <w:r w:rsidRPr="00804EB9">
        <w:rPr>
          <w:rFonts w:ascii="Times New Roman" w:eastAsia="Times New Roman" w:hAnsi="Times New Roman" w:cs="David"/>
          <w:sz w:val="24"/>
          <w:szCs w:val="24"/>
          <w:rtl/>
        </w:rPr>
        <w:t xml:space="preserve">  </w:t>
      </w:r>
    </w:p>
    <w:p w14:paraId="1B992D1B" w14:textId="77777777" w:rsidR="00776496" w:rsidRPr="00804EB9" w:rsidRDefault="00776496" w:rsidP="00776496">
      <w:pPr>
        <w:spacing w:before="0" w:beforeAutospacing="0" w:after="0" w:afterAutospacing="0" w:line="240" w:lineRule="auto"/>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p>
    <w:p w14:paraId="5E641A61" w14:textId="77777777" w:rsidR="00776496" w:rsidRPr="00804EB9" w:rsidRDefault="00776496" w:rsidP="00776496">
      <w:pPr>
        <w:spacing w:before="0" w:beforeAutospacing="0" w:after="0" w:afterAutospacing="0" w:line="240" w:lineRule="auto"/>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t>2.4</w:t>
      </w: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u w:val="single"/>
          <w:rtl/>
        </w:rPr>
        <w:t>יעוץ בשלבי התכנון המפורט של הפרויקט:</w:t>
      </w:r>
    </w:p>
    <w:p w14:paraId="4154F692" w14:textId="77777777" w:rsidR="00776496" w:rsidRPr="00804EB9"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3841820"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w:t>
      </w:r>
      <w:r w:rsidRPr="00804EB9">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2D9E82B4"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090FA1"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w:t>
      </w:r>
      <w:r w:rsidRPr="00804EB9">
        <w:rPr>
          <w:rFonts w:ascii="Times New Roman" w:eastAsia="Times New Roman" w:hAnsi="Times New Roman" w:cs="David"/>
          <w:sz w:val="24"/>
          <w:szCs w:val="24"/>
          <w:rtl/>
          <w:lang w:eastAsia="he-IL"/>
        </w:rPr>
        <w:tab/>
        <w:t xml:space="preserve">מתן המלצות בכתב ליועצים ולמזמין, לתכנון המפורט </w:t>
      </w:r>
      <w:r w:rsidRPr="00804EB9">
        <w:rPr>
          <w:rFonts w:ascii="Times New Roman" w:eastAsia="Times New Roman" w:hAnsi="Times New Roman" w:cs="David"/>
          <w:sz w:val="24"/>
          <w:szCs w:val="24"/>
          <w:rtl/>
          <w:lang w:eastAsia="he-IL"/>
        </w:rPr>
        <w:lastRenderedPageBreak/>
        <w:t>של המבנה או חלק ממנו ולתכנון פרטי המבנה וסביבתו.</w:t>
      </w:r>
    </w:p>
    <w:p w14:paraId="37A95DF8"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786BBB2" w14:textId="77777777" w:rsidR="00776496" w:rsidRPr="00804EB9"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ג.</w:t>
      </w:r>
      <w:r w:rsidRPr="00804EB9">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06DB9C3F"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05C4AD"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ד.</w:t>
      </w:r>
      <w:r w:rsidRPr="00804EB9">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2256E5A2"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AB447F2"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w:t>
      </w:r>
      <w:r w:rsidRPr="00804EB9">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713915C8"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6059810"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ו.</w:t>
      </w:r>
      <w:r w:rsidRPr="00804EB9">
        <w:rPr>
          <w:rFonts w:ascii="Times New Roman" w:eastAsia="Times New Roman" w:hAnsi="Times New Roman" w:cs="David"/>
          <w:sz w:val="24"/>
          <w:szCs w:val="24"/>
          <w:rtl/>
          <w:lang w:eastAsia="he-IL"/>
        </w:rPr>
        <w:tab/>
        <w:t>מתן אשור בכתב לתוכניות לביצוע של היועצים.</w:t>
      </w:r>
    </w:p>
    <w:p w14:paraId="0FA761C7"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5EB91B" w14:textId="77777777" w:rsidR="00776496" w:rsidRPr="00804EB9"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ז.</w:t>
      </w:r>
      <w:r w:rsidRPr="00804EB9">
        <w:rPr>
          <w:rFonts w:ascii="Times New Roman" w:eastAsia="Times New Roman" w:hAnsi="Times New Roman" w:cs="David" w:hint="cs"/>
          <w:sz w:val="24"/>
          <w:szCs w:val="24"/>
          <w:rtl/>
        </w:rPr>
        <w:tab/>
        <w:t>השתתפות בישיבות צוות התכנון כאמור בסעיף 2.2 ו' לעיל.</w:t>
      </w:r>
    </w:p>
    <w:p w14:paraId="03F001ED"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868EA8"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ח</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2A1B874B"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D220DED"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E7D3A74"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804EB9">
        <w:rPr>
          <w:rFonts w:ascii="Times New Roman" w:eastAsia="Times New Roman" w:hAnsi="Times New Roman" w:cs="David"/>
          <w:sz w:val="24"/>
          <w:szCs w:val="24"/>
          <w:rtl/>
          <w:lang w:eastAsia="he-IL"/>
        </w:rPr>
        <w:t>2.5</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u w:val="single"/>
          <w:rtl/>
          <w:lang w:eastAsia="he-IL"/>
        </w:rPr>
        <w:t>פיקוח עליון בשלב ביצוע המבנה ומערכותיו:</w:t>
      </w:r>
    </w:p>
    <w:p w14:paraId="453849A2"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1B6DAF5C"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w:t>
      </w:r>
      <w:r w:rsidRPr="00804EB9">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804EB9">
        <w:rPr>
          <w:rFonts w:ascii="Times New Roman" w:eastAsia="Times New Roman" w:hAnsi="Times New Roman" w:cs="David" w:hint="cs"/>
          <w:sz w:val="24"/>
          <w:szCs w:val="24"/>
          <w:rtl/>
          <w:lang w:eastAsia="he-IL"/>
        </w:rPr>
        <w:t>אירופאיים</w:t>
      </w:r>
      <w:r w:rsidRPr="00804EB9">
        <w:rPr>
          <w:rFonts w:ascii="Times New Roman" w:eastAsia="Times New Roman" w:hAnsi="Times New Roman" w:cs="David"/>
          <w:sz w:val="24"/>
          <w:szCs w:val="24"/>
          <w:rtl/>
          <w:lang w:eastAsia="he-IL"/>
        </w:rPr>
        <w:t xml:space="preserve"> או תקנים אמריקאיים), נ</w:t>
      </w:r>
      <w:r w:rsidR="0016188F"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59ED184A"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7C9ADBD" w14:textId="77777777" w:rsidR="00776496" w:rsidRPr="00804EB9"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ב.</w:t>
      </w:r>
      <w:r w:rsidRPr="00804EB9">
        <w:rPr>
          <w:rFonts w:ascii="Times New Roman" w:eastAsia="Times New Roman" w:hAnsi="Times New Roman" w:cs="David"/>
          <w:sz w:val="24"/>
          <w:szCs w:val="24"/>
          <w:rtl/>
          <w:lang w:eastAsia="he-IL"/>
        </w:rPr>
        <w:tab/>
        <w:t>הדרכה ומתן הסברים למפקח באתר, בתיאום עם היועצים.</w:t>
      </w:r>
    </w:p>
    <w:p w14:paraId="0F1B2A38"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02F51E1"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ג.</w:t>
      </w:r>
      <w:r w:rsidRPr="00804EB9">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5264ECAB"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D8445A"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ד.</w:t>
      </w:r>
      <w:r w:rsidRPr="00804EB9">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77C2D735"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8C6F409"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w:t>
      </w:r>
      <w:r w:rsidRPr="00804EB9">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538CA069" w14:textId="77777777" w:rsidR="00776496" w:rsidRPr="00804EB9"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F2BD40"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ו.</w:t>
      </w:r>
      <w:r w:rsidRPr="00804EB9">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7F5329AC" w14:textId="77777777" w:rsidR="00776496" w:rsidRPr="00804EB9"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4729B21" w14:textId="77777777" w:rsidR="00776496" w:rsidRPr="00804EB9"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ז.</w:t>
      </w:r>
      <w:r w:rsidRPr="00804EB9">
        <w:rPr>
          <w:rFonts w:ascii="Times New Roman" w:eastAsia="Times New Roman" w:hAnsi="Times New Roman" w:cs="David"/>
          <w:sz w:val="24"/>
          <w:szCs w:val="24"/>
          <w:rtl/>
          <w:lang w:eastAsia="he-IL"/>
        </w:rPr>
        <w:tab/>
        <w:t>הכנת וחתימה על כל מסמך שי</w:t>
      </w:r>
      <w:r w:rsidR="0016188F" w:rsidRPr="00804EB9">
        <w:rPr>
          <w:rFonts w:ascii="Times New Roman" w:eastAsia="Times New Roman" w:hAnsi="Times New Roman" w:cs="David" w:hint="cs"/>
          <w:sz w:val="24"/>
          <w:szCs w:val="24"/>
          <w:rtl/>
          <w:lang w:eastAsia="he-IL"/>
        </w:rPr>
        <w:t>י</w:t>
      </w:r>
      <w:r w:rsidRPr="00804EB9">
        <w:rPr>
          <w:rFonts w:ascii="Times New Roman" w:eastAsia="Times New Roman" w:hAnsi="Times New Roman" w:cs="David"/>
          <w:sz w:val="24"/>
          <w:szCs w:val="24"/>
          <w:rtl/>
          <w:lang w:eastAsia="he-IL"/>
        </w:rPr>
        <w:t xml:space="preserve">דרש ע"י הרשויות מהיועץ במהלך הבצוע, </w:t>
      </w:r>
    </w:p>
    <w:p w14:paraId="2BB60D57" w14:textId="77777777" w:rsidR="00776496" w:rsidRPr="00804EB9"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על אשור לחיבור הפרויקט למערכות, ועל אשור לאכלוס ולתעודת גמר.</w:t>
      </w:r>
    </w:p>
    <w:p w14:paraId="022A9FF8"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847AD02" w14:textId="77777777" w:rsidR="00776496" w:rsidRPr="00804EB9"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ח.</w:t>
      </w:r>
      <w:r w:rsidRPr="00804EB9">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30C4FD3F"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0342A5D" w14:textId="77777777" w:rsidR="00776496" w:rsidRPr="00804EB9"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ט.</w:t>
      </w:r>
      <w:r w:rsidRPr="00804EB9">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sidRPr="00804EB9">
        <w:rPr>
          <w:rFonts w:ascii="Times New Roman" w:eastAsia="Times New Roman" w:hAnsi="Times New Roman" w:cs="David"/>
          <w:sz w:val="24"/>
          <w:szCs w:val="24"/>
          <w:rtl/>
          <w:lang w:eastAsia="he-IL"/>
        </w:rPr>
        <w:t>צוע העבודות, מצא אותן תואמות לת</w:t>
      </w:r>
      <w:r w:rsidRPr="00804EB9">
        <w:rPr>
          <w:rFonts w:ascii="Times New Roman" w:eastAsia="Times New Roman" w:hAnsi="Times New Roman" w:cs="David"/>
          <w:sz w:val="24"/>
          <w:szCs w:val="24"/>
          <w:rtl/>
          <w:lang w:eastAsia="he-IL"/>
        </w:rPr>
        <w:t>כניותיו ולתקנים מחייבים וכי בוצעו לשביעות רצונו.</w:t>
      </w:r>
    </w:p>
    <w:p w14:paraId="3C49E869"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ללא הצהרה זו לא תשולם ליועץ יתרת שכרו עבור פקוח עליון.</w:t>
      </w:r>
    </w:p>
    <w:p w14:paraId="7A65C794"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DA664E3" w14:textId="77777777" w:rsidR="00776496" w:rsidRPr="00804EB9"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י.</w:t>
      </w:r>
      <w:r w:rsidRPr="00804EB9">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804EB9">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804EB9">
        <w:rPr>
          <w:rFonts w:ascii="Times New Roman" w:eastAsia="Times New Roman" w:hAnsi="Times New Roman" w:cs="David" w:hint="cs"/>
          <w:sz w:val="24"/>
          <w:szCs w:val="24"/>
          <w:rtl/>
          <w:lang w:eastAsia="he-IL"/>
        </w:rPr>
        <w:t>אמריקאים</w:t>
      </w:r>
      <w:r w:rsidRPr="00804EB9">
        <w:rPr>
          <w:rFonts w:ascii="Times New Roman" w:eastAsia="Times New Roman" w:hAnsi="Times New Roman" w:cs="David" w:hint="cs"/>
          <w:sz w:val="24"/>
          <w:szCs w:val="24"/>
          <w:rtl/>
          <w:lang w:eastAsia="he-IL"/>
        </w:rPr>
        <w:t>), ניתוח תוצאות הבדיקה והגשת דו"חות מסכמים וחוות דעת.</w:t>
      </w:r>
    </w:p>
    <w:p w14:paraId="6379367F"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C2CA4C4" w14:textId="77777777" w:rsidR="00776496" w:rsidRPr="00804EB9"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sz w:val="24"/>
          <w:szCs w:val="24"/>
          <w:rtl/>
          <w:lang w:eastAsia="he-IL"/>
        </w:rPr>
        <w:tab/>
        <w:t>יא.</w:t>
      </w:r>
      <w:r w:rsidRPr="00804EB9">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17B9CBFF" w14:textId="77777777" w:rsidR="00776496" w:rsidRPr="00804EB9"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הפרויקט.</w:t>
      </w:r>
    </w:p>
    <w:p w14:paraId="4DD3B27A"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D72DF0A"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ab/>
      </w:r>
    </w:p>
    <w:p w14:paraId="4AE371FA" w14:textId="77777777" w:rsidR="00776496" w:rsidRPr="00804EB9"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804EB9">
        <w:rPr>
          <w:rFonts w:ascii="Times New Roman" w:eastAsia="Times New Roman" w:hAnsi="Times New Roman" w:cs="David"/>
          <w:sz w:val="24"/>
          <w:szCs w:val="24"/>
          <w:rtl/>
          <w:lang w:eastAsia="he-IL"/>
        </w:rPr>
        <w:t>3.</w:t>
      </w:r>
      <w:r w:rsidRPr="00804EB9">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2985A84" w14:textId="77777777" w:rsidR="00776496" w:rsidRPr="00804EB9"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79D5337F" w14:textId="77777777" w:rsidR="00776496" w:rsidRPr="00804EB9"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4.</w:t>
      </w:r>
      <w:r w:rsidRPr="00804EB9">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03257C29" w14:textId="77777777" w:rsidR="00776496" w:rsidRPr="00804EB9"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018EF76" w14:textId="77777777" w:rsidR="00776496" w:rsidRPr="00804EB9"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A74F0B" w14:textId="77777777" w:rsidR="00776496" w:rsidRPr="00804EB9"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sz w:val="24"/>
          <w:szCs w:val="25"/>
          <w:rtl/>
        </w:rPr>
        <w:br w:type="page"/>
      </w:r>
      <w:r w:rsidRPr="00804EB9">
        <w:rPr>
          <w:rFonts w:ascii="Times New Roman" w:eastAsia="Times New Roman" w:hAnsi="Times New Roman" w:cs="David"/>
          <w:bCs/>
          <w:sz w:val="24"/>
          <w:szCs w:val="24"/>
          <w:u w:val="single"/>
          <w:rtl/>
          <w:lang w:eastAsia="he-IL"/>
        </w:rPr>
        <w:lastRenderedPageBreak/>
        <w:t xml:space="preserve">נספח </w:t>
      </w:r>
      <w:r w:rsidR="006503BD" w:rsidRPr="00804EB9">
        <w:rPr>
          <w:rFonts w:ascii="Times New Roman" w:eastAsia="Times New Roman" w:hAnsi="Times New Roman" w:cs="David" w:hint="cs"/>
          <w:bCs/>
          <w:sz w:val="24"/>
          <w:szCs w:val="24"/>
          <w:u w:val="single"/>
          <w:rtl/>
          <w:lang w:eastAsia="he-IL"/>
        </w:rPr>
        <w:t>"</w:t>
      </w:r>
      <w:r w:rsidRPr="00804EB9">
        <w:rPr>
          <w:rFonts w:ascii="Times New Roman" w:eastAsia="Times New Roman" w:hAnsi="Times New Roman" w:cs="David"/>
          <w:bCs/>
          <w:sz w:val="24"/>
          <w:szCs w:val="24"/>
          <w:u w:val="single"/>
          <w:rtl/>
          <w:lang w:eastAsia="he-IL"/>
        </w:rPr>
        <w:t>ג'</w:t>
      </w:r>
      <w:r w:rsidR="006503BD" w:rsidRPr="00804EB9">
        <w:rPr>
          <w:rFonts w:ascii="Times New Roman" w:eastAsia="Times New Roman" w:hAnsi="Times New Roman" w:cs="David" w:hint="cs"/>
          <w:bCs/>
          <w:sz w:val="24"/>
          <w:szCs w:val="24"/>
          <w:u w:val="single"/>
          <w:rtl/>
          <w:lang w:eastAsia="he-IL"/>
        </w:rPr>
        <w:t>'</w:t>
      </w:r>
    </w:p>
    <w:p w14:paraId="18904D4A"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F1BFC2"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bCs/>
          <w:sz w:val="24"/>
          <w:szCs w:val="24"/>
          <w:u w:val="single"/>
          <w:rtl/>
          <w:lang w:eastAsia="he-IL"/>
        </w:rPr>
        <w:t>לוח זמנים ושלבי עבודה</w:t>
      </w:r>
    </w:p>
    <w:p w14:paraId="3F56784D"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520181"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10A268"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04EB9">
        <w:rPr>
          <w:rFonts w:ascii="Times New Roman" w:eastAsia="Times New Roman" w:hAnsi="Times New Roman" w:cs="David"/>
          <w:sz w:val="24"/>
          <w:szCs w:val="24"/>
          <w:lang w:eastAsia="he-IL"/>
        </w:rPr>
        <w:t>–</w:t>
      </w:r>
      <w:r w:rsidRPr="00804EB9">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5334308"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F35D0"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היועץ וצוותו יעסקו בפרויקט לפי הצורך וללא הגבלת זמן.</w:t>
      </w:r>
    </w:p>
    <w:p w14:paraId="78E05755"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351DD"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5E85A09"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2E170"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E1F5B2F"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F9D737"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2C23B37" w14:textId="77777777" w:rsidR="00DE118F" w:rsidRPr="00804EB9"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804EB9">
        <w:rPr>
          <w:rFonts w:ascii="Times New Roman" w:eastAsia="Times New Roman" w:hAnsi="Times New Roman" w:cs="David"/>
          <w:sz w:val="24"/>
          <w:szCs w:val="24"/>
          <w:rtl/>
          <w:lang w:eastAsia="he-IL"/>
        </w:rPr>
        <w:br w:type="page"/>
      </w:r>
      <w:r w:rsidR="00DE118F" w:rsidRPr="00804EB9">
        <w:rPr>
          <w:rFonts w:ascii="Times New Roman" w:eastAsia="Times New Roman" w:hAnsi="Times New Roman" w:cs="David"/>
          <w:b/>
          <w:bCs/>
          <w:sz w:val="24"/>
          <w:szCs w:val="24"/>
          <w:u w:val="single"/>
          <w:rtl/>
          <w:lang w:eastAsia="he-IL"/>
        </w:rPr>
        <w:lastRenderedPageBreak/>
        <w:t xml:space="preserve">נספח </w:t>
      </w:r>
      <w:r w:rsidR="00DE118F" w:rsidRPr="00804EB9">
        <w:rPr>
          <w:rFonts w:ascii="Times New Roman" w:eastAsia="Times New Roman" w:hAnsi="Times New Roman" w:cs="David" w:hint="cs"/>
          <w:b/>
          <w:bCs/>
          <w:sz w:val="24"/>
          <w:szCs w:val="24"/>
          <w:u w:val="single"/>
          <w:rtl/>
          <w:lang w:eastAsia="he-IL"/>
        </w:rPr>
        <w:t>"</w:t>
      </w:r>
      <w:r w:rsidR="00DE118F" w:rsidRPr="00804EB9">
        <w:rPr>
          <w:rFonts w:ascii="Times New Roman" w:eastAsia="Times New Roman" w:hAnsi="Times New Roman" w:cs="David"/>
          <w:b/>
          <w:bCs/>
          <w:sz w:val="24"/>
          <w:szCs w:val="24"/>
          <w:u w:val="single"/>
          <w:rtl/>
          <w:lang w:eastAsia="he-IL"/>
        </w:rPr>
        <w:t>ד</w:t>
      </w:r>
      <w:r w:rsidR="00DE118F" w:rsidRPr="00804EB9">
        <w:rPr>
          <w:rFonts w:ascii="Times New Roman" w:eastAsia="Times New Roman" w:hAnsi="Times New Roman" w:cs="David" w:hint="cs"/>
          <w:b/>
          <w:bCs/>
          <w:sz w:val="24"/>
          <w:szCs w:val="24"/>
          <w:u w:val="single"/>
          <w:rtl/>
          <w:lang w:eastAsia="he-IL"/>
        </w:rPr>
        <w:t>'</w:t>
      </w:r>
      <w:r w:rsidR="00DE118F" w:rsidRPr="00804EB9">
        <w:rPr>
          <w:rFonts w:ascii="Times New Roman" w:eastAsia="Times New Roman" w:hAnsi="Times New Roman" w:cs="David"/>
          <w:b/>
          <w:bCs/>
          <w:sz w:val="24"/>
          <w:szCs w:val="24"/>
          <w:u w:val="single"/>
          <w:rtl/>
          <w:lang w:eastAsia="he-IL"/>
        </w:rPr>
        <w:t>'</w:t>
      </w:r>
    </w:p>
    <w:p w14:paraId="70666579"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804EB9">
        <w:rPr>
          <w:rFonts w:ascii="Times New Roman" w:eastAsia="Times New Roman" w:hAnsi="Times New Roman" w:cs="David"/>
          <w:b/>
          <w:bCs/>
          <w:sz w:val="24"/>
          <w:szCs w:val="24"/>
          <w:u w:val="single"/>
          <w:rtl/>
          <w:lang w:eastAsia="he-IL"/>
        </w:rPr>
        <w:t>שכר היועץ</w:t>
      </w:r>
    </w:p>
    <w:p w14:paraId="234FD184" w14:textId="77777777" w:rsidR="00DE118F" w:rsidRPr="00804EB9"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825776A" w14:textId="072FC712" w:rsidR="00DE118F" w:rsidRPr="00804EB9" w:rsidRDefault="00DE118F" w:rsidP="005B5FB8">
      <w:pPr>
        <w:pStyle w:val="ListParagraph"/>
        <w:widowControl w:val="0"/>
        <w:numPr>
          <w:ilvl w:val="0"/>
          <w:numId w:val="33"/>
        </w:numPr>
        <w:spacing w:before="120" w:after="60" w:line="240" w:lineRule="auto"/>
        <w:ind w:right="-181"/>
        <w:rPr>
          <w:sz w:val="24"/>
          <w:szCs w:val="24"/>
          <w:rtl/>
          <w:lang w:eastAsia="he-IL"/>
        </w:rPr>
      </w:pPr>
      <w:r w:rsidRPr="00804EB9">
        <w:rPr>
          <w:sz w:val="24"/>
          <w:szCs w:val="24"/>
          <w:rtl/>
          <w:lang w:eastAsia="he-IL"/>
        </w:rPr>
        <w:t>תמורת ביצוע שרותי היועץ, כמפורט בנספח ב', ישלם המזמין ליועץ בשעורים כדלקמן:</w:t>
      </w:r>
    </w:p>
    <w:p w14:paraId="19851AEB" w14:textId="77777777" w:rsidR="00CC7038" w:rsidRPr="00804EB9" w:rsidRDefault="00CC7038" w:rsidP="005B5FB8">
      <w:pPr>
        <w:pStyle w:val="ListParagraph"/>
        <w:widowControl w:val="0"/>
        <w:spacing w:before="120" w:after="60" w:line="240" w:lineRule="auto"/>
        <w:ind w:left="1080" w:right="-181"/>
        <w:rPr>
          <w:sz w:val="24"/>
          <w:szCs w:val="24"/>
          <w:rtl/>
          <w:lang w:eastAsia="he-IL"/>
        </w:rPr>
      </w:pPr>
    </w:p>
    <w:p w14:paraId="6062FBC4" w14:textId="39D6BF34" w:rsidR="00DE118F" w:rsidRPr="00804EB9" w:rsidRDefault="00DE118F" w:rsidP="0092094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1.1</w:t>
      </w:r>
      <w:r w:rsidRPr="00804EB9">
        <w:rPr>
          <w:rFonts w:ascii="Times New Roman" w:eastAsia="Times New Roman" w:hAnsi="Times New Roman" w:cs="David"/>
          <w:sz w:val="24"/>
          <w:szCs w:val="24"/>
          <w:rtl/>
          <w:lang w:eastAsia="he-IL"/>
        </w:rPr>
        <w:tab/>
      </w:r>
      <w:r w:rsidR="00CC7038" w:rsidRPr="00804EB9">
        <w:rPr>
          <w:rFonts w:ascii="Times New Roman" w:eastAsia="Times New Roman" w:hAnsi="Times New Roman" w:cs="David" w:hint="eastAsia"/>
          <w:sz w:val="24"/>
          <w:szCs w:val="24"/>
          <w:u w:val="single"/>
          <w:rtl/>
          <w:lang w:eastAsia="he-IL"/>
        </w:rPr>
        <w:t>בנינים</w:t>
      </w:r>
      <w:r w:rsidR="00CC7038" w:rsidRPr="00804EB9">
        <w:rPr>
          <w:rFonts w:ascii="Times New Roman" w:eastAsia="Times New Roman" w:hAnsi="Times New Roman" w:cs="David"/>
          <w:sz w:val="24"/>
          <w:szCs w:val="24"/>
          <w:u w:val="single"/>
          <w:rtl/>
          <w:lang w:eastAsia="he-IL"/>
        </w:rPr>
        <w:t xml:space="preserve"> </w:t>
      </w:r>
      <w:r w:rsidR="00CC7038" w:rsidRPr="00804EB9">
        <w:rPr>
          <w:rFonts w:ascii="Times New Roman" w:eastAsia="Times New Roman" w:hAnsi="Times New Roman" w:cs="David" w:hint="eastAsia"/>
          <w:sz w:val="24"/>
          <w:szCs w:val="24"/>
          <w:u w:val="single"/>
          <w:rtl/>
          <w:lang w:eastAsia="he-IL"/>
        </w:rPr>
        <w:t>למגורים</w:t>
      </w:r>
      <w:r w:rsidR="00CC7038" w:rsidRPr="00804EB9">
        <w:rPr>
          <w:rFonts w:ascii="Times New Roman" w:eastAsia="Times New Roman" w:hAnsi="Times New Roman" w:cs="David" w:hint="cs"/>
          <w:sz w:val="24"/>
          <w:szCs w:val="24"/>
          <w:rtl/>
          <w:lang w:eastAsia="he-IL"/>
        </w:rPr>
        <w:t xml:space="preserve"> - </w:t>
      </w:r>
      <w:r w:rsidRPr="00804EB9">
        <w:rPr>
          <w:rFonts w:ascii="Times New Roman" w:eastAsia="Times New Roman" w:hAnsi="Times New Roman" w:cs="David" w:hint="cs"/>
          <w:sz w:val="24"/>
          <w:szCs w:val="24"/>
          <w:rtl/>
          <w:lang w:eastAsia="he-IL"/>
        </w:rPr>
        <w:t xml:space="preserve">תמורת ביצוע שירותי היועץ ישולם </w:t>
      </w:r>
      <w:r w:rsidRPr="00804EB9">
        <w:rPr>
          <w:rFonts w:ascii="Times New Roman" w:eastAsia="Times New Roman" w:hAnsi="Times New Roman" w:cs="David"/>
          <w:sz w:val="24"/>
          <w:szCs w:val="24"/>
          <w:rtl/>
          <w:lang w:eastAsia="he-IL"/>
        </w:rPr>
        <w:t xml:space="preserve">סכום קבוע ומוחלט של </w:t>
      </w:r>
      <w:r w:rsidR="002006C3" w:rsidRPr="00804EB9">
        <w:rPr>
          <w:rFonts w:ascii="Times New Roman" w:eastAsia="Times New Roman" w:hAnsi="Times New Roman" w:cs="David"/>
          <w:b/>
          <w:bCs/>
          <w:sz w:val="24"/>
          <w:szCs w:val="24"/>
          <w:rtl/>
          <w:lang w:eastAsia="he-IL"/>
        </w:rPr>
        <w:t>80</w:t>
      </w:r>
      <w:r w:rsidR="002006C3"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 xml:space="preserve"> </w:t>
      </w:r>
      <w:r w:rsidRPr="00804EB9">
        <w:rPr>
          <w:rFonts w:ascii="Times New Roman" w:eastAsia="Times New Roman" w:hAnsi="Times New Roman" w:cs="David"/>
          <w:b/>
          <w:bCs/>
          <w:sz w:val="24"/>
          <w:szCs w:val="24"/>
          <w:rtl/>
          <w:lang w:eastAsia="he-IL"/>
        </w:rPr>
        <w:t>ש"ח</w:t>
      </w:r>
      <w:r w:rsidRPr="00804EB9">
        <w:rPr>
          <w:rFonts w:ascii="Times New Roman" w:eastAsia="Times New Roman" w:hAnsi="Times New Roman" w:cs="David"/>
          <w:sz w:val="24"/>
          <w:szCs w:val="24"/>
          <w:rtl/>
          <w:lang w:eastAsia="he-IL"/>
        </w:rPr>
        <w:t xml:space="preserve"> (במילים</w:t>
      </w:r>
      <w:r w:rsidR="002006C3" w:rsidRPr="00804EB9">
        <w:rPr>
          <w:rFonts w:ascii="Times New Roman" w:eastAsia="Times New Roman" w:hAnsi="Times New Roman" w:cs="David" w:hint="cs"/>
          <w:sz w:val="24"/>
          <w:szCs w:val="24"/>
          <w:rtl/>
          <w:lang w:eastAsia="he-IL"/>
        </w:rPr>
        <w:t xml:space="preserve"> : שמונים </w:t>
      </w:r>
      <w:r w:rsidRPr="00804EB9">
        <w:rPr>
          <w:rFonts w:ascii="Times New Roman" w:eastAsia="Times New Roman" w:hAnsi="Times New Roman" w:cs="David"/>
          <w:sz w:val="24"/>
          <w:szCs w:val="24"/>
          <w:rtl/>
          <w:lang w:eastAsia="he-IL"/>
        </w:rPr>
        <w:t xml:space="preserve"> ש"ח)</w:t>
      </w:r>
      <w:r w:rsidR="0014582F"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 xml:space="preserve">לכל </w:t>
      </w:r>
      <w:r w:rsidR="002006C3" w:rsidRPr="00804EB9">
        <w:rPr>
          <w:rFonts w:ascii="Times New Roman" w:eastAsia="Times New Roman" w:hAnsi="Times New Roman" w:cs="David" w:hint="cs"/>
          <w:sz w:val="24"/>
          <w:szCs w:val="24"/>
          <w:rtl/>
          <w:lang w:eastAsia="he-IL"/>
        </w:rPr>
        <w:t xml:space="preserve">יח"ד </w:t>
      </w:r>
      <w:r w:rsidRPr="00804EB9">
        <w:rPr>
          <w:rFonts w:ascii="Times New Roman" w:eastAsia="Times New Roman" w:hAnsi="Times New Roman" w:cs="David"/>
          <w:sz w:val="24"/>
          <w:szCs w:val="24"/>
          <w:rtl/>
          <w:lang w:eastAsia="he-IL"/>
        </w:rPr>
        <w:t xml:space="preserve">. </w:t>
      </w:r>
    </w:p>
    <w:p w14:paraId="50617B5F" w14:textId="2B3F7465" w:rsidR="00DE118F" w:rsidRPr="00804EB9" w:rsidRDefault="00DE118F" w:rsidP="0092094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1.2</w:t>
      </w:r>
      <w:r w:rsidRPr="00804EB9">
        <w:rPr>
          <w:rFonts w:ascii="Times New Roman" w:eastAsia="Times New Roman" w:hAnsi="Times New Roman" w:cs="David"/>
          <w:sz w:val="24"/>
          <w:szCs w:val="24"/>
          <w:rtl/>
          <w:lang w:eastAsia="he-IL"/>
        </w:rPr>
        <w:tab/>
      </w:r>
      <w:r w:rsidR="00CC7038" w:rsidRPr="00804EB9">
        <w:rPr>
          <w:rFonts w:ascii="Times New Roman" w:eastAsia="Times New Roman" w:hAnsi="Times New Roman" w:cs="David" w:hint="eastAsia"/>
          <w:sz w:val="24"/>
          <w:szCs w:val="24"/>
          <w:u w:val="single"/>
          <w:rtl/>
          <w:lang w:eastAsia="he-IL"/>
        </w:rPr>
        <w:t>בנינים</w:t>
      </w:r>
      <w:r w:rsidR="00CC7038" w:rsidRPr="00804EB9">
        <w:rPr>
          <w:rFonts w:ascii="Times New Roman" w:eastAsia="Times New Roman" w:hAnsi="Times New Roman" w:cs="David"/>
          <w:sz w:val="24"/>
          <w:szCs w:val="24"/>
          <w:u w:val="single"/>
          <w:rtl/>
          <w:lang w:eastAsia="he-IL"/>
        </w:rPr>
        <w:t xml:space="preserve"> </w:t>
      </w:r>
      <w:r w:rsidR="00CC7038" w:rsidRPr="00804EB9">
        <w:rPr>
          <w:rFonts w:ascii="Times New Roman" w:eastAsia="Times New Roman" w:hAnsi="Times New Roman" w:cs="David" w:hint="eastAsia"/>
          <w:sz w:val="24"/>
          <w:szCs w:val="24"/>
          <w:u w:val="single"/>
          <w:rtl/>
          <w:lang w:eastAsia="he-IL"/>
        </w:rPr>
        <w:t>למסחר</w:t>
      </w:r>
      <w:r w:rsidR="00CC7038" w:rsidRPr="00804EB9">
        <w:rPr>
          <w:rFonts w:ascii="Times New Roman" w:eastAsia="Times New Roman" w:hAnsi="Times New Roman" w:cs="David"/>
          <w:sz w:val="24"/>
          <w:szCs w:val="24"/>
          <w:u w:val="single"/>
          <w:rtl/>
          <w:lang w:eastAsia="he-IL"/>
        </w:rPr>
        <w:t xml:space="preserve"> </w:t>
      </w:r>
      <w:r w:rsidR="00CC7038" w:rsidRPr="00804EB9">
        <w:rPr>
          <w:rFonts w:ascii="Times New Roman" w:eastAsia="Times New Roman" w:hAnsi="Times New Roman" w:cs="David" w:hint="eastAsia"/>
          <w:sz w:val="24"/>
          <w:szCs w:val="24"/>
          <w:u w:val="single"/>
          <w:rtl/>
          <w:lang w:eastAsia="he-IL"/>
        </w:rPr>
        <w:t>ו</w:t>
      </w:r>
      <w:r w:rsidR="00CC7038" w:rsidRPr="00804EB9">
        <w:rPr>
          <w:rFonts w:ascii="Times New Roman" w:eastAsia="Times New Roman" w:hAnsi="Times New Roman" w:cs="David"/>
          <w:sz w:val="24"/>
          <w:szCs w:val="24"/>
          <w:u w:val="single"/>
          <w:rtl/>
          <w:lang w:eastAsia="he-IL"/>
        </w:rPr>
        <w:t xml:space="preserve">/או </w:t>
      </w:r>
      <w:r w:rsidR="00CC7038" w:rsidRPr="00804EB9">
        <w:rPr>
          <w:rFonts w:ascii="Times New Roman" w:eastAsia="Times New Roman" w:hAnsi="Times New Roman" w:cs="David" w:hint="eastAsia"/>
          <w:sz w:val="24"/>
          <w:szCs w:val="24"/>
          <w:u w:val="single"/>
          <w:rtl/>
          <w:lang w:eastAsia="he-IL"/>
        </w:rPr>
        <w:t>תעסוקה</w:t>
      </w:r>
      <w:r w:rsidR="0014582F" w:rsidRPr="00804EB9">
        <w:rPr>
          <w:rFonts w:ascii="Times New Roman" w:eastAsia="Times New Roman" w:hAnsi="Times New Roman" w:cs="David" w:hint="cs"/>
          <w:sz w:val="24"/>
          <w:szCs w:val="24"/>
          <w:u w:val="single"/>
          <w:rtl/>
          <w:lang w:eastAsia="he-IL"/>
        </w:rPr>
        <w:t xml:space="preserve">/משרדים </w:t>
      </w:r>
      <w:r w:rsidR="00CC7038" w:rsidRPr="00804EB9">
        <w:rPr>
          <w:rFonts w:ascii="Times New Roman" w:eastAsia="Times New Roman" w:hAnsi="Times New Roman" w:cs="David" w:hint="cs"/>
          <w:sz w:val="24"/>
          <w:szCs w:val="24"/>
          <w:rtl/>
          <w:lang w:eastAsia="he-IL"/>
        </w:rPr>
        <w:t xml:space="preserve"> - </w:t>
      </w:r>
      <w:r w:rsidRPr="00804EB9">
        <w:rPr>
          <w:rFonts w:ascii="Times New Roman" w:eastAsia="Times New Roman" w:hAnsi="Times New Roman" w:cs="David" w:hint="cs"/>
          <w:sz w:val="24"/>
          <w:szCs w:val="24"/>
          <w:rtl/>
          <w:lang w:eastAsia="he-IL"/>
        </w:rPr>
        <w:t xml:space="preserve">תמורת ביצוע שירותי היועץ ישולם </w:t>
      </w:r>
      <w:r w:rsidRPr="00804EB9">
        <w:rPr>
          <w:rFonts w:ascii="Times New Roman" w:eastAsia="Times New Roman" w:hAnsi="Times New Roman" w:cs="David"/>
          <w:sz w:val="24"/>
          <w:szCs w:val="24"/>
          <w:rtl/>
          <w:lang w:eastAsia="he-IL"/>
        </w:rPr>
        <w:t xml:space="preserve">סכום קבוע ומוחלט של </w:t>
      </w:r>
      <w:r w:rsidR="00CC7038" w:rsidRPr="00804EB9">
        <w:rPr>
          <w:rFonts w:ascii="Times New Roman" w:eastAsia="Times New Roman" w:hAnsi="Times New Roman" w:cs="David" w:hint="cs"/>
          <w:b/>
          <w:bCs/>
          <w:sz w:val="24"/>
          <w:szCs w:val="24"/>
          <w:rtl/>
          <w:lang w:eastAsia="he-IL"/>
        </w:rPr>
        <w:t>70 אג'</w:t>
      </w:r>
      <w:r w:rsidR="00CC7038" w:rsidRPr="00804EB9">
        <w:rPr>
          <w:rFonts w:ascii="Times New Roman" w:eastAsia="Times New Roman" w:hAnsi="Times New Roman" w:cs="David" w:hint="cs"/>
          <w:sz w:val="24"/>
          <w:szCs w:val="24"/>
          <w:rtl/>
          <w:lang w:eastAsia="he-IL"/>
        </w:rPr>
        <w:t xml:space="preserve"> </w:t>
      </w:r>
      <w:r w:rsidRPr="00804EB9">
        <w:rPr>
          <w:rFonts w:ascii="Times New Roman" w:eastAsia="Times New Roman" w:hAnsi="Times New Roman" w:cs="David"/>
          <w:sz w:val="24"/>
          <w:szCs w:val="24"/>
          <w:rtl/>
          <w:lang w:eastAsia="he-IL"/>
        </w:rPr>
        <w:t xml:space="preserve"> (במילים </w:t>
      </w:r>
      <w:r w:rsidR="00CC7038" w:rsidRPr="00804EB9">
        <w:rPr>
          <w:rFonts w:ascii="Times New Roman" w:eastAsia="Times New Roman" w:hAnsi="Times New Roman" w:cs="David" w:hint="cs"/>
          <w:sz w:val="24"/>
          <w:szCs w:val="24"/>
          <w:rtl/>
          <w:lang w:eastAsia="he-IL"/>
        </w:rPr>
        <w:t xml:space="preserve">: שבעים אגורות </w:t>
      </w:r>
      <w:r w:rsidRPr="00804EB9">
        <w:rPr>
          <w:rFonts w:ascii="Times New Roman" w:eastAsia="Times New Roman" w:hAnsi="Times New Roman" w:cs="David"/>
          <w:sz w:val="24"/>
          <w:szCs w:val="24"/>
          <w:rtl/>
          <w:lang w:eastAsia="he-IL"/>
        </w:rPr>
        <w:t xml:space="preserve">) לכל </w:t>
      </w:r>
      <w:r w:rsidR="00CC7038" w:rsidRPr="00804EB9">
        <w:rPr>
          <w:rFonts w:ascii="Times New Roman" w:eastAsia="Times New Roman" w:hAnsi="Times New Roman" w:cs="David" w:hint="cs"/>
          <w:sz w:val="24"/>
          <w:szCs w:val="24"/>
          <w:rtl/>
          <w:lang w:eastAsia="he-IL"/>
        </w:rPr>
        <w:t>מ"ר בשטחים מקורים מעל הקרקע .</w:t>
      </w:r>
      <w:r w:rsidRPr="00804EB9">
        <w:rPr>
          <w:rFonts w:ascii="Times New Roman" w:eastAsia="Times New Roman" w:hAnsi="Times New Roman" w:cs="David"/>
          <w:sz w:val="24"/>
          <w:szCs w:val="24"/>
          <w:rtl/>
          <w:lang w:eastAsia="he-IL"/>
        </w:rPr>
        <w:t xml:space="preserve"> </w:t>
      </w:r>
    </w:p>
    <w:p w14:paraId="66A0B757" w14:textId="51B3384B" w:rsidR="00CC7038" w:rsidRPr="00804EB9" w:rsidRDefault="00CC7038" w:rsidP="005B5FB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1.3</w:t>
      </w:r>
      <w:r w:rsidRPr="00804EB9">
        <w:rPr>
          <w:rFonts w:ascii="Times New Roman" w:eastAsia="Times New Roman" w:hAnsi="Times New Roman" w:cs="David" w:hint="cs"/>
          <w:sz w:val="24"/>
          <w:szCs w:val="24"/>
          <w:rtl/>
          <w:lang w:eastAsia="he-IL"/>
        </w:rPr>
        <w:tab/>
        <w:t>המחירים הנ"ל</w:t>
      </w:r>
      <w:r w:rsidR="0014582F" w:rsidRPr="00804EB9">
        <w:rPr>
          <w:rFonts w:ascii="Times New Roman" w:eastAsia="Times New Roman" w:hAnsi="Times New Roman" w:cs="David" w:hint="cs"/>
          <w:sz w:val="24"/>
          <w:szCs w:val="24"/>
          <w:rtl/>
          <w:lang w:eastAsia="he-IL"/>
        </w:rPr>
        <w:t xml:space="preserve"> בס"ק 1.1-1.2 כוללים גם מרתפים     .</w:t>
      </w:r>
    </w:p>
    <w:p w14:paraId="3F456005" w14:textId="77777777" w:rsidR="00CC7038" w:rsidRPr="00804EB9" w:rsidRDefault="00CC7038" w:rsidP="005B5FB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8D033FC" w14:textId="5DECBD41" w:rsidR="00CC7038" w:rsidRPr="00804EB9" w:rsidRDefault="00CC7038" w:rsidP="005B5FB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eastAsia"/>
          <w:sz w:val="24"/>
          <w:szCs w:val="24"/>
          <w:u w:val="single"/>
          <w:rtl/>
          <w:lang w:eastAsia="he-IL"/>
        </w:rPr>
        <w:t>במבנים</w:t>
      </w:r>
      <w:r w:rsidRPr="00804EB9">
        <w:rPr>
          <w:rFonts w:ascii="Times New Roman" w:eastAsia="Times New Roman" w:hAnsi="Times New Roman" w:cs="David"/>
          <w:sz w:val="24"/>
          <w:szCs w:val="24"/>
          <w:u w:val="single"/>
          <w:rtl/>
          <w:lang w:eastAsia="he-IL"/>
        </w:rPr>
        <w:t xml:space="preserve"> </w:t>
      </w:r>
      <w:r w:rsidRPr="00804EB9">
        <w:rPr>
          <w:rFonts w:ascii="Times New Roman" w:eastAsia="Times New Roman" w:hAnsi="Times New Roman" w:cs="David" w:hint="eastAsia"/>
          <w:sz w:val="24"/>
          <w:szCs w:val="24"/>
          <w:u w:val="single"/>
          <w:rtl/>
          <w:lang w:eastAsia="he-IL"/>
        </w:rPr>
        <w:t>משולבים</w:t>
      </w:r>
      <w:r w:rsidRPr="00804EB9">
        <w:rPr>
          <w:rFonts w:ascii="Times New Roman" w:eastAsia="Times New Roman" w:hAnsi="Times New Roman" w:cs="David" w:hint="cs"/>
          <w:sz w:val="24"/>
          <w:szCs w:val="24"/>
          <w:rtl/>
          <w:lang w:eastAsia="he-IL"/>
        </w:rPr>
        <w:t xml:space="preserve"> של מגורים ו/או מסחר ו/או משרדים  , ישולם הן לפי ס"ק 1.1 והן תוספת עפ"י סעיף 1.2 .</w:t>
      </w:r>
    </w:p>
    <w:p w14:paraId="6251245C" w14:textId="4EF4B117" w:rsidR="00CC7038" w:rsidRPr="00804EB9" w:rsidRDefault="00CC7038" w:rsidP="005B5FB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למען הסר ספק , לא תשולם כל תוספת למרתפים </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hint="cs"/>
          <w:sz w:val="24"/>
          <w:szCs w:val="24"/>
          <w:rtl/>
          <w:lang w:eastAsia="he-IL"/>
        </w:rPr>
        <w:t xml:space="preserve"> כלולים בס</w:t>
      </w:r>
      <w:r w:rsidR="005B5FB8" w:rsidRPr="00804EB9">
        <w:rPr>
          <w:rFonts w:ascii="Times New Roman" w:eastAsia="Times New Roman" w:hAnsi="Times New Roman" w:cs="David" w:hint="cs"/>
          <w:sz w:val="24"/>
          <w:szCs w:val="24"/>
          <w:rtl/>
          <w:lang w:eastAsia="he-IL"/>
        </w:rPr>
        <w:t xml:space="preserve">עיפים </w:t>
      </w:r>
      <w:r w:rsidRPr="00804EB9">
        <w:rPr>
          <w:rFonts w:ascii="Times New Roman" w:eastAsia="Times New Roman" w:hAnsi="Times New Roman" w:cs="David" w:hint="cs"/>
          <w:sz w:val="24"/>
          <w:szCs w:val="24"/>
          <w:rtl/>
          <w:lang w:eastAsia="he-IL"/>
        </w:rPr>
        <w:t xml:space="preserve"> הנ"ל . </w:t>
      </w:r>
    </w:p>
    <w:p w14:paraId="46C6DE4D" w14:textId="77777777" w:rsidR="00DE118F" w:rsidRPr="00804EB9"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67FC92C" w14:textId="5CE30246" w:rsidR="00DE118F" w:rsidRPr="00804EB9" w:rsidRDefault="00CC7038"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804EB9" w:rsidDel="00CC7038">
        <w:rPr>
          <w:rFonts w:ascii="Times New Roman" w:eastAsia="Times New Roman" w:hAnsi="Times New Roman" w:cs="David"/>
          <w:sz w:val="24"/>
          <w:szCs w:val="24"/>
          <w:rtl/>
          <w:lang w:eastAsia="he-IL"/>
        </w:rPr>
        <w:t xml:space="preserve"> </w:t>
      </w:r>
      <w:r w:rsidR="00DE118F" w:rsidRPr="00804EB9">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F556177" w14:textId="7F83C206" w:rsidR="00DE118F" w:rsidRPr="00804EB9"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804EB9">
        <w:rPr>
          <w:rFonts w:ascii="Times New Roman" w:eastAsia="Times New Roman" w:hAnsi="Times New Roman" w:cs="David" w:hint="cs"/>
          <w:sz w:val="24"/>
          <w:szCs w:val="24"/>
          <w:rtl/>
          <w:lang w:eastAsia="he-IL"/>
        </w:rPr>
        <w:t>2</w:t>
      </w:r>
      <w:r w:rsidRPr="00804EB9">
        <w:rPr>
          <w:rFonts w:ascii="Times New Roman" w:eastAsia="Times New Roman" w:hAnsi="Times New Roman" w:cs="David"/>
          <w:sz w:val="24"/>
          <w:szCs w:val="24"/>
          <w:rtl/>
          <w:lang w:eastAsia="he-IL"/>
        </w:rPr>
        <w:t>.</w:t>
      </w:r>
      <w:r w:rsidRPr="00804EB9">
        <w:rPr>
          <w:rFonts w:ascii="Times New Roman" w:eastAsia="Times New Roman" w:hAnsi="Times New Roman" w:cs="David"/>
          <w:sz w:val="24"/>
          <w:szCs w:val="24"/>
          <w:rtl/>
          <w:lang w:eastAsia="he-IL"/>
        </w:rPr>
        <w:tab/>
      </w:r>
      <w:r w:rsidRPr="00804EB9">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42CB2" w:rsidRPr="00804EB9">
            <w:rPr>
              <w:rFonts w:ascii="Times New Roman" w:eastAsia="Times New Roman" w:hAnsi="Times New Roman" w:cs="David" w:hint="cs"/>
              <w:sz w:val="24"/>
              <w:szCs w:val="24"/>
              <w:rtl/>
            </w:rPr>
            <w:t>מדד המחירים לצרכן</w:t>
          </w:r>
        </w:sdtContent>
      </w:sdt>
      <w:r w:rsidRPr="00804EB9">
        <w:rPr>
          <w:rFonts w:ascii="Times New Roman" w:eastAsia="Times New Roman" w:hAnsi="Times New Roman" w:cs="David" w:hint="cs"/>
          <w:sz w:val="24"/>
          <w:szCs w:val="24"/>
          <w:rtl/>
        </w:rPr>
        <w:br/>
      </w:r>
      <w:sdt>
        <w:sdtPr>
          <w:rPr>
            <w:rFonts w:ascii="Times New Roman" w:eastAsia="Times New Roman" w:hAnsi="Times New Roman" w:cs="David" w:hint="cs"/>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42CB2" w:rsidRPr="00804EB9">
            <w:rPr>
              <w:rFonts w:ascii="Times New Roman" w:eastAsia="Times New Roman" w:hAnsi="Times New Roman" w:cs="David" w:hint="cs"/>
              <w:sz w:val="24"/>
              <w:szCs w:val="24"/>
              <w:rtl/>
            </w:rPr>
            <w:t>בגין</w:t>
          </w:r>
        </w:sdtContent>
      </w:sdt>
      <w:r w:rsidRPr="00804EB9">
        <w:rPr>
          <w:rFonts w:ascii="Times New Roman" w:eastAsia="Times New Roman" w:hAnsi="Times New Roman" w:cs="David" w:hint="cs"/>
          <w:sz w:val="24"/>
          <w:szCs w:val="24"/>
          <w:rtl/>
        </w:rPr>
        <w:t xml:space="preserve"> </w:t>
      </w:r>
      <w:sdt>
        <w:sdtPr>
          <w:rPr>
            <w:rFonts w:ascii="Times New Roman" w:eastAsia="Times New Roman" w:hAnsi="Times New Roman" w:cs="David" w:hint="cs"/>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14T00:00:00Z">
            <w:dateFormat w:val="dd/MM/yyyy"/>
            <w:lid w:val="he-IL"/>
            <w:storeMappedDataAs w:val="dateTime"/>
            <w:calendar w:val="gregorian"/>
          </w:date>
        </w:sdtPr>
        <w:sdtContent>
          <w:r w:rsidR="00542CB2" w:rsidRPr="00804EB9">
            <w:rPr>
              <w:rFonts w:ascii="Times New Roman" w:eastAsia="Times New Roman" w:hAnsi="Times New Roman" w:cs="David" w:hint="cs"/>
              <w:sz w:val="24"/>
              <w:szCs w:val="24"/>
              <w:rtl/>
            </w:rPr>
            <w:t>‏14/07/2021</w:t>
          </w:r>
        </w:sdtContent>
      </w:sdt>
      <w:r w:rsidRPr="00804EB9">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42CB2" w:rsidRPr="00804EB9">
            <w:rPr>
              <w:rFonts w:ascii="Times New Roman" w:eastAsia="Times New Roman" w:hAnsi="Times New Roman" w:cs="David" w:hint="cs"/>
              <w:sz w:val="24"/>
              <w:szCs w:val="24"/>
              <w:rtl/>
            </w:rPr>
            <w:t>227.5844</w:t>
          </w:r>
        </w:sdtContent>
      </w:sdt>
      <w:r w:rsidRPr="00804EB9">
        <w:rPr>
          <w:rFonts w:ascii="Times New Roman" w:eastAsia="Times New Roman" w:hAnsi="Times New Roman" w:cs="David" w:hint="cs"/>
          <w:sz w:val="24"/>
          <w:szCs w:val="24"/>
          <w:rtl/>
        </w:rPr>
        <w:t xml:space="preserve"> נקודות) </w:t>
      </w:r>
      <w:r w:rsidRPr="00804EB9">
        <w:rPr>
          <w:rFonts w:ascii="Times New Roman" w:eastAsia="Times New Roman" w:hAnsi="Times New Roman" w:cs="David" w:hint="cs"/>
          <w:sz w:val="24"/>
          <w:szCs w:val="24"/>
          <w:rtl/>
          <w:lang w:eastAsia="he-IL"/>
        </w:rPr>
        <w:t xml:space="preserve"> עד למדד הידוע ביום הגשת כל חשבון.</w:t>
      </w:r>
    </w:p>
    <w:p w14:paraId="3989132F" w14:textId="77777777" w:rsidR="00DE118F" w:rsidRPr="00804EB9"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AB1BCC7" w14:textId="77777777" w:rsidR="00DE118F" w:rsidRPr="00804EB9"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3.</w:t>
      </w:r>
      <w:r w:rsidR="00DE118F" w:rsidRPr="00804EB9">
        <w:rPr>
          <w:rFonts w:ascii="Times New Roman" w:eastAsia="Times New Roman" w:hAnsi="Times New Roman" w:cs="David"/>
          <w:sz w:val="24"/>
          <w:szCs w:val="24"/>
          <w:rtl/>
          <w:lang w:eastAsia="he-IL"/>
        </w:rPr>
        <w:tab/>
        <w:t>למען הסר ספק:</w:t>
      </w:r>
    </w:p>
    <w:p w14:paraId="6FA3FBCD" w14:textId="77777777" w:rsidR="00DE118F" w:rsidRPr="00804EB9"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3.1</w:t>
      </w:r>
      <w:r w:rsidRPr="00804EB9">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0FFDBB1" w14:textId="77777777" w:rsidR="00DE118F" w:rsidRPr="00804EB9"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3.2</w:t>
      </w:r>
      <w:r w:rsidRPr="00804EB9">
        <w:rPr>
          <w:rFonts w:ascii="Times New Roman" w:eastAsia="Times New Roman" w:hAnsi="Times New Roman" w:cs="David"/>
          <w:sz w:val="24"/>
          <w:szCs w:val="24"/>
          <w:rtl/>
          <w:lang w:eastAsia="he-IL"/>
        </w:rPr>
        <w:tab/>
        <w:t>מובהר כי שכר ה</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29BBE49" w14:textId="77777777" w:rsidR="00DE118F" w:rsidRPr="00804EB9"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3.3</w:t>
      </w:r>
      <w:r w:rsidRPr="00804EB9">
        <w:rPr>
          <w:rFonts w:ascii="Times New Roman" w:eastAsia="Times New Roman" w:hAnsi="Times New Roman" w:cs="David"/>
          <w:sz w:val="24"/>
          <w:szCs w:val="24"/>
          <w:rtl/>
          <w:lang w:eastAsia="he-IL"/>
        </w:rPr>
        <w:tab/>
        <w:t>שכר ה</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כולל את כל המפורט בחוזה על כל נספחיו, לרבות נספח ב'.</w:t>
      </w:r>
    </w:p>
    <w:p w14:paraId="5BDFDE12" w14:textId="77777777" w:rsidR="00DE118F" w:rsidRPr="00804EB9"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lastRenderedPageBreak/>
        <w:t>4.</w:t>
      </w:r>
      <w:r w:rsidRPr="00804EB9">
        <w:rPr>
          <w:rFonts w:ascii="Times New Roman" w:eastAsia="Times New Roman" w:hAnsi="Times New Roman" w:cs="David"/>
          <w:sz w:val="24"/>
          <w:szCs w:val="24"/>
          <w:rtl/>
          <w:lang w:eastAsia="he-IL"/>
        </w:rPr>
        <w:tab/>
        <w:t>בנוסף לכל תשלום ישולם ל</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והמצאת כל אישור נוסף עפ"י דין.</w:t>
      </w:r>
    </w:p>
    <w:p w14:paraId="36573EF8" w14:textId="77777777" w:rsidR="00DE118F" w:rsidRPr="00804EB9"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t>5.</w:t>
      </w:r>
      <w:r w:rsidRPr="00804EB9">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sidRPr="00804EB9">
        <w:rPr>
          <w:rFonts w:ascii="Times New Roman" w:eastAsia="Times New Roman" w:hAnsi="Times New Roman" w:cs="David"/>
          <w:sz w:val="24"/>
          <w:szCs w:val="24"/>
          <w:rtl/>
          <w:lang w:eastAsia="he-IL"/>
        </w:rPr>
        <w:t>יועץ</w:t>
      </w:r>
      <w:r w:rsidRPr="00804EB9">
        <w:rPr>
          <w:rFonts w:ascii="Times New Roman" w:eastAsia="Times New Roman" w:hAnsi="Times New Roman" w:cs="David"/>
          <w:sz w:val="24"/>
          <w:szCs w:val="24"/>
          <w:rtl/>
          <w:lang w:eastAsia="he-IL"/>
        </w:rPr>
        <w:t xml:space="preserve"> הושלמו וכל המסמכים והתוכניות נמסרו למזמין. </w:t>
      </w:r>
    </w:p>
    <w:p w14:paraId="4C176F2F"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A1135AB"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144A18F"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0F6CCE2"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71EBD17"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148DDAC" w14:textId="77777777" w:rsidR="00DE118F" w:rsidRPr="00804EB9"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36CC4F2" w14:textId="77777777" w:rsidR="00F865AA" w:rsidRPr="00804EB9"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br w:type="page"/>
      </w:r>
    </w:p>
    <w:p w14:paraId="6ECC559C" w14:textId="77777777" w:rsidR="00776496" w:rsidRPr="00804EB9"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lastRenderedPageBreak/>
        <w:t>נספח "ה"</w:t>
      </w:r>
    </w:p>
    <w:p w14:paraId="2FFD3420"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FC587D1"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t>תשלומי שכר היועץ</w:t>
      </w:r>
    </w:p>
    <w:p w14:paraId="77F82EBF" w14:textId="77777777" w:rsidR="00776496" w:rsidRPr="00804EB9"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263CB7"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60F3FE89" w14:textId="148202BF" w:rsidR="006503BD" w:rsidRPr="00804EB9" w:rsidRDefault="006503BD" w:rsidP="00965936">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שכר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 xml:space="preserve"> כמוגדר בחוזה  כדלקמן:</w:t>
      </w:r>
    </w:p>
    <w:p w14:paraId="0B78C79B" w14:textId="77777777" w:rsidR="00776496" w:rsidRPr="00804EB9"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61C22958" w14:textId="77777777" w:rsidR="00776496" w:rsidRPr="00804EB9"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70B91279" w14:textId="24D45D1E" w:rsidR="00776496" w:rsidRPr="00804EB9" w:rsidRDefault="00776496" w:rsidP="00965936">
      <w:pPr>
        <w:pStyle w:val="ListParagraph"/>
        <w:numPr>
          <w:ilvl w:val="1"/>
          <w:numId w:val="14"/>
        </w:numPr>
        <w:rPr>
          <w:sz w:val="24"/>
          <w:szCs w:val="24"/>
          <w:rtl/>
        </w:rPr>
      </w:pPr>
      <w:r w:rsidRPr="00804EB9">
        <w:rPr>
          <w:sz w:val="24"/>
          <w:szCs w:val="24"/>
          <w:rtl/>
        </w:rPr>
        <w:t>עבור יעוץ לתכנון מבנה מגורים</w:t>
      </w:r>
      <w:r w:rsidR="00965936" w:rsidRPr="00804EB9">
        <w:rPr>
          <w:rFonts w:hint="cs"/>
          <w:sz w:val="24"/>
          <w:szCs w:val="24"/>
          <w:rtl/>
        </w:rPr>
        <w:t xml:space="preserve">/מסחר/משרדים/משולב </w:t>
      </w:r>
      <w:r w:rsidRPr="00804EB9">
        <w:rPr>
          <w:sz w:val="24"/>
          <w:szCs w:val="24"/>
          <w:rtl/>
        </w:rPr>
        <w:t>:</w:t>
      </w:r>
    </w:p>
    <w:p w14:paraId="1325343E" w14:textId="77777777" w:rsidR="00965936" w:rsidRPr="00804EB9" w:rsidRDefault="00965936" w:rsidP="00965936">
      <w:pPr>
        <w:pStyle w:val="ListParagraph"/>
        <w:ind w:left="1440"/>
        <w:rPr>
          <w:sz w:val="24"/>
          <w:szCs w:val="24"/>
          <w:rtl/>
        </w:rPr>
      </w:pPr>
    </w:p>
    <w:p w14:paraId="07068F51" w14:textId="18667C8E" w:rsidR="00776496" w:rsidRPr="00804EB9" w:rsidRDefault="00776496" w:rsidP="005B5FB8">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לאחר גמר הי</w:t>
      </w:r>
      <w:r w:rsidR="0016188F" w:rsidRPr="00804EB9">
        <w:rPr>
          <w:rFonts w:ascii="Times New Roman" w:eastAsia="Times New Roman" w:hAnsi="Times New Roman" w:cs="David" w:hint="cs"/>
          <w:sz w:val="24"/>
          <w:szCs w:val="24"/>
          <w:rtl/>
        </w:rPr>
        <w:t>י</w:t>
      </w:r>
      <w:r w:rsidR="006503BD" w:rsidRPr="00804EB9">
        <w:rPr>
          <w:rFonts w:ascii="Times New Roman" w:eastAsia="Times New Roman" w:hAnsi="Times New Roman" w:cs="David"/>
          <w:sz w:val="24"/>
          <w:szCs w:val="24"/>
          <w:rtl/>
        </w:rPr>
        <w:t xml:space="preserve">עוץ המוקדם </w:t>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hint="cs"/>
          <w:sz w:val="24"/>
          <w:szCs w:val="24"/>
          <w:u w:val="dotted"/>
          <w:rtl/>
        </w:rPr>
        <w:tab/>
      </w:r>
      <w:r w:rsidRPr="00804EB9">
        <w:rPr>
          <w:rFonts w:ascii="Times New Roman" w:eastAsia="Times New Roman" w:hAnsi="Times New Roman" w:cs="David"/>
          <w:sz w:val="24"/>
          <w:szCs w:val="24"/>
          <w:u w:val="dotted"/>
          <w:rtl/>
        </w:rPr>
        <w:tab/>
      </w:r>
      <w:r w:rsidR="005B5FB8" w:rsidRPr="00804EB9">
        <w:rPr>
          <w:rFonts w:ascii="Times New Roman" w:eastAsia="Times New Roman" w:hAnsi="Times New Roman" w:cs="David" w:hint="cs"/>
          <w:sz w:val="24"/>
          <w:szCs w:val="24"/>
          <w:rtl/>
        </w:rPr>
        <w:t>2</w:t>
      </w:r>
      <w:r w:rsidRPr="00804EB9">
        <w:rPr>
          <w:rFonts w:ascii="Times New Roman" w:eastAsia="Times New Roman" w:hAnsi="Times New Roman" w:cs="David"/>
          <w:sz w:val="24"/>
          <w:szCs w:val="24"/>
          <w:rtl/>
        </w:rPr>
        <w:t>0%</w:t>
      </w:r>
    </w:p>
    <w:p w14:paraId="21B4C482" w14:textId="4DD7F427" w:rsidR="00776496" w:rsidRPr="00804EB9" w:rsidRDefault="00776496" w:rsidP="009770CA">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לאחר גמר הי</w:t>
      </w:r>
      <w:r w:rsidR="0016188F" w:rsidRPr="00804EB9">
        <w:rPr>
          <w:rFonts w:ascii="Times New Roman" w:eastAsia="Times New Roman" w:hAnsi="Times New Roman" w:cs="David" w:hint="cs"/>
          <w:sz w:val="24"/>
          <w:szCs w:val="24"/>
          <w:rtl/>
        </w:rPr>
        <w:t>י</w:t>
      </w:r>
      <w:r w:rsidRPr="00804EB9">
        <w:rPr>
          <w:rFonts w:ascii="Times New Roman" w:eastAsia="Times New Roman" w:hAnsi="Times New Roman" w:cs="David"/>
          <w:sz w:val="24"/>
          <w:szCs w:val="24"/>
          <w:rtl/>
        </w:rPr>
        <w:t>עוץ בשלבי התכנון המפורט של המבנה</w:t>
      </w:r>
      <w:r w:rsidR="005B5FB8" w:rsidRPr="00804EB9">
        <w:rPr>
          <w:rFonts w:ascii="Times New Roman" w:eastAsia="Times New Roman" w:hAnsi="Times New Roman" w:cs="David" w:hint="cs"/>
          <w:sz w:val="24"/>
          <w:szCs w:val="24"/>
          <w:rtl/>
        </w:rPr>
        <w:t xml:space="preserve">..........30% </w:t>
      </w:r>
    </w:p>
    <w:p w14:paraId="2EE37DE7" w14:textId="5507E8AF" w:rsidR="00776496" w:rsidRPr="00804EB9" w:rsidRDefault="005B5FB8" w:rsidP="009770CA">
      <w:pPr>
        <w:spacing w:before="0" w:beforeAutospacing="0" w:after="0" w:afterAutospacing="0" w:line="360" w:lineRule="auto"/>
        <w:ind w:left="144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hint="cs"/>
          <w:sz w:val="24"/>
          <w:szCs w:val="24"/>
          <w:rtl/>
        </w:rPr>
        <w:t xml:space="preserve">עם </w:t>
      </w:r>
      <w:r w:rsidR="00776496" w:rsidRPr="00804EB9">
        <w:rPr>
          <w:rFonts w:ascii="Times New Roman" w:eastAsia="Times New Roman" w:hAnsi="Times New Roman" w:cs="David" w:hint="cs"/>
          <w:sz w:val="24"/>
          <w:szCs w:val="24"/>
          <w:rtl/>
        </w:rPr>
        <w:t xml:space="preserve">קבלת אישור היחידה לאיכות הסביבה </w:t>
      </w:r>
      <w:r w:rsidRPr="00804EB9">
        <w:rPr>
          <w:rFonts w:ascii="Times New Roman" w:eastAsia="Times New Roman" w:hAnsi="Times New Roman" w:cs="David" w:hint="cs"/>
          <w:sz w:val="24"/>
          <w:szCs w:val="24"/>
          <w:rtl/>
        </w:rPr>
        <w:t>...................</w:t>
      </w:r>
      <w:r w:rsidR="009770CA" w:rsidRPr="00804EB9">
        <w:rPr>
          <w:rFonts w:ascii="Times New Roman" w:eastAsia="Times New Roman" w:hAnsi="Times New Roman" w:cs="David" w:hint="cs"/>
          <w:sz w:val="24"/>
          <w:szCs w:val="24"/>
          <w:rtl/>
        </w:rPr>
        <w:t>....</w:t>
      </w:r>
      <w:r w:rsidRPr="00804EB9">
        <w:rPr>
          <w:rFonts w:ascii="Times New Roman" w:eastAsia="Times New Roman" w:hAnsi="Times New Roman" w:cs="David" w:hint="cs"/>
          <w:sz w:val="24"/>
          <w:szCs w:val="24"/>
          <w:rtl/>
        </w:rPr>
        <w:t>.10%</w:t>
      </w:r>
    </w:p>
    <w:p w14:paraId="6861D61D" w14:textId="62DDC62A" w:rsidR="00776496" w:rsidRPr="00804EB9" w:rsidRDefault="005B5FB8" w:rsidP="00965936">
      <w:pPr>
        <w:spacing w:before="0" w:beforeAutospacing="0" w:after="0" w:afterAutospacing="0" w:line="360" w:lineRule="auto"/>
        <w:ind w:left="1440" w:hanging="8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r>
      <w:r w:rsidRPr="00804EB9">
        <w:rPr>
          <w:rFonts w:ascii="Times New Roman" w:eastAsia="Times New Roman" w:hAnsi="Times New Roman" w:cs="David" w:hint="cs"/>
          <w:sz w:val="24"/>
          <w:szCs w:val="24"/>
          <w:rtl/>
        </w:rPr>
        <w:t xml:space="preserve">עם </w:t>
      </w:r>
      <w:r w:rsidR="00776496" w:rsidRPr="00804EB9">
        <w:rPr>
          <w:rFonts w:ascii="Times New Roman" w:eastAsia="Times New Roman" w:hAnsi="Times New Roman" w:cs="David" w:hint="cs"/>
          <w:sz w:val="24"/>
          <w:szCs w:val="24"/>
          <w:rtl/>
        </w:rPr>
        <w:t>קבלת היתר בניה</w:t>
      </w:r>
      <w:r w:rsidR="006503BD" w:rsidRPr="00804EB9">
        <w:rPr>
          <w:rFonts w:ascii="Times New Roman" w:eastAsia="Times New Roman" w:hAnsi="Times New Roman" w:cs="David" w:hint="cs"/>
          <w:sz w:val="24"/>
          <w:szCs w:val="24"/>
          <w:rtl/>
        </w:rPr>
        <w:t xml:space="preserve"> </w:t>
      </w:r>
      <w:r w:rsidR="00776496" w:rsidRPr="00804EB9">
        <w:rPr>
          <w:rFonts w:ascii="Times New Roman" w:eastAsia="Times New Roman" w:hAnsi="Times New Roman" w:cs="David" w:hint="cs"/>
          <w:sz w:val="24"/>
          <w:szCs w:val="24"/>
          <w:u w:val="dotted"/>
          <w:rtl/>
        </w:rPr>
        <w:tab/>
      </w:r>
      <w:r w:rsidR="00776496" w:rsidRPr="00804EB9">
        <w:rPr>
          <w:rFonts w:ascii="Times New Roman" w:eastAsia="Times New Roman" w:hAnsi="Times New Roman" w:cs="David" w:hint="cs"/>
          <w:sz w:val="24"/>
          <w:szCs w:val="24"/>
          <w:u w:val="dotted"/>
          <w:rtl/>
        </w:rPr>
        <w:tab/>
      </w:r>
      <w:r w:rsidR="00776496" w:rsidRPr="00804EB9">
        <w:rPr>
          <w:rFonts w:ascii="Times New Roman" w:eastAsia="Times New Roman" w:hAnsi="Times New Roman" w:cs="David" w:hint="cs"/>
          <w:sz w:val="24"/>
          <w:szCs w:val="24"/>
          <w:u w:val="dotted"/>
          <w:rtl/>
        </w:rPr>
        <w:tab/>
      </w:r>
      <w:r w:rsidR="00776496" w:rsidRPr="00804EB9">
        <w:rPr>
          <w:rFonts w:ascii="Times New Roman" w:eastAsia="Times New Roman" w:hAnsi="Times New Roman" w:cs="David" w:hint="cs"/>
          <w:sz w:val="24"/>
          <w:szCs w:val="24"/>
          <w:u w:val="dotted"/>
          <w:rtl/>
        </w:rPr>
        <w:tab/>
      </w:r>
      <w:r w:rsidR="00776496" w:rsidRPr="00804EB9">
        <w:rPr>
          <w:rFonts w:ascii="Times New Roman" w:eastAsia="Times New Roman" w:hAnsi="Times New Roman" w:cs="David"/>
          <w:sz w:val="24"/>
          <w:szCs w:val="24"/>
          <w:u w:val="dotted"/>
          <w:rtl/>
        </w:rPr>
        <w:tab/>
      </w:r>
      <w:r w:rsidR="00965936" w:rsidRPr="00804EB9">
        <w:rPr>
          <w:rFonts w:ascii="Times New Roman" w:eastAsia="Times New Roman" w:hAnsi="Times New Roman" w:cs="David" w:hint="cs"/>
          <w:sz w:val="24"/>
          <w:szCs w:val="24"/>
          <w:rtl/>
        </w:rPr>
        <w:t>10%</w:t>
      </w:r>
    </w:p>
    <w:p w14:paraId="0C601684" w14:textId="5B6A3B63" w:rsidR="00776496" w:rsidRPr="00804EB9"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 xml:space="preserve">במהלך הפקוח העליון </w:t>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rtl/>
        </w:rPr>
        <w:t>15%</w:t>
      </w:r>
    </w:p>
    <w:p w14:paraId="5D4C82B8" w14:textId="4BC95860"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 xml:space="preserve">לאחר גמר השתתפות בסיורי ביקורת של גורמי </w:t>
      </w:r>
    </w:p>
    <w:p w14:paraId="5B3FB298"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ab/>
      </w:r>
      <w:r w:rsidRPr="00804EB9">
        <w:rPr>
          <w:rFonts w:ascii="Times New Roman" w:eastAsia="Times New Roman" w:hAnsi="Times New Roman" w:cs="David" w:hint="cs"/>
          <w:sz w:val="24"/>
          <w:szCs w:val="24"/>
          <w:rtl/>
        </w:rPr>
        <w:tab/>
      </w:r>
      <w:r w:rsidRPr="00804EB9">
        <w:rPr>
          <w:rFonts w:ascii="Times New Roman" w:eastAsia="Times New Roman" w:hAnsi="Times New Roman" w:cs="David"/>
          <w:sz w:val="24"/>
          <w:szCs w:val="24"/>
          <w:rtl/>
        </w:rPr>
        <w:t>איכות הסביבה</w:t>
      </w:r>
      <w:r w:rsidRPr="00804EB9">
        <w:rPr>
          <w:rFonts w:ascii="Times New Roman" w:eastAsia="Times New Roman" w:hAnsi="Times New Roman" w:cs="David" w:hint="cs"/>
          <w:sz w:val="24"/>
          <w:szCs w:val="24"/>
          <w:rtl/>
        </w:rPr>
        <w:t xml:space="preserve"> </w:t>
      </w:r>
      <w:r w:rsidRPr="00804EB9">
        <w:rPr>
          <w:rFonts w:ascii="Times New Roman" w:eastAsia="Times New Roman" w:hAnsi="Times New Roman" w:cs="David"/>
          <w:sz w:val="24"/>
          <w:szCs w:val="24"/>
          <w:rtl/>
        </w:rPr>
        <w:t xml:space="preserve">ו/או רשויות אחרות למתן אשור </w:t>
      </w:r>
    </w:p>
    <w:p w14:paraId="35B364AF" w14:textId="77777777" w:rsidR="00776496" w:rsidRPr="00804EB9"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ab/>
      </w:r>
      <w:r w:rsidRPr="00804EB9">
        <w:rPr>
          <w:rFonts w:ascii="Times New Roman" w:eastAsia="Times New Roman" w:hAnsi="Times New Roman" w:cs="David" w:hint="cs"/>
          <w:sz w:val="24"/>
          <w:szCs w:val="24"/>
          <w:rtl/>
        </w:rPr>
        <w:tab/>
      </w:r>
      <w:r w:rsidRPr="00804EB9">
        <w:rPr>
          <w:rFonts w:ascii="Times New Roman" w:eastAsia="Times New Roman" w:hAnsi="Times New Roman" w:cs="David"/>
          <w:sz w:val="24"/>
          <w:szCs w:val="24"/>
          <w:rtl/>
        </w:rPr>
        <w:t xml:space="preserve">לאכלוס והסדרת אישור זה </w:t>
      </w:r>
      <w:r w:rsidRPr="00804EB9">
        <w:rPr>
          <w:rFonts w:ascii="Times New Roman" w:eastAsia="Times New Roman" w:hAnsi="Times New Roman" w:cs="David" w:hint="cs"/>
          <w:sz w:val="24"/>
          <w:szCs w:val="24"/>
          <w:u w:val="dotted"/>
          <w:rtl/>
        </w:rPr>
        <w:tab/>
      </w:r>
      <w:r w:rsidRPr="00804EB9">
        <w:rPr>
          <w:rFonts w:ascii="Times New Roman" w:eastAsia="Times New Roman" w:hAnsi="Times New Roman" w:cs="David" w:hint="cs"/>
          <w:sz w:val="24"/>
          <w:szCs w:val="24"/>
          <w:u w:val="dotted"/>
          <w:rtl/>
        </w:rPr>
        <w:tab/>
      </w:r>
      <w:r w:rsidRPr="00804EB9">
        <w:rPr>
          <w:rFonts w:ascii="Times New Roman" w:eastAsia="Times New Roman" w:hAnsi="Times New Roman" w:cs="David" w:hint="cs"/>
          <w:sz w:val="24"/>
          <w:szCs w:val="24"/>
          <w:u w:val="dotted"/>
          <w:rtl/>
        </w:rPr>
        <w:tab/>
      </w:r>
      <w:r w:rsidRPr="00804EB9">
        <w:rPr>
          <w:rFonts w:ascii="Times New Roman" w:eastAsia="Times New Roman" w:hAnsi="Times New Roman" w:cs="David" w:hint="cs"/>
          <w:sz w:val="24"/>
          <w:szCs w:val="24"/>
          <w:u w:val="dotted"/>
          <w:rtl/>
        </w:rPr>
        <w:tab/>
      </w:r>
      <w:r w:rsidRPr="00804EB9">
        <w:rPr>
          <w:rFonts w:ascii="Times New Roman" w:eastAsia="Times New Roman" w:hAnsi="Times New Roman" w:cs="David"/>
          <w:sz w:val="24"/>
          <w:szCs w:val="24"/>
          <w:rtl/>
        </w:rPr>
        <w:t>10%</w:t>
      </w:r>
    </w:p>
    <w:p w14:paraId="3E2A63E4" w14:textId="4DC6C4DE"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 xml:space="preserve">לאחר סיום התחייבויות היועץ לפי הסכם זה, השתתפות </w:t>
      </w:r>
    </w:p>
    <w:p w14:paraId="7B470541"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sz w:val="24"/>
          <w:szCs w:val="24"/>
          <w:rtl/>
        </w:rPr>
        <w:tab/>
      </w:r>
      <w:r w:rsidRPr="00804EB9">
        <w:rPr>
          <w:rFonts w:ascii="Times New Roman" w:eastAsia="Times New Roman" w:hAnsi="Times New Roman" w:cs="David"/>
          <w:sz w:val="24"/>
          <w:szCs w:val="24"/>
          <w:rtl/>
        </w:rPr>
        <w:tab/>
        <w:t xml:space="preserve">בסיור ביקורת של גורמי איכות הסביבה ו/או רשויות </w:t>
      </w:r>
    </w:p>
    <w:p w14:paraId="6EA1903D"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ab/>
      </w:r>
      <w:r w:rsidRPr="00804EB9">
        <w:rPr>
          <w:rFonts w:ascii="Times New Roman" w:eastAsia="Times New Roman" w:hAnsi="Times New Roman" w:cs="David" w:hint="cs"/>
          <w:sz w:val="24"/>
          <w:szCs w:val="24"/>
          <w:rtl/>
        </w:rPr>
        <w:tab/>
      </w:r>
      <w:r w:rsidRPr="00804EB9">
        <w:rPr>
          <w:rFonts w:ascii="Times New Roman" w:eastAsia="Times New Roman" w:hAnsi="Times New Roman" w:cs="David"/>
          <w:sz w:val="24"/>
          <w:szCs w:val="24"/>
          <w:rtl/>
        </w:rPr>
        <w:t xml:space="preserve">אחרות למתן תעודת גמר, הסדרת אישור זה ואישור </w:t>
      </w:r>
    </w:p>
    <w:p w14:paraId="4727574A"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ab/>
      </w:r>
      <w:r w:rsidRPr="00804EB9">
        <w:rPr>
          <w:rFonts w:ascii="Times New Roman" w:eastAsia="Times New Roman" w:hAnsi="Times New Roman" w:cs="David" w:hint="cs"/>
          <w:sz w:val="24"/>
          <w:szCs w:val="24"/>
          <w:rtl/>
        </w:rPr>
        <w:tab/>
      </w:r>
      <w:r w:rsidRPr="00804EB9">
        <w:rPr>
          <w:rFonts w:ascii="Times New Roman" w:eastAsia="Times New Roman" w:hAnsi="Times New Roman" w:cs="David"/>
          <w:sz w:val="24"/>
          <w:szCs w:val="24"/>
          <w:rtl/>
        </w:rPr>
        <w:t>היו</w:t>
      </w:r>
      <w:r w:rsidR="0016188F" w:rsidRPr="00804EB9">
        <w:rPr>
          <w:rFonts w:ascii="Times New Roman" w:eastAsia="Times New Roman" w:hAnsi="Times New Roman" w:cs="David"/>
          <w:sz w:val="24"/>
          <w:szCs w:val="24"/>
          <w:rtl/>
        </w:rPr>
        <w:t>עץ בכתב לביצוע העבודות בהתאם לת</w:t>
      </w:r>
      <w:r w:rsidRPr="00804EB9">
        <w:rPr>
          <w:rFonts w:ascii="Times New Roman" w:eastAsia="Times New Roman" w:hAnsi="Times New Roman" w:cs="David"/>
          <w:sz w:val="24"/>
          <w:szCs w:val="24"/>
          <w:rtl/>
        </w:rPr>
        <w:t>כניותיו,</w:t>
      </w:r>
    </w:p>
    <w:p w14:paraId="4B4C97B6"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04EB9">
        <w:rPr>
          <w:rFonts w:ascii="Times New Roman" w:eastAsia="Times New Roman" w:hAnsi="Times New Roman" w:cs="David" w:hint="cs"/>
          <w:sz w:val="24"/>
          <w:szCs w:val="24"/>
          <w:rtl/>
        </w:rPr>
        <w:tab/>
      </w:r>
      <w:r w:rsidRPr="00804EB9">
        <w:rPr>
          <w:rFonts w:ascii="Times New Roman" w:eastAsia="Times New Roman" w:hAnsi="Times New Roman" w:cs="David" w:hint="cs"/>
          <w:sz w:val="24"/>
          <w:szCs w:val="24"/>
          <w:rtl/>
        </w:rPr>
        <w:tab/>
      </w:r>
      <w:r w:rsidRPr="00804EB9">
        <w:rPr>
          <w:rFonts w:ascii="Times New Roman" w:eastAsia="Times New Roman" w:hAnsi="Times New Roman" w:cs="David"/>
          <w:sz w:val="24"/>
          <w:szCs w:val="24"/>
          <w:rtl/>
        </w:rPr>
        <w:t xml:space="preserve">הנחיותיו, </w:t>
      </w:r>
      <w:r w:rsidR="006503BD" w:rsidRPr="00804EB9">
        <w:rPr>
          <w:rFonts w:ascii="Times New Roman" w:eastAsia="Times New Roman" w:hAnsi="Times New Roman" w:cs="David"/>
          <w:sz w:val="24"/>
          <w:szCs w:val="24"/>
          <w:rtl/>
        </w:rPr>
        <w:t xml:space="preserve">תקנים רלוונטיים ולשביעות רצונו </w:t>
      </w:r>
      <w:r w:rsidRPr="00804EB9">
        <w:rPr>
          <w:rFonts w:ascii="Times New Roman" w:eastAsia="Times New Roman" w:hAnsi="Times New Roman" w:cs="David"/>
          <w:sz w:val="24"/>
          <w:szCs w:val="24"/>
          <w:u w:val="dotted"/>
          <w:rtl/>
        </w:rPr>
        <w:tab/>
      </w:r>
      <w:r w:rsidR="006503BD" w:rsidRPr="00804EB9">
        <w:rPr>
          <w:rFonts w:ascii="Times New Roman" w:eastAsia="Times New Roman" w:hAnsi="Times New Roman" w:cs="David" w:hint="cs"/>
          <w:sz w:val="24"/>
          <w:szCs w:val="24"/>
          <w:u w:val="dotted"/>
          <w:rtl/>
        </w:rPr>
        <w:t xml:space="preserve">             </w:t>
      </w:r>
      <w:r w:rsidRPr="00804EB9">
        <w:rPr>
          <w:rFonts w:ascii="Times New Roman" w:eastAsia="Times New Roman" w:hAnsi="Times New Roman" w:cs="David"/>
          <w:sz w:val="24"/>
          <w:szCs w:val="24"/>
          <w:u w:val="dotted"/>
          <w:rtl/>
        </w:rPr>
        <w:tab/>
      </w:r>
      <w:r w:rsidRPr="00804EB9">
        <w:rPr>
          <w:rFonts w:ascii="Times New Roman" w:eastAsia="Times New Roman" w:hAnsi="Times New Roman" w:cs="David"/>
          <w:sz w:val="24"/>
          <w:szCs w:val="24"/>
          <w:rtl/>
        </w:rPr>
        <w:t>5%</w:t>
      </w:r>
      <w:r w:rsidR="006503BD" w:rsidRPr="00804EB9">
        <w:rPr>
          <w:rFonts w:ascii="Times New Roman" w:eastAsia="Times New Roman" w:hAnsi="Times New Roman" w:cs="David" w:hint="cs"/>
          <w:sz w:val="24"/>
          <w:szCs w:val="24"/>
          <w:rtl/>
        </w:rPr>
        <w:t xml:space="preserve">  </w:t>
      </w:r>
    </w:p>
    <w:p w14:paraId="5464F530" w14:textId="77777777" w:rsidR="00776496" w:rsidRPr="00804EB9" w:rsidRDefault="00776496" w:rsidP="00776496">
      <w:pPr>
        <w:spacing w:before="0" w:beforeAutospacing="0" w:after="0" w:afterAutospacing="0" w:line="360" w:lineRule="auto"/>
        <w:ind w:left="720" w:right="360"/>
        <w:rPr>
          <w:rFonts w:ascii="Times New Roman" w:eastAsia="Times New Roman" w:hAnsi="Times New Roman" w:cs="David"/>
          <w:sz w:val="24"/>
          <w:szCs w:val="24"/>
        </w:rPr>
      </w:pPr>
    </w:p>
    <w:p w14:paraId="401F04A2" w14:textId="77777777" w:rsidR="00776496" w:rsidRPr="00804EB9"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01019EA9" w14:textId="77777777" w:rsidR="00776496" w:rsidRPr="00804EB9" w:rsidRDefault="00776496" w:rsidP="00776496">
      <w:pPr>
        <w:spacing w:before="0" w:beforeAutospacing="0" w:after="0" w:afterAutospacing="0" w:line="360" w:lineRule="auto"/>
        <w:rPr>
          <w:rFonts w:ascii="Times New Roman" w:eastAsia="Times New Roman" w:hAnsi="Times New Roman" w:cs="David"/>
          <w:sz w:val="24"/>
          <w:szCs w:val="24"/>
          <w:rtl/>
        </w:rPr>
      </w:pPr>
    </w:p>
    <w:p w14:paraId="36306AC6" w14:textId="77777777" w:rsidR="00776496" w:rsidRPr="00804EB9"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804EB9">
        <w:rPr>
          <w:rFonts w:ascii="Times New Roman" w:eastAsia="Times New Roman" w:hAnsi="Times New Roman" w:cs="David"/>
          <w:sz w:val="24"/>
          <w:szCs w:val="24"/>
          <w:rtl/>
        </w:rPr>
        <w:t>היועץ יגיש חשבון לא יותר מאשר פעם בחודש.</w:t>
      </w:r>
    </w:p>
    <w:p w14:paraId="7A7CFC4D" w14:textId="77777777" w:rsidR="00776496" w:rsidRPr="00804EB9"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27E8217E" w14:textId="77777777" w:rsidR="00776496" w:rsidRPr="00804EB9"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804EB9">
        <w:rPr>
          <w:rFonts w:ascii="Times New Roman" w:eastAsia="Times New Roman" w:hAnsi="Times New Roman" w:cs="David"/>
          <w:sz w:val="24"/>
          <w:szCs w:val="24"/>
          <w:rtl/>
        </w:rPr>
        <w:t xml:space="preserve">4. </w:t>
      </w:r>
      <w:r w:rsidRPr="00804EB9">
        <w:rPr>
          <w:rFonts w:ascii="Times New Roman" w:eastAsia="Times New Roman" w:hAnsi="Times New Roman" w:cs="David"/>
          <w:sz w:val="24"/>
          <w:szCs w:val="24"/>
          <w:rtl/>
        </w:rPr>
        <w:tab/>
        <w:t>המזמין ישלם את שכר היועץ בטווח של  60 יום מתאריך אישור החשבון ע"י המנהל.</w:t>
      </w:r>
    </w:p>
    <w:p w14:paraId="0F599AA5" w14:textId="77777777" w:rsidR="00776496" w:rsidRPr="00804EB9" w:rsidRDefault="00776496" w:rsidP="00776496">
      <w:pPr>
        <w:spacing w:before="0" w:beforeAutospacing="0" w:after="0" w:afterAutospacing="0" w:line="360" w:lineRule="auto"/>
        <w:rPr>
          <w:rFonts w:ascii="Times New Roman" w:eastAsia="Times New Roman" w:hAnsi="Times New Roman" w:cs="David"/>
          <w:sz w:val="24"/>
          <w:szCs w:val="24"/>
          <w:rtl/>
        </w:rPr>
      </w:pPr>
    </w:p>
    <w:p w14:paraId="7B8E646F" w14:textId="77777777" w:rsidR="0047052D" w:rsidRPr="00804EB9"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804EB9">
        <w:rPr>
          <w:rFonts w:ascii="Times New Roman" w:eastAsia="Times New Roman" w:hAnsi="Times New Roman" w:cs="David"/>
          <w:sz w:val="24"/>
          <w:szCs w:val="24"/>
          <w:rtl/>
          <w:lang w:eastAsia="he-IL"/>
        </w:rPr>
        <w:br w:type="page"/>
      </w:r>
      <w:r w:rsidR="0047052D" w:rsidRPr="00804EB9">
        <w:rPr>
          <w:rFonts w:ascii="Times New Roman" w:eastAsia="Times New Roman" w:hAnsi="Times New Roman" w:cs="David" w:hint="cs"/>
          <w:bCs/>
          <w:sz w:val="20"/>
          <w:szCs w:val="24"/>
          <w:u w:val="single"/>
          <w:rtl/>
          <w:lang w:eastAsia="he-IL"/>
        </w:rPr>
        <w:lastRenderedPageBreak/>
        <w:t>נספח "ו''</w:t>
      </w:r>
    </w:p>
    <w:p w14:paraId="20AFF4E1" w14:textId="77777777" w:rsidR="0047052D" w:rsidRPr="00804EB9"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8T00:00:00Z">
            <w:dateFormat w:val="dd/MM/yyyy"/>
            <w:lid w:val="he-IL"/>
            <w:storeMappedDataAs w:val="dateTime"/>
            <w:calendar w:val="gregorian"/>
          </w:date>
        </w:sdtPr>
        <w:sdtEndPr>
          <w:rPr>
            <w:rFonts w:hint="cs"/>
          </w:rPr>
        </w:sdtEndPr>
        <w:sdtContent>
          <w:r w:rsidR="006725DB" w:rsidRPr="00804EB9">
            <w:rPr>
              <w:rFonts w:ascii="Times New Roman" w:eastAsia="Times New Roman" w:hAnsi="Times New Roman" w:cs="David" w:hint="cs"/>
              <w:sz w:val="24"/>
              <w:szCs w:val="24"/>
              <w:rtl/>
              <w:lang w:eastAsia="he-IL"/>
            </w:rPr>
            <w:t>‏28/04/2022</w:t>
          </w:r>
        </w:sdtContent>
      </w:sdt>
      <w:r w:rsidRPr="00804EB9">
        <w:rPr>
          <w:rFonts w:ascii="Times New Roman" w:eastAsia="Times New Roman" w:hAnsi="Times New Roman" w:cs="David" w:hint="cs"/>
          <w:bCs/>
          <w:sz w:val="24"/>
          <w:szCs w:val="24"/>
          <w:rtl/>
          <w:lang w:eastAsia="he-IL"/>
        </w:rPr>
        <w:br/>
      </w:r>
    </w:p>
    <w:p w14:paraId="19522DA3" w14:textId="77777777" w:rsidR="0047052D" w:rsidRPr="00804EB9"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לכבוד</w:t>
      </w:r>
      <w:r w:rsidRPr="00804EB9">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0AD8E26" w14:textId="77777777" w:rsidR="0047052D" w:rsidRPr="00804EB9" w:rsidRDefault="006725DB" w:rsidP="009770CA">
          <w:pPr>
            <w:widowControl w:val="0"/>
            <w:spacing w:before="0" w:beforeAutospacing="0" w:after="0" w:afterAutospacing="0" w:line="240" w:lineRule="auto"/>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br/>
            <w:t>אפריקה ישראל מגורים בע"מ</w:t>
          </w:r>
          <w:r w:rsidRPr="00804EB9">
            <w:rPr>
              <w:rFonts w:ascii="Times New Roman" w:eastAsia="Times New Roman" w:hAnsi="Times New Roman" w:cs="David"/>
              <w:sz w:val="24"/>
              <w:szCs w:val="24"/>
              <w:rtl/>
              <w:lang w:eastAsia="he-IL"/>
            </w:rPr>
            <w:br/>
            <w:t>יוני נתניהו 1 ג' אור יהודה</w:t>
          </w:r>
          <w:r w:rsidRPr="00804EB9">
            <w:rPr>
              <w:rFonts w:ascii="Times New Roman" w:eastAsia="Times New Roman" w:hAnsi="Times New Roman" w:cs="David"/>
              <w:sz w:val="24"/>
              <w:szCs w:val="24"/>
              <w:rtl/>
              <w:lang w:eastAsia="he-IL"/>
            </w:rPr>
            <w:br/>
            <w:t>מ.ז 52-003476-0</w:t>
          </w:r>
          <w:r w:rsidRPr="00804EB9">
            <w:rPr>
              <w:rFonts w:ascii="Times New Roman" w:eastAsia="Times New Roman" w:hAnsi="Times New Roman" w:cs="David"/>
              <w:sz w:val="24"/>
              <w:szCs w:val="24"/>
              <w:rtl/>
              <w:lang w:eastAsia="he-IL"/>
            </w:rPr>
            <w:br/>
          </w:r>
          <w:r w:rsidRPr="00804EB9">
            <w:rPr>
              <w:rFonts w:ascii="Times New Roman" w:eastAsia="Times New Roman" w:hAnsi="Times New Roman" w:cs="David"/>
              <w:sz w:val="24"/>
              <w:szCs w:val="24"/>
              <w:rtl/>
              <w:lang w:eastAsia="he-IL"/>
            </w:rPr>
            <w:br/>
            <w:t>כלל נכסי נדלן נשר מרכז (נ.נ.נ.מ) שותפות מוגבלת</w:t>
          </w:r>
          <w:r w:rsidRPr="00804EB9">
            <w:rPr>
              <w:rFonts w:ascii="Times New Roman" w:eastAsia="Times New Roman" w:hAnsi="Times New Roman" w:cs="David"/>
              <w:sz w:val="24"/>
              <w:szCs w:val="24"/>
              <w:rtl/>
              <w:lang w:eastAsia="he-IL"/>
            </w:rPr>
            <w:br/>
            <w:t>מרכז עזריאלי בניין משולש 3, תל אביב</w:t>
          </w:r>
          <w:r w:rsidRPr="00804EB9">
            <w:rPr>
              <w:rFonts w:ascii="Times New Roman" w:eastAsia="Times New Roman" w:hAnsi="Times New Roman" w:cs="David"/>
              <w:sz w:val="24"/>
              <w:szCs w:val="24"/>
              <w:rtl/>
              <w:lang w:eastAsia="he-IL"/>
            </w:rPr>
            <w:br/>
            <w:t>540283033</w:t>
          </w:r>
          <w:r w:rsidRPr="00804EB9">
            <w:rPr>
              <w:rFonts w:ascii="Times New Roman" w:eastAsia="Times New Roman" w:hAnsi="Times New Roman" w:cs="David"/>
              <w:sz w:val="24"/>
              <w:szCs w:val="24"/>
              <w:rtl/>
              <w:lang w:eastAsia="he-IL"/>
            </w:rPr>
            <w:br/>
          </w:r>
          <w:r w:rsidRPr="00804EB9">
            <w:rPr>
              <w:rFonts w:ascii="Times New Roman" w:eastAsia="Times New Roman" w:hAnsi="Times New Roman" w:cs="David"/>
              <w:sz w:val="24"/>
              <w:szCs w:val="24"/>
              <w:rtl/>
              <w:lang w:eastAsia="he-IL"/>
            </w:rPr>
            <w:br/>
            <w:t>שיכון ובינוי נדל"ן בע"מ</w:t>
          </w:r>
          <w:r w:rsidRPr="00804EB9">
            <w:rPr>
              <w:rFonts w:ascii="Times New Roman" w:eastAsia="Times New Roman" w:hAnsi="Times New Roman" w:cs="David"/>
              <w:sz w:val="24"/>
              <w:szCs w:val="24"/>
              <w:rtl/>
              <w:lang w:eastAsia="he-IL"/>
            </w:rPr>
            <w:br/>
            <w:t>שלם 3 רמת גן 52215</w:t>
          </w:r>
          <w:r w:rsidRPr="00804EB9">
            <w:rPr>
              <w:rFonts w:ascii="Times New Roman" w:eastAsia="Times New Roman" w:hAnsi="Times New Roman" w:cs="David"/>
              <w:sz w:val="24"/>
              <w:szCs w:val="24"/>
              <w:rtl/>
              <w:lang w:eastAsia="he-IL"/>
            </w:rPr>
            <w:br/>
            <w:t>מ.ז 52-002117-1</w:t>
          </w:r>
          <w:r w:rsidRPr="00804EB9">
            <w:rPr>
              <w:rFonts w:ascii="Times New Roman" w:eastAsia="Times New Roman" w:hAnsi="Times New Roman" w:cs="David"/>
              <w:sz w:val="24"/>
              <w:szCs w:val="24"/>
              <w:rtl/>
              <w:lang w:eastAsia="he-IL"/>
            </w:rPr>
            <w:br/>
          </w:r>
        </w:p>
      </w:sdtContent>
    </w:sdt>
    <w:p w14:paraId="1D3309AB" w14:textId="77777777" w:rsidR="0047052D" w:rsidRPr="00804EB9" w:rsidRDefault="0047052D" w:rsidP="009770C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06B200" w14:textId="77777777" w:rsidR="0047052D" w:rsidRPr="00804EB9"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א.נ.,</w:t>
      </w:r>
    </w:p>
    <w:p w14:paraId="7DE776E9" w14:textId="77777777" w:rsidR="0047052D" w:rsidRPr="00804EB9"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3C9C720" w14:textId="77777777" w:rsidR="0047052D" w:rsidRPr="00804EB9"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hint="cs"/>
          <w:bCs/>
          <w:sz w:val="24"/>
          <w:szCs w:val="24"/>
          <w:u w:val="single"/>
          <w:rtl/>
          <w:lang w:eastAsia="he-IL"/>
        </w:rPr>
        <w:t>הצהרה והתחייבות לשמירת סודיות</w:t>
      </w:r>
    </w:p>
    <w:p w14:paraId="5EE8E17A" w14:textId="77777777" w:rsidR="0047052D" w:rsidRPr="00804EB9"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1EF0C5"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sz w:val="24"/>
          <w:szCs w:val="24"/>
          <w:rtl/>
          <w:lang w:eastAsia="he-IL"/>
        </w:rPr>
        <w:t xml:space="preserve"> / הפועל בשם חברת </w:t>
      </w:r>
      <w:r w:rsidRPr="00804EB9">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sz w:val="24"/>
          <w:szCs w:val="24"/>
          <w:rtl/>
          <w:lang w:eastAsia="he-IL"/>
        </w:rPr>
        <w:t xml:space="preserve"> המספק שירותים לחברת </w:t>
      </w:r>
      <w:r w:rsidRPr="00804EB9">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sz w:val="24"/>
          <w:szCs w:val="24"/>
          <w:rtl/>
          <w:lang w:eastAsia="he-IL"/>
        </w:rPr>
        <w:t xml:space="preserve"> *,מצהיר בזאת ומתחייב כלפיכם כדלקמן:</w:t>
      </w:r>
    </w:p>
    <w:p w14:paraId="69077B2C"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0D3D5F" w14:textId="77777777" w:rsidR="0047052D" w:rsidRPr="00804EB9"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804EB9">
            <w:rPr>
              <w:rFonts w:ascii="Times New Roman" w:eastAsia="Times New Roman" w:hAnsi="Times New Roman" w:cs="David" w:hint="cs"/>
              <w:bCs/>
              <w:sz w:val="24"/>
              <w:szCs w:val="24"/>
              <w:rtl/>
              <w:lang w:eastAsia="he-IL"/>
            </w:rPr>
            <w:t>יועץ אקוסטיקה</w:t>
          </w:r>
        </w:sdtContent>
      </w:sdt>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6725DB" w:rsidRPr="00804EB9">
            <w:rPr>
              <w:rFonts w:ascii="Times New Roman" w:eastAsia="Times New Roman" w:hAnsi="Times New Roman" w:cs="David" w:hint="cs"/>
              <w:bCs/>
              <w:sz w:val="24"/>
              <w:szCs w:val="24"/>
              <w:rtl/>
              <w:lang w:eastAsia="he-IL"/>
            </w:rPr>
            <w:t xml:space="preserve">אגמי הכרמל </w:t>
          </w:r>
        </w:sdtContent>
      </w:sdt>
      <w:r w:rsidRPr="00804EB9">
        <w:rPr>
          <w:rFonts w:ascii="Times New Roman" w:eastAsia="Times New Roman" w:hAnsi="Times New Roman" w:cs="David" w:hint="cs"/>
          <w:sz w:val="24"/>
          <w:szCs w:val="24"/>
          <w:rtl/>
          <w:lang w:eastAsia="he-IL"/>
        </w:rPr>
        <w:t>.</w:t>
      </w:r>
    </w:p>
    <w:p w14:paraId="19F83F0E"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97B1E2" w14:textId="77777777" w:rsidR="0047052D" w:rsidRPr="00804EB9"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sz w:val="24"/>
          <w:szCs w:val="24"/>
          <w:rtl/>
          <w:lang w:eastAsia="he-IL"/>
        </w:rPr>
        <w:t>עשוי להגיע לרשותי מידע חסוי כמוגדר להלן:</w:t>
      </w:r>
    </w:p>
    <w:p w14:paraId="4D9014FA" w14:textId="77777777" w:rsidR="0047052D" w:rsidRPr="00804EB9"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B81878C" w14:textId="77777777" w:rsidR="0047052D" w:rsidRPr="00804EB9"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ab/>
        <w:t>"</w:t>
      </w:r>
      <w:r w:rsidRPr="00804EB9">
        <w:rPr>
          <w:rFonts w:ascii="Times New Roman" w:eastAsia="Times New Roman" w:hAnsi="Times New Roman" w:cs="David" w:hint="cs"/>
          <w:b/>
          <w:bCs/>
          <w:sz w:val="24"/>
          <w:szCs w:val="24"/>
          <w:rtl/>
          <w:lang w:eastAsia="he-IL"/>
        </w:rPr>
        <w:t>מידע חסוי</w:t>
      </w:r>
      <w:r w:rsidRPr="00804EB9">
        <w:rPr>
          <w:rFonts w:ascii="Times New Roman" w:eastAsia="Times New Roman" w:hAnsi="Times New Roman" w:cs="David" w:hint="cs"/>
          <w:sz w:val="24"/>
          <w:szCs w:val="24"/>
          <w:rtl/>
          <w:lang w:eastAsia="he-IL"/>
        </w:rPr>
        <w:t>"-</w:t>
      </w:r>
      <w:r w:rsidRPr="00804EB9">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bCs/>
          <w:sz w:val="24"/>
          <w:szCs w:val="24"/>
          <w:lang w:eastAsia="he-IL"/>
        </w:rPr>
        <w:t xml:space="preserve"> </w:t>
      </w:r>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sz w:val="24"/>
          <w:szCs w:val="24"/>
          <w:rtl/>
          <w:lang w:eastAsia="he-IL"/>
        </w:rPr>
        <w:t>.</w:t>
      </w:r>
    </w:p>
    <w:p w14:paraId="2339DFB3" w14:textId="77777777" w:rsidR="0047052D" w:rsidRPr="00804EB9"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E47A7B2" w14:textId="77777777" w:rsidR="0047052D" w:rsidRPr="00804EB9"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אני מתחייב לשמור בסודיות מלאה כל מידע חסוי ולא למסרו או </w:t>
      </w:r>
      <w:r w:rsidRPr="00804EB9">
        <w:rPr>
          <w:rFonts w:ascii="Times New Roman" w:eastAsia="Times New Roman" w:hAnsi="Times New Roman" w:cs="David" w:hint="cs"/>
          <w:sz w:val="24"/>
          <w:szCs w:val="24"/>
          <w:rtl/>
          <w:lang w:eastAsia="he-IL"/>
        </w:rPr>
        <w:lastRenderedPageBreak/>
        <w:t>להעבירו לידי מי שלא הוסמך לכך בכתב על ידכם.</w:t>
      </w:r>
    </w:p>
    <w:p w14:paraId="1DF9576B"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9B722D" w14:textId="77777777" w:rsidR="0047052D" w:rsidRPr="00804EB9"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377D4B5"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27EB9C" w14:textId="77777777" w:rsidR="0047052D" w:rsidRPr="00804EB9"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186AC66" w14:textId="77777777" w:rsidR="0047052D" w:rsidRPr="00804EB9"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69067AC" w14:textId="77777777" w:rsidR="0047052D" w:rsidRPr="00804EB9"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בכבוד רב,</w:t>
      </w:r>
    </w:p>
    <w:p w14:paraId="0CE6082E" w14:textId="77777777" w:rsidR="0047052D" w:rsidRPr="00804EB9"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FD491C1" w14:textId="77777777" w:rsidR="0047052D" w:rsidRPr="00804EB9"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_______________________ </w:t>
      </w:r>
    </w:p>
    <w:p w14:paraId="48E894C8" w14:textId="77777777" w:rsidR="0047052D" w:rsidRPr="00804EB9" w:rsidRDefault="0047052D" w:rsidP="000525E5">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804EB9">
        <w:rPr>
          <w:rFonts w:ascii="Times New Roman" w:eastAsia="Times New Roman" w:hAnsi="Times New Roman" w:cs="David" w:hint="cs"/>
          <w:sz w:val="24"/>
          <w:szCs w:val="24"/>
          <w:rtl/>
          <w:lang w:eastAsia="he-IL"/>
        </w:rPr>
        <w:t xml:space="preserve">                </w:t>
      </w:r>
      <w:r w:rsidR="000525E5" w:rsidRPr="00804EB9">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25DB" w:rsidRPr="00804EB9">
            <w:rPr>
              <w:rFonts w:ascii="Times New Roman" w:eastAsia="Times New Roman" w:hAnsi="Times New Roman" w:cs="David" w:hint="cs"/>
              <w:sz w:val="24"/>
              <w:szCs w:val="24"/>
              <w:u w:val="single"/>
              <w:rtl/>
              <w:lang w:eastAsia="he-IL"/>
            </w:rPr>
            <w:t>ע. לבני הנדסה אקוסטית בע"מ</w:t>
          </w:r>
        </w:sdtContent>
      </w:sdt>
    </w:p>
    <w:p w14:paraId="1DA0A209" w14:textId="77777777" w:rsidR="0047052D" w:rsidRPr="00804EB9"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67503E5" w14:textId="77777777" w:rsidR="0047052D" w:rsidRPr="00804EB9"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שם:____________</w:t>
      </w:r>
    </w:p>
    <w:p w14:paraId="42232CC0" w14:textId="77777777" w:rsidR="0047052D" w:rsidRPr="00804EB9"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ת.ז:____________</w:t>
      </w:r>
    </w:p>
    <w:p w14:paraId="5A78A34E" w14:textId="77777777" w:rsidR="0047052D" w:rsidRPr="00804EB9"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כתובת:__________</w:t>
      </w:r>
    </w:p>
    <w:p w14:paraId="611DD434" w14:textId="77777777" w:rsidR="0047052D" w:rsidRPr="00804EB9"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04EB9">
        <w:rPr>
          <w:rFonts w:ascii="Times New Roman" w:eastAsia="Times New Roman" w:hAnsi="Times New Roman" w:cs="David" w:hint="cs"/>
          <w:sz w:val="24"/>
          <w:szCs w:val="24"/>
          <w:highlight w:val="yellow"/>
          <w:rtl/>
          <w:lang w:eastAsia="he-IL"/>
        </w:rPr>
        <w:t>*מחק את המיותר</w:t>
      </w:r>
    </w:p>
    <w:p w14:paraId="5062CC2C" w14:textId="77777777" w:rsidR="00F865AA" w:rsidRPr="00804EB9"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804EB9">
        <w:rPr>
          <w:rFonts w:ascii="Times New Roman" w:eastAsia="Times New Roman" w:hAnsi="Times New Roman" w:cs="David"/>
          <w:sz w:val="24"/>
          <w:szCs w:val="24"/>
          <w:rtl/>
          <w:lang w:eastAsia="he-IL"/>
        </w:rPr>
        <w:br w:type="page"/>
      </w:r>
    </w:p>
    <w:p w14:paraId="793F826E" w14:textId="77777777" w:rsidR="0047052D" w:rsidRPr="00804EB9"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7BBCFC" w14:textId="77777777" w:rsidR="00B67F92" w:rsidRPr="00804EB9"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804EB9">
        <w:rPr>
          <w:rFonts w:ascii="Times New Roman" w:eastAsia="Times New Roman" w:hAnsi="Times New Roman" w:cs="David" w:hint="cs"/>
          <w:bCs/>
          <w:sz w:val="20"/>
          <w:szCs w:val="24"/>
          <w:u w:val="single"/>
          <w:rtl/>
          <w:lang w:eastAsia="he-IL"/>
        </w:rPr>
        <w:t>נספח "ז''</w:t>
      </w:r>
    </w:p>
    <w:p w14:paraId="6A0DCF4F" w14:textId="77777777" w:rsidR="00B67F92" w:rsidRPr="00804EB9"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2ED6F9A5" w14:textId="77777777" w:rsidR="00B67F92" w:rsidRPr="00804EB9"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804EB9">
        <w:rPr>
          <w:rFonts w:ascii="David" w:eastAsia="Times New Roman" w:hAnsi="David" w:cs="David" w:hint="cs"/>
          <w:bCs/>
          <w:sz w:val="24"/>
          <w:szCs w:val="24"/>
          <w:u w:val="single"/>
          <w:rtl/>
          <w:lang w:eastAsia="he-IL"/>
        </w:rPr>
        <w:t>מפרט ביטוחי</w:t>
      </w:r>
      <w:r w:rsidRPr="00804EB9">
        <w:rPr>
          <w:rFonts w:ascii="Times New Roman" w:eastAsia="Times New Roman" w:hAnsi="Times New Roman" w:cs="David" w:hint="cs"/>
          <w:b/>
          <w:bCs/>
          <w:sz w:val="20"/>
          <w:szCs w:val="24"/>
          <w:u w:val="single"/>
          <w:rtl/>
          <w:lang w:eastAsia="he-IL"/>
        </w:rPr>
        <w:t xml:space="preserve"> היועץ</w:t>
      </w:r>
      <w:r w:rsidRPr="00804EB9">
        <w:rPr>
          <w:rFonts w:ascii="David" w:eastAsia="Times New Roman" w:hAnsi="David" w:cs="David" w:hint="cs"/>
          <w:bCs/>
          <w:sz w:val="24"/>
          <w:szCs w:val="24"/>
          <w:u w:val="single"/>
          <w:rtl/>
          <w:lang w:eastAsia="he-IL"/>
        </w:rPr>
        <w:t xml:space="preserve"> </w:t>
      </w:r>
    </w:p>
    <w:p w14:paraId="0833F0A8" w14:textId="77777777" w:rsidR="00B67F92" w:rsidRPr="00804EB9" w:rsidRDefault="00B67F92" w:rsidP="00B67F92">
      <w:pPr>
        <w:tabs>
          <w:tab w:val="left" w:pos="283"/>
        </w:tabs>
        <w:spacing w:line="240" w:lineRule="auto"/>
        <w:jc w:val="both"/>
        <w:rPr>
          <w:rFonts w:ascii="David" w:eastAsia="Calibri" w:hAnsi="David" w:cs="David"/>
          <w:sz w:val="24"/>
          <w:szCs w:val="24"/>
          <w:rtl/>
        </w:rPr>
      </w:pPr>
      <w:r w:rsidRPr="00804EB9">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BA41BF8" w14:textId="77777777" w:rsidR="00B67F92" w:rsidRPr="00804EB9"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1.</w:t>
      </w:r>
      <w:r w:rsidRPr="00804EB9">
        <w:rPr>
          <w:rFonts w:ascii="David" w:eastAsia="Calibri" w:hAnsi="David" w:cs="David" w:hint="cs"/>
          <w:sz w:val="24"/>
          <w:szCs w:val="24"/>
          <w:rtl/>
        </w:rPr>
        <w:tab/>
      </w:r>
      <w:r w:rsidRPr="00804EB9">
        <w:rPr>
          <w:rFonts w:ascii="David" w:eastAsia="Calibri" w:hAnsi="David" w:cs="David" w:hint="cs"/>
          <w:b/>
          <w:bCs/>
          <w:sz w:val="24"/>
          <w:szCs w:val="24"/>
          <w:rtl/>
        </w:rPr>
        <w:t>ביטוח אחריות מקצועית</w:t>
      </w:r>
      <w:r w:rsidRPr="00804EB9">
        <w:rPr>
          <w:rFonts w:ascii="David" w:eastAsia="Calibri" w:hAnsi="David" w:cs="David" w:hint="cs"/>
          <w:sz w:val="24"/>
          <w:szCs w:val="24"/>
          <w:rtl/>
        </w:rPr>
        <w:t>, לכיסוי חבותו המקצועית של היועץ ביחס להתחייבויותיו על פי ההסכם הנדון.</w:t>
      </w:r>
    </w:p>
    <w:p w14:paraId="71D1E91C" w14:textId="402F7CC0" w:rsidR="00B67F92" w:rsidRPr="00804EB9" w:rsidRDefault="00B67F92" w:rsidP="00920949">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highlight w:val="yellow"/>
          <w:rtl/>
        </w:rPr>
        <w:tab/>
        <w:t>גבול האחריות על פי הפוליסה לא יפחת מ-</w:t>
      </w:r>
      <w:r w:rsidR="00920949" w:rsidRPr="00804EB9">
        <w:rPr>
          <w:rFonts w:ascii="David" w:eastAsia="Calibri" w:hAnsi="David" w:cs="David" w:hint="cs"/>
          <w:sz w:val="24"/>
          <w:szCs w:val="24"/>
          <w:highlight w:val="yellow"/>
          <w:rtl/>
        </w:rPr>
        <w:t xml:space="preserve">   2,000,000</w:t>
      </w:r>
      <w:r w:rsidRPr="00804EB9">
        <w:rPr>
          <w:rFonts w:ascii="David" w:eastAsia="Calibri" w:hAnsi="David" w:cs="David" w:hint="cs"/>
          <w:sz w:val="24"/>
          <w:szCs w:val="24"/>
          <w:highlight w:val="yellow"/>
          <w:rtl/>
        </w:rPr>
        <w:t xml:space="preserve"> ₪  (</w:t>
      </w:r>
      <w:r w:rsidR="00920949" w:rsidRPr="00804EB9">
        <w:rPr>
          <w:rFonts w:ascii="David" w:eastAsia="Calibri" w:hAnsi="David" w:cs="David" w:hint="cs"/>
          <w:sz w:val="24"/>
          <w:szCs w:val="24"/>
          <w:highlight w:val="yellow"/>
          <w:rtl/>
        </w:rPr>
        <w:t xml:space="preserve">שני </w:t>
      </w:r>
      <w:r w:rsidRPr="00804EB9">
        <w:rPr>
          <w:rFonts w:ascii="David" w:eastAsia="Calibri" w:hAnsi="David" w:cs="David" w:hint="cs"/>
          <w:sz w:val="24"/>
          <w:szCs w:val="24"/>
          <w:highlight w:val="yellow"/>
          <w:rtl/>
        </w:rPr>
        <w:t xml:space="preserve"> מליון ₪)</w:t>
      </w:r>
      <w:r w:rsidRPr="00804EB9">
        <w:rPr>
          <w:rFonts w:ascii="David" w:eastAsia="Calibri" w:hAnsi="David" w:cs="David" w:hint="cs"/>
          <w:sz w:val="24"/>
          <w:szCs w:val="24"/>
          <w:rtl/>
        </w:rPr>
        <w:t xml:space="preserve"> לאירוע ובסה"כ לתקופת הביטוח.</w:t>
      </w:r>
    </w:p>
    <w:p w14:paraId="1CE8C638" w14:textId="77777777" w:rsidR="00B67F92" w:rsidRPr="00804EB9"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9090D50" w14:textId="77777777" w:rsidR="00B67F92" w:rsidRPr="00804EB9"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2.</w:t>
      </w:r>
      <w:r w:rsidRPr="00804EB9">
        <w:rPr>
          <w:rFonts w:ascii="David" w:eastAsia="Calibri" w:hAnsi="David" w:cs="David" w:hint="cs"/>
          <w:sz w:val="24"/>
          <w:szCs w:val="24"/>
          <w:rtl/>
        </w:rPr>
        <w:tab/>
      </w:r>
      <w:r w:rsidRPr="00804EB9">
        <w:rPr>
          <w:rFonts w:ascii="David" w:eastAsia="Calibri" w:hAnsi="David" w:cs="David" w:hint="cs"/>
          <w:b/>
          <w:bCs/>
          <w:sz w:val="24"/>
          <w:szCs w:val="24"/>
          <w:rtl/>
        </w:rPr>
        <w:t>ביטוח אחריות מעבידים</w:t>
      </w:r>
      <w:r w:rsidRPr="00804EB9">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B508E07" w14:textId="77777777" w:rsidR="00B67F92" w:rsidRPr="00804EB9"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804EB9">
        <w:rPr>
          <w:rFonts w:ascii="David" w:eastAsia="Calibri" w:hAnsi="David" w:cs="David" w:hint="cs"/>
          <w:sz w:val="24"/>
          <w:szCs w:val="24"/>
        </w:rPr>
        <w:t xml:space="preserve"> </w:t>
      </w:r>
      <w:r w:rsidRPr="00804EB9">
        <w:rPr>
          <w:rFonts w:ascii="David" w:eastAsia="Calibri" w:hAnsi="David" w:cs="David" w:hint="cs"/>
          <w:sz w:val="24"/>
          <w:szCs w:val="24"/>
          <w:rtl/>
        </w:rPr>
        <w:t>לעניין קרות תאונת עבודה ו/או מחלה כלשהי</w:t>
      </w:r>
      <w:r w:rsidRPr="00804EB9">
        <w:rPr>
          <w:rFonts w:ascii="David" w:eastAsia="Calibri" w:hAnsi="David" w:cs="David" w:hint="cs"/>
          <w:sz w:val="24"/>
          <w:szCs w:val="24"/>
        </w:rPr>
        <w:t xml:space="preserve"> </w:t>
      </w:r>
      <w:r w:rsidRPr="00804EB9">
        <w:rPr>
          <w:rFonts w:ascii="David" w:eastAsia="Calibri" w:hAnsi="David" w:cs="David" w:hint="cs"/>
          <w:sz w:val="24"/>
          <w:szCs w:val="24"/>
          <w:rtl/>
        </w:rPr>
        <w:t>כי הוא נושא בחובות מעביד כלשהם כלפי מי מעובדי היועץ.</w:t>
      </w:r>
      <w:r w:rsidRPr="00804EB9">
        <w:rPr>
          <w:rFonts w:ascii="David" w:eastAsia="Calibri" w:hAnsi="David" w:cs="David" w:hint="cs"/>
          <w:sz w:val="24"/>
          <w:szCs w:val="24"/>
          <w:rtl/>
        </w:rPr>
        <w:tab/>
      </w:r>
      <w:r w:rsidRPr="00804EB9">
        <w:rPr>
          <w:rFonts w:ascii="David" w:eastAsia="Calibri" w:hAnsi="David" w:cs="David" w:hint="cs"/>
          <w:sz w:val="24"/>
          <w:szCs w:val="24"/>
          <w:rtl/>
        </w:rPr>
        <w:br/>
      </w:r>
    </w:p>
    <w:p w14:paraId="3C6585D3" w14:textId="1BF610F5" w:rsidR="00B67F92" w:rsidRPr="00804EB9" w:rsidRDefault="00B67F92" w:rsidP="00920949">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3</w:t>
      </w:r>
      <w:r w:rsidRPr="00804EB9">
        <w:rPr>
          <w:rFonts w:ascii="David" w:eastAsia="Calibri" w:hAnsi="David" w:cs="David" w:hint="cs"/>
          <w:sz w:val="24"/>
          <w:szCs w:val="24"/>
          <w:rtl/>
        </w:rPr>
        <w:tab/>
      </w:r>
      <w:r w:rsidRPr="00804EB9">
        <w:rPr>
          <w:rFonts w:ascii="David" w:eastAsia="Calibri" w:hAnsi="David" w:cs="David" w:hint="cs"/>
          <w:b/>
          <w:bCs/>
          <w:sz w:val="24"/>
          <w:szCs w:val="24"/>
          <w:rtl/>
        </w:rPr>
        <w:t>ביטוח אחריות כלפי צד שלישי</w:t>
      </w:r>
      <w:r w:rsidRPr="00804EB9">
        <w:rPr>
          <w:rFonts w:ascii="David" w:eastAsia="Calibri" w:hAnsi="David" w:cs="David" w:hint="cs"/>
          <w:sz w:val="24"/>
          <w:szCs w:val="24"/>
          <w:rtl/>
        </w:rPr>
        <w:t xml:space="preserve"> המבטח את חבות היועץ </w:t>
      </w:r>
      <w:r w:rsidRPr="00804EB9">
        <w:rPr>
          <w:rFonts w:ascii="David" w:eastAsia="Calibri" w:hAnsi="David" w:cs="David" w:hint="cs"/>
          <w:sz w:val="24"/>
          <w:szCs w:val="24"/>
          <w:highlight w:val="yellow"/>
          <w:rtl/>
        </w:rPr>
        <w:t xml:space="preserve">על פי דין בגבול אחריות שלא יפחת מ- </w:t>
      </w:r>
      <w:r w:rsidR="00920949" w:rsidRPr="00804EB9">
        <w:rPr>
          <w:rFonts w:ascii="David" w:eastAsia="Calibri" w:hAnsi="David" w:cs="David" w:hint="cs"/>
          <w:sz w:val="24"/>
          <w:szCs w:val="24"/>
          <w:highlight w:val="yellow"/>
          <w:rtl/>
        </w:rPr>
        <w:t xml:space="preserve">  2,000,000 </w:t>
      </w:r>
      <w:r w:rsidRPr="00804EB9">
        <w:rPr>
          <w:rFonts w:ascii="David" w:eastAsia="Calibri" w:hAnsi="David" w:cs="David" w:hint="cs"/>
          <w:sz w:val="24"/>
          <w:szCs w:val="24"/>
          <w:highlight w:val="yellow"/>
          <w:rtl/>
        </w:rPr>
        <w:t>₪ (</w:t>
      </w:r>
      <w:r w:rsidR="00920949" w:rsidRPr="00804EB9">
        <w:rPr>
          <w:rFonts w:ascii="David" w:eastAsia="Calibri" w:hAnsi="David" w:cs="David" w:hint="cs"/>
          <w:sz w:val="24"/>
          <w:szCs w:val="24"/>
          <w:highlight w:val="yellow"/>
          <w:rtl/>
        </w:rPr>
        <w:t>שני</w:t>
      </w:r>
      <w:r w:rsidRPr="00804EB9">
        <w:rPr>
          <w:rFonts w:ascii="David" w:eastAsia="Calibri" w:hAnsi="David" w:cs="David" w:hint="cs"/>
          <w:sz w:val="24"/>
          <w:szCs w:val="24"/>
          <w:highlight w:val="yellow"/>
          <w:rtl/>
        </w:rPr>
        <w:t xml:space="preserve"> מיליון ₪) למקרה ולתקופת ביטוח שנתית, בגין אירועים הנובעים במישרין ו/או בעקיפין מפעולותיו </w:t>
      </w:r>
      <w:r w:rsidRPr="00804EB9">
        <w:rPr>
          <w:rFonts w:ascii="David" w:eastAsia="Calibri" w:hAnsi="David" w:cs="David" w:hint="cs"/>
          <w:sz w:val="24"/>
          <w:szCs w:val="24"/>
          <w:highlight w:val="yellow"/>
          <w:rtl/>
        </w:rPr>
        <w:lastRenderedPageBreak/>
        <w:t>של היועץ ו/</w:t>
      </w:r>
      <w:r w:rsidRPr="00804EB9">
        <w:rPr>
          <w:rFonts w:ascii="David" w:eastAsia="Calibri" w:hAnsi="David" w:cs="David" w:hint="cs"/>
          <w:sz w:val="24"/>
          <w:szCs w:val="24"/>
          <w:rtl/>
        </w:rPr>
        <w:t>או כל מי שפועל מטעמו וכל הבאים מכוחו ויחול על כל אובדן ו/או נזק לגוף ו/או לרכוש.</w:t>
      </w:r>
    </w:p>
    <w:p w14:paraId="1DCBBCFB" w14:textId="77777777" w:rsidR="00B67F92" w:rsidRPr="00804EB9"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04EB9">
        <w:rPr>
          <w:rFonts w:ascii="David" w:eastAsia="Calibri" w:hAnsi="David" w:cs="David" w:hint="cs"/>
          <w:sz w:val="24"/>
          <w:szCs w:val="24"/>
          <w:rtl/>
        </w:rPr>
        <w:tab/>
        <w:t>ביטוח זה לא  כפוף לכל הגבלה בדבר חבות הנובעת מאש, התפוצצות, בהלה, מכשירי הרמה, חבות</w:t>
      </w:r>
      <w:r w:rsidRPr="00804EB9">
        <w:rPr>
          <w:rFonts w:ascii="David" w:eastAsia="Calibri" w:hAnsi="David" w:cs="David" w:hint="cs"/>
          <w:sz w:val="24"/>
          <w:szCs w:val="24"/>
        </w:rPr>
        <w:t xml:space="preserve"> </w:t>
      </w:r>
      <w:r w:rsidRPr="00804EB9">
        <w:rPr>
          <w:rFonts w:ascii="David" w:eastAsia="Calibri" w:hAnsi="David" w:cs="David" w:hint="cs"/>
          <w:sz w:val="24"/>
          <w:szCs w:val="24"/>
          <w:rtl/>
        </w:rPr>
        <w:t>בגין וכלפי קבלנים, קבלני משנה</w:t>
      </w:r>
      <w:r w:rsidRPr="00804EB9">
        <w:rPr>
          <w:rFonts w:ascii="David" w:eastAsia="Calibri" w:hAnsi="David" w:cs="David" w:hint="cs"/>
          <w:sz w:val="24"/>
          <w:szCs w:val="24"/>
        </w:rPr>
        <w:t xml:space="preserve"> </w:t>
      </w:r>
      <w:r w:rsidRPr="00804EB9">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804EB9">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C1DAE0B" w14:textId="77777777" w:rsidR="00B67F92" w:rsidRPr="00804EB9"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804EB9">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9AAB311" w14:textId="77777777" w:rsidR="00B67F92" w:rsidRPr="00804EB9"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804EB9">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4A44932" w14:textId="77777777" w:rsidR="00B67F92" w:rsidRPr="00804EB9"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804EB9">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D9901F1" w14:textId="77777777" w:rsidR="00B67F92" w:rsidRPr="00804EB9"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804EB9">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1EC6147" w14:textId="77777777" w:rsidR="00B67F92" w:rsidRPr="00804EB9"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804EB9">
        <w:rPr>
          <w:rFonts w:ascii="David" w:eastAsia="Calibri" w:hAnsi="David" w:cs="David" w:hint="cs"/>
          <w:sz w:val="24"/>
          <w:szCs w:val="24"/>
          <w:rtl/>
        </w:rPr>
        <w:t xml:space="preserve"> </w:t>
      </w:r>
      <w:r w:rsidRPr="00804EB9">
        <w:rPr>
          <w:rFonts w:ascii="Times New Roman" w:eastAsia="Times New Roman" w:hAnsi="Times New Roman" w:cs="David"/>
          <w:bCs/>
          <w:sz w:val="20"/>
          <w:szCs w:val="24"/>
          <w:u w:val="single"/>
          <w:rtl/>
          <w:lang w:eastAsia="he-IL"/>
        </w:rPr>
        <w:br w:type="page"/>
      </w:r>
    </w:p>
    <w:p w14:paraId="745CBBC1" w14:textId="77777777" w:rsidR="00B67F92" w:rsidRPr="00804EB9"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804EB9">
        <w:rPr>
          <w:rFonts w:ascii="Times New Roman" w:eastAsia="Times New Roman" w:hAnsi="Times New Roman" w:cs="David" w:hint="cs"/>
          <w:bCs/>
          <w:sz w:val="20"/>
          <w:szCs w:val="24"/>
          <w:u w:val="single"/>
          <w:rtl/>
          <w:lang w:eastAsia="he-IL"/>
        </w:rPr>
        <w:lastRenderedPageBreak/>
        <w:t>נספח "</w:t>
      </w:r>
      <w:r w:rsidRPr="00804EB9">
        <w:rPr>
          <w:rFonts w:ascii="Times New Roman" w:eastAsia="Times New Roman" w:hAnsi="Times New Roman" w:cs="David" w:hint="eastAsia"/>
          <w:bCs/>
          <w:sz w:val="20"/>
          <w:szCs w:val="24"/>
          <w:u w:val="single"/>
          <w:rtl/>
          <w:lang w:eastAsia="he-IL"/>
        </w:rPr>
        <w:t>ז</w:t>
      </w:r>
      <w:r w:rsidRPr="00804EB9">
        <w:rPr>
          <w:rFonts w:ascii="Times New Roman" w:eastAsia="Times New Roman" w:hAnsi="Times New Roman" w:cs="David" w:hint="cs"/>
          <w:bCs/>
          <w:sz w:val="20"/>
          <w:szCs w:val="24"/>
          <w:u w:val="single"/>
          <w:rtl/>
          <w:lang w:eastAsia="he-IL"/>
        </w:rPr>
        <w:t>1'"</w:t>
      </w:r>
    </w:p>
    <w:p w14:paraId="249BC896" w14:textId="77777777" w:rsidR="00B67F92" w:rsidRPr="00804EB9"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804EB9">
        <w:rPr>
          <w:rFonts w:ascii="Times New Roman" w:eastAsia="Times New Roman" w:hAnsi="Times New Roman" w:cs="David" w:hint="cs"/>
          <w:b/>
          <w:bCs/>
          <w:sz w:val="20"/>
          <w:szCs w:val="24"/>
          <w:u w:val="single"/>
          <w:rtl/>
          <w:lang w:eastAsia="he-IL"/>
        </w:rPr>
        <w:t>אישור על קיום ביטוחי היועץ</w:t>
      </w:r>
    </w:p>
    <w:p w14:paraId="076AE482" w14:textId="77777777" w:rsidR="00B67F92" w:rsidRPr="00804EB9"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804EB9" w14:paraId="6DA9F0C7" w14:textId="77777777" w:rsidTr="002006C3">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ACD03AE"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612E362"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תאריך הנפקת האישור(</w:t>
            </w:r>
            <w:r w:rsidRPr="00804EB9">
              <w:rPr>
                <w:rFonts w:ascii="David" w:eastAsia="Calibri" w:hAnsi="David" w:cs="David" w:hint="cs"/>
                <w:sz w:val="24"/>
                <w:szCs w:val="24"/>
                <w:lang w:eastAsia="he-IL"/>
              </w:rPr>
              <w:t>DD/MM/YYYY</w:t>
            </w:r>
            <w:r w:rsidRPr="00804EB9">
              <w:rPr>
                <w:rFonts w:ascii="David" w:eastAsia="Calibri" w:hAnsi="David" w:cs="David" w:hint="cs"/>
                <w:sz w:val="24"/>
                <w:szCs w:val="24"/>
                <w:rtl/>
                <w:lang w:eastAsia="he-IL"/>
              </w:rPr>
              <w:t>)</w:t>
            </w:r>
          </w:p>
        </w:tc>
      </w:tr>
      <w:tr w:rsidR="00B67F92" w:rsidRPr="00804EB9" w14:paraId="7474DF85" w14:textId="77777777" w:rsidTr="002006C3">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B86FBC1"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804EB9" w14:paraId="2124EB66" w14:textId="77777777" w:rsidTr="002006C3">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2AFEB4D"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1E2B7B8"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1AF0A60"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32DDA84"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מעמד מבקש האישור*</w:t>
            </w:r>
          </w:p>
        </w:tc>
      </w:tr>
      <w:tr w:rsidR="00B67F92" w:rsidRPr="00804EB9" w14:paraId="037E5F09" w14:textId="77777777" w:rsidTr="002006C3">
        <w:trPr>
          <w:trHeight w:val="551"/>
        </w:trPr>
        <w:tc>
          <w:tcPr>
            <w:tcW w:w="4068" w:type="dxa"/>
            <w:tcBorders>
              <w:top w:val="single" w:sz="4" w:space="0" w:color="auto"/>
              <w:left w:val="single" w:sz="4" w:space="0" w:color="auto"/>
              <w:bottom w:val="single" w:sz="4" w:space="0" w:color="auto"/>
              <w:right w:val="single" w:sz="4" w:space="0" w:color="auto"/>
            </w:tcBorders>
            <w:hideMark/>
          </w:tcPr>
          <w:p w14:paraId="20675BAF"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שם</w:t>
            </w:r>
          </w:p>
          <w:p w14:paraId="0C385276" w14:textId="768AD174" w:rsidR="004154E8" w:rsidRPr="00804EB9" w:rsidRDefault="00B67F92" w:rsidP="00804EB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804EB9">
              <w:rPr>
                <w:rFonts w:ascii="David" w:eastAsia="Calibri" w:hAnsi="David" w:cs="David" w:hint="eastAsia"/>
                <w:sz w:val="24"/>
                <w:szCs w:val="24"/>
                <w:rtl/>
                <w:lang w:eastAsia="he-IL"/>
              </w:rPr>
              <w:t>אפי</w:t>
            </w:r>
            <w:r w:rsidRPr="00804EB9">
              <w:rPr>
                <w:rFonts w:ascii="David" w:eastAsia="Calibri" w:hAnsi="David" w:cs="David"/>
                <w:sz w:val="24"/>
                <w:szCs w:val="24"/>
                <w:rtl/>
                <w:lang w:eastAsia="he-IL"/>
              </w:rPr>
              <w:t xml:space="preserve"> מגורים בע"מ ו/או </w:t>
            </w:r>
            <w:r w:rsidR="004154E8" w:rsidRPr="00804EB9">
              <w:rPr>
                <w:rFonts w:ascii="Times New Roman" w:eastAsia="Times New Roman" w:hAnsi="Times New Roman" w:cs="David"/>
                <w:sz w:val="24"/>
                <w:szCs w:val="24"/>
                <w:rtl/>
                <w:lang w:eastAsia="he-IL"/>
              </w:rPr>
              <w:t xml:space="preserve"> </w:t>
            </w:r>
            <w:r w:rsidR="004154E8" w:rsidRPr="00804EB9">
              <w:rPr>
                <w:rFonts w:ascii="Times New Roman" w:eastAsia="Times New Roman" w:hAnsi="Times New Roman" w:cs="David"/>
                <w:sz w:val="24"/>
                <w:szCs w:val="24"/>
                <w:rtl/>
              </w:rPr>
              <w:t xml:space="preserve">                                                                      כלל נכסי נדלן נשר מרכז (נ.נ.נ.מ) שותפות מוגבלת ו/או    </w:t>
            </w:r>
            <w:bookmarkStart w:id="0" w:name="_GoBack"/>
            <w:bookmarkEnd w:id="0"/>
            <w:r w:rsidR="004154E8" w:rsidRPr="00804EB9">
              <w:rPr>
                <w:rFonts w:ascii="Times New Roman" w:eastAsia="Times New Roman" w:hAnsi="Times New Roman" w:cs="David"/>
                <w:sz w:val="24"/>
                <w:szCs w:val="24"/>
                <w:rtl/>
              </w:rPr>
              <w:t xml:space="preserve">                                                  שיכון ובינוי נדלן בע"מ ו/או                                                                אפריקה ישראל מגורים בע"מ  ו/או </w:t>
            </w:r>
          </w:p>
          <w:p w14:paraId="383501D2" w14:textId="67C03FE6" w:rsidR="00B67F92" w:rsidRPr="00804EB9" w:rsidRDefault="004154E8" w:rsidP="004154E8">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אם</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בנות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אחיות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קשורות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שלובות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חברות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קשורות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כל</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חברה</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הנמנית</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בקבוצת</w:t>
            </w:r>
            <w:r w:rsidR="00B67F92" w:rsidRPr="00804EB9">
              <w:rPr>
                <w:rFonts w:ascii="David" w:eastAsia="Calibri" w:hAnsi="David" w:cs="David"/>
                <w:sz w:val="24"/>
                <w:szCs w:val="24"/>
                <w:rtl/>
                <w:lang w:eastAsia="he-IL"/>
              </w:rPr>
              <w:t xml:space="preserve"> "אפריקה-ישראל"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עובדיהם</w:t>
            </w:r>
            <w:r w:rsidR="00B67F92" w:rsidRPr="00804EB9">
              <w:rPr>
                <w:rFonts w:ascii="David" w:eastAsia="Calibri" w:hAnsi="David" w:cs="David"/>
                <w:sz w:val="24"/>
                <w:szCs w:val="24"/>
                <w:rtl/>
                <w:lang w:eastAsia="he-IL"/>
              </w:rPr>
              <w:t xml:space="preserve"> </w:t>
            </w:r>
            <w:r w:rsidR="00B67F92" w:rsidRPr="00804EB9">
              <w:rPr>
                <w:rFonts w:ascii="David" w:eastAsia="Calibri" w:hAnsi="David" w:cs="David" w:hint="eastAsia"/>
                <w:sz w:val="24"/>
                <w:szCs w:val="24"/>
                <w:rtl/>
                <w:lang w:eastAsia="he-IL"/>
              </w:rPr>
              <w:t>ו</w:t>
            </w:r>
            <w:r w:rsidR="00B67F92" w:rsidRPr="00804EB9">
              <w:rPr>
                <w:rFonts w:ascii="David" w:eastAsia="Calibri" w:hAnsi="David" w:cs="David"/>
                <w:sz w:val="24"/>
                <w:szCs w:val="24"/>
                <w:rtl/>
                <w:lang w:eastAsia="he-IL"/>
              </w:rPr>
              <w:t xml:space="preserve">/או </w:t>
            </w:r>
            <w:r w:rsidR="00B67F92" w:rsidRPr="00804EB9">
              <w:rPr>
                <w:rFonts w:ascii="David" w:eastAsia="Calibri" w:hAnsi="David" w:cs="David" w:hint="eastAsia"/>
                <w:sz w:val="24"/>
                <w:szCs w:val="24"/>
                <w:rtl/>
                <w:lang w:eastAsia="he-IL"/>
              </w:rPr>
              <w:t>מנהליהם</w:t>
            </w:r>
          </w:p>
        </w:tc>
        <w:tc>
          <w:tcPr>
            <w:tcW w:w="1974" w:type="dxa"/>
            <w:tcBorders>
              <w:top w:val="single" w:sz="4" w:space="0" w:color="auto"/>
              <w:left w:val="single" w:sz="4" w:space="0" w:color="auto"/>
              <w:bottom w:val="single" w:sz="4" w:space="0" w:color="auto"/>
              <w:right w:val="single" w:sz="4" w:space="0" w:color="auto"/>
            </w:tcBorders>
            <w:hideMark/>
          </w:tcPr>
          <w:p w14:paraId="6493A66F"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F64E5AA"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p>
          <w:p w14:paraId="2CCB6F78"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Segoe UI Symbol" w:eastAsia="MS Gothic" w:hAnsi="Segoe UI Symbol" w:cs="Segoe UI Symbol"/>
                <w:b/>
                <w:sz w:val="24"/>
                <w:szCs w:val="24"/>
                <w:rtl/>
                <w:lang w:eastAsia="he-IL"/>
              </w:rPr>
              <w:t>☒</w:t>
            </w:r>
            <w:r w:rsidRPr="00804EB9">
              <w:rPr>
                <w:rFonts w:ascii="David" w:eastAsia="Calibri" w:hAnsi="David" w:cs="David" w:hint="cs"/>
                <w:b/>
                <w:sz w:val="24"/>
                <w:szCs w:val="24"/>
                <w:rtl/>
                <w:lang w:eastAsia="he-IL"/>
              </w:rPr>
              <w:t>שירותים - 085</w:t>
            </w:r>
          </w:p>
          <w:p w14:paraId="138017BA"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41AF8D6"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p>
          <w:p w14:paraId="09C90169"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Segoe UI Symbol" w:eastAsia="MS Gothic" w:hAnsi="Segoe UI Symbol" w:cs="Segoe UI Symbol"/>
                <w:b/>
                <w:sz w:val="24"/>
                <w:szCs w:val="24"/>
                <w:rtl/>
                <w:lang w:eastAsia="he-IL"/>
              </w:rPr>
              <w:t>☒</w:t>
            </w:r>
            <w:r w:rsidRPr="00804EB9">
              <w:rPr>
                <w:rFonts w:ascii="David" w:eastAsia="Calibri" w:hAnsi="David" w:cs="David" w:hint="cs"/>
                <w:b/>
                <w:sz w:val="24"/>
                <w:szCs w:val="24"/>
                <w:rtl/>
                <w:lang w:eastAsia="he-IL"/>
              </w:rPr>
              <w:t>מזמין שירותים</w:t>
            </w:r>
          </w:p>
          <w:p w14:paraId="7F47E08C"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804EB9" w14:paraId="26091EE3" w14:textId="77777777" w:rsidTr="002006C3">
        <w:trPr>
          <w:trHeight w:val="571"/>
        </w:trPr>
        <w:tc>
          <w:tcPr>
            <w:tcW w:w="4068" w:type="dxa"/>
            <w:tcBorders>
              <w:top w:val="single" w:sz="4" w:space="0" w:color="auto"/>
              <w:left w:val="single" w:sz="4" w:space="0" w:color="auto"/>
              <w:bottom w:val="single" w:sz="4" w:space="0" w:color="auto"/>
              <w:right w:val="single" w:sz="4" w:space="0" w:color="auto"/>
            </w:tcBorders>
            <w:hideMark/>
          </w:tcPr>
          <w:p w14:paraId="22109FA2"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ת.ז./ח.פ./ח.צ.</w:t>
            </w:r>
          </w:p>
          <w:p w14:paraId="72C8C8A4"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BC61DA9"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6CAD65" w14:textId="77777777" w:rsidR="00B67F92" w:rsidRPr="00804EB9" w:rsidRDefault="00B67F92" w:rsidP="002006C3">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44BCBA" w14:textId="77777777" w:rsidR="00B67F92" w:rsidRPr="00804EB9" w:rsidRDefault="00B67F92" w:rsidP="002006C3">
            <w:pPr>
              <w:spacing w:before="0" w:beforeAutospacing="0" w:after="0" w:afterAutospacing="0" w:line="256" w:lineRule="auto"/>
              <w:rPr>
                <w:rFonts w:ascii="David" w:eastAsia="Calibri" w:hAnsi="David" w:cs="David"/>
                <w:b/>
                <w:sz w:val="24"/>
                <w:szCs w:val="24"/>
                <w:lang w:eastAsia="he-IL"/>
              </w:rPr>
            </w:pPr>
          </w:p>
        </w:tc>
      </w:tr>
      <w:tr w:rsidR="00B67F92" w:rsidRPr="00804EB9" w14:paraId="2A361404" w14:textId="77777777" w:rsidTr="002006C3">
        <w:trPr>
          <w:trHeight w:val="391"/>
        </w:trPr>
        <w:tc>
          <w:tcPr>
            <w:tcW w:w="4068" w:type="dxa"/>
            <w:tcBorders>
              <w:top w:val="single" w:sz="4" w:space="0" w:color="auto"/>
              <w:left w:val="single" w:sz="4" w:space="0" w:color="auto"/>
              <w:bottom w:val="single" w:sz="4" w:space="0" w:color="auto"/>
              <w:right w:val="single" w:sz="4" w:space="0" w:color="auto"/>
            </w:tcBorders>
            <w:hideMark/>
          </w:tcPr>
          <w:p w14:paraId="46F2B2D8"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 xml:space="preserve">מען </w:t>
            </w:r>
          </w:p>
          <w:p w14:paraId="67C3F423"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379E397" w14:textId="77777777" w:rsidR="00B67F92" w:rsidRPr="00804EB9" w:rsidRDefault="00B67F92" w:rsidP="002006C3">
            <w:pPr>
              <w:spacing w:before="0" w:beforeAutospacing="0" w:after="0" w:afterAutospacing="0" w:line="240" w:lineRule="auto"/>
              <w:rPr>
                <w:rFonts w:ascii="David" w:eastAsia="Calibri" w:hAnsi="David" w:cs="David"/>
                <w:sz w:val="24"/>
                <w:szCs w:val="24"/>
                <w:lang w:eastAsia="he-IL"/>
              </w:rPr>
            </w:pPr>
            <w:r w:rsidRPr="00804EB9">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1D01E1" w14:textId="77777777" w:rsidR="00B67F92" w:rsidRPr="00804EB9" w:rsidRDefault="00B67F92" w:rsidP="002006C3">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DDEF67" w14:textId="77777777" w:rsidR="00B67F92" w:rsidRPr="00804EB9" w:rsidRDefault="00B67F92" w:rsidP="002006C3">
            <w:pPr>
              <w:spacing w:before="0" w:beforeAutospacing="0" w:after="0" w:afterAutospacing="0" w:line="256" w:lineRule="auto"/>
              <w:rPr>
                <w:rFonts w:ascii="David" w:eastAsia="Calibri" w:hAnsi="David" w:cs="David"/>
                <w:b/>
                <w:sz w:val="24"/>
                <w:szCs w:val="24"/>
                <w:lang w:eastAsia="he-IL"/>
              </w:rPr>
            </w:pPr>
          </w:p>
        </w:tc>
      </w:tr>
    </w:tbl>
    <w:p w14:paraId="77AAAFDF" w14:textId="77777777" w:rsidR="00B67F92" w:rsidRPr="00804EB9"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804EB9" w14:paraId="66EAE2A8" w14:textId="77777777" w:rsidTr="002006C3">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29F6B8"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כיסויים</w:t>
            </w:r>
          </w:p>
        </w:tc>
      </w:tr>
      <w:tr w:rsidR="00B67F92" w:rsidRPr="00804EB9" w14:paraId="5B80C0DF" w14:textId="77777777" w:rsidTr="002006C3">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C0643DC"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סוג הביטוח</w:t>
            </w:r>
          </w:p>
          <w:p w14:paraId="77664049"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p w14:paraId="28BD29E8"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BFD66A5"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357BF14"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4A34EA"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DCB5E5"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B3AF792"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386CBC"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 xml:space="preserve">כיסויים נוספים בתוקף וביטול חריגים </w:t>
            </w:r>
          </w:p>
          <w:p w14:paraId="6FB05A2F"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יש לציין קוד כיסוי בהתאם לנספח ד'</w:t>
            </w:r>
          </w:p>
        </w:tc>
      </w:tr>
      <w:tr w:rsidR="00B67F92" w:rsidRPr="00804EB9" w14:paraId="6D48EBA0" w14:textId="77777777" w:rsidTr="002006C3">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741854"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1D64F3F"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5AAD9C3"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670D852"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227A166"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5679735"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2074DD"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2302D5B" w14:textId="77777777" w:rsidR="00B67F92" w:rsidRPr="00804EB9" w:rsidRDefault="00B67F92" w:rsidP="002006C3">
            <w:pPr>
              <w:spacing w:before="0" w:beforeAutospacing="0" w:after="0" w:afterAutospacing="0" w:line="256" w:lineRule="auto"/>
              <w:rPr>
                <w:rFonts w:ascii="David" w:eastAsia="Calibri" w:hAnsi="David" w:cs="David"/>
                <w:sz w:val="24"/>
                <w:szCs w:val="24"/>
                <w:lang w:eastAsia="he-IL"/>
              </w:rPr>
            </w:pPr>
          </w:p>
        </w:tc>
      </w:tr>
      <w:tr w:rsidR="00B67F92" w:rsidRPr="00804EB9" w14:paraId="3C0EF7DA" w14:textId="77777777" w:rsidTr="002006C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8444B9"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A4D40C0"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0B9F3E5"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CE727A"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0AADCD"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BA787F"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BAD96FA"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D85AB71" w14:textId="77777777" w:rsidR="00B67F92" w:rsidRPr="00804EB9" w:rsidRDefault="00B67F92" w:rsidP="002006C3">
            <w:pPr>
              <w:spacing w:before="0" w:beforeAutospacing="0" w:after="0" w:afterAutospacing="0" w:line="240" w:lineRule="auto"/>
              <w:ind w:left="50" w:right="78"/>
              <w:rPr>
                <w:rFonts w:ascii="David" w:eastAsia="Calibri" w:hAnsi="David" w:cs="David"/>
                <w:bCs/>
                <w:sz w:val="24"/>
                <w:szCs w:val="24"/>
                <w:rtl/>
                <w:lang w:eastAsia="he-IL"/>
              </w:rPr>
            </w:pPr>
            <w:r w:rsidRPr="00804EB9">
              <w:rPr>
                <w:rFonts w:ascii="David" w:eastAsia="Calibri" w:hAnsi="David" w:cs="David" w:hint="cs"/>
                <w:bCs/>
                <w:sz w:val="24"/>
                <w:szCs w:val="24"/>
                <w:rtl/>
                <w:lang w:eastAsia="he-IL"/>
              </w:rPr>
              <w:t>304/302/307/315/328/329/321/309</w:t>
            </w:r>
          </w:p>
        </w:tc>
      </w:tr>
      <w:tr w:rsidR="00B67F92" w:rsidRPr="00804EB9" w14:paraId="5A0E6078" w14:textId="77777777" w:rsidTr="002006C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5472BF5"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66E0D9A"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70C9E3E"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A1F8D6E"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781BE28"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768CE7C"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AC64F9A"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4E897A5" w14:textId="77777777" w:rsidR="00B67F92" w:rsidRPr="00804EB9" w:rsidRDefault="00B67F92" w:rsidP="002006C3">
            <w:pPr>
              <w:spacing w:before="0" w:beforeAutospacing="0" w:after="0" w:afterAutospacing="0" w:line="240" w:lineRule="auto"/>
              <w:ind w:left="50" w:right="78"/>
              <w:rPr>
                <w:rFonts w:ascii="David" w:eastAsia="Calibri" w:hAnsi="David" w:cs="David"/>
                <w:bCs/>
                <w:sz w:val="24"/>
                <w:szCs w:val="24"/>
                <w:rtl/>
                <w:lang w:eastAsia="he-IL"/>
              </w:rPr>
            </w:pPr>
            <w:r w:rsidRPr="00804EB9">
              <w:rPr>
                <w:rFonts w:ascii="David" w:eastAsia="Calibri" w:hAnsi="David" w:cs="David" w:hint="cs"/>
                <w:bCs/>
                <w:sz w:val="24"/>
                <w:szCs w:val="24"/>
                <w:rtl/>
                <w:lang w:eastAsia="he-IL"/>
              </w:rPr>
              <w:t>304/302/309/308/328/321</w:t>
            </w:r>
          </w:p>
        </w:tc>
      </w:tr>
      <w:tr w:rsidR="00B67F92" w:rsidRPr="00804EB9" w14:paraId="1DB40127" w14:textId="77777777" w:rsidTr="002006C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497B907"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BA22EC9" w14:textId="77777777" w:rsidR="00B67F92" w:rsidRPr="00804EB9" w:rsidRDefault="00B67F92" w:rsidP="002006C3">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7E9CEEE" w14:textId="77777777" w:rsidR="00B67F92" w:rsidRPr="00804EB9" w:rsidRDefault="00B67F92" w:rsidP="002006C3">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FB44850" w14:textId="77777777" w:rsidR="00B67F92" w:rsidRPr="00804EB9" w:rsidRDefault="00B67F92" w:rsidP="002006C3">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2472CAF" w14:textId="77777777" w:rsidR="00B67F92" w:rsidRPr="00804EB9" w:rsidRDefault="00B67F92" w:rsidP="002006C3">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8A06B9" w14:textId="77777777" w:rsidR="00B67F92" w:rsidRPr="00804EB9" w:rsidRDefault="00B67F92" w:rsidP="002006C3">
            <w:pPr>
              <w:spacing w:before="0" w:beforeAutospacing="0" w:after="0" w:afterAutospacing="0" w:line="240" w:lineRule="auto"/>
              <w:rPr>
                <w:rFonts w:ascii="David" w:eastAsia="Calibri" w:hAnsi="David" w:cs="David"/>
                <w:strike/>
                <w:sz w:val="24"/>
                <w:szCs w:val="24"/>
                <w:rtl/>
                <w:lang w:eastAsia="he-IL"/>
              </w:rPr>
            </w:pPr>
            <w:r w:rsidRPr="00804EB9">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D30B62F" w14:textId="77777777" w:rsidR="00B67F92" w:rsidRPr="00804EB9" w:rsidRDefault="00B67F92" w:rsidP="002006C3">
            <w:pPr>
              <w:spacing w:before="0" w:beforeAutospacing="0" w:after="0" w:afterAutospacing="0" w:line="240" w:lineRule="auto"/>
              <w:rPr>
                <w:rFonts w:ascii="David" w:eastAsia="Calibri" w:hAnsi="David" w:cs="David"/>
                <w:sz w:val="24"/>
                <w:szCs w:val="24"/>
                <w:rtl/>
                <w:lang w:eastAsia="he-IL"/>
              </w:rPr>
            </w:pPr>
            <w:r w:rsidRPr="00804EB9">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0C9EDC9" w14:textId="77777777" w:rsidR="00B67F92" w:rsidRPr="00804EB9" w:rsidRDefault="00B67F92" w:rsidP="002006C3">
            <w:pPr>
              <w:spacing w:before="0" w:beforeAutospacing="0" w:after="0" w:afterAutospacing="0" w:line="240" w:lineRule="auto"/>
              <w:ind w:left="50" w:right="78"/>
              <w:rPr>
                <w:rFonts w:ascii="David" w:eastAsia="Calibri" w:hAnsi="David" w:cs="David"/>
                <w:bCs/>
                <w:strike/>
                <w:sz w:val="24"/>
                <w:szCs w:val="24"/>
                <w:rtl/>
                <w:lang w:eastAsia="he-IL"/>
              </w:rPr>
            </w:pPr>
            <w:r w:rsidRPr="00804EB9">
              <w:rPr>
                <w:rFonts w:ascii="David" w:eastAsia="Calibri" w:hAnsi="David" w:cs="David" w:hint="cs"/>
                <w:bCs/>
                <w:sz w:val="24"/>
                <w:szCs w:val="24"/>
                <w:rtl/>
                <w:lang w:eastAsia="he-IL"/>
              </w:rPr>
              <w:t>302/318/328/332/301/303/325/326/327/321</w:t>
            </w:r>
          </w:p>
        </w:tc>
      </w:tr>
    </w:tbl>
    <w:p w14:paraId="1D9CF370" w14:textId="77777777" w:rsidR="00B67F92" w:rsidRPr="00804EB9"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804EB9" w14:paraId="417F97AE" w14:textId="77777777" w:rsidTr="002006C3">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933C0FE"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804EB9">
              <w:rPr>
                <w:rFonts w:ascii="David" w:eastAsia="Calibri" w:hAnsi="David" w:cs="David" w:hint="cs"/>
                <w:bCs/>
                <w:sz w:val="24"/>
                <w:szCs w:val="24"/>
                <w:rtl/>
                <w:lang w:eastAsia="he-IL"/>
              </w:rPr>
              <w:t>ג'</w:t>
            </w:r>
            <w:r w:rsidRPr="00804EB9">
              <w:rPr>
                <w:rFonts w:ascii="David" w:eastAsia="Calibri" w:hAnsi="David" w:cs="David" w:hint="cs"/>
                <w:b/>
                <w:sz w:val="24"/>
                <w:szCs w:val="24"/>
                <w:rtl/>
                <w:lang w:eastAsia="he-IL"/>
              </w:rPr>
              <w:t>)*:</w:t>
            </w:r>
          </w:p>
        </w:tc>
      </w:tr>
      <w:tr w:rsidR="00B67F92" w:rsidRPr="00804EB9" w14:paraId="08A1C58B" w14:textId="77777777" w:rsidTr="002006C3">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6EACC05"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David" w:eastAsia="Calibri" w:hAnsi="David" w:cs="David" w:hint="cs"/>
                <w:b/>
                <w:sz w:val="24"/>
                <w:szCs w:val="24"/>
                <w:rtl/>
                <w:lang w:eastAsia="he-IL"/>
              </w:rPr>
              <w:t>038</w:t>
            </w:r>
          </w:p>
        </w:tc>
      </w:tr>
    </w:tbl>
    <w:p w14:paraId="41242449" w14:textId="77777777" w:rsidR="00B67F92" w:rsidRPr="00804EB9"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804EB9" w14:paraId="2BEB72DF" w14:textId="77777777" w:rsidTr="002006C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290E69A"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lang w:eastAsia="he-IL"/>
              </w:rPr>
            </w:pPr>
            <w:r w:rsidRPr="00804EB9">
              <w:rPr>
                <w:rFonts w:ascii="David" w:eastAsia="Calibri" w:hAnsi="David" w:cs="David" w:hint="cs"/>
                <w:b/>
                <w:sz w:val="24"/>
                <w:szCs w:val="24"/>
                <w:rtl/>
                <w:lang w:eastAsia="he-IL"/>
              </w:rPr>
              <w:t>חתימת האישור</w:t>
            </w:r>
          </w:p>
        </w:tc>
      </w:tr>
      <w:tr w:rsidR="00B67F92" w:rsidRPr="00804EB9" w14:paraId="3157E9B4" w14:textId="77777777" w:rsidTr="002006C3">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2A28F16" w14:textId="77777777" w:rsidR="00B67F92" w:rsidRPr="00804EB9" w:rsidRDefault="00B67F92"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David" w:eastAsia="Calibri" w:hAnsi="David" w:cs="David" w:hint="cs"/>
                <w:b/>
                <w:sz w:val="24"/>
                <w:szCs w:val="24"/>
                <w:rtl/>
                <w:lang w:eastAsia="he-IL"/>
              </w:rPr>
              <w:t>המבטח:</w:t>
            </w:r>
          </w:p>
        </w:tc>
      </w:tr>
    </w:tbl>
    <w:p w14:paraId="14AD6667" w14:textId="77777777" w:rsidR="00BC286D" w:rsidRPr="00804EB9"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5B3E36E3" w14:textId="77777777" w:rsidR="00BC286D" w:rsidRPr="00804EB9"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804EB9" w14:paraId="4D9E18ED" w14:textId="77777777" w:rsidTr="002006C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CCC8884" w14:textId="77777777" w:rsidR="00BC286D" w:rsidRPr="00804EB9" w:rsidRDefault="00BC286D" w:rsidP="002006C3">
            <w:pPr>
              <w:spacing w:before="0" w:beforeAutospacing="0" w:after="0" w:afterAutospacing="0" w:line="240" w:lineRule="auto"/>
              <w:ind w:left="50" w:right="78"/>
              <w:rPr>
                <w:rFonts w:ascii="David" w:eastAsia="Calibri" w:hAnsi="David" w:cs="David"/>
                <w:b/>
                <w:sz w:val="24"/>
                <w:szCs w:val="24"/>
                <w:rtl/>
                <w:lang w:eastAsia="he-IL"/>
              </w:rPr>
            </w:pPr>
            <w:r w:rsidRPr="00804EB9">
              <w:rPr>
                <w:rFonts w:ascii="David" w:eastAsia="Calibri" w:hAnsi="David" w:cs="David" w:hint="cs"/>
                <w:b/>
                <w:sz w:val="24"/>
                <w:szCs w:val="24"/>
                <w:rtl/>
                <w:lang w:eastAsia="he-IL"/>
              </w:rPr>
              <w:t>ביטול/שינוי הפוליסה *</w:t>
            </w:r>
          </w:p>
        </w:tc>
      </w:tr>
      <w:tr w:rsidR="00BC286D" w:rsidRPr="00804EB9" w14:paraId="3D2C8A0C" w14:textId="77777777" w:rsidTr="002006C3">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52F285E" w14:textId="77777777" w:rsidR="00BC286D" w:rsidRPr="00804EB9" w:rsidRDefault="00BC286D" w:rsidP="002006C3">
            <w:pPr>
              <w:spacing w:before="0" w:beforeAutospacing="0" w:after="0" w:afterAutospacing="0" w:line="240" w:lineRule="auto"/>
              <w:rPr>
                <w:rFonts w:ascii="David" w:eastAsia="Calibri" w:hAnsi="David" w:cs="David"/>
                <w:bCs/>
                <w:sz w:val="24"/>
                <w:szCs w:val="24"/>
                <w:rtl/>
                <w:lang w:eastAsia="he-IL"/>
              </w:rPr>
            </w:pPr>
            <w:r w:rsidRPr="00804EB9">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804EB9">
              <w:rPr>
                <w:rFonts w:ascii="David" w:eastAsia="Calibri" w:hAnsi="David" w:cs="David" w:hint="cs"/>
                <w:bCs/>
                <w:sz w:val="24"/>
                <w:szCs w:val="24"/>
                <w:rtl/>
                <w:lang w:eastAsia="he-IL"/>
              </w:rPr>
              <w:t>30 יום</w:t>
            </w:r>
            <w:r w:rsidRPr="00804EB9">
              <w:rPr>
                <w:rFonts w:ascii="David" w:eastAsia="Calibri" w:hAnsi="David" w:cs="David" w:hint="cs"/>
                <w:b/>
                <w:sz w:val="24"/>
                <w:szCs w:val="24"/>
                <w:rtl/>
                <w:lang w:eastAsia="he-IL"/>
              </w:rPr>
              <w:t xml:space="preserve"> לאחר משלוח הודעה למבקש האישור בדבר השינוי או הביטול.</w:t>
            </w:r>
          </w:p>
        </w:tc>
      </w:tr>
    </w:tbl>
    <w:p w14:paraId="70B8B769" w14:textId="77777777" w:rsidR="00BC286D" w:rsidRPr="00804EB9"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79613B2A" w14:textId="77777777" w:rsidR="00B67F92" w:rsidRPr="00804EB9"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804EB9">
        <w:rPr>
          <w:rFonts w:ascii="David" w:eastAsia="Calibri" w:hAnsi="David" w:cs="David" w:hint="cs"/>
          <w:b/>
          <w:bCs/>
          <w:sz w:val="24"/>
          <w:szCs w:val="24"/>
          <w:u w:val="single"/>
          <w:rtl/>
          <w:lang w:eastAsia="he-IL"/>
        </w:rPr>
        <w:t xml:space="preserve">* באישור ביטוח כללי </w:t>
      </w:r>
      <w:r w:rsidRPr="00804EB9">
        <w:rPr>
          <w:rFonts w:ascii="David" w:eastAsia="Calibri" w:hAnsi="David" w:cs="David" w:hint="cs"/>
          <w:sz w:val="24"/>
          <w:szCs w:val="24"/>
          <w:rtl/>
          <w:lang w:eastAsia="he-IL"/>
        </w:rPr>
        <w:t xml:space="preserve">ניתן לסמן שדות אלה כשדות שאינם בתוקף. </w:t>
      </w:r>
    </w:p>
    <w:p w14:paraId="2227BC8F" w14:textId="77777777" w:rsidR="0047052D" w:rsidRPr="00804EB9"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9798EFE" w14:textId="77777777" w:rsidR="00776496" w:rsidRPr="00804EB9"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6F8654" w14:textId="77777777" w:rsidR="00BC286D" w:rsidRPr="00804EB9"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br w:type="page"/>
      </w:r>
    </w:p>
    <w:p w14:paraId="0C813F7A" w14:textId="77777777" w:rsidR="00776496" w:rsidRPr="00804EB9"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t>נספח "ח"</w:t>
      </w:r>
    </w:p>
    <w:p w14:paraId="556CE1A4" w14:textId="77777777" w:rsidR="00776496" w:rsidRPr="00804EB9"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04EB9">
        <w:rPr>
          <w:rFonts w:ascii="Times New Roman" w:eastAsia="Times New Roman" w:hAnsi="Times New Roman" w:cs="David"/>
          <w:b/>
          <w:bCs/>
          <w:sz w:val="24"/>
          <w:szCs w:val="24"/>
          <w:u w:val="single"/>
          <w:rtl/>
        </w:rPr>
        <w:t>רשימת התכניות והמסמכים שעל היועץ להנפיק</w:t>
      </w:r>
    </w:p>
    <w:p w14:paraId="4D1944DE" w14:textId="77777777" w:rsidR="00776496" w:rsidRPr="00804EB9"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804EB9">
        <w:rPr>
          <w:rFonts w:ascii="Times New Roman" w:eastAsia="Times New Roman" w:hAnsi="Times New Roman" w:cs="David"/>
          <w:sz w:val="25"/>
          <w:szCs w:val="25"/>
          <w:rtl/>
        </w:rPr>
        <w:t>מסמך זה מהווה השלמה לנספח ב' ואינו גורע ממנו</w:t>
      </w:r>
    </w:p>
    <w:p w14:paraId="5D73CEE4"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ED4DD4A" w14:textId="77777777" w:rsidR="00776496" w:rsidRPr="00804EB9"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73A3F45" w14:textId="77777777" w:rsidR="00776496" w:rsidRPr="00804EB9"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6099F64F" w14:textId="77777777" w:rsidR="00776496" w:rsidRPr="00804EB9"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1.</w:t>
      </w:r>
      <w:r w:rsidRPr="00804EB9">
        <w:rPr>
          <w:rFonts w:ascii="Times New Roman" w:eastAsia="Times New Roman" w:hAnsi="Times New Roman" w:cs="David"/>
          <w:sz w:val="20"/>
          <w:szCs w:val="24"/>
          <w:rtl/>
          <w:lang w:eastAsia="he-IL"/>
        </w:rPr>
        <w:tab/>
        <w:t>דו"חות בדיקה והנחיות ליועצים.</w:t>
      </w:r>
    </w:p>
    <w:p w14:paraId="0D8B100A" w14:textId="77777777" w:rsidR="00776496" w:rsidRPr="00804EB9"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2AF31338" w14:textId="77777777" w:rsidR="00776496" w:rsidRPr="00804EB9"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2.</w:t>
      </w:r>
      <w:r w:rsidRPr="00804EB9">
        <w:rPr>
          <w:rFonts w:ascii="Times New Roman" w:eastAsia="Times New Roman" w:hAnsi="Times New Roman" w:cs="David"/>
          <w:sz w:val="20"/>
          <w:szCs w:val="24"/>
          <w:rtl/>
          <w:lang w:eastAsia="he-IL"/>
        </w:rPr>
        <w:tab/>
        <w:t>פרטי בצוע לאלמנטים אקוסטיים.</w:t>
      </w:r>
    </w:p>
    <w:p w14:paraId="4A351F0A" w14:textId="77777777" w:rsidR="00776496" w:rsidRPr="00804EB9"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72F49859" w14:textId="77777777" w:rsidR="00776496" w:rsidRPr="00804EB9"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3.</w:t>
      </w:r>
      <w:r w:rsidRPr="00804EB9">
        <w:rPr>
          <w:rFonts w:ascii="Times New Roman" w:eastAsia="Times New Roman" w:hAnsi="Times New Roman" w:cs="David"/>
          <w:sz w:val="20"/>
          <w:szCs w:val="24"/>
          <w:rtl/>
          <w:lang w:eastAsia="he-IL"/>
        </w:rPr>
        <w:tab/>
        <w:t>חוות דעת סביבתית.</w:t>
      </w:r>
    </w:p>
    <w:p w14:paraId="2C8586BE" w14:textId="77777777" w:rsidR="00776496" w:rsidRPr="00804EB9"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198EFCF8"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4.</w:t>
      </w:r>
      <w:r w:rsidRPr="00804EB9">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1D8B76AF"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0A54E115"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5.</w:t>
      </w:r>
      <w:r w:rsidRPr="00804EB9">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54B9D5F"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70E12EEF"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6.</w:t>
      </w:r>
      <w:r w:rsidRPr="00804EB9">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9D2768C" w14:textId="77777777" w:rsidR="00776496" w:rsidRPr="00804EB9"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6A1A85BD" w14:textId="77777777" w:rsidR="00776496" w:rsidRPr="00804EB9"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804EB9">
        <w:rPr>
          <w:rFonts w:ascii="Times New Roman" w:eastAsia="Times New Roman" w:hAnsi="Times New Roman" w:cs="David"/>
          <w:sz w:val="20"/>
          <w:szCs w:val="24"/>
          <w:rtl/>
          <w:lang w:eastAsia="he-IL"/>
        </w:rPr>
        <w:t>כל המסמכים והתכניות יערכו בשפה העברית.</w:t>
      </w:r>
    </w:p>
    <w:p w14:paraId="16899C4C" w14:textId="77777777" w:rsidR="00776496" w:rsidRPr="00804EB9"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83DD405"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FB9770"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ED726F"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4C08DA"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BFC8F34"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0E890B"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FAC4BF4"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FEAAB21"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B3E282"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805870B"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71A8789"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FCE8B1B"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1BB59DC"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B731899"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98390F5"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75CC5A4"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171F15"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B106829"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F78A65E"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9323D6" w14:textId="77777777" w:rsidR="00F865AA" w:rsidRPr="00804EB9"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804EB9">
        <w:rPr>
          <w:rFonts w:ascii="Times New Roman" w:eastAsia="Times New Roman" w:hAnsi="Times New Roman" w:cs="David"/>
          <w:b/>
          <w:bCs/>
          <w:sz w:val="24"/>
          <w:szCs w:val="24"/>
          <w:u w:val="single"/>
          <w:rtl/>
          <w:lang w:eastAsia="he-IL"/>
        </w:rPr>
        <w:br w:type="page"/>
      </w:r>
    </w:p>
    <w:p w14:paraId="21D2B1B8"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F8A5AE" w14:textId="77777777" w:rsidR="00776496" w:rsidRPr="00804EB9"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F8C2C7" w14:textId="77777777" w:rsidR="0047052D" w:rsidRPr="00804EB9"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804EB9">
        <w:rPr>
          <w:rFonts w:ascii="Times New Roman" w:eastAsia="Times New Roman" w:hAnsi="Times New Roman" w:cs="David" w:hint="cs"/>
          <w:b/>
          <w:bCs/>
          <w:sz w:val="20"/>
          <w:szCs w:val="24"/>
          <w:u w:val="single"/>
          <w:rtl/>
          <w:lang w:eastAsia="he-IL"/>
        </w:rPr>
        <w:t>נספח "ט"</w:t>
      </w:r>
    </w:p>
    <w:p w14:paraId="25551979"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CBEEDE1"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804EB9">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3B8B00C"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4697FE"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41F119"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CB0F72"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לכבוד :</w:t>
      </w:r>
    </w:p>
    <w:p w14:paraId="271C4735" w14:textId="77777777" w:rsidR="0047052D" w:rsidRPr="00804EB9" w:rsidRDefault="009770CA"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6725DB" w:rsidRPr="00804EB9">
            <w:rPr>
              <w:rFonts w:ascii="Times New Roman" w:eastAsia="Times New Roman" w:hAnsi="Times New Roman" w:cs="David" w:hint="cs"/>
              <w:sz w:val="24"/>
              <w:szCs w:val="24"/>
              <w:rtl/>
              <w:lang w:eastAsia="he-IL"/>
            </w:rPr>
            <w:br/>
            <w:t>אפריקה ישראל מגורים בע"מ</w:t>
          </w:r>
          <w:r w:rsidR="006725DB" w:rsidRPr="00804EB9">
            <w:rPr>
              <w:rFonts w:ascii="Times New Roman" w:eastAsia="Times New Roman" w:hAnsi="Times New Roman" w:cs="David" w:hint="cs"/>
              <w:sz w:val="24"/>
              <w:szCs w:val="24"/>
              <w:rtl/>
              <w:lang w:eastAsia="he-IL"/>
            </w:rPr>
            <w:br/>
            <w:t>יוני נתניהו 1 ג' אור יהודה</w:t>
          </w:r>
          <w:r w:rsidR="006725DB" w:rsidRPr="00804EB9">
            <w:rPr>
              <w:rFonts w:ascii="Times New Roman" w:eastAsia="Times New Roman" w:hAnsi="Times New Roman" w:cs="David" w:hint="cs"/>
              <w:sz w:val="24"/>
              <w:szCs w:val="24"/>
              <w:rtl/>
              <w:lang w:eastAsia="he-IL"/>
            </w:rPr>
            <w:br/>
            <w:t>מ.ז 52-003476-0</w:t>
          </w:r>
          <w:r w:rsidR="006725DB" w:rsidRPr="00804EB9">
            <w:rPr>
              <w:rFonts w:ascii="Times New Roman" w:eastAsia="Times New Roman" w:hAnsi="Times New Roman" w:cs="David" w:hint="cs"/>
              <w:sz w:val="24"/>
              <w:szCs w:val="24"/>
              <w:rtl/>
              <w:lang w:eastAsia="he-IL"/>
            </w:rPr>
            <w:br/>
          </w:r>
          <w:r w:rsidR="006725DB" w:rsidRPr="00804EB9">
            <w:rPr>
              <w:rFonts w:ascii="Times New Roman" w:eastAsia="Times New Roman" w:hAnsi="Times New Roman" w:cs="David" w:hint="cs"/>
              <w:sz w:val="24"/>
              <w:szCs w:val="24"/>
              <w:rtl/>
              <w:lang w:eastAsia="he-IL"/>
            </w:rPr>
            <w:br/>
            <w:t>כלל נכסי נדלן נשר מרכז (נ.נ.נ.מ) שותפות מוגבלת</w:t>
          </w:r>
          <w:r w:rsidR="006725DB" w:rsidRPr="00804EB9">
            <w:rPr>
              <w:rFonts w:ascii="Times New Roman" w:eastAsia="Times New Roman" w:hAnsi="Times New Roman" w:cs="David" w:hint="cs"/>
              <w:sz w:val="24"/>
              <w:szCs w:val="24"/>
              <w:rtl/>
              <w:lang w:eastAsia="he-IL"/>
            </w:rPr>
            <w:br/>
            <w:t>מרכז עזריאלי בניין משולש 3, תל אביב</w:t>
          </w:r>
          <w:r w:rsidR="006725DB" w:rsidRPr="00804EB9">
            <w:rPr>
              <w:rFonts w:ascii="Times New Roman" w:eastAsia="Times New Roman" w:hAnsi="Times New Roman" w:cs="David" w:hint="cs"/>
              <w:sz w:val="24"/>
              <w:szCs w:val="24"/>
              <w:rtl/>
              <w:lang w:eastAsia="he-IL"/>
            </w:rPr>
            <w:br/>
            <w:t>540283033</w:t>
          </w:r>
          <w:r w:rsidR="006725DB" w:rsidRPr="00804EB9">
            <w:rPr>
              <w:rFonts w:ascii="Times New Roman" w:eastAsia="Times New Roman" w:hAnsi="Times New Roman" w:cs="David" w:hint="cs"/>
              <w:sz w:val="24"/>
              <w:szCs w:val="24"/>
              <w:rtl/>
              <w:lang w:eastAsia="he-IL"/>
            </w:rPr>
            <w:br/>
          </w:r>
          <w:r w:rsidR="006725DB" w:rsidRPr="00804EB9">
            <w:rPr>
              <w:rFonts w:ascii="Times New Roman" w:eastAsia="Times New Roman" w:hAnsi="Times New Roman" w:cs="David" w:hint="cs"/>
              <w:sz w:val="24"/>
              <w:szCs w:val="24"/>
              <w:rtl/>
              <w:lang w:eastAsia="he-IL"/>
            </w:rPr>
            <w:br/>
            <w:t>שיכון ובינוי נדל"ן בע"מ</w:t>
          </w:r>
          <w:r w:rsidR="006725DB" w:rsidRPr="00804EB9">
            <w:rPr>
              <w:rFonts w:ascii="Times New Roman" w:eastAsia="Times New Roman" w:hAnsi="Times New Roman" w:cs="David" w:hint="cs"/>
              <w:sz w:val="24"/>
              <w:szCs w:val="24"/>
              <w:rtl/>
              <w:lang w:eastAsia="he-IL"/>
            </w:rPr>
            <w:br/>
            <w:t>שלם 3 רמת גן 52215</w:t>
          </w:r>
          <w:r w:rsidR="006725DB" w:rsidRPr="00804EB9">
            <w:rPr>
              <w:rFonts w:ascii="Times New Roman" w:eastAsia="Times New Roman" w:hAnsi="Times New Roman" w:cs="David" w:hint="cs"/>
              <w:sz w:val="24"/>
              <w:szCs w:val="24"/>
              <w:rtl/>
              <w:lang w:eastAsia="he-IL"/>
            </w:rPr>
            <w:br/>
            <w:t>מ.ז 52-002117-1</w:t>
          </w:r>
          <w:r w:rsidR="006725DB" w:rsidRPr="00804EB9">
            <w:rPr>
              <w:rFonts w:ascii="Times New Roman" w:eastAsia="Times New Roman" w:hAnsi="Times New Roman" w:cs="David" w:hint="cs"/>
              <w:sz w:val="24"/>
              <w:szCs w:val="24"/>
              <w:rtl/>
              <w:lang w:eastAsia="he-IL"/>
            </w:rPr>
            <w:br/>
          </w:r>
        </w:sdtContent>
      </w:sdt>
      <w:r w:rsidR="0047052D" w:rsidRPr="00804EB9">
        <w:rPr>
          <w:rFonts w:ascii="Times New Roman" w:eastAsia="Times New Roman" w:hAnsi="Times New Roman" w:cs="David" w:hint="cs"/>
          <w:sz w:val="24"/>
          <w:szCs w:val="24"/>
          <w:rtl/>
          <w:lang w:eastAsia="he-IL"/>
        </w:rPr>
        <w:br/>
        <w:t>(המזמין)</w:t>
      </w:r>
    </w:p>
    <w:p w14:paraId="02E48EFB"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4DD4AE"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E4D21B"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65D3DD0"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190C89" w14:textId="77777777" w:rsidR="0047052D" w:rsidRPr="00804EB9"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804EB9">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ע. לבני הנדסה אקוסטית בע"מ</w:t>
          </w:r>
        </w:sdtContent>
      </w:sdt>
      <w:r w:rsidRPr="00804EB9">
        <w:rPr>
          <w:rFonts w:ascii="Times New Roman" w:eastAsia="Times New Roman" w:hAnsi="Times New Roman" w:cs="David" w:hint="cs"/>
          <w:bCs/>
          <w:sz w:val="24"/>
          <w:szCs w:val="24"/>
          <w:rtl/>
          <w:lang w:eastAsia="he-IL"/>
        </w:rPr>
        <w:t xml:space="preserve"> </w:t>
      </w:r>
      <w:r w:rsidRPr="00804EB9">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6725DB" w:rsidRPr="00804EB9">
            <w:rPr>
              <w:rFonts w:ascii="Times New Roman" w:eastAsia="Times New Roman" w:hAnsi="Times New Roman" w:cs="David"/>
              <w:sz w:val="24"/>
              <w:szCs w:val="24"/>
              <w:rtl/>
              <w:lang w:eastAsia="he-IL"/>
            </w:rPr>
            <w:t>נשר</w:t>
          </w:r>
        </w:sdtContent>
      </w:sdt>
      <w:r w:rsidRPr="00804EB9">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6725DB" w:rsidRPr="00804EB9">
            <w:rPr>
              <w:rFonts w:ascii="Times New Roman" w:eastAsia="Times New Roman" w:hAnsi="Times New Roman" w:cs="David" w:hint="cs"/>
              <w:sz w:val="24"/>
              <w:szCs w:val="24"/>
              <w:rtl/>
            </w:rPr>
            <w:t>יעות אקוסטיקה</w:t>
          </w:r>
        </w:sdtContent>
      </w:sdt>
      <w:r w:rsidRPr="00804EB9">
        <w:rPr>
          <w:rFonts w:ascii="Times New Roman" w:eastAsia="Times New Roman" w:hAnsi="Times New Roman" w:cs="David" w:hint="cs"/>
          <w:sz w:val="24"/>
          <w:szCs w:val="24"/>
          <w:rtl/>
          <w:lang w:eastAsia="he-IL"/>
        </w:rPr>
        <w:t>, מאשר בזאת שהעבודות הנ"ל בוצעו והושלמו בהתאם להנחיותי</w:t>
      </w:r>
      <w:r w:rsidRPr="00804EB9">
        <w:rPr>
          <w:rFonts w:ascii="Times New Roman" w:eastAsia="Times New Roman" w:hAnsi="Times New Roman" w:cs="David" w:hint="eastAsia"/>
          <w:sz w:val="24"/>
          <w:szCs w:val="24"/>
          <w:rtl/>
          <w:lang w:eastAsia="he-IL"/>
        </w:rPr>
        <w:t>י</w:t>
      </w:r>
      <w:r w:rsidRPr="00804EB9">
        <w:rPr>
          <w:rFonts w:ascii="Times New Roman" w:eastAsia="Times New Roman" w:hAnsi="Times New Roman" w:cs="David" w:hint="cs"/>
          <w:sz w:val="24"/>
          <w:szCs w:val="24"/>
          <w:rtl/>
          <w:lang w:eastAsia="he-IL"/>
        </w:rPr>
        <w:t>, לתכניותי</w:t>
      </w:r>
      <w:r w:rsidRPr="00804EB9">
        <w:rPr>
          <w:rFonts w:ascii="Times New Roman" w:eastAsia="Times New Roman" w:hAnsi="Times New Roman" w:cs="David" w:hint="eastAsia"/>
          <w:sz w:val="24"/>
          <w:szCs w:val="24"/>
          <w:rtl/>
          <w:lang w:eastAsia="he-IL"/>
        </w:rPr>
        <w:t>י</w:t>
      </w:r>
      <w:r w:rsidRPr="00804EB9">
        <w:rPr>
          <w:rFonts w:ascii="Times New Roman" w:eastAsia="Times New Roman" w:hAnsi="Times New Roman" w:cs="David" w:hint="cs"/>
          <w:sz w:val="24"/>
          <w:szCs w:val="24"/>
          <w:rtl/>
          <w:lang w:eastAsia="he-IL"/>
        </w:rPr>
        <w:t>, בהתאם</w:t>
      </w:r>
      <w:r w:rsidRPr="00804EB9">
        <w:rPr>
          <w:rFonts w:ascii="Times New Roman" w:eastAsia="Times New Roman" w:hAnsi="Times New Roman" w:cs="David" w:hint="cs"/>
          <w:sz w:val="20"/>
          <w:szCs w:val="24"/>
          <w:rtl/>
          <w:lang w:eastAsia="he-IL"/>
        </w:rPr>
        <w:t xml:space="preserve"> לתקנים מחייבים ולשביעות רצוני.</w:t>
      </w:r>
    </w:p>
    <w:p w14:paraId="6602B18B" w14:textId="77777777" w:rsidR="0047052D" w:rsidRPr="00804EB9"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062102B"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12FFF7"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F25F00"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336CA5" w14:textId="77777777" w:rsidR="0047052D" w:rsidRPr="00804EB9"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DBFAA4" w14:textId="77777777" w:rsidR="0047052D" w:rsidRPr="00804EB9"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                                                                                      בכבוד רב,</w:t>
      </w:r>
    </w:p>
    <w:p w14:paraId="462B336E" w14:textId="77777777" w:rsidR="000F5BD1" w:rsidRPr="00804EB9"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60D23D" w14:textId="77777777" w:rsidR="000F5BD1" w:rsidRPr="00804EB9"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6E2861" w14:textId="77777777" w:rsidR="000F5BD1" w:rsidRPr="00804EB9"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0FF040" w14:textId="77777777" w:rsidR="0047052D" w:rsidRPr="00804EB9"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804EB9">
        <w:rPr>
          <w:rFonts w:ascii="Times New Roman" w:eastAsia="Times New Roman" w:hAnsi="Times New Roman" w:cs="David" w:hint="cs"/>
          <w:sz w:val="20"/>
          <w:szCs w:val="24"/>
          <w:rtl/>
          <w:lang w:eastAsia="he-IL"/>
        </w:rPr>
        <w:t xml:space="preserve">                                                                                                             ___________________</w:t>
      </w:r>
    </w:p>
    <w:p w14:paraId="56809E04" w14:textId="77777777" w:rsidR="0047052D" w:rsidRPr="00804EB9" w:rsidRDefault="009770CA"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25DB" w:rsidRPr="00804EB9">
            <w:rPr>
              <w:rFonts w:ascii="Times New Roman" w:eastAsia="Times New Roman" w:hAnsi="Times New Roman" w:cs="David" w:hint="cs"/>
              <w:sz w:val="24"/>
              <w:szCs w:val="24"/>
              <w:u w:val="single"/>
              <w:rtl/>
              <w:lang w:eastAsia="he-IL"/>
            </w:rPr>
            <w:t>ע. לבני הנדסה אקוסטית בע"מ</w:t>
          </w:r>
        </w:sdtContent>
      </w:sdt>
    </w:p>
    <w:p w14:paraId="1F3AE655"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804EB9">
        <w:rPr>
          <w:rFonts w:ascii="Times New Roman" w:eastAsia="Times New Roman" w:hAnsi="Times New Roman" w:cs="David" w:hint="cs"/>
          <w:sz w:val="20"/>
          <w:szCs w:val="20"/>
          <w:rtl/>
          <w:lang w:eastAsia="he-IL"/>
        </w:rPr>
        <w:t xml:space="preserve">                </w:t>
      </w:r>
      <w:r w:rsidRPr="00804EB9">
        <w:rPr>
          <w:rFonts w:ascii="Times New Roman" w:eastAsia="Times New Roman" w:hAnsi="Times New Roman" w:cs="David" w:hint="cs"/>
          <w:sz w:val="20"/>
          <w:szCs w:val="20"/>
          <w:rtl/>
          <w:lang w:eastAsia="he-IL"/>
        </w:rPr>
        <w:tab/>
      </w:r>
      <w:r w:rsidRPr="00804EB9">
        <w:rPr>
          <w:rFonts w:ascii="Times New Roman" w:eastAsia="Times New Roman" w:hAnsi="Times New Roman" w:cs="David" w:hint="cs"/>
          <w:sz w:val="20"/>
          <w:szCs w:val="20"/>
          <w:rtl/>
          <w:lang w:eastAsia="he-IL"/>
        </w:rPr>
        <w:tab/>
      </w:r>
      <w:r w:rsidRPr="00804EB9">
        <w:rPr>
          <w:rFonts w:ascii="Times New Roman" w:eastAsia="Times New Roman" w:hAnsi="Times New Roman" w:cs="David" w:hint="cs"/>
          <w:sz w:val="20"/>
          <w:szCs w:val="20"/>
          <w:rtl/>
          <w:lang w:eastAsia="he-IL"/>
        </w:rPr>
        <w:tab/>
      </w:r>
      <w:r w:rsidRPr="00804EB9">
        <w:rPr>
          <w:rFonts w:ascii="Times New Roman" w:eastAsia="Times New Roman" w:hAnsi="Times New Roman" w:cs="David" w:hint="cs"/>
          <w:sz w:val="20"/>
          <w:szCs w:val="20"/>
          <w:rtl/>
          <w:lang w:eastAsia="he-IL"/>
        </w:rPr>
        <w:tab/>
      </w:r>
      <w:r w:rsidRPr="00804EB9">
        <w:rPr>
          <w:rFonts w:ascii="Times New Roman" w:eastAsia="Times New Roman" w:hAnsi="Times New Roman" w:cs="David" w:hint="cs"/>
          <w:sz w:val="20"/>
          <w:szCs w:val="20"/>
          <w:rtl/>
          <w:lang w:eastAsia="he-IL"/>
        </w:rPr>
        <w:tab/>
        <w:t xml:space="preserve">   </w:t>
      </w:r>
    </w:p>
    <w:p w14:paraId="31A30D6B"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74680BC"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804EB9">
        <w:rPr>
          <w:rFonts w:ascii="Times New Roman" w:eastAsia="Times New Roman" w:hAnsi="Times New Roman" w:cs="David" w:hint="cs"/>
          <w:sz w:val="20"/>
          <w:szCs w:val="20"/>
          <w:rtl/>
          <w:lang w:eastAsia="he-IL"/>
        </w:rPr>
        <w:br w:type="page"/>
      </w:r>
      <w:r w:rsidRPr="00804EB9">
        <w:rPr>
          <w:rFonts w:ascii="Times New Roman" w:eastAsia="Times New Roman" w:hAnsi="Times New Roman" w:cs="David" w:hint="cs"/>
          <w:b/>
          <w:bCs/>
          <w:sz w:val="24"/>
          <w:szCs w:val="24"/>
          <w:u w:val="single"/>
          <w:rtl/>
          <w:lang w:eastAsia="he-IL"/>
        </w:rPr>
        <w:t xml:space="preserve">נספח "י" </w:t>
      </w:r>
    </w:p>
    <w:p w14:paraId="46C59559" w14:textId="77777777" w:rsidR="0047052D" w:rsidRPr="00804EB9"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FF4423" w14:textId="77777777" w:rsidR="0047052D" w:rsidRPr="00804EB9"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804EB9">
        <w:rPr>
          <w:rFonts w:ascii="Times New Roman" w:eastAsia="Times New Roman" w:hAnsi="Times New Roman" w:cs="David" w:hint="cs"/>
          <w:b/>
          <w:bCs/>
          <w:sz w:val="24"/>
          <w:szCs w:val="24"/>
          <w:u w:val="single"/>
          <w:rtl/>
          <w:lang w:eastAsia="he-IL"/>
        </w:rPr>
        <w:t>דוגמא לנוסח הצהרת ה</w:t>
      </w:r>
      <w:r w:rsidR="00450CD1" w:rsidRPr="00804EB9">
        <w:rPr>
          <w:rFonts w:ascii="Times New Roman" w:eastAsia="Times New Roman" w:hAnsi="Times New Roman" w:cs="David" w:hint="cs"/>
          <w:b/>
          <w:bCs/>
          <w:sz w:val="24"/>
          <w:szCs w:val="24"/>
          <w:u w:val="single"/>
          <w:rtl/>
          <w:lang w:eastAsia="he-IL"/>
        </w:rPr>
        <w:t>יועץ</w:t>
      </w:r>
      <w:r w:rsidRPr="00804EB9">
        <w:rPr>
          <w:rFonts w:ascii="Times New Roman" w:eastAsia="Times New Roman" w:hAnsi="Times New Roman" w:cs="David" w:hint="cs"/>
          <w:b/>
          <w:bCs/>
          <w:sz w:val="24"/>
          <w:szCs w:val="24"/>
          <w:u w:val="single"/>
          <w:rtl/>
          <w:lang w:eastAsia="he-IL"/>
        </w:rPr>
        <w:t xml:space="preserve"> בדבר היעדר תביעות</w:t>
      </w:r>
    </w:p>
    <w:p w14:paraId="6FE5AD28" w14:textId="77777777" w:rsidR="0047052D" w:rsidRPr="00804EB9"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930CB72"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לכבוד</w:t>
      </w:r>
      <w:r w:rsidRPr="00804EB9">
        <w:rPr>
          <w:rFonts w:ascii="Times New Roman" w:eastAsia="Times New Roman" w:hAnsi="Times New Roman" w:cs="David" w:hint="cs"/>
          <w:sz w:val="24"/>
          <w:szCs w:val="24"/>
          <w:rtl/>
          <w:lang w:eastAsia="he-IL"/>
        </w:rPr>
        <w:tab/>
      </w:r>
      <w:r w:rsidRPr="00804EB9">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6725DB" w:rsidRPr="00804EB9">
            <w:rPr>
              <w:rFonts w:ascii="Times New Roman" w:eastAsia="Times New Roman" w:hAnsi="Times New Roman" w:cs="David" w:hint="cs"/>
              <w:sz w:val="24"/>
              <w:szCs w:val="24"/>
              <w:rtl/>
              <w:lang w:eastAsia="he-IL"/>
            </w:rPr>
            <w:br/>
            <w:t>אפריקה ישראל מגורים בע"מ</w:t>
          </w:r>
          <w:r w:rsidR="006725DB" w:rsidRPr="00804EB9">
            <w:rPr>
              <w:rFonts w:ascii="Times New Roman" w:eastAsia="Times New Roman" w:hAnsi="Times New Roman" w:cs="David" w:hint="cs"/>
              <w:sz w:val="24"/>
              <w:szCs w:val="24"/>
              <w:rtl/>
              <w:lang w:eastAsia="he-IL"/>
            </w:rPr>
            <w:br/>
            <w:t>יוני נתניהו 1 ג' אור יהודה</w:t>
          </w:r>
          <w:r w:rsidR="006725DB" w:rsidRPr="00804EB9">
            <w:rPr>
              <w:rFonts w:ascii="Times New Roman" w:eastAsia="Times New Roman" w:hAnsi="Times New Roman" w:cs="David" w:hint="cs"/>
              <w:sz w:val="24"/>
              <w:szCs w:val="24"/>
              <w:rtl/>
              <w:lang w:eastAsia="he-IL"/>
            </w:rPr>
            <w:br/>
            <w:t>מ.ז 52-003476-0</w:t>
          </w:r>
          <w:r w:rsidR="006725DB" w:rsidRPr="00804EB9">
            <w:rPr>
              <w:rFonts w:ascii="Times New Roman" w:eastAsia="Times New Roman" w:hAnsi="Times New Roman" w:cs="David" w:hint="cs"/>
              <w:sz w:val="24"/>
              <w:szCs w:val="24"/>
              <w:rtl/>
              <w:lang w:eastAsia="he-IL"/>
            </w:rPr>
            <w:br/>
          </w:r>
          <w:r w:rsidR="006725DB" w:rsidRPr="00804EB9">
            <w:rPr>
              <w:rFonts w:ascii="Times New Roman" w:eastAsia="Times New Roman" w:hAnsi="Times New Roman" w:cs="David" w:hint="cs"/>
              <w:sz w:val="24"/>
              <w:szCs w:val="24"/>
              <w:rtl/>
              <w:lang w:eastAsia="he-IL"/>
            </w:rPr>
            <w:br/>
            <w:t>כלל נכסי נדלן נשר מרכז (נ.נ.נ.מ) שותפות מוגבלת</w:t>
          </w:r>
          <w:r w:rsidR="006725DB" w:rsidRPr="00804EB9">
            <w:rPr>
              <w:rFonts w:ascii="Times New Roman" w:eastAsia="Times New Roman" w:hAnsi="Times New Roman" w:cs="David" w:hint="cs"/>
              <w:sz w:val="24"/>
              <w:szCs w:val="24"/>
              <w:rtl/>
              <w:lang w:eastAsia="he-IL"/>
            </w:rPr>
            <w:br/>
            <w:t>מרכז עזריאלי בניין משולש 3, תל אביב</w:t>
          </w:r>
          <w:r w:rsidR="006725DB" w:rsidRPr="00804EB9">
            <w:rPr>
              <w:rFonts w:ascii="Times New Roman" w:eastAsia="Times New Roman" w:hAnsi="Times New Roman" w:cs="David" w:hint="cs"/>
              <w:sz w:val="24"/>
              <w:szCs w:val="24"/>
              <w:rtl/>
              <w:lang w:eastAsia="he-IL"/>
            </w:rPr>
            <w:br/>
            <w:t>540283033</w:t>
          </w:r>
          <w:r w:rsidR="006725DB" w:rsidRPr="00804EB9">
            <w:rPr>
              <w:rFonts w:ascii="Times New Roman" w:eastAsia="Times New Roman" w:hAnsi="Times New Roman" w:cs="David" w:hint="cs"/>
              <w:sz w:val="24"/>
              <w:szCs w:val="24"/>
              <w:rtl/>
              <w:lang w:eastAsia="he-IL"/>
            </w:rPr>
            <w:br/>
          </w:r>
          <w:r w:rsidR="006725DB" w:rsidRPr="00804EB9">
            <w:rPr>
              <w:rFonts w:ascii="Times New Roman" w:eastAsia="Times New Roman" w:hAnsi="Times New Roman" w:cs="David" w:hint="cs"/>
              <w:sz w:val="24"/>
              <w:szCs w:val="24"/>
              <w:rtl/>
              <w:lang w:eastAsia="he-IL"/>
            </w:rPr>
            <w:br/>
            <w:t>שיכון ובינוי נדל"ן בע"מ</w:t>
          </w:r>
          <w:r w:rsidR="006725DB" w:rsidRPr="00804EB9">
            <w:rPr>
              <w:rFonts w:ascii="Times New Roman" w:eastAsia="Times New Roman" w:hAnsi="Times New Roman" w:cs="David" w:hint="cs"/>
              <w:sz w:val="24"/>
              <w:szCs w:val="24"/>
              <w:rtl/>
              <w:lang w:eastAsia="he-IL"/>
            </w:rPr>
            <w:br/>
            <w:t>שלם 3 רמת גן 52215</w:t>
          </w:r>
          <w:r w:rsidR="006725DB" w:rsidRPr="00804EB9">
            <w:rPr>
              <w:rFonts w:ascii="Times New Roman" w:eastAsia="Times New Roman" w:hAnsi="Times New Roman" w:cs="David" w:hint="cs"/>
              <w:sz w:val="24"/>
              <w:szCs w:val="24"/>
              <w:rtl/>
              <w:lang w:eastAsia="he-IL"/>
            </w:rPr>
            <w:br/>
            <w:t>מ.ז 52-002117-1</w:t>
          </w:r>
          <w:r w:rsidR="006725DB" w:rsidRPr="00804EB9">
            <w:rPr>
              <w:rFonts w:ascii="Times New Roman" w:eastAsia="Times New Roman" w:hAnsi="Times New Roman" w:cs="David" w:hint="cs"/>
              <w:sz w:val="24"/>
              <w:szCs w:val="24"/>
              <w:rtl/>
              <w:lang w:eastAsia="he-IL"/>
            </w:rPr>
            <w:br/>
          </w:r>
        </w:sdtContent>
      </w:sdt>
    </w:p>
    <w:p w14:paraId="3FF9AE41"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9EC548"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ג.א.נ.,</w:t>
      </w:r>
    </w:p>
    <w:p w14:paraId="2E035AE9"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C36ADE"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אנו הח"מ מצהירים בזאת שעם קבלת סך של </w:t>
      </w:r>
      <w:r w:rsidRPr="00804EB9">
        <w:rPr>
          <w:rFonts w:ascii="Times New Roman" w:eastAsia="Times New Roman" w:hAnsi="Times New Roman" w:cs="David" w:hint="cs"/>
          <w:sz w:val="24"/>
          <w:szCs w:val="24"/>
          <w:u w:val="single"/>
          <w:rtl/>
          <w:lang w:eastAsia="he-IL"/>
        </w:rPr>
        <w:t xml:space="preserve">                </w:t>
      </w:r>
      <w:r w:rsidRPr="00804EB9">
        <w:rPr>
          <w:rFonts w:ascii="Times New Roman" w:eastAsia="Times New Roman" w:hAnsi="Times New Roman" w:cs="David" w:hint="cs"/>
          <w:sz w:val="24"/>
          <w:szCs w:val="24"/>
          <w:rtl/>
          <w:lang w:eastAsia="he-IL"/>
        </w:rPr>
        <w:t xml:space="preserve"> ש"ח (להלן:"</w:t>
      </w:r>
      <w:r w:rsidRPr="00804EB9">
        <w:rPr>
          <w:rFonts w:ascii="Times New Roman" w:eastAsia="Times New Roman" w:hAnsi="Times New Roman" w:cs="David" w:hint="cs"/>
          <w:b/>
          <w:bCs/>
          <w:sz w:val="24"/>
          <w:szCs w:val="24"/>
          <w:rtl/>
          <w:lang w:eastAsia="he-IL"/>
        </w:rPr>
        <w:t>היתרה הסופית</w:t>
      </w:r>
      <w:r w:rsidRPr="00804EB9">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6725DB" w:rsidRPr="00804EB9">
            <w:rPr>
              <w:rFonts w:ascii="Times New Roman" w:eastAsia="Times New Roman" w:hAnsi="Times New Roman" w:cs="David" w:hint="cs"/>
              <w:sz w:val="24"/>
              <w:szCs w:val="24"/>
              <w:rtl/>
              <w:lang w:eastAsia="he-IL"/>
            </w:rPr>
            <w:t>נשר</w:t>
          </w:r>
        </w:sdtContent>
      </w:sdt>
      <w:r w:rsidRPr="00804EB9">
        <w:rPr>
          <w:rFonts w:ascii="Times New Roman" w:eastAsia="Times New Roman" w:hAnsi="Times New Roman" w:cs="David" w:hint="cs"/>
          <w:sz w:val="24"/>
          <w:szCs w:val="24"/>
          <w:rtl/>
          <w:lang w:eastAsia="he-IL"/>
        </w:rPr>
        <w:t xml:space="preserve"> עפ"י חוזה מיום </w:t>
      </w:r>
      <w:r w:rsidRPr="00804EB9">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8T00:00:00Z">
            <w:dateFormat w:val="dd/MM/yyyy"/>
            <w:lid w:val="he-IL"/>
            <w:storeMappedDataAs w:val="dateTime"/>
            <w:calendar w:val="gregorian"/>
          </w:date>
        </w:sdtPr>
        <w:sdtEndPr>
          <w:rPr>
            <w:rFonts w:hint="cs"/>
          </w:rPr>
        </w:sdtEndPr>
        <w:sdtContent>
          <w:r w:rsidR="006725DB" w:rsidRPr="00804EB9">
            <w:rPr>
              <w:rFonts w:ascii="Times New Roman" w:eastAsia="Times New Roman" w:hAnsi="Times New Roman" w:cs="David" w:hint="cs"/>
              <w:sz w:val="24"/>
              <w:szCs w:val="24"/>
              <w:rtl/>
              <w:lang w:eastAsia="he-IL"/>
            </w:rPr>
            <w:t>‏28/04/2022</w:t>
          </w:r>
        </w:sdtContent>
      </w:sdt>
      <w:r w:rsidRPr="00804EB9">
        <w:rPr>
          <w:rFonts w:ascii="Times New Roman" w:eastAsia="Times New Roman" w:hAnsi="Times New Roman" w:cs="David" w:hint="cs"/>
          <w:sz w:val="24"/>
          <w:szCs w:val="24"/>
          <w:rtl/>
          <w:lang w:eastAsia="he-IL"/>
        </w:rPr>
        <w:t xml:space="preserve"> או עבור חלקן כמפורט להלן:</w:t>
      </w:r>
    </w:p>
    <w:p w14:paraId="50E7B8C3"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4A8032E"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8EDC99"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FB187BD"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8B1334E"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0A026A"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80B7680"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CDC5BF"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328018A"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CFB3BF"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2F6B1A"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b/>
          <w:bCs/>
          <w:sz w:val="24"/>
          <w:szCs w:val="24"/>
          <w:rtl/>
          <w:lang w:eastAsia="he-IL"/>
        </w:rPr>
        <w:t>ולראיה באנו על החתום:</w:t>
      </w:r>
    </w:p>
    <w:p w14:paraId="552C7E37"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F2DF8B"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היום </w:t>
      </w:r>
      <w:r w:rsidRPr="00804EB9">
        <w:rPr>
          <w:rFonts w:ascii="Times New Roman" w:eastAsia="Times New Roman" w:hAnsi="Times New Roman" w:cs="David" w:hint="cs"/>
          <w:sz w:val="24"/>
          <w:szCs w:val="24"/>
          <w:u w:val="single"/>
          <w:rtl/>
          <w:lang w:eastAsia="he-IL"/>
        </w:rPr>
        <w:t xml:space="preserve">             </w:t>
      </w:r>
      <w:r w:rsidRPr="00804EB9">
        <w:rPr>
          <w:rFonts w:ascii="Times New Roman" w:eastAsia="Times New Roman" w:hAnsi="Times New Roman" w:cs="David" w:hint="cs"/>
          <w:sz w:val="24"/>
          <w:szCs w:val="24"/>
          <w:rtl/>
          <w:lang w:eastAsia="he-IL"/>
        </w:rPr>
        <w:t xml:space="preserve"> לחודש </w:t>
      </w:r>
      <w:r w:rsidRPr="00804EB9">
        <w:rPr>
          <w:rFonts w:ascii="Times New Roman" w:eastAsia="Times New Roman" w:hAnsi="Times New Roman" w:cs="David" w:hint="cs"/>
          <w:sz w:val="24"/>
          <w:szCs w:val="24"/>
          <w:u w:val="single"/>
          <w:rtl/>
          <w:lang w:eastAsia="he-IL"/>
        </w:rPr>
        <w:t xml:space="preserve">               </w:t>
      </w:r>
      <w:r w:rsidRPr="00804EB9">
        <w:rPr>
          <w:rFonts w:ascii="Times New Roman" w:eastAsia="Times New Roman" w:hAnsi="Times New Roman" w:cs="David" w:hint="cs"/>
          <w:sz w:val="24"/>
          <w:szCs w:val="24"/>
          <w:rtl/>
          <w:lang w:eastAsia="he-IL"/>
        </w:rPr>
        <w:t xml:space="preserve"> לשנה _________</w:t>
      </w:r>
    </w:p>
    <w:p w14:paraId="4E76AFFC" w14:textId="77777777" w:rsidR="0047052D" w:rsidRPr="00804EB9"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A4A443E" w14:textId="77777777" w:rsidR="0047052D" w:rsidRPr="00804EB9"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חתימה וחותמת ה</w:t>
      </w:r>
      <w:r w:rsidR="00450CD1" w:rsidRPr="00804EB9">
        <w:rPr>
          <w:rFonts w:ascii="Times New Roman" w:eastAsia="Times New Roman" w:hAnsi="Times New Roman" w:cs="David" w:hint="cs"/>
          <w:sz w:val="24"/>
          <w:szCs w:val="24"/>
          <w:rtl/>
          <w:lang w:eastAsia="he-IL"/>
        </w:rPr>
        <w:t>יועץ</w:t>
      </w:r>
      <w:r w:rsidRPr="00804EB9">
        <w:rPr>
          <w:rFonts w:ascii="Times New Roman" w:eastAsia="Times New Roman" w:hAnsi="Times New Roman" w:cs="David" w:hint="cs"/>
          <w:sz w:val="24"/>
          <w:szCs w:val="24"/>
          <w:rtl/>
          <w:lang w:eastAsia="he-IL"/>
        </w:rPr>
        <w:t>:</w:t>
      </w:r>
    </w:p>
    <w:p w14:paraId="4E28D55D" w14:textId="77777777" w:rsidR="000F5BD1" w:rsidRPr="00804EB9"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F8E3EA2" w14:textId="77777777" w:rsidR="0047052D" w:rsidRPr="00804EB9"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804EB9">
        <w:rPr>
          <w:rFonts w:ascii="Times New Roman" w:eastAsia="Times New Roman" w:hAnsi="Times New Roman" w:cs="David" w:hint="cs"/>
          <w:sz w:val="24"/>
          <w:szCs w:val="24"/>
          <w:u w:val="single"/>
          <w:rtl/>
          <w:lang w:eastAsia="he-IL"/>
        </w:rPr>
        <w:t xml:space="preserve">                  </w:t>
      </w:r>
    </w:p>
    <w:p w14:paraId="5F058B44" w14:textId="77777777" w:rsidR="0047052D" w:rsidRPr="00804EB9"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_______________________ </w:t>
      </w:r>
    </w:p>
    <w:p w14:paraId="72BC954E" w14:textId="77777777" w:rsidR="0047052D" w:rsidRPr="00804EB9" w:rsidRDefault="0047052D" w:rsidP="000525E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25DB" w:rsidRPr="00804EB9">
            <w:rPr>
              <w:rFonts w:ascii="Times New Roman" w:eastAsia="Times New Roman" w:hAnsi="Times New Roman" w:cs="David" w:hint="cs"/>
              <w:sz w:val="24"/>
              <w:szCs w:val="24"/>
              <w:u w:val="single"/>
              <w:rtl/>
              <w:lang w:eastAsia="he-IL"/>
            </w:rPr>
            <w:t>ע. לבני הנדסה אקוסטית בע"מ</w:t>
          </w:r>
        </w:sdtContent>
      </w:sdt>
    </w:p>
    <w:p w14:paraId="47B8B6DD"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44C1AEC" w14:textId="77777777" w:rsidR="000F5BD1" w:rsidRPr="00804EB9"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B19305"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620501"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b/>
          <w:bCs/>
          <w:sz w:val="24"/>
          <w:szCs w:val="24"/>
          <w:rtl/>
          <w:lang w:eastAsia="he-IL"/>
        </w:rPr>
        <w:t>אישור</w:t>
      </w:r>
    </w:p>
    <w:p w14:paraId="3C66B734" w14:textId="77777777" w:rsidR="0047052D" w:rsidRPr="00804EB9"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804EB9">
        <w:rPr>
          <w:rFonts w:ascii="Times New Roman" w:eastAsia="Times New Roman" w:hAnsi="Times New Roman" w:cs="David" w:hint="cs"/>
          <w:b/>
          <w:bCs/>
          <w:sz w:val="24"/>
          <w:szCs w:val="24"/>
          <w:rtl/>
          <w:lang w:eastAsia="he-IL"/>
        </w:rPr>
        <w:t>החברה</w:t>
      </w:r>
      <w:r w:rsidRPr="00804EB9">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B8F1670" w14:textId="77777777" w:rsidR="0047052D" w:rsidRPr="00804EB9"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B5CAAA4" w14:textId="77777777" w:rsidR="0047052D" w:rsidRPr="00804EB9"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804EB9">
        <w:rPr>
          <w:rFonts w:ascii="Times New Roman" w:eastAsia="Times New Roman" w:hAnsi="Times New Roman" w:cs="David" w:hint="cs"/>
          <w:sz w:val="24"/>
          <w:szCs w:val="24"/>
          <w:rtl/>
          <w:lang w:eastAsia="he-IL"/>
        </w:rPr>
        <w:t xml:space="preserve">    תאריך : _______   </w:t>
      </w:r>
      <w:r w:rsidRPr="00804EB9">
        <w:rPr>
          <w:rFonts w:ascii="Times New Roman" w:eastAsia="Times New Roman" w:hAnsi="Times New Roman" w:cs="David" w:hint="cs"/>
          <w:sz w:val="24"/>
          <w:szCs w:val="24"/>
          <w:rtl/>
          <w:lang w:eastAsia="he-IL"/>
        </w:rPr>
        <w:tab/>
        <w:t>חתימה וחותמת עו"ד/רו"ח : _______________________</w:t>
      </w:r>
    </w:p>
    <w:p w14:paraId="3D0B3B42" w14:textId="77777777" w:rsidR="0047052D" w:rsidRPr="00804EB9"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2ED191B" w14:textId="77777777" w:rsidR="0047052D" w:rsidRPr="00804EB9"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CE9219D" w14:textId="77777777" w:rsidR="0047052D" w:rsidRPr="00804EB9" w:rsidRDefault="0047052D" w:rsidP="0047052D">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66BB40CD" w14:textId="77777777" w:rsidR="0047052D" w:rsidRPr="00804EB9" w:rsidRDefault="0047052D" w:rsidP="0047052D">
      <w:pPr>
        <w:spacing w:before="0" w:beforeAutospacing="0" w:after="0" w:afterAutospacing="0" w:line="240" w:lineRule="auto"/>
        <w:rPr>
          <w:rFonts w:ascii="Times New Roman" w:eastAsia="Times New Roman" w:hAnsi="Times New Roman" w:cs="David"/>
          <w:sz w:val="20"/>
          <w:szCs w:val="24"/>
          <w:rtl/>
        </w:rPr>
      </w:pPr>
    </w:p>
    <w:p w14:paraId="38B1DE3A" w14:textId="77777777" w:rsidR="0047052D" w:rsidRPr="00804EB9" w:rsidRDefault="0047052D" w:rsidP="0047052D">
      <w:pPr>
        <w:spacing w:before="0" w:beforeAutospacing="0" w:after="0" w:afterAutospacing="0" w:line="240" w:lineRule="auto"/>
        <w:rPr>
          <w:rFonts w:ascii="Times New Roman" w:eastAsia="Times New Roman" w:hAnsi="Times New Roman" w:cs="David"/>
          <w:sz w:val="20"/>
          <w:szCs w:val="24"/>
          <w:rtl/>
        </w:rPr>
      </w:pPr>
    </w:p>
    <w:p w14:paraId="1AA7242D" w14:textId="77777777" w:rsidR="0047052D" w:rsidRPr="00804EB9"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923824E" w14:textId="77777777" w:rsidR="001A69D5" w:rsidRPr="00804EB9" w:rsidRDefault="001A69D5" w:rsidP="0047052D">
      <w:pPr>
        <w:widowControl w:val="0"/>
        <w:spacing w:before="0" w:beforeAutospacing="0" w:after="0" w:afterAutospacing="0" w:line="240" w:lineRule="auto"/>
        <w:jc w:val="both"/>
      </w:pPr>
    </w:p>
    <w:sectPr w:rsidR="001A69D5" w:rsidRPr="00804EB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4201DD" w14:textId="77777777" w:rsidR="009770CA" w:rsidRDefault="009770CA" w:rsidP="00AF234B">
      <w:pPr>
        <w:spacing w:before="0" w:after="0" w:line="240" w:lineRule="auto"/>
      </w:pPr>
      <w:r>
        <w:separator/>
      </w:r>
    </w:p>
  </w:endnote>
  <w:endnote w:type="continuationSeparator" w:id="0">
    <w:p w14:paraId="14EFE73A" w14:textId="77777777" w:rsidR="009770CA" w:rsidRDefault="009770CA" w:rsidP="00AF234B">
      <w:pPr>
        <w:spacing w:before="0" w:after="0" w:line="240" w:lineRule="auto"/>
      </w:pPr>
      <w:r>
        <w:continuationSeparator/>
      </w:r>
    </w:p>
  </w:endnote>
  <w:endnote w:type="continuationNotice" w:id="1">
    <w:p w14:paraId="086C7F97" w14:textId="77777777" w:rsidR="009770CA" w:rsidRDefault="009770C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770CA" w:rsidRPr="003D5B2E" w14:paraId="65C196F5" w14:textId="77777777" w:rsidTr="003D5B2E">
      <w:tc>
        <w:tcPr>
          <w:tcW w:w="810" w:type="dxa"/>
        </w:tcPr>
        <w:p w14:paraId="5DF0F781"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0053F313" w14:textId="77777777" w:rsidR="009770CA" w:rsidRPr="003D5B2E" w:rsidRDefault="009770CA"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810" w:type="dxa"/>
        </w:tcPr>
        <w:p w14:paraId="2FA0BFE6"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אקוסטיקה</w:t>
              </w:r>
            </w:sdtContent>
          </w:sdt>
        </w:p>
      </w:tc>
      <w:tc>
        <w:tcPr>
          <w:tcW w:w="233" w:type="dxa"/>
        </w:tcPr>
        <w:p w14:paraId="44EEA389" w14:textId="77777777" w:rsidR="009770CA" w:rsidRPr="003D5B2E" w:rsidRDefault="009770CA" w:rsidP="003D5B2E">
          <w:pPr>
            <w:tabs>
              <w:tab w:val="center" w:pos="4153"/>
              <w:tab w:val="right" w:pos="8306"/>
            </w:tabs>
            <w:spacing w:before="0" w:after="0" w:line="240" w:lineRule="auto"/>
            <w:rPr>
              <w:rFonts w:ascii="David" w:hAnsi="David"/>
              <w:sz w:val="16"/>
              <w:szCs w:val="16"/>
              <w:rtl/>
            </w:rPr>
          </w:pPr>
        </w:p>
      </w:tc>
      <w:tc>
        <w:tcPr>
          <w:tcW w:w="1044" w:type="dxa"/>
        </w:tcPr>
        <w:p w14:paraId="1204A3DA"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70E96F2" w14:textId="33739D62" w:rsidR="009770CA" w:rsidRPr="003D5B2E" w:rsidRDefault="009770CA" w:rsidP="003D5B2E">
              <w:pPr>
                <w:tabs>
                  <w:tab w:val="center" w:pos="4153"/>
                  <w:tab w:val="right" w:pos="8306"/>
                </w:tabs>
                <w:spacing w:before="0" w:after="0" w:line="240" w:lineRule="auto"/>
                <w:rPr>
                  <w:rFonts w:ascii="David" w:hAnsi="David"/>
                  <w:sz w:val="20"/>
                  <w:szCs w:val="20"/>
                  <w:rtl/>
                </w:rPr>
              </w:pPr>
              <w:del w:id="1" w:author="Avi Cohen" w:date="2022-04-06T09:15:00Z">
                <w:r w:rsidDel="0014582F">
                  <w:rPr>
                    <w:rFonts w:ascii="David" w:hAnsi="David" w:hint="cs"/>
                    <w:sz w:val="20"/>
                    <w:szCs w:val="20"/>
                  </w:rPr>
                  <w:delText>CONT-5-657</w:delText>
                </w:r>
              </w:del>
              <w:ins w:id="2" w:author="Avi Cohen" w:date="2022-04-06T09:15:00Z">
                <w:r>
                  <w:rPr>
                    <w:rFonts w:ascii="David" w:hAnsi="David" w:hint="cs"/>
                    <w:sz w:val="20"/>
                    <w:szCs w:val="20"/>
                  </w:rPr>
                  <w:t>CO</w:t>
                </w:r>
                <w:r>
                  <w:rPr>
                    <w:rFonts w:ascii="David" w:hAnsi="David" w:hint="cs"/>
                    <w:sz w:val="20"/>
                    <w:szCs w:val="20"/>
                    <w:rtl/>
                  </w:rPr>
                  <w:t>NT-10-2185</w:t>
                </w:r>
              </w:ins>
            </w:p>
          </w:tc>
        </w:sdtContent>
      </w:sdt>
    </w:tr>
    <w:tr w:rsidR="009770CA" w:rsidRPr="003D5B2E" w14:paraId="04A8FF7A" w14:textId="77777777" w:rsidTr="003D5B2E">
      <w:tc>
        <w:tcPr>
          <w:tcW w:w="810" w:type="dxa"/>
        </w:tcPr>
        <w:p w14:paraId="4EC91510"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339DB69" w14:textId="77777777" w:rsidR="009770CA" w:rsidRPr="003D5B2E" w:rsidRDefault="009770CA"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 לבני הנדסה אקוסטית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70CA" w:rsidRPr="003D5B2E" w14:paraId="049828AC" w14:textId="77777777" w:rsidTr="002006C3">
            <w:trPr>
              <w:trHeight w:val="201"/>
            </w:trPr>
            <w:tc>
              <w:tcPr>
                <w:tcW w:w="926" w:type="dxa"/>
              </w:tcPr>
              <w:p w14:paraId="2DA30165"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17946A6" w14:textId="5D56549F" w:rsidR="009770CA" w:rsidRPr="003D5B2E" w:rsidRDefault="009770CA" w:rsidP="003D5B2E">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5C5D0435"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233" w:type="dxa"/>
        </w:tcPr>
        <w:p w14:paraId="77774828"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1044" w:type="dxa"/>
        </w:tcPr>
        <w:p w14:paraId="36181DBE"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5639DB90" w14:textId="24B3F885" w:rsidR="009770CA" w:rsidRPr="003D5B2E" w:rsidRDefault="009770CA"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9770CA" w:rsidRPr="003D5B2E" w14:paraId="4B51EB39" w14:textId="77777777" w:rsidTr="003D5B2E">
      <w:trPr>
        <w:trHeight w:val="80"/>
      </w:trPr>
      <w:tc>
        <w:tcPr>
          <w:tcW w:w="810" w:type="dxa"/>
        </w:tcPr>
        <w:p w14:paraId="625DAED4"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1646" w:type="dxa"/>
        </w:tcPr>
        <w:p w14:paraId="3F08EE1B" w14:textId="77777777" w:rsidR="009770CA" w:rsidRPr="003D5B2E" w:rsidRDefault="009770CA"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54A35BA6"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233" w:type="dxa"/>
        </w:tcPr>
        <w:p w14:paraId="19FFC0FB"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1044" w:type="dxa"/>
        </w:tcPr>
        <w:p w14:paraId="039B1037"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c>
        <w:tcPr>
          <w:tcW w:w="1763" w:type="dxa"/>
        </w:tcPr>
        <w:p w14:paraId="6EC9B5D7" w14:textId="77777777" w:rsidR="009770CA" w:rsidRPr="003D5B2E" w:rsidRDefault="009770CA" w:rsidP="003D5B2E">
          <w:pPr>
            <w:tabs>
              <w:tab w:val="center" w:pos="4153"/>
              <w:tab w:val="right" w:pos="8306"/>
            </w:tabs>
            <w:spacing w:before="0" w:after="0" w:line="240" w:lineRule="auto"/>
            <w:rPr>
              <w:rFonts w:ascii="David" w:hAnsi="David"/>
              <w:sz w:val="20"/>
              <w:szCs w:val="20"/>
              <w:rtl/>
            </w:rPr>
          </w:pPr>
        </w:p>
      </w:tc>
    </w:tr>
  </w:tbl>
  <w:p w14:paraId="20B9B5C3" w14:textId="77777777" w:rsidR="009770CA" w:rsidRPr="003D5B2E" w:rsidRDefault="009770CA"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F54CC3" w14:textId="77777777" w:rsidR="009770CA" w:rsidRDefault="009770CA" w:rsidP="00AF234B">
      <w:pPr>
        <w:spacing w:before="0" w:after="0" w:line="240" w:lineRule="auto"/>
      </w:pPr>
      <w:r>
        <w:separator/>
      </w:r>
    </w:p>
  </w:footnote>
  <w:footnote w:type="continuationSeparator" w:id="0">
    <w:p w14:paraId="15E38C17" w14:textId="77777777" w:rsidR="009770CA" w:rsidRDefault="009770CA" w:rsidP="00AF234B">
      <w:pPr>
        <w:spacing w:before="0" w:after="0" w:line="240" w:lineRule="auto"/>
      </w:pPr>
      <w:r>
        <w:continuationSeparator/>
      </w:r>
    </w:p>
  </w:footnote>
  <w:footnote w:type="continuationNotice" w:id="1">
    <w:p w14:paraId="799B2262" w14:textId="77777777" w:rsidR="009770CA" w:rsidRDefault="009770C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2FF78B6B" w14:textId="77777777" w:rsidR="009770CA" w:rsidRDefault="009770CA" w:rsidP="00CF334C">
        <w:pPr>
          <w:pStyle w:val="Header"/>
          <w:jc w:val="center"/>
        </w:pPr>
        <w:r>
          <w:fldChar w:fldCharType="begin"/>
        </w:r>
        <w:r>
          <w:instrText xml:space="preserve"> PAGE   \* MERGEFORMAT </w:instrText>
        </w:r>
        <w:r>
          <w:fldChar w:fldCharType="separate"/>
        </w:r>
        <w:r w:rsidR="00F90574">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CB0647"/>
    <w:multiLevelType w:val="hybridMultilevel"/>
    <w:tmpl w:val="F794A73A"/>
    <w:lvl w:ilvl="0" w:tplc="C5443D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1"/>
  </w:num>
  <w:num w:numId="15">
    <w:abstractNumId w:val="21"/>
  </w:num>
  <w:num w:numId="16">
    <w:abstractNumId w:val="26"/>
  </w:num>
  <w:num w:numId="17">
    <w:abstractNumId w:val="4"/>
  </w:num>
  <w:num w:numId="18">
    <w:abstractNumId w:val="9"/>
  </w:num>
  <w:num w:numId="19">
    <w:abstractNumId w:val="13"/>
  </w:num>
  <w:num w:numId="20">
    <w:abstractNumId w:val="12"/>
  </w:num>
  <w:num w:numId="21">
    <w:abstractNumId w:val="16"/>
  </w:num>
  <w:num w:numId="22">
    <w:abstractNumId w:val="15"/>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num>
  <w:num w:numId="29">
    <w:abstractNumId w:val="3"/>
  </w:num>
  <w:num w:numId="30">
    <w:abstractNumId w:val="6"/>
  </w:num>
  <w:num w:numId="31">
    <w:abstractNumId w:val="20"/>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D713A"/>
    <w:rsid w:val="000F5BD1"/>
    <w:rsid w:val="00134C85"/>
    <w:rsid w:val="0014582F"/>
    <w:rsid w:val="001607C8"/>
    <w:rsid w:val="0016188F"/>
    <w:rsid w:val="00165E87"/>
    <w:rsid w:val="001A0C3C"/>
    <w:rsid w:val="001A69D5"/>
    <w:rsid w:val="001B14FD"/>
    <w:rsid w:val="001E63A1"/>
    <w:rsid w:val="002006C3"/>
    <w:rsid w:val="00201F06"/>
    <w:rsid w:val="00214ACF"/>
    <w:rsid w:val="003C30D7"/>
    <w:rsid w:val="003D5B2E"/>
    <w:rsid w:val="004154E8"/>
    <w:rsid w:val="00450CD1"/>
    <w:rsid w:val="0047052D"/>
    <w:rsid w:val="005047EF"/>
    <w:rsid w:val="00542CB2"/>
    <w:rsid w:val="00552E11"/>
    <w:rsid w:val="005B5FB8"/>
    <w:rsid w:val="006503BD"/>
    <w:rsid w:val="00666119"/>
    <w:rsid w:val="006725DB"/>
    <w:rsid w:val="0072103C"/>
    <w:rsid w:val="00776496"/>
    <w:rsid w:val="007E46A2"/>
    <w:rsid w:val="00804EB9"/>
    <w:rsid w:val="008C64C6"/>
    <w:rsid w:val="00920949"/>
    <w:rsid w:val="00942177"/>
    <w:rsid w:val="00965936"/>
    <w:rsid w:val="009770CA"/>
    <w:rsid w:val="00A06D7B"/>
    <w:rsid w:val="00A42271"/>
    <w:rsid w:val="00AC04FE"/>
    <w:rsid w:val="00AF234B"/>
    <w:rsid w:val="00B17F97"/>
    <w:rsid w:val="00B67F92"/>
    <w:rsid w:val="00BC286D"/>
    <w:rsid w:val="00BD72C4"/>
    <w:rsid w:val="00BE17B4"/>
    <w:rsid w:val="00CA65CB"/>
    <w:rsid w:val="00CC7038"/>
    <w:rsid w:val="00CF334C"/>
    <w:rsid w:val="00CF7A18"/>
    <w:rsid w:val="00DC5FD7"/>
    <w:rsid w:val="00DE118F"/>
    <w:rsid w:val="00E679C7"/>
    <w:rsid w:val="00EC37B6"/>
    <w:rsid w:val="00ED380F"/>
    <w:rsid w:val="00F865AA"/>
    <w:rsid w:val="00F90574"/>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98F7C1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767934"/>
    <w:rsid w:val="00951EDD"/>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2.xml><?xml version="1.0" encoding="utf-8"?>
<ds:datastoreItem xmlns:ds="http://schemas.openxmlformats.org/officeDocument/2006/customXml" ds:itemID="{BECB374E-5656-42D1-87DD-734D65F5B1BB}"/>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28E979A6-6AB3-4879-B1DB-4DAE4C6D2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34</Pages>
  <Words>9664</Words>
  <Characters>48321</Characters>
  <Application>Microsoft Office Word</Application>
  <DocSecurity>0</DocSecurity>
  <Lines>402</Lines>
  <Paragraphs>115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57870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12</cp:revision>
  <cp:lastPrinted>2022-04-13T10:30:00Z</cp:lastPrinted>
  <dcterms:created xsi:type="dcterms:W3CDTF">2022-04-05T12:58:00Z</dcterms:created>
  <dcterms:modified xsi:type="dcterms:W3CDTF">2022-04-13T10:48:00Z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516a5709-15e2-4ff3-b3d0-d941ee4383e8</vt:lpwstr>
  </property>
</Properties>
</file>