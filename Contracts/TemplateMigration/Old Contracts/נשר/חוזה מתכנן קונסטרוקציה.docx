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BBE8E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7CE303B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2C1271D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5AA6811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0B3922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3FB5FA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1D914FF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6AB505A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2A70224E" wp14:editId="2AE0C42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DA6B27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3F19F83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2544685"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62255C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7E4177A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97282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1EBC006"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C3282F1" w14:textId="1B814730" w:rsidR="00302486" w:rsidRPr="00B27B4C" w:rsidRDefault="00BD6A79" w:rsidP="00BD6A79">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 xml:space="preserve">פרויקט אגמי הכרמל – נשר </w:t>
          </w:r>
        </w:p>
      </w:sdtContent>
    </w:sdt>
    <w:p w14:paraId="78D62C71"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B73E389" w14:textId="50437EF0" w:rsidR="00302486" w:rsidRPr="00B27B4C" w:rsidRDefault="009705C0" w:rsidP="00BD6A79">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 xml:space="preserve">אגמי הכרמל </w:t>
          </w:r>
        </w:p>
      </w:sdtContent>
    </w:sdt>
    <w:p w14:paraId="37ECDB9B"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4B1A52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E1A56F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387DEC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E7990D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8B581A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63CF5A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BA91B2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82867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76CABD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F0A1F3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25C6A5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E68013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02852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6B9EBA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59317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6FA5B0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D83E6B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83741B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AE0E2A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063B3A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BEED93D"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7510EA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4FC5053"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7EA245E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260D99B" w14:textId="749E747E" w:rsidR="00590FDD" w:rsidRPr="00590FDD" w:rsidRDefault="00590FDD" w:rsidP="00124221">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3-10T00:00:00Z">
            <w:dateFormat w:val="dd/MM/yyyy"/>
            <w:lid w:val="he-IL"/>
            <w:storeMappedDataAs w:val="dateTime"/>
            <w:calendar w:val="gregorian"/>
          </w:date>
        </w:sdtPr>
        <w:sdtEndPr>
          <w:rPr>
            <w:rFonts w:hint="cs"/>
          </w:rPr>
        </w:sdtEndPr>
        <w:sdtContent>
          <w:r w:rsidR="00124221">
            <w:rPr>
              <w:rFonts w:ascii="Times New Roman" w:eastAsia="Times New Roman" w:hAnsi="Times New Roman" w:hint="cs"/>
              <w:color w:val="800080"/>
              <w:sz w:val="24"/>
              <w:rtl/>
              <w:lang w:eastAsia="he-IL"/>
            </w:rPr>
            <w:t>‏10/03/2021</w:t>
          </w:r>
        </w:sdtContent>
      </w:sdt>
    </w:p>
    <w:p w14:paraId="4888E0C1"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462336F6"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b/>
          <w:bCs/>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00055F4" w14:textId="77777777" w:rsidR="00590FDD" w:rsidRPr="00526D7F" w:rsidRDefault="00982049" w:rsidP="00526D7F">
          <w:pPr>
            <w:widowControl w:val="0"/>
            <w:spacing w:before="0" w:beforeAutospacing="0" w:after="0" w:afterAutospacing="0" w:line="240" w:lineRule="auto"/>
            <w:ind w:left="84" w:hanging="52"/>
            <w:jc w:val="center"/>
            <w:rPr>
              <w:rFonts w:ascii="Times New Roman" w:eastAsia="Times New Roman" w:hAnsi="Times New Roman"/>
              <w:color w:val="008000"/>
              <w:sz w:val="24"/>
            </w:rPr>
          </w:pPr>
          <w:r w:rsidRPr="00526D7F">
            <w:rPr>
              <w:rFonts w:ascii="Times New Roman" w:eastAsia="Times New Roman" w:hAnsi="Times New Roman"/>
              <w:b/>
              <w:bCs/>
              <w:color w:val="800080"/>
              <w:sz w:val="24"/>
              <w:rtl/>
            </w:rPr>
            <w:br/>
            <w:t>אפריקה ישראל מגורים בע"מ</w:t>
          </w:r>
          <w:r w:rsidRPr="00526D7F">
            <w:rPr>
              <w:rFonts w:ascii="Times New Roman" w:eastAsia="Times New Roman" w:hAnsi="Times New Roman"/>
              <w:b/>
              <w:bCs/>
              <w:color w:val="800080"/>
              <w:sz w:val="24"/>
              <w:rtl/>
            </w:rPr>
            <w:br/>
            <w:t>יוני נתניהו 1 ג' אור יהודה</w:t>
          </w:r>
          <w:r w:rsidRPr="00526D7F">
            <w:rPr>
              <w:rFonts w:ascii="Times New Roman" w:eastAsia="Times New Roman" w:hAnsi="Times New Roman"/>
              <w:b/>
              <w:bCs/>
              <w:color w:val="800080"/>
              <w:sz w:val="24"/>
              <w:rtl/>
            </w:rPr>
            <w:br/>
            <w:t>מ.ז 52-003476-0</w:t>
          </w:r>
          <w:r w:rsidRPr="00526D7F">
            <w:rPr>
              <w:rFonts w:ascii="Times New Roman" w:eastAsia="Times New Roman" w:hAnsi="Times New Roman"/>
              <w:b/>
              <w:bCs/>
              <w:color w:val="800080"/>
              <w:sz w:val="24"/>
              <w:rtl/>
            </w:rPr>
            <w:br/>
          </w:r>
          <w:r w:rsidRPr="00526D7F">
            <w:rPr>
              <w:rFonts w:ascii="Times New Roman" w:eastAsia="Times New Roman" w:hAnsi="Times New Roman"/>
              <w:b/>
              <w:bCs/>
              <w:color w:val="800080"/>
              <w:sz w:val="24"/>
              <w:rtl/>
            </w:rPr>
            <w:br/>
            <w:t>כלל נכסי נדלן נשר מרכז (נ.נ.נ.מ) שותפות מוגבלת</w:t>
          </w:r>
          <w:r w:rsidRPr="00526D7F">
            <w:rPr>
              <w:rFonts w:ascii="Times New Roman" w:eastAsia="Times New Roman" w:hAnsi="Times New Roman"/>
              <w:b/>
              <w:bCs/>
              <w:color w:val="800080"/>
              <w:sz w:val="24"/>
              <w:rtl/>
            </w:rPr>
            <w:br/>
            <w:t>מרכז עזריאלי בניין משולש 3, תל אביב</w:t>
          </w:r>
          <w:r w:rsidRPr="00526D7F">
            <w:rPr>
              <w:rFonts w:ascii="Times New Roman" w:eastAsia="Times New Roman" w:hAnsi="Times New Roman"/>
              <w:b/>
              <w:bCs/>
              <w:color w:val="800080"/>
              <w:sz w:val="24"/>
              <w:rtl/>
            </w:rPr>
            <w:br/>
            <w:t>540283033</w:t>
          </w:r>
          <w:r w:rsidRPr="00526D7F">
            <w:rPr>
              <w:rFonts w:ascii="Times New Roman" w:eastAsia="Times New Roman" w:hAnsi="Times New Roman"/>
              <w:b/>
              <w:bCs/>
              <w:color w:val="800080"/>
              <w:sz w:val="24"/>
              <w:rtl/>
            </w:rPr>
            <w:br/>
          </w:r>
          <w:r w:rsidRPr="00526D7F">
            <w:rPr>
              <w:rFonts w:ascii="Times New Roman" w:eastAsia="Times New Roman" w:hAnsi="Times New Roman"/>
              <w:b/>
              <w:bCs/>
              <w:color w:val="800080"/>
              <w:sz w:val="24"/>
              <w:rtl/>
            </w:rPr>
            <w:br/>
            <w:t>שיכון ובינוי נדל"ן בע"מ</w:t>
          </w:r>
          <w:r w:rsidRPr="00526D7F">
            <w:rPr>
              <w:rFonts w:ascii="Times New Roman" w:eastAsia="Times New Roman" w:hAnsi="Times New Roman"/>
              <w:b/>
              <w:bCs/>
              <w:color w:val="800080"/>
              <w:sz w:val="24"/>
              <w:rtl/>
            </w:rPr>
            <w:br/>
            <w:t>שלם 3 רמת גן 52215</w:t>
          </w:r>
          <w:r w:rsidRPr="00526D7F">
            <w:rPr>
              <w:rFonts w:ascii="Times New Roman" w:eastAsia="Times New Roman" w:hAnsi="Times New Roman"/>
              <w:b/>
              <w:bCs/>
              <w:color w:val="800080"/>
              <w:sz w:val="24"/>
              <w:rtl/>
            </w:rPr>
            <w:br/>
            <w:t>מ.ז 52-002117-1</w:t>
          </w:r>
          <w:r w:rsidRPr="00526D7F">
            <w:rPr>
              <w:rFonts w:ascii="Times New Roman" w:eastAsia="Times New Roman" w:hAnsi="Times New Roman"/>
              <w:b/>
              <w:bCs/>
              <w:color w:val="800080"/>
              <w:sz w:val="24"/>
              <w:rtl/>
            </w:rPr>
            <w:br/>
          </w:r>
        </w:p>
      </w:sdtContent>
    </w:sdt>
    <w:p w14:paraId="37EE62A2"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4F4AB765"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006A6FAB"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0E4A9BA9"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5F426023"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106EF77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b/>
          <w:bCs/>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0C18832D" w14:textId="77777777" w:rsidR="00590FDD" w:rsidRPr="00526D7F" w:rsidRDefault="00982049" w:rsidP="00526D7F">
          <w:pPr>
            <w:widowControl w:val="0"/>
            <w:spacing w:before="0" w:beforeAutospacing="0" w:after="0" w:afterAutospacing="0" w:line="240" w:lineRule="auto"/>
            <w:ind w:left="2932" w:hanging="52"/>
            <w:rPr>
              <w:rFonts w:ascii="Times New Roman" w:eastAsia="Times New Roman" w:hAnsi="Times New Roman"/>
              <w:color w:val="800080"/>
              <w:sz w:val="24"/>
            </w:rPr>
          </w:pPr>
          <w:r w:rsidRPr="00526D7F">
            <w:rPr>
              <w:rFonts w:ascii="Times New Roman" w:eastAsia="Times New Roman" w:hAnsi="Times New Roman"/>
              <w:b/>
              <w:bCs/>
              <w:color w:val="800080"/>
              <w:sz w:val="24"/>
              <w:rtl/>
            </w:rPr>
            <w:br/>
            <w:t>יוסי שירן- הנדסת בנין בע"מ</w:t>
          </w:r>
          <w:r w:rsidRPr="00526D7F">
            <w:rPr>
              <w:rFonts w:ascii="Times New Roman" w:eastAsia="Times New Roman" w:hAnsi="Times New Roman"/>
              <w:b/>
              <w:bCs/>
              <w:color w:val="800080"/>
              <w:sz w:val="24"/>
              <w:rtl/>
            </w:rPr>
            <w:br/>
            <w:t>טשרניחובסקי 37 חיפה</w:t>
          </w:r>
          <w:r w:rsidRPr="00526D7F">
            <w:rPr>
              <w:rFonts w:ascii="Times New Roman" w:eastAsia="Times New Roman" w:hAnsi="Times New Roman"/>
              <w:b/>
              <w:bCs/>
              <w:color w:val="800080"/>
              <w:sz w:val="24"/>
              <w:rtl/>
            </w:rPr>
            <w:br/>
          </w:r>
        </w:p>
      </w:sdtContent>
    </w:sdt>
    <w:p w14:paraId="236CFAE4"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26E1B061"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3B3851E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AA9FA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5E8ED53"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3E577D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53297F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0FDC9E9"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2337B2E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AD832A6"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431BD5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DDFFA2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348BF51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7847690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6694DEF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839ED1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614A4D6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7A88103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0E2860A"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1D3CFDE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7E48F2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655CDE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4C7CF0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405D68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A75480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6057FF4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2AE9AB2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6158A96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16795E8"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DEEB5A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9BCAA3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05DB60F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C24B5A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3759CF8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0B7ABA7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7E514EC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0494FA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6781048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B982AA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7A9208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2E52EA43"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3DF1DDCA"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02D652D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7335E93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764193C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4CCF9A0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5353E85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550417A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190B822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698C3BD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43E0EA7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268EDF7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5220DAEF"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517BEDD2"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1A5F79D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5BD1095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7D5F195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445C82F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2C19EFF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7A1798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376CB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47538B1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0CCC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שיון תקף לביצוע עפ"י דין של שירותי המתכנן, כי הוא בעל </w:t>
      </w:r>
      <w:r w:rsidRPr="00590FDD">
        <w:rPr>
          <w:rFonts w:ascii="Times New Roman" w:eastAsia="Times New Roman" w:hAnsi="Times New Roman"/>
          <w:sz w:val="20"/>
          <w:rtl/>
          <w:lang w:eastAsia="he-IL"/>
        </w:rPr>
        <w:lastRenderedPageBreak/>
        <w:t>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650E12B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F16D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34091BE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7F49A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A3947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66128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40E1E07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6C449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389114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D2077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0474131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0CB35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2649F37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0DFFA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A15D1A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18FD2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03B4F3B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F6D44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4B3A79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66C2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0A48BE3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3B65F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266A82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16478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צוות עובדים ואמצעים</w:t>
      </w:r>
    </w:p>
    <w:p w14:paraId="74C2C1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7EE78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15856C1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90181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44F979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AF99B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38A8453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750D8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6793C7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500E10"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3938428C"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5DBA5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2CC19DE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1AD27C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F1E5F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360F3F7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02AE2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3BE07D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43A40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73F7B8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80C11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437B66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08740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0F58C0B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AE4C89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15F16D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0E3C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אלא אם כן ורק במידה שיוסמך לכך ע"י המזמין בכתב לא יהיה המתכנן רשאי ליתן הוראות או הנחיות במישרין לקבלן הראשי או לקבלן העבודות או לנהל עימם מו"מ ביחס </w:t>
      </w:r>
      <w:r w:rsidRPr="00590FDD">
        <w:rPr>
          <w:rFonts w:ascii="Times New Roman" w:eastAsia="Times New Roman" w:hAnsi="Times New Roman"/>
          <w:sz w:val="20"/>
          <w:rtl/>
          <w:lang w:eastAsia="he-IL"/>
        </w:rPr>
        <w:lastRenderedPageBreak/>
        <w:t>למחירים או דרכי ביצוע הכרוכים בשנוי מחירים, אלא באמצעות המזמין או המנהל.</w:t>
      </w:r>
    </w:p>
    <w:p w14:paraId="3F410F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FB691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70FBE3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57B75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6221F63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F0C71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6F11E4D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85DEA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56BAB98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6B5CB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5D16E1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79415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4CCDAB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2FE35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0D31245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4C367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53D215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88DD6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46A39B5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8BB61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3D58D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B01446"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6806BC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6A7F2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419D7308"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5052CEA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13CEA0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FDB04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376048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3CBD18B"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3D327B3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ACDB6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06698E4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850D4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7D5BD0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5ECCC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3DE211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C48D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36E582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37E5E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0A7C52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83069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63A03AF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0443A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5FA4DA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66EE3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51CE01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283AC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0D633F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880A9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050AE45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E70B9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73B470D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5A429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5DB9B48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4FB43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64C1E15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EEE9B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748948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B3397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63AFD43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6CD08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שירותי העזר המפורטים בסעיפים 7.2.1 עד 7.2.3 לעיל יוזמנו על ידי המתכנן רק ממכונים </w:t>
      </w:r>
      <w:r w:rsidRPr="00590FDD">
        <w:rPr>
          <w:rFonts w:ascii="Times New Roman" w:eastAsia="Times New Roman" w:hAnsi="Times New Roman"/>
          <w:sz w:val="20"/>
          <w:rtl/>
          <w:lang w:eastAsia="he-IL"/>
        </w:rPr>
        <w:lastRenderedPageBreak/>
        <w:t>המאושרים ע"י המזמין לבצע עבודות עבורו. הוצאות לפי סעיפים 7.2.4 עד 7.2.7 ועבור הדפסות והעתקות צבעוניות יוצאו רק אם אושרו תחילה בכתב, טרם הזמנתם ע"י המנהל.</w:t>
      </w:r>
    </w:p>
    <w:p w14:paraId="48883AE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49BAB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008CDA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B26F3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766095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59E7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7E0D772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65A219E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16C9301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F4726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279204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D0856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059B47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127CA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2D44B7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5023A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5D75D9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2D7BC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24F31D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CAE90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0C5AD48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97820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36650C1B"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5D8E4A6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36C99F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060B6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32F0DB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0E8D6A" w14:textId="79C99110" w:rsidR="00590FDD" w:rsidRPr="00590FDD" w:rsidRDefault="000352E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bookmarkStart w:id="0" w:name="_GoBack"/>
      <w:r>
        <w:rPr>
          <w:rFonts w:ascii="Times New Roman" w:eastAsia="Times New Roman" w:hAnsi="Times New Roman" w:hint="cs"/>
          <w:sz w:val="20"/>
          <w:rtl/>
          <w:lang w:eastAsia="he-IL"/>
        </w:rPr>
        <w:t xml:space="preserve">מבוטל </w:t>
      </w:r>
      <w:bookmarkEnd w:id="0"/>
    </w:p>
    <w:p w14:paraId="2754223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61B1FB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04116901"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2AF60B94"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C26F9CB"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E49B018"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BF57045"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01E0E1F5"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2B493425"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3262358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CAB59F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4A7839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396F30E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מוסכם בזאת, כי למתכנן לא תהיה כל טענה כלפי המזמין או מי מטעם המזמין, בכל </w:t>
      </w:r>
      <w:r w:rsidRPr="003E5958">
        <w:rPr>
          <w:rFonts w:ascii="Times New Roman" w:eastAsia="Times New Roman" w:hAnsi="Times New Roman" w:hint="cs"/>
          <w:sz w:val="20"/>
          <w:rtl/>
          <w:lang w:eastAsia="he-IL"/>
        </w:rPr>
        <w:lastRenderedPageBreak/>
        <w:t>הקשור לגבולות האחריות כאמור.</w:t>
      </w:r>
    </w:p>
    <w:p w14:paraId="79B42F4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1087F3A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4A9AC3D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2E5863E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0FFD695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7BFE37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6785F51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91766C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31CF368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56B255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2A846E1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7F7EE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77355A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EB811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w:t>
      </w:r>
      <w:r w:rsidRPr="00590FDD">
        <w:rPr>
          <w:rFonts w:ascii="Times New Roman" w:eastAsia="Times New Roman" w:hAnsi="Times New Roman"/>
          <w:sz w:val="20"/>
          <w:rtl/>
          <w:lang w:eastAsia="he-IL"/>
        </w:rPr>
        <w:lastRenderedPageBreak/>
        <w:t xml:space="preserve">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69C3263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9EF3C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32FB49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2C5C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59F473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F1FD87"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0B97E88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C05DA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37D4DA7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BCE773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3AC0BE0B"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0F477B0C"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444847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DA0FA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7F96EB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D8874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1CCA61A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B11C3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39056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638D5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3D3191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9783A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1CA1AF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E020A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w:t>
      </w:r>
      <w:r w:rsidRPr="00590FDD">
        <w:rPr>
          <w:rFonts w:ascii="Times New Roman" w:eastAsia="Times New Roman" w:hAnsi="Times New Roman"/>
          <w:color w:val="000000"/>
          <w:sz w:val="24"/>
          <w:rtl/>
          <w:lang w:eastAsia="he-IL"/>
        </w:rPr>
        <w:lastRenderedPageBreak/>
        <w:t>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0E529B71"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1221E4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94A6718"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7661C414"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1FAC3498"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2C6A727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0AB682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16AD83C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19A4DA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63556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51D157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07106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150D33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857CF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3A191F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CAE17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323874D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E7111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4D87163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526C0F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A2359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67EDCD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FA0814"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1B14A0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6CF218"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הפר את הוראת סעיף 7.5 לעיל.</w:t>
      </w:r>
    </w:p>
    <w:p w14:paraId="4B903D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8461F0"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2CAE1D8A"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2EAFF998"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30071A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8FA77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711959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7FDDD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686EFCC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E4B0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544CF2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03323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40A969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413C5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67B41A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661B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F32BE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D0958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550517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732481"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3F4C41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6887E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2432B6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9444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7B1D8D6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C68F9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577F98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120D1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308D84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2F447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706260D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9293F1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0E66374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0263D4D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4AEA31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730D7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79D8E7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31107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225251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067C5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52DC453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6757DF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3135EF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3D2C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2ED342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A78E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2C068B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1BB88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4C822666"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807E25C"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183ABF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536882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6B7210B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11F8E7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C5713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7595E0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D2FA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שלא לנקוט בכל צעדים מכל סוג שהוא שיהיה בהם כדי לסכל המשך </w:t>
      </w:r>
      <w:r w:rsidRPr="00590FDD">
        <w:rPr>
          <w:rFonts w:ascii="Times New Roman" w:eastAsia="Times New Roman" w:hAnsi="Times New Roman"/>
          <w:sz w:val="20"/>
          <w:rtl/>
          <w:lang w:eastAsia="he-IL"/>
        </w:rPr>
        <w:lastRenderedPageBreak/>
        <w:t>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65CDA7F1"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B0AF81"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49B15F"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26444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33155B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5257E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530378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277F0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514191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6A5BEF"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1A55C6B4"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67B4A9E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18E7CE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E32F3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1996AA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1F29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7A78E4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EB66F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03DA295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6FA725"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4D6C22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710C8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33FA96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7D9E1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012628C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F7270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37A0C4A8"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DA53E35"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375038E4"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1BA3612A"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65D356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985F9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2B976F1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8E3D7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AD801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C60E5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821D38F"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4BE039F"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2981E979"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7E6A16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CA82BF"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2506B85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0DDA00F4"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7F6337F9"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C675986"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3E22C24"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6C43F56"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41BEB36A"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BF5B5EF"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C517628"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C2E9853" w14:textId="77777777"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2049">
            <w:rPr>
              <w:rFonts w:ascii="Times New Roman" w:eastAsia="Times New Roman" w:hAnsi="Times New Roman"/>
              <w:color w:val="00B0F0"/>
              <w:sz w:val="20"/>
              <w:u w:val="single"/>
              <w:rtl/>
              <w:lang w:eastAsia="he-IL"/>
            </w:rPr>
            <w:t>יוסי שירן- הנדסת בנין בע"מ</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982049" w:rsidRPr="003E6FC4">
            <w:rPr>
              <w:rStyle w:val="PlaceholderText"/>
              <w:rtl/>
            </w:rPr>
            <w:t>[שם צד א]</w:t>
          </w:r>
        </w:sdtContent>
      </w:sdt>
    </w:p>
    <w:p w14:paraId="3296800B"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52BB024F"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6B546225"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1F46104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5DEBC19F"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386FC954"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338B69D1"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066749A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43812D2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4DAE5F2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35852C2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0FC2EA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596D65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6A9DCB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D851DF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6DA68A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3ED16F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998100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9AC8D4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BB4AC5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D45686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AC2A0D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7A224A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2645FB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FB831B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859061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A4B7673"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4C0BE84D"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7FDBB998"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2B6C0471"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9F31F37"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2F017BB7"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6F3E32F"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355F7BC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B1B9AB8"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D0B4521"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1467FD59"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746F0A8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62F4F7D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6AD623D0" w14:textId="57C60710" w:rsidR="000555DD" w:rsidRPr="000555DD" w:rsidRDefault="000555DD" w:rsidP="00E33B41">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 xml:space="preserve">פרויקט </w:t>
      </w:r>
      <w:r w:rsidR="00E33B41">
        <w:rPr>
          <w:rFonts w:ascii="Times New Roman" w:eastAsia="Times New Roman" w:hAnsi="Times New Roman" w:hint="cs"/>
          <w:sz w:val="24"/>
          <w:rtl/>
          <w:lang w:eastAsia="he-IL"/>
        </w:rPr>
        <w:t xml:space="preserve">אגמי הכרמל בעיר נשר </w:t>
      </w:r>
      <w:r w:rsidR="001A0741">
        <w:rPr>
          <w:rFonts w:ascii="Times New Roman" w:eastAsia="Times New Roman" w:hAnsi="Times New Roman" w:hint="cs"/>
          <w:sz w:val="24"/>
          <w:rtl/>
          <w:lang w:eastAsia="he-IL"/>
        </w:rPr>
        <w:t xml:space="preserve"> </w:t>
      </w:r>
      <w:r w:rsidRPr="000555DD">
        <w:rPr>
          <w:rFonts w:ascii="Times New Roman" w:eastAsia="Times New Roman" w:hAnsi="Times New Roman" w:hint="cs"/>
          <w:sz w:val="24"/>
          <w:rtl/>
          <w:lang w:eastAsia="he-IL"/>
        </w:rPr>
        <w:t>לבניית יחידות דיור</w:t>
      </w:r>
      <w:r w:rsidR="00FF194D">
        <w:rPr>
          <w:rFonts w:ascii="Times New Roman" w:eastAsia="Times New Roman" w:hAnsi="Times New Roman" w:hint="cs"/>
          <w:sz w:val="24"/>
          <w:rtl/>
          <w:lang w:eastAsia="he-IL"/>
        </w:rPr>
        <w:t xml:space="preserve"> </w:t>
      </w:r>
      <w:r w:rsidR="001A0741">
        <w:rPr>
          <w:rFonts w:ascii="Times New Roman" w:eastAsia="Times New Roman" w:hAnsi="Times New Roman" w:hint="cs"/>
          <w:sz w:val="24"/>
          <w:rtl/>
          <w:lang w:eastAsia="he-IL"/>
        </w:rPr>
        <w:t>בבניה רוויה וברבי</w:t>
      </w:r>
      <w:r w:rsidR="00E33B41">
        <w:rPr>
          <w:rFonts w:ascii="Times New Roman" w:eastAsia="Times New Roman" w:hAnsi="Times New Roman" w:hint="cs"/>
          <w:sz w:val="24"/>
          <w:rtl/>
          <w:lang w:eastAsia="he-IL"/>
        </w:rPr>
        <w:t>-</w:t>
      </w:r>
      <w:r w:rsidR="001A0741">
        <w:rPr>
          <w:rFonts w:ascii="Times New Roman" w:eastAsia="Times New Roman" w:hAnsi="Times New Roman" w:hint="cs"/>
          <w:sz w:val="24"/>
          <w:rtl/>
          <w:lang w:eastAsia="he-IL"/>
        </w:rPr>
        <w:t xml:space="preserve"> קומות , שטחי מסחר, תעסוקה , משרדים לרבות מבנים משולבי שימושים , חניונים עיליים ותת-קרקעיים , עבודות פיתוח ופיתוח על , לרבות בשטחים מחוץ לתחום התכנית ו/או בשטחים גובלים ו/או סמוכים , מתקנים הנדסיים , </w:t>
      </w:r>
      <w:r w:rsidR="00E33B41">
        <w:rPr>
          <w:rFonts w:ascii="Times New Roman" w:eastAsia="Times New Roman" w:hAnsi="Times New Roman" w:hint="cs"/>
          <w:sz w:val="24"/>
          <w:rtl/>
          <w:lang w:eastAsia="he-IL"/>
        </w:rPr>
        <w:t xml:space="preserve">חדרי טרנספורמציה , </w:t>
      </w:r>
      <w:r w:rsidR="001A0741">
        <w:rPr>
          <w:rFonts w:ascii="Times New Roman" w:eastAsia="Times New Roman" w:hAnsi="Times New Roman" w:hint="cs"/>
          <w:sz w:val="24"/>
          <w:rtl/>
          <w:lang w:eastAsia="he-IL"/>
        </w:rPr>
        <w:t xml:space="preserve">הקמת קירות תומכים מסוגים שונים  לרבות קירות קרקע משוריינת , </w:t>
      </w:r>
      <w:r w:rsidRPr="000555DD">
        <w:rPr>
          <w:rFonts w:ascii="Times New Roman" w:eastAsia="Times New Roman" w:hAnsi="Times New Roman" w:hint="cs"/>
          <w:sz w:val="24"/>
          <w:rtl/>
          <w:lang w:eastAsia="he-IL"/>
        </w:rPr>
        <w:t>, אשר יתוכנן ו/או יבוצע עבור המזמין באתר בקטעים ובשלבים לפי שיקול דעתו.</w:t>
      </w:r>
    </w:p>
    <w:p w14:paraId="3428E1C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F6AECB5" w14:textId="36501B0C"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9C1773">
            <w:rPr>
              <w:rFonts w:ascii="Times New Roman" w:eastAsia="Times New Roman" w:hAnsi="Times New Roman" w:hint="cs"/>
              <w:color w:val="008000"/>
              <w:sz w:val="24"/>
              <w:rtl/>
            </w:rPr>
            <w:t>355-0359364 ( מכ/866 )</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9C1773">
            <w:rPr>
              <w:rFonts w:ascii="Times New Roman" w:eastAsia="Times New Roman" w:hAnsi="Times New Roman" w:hint="cs"/>
              <w:sz w:val="24"/>
              <w:rtl/>
              <w:lang w:eastAsia="he-IL"/>
            </w:rPr>
            <w:t>11170</w:t>
          </w:r>
        </w:sdtContent>
      </w:sdt>
      <w:r w:rsidRPr="000555DD">
        <w:rPr>
          <w:rFonts w:ascii="Times New Roman" w:eastAsia="Times New Roman" w:hAnsi="Times New Roman" w:hint="cs"/>
          <w:sz w:val="24"/>
          <w:rtl/>
          <w:lang w:eastAsia="he-IL"/>
        </w:rPr>
        <w:t>.</w:t>
      </w:r>
    </w:p>
    <w:p w14:paraId="6407ABED"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55B8A94"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3DFFD52"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23237">
            <w:rPr>
              <w:rFonts w:ascii="Times New Roman" w:eastAsia="Times New Roman" w:hAnsi="Times New Roman" w:hint="cs"/>
              <w:color w:val="008000"/>
              <w:sz w:val="24"/>
              <w:rtl/>
            </w:rPr>
            <w:t>נשר</w:t>
          </w:r>
        </w:sdtContent>
      </w:sdt>
      <w:r w:rsidRPr="000555DD">
        <w:rPr>
          <w:rFonts w:ascii="Times New Roman" w:eastAsia="Times New Roman" w:hAnsi="Times New Roman" w:hint="cs"/>
          <w:color w:val="008000"/>
          <w:sz w:val="24"/>
          <w:rtl/>
        </w:rPr>
        <w:t>.</w:t>
      </w:r>
    </w:p>
    <w:p w14:paraId="73061D69"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4CA33144"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2BA5DBB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4EBB9EE" w14:textId="5B41D60B"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9C1773">
            <w:rPr>
              <w:rFonts w:ascii="Times New Roman" w:eastAsia="Times New Roman" w:hAnsi="Times New Roman" w:hint="cs"/>
              <w:sz w:val="24"/>
              <w:rtl/>
              <w:lang w:eastAsia="he-IL"/>
            </w:rPr>
            <w:t xml:space="preserve">אבי כהן </w:t>
          </w:r>
        </w:sdtContent>
      </w:sdt>
    </w:p>
    <w:p w14:paraId="324891E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251194AC" w14:textId="16BF599B"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w:t>
      </w:r>
      <w:r w:rsidR="00FF194D">
        <w:rPr>
          <w:rFonts w:ascii="Times New Roman" w:eastAsia="Times New Roman" w:hAnsi="Times New Roman" w:hint="cs"/>
          <w:sz w:val="24"/>
          <w:rtl/>
          <w:lang w:eastAsia="he-IL"/>
        </w:rPr>
        <w:t xml:space="preserve">בתוך המגרשים לרבות מגורים מסחר ומשרדים ( למעט פיתוח מחוץ למגרשים ) </w:t>
      </w:r>
      <w:r w:rsidR="00553085" w:rsidRPr="00553085">
        <w:rPr>
          <w:rFonts w:ascii="Times New Roman" w:eastAsia="Times New Roman" w:hAnsi="Times New Roman"/>
          <w:sz w:val="24"/>
          <w:rtl/>
          <w:lang w:eastAsia="he-IL"/>
        </w:rPr>
        <w:t xml:space="preserve">יתבצע במודל תלת מימד </w:t>
      </w:r>
      <w:r w:rsidR="00553085" w:rsidRPr="00526D7F">
        <w:rPr>
          <w:rFonts w:ascii="Times New Roman" w:eastAsia="Times New Roman" w:hAnsi="Times New Roman"/>
          <w:b/>
          <w:bCs/>
          <w:sz w:val="24"/>
          <w:rtl/>
          <w:lang w:eastAsia="he-IL"/>
        </w:rPr>
        <w:t xml:space="preserve">ע"י תוכנת </w:t>
      </w:r>
      <w:r w:rsidR="00553085" w:rsidRPr="00526D7F">
        <w:rPr>
          <w:rFonts w:ascii="Times New Roman" w:eastAsia="Times New Roman" w:hAnsi="Times New Roman"/>
          <w:b/>
          <w:bCs/>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2E8150D8"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3207377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59E70D7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FFC9481" w14:textId="7B9CB884"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9C1773">
            <w:rPr>
              <w:rFonts w:ascii="Times New Roman" w:eastAsia="Times New Roman" w:hAnsi="Times New Roman"/>
              <w:color w:val="008000"/>
              <w:sz w:val="24"/>
              <w:rtl/>
              <w:lang w:eastAsia="he-IL"/>
            </w:rPr>
            <w:t xml:space="preserve">יוסי שירן </w:t>
          </w:r>
        </w:sdtContent>
      </w:sdt>
    </w:p>
    <w:p w14:paraId="67D9DF85" w14:textId="4289DA1B"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9C1773">
            <w:rPr>
              <w:rFonts w:ascii="Times New Roman" w:eastAsia="Times New Roman" w:hAnsi="Times New Roman"/>
              <w:color w:val="008000"/>
              <w:sz w:val="24"/>
              <w:rtl/>
              <w:lang w:eastAsia="he-IL"/>
            </w:rPr>
            <w:t>6</w:t>
          </w:r>
        </w:sdtContent>
      </w:sdt>
    </w:p>
    <w:p w14:paraId="2C60D62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A051C32" w14:textId="720ABB5B"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9C1773">
            <w:rPr>
              <w:rFonts w:ascii="Times New Roman" w:eastAsia="Times New Roman" w:hAnsi="Times New Roman"/>
              <w:color w:val="008000"/>
              <w:sz w:val="24"/>
              <w:rtl/>
              <w:lang w:eastAsia="he-IL"/>
            </w:rPr>
            <w:t xml:space="preserve">יוסי שירן </w:t>
          </w:r>
        </w:sdtContent>
      </w:sdt>
    </w:p>
    <w:p w14:paraId="5117653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992813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5472ED9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811D44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3F09B5DB"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72927B61"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78943CDC"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69EFB13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2B6F71F7"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D73CD6C"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5313FBC4" w14:textId="77777777" w:rsidTr="000555DD">
        <w:tc>
          <w:tcPr>
            <w:tcW w:w="3366" w:type="dxa"/>
          </w:tcPr>
          <w:p w14:paraId="0E9C8706" w14:textId="77777777" w:rsidR="000555DD" w:rsidRPr="000555DD" w:rsidRDefault="007B2C07"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555DD" w:rsidRPr="000555DD">
                  <w:rPr>
                    <w:rFonts w:cstheme="minorBidi"/>
                    <w:color w:val="00B0F0"/>
                    <w:rtl/>
                  </w:rPr>
                  <w:t>[אחוז השתתפות צד א]</w:t>
                </w:r>
              </w:sdtContent>
            </w:sdt>
          </w:p>
          <w:p w14:paraId="25F49C1E"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3415E173"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4676B53F"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3BF7FB4" w14:textId="7D5379D4" w:rsidR="000B24E1" w:rsidRDefault="000B24E1" w:rsidP="000B24E1">
      <w:pPr>
        <w:widowControl w:val="0"/>
        <w:spacing w:before="0" w:beforeAutospacing="0" w:after="0" w:afterAutospacing="0" w:line="240" w:lineRule="auto"/>
        <w:ind w:left="-30"/>
        <w:outlineLvl w:val="2"/>
        <w:rPr>
          <w:rFonts w:ascii="Times New Roman" w:eastAsia="Times New Roman" w:hAnsi="Times New Roman"/>
          <w:sz w:val="24"/>
          <w:rtl/>
          <w:lang w:eastAsia="he-IL"/>
        </w:rPr>
      </w:pPr>
      <w:r>
        <w:rPr>
          <w:rFonts w:ascii="Times New Roman" w:eastAsia="Times New Roman" w:hAnsi="Times New Roman" w:hint="cs"/>
          <w:sz w:val="24"/>
          <w:rtl/>
          <w:lang w:eastAsia="he-IL"/>
        </w:rPr>
        <w:lastRenderedPageBreak/>
        <w:t>אפריקה ישראל מגורים בע"מ ושיכון ובינוי נדלן בע"מ  - 50%</w:t>
      </w:r>
    </w:p>
    <w:p w14:paraId="2F20185D" w14:textId="77777777" w:rsidR="000B24E1" w:rsidRDefault="000B24E1" w:rsidP="000B24E1">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03CD2355" w14:textId="1ED9ADB8" w:rsidR="000B24E1" w:rsidRDefault="000B24E1" w:rsidP="000B24E1">
      <w:pPr>
        <w:widowControl w:val="0"/>
        <w:spacing w:before="0" w:beforeAutospacing="0" w:after="0" w:afterAutospacing="0" w:line="240" w:lineRule="auto"/>
        <w:ind w:left="-30"/>
        <w:outlineLvl w:val="2"/>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חב' כלל נכסי נדל"ן נשר מרכז ( נ.נ.נ.מ ) שותפות מוגבלת </w:t>
      </w:r>
      <w:r>
        <w:rPr>
          <w:rFonts w:ascii="Times New Roman" w:eastAsia="Times New Roman" w:hAnsi="Times New Roman"/>
          <w:sz w:val="24"/>
          <w:rtl/>
          <w:lang w:eastAsia="he-IL"/>
        </w:rPr>
        <w:t>–</w:t>
      </w:r>
      <w:r>
        <w:rPr>
          <w:rFonts w:ascii="Times New Roman" w:eastAsia="Times New Roman" w:hAnsi="Times New Roman" w:hint="cs"/>
          <w:sz w:val="24"/>
          <w:rtl/>
          <w:lang w:eastAsia="he-IL"/>
        </w:rPr>
        <w:t xml:space="preserve"> 50% </w:t>
      </w:r>
    </w:p>
    <w:p w14:paraId="3657E9A3" w14:textId="77777777" w:rsidR="000B24E1" w:rsidRDefault="000B24E1"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40AE6BCA" w14:textId="33EEAD16"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7E69F93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28A0B0B"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D68607"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74E09CFF"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67F3D666"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1074F953"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728D98B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3D280A0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4415AA4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E312ED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0FDDF26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50A9112A"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0104577F" w14:textId="3D74B9B3"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r w:rsidR="00110D45">
        <w:rPr>
          <w:rFonts w:ascii="Times New Roman" w:eastAsia="Times New Roman" w:hAnsi="Times New Roman" w:hint="cs"/>
          <w:sz w:val="24"/>
          <w:rtl/>
          <w:lang w:eastAsia="he-IL"/>
        </w:rPr>
        <w:t xml:space="preserve"> </w:t>
      </w:r>
      <w:r w:rsidR="000352ED">
        <w:rPr>
          <w:rFonts w:ascii="Times New Roman" w:eastAsia="Times New Roman" w:hAnsi="Times New Roman" w:hint="cs"/>
          <w:sz w:val="24"/>
          <w:rtl/>
          <w:lang w:eastAsia="he-IL"/>
        </w:rPr>
        <w:t xml:space="preserve">ניסויי העמסה באחריות יועץ קרקע . </w:t>
      </w:r>
      <w:r w:rsidR="00110D45">
        <w:rPr>
          <w:rFonts w:ascii="Times New Roman" w:eastAsia="Times New Roman" w:hAnsi="Times New Roman" w:hint="cs"/>
          <w:sz w:val="24"/>
          <w:rtl/>
          <w:lang w:eastAsia="he-IL"/>
        </w:rPr>
        <w:t>היועץ יתן חוו"ד לניסויים לאפשרויות הנובעות  ולפתרונות המוצעים.</w:t>
      </w:r>
    </w:p>
    <w:p w14:paraId="1E9D517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144A3FA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7F77F82F" w14:textId="00B306F6"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r w:rsidR="000352ED">
        <w:rPr>
          <w:rFonts w:ascii="Times New Roman" w:eastAsia="Times New Roman" w:hAnsi="Times New Roman" w:hint="cs"/>
          <w:sz w:val="24"/>
          <w:rtl/>
          <w:lang w:eastAsia="he-IL"/>
        </w:rPr>
        <w:t xml:space="preserve">ככל וידרש למותר לציין שעלות האנליזות ע"ח המזמין . </w:t>
      </w:r>
    </w:p>
    <w:p w14:paraId="387932D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1C9FA1B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330CCEB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D6404E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511CB60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55803FE0"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341F4E97"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 w:name="OLE_LINK5"/>
      <w:bookmarkStart w:id="2"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3" w:name="OLE_LINK7"/>
      <w:bookmarkStart w:id="4"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3016C502"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7490A282"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w:t>
      </w:r>
      <w:r w:rsidR="00553085" w:rsidRPr="00831588">
        <w:rPr>
          <w:rFonts w:ascii="Times New Roman" w:eastAsia="Times New Roman" w:hAnsi="Times New Roman" w:hint="cs"/>
          <w:sz w:val="24"/>
          <w:rtl/>
          <w:lang w:eastAsia="he-IL"/>
        </w:rPr>
        <w:lastRenderedPageBreak/>
        <w:t xml:space="preserve">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6BB74BB0"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71DF7F84"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262BF067"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7EB26639"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
    <w:bookmarkEnd w:id="2"/>
    <w:bookmarkEnd w:id="3"/>
    <w:bookmarkEnd w:id="4"/>
    <w:p w14:paraId="1D088B8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BDC6B7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0213966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447D2C0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110E0C9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306C33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157D040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811617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4DD48D3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E3A240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4784674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D7BB12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4D47867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BFDB17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5E8EB55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3D0B06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180BAC9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2E9FD6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35AAD6E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603DD4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0D4D83F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1CCDFD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5BB51D84"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4E3A311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2979F48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46A7C413"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2D19FA99"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58AF966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632A9B14"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48C330B"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418F1299"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28C95D1D" w14:textId="468EA7A4"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r w:rsidR="007977FA">
        <w:rPr>
          <w:rFonts w:ascii="Times New Roman" w:eastAsia="Times New Roman" w:hAnsi="Times New Roman" w:hint="cs"/>
          <w:sz w:val="24"/>
          <w:rtl/>
          <w:lang w:eastAsia="he-IL"/>
        </w:rPr>
        <w:t xml:space="preserve"> היועץ פטור מהכנת כתבי כמויות לבניני המגורים . </w:t>
      </w:r>
    </w:p>
    <w:p w14:paraId="5005D9BB"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0B7EBD9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183D125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79F5796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59406B6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764D40A"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12274F0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090EF598"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1DF070F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2C2B1FD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0D70EF4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4097E91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1ED59B4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03B1D12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7B2668A"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7214A90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1DA46248" w14:textId="6F4141AD" w:rsidR="00590FDD" w:rsidRPr="00590FDD" w:rsidRDefault="00110D45" w:rsidP="00110D45">
      <w:pPr>
        <w:spacing w:before="0" w:beforeAutospacing="0" w:after="0" w:afterAutospacing="0" w:line="360" w:lineRule="auto"/>
        <w:ind w:firstLine="849"/>
        <w:rPr>
          <w:rFonts w:ascii="Times New Roman" w:eastAsia="Times New Roman" w:hAnsi="Times New Roman"/>
          <w:sz w:val="20"/>
          <w:rtl/>
          <w:lang w:eastAsia="he-IL"/>
        </w:rPr>
      </w:pPr>
      <w:r>
        <w:rPr>
          <w:rFonts w:ascii="Times New Roman" w:eastAsia="Times New Roman" w:hAnsi="Times New Roman" w:hint="cs"/>
          <w:sz w:val="20"/>
          <w:rtl/>
          <w:lang w:eastAsia="he-IL"/>
        </w:rPr>
        <w:t>ב</w:t>
      </w:r>
      <w:r w:rsidR="00590FDD" w:rsidRPr="00590FDD">
        <w:rPr>
          <w:rFonts w:ascii="Times New Roman" w:eastAsia="Times New Roman" w:hAnsi="Times New Roman" w:hint="cs"/>
          <w:sz w:val="20"/>
          <w:rtl/>
          <w:lang w:eastAsia="he-IL"/>
        </w:rPr>
        <w:t xml:space="preserve">כל חריגה </w:t>
      </w:r>
      <w:r>
        <w:rPr>
          <w:rFonts w:ascii="Times New Roman" w:eastAsia="Times New Roman" w:hAnsi="Times New Roman" w:hint="cs"/>
          <w:sz w:val="20"/>
          <w:rtl/>
          <w:lang w:eastAsia="he-IL"/>
        </w:rPr>
        <w:t xml:space="preserve">לאחר חישוב וכלל שתהיה חריגה באחריות היועץ לנמקה ולהביאה </w:t>
      </w:r>
      <w:r w:rsidR="00590FDD" w:rsidRPr="00590FDD">
        <w:rPr>
          <w:rFonts w:ascii="Times New Roman" w:eastAsia="Times New Roman" w:hAnsi="Times New Roman" w:hint="cs"/>
          <w:sz w:val="20"/>
          <w:rtl/>
          <w:lang w:eastAsia="he-IL"/>
        </w:rPr>
        <w:t xml:space="preserve"> בפני היזם לאישור.</w:t>
      </w:r>
    </w:p>
    <w:p w14:paraId="465B329B"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33B144F8"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הנתונים הנ"ל ישולבו במכרז לקבלן ויחושבו ע"י הקונסטרוקטור במידת הצורך בתום השלד (לפי תכנון).</w:t>
      </w:r>
    </w:p>
    <w:p w14:paraId="32AF9DB6"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16420AC3"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7EA3A4C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6F5E44C"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02442ED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0CC507C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7DC74C4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1C7515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3687B797"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0F9AFEEA"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48320F6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386C02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2387A10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538FD6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165E484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07F9A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5F00588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51E28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7F6B3B1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FC5CA99" w14:textId="2BBB6E0F"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w:t>
      </w:r>
      <w:r w:rsidR="007977FA">
        <w:rPr>
          <w:rFonts w:ascii="Times New Roman" w:eastAsia="Times New Roman" w:hAnsi="Times New Roman" w:hint="cs"/>
          <w:sz w:val="24"/>
          <w:rtl/>
          <w:lang w:eastAsia="he-IL"/>
        </w:rPr>
        <w:t xml:space="preserve"> למעט לבנייני המגורים </w:t>
      </w:r>
      <w:r w:rsidRPr="00590FDD">
        <w:rPr>
          <w:rFonts w:ascii="Times New Roman" w:eastAsia="Times New Roman" w:hAnsi="Times New Roman" w:hint="cs"/>
          <w:sz w:val="24"/>
          <w:rtl/>
          <w:lang w:eastAsia="he-IL"/>
        </w:rPr>
        <w:t>, לצורך בדיקת חלופות תכנון, בהתאם לדרישת המזמין ונציגיו. ביצוע חישובים סטאטיים ועריכת אומדן ראשוני של ערך שלד המבנים.</w:t>
      </w:r>
    </w:p>
    <w:p w14:paraId="71FA3E1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82D423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5" w:name="OLE_LINK1"/>
      <w:bookmarkStart w:id="6"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5"/>
      <w:bookmarkEnd w:id="6"/>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6B51F8A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2BCA26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59AF99A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0A6205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403280F1"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C897C4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7170E09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265015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47F1EDA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2737FC16"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29CEA399"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7766E29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110D6E3"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3E10964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D63385B" w14:textId="358171ED" w:rsidR="00590FDD" w:rsidRPr="00590FDD" w:rsidRDefault="007977FA"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ד</w:t>
      </w:r>
      <w:r w:rsidR="00590FDD" w:rsidRPr="00590FDD">
        <w:rPr>
          <w:rFonts w:ascii="Times New Roman" w:eastAsia="Times New Roman" w:hAnsi="Times New Roman"/>
          <w:sz w:val="24"/>
          <w:rtl/>
          <w:lang w:eastAsia="he-IL"/>
        </w:rPr>
        <w:t>.</w:t>
      </w:r>
      <w:r w:rsidR="00590FDD"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0275C4D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B0E28E6" w14:textId="41FC501D" w:rsidR="00590FDD" w:rsidRPr="00590FDD" w:rsidRDefault="007977FA"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ה</w:t>
      </w:r>
      <w:r w:rsidR="00590FDD" w:rsidRPr="00590FDD">
        <w:rPr>
          <w:rFonts w:ascii="Times New Roman" w:eastAsia="Times New Roman" w:hAnsi="Times New Roman"/>
          <w:sz w:val="24"/>
          <w:rtl/>
          <w:lang w:eastAsia="he-IL"/>
        </w:rPr>
        <w:t>.</w:t>
      </w:r>
      <w:r w:rsidR="00590FDD"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6943FED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0951FB3" w14:textId="079A3929" w:rsidR="00590FDD" w:rsidRPr="00590FDD" w:rsidRDefault="007977FA"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ו</w:t>
      </w:r>
      <w:r w:rsidR="00590FDD" w:rsidRPr="00590FDD">
        <w:rPr>
          <w:rFonts w:ascii="Times New Roman" w:eastAsia="Times New Roman" w:hAnsi="Times New Roman"/>
          <w:sz w:val="24"/>
          <w:rtl/>
          <w:lang w:eastAsia="he-IL"/>
        </w:rPr>
        <w:t>.</w:t>
      </w:r>
      <w:r w:rsidR="00590FDD" w:rsidRPr="00590FDD">
        <w:rPr>
          <w:rFonts w:ascii="Times New Roman" w:eastAsia="Times New Roman" w:hAnsi="Times New Roman"/>
          <w:sz w:val="24"/>
          <w:rtl/>
          <w:lang w:eastAsia="he-IL"/>
        </w:rPr>
        <w:tab/>
        <w:t>חתימה על בקשות להוצאת היתרי בניה כאחראי לתכנון, לפ</w:t>
      </w:r>
      <w:r w:rsidR="00590FDD" w:rsidRPr="00590FDD">
        <w:rPr>
          <w:rFonts w:ascii="Times New Roman" w:eastAsia="Times New Roman" w:hAnsi="Times New Roman" w:hint="cs"/>
          <w:sz w:val="24"/>
          <w:rtl/>
          <w:lang w:eastAsia="he-IL"/>
        </w:rPr>
        <w:t>י</w:t>
      </w:r>
      <w:r w:rsidR="00590FDD"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00590FDD" w:rsidRPr="00590FDD">
        <w:rPr>
          <w:rFonts w:ascii="Times New Roman" w:eastAsia="Times New Roman" w:hAnsi="Times New Roman" w:hint="cs"/>
          <w:sz w:val="24"/>
          <w:rtl/>
          <w:lang w:eastAsia="he-IL"/>
        </w:rPr>
        <w:t>י</w:t>
      </w:r>
      <w:r w:rsidR="00590FDD" w:rsidRPr="00590FDD">
        <w:rPr>
          <w:rFonts w:ascii="Times New Roman" w:eastAsia="Times New Roman" w:hAnsi="Times New Roman"/>
          <w:sz w:val="24"/>
          <w:rtl/>
          <w:lang w:eastAsia="he-IL"/>
        </w:rPr>
        <w:t>דרש ע"י הרשויות מהמתכנן בתהליך הבקשה להיתר, במהלך הב</w:t>
      </w:r>
      <w:r w:rsidR="00590FDD" w:rsidRPr="00590FDD">
        <w:rPr>
          <w:rFonts w:ascii="Times New Roman" w:eastAsia="Times New Roman" w:hAnsi="Times New Roman" w:hint="cs"/>
          <w:sz w:val="24"/>
          <w:rtl/>
          <w:lang w:eastAsia="he-IL"/>
        </w:rPr>
        <w:t>י</w:t>
      </w:r>
      <w:r w:rsidR="00590FDD" w:rsidRPr="00590FDD">
        <w:rPr>
          <w:rFonts w:ascii="Times New Roman" w:eastAsia="Times New Roman" w:hAnsi="Times New Roman"/>
          <w:sz w:val="24"/>
          <w:rtl/>
          <w:lang w:eastAsia="he-IL"/>
        </w:rPr>
        <w:t>צוע ועד לקבלת תעודת גמר.</w:t>
      </w:r>
    </w:p>
    <w:p w14:paraId="23EE17C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0140465" w14:textId="428F9E74" w:rsidR="00590FDD" w:rsidRPr="00590FDD" w:rsidRDefault="007977FA"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ז</w:t>
      </w:r>
      <w:r w:rsidR="00590FDD" w:rsidRPr="00590FDD">
        <w:rPr>
          <w:rFonts w:ascii="Times New Roman" w:eastAsia="Times New Roman" w:hAnsi="Times New Roman"/>
          <w:sz w:val="24"/>
          <w:rtl/>
          <w:lang w:eastAsia="he-IL"/>
        </w:rPr>
        <w:t>.</w:t>
      </w:r>
      <w:r w:rsidR="00590FDD"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1AF93FE8"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7155703" w14:textId="1ABEA9B3" w:rsidR="00590FDD" w:rsidRPr="00590FDD" w:rsidRDefault="007977FA"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ח</w:t>
      </w:r>
      <w:r w:rsidR="00590FDD" w:rsidRPr="00590FDD">
        <w:rPr>
          <w:rFonts w:ascii="Times New Roman" w:eastAsia="Times New Roman" w:hAnsi="Times New Roman"/>
          <w:sz w:val="24"/>
          <w:rtl/>
          <w:lang w:eastAsia="he-IL"/>
        </w:rPr>
        <w:t>.</w:t>
      </w:r>
      <w:r w:rsidR="00590FDD"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38B7EA4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2A28321" w14:textId="1F80FE8A" w:rsidR="00590FDD" w:rsidRDefault="00590FDD" w:rsidP="007977FA">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007977FA">
        <w:rPr>
          <w:rFonts w:ascii="Times New Roman" w:eastAsia="Times New Roman" w:hAnsi="Times New Roman" w:hint="cs"/>
          <w:sz w:val="24"/>
          <w:rtl/>
          <w:lang w:eastAsia="he-IL"/>
        </w:rPr>
        <w:t>ט</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אשור התכנון הסופי של היועצים.</w:t>
      </w:r>
    </w:p>
    <w:p w14:paraId="23AF3244" w14:textId="7B2F0457" w:rsidR="00CB2731" w:rsidRDefault="00CB2731" w:rsidP="007977FA">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65E6989" w14:textId="3E10EE26" w:rsidR="00590FDD" w:rsidRPr="00590FDD" w:rsidRDefault="00CB2731" w:rsidP="00526D7F">
      <w:pPr>
        <w:widowControl w:val="0"/>
        <w:spacing w:before="0" w:beforeAutospacing="0" w:after="0" w:afterAutospacing="0" w:line="240" w:lineRule="auto"/>
        <w:ind w:left="720"/>
        <w:jc w:val="both"/>
        <w:rPr>
          <w:rFonts w:ascii="Times New Roman" w:eastAsia="Times New Roman" w:hAnsi="Times New Roman"/>
          <w:sz w:val="24"/>
          <w:rtl/>
          <w:lang w:eastAsia="he-IL"/>
        </w:rPr>
      </w:pPr>
      <w:r>
        <w:rPr>
          <w:rFonts w:ascii="Times New Roman" w:eastAsia="Times New Roman" w:hAnsi="Times New Roman" w:hint="cs"/>
          <w:sz w:val="24"/>
          <w:rtl/>
          <w:lang w:eastAsia="he-IL"/>
        </w:rPr>
        <w:t>י.</w:t>
      </w:r>
      <w:r>
        <w:rPr>
          <w:rFonts w:ascii="Times New Roman" w:eastAsia="Times New Roman" w:hAnsi="Times New Roman" w:hint="cs"/>
          <w:sz w:val="24"/>
          <w:rtl/>
          <w:lang w:eastAsia="he-IL"/>
        </w:rPr>
        <w:tab/>
      </w:r>
      <w:r w:rsidR="00590FDD" w:rsidRPr="00590FDD">
        <w:rPr>
          <w:rFonts w:ascii="Times New Roman" w:eastAsia="Times New Roman" w:hAnsi="Times New Roman"/>
          <w:sz w:val="24"/>
          <w:rtl/>
          <w:lang w:eastAsia="he-IL"/>
        </w:rPr>
        <w:t>בדיקת מפרטי ותוכניות המכר ואישור הנוסח וההתאמה לתכנון.</w:t>
      </w:r>
    </w:p>
    <w:p w14:paraId="7F03957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478906BD" w14:textId="340AB3F2" w:rsidR="00590FDD" w:rsidRPr="00590FDD" w:rsidRDefault="00CB2731" w:rsidP="00526D7F">
      <w:pPr>
        <w:widowControl w:val="0"/>
        <w:numPr>
          <w:ilvl w:val="1"/>
          <w:numId w:val="42"/>
        </w:numPr>
        <w:spacing w:before="0" w:beforeAutospacing="0" w:after="0" w:afterAutospacing="0" w:line="240" w:lineRule="auto"/>
        <w:jc w:val="both"/>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יא'. </w:t>
      </w:r>
      <w:r>
        <w:rPr>
          <w:rFonts w:ascii="Times New Roman" w:eastAsia="Times New Roman" w:hAnsi="Times New Roman" w:hint="cs"/>
          <w:sz w:val="24"/>
          <w:rtl/>
          <w:lang w:eastAsia="he-IL"/>
        </w:rPr>
        <w:tab/>
      </w:r>
      <w:r w:rsidR="00590FDD" w:rsidRPr="00590FDD">
        <w:rPr>
          <w:rFonts w:ascii="Times New Roman" w:eastAsia="Times New Roman" w:hAnsi="Times New Roman"/>
          <w:sz w:val="24"/>
          <w:rtl/>
          <w:lang w:eastAsia="he-IL"/>
        </w:rPr>
        <w:t xml:space="preserve">עדכון האומדן </w:t>
      </w:r>
      <w:r w:rsidR="00590FDD" w:rsidRPr="00590FDD">
        <w:rPr>
          <w:rFonts w:ascii="Times New Roman" w:eastAsia="Times New Roman" w:hAnsi="Times New Roman" w:hint="cs"/>
          <w:sz w:val="24"/>
          <w:rtl/>
          <w:lang w:eastAsia="he-IL"/>
        </w:rPr>
        <w:t xml:space="preserve">הראשוני </w:t>
      </w:r>
      <w:r w:rsidR="00590FDD" w:rsidRPr="00590FDD">
        <w:rPr>
          <w:rFonts w:ascii="Times New Roman" w:eastAsia="Times New Roman" w:hAnsi="Times New Roman"/>
          <w:sz w:val="24"/>
          <w:rtl/>
          <w:lang w:eastAsia="he-IL"/>
        </w:rPr>
        <w:t xml:space="preserve">המשוער של ערך </w:t>
      </w:r>
      <w:r w:rsidR="00590FDD" w:rsidRPr="00590FDD">
        <w:rPr>
          <w:rFonts w:ascii="Times New Roman" w:eastAsia="Times New Roman" w:hAnsi="Times New Roman" w:hint="cs"/>
          <w:sz w:val="24"/>
          <w:rtl/>
          <w:lang w:eastAsia="he-IL"/>
        </w:rPr>
        <w:t xml:space="preserve">שלד המבנים השונים והעבודות </w:t>
      </w:r>
      <w:r>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הנלוות</w:t>
      </w:r>
      <w:r w:rsidR="00590FDD" w:rsidRPr="00590FDD">
        <w:rPr>
          <w:rFonts w:ascii="Times New Roman" w:eastAsia="Times New Roman" w:hAnsi="Times New Roman"/>
          <w:sz w:val="24"/>
          <w:rtl/>
          <w:lang w:eastAsia="he-IL"/>
        </w:rPr>
        <w:t>.</w:t>
      </w:r>
    </w:p>
    <w:p w14:paraId="6ED44FB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6202C4CB" w14:textId="6299742C" w:rsidR="00590FDD" w:rsidRPr="00590FDD" w:rsidRDefault="00CB2731" w:rsidP="00526D7F">
      <w:pPr>
        <w:widowControl w:val="0"/>
        <w:spacing w:before="0" w:beforeAutospacing="0" w:after="0" w:afterAutospacing="0" w:line="240" w:lineRule="auto"/>
        <w:ind w:left="108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יב'. </w:t>
      </w:r>
      <w:r>
        <w:rPr>
          <w:rFonts w:ascii="Times New Roman" w:eastAsia="Times New Roman" w:hAnsi="Times New Roman"/>
          <w:sz w:val="24"/>
          <w:rtl/>
          <w:lang w:eastAsia="he-IL"/>
        </w:rPr>
        <w:tab/>
      </w:r>
      <w:r w:rsidR="00590FDD" w:rsidRPr="00590FDD">
        <w:rPr>
          <w:rFonts w:ascii="Times New Roman" w:eastAsia="Times New Roman" w:hAnsi="Times New Roman"/>
          <w:sz w:val="24"/>
          <w:rtl/>
          <w:lang w:eastAsia="he-IL"/>
        </w:rPr>
        <w:t>כל יתר הדרוש לתכנון סופי.</w:t>
      </w:r>
    </w:p>
    <w:p w14:paraId="1F448B4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39FA2A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E2F5FD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3A7CBB6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E2D773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11445AC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65BEC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0F86DA91" w14:textId="0A580120"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w:t>
      </w:r>
      <w:r w:rsidR="00B12304">
        <w:rPr>
          <w:rFonts w:ascii="Times New Roman" w:eastAsia="Times New Roman" w:hAnsi="Times New Roman" w:hint="cs"/>
          <w:sz w:val="24"/>
          <w:rtl/>
          <w:lang w:eastAsia="he-IL"/>
        </w:rPr>
        <w:t>'</w:t>
      </w:r>
      <w:r w:rsidRPr="00590FDD">
        <w:rPr>
          <w:rFonts w:ascii="Times New Roman" w:eastAsia="Times New Roman" w:hAnsi="Times New Roman" w:hint="cs"/>
          <w:sz w:val="24"/>
          <w:rtl/>
          <w:lang w:eastAsia="he-IL"/>
        </w:rPr>
        <w:t xml:space="preserve"> / טרומי / ככל ונדרש.</w:t>
      </w:r>
    </w:p>
    <w:p w14:paraId="437BA40C" w14:textId="1B3DE075" w:rsidR="00590FDD" w:rsidRPr="00590FDD" w:rsidRDefault="00590FDD" w:rsidP="00124221">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w:t>
      </w:r>
      <w:r w:rsidRPr="00590FDD">
        <w:rPr>
          <w:rFonts w:ascii="Times New Roman" w:eastAsia="Times New Roman" w:hAnsi="Times New Roman"/>
          <w:sz w:val="24"/>
          <w:rtl/>
          <w:lang w:eastAsia="he-IL"/>
        </w:rPr>
        <w:lastRenderedPageBreak/>
        <w:t>המשוער;</w:t>
      </w:r>
      <w:r w:rsidRPr="00590FDD">
        <w:rPr>
          <w:rFonts w:ascii="Times New Roman" w:eastAsia="Times New Roman" w:hAnsi="Times New Roman" w:hint="cs"/>
          <w:sz w:val="24"/>
          <w:rtl/>
          <w:lang w:eastAsia="he-IL"/>
        </w:rPr>
        <w:t xml:space="preserve"> </w:t>
      </w:r>
    </w:p>
    <w:p w14:paraId="7951431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3D8898C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3C5B1EF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EC05E9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04F9DE2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0CBB44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21D050F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FBF555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7A3A041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1EBBFD4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2CEFC69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05A23AC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3BB5359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31D69BA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111E4AC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5227B0D3"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7B76425"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3189C2F3"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D08A02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1EF48A4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66A842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5F5D111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1065139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AD743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694FBB6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32D4D6A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2A3A962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249F7B2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1544ACB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06A198C8"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006EF705"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3C071D6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801020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9B73ED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תרשים רצפת המקלט ותקרת המקלט;</w:t>
      </w:r>
    </w:p>
    <w:p w14:paraId="65F209B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116C260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7CFC6F6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B4AA27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7947F71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8DE0B6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59698D7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41642C6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B07302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1DCFE4E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B8D080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7C79980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5FCB55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168A0F2B"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9749061"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7D3B61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2FFCD2C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12E773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3E9FE31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16D834C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7F6DE2C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5A1CB6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1B040F0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5C20BC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004B02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58A5F27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71547D4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ציון העומסים המועברים על ידי העמודים בכל קומה וקומה.</w:t>
      </w:r>
    </w:p>
    <w:p w14:paraId="5157DDA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32DFDC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10CFD9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7A693948"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1C77E89" w14:textId="3C311154"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w:t>
      </w:r>
      <w:r w:rsidR="00124221">
        <w:rPr>
          <w:rFonts w:ascii="Times New Roman" w:eastAsia="Times New Roman" w:hAnsi="Times New Roman" w:hint="cs"/>
          <w:sz w:val="24"/>
          <w:rtl/>
          <w:lang w:eastAsia="he-IL"/>
        </w:rPr>
        <w:t xml:space="preserve">במקומות הדרושים ( לדוגמא </w:t>
      </w:r>
      <w:r w:rsidR="00124221">
        <w:rPr>
          <w:rFonts w:ascii="Times New Roman" w:eastAsia="Times New Roman" w:hAnsi="Times New Roman"/>
          <w:sz w:val="24"/>
          <w:rtl/>
          <w:lang w:eastAsia="he-IL"/>
        </w:rPr>
        <w:t>–</w:t>
      </w:r>
      <w:r w:rsidR="00124221">
        <w:rPr>
          <w:rFonts w:ascii="Times New Roman" w:eastAsia="Times New Roman" w:hAnsi="Times New Roman" w:hint="cs"/>
          <w:sz w:val="24"/>
          <w:rtl/>
          <w:lang w:eastAsia="he-IL"/>
        </w:rPr>
        <w:t xml:space="preserve"> בקומות חוזרות וזהות </w:t>
      </w:r>
      <w:r w:rsidR="00124221">
        <w:rPr>
          <w:rFonts w:ascii="Times New Roman" w:eastAsia="Times New Roman" w:hAnsi="Times New Roman"/>
          <w:sz w:val="24"/>
          <w:rtl/>
          <w:lang w:eastAsia="he-IL"/>
        </w:rPr>
        <w:t>–</w:t>
      </w:r>
      <w:r w:rsidR="00124221">
        <w:rPr>
          <w:rFonts w:ascii="Times New Roman" w:eastAsia="Times New Roman" w:hAnsi="Times New Roman" w:hint="cs"/>
          <w:sz w:val="24"/>
          <w:rtl/>
          <w:lang w:eastAsia="he-IL"/>
        </w:rPr>
        <w:t xml:space="preserve"> לא נדרש  ) </w:t>
      </w:r>
      <w:r w:rsidRPr="00590FDD">
        <w:rPr>
          <w:rFonts w:ascii="Times New Roman" w:eastAsia="Times New Roman" w:hAnsi="Times New Roman"/>
          <w:sz w:val="24"/>
          <w:rtl/>
          <w:lang w:eastAsia="he-IL"/>
        </w:rPr>
        <w:t xml:space="preserve">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4D4E1F8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491BEB5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4F1F262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79080BBF"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44B78D3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50B0F69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FF175A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 xml:space="preserve">או בק.מ. אחר </w:t>
      </w:r>
      <w:r w:rsidRPr="00526D7F">
        <w:rPr>
          <w:rFonts w:ascii="Times New Roman" w:eastAsia="Times New Roman" w:hAnsi="Times New Roman" w:hint="eastAsia"/>
          <w:sz w:val="24"/>
          <w:u w:val="single"/>
          <w:rtl/>
          <w:lang w:eastAsia="he-IL"/>
        </w:rPr>
        <w:t>לפי</w:t>
      </w:r>
      <w:r w:rsidRPr="00526D7F">
        <w:rPr>
          <w:rFonts w:ascii="Times New Roman" w:eastAsia="Times New Roman" w:hAnsi="Times New Roman"/>
          <w:sz w:val="24"/>
          <w:u w:val="single"/>
          <w:rtl/>
          <w:lang w:eastAsia="he-IL"/>
        </w:rPr>
        <w:t xml:space="preserve"> </w:t>
      </w:r>
      <w:r w:rsidRPr="00526D7F">
        <w:rPr>
          <w:rFonts w:ascii="Times New Roman" w:eastAsia="Times New Roman" w:hAnsi="Times New Roman" w:hint="eastAsia"/>
          <w:sz w:val="24"/>
          <w:u w:val="single"/>
          <w:rtl/>
          <w:lang w:eastAsia="he-IL"/>
        </w:rPr>
        <w:t>הצורך</w:t>
      </w:r>
      <w:r w:rsidRPr="00590FDD">
        <w:rPr>
          <w:rFonts w:ascii="Times New Roman" w:eastAsia="Times New Roman" w:hAnsi="Times New Roman" w:hint="cs"/>
          <w:sz w:val="24"/>
          <w:rtl/>
          <w:lang w:eastAsia="he-IL"/>
        </w:rPr>
        <w:t xml:space="preserve">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5D3C076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62F4AB9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5F66DF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08A75411"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650D2CA"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5B3553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3BD903E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F77CED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02462B94"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590285B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50D072C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7CF4C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16B983E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60659A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1CAB78D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946FFD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33D2602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8BFB21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ביקורת כל התכניות והמפרטים של האדריכל והיועצים השונים כדי לוודא שהתכנון תואם את דרישות הקונסטרוקציה. בדיקת תכניות כל </w:t>
      </w:r>
      <w:r w:rsidRPr="00590FDD">
        <w:rPr>
          <w:rFonts w:ascii="Times New Roman" w:eastAsia="Times New Roman" w:hAnsi="Times New Roman" w:hint="cs"/>
          <w:sz w:val="24"/>
          <w:rtl/>
          <w:lang w:eastAsia="he-IL"/>
        </w:rPr>
        <w:lastRenderedPageBreak/>
        <w:t>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5D1F710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A40B3A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3F38BC6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EA1624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104374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6E52CB4" w14:textId="2FD8B934" w:rsidR="00590FDD" w:rsidRPr="00590FDD" w:rsidRDefault="00590FDD" w:rsidP="001D7477">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20F0A06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A464CEF" w14:textId="4E336598"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וכתבי הכמויות </w:t>
      </w:r>
      <w:r w:rsidR="00F560EE">
        <w:rPr>
          <w:rFonts w:ascii="Times New Roman" w:eastAsia="Times New Roman" w:hAnsi="Times New Roman" w:hint="cs"/>
          <w:sz w:val="24"/>
          <w:rtl/>
          <w:lang w:eastAsia="he-IL"/>
        </w:rPr>
        <w:t xml:space="preserve">(למעט עבור  בניינים למגורים) </w:t>
      </w:r>
      <w:r w:rsidRPr="00590FDD">
        <w:rPr>
          <w:rFonts w:ascii="Times New Roman" w:eastAsia="Times New Roman" w:hAnsi="Times New Roman"/>
          <w:sz w:val="24"/>
          <w:rtl/>
          <w:lang w:eastAsia="he-IL"/>
        </w:rPr>
        <w:t>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06024B8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118910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46806D3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7EBCA1A" w14:textId="0C594540"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כתבי הכמויות </w:t>
      </w:r>
      <w:r w:rsidR="00F560EE">
        <w:rPr>
          <w:rFonts w:ascii="Times New Roman" w:eastAsia="Times New Roman" w:hAnsi="Times New Roman" w:hint="cs"/>
          <w:sz w:val="24"/>
          <w:rtl/>
          <w:lang w:eastAsia="he-IL"/>
        </w:rPr>
        <w:t>(למעט עבור  בניינים למגורים)</w:t>
      </w:r>
      <w:r w:rsidRPr="00590FDD">
        <w:rPr>
          <w:rFonts w:ascii="Times New Roman" w:eastAsia="Times New Roman" w:hAnsi="Times New Roman"/>
          <w:sz w:val="24"/>
          <w:rtl/>
          <w:lang w:eastAsia="he-IL"/>
        </w:rPr>
        <w:t>יוכנו באמצעות תוכנה לכתבי כמויות "סופר מכרז" והניתנת להמרה גם לתוכנות אחרות לכתבי כמויות ע"ג דיסקט ובתדפיס.</w:t>
      </w:r>
    </w:p>
    <w:p w14:paraId="3BB5147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CDF354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0A0CD8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9E9575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77C8FE32"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4CCB09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6B9F3E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71BCD7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60A715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F9F1F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03C55A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521D72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3E46D1D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DED48E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53127BF1"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0729A4F8"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63AA7E7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EC2297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19BDA7B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1BD7665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317D785D"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57F4514" w14:textId="05AEF5F4"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w:t>
      </w:r>
      <w:r w:rsidR="00971755">
        <w:rPr>
          <w:rFonts w:ascii="Times New Roman" w:eastAsia="Times New Roman" w:hAnsi="Times New Roman" w:hint="cs"/>
          <w:sz w:val="24"/>
          <w:rtl/>
          <w:lang w:eastAsia="he-IL"/>
        </w:rPr>
        <w:t xml:space="preserve">( באתר יהיה מפקח מטעם המזמין ) </w:t>
      </w:r>
      <w:r w:rsidRPr="00590FDD">
        <w:rPr>
          <w:rFonts w:ascii="Times New Roman" w:eastAsia="Times New Roman" w:hAnsi="Times New Roman"/>
          <w:sz w:val="24"/>
          <w:rtl/>
          <w:lang w:eastAsia="he-IL"/>
        </w:rPr>
        <w:t>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E89DA1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97FBB2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743BC67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439DAB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2A8942E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ED955C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22BC079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7CC98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284D3D4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634ADD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1DFD5A1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B76B1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3387203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1EC4A6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40EE480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4CFCE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48EAF4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0E86CE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0FA68F7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3DBA9B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1D0BB71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7CAC4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AE8EF7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53858E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6DB6EB9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D789B4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36E9DF3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525147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3A8E66F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4107D0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079A307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1422FC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232FCA6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B73799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180DC42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32B85C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17B718A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63A7D5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6CE739EF"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7DA6830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77FD9176"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55C247B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1945137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0A087E9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02EE4AB2"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0AB4333C"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3E1E2A7D"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2650D5E5"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062A6A3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43A7AE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7289DA77"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2D8EEC4F"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5F0C6DE3"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7AE07979"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w:t>
      </w:r>
      <w:r w:rsidRPr="00590FDD">
        <w:rPr>
          <w:rFonts w:ascii="Times New Roman" w:eastAsia="Times New Roman" w:hAnsi="Times New Roman"/>
          <w:sz w:val="24"/>
          <w:rtl/>
          <w:lang w:eastAsia="he-IL"/>
        </w:rPr>
        <w:lastRenderedPageBreak/>
        <w:t xml:space="preserve">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10A11943"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0F52CE06"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76B675DF"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50D4E6F8"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12AD94C8"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28318A95"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0F9E4C60"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46E4B4F9"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4EFF93D7"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3DD781B6" w14:textId="41B925B4"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00E33BBC">
        <w:rPr>
          <w:rFonts w:ascii="Times New Roman" w:eastAsia="Times New Roman" w:hAnsi="Times New Roman" w:hint="cs"/>
          <w:b/>
          <w:bCs/>
          <w:sz w:val="24"/>
          <w:u w:val="single"/>
          <w:rtl/>
          <w:lang w:eastAsia="he-IL"/>
        </w:rPr>
        <w:t xml:space="preserve"> מנהרת רוח </w:t>
      </w:r>
      <w:r w:rsidR="00E33BBC">
        <w:rPr>
          <w:rFonts w:ascii="Times New Roman" w:eastAsia="Times New Roman" w:hAnsi="Times New Roman"/>
          <w:b/>
          <w:bCs/>
          <w:sz w:val="24"/>
          <w:u w:val="single"/>
          <w:rtl/>
          <w:lang w:eastAsia="he-IL"/>
        </w:rPr>
        <w:t>–</w:t>
      </w:r>
      <w:r w:rsidR="00E33BBC">
        <w:rPr>
          <w:rFonts w:ascii="Times New Roman" w:eastAsia="Times New Roman" w:hAnsi="Times New Roman" w:hint="cs"/>
          <w:b/>
          <w:bCs/>
          <w:sz w:val="24"/>
          <w:u w:val="single"/>
          <w:rtl/>
          <w:lang w:eastAsia="he-IL"/>
        </w:rPr>
        <w:t xml:space="preserve"> ע"ח המזמין </w:t>
      </w:r>
      <w:r w:rsidRPr="00590FDD">
        <w:rPr>
          <w:rFonts w:ascii="Times New Roman" w:eastAsia="Times New Roman" w:hAnsi="Times New Roman" w:hint="cs"/>
          <w:b/>
          <w:bCs/>
          <w:sz w:val="24"/>
          <w:u w:val="single"/>
          <w:rtl/>
          <w:lang w:eastAsia="he-IL"/>
        </w:rPr>
        <w:t>)</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0F97FE7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55099217"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6B36500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DA9D871"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17E1391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65849F3"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7419CF4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D310AF8"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7D7E867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9F949CF"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6B918E9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A185BE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238B4C92"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32053CBB"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0DF7948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6E0A84B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24915F3B"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77FF27AE"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2A248D5"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76D0C85A"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42A30EA5"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0475A3C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301939A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52C66BA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211CBC4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6701575"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4F41AA5"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53AF106B"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7E15C909"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24CE5B40"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1B8F7F31"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6B0F459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ED233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B6DF1B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DDE9E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363B55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2F88D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A1849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C68383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541B25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642A1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B0B1A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29CAEC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E926D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82C75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A261CE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2FFB5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2CA63F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969E47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E6E1B4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119EE7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DE9D4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43A5C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3B6AA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9768A3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3A03C4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534B49A"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2013EC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24D13E8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A5918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170C490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D5A431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1ACBE5D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1B3DAD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83B576D"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0795CB3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8A0BB1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693551B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D8CD1D1"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E5A0DD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FD13BC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58EE4EB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94F19D3"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7A9E8ED6"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2FDAAA1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72BD1CD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5C0812B6"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3CC2A95B"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12E7EEB7"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66BD901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14E73C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09BBE7C5"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08B7219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48FAFE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75D52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224311F"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217D658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2ABC746"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7308B83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30903CD9"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287B1817" w14:textId="77777777" w:rsid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7CC6A98E" w14:textId="2937E334" w:rsidR="00A9603A" w:rsidRPr="00526D7F" w:rsidRDefault="00A9603A" w:rsidP="007835AC">
      <w:pPr>
        <w:widowControl w:val="0"/>
        <w:spacing w:before="0" w:beforeAutospacing="0" w:after="0" w:afterAutospacing="0" w:line="240" w:lineRule="auto"/>
        <w:ind w:right="360"/>
        <w:rPr>
          <w:rFonts w:ascii="Times New Roman" w:eastAsia="Times New Roman" w:hAnsi="Times New Roman"/>
          <w:b/>
          <w:bCs/>
          <w:sz w:val="24"/>
          <w:rtl/>
          <w:lang w:eastAsia="he-IL"/>
        </w:rPr>
      </w:pPr>
      <w:r w:rsidRPr="00526D7F">
        <w:rPr>
          <w:rFonts w:ascii="Times New Roman" w:eastAsia="Times New Roman" w:hAnsi="Times New Roman" w:hint="eastAsia"/>
          <w:b/>
          <w:bCs/>
          <w:sz w:val="24"/>
          <w:rtl/>
          <w:lang w:eastAsia="he-IL"/>
        </w:rPr>
        <w:t>במגרשים</w:t>
      </w:r>
      <w:r w:rsidRPr="00526D7F">
        <w:rPr>
          <w:rFonts w:ascii="Times New Roman" w:eastAsia="Times New Roman" w:hAnsi="Times New Roman"/>
          <w:b/>
          <w:bCs/>
          <w:sz w:val="24"/>
          <w:rtl/>
          <w:lang w:eastAsia="he-IL"/>
        </w:rPr>
        <w:t xml:space="preserve"> : </w:t>
      </w:r>
    </w:p>
    <w:p w14:paraId="0CCCD5EF" w14:textId="77777777" w:rsidR="00A9603A" w:rsidRPr="007835AC" w:rsidRDefault="00A9603A"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1557FA3B" w14:textId="46D49DE3" w:rsidR="007835AC" w:rsidRPr="007835AC" w:rsidRDefault="007835AC" w:rsidP="00FF194D">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00FF194D" w:rsidRPr="00526D7F">
        <w:rPr>
          <w:rFonts w:ascii="Times New Roman" w:eastAsia="Times New Roman" w:hAnsi="Times New Roman"/>
          <w:b/>
          <w:bCs/>
          <w:sz w:val="24"/>
          <w:u w:val="single"/>
          <w:rtl/>
        </w:rPr>
        <w:t xml:space="preserve">2,200 </w:t>
      </w:r>
      <w:r w:rsidRPr="00526D7F">
        <w:rPr>
          <w:rFonts w:ascii="Times New Roman" w:eastAsia="Times New Roman" w:hAnsi="Times New Roman"/>
          <w:b/>
          <w:bCs/>
          <w:sz w:val="24"/>
          <w:rtl/>
        </w:rPr>
        <w:t>ש"ח</w:t>
      </w:r>
      <w:r w:rsidRPr="007835AC">
        <w:rPr>
          <w:rFonts w:ascii="Times New Roman" w:eastAsia="Times New Roman" w:hAnsi="Times New Roman"/>
          <w:sz w:val="24"/>
          <w:rtl/>
        </w:rPr>
        <w:t xml:space="preserve"> (במילים: </w:t>
      </w:r>
      <w:r w:rsidR="000300FA">
        <w:rPr>
          <w:rFonts w:ascii="Times New Roman" w:eastAsia="Times New Roman" w:hAnsi="Times New Roman" w:hint="cs"/>
          <w:sz w:val="24"/>
          <w:u w:val="single"/>
          <w:rtl/>
        </w:rPr>
        <w:t xml:space="preserve">   </w:t>
      </w:r>
      <w:r w:rsidR="00FF194D">
        <w:rPr>
          <w:rFonts w:ascii="Times New Roman" w:eastAsia="Times New Roman" w:hAnsi="Times New Roman" w:hint="cs"/>
          <w:sz w:val="24"/>
          <w:u w:val="single"/>
          <w:rtl/>
        </w:rPr>
        <w:t xml:space="preserve">אלפיים ומאתיים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0300FA">
        <w:rPr>
          <w:rFonts w:ascii="Times New Roman" w:eastAsia="Times New Roman" w:hAnsi="Times New Roman" w:hint="cs"/>
          <w:sz w:val="24"/>
          <w:u w:val="single"/>
          <w:rtl/>
        </w:rPr>
        <w:t xml:space="preserve"> </w:t>
      </w:r>
      <w:r w:rsidRPr="000300FA">
        <w:rPr>
          <w:rFonts w:ascii="Times New Roman" w:eastAsia="Times New Roman" w:hAnsi="Times New Roman"/>
          <w:sz w:val="24"/>
          <w:u w:val="single"/>
          <w:rtl/>
        </w:rPr>
        <w:t xml:space="preserve"> </w:t>
      </w:r>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לכל יחידת דיור .</w:t>
      </w:r>
    </w:p>
    <w:p w14:paraId="6B277509"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6F4CCC6E" w14:textId="497A1DAE" w:rsidR="006B3E32" w:rsidRPr="007835AC" w:rsidRDefault="007835AC" w:rsidP="00490989">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r>
      <w:r w:rsidR="006B3E32" w:rsidRPr="007835AC">
        <w:rPr>
          <w:rFonts w:ascii="Times New Roman" w:eastAsia="Times New Roman" w:hAnsi="Times New Roman"/>
          <w:sz w:val="24"/>
          <w:rtl/>
        </w:rPr>
        <w:t xml:space="preserve">סכום קבוע ומוחלט של </w:t>
      </w:r>
      <w:r w:rsidR="006B3E32" w:rsidRPr="00526D7F">
        <w:rPr>
          <w:rFonts w:ascii="Times New Roman" w:eastAsia="Times New Roman" w:hAnsi="Times New Roman"/>
          <w:b/>
          <w:bCs/>
          <w:sz w:val="24"/>
          <w:rtl/>
        </w:rPr>
        <w:t>25 ש"ח</w:t>
      </w:r>
      <w:r w:rsidR="006B3E32" w:rsidRPr="007835AC">
        <w:rPr>
          <w:rFonts w:ascii="Times New Roman" w:eastAsia="Times New Roman" w:hAnsi="Times New Roman"/>
          <w:sz w:val="24"/>
          <w:rtl/>
        </w:rPr>
        <w:t xml:space="preserve"> (במילים: </w:t>
      </w:r>
      <w:r w:rsidR="006B3E32">
        <w:rPr>
          <w:rFonts w:ascii="Times New Roman" w:eastAsia="Times New Roman" w:hAnsi="Times New Roman" w:hint="cs"/>
          <w:sz w:val="24"/>
          <w:rtl/>
        </w:rPr>
        <w:t xml:space="preserve">עשרים וחמישה </w:t>
      </w:r>
      <w:r w:rsidR="006B3E32" w:rsidRPr="007835AC">
        <w:rPr>
          <w:rFonts w:ascii="Times New Roman" w:eastAsia="Times New Roman" w:hAnsi="Times New Roman"/>
          <w:sz w:val="24"/>
          <w:rtl/>
        </w:rPr>
        <w:t xml:space="preserve">ש"ח) לכל מ"ר בנוי ומקורה </w:t>
      </w:r>
      <w:r w:rsidR="006B3E32">
        <w:rPr>
          <w:rFonts w:ascii="Times New Roman" w:eastAsia="Times New Roman" w:hAnsi="Times New Roman" w:hint="cs"/>
          <w:sz w:val="24"/>
          <w:rtl/>
        </w:rPr>
        <w:t>למשרדים ו/או מסחר</w:t>
      </w:r>
      <w:r w:rsidR="00490989">
        <w:rPr>
          <w:rFonts w:ascii="Times New Roman" w:eastAsia="Times New Roman" w:hAnsi="Times New Roman" w:hint="cs"/>
          <w:sz w:val="24"/>
          <w:rtl/>
        </w:rPr>
        <w:t xml:space="preserve"> ו/או תעסוקה </w:t>
      </w:r>
      <w:r w:rsidR="006B3E32">
        <w:rPr>
          <w:rFonts w:ascii="Times New Roman" w:eastAsia="Times New Roman" w:hAnsi="Times New Roman" w:hint="cs"/>
          <w:sz w:val="24"/>
          <w:rtl/>
        </w:rPr>
        <w:t xml:space="preserve"> </w:t>
      </w:r>
      <w:r w:rsidR="006B3E32" w:rsidRPr="007835AC">
        <w:rPr>
          <w:rFonts w:ascii="Times New Roman" w:eastAsia="Times New Roman" w:hAnsi="Times New Roman"/>
          <w:sz w:val="24"/>
          <w:rtl/>
        </w:rPr>
        <w:t xml:space="preserve"> לבניינים</w:t>
      </w:r>
      <w:r w:rsidR="006B3E32">
        <w:rPr>
          <w:rFonts w:ascii="Times New Roman" w:eastAsia="Times New Roman" w:hAnsi="Times New Roman" w:hint="cs"/>
          <w:sz w:val="24"/>
          <w:rtl/>
        </w:rPr>
        <w:t xml:space="preserve"> </w:t>
      </w:r>
      <w:r w:rsidR="006B3E32">
        <w:rPr>
          <w:rFonts w:ascii="Times New Roman" w:eastAsia="Times New Roman" w:hAnsi="Times New Roman" w:hint="cs"/>
          <w:sz w:val="24"/>
          <w:rtl/>
          <w:lang w:eastAsia="he-IL"/>
        </w:rPr>
        <w:t>.</w:t>
      </w:r>
    </w:p>
    <w:p w14:paraId="1ABCB59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48FF571" w14:textId="3380D376" w:rsidR="007835AC" w:rsidRPr="007835AC" w:rsidRDefault="007835AC" w:rsidP="006B3E32">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6B3E32" w:rsidRPr="00526D7F">
        <w:rPr>
          <w:rFonts w:ascii="Times New Roman" w:eastAsia="Times New Roman" w:hAnsi="Times New Roman"/>
          <w:b/>
          <w:bCs/>
          <w:sz w:val="24"/>
          <w:rtl/>
        </w:rPr>
        <w:t xml:space="preserve">25 </w:t>
      </w:r>
      <w:r w:rsidRPr="00526D7F">
        <w:rPr>
          <w:rFonts w:ascii="Times New Roman" w:eastAsia="Times New Roman" w:hAnsi="Times New Roman"/>
          <w:b/>
          <w:bCs/>
          <w:sz w:val="24"/>
          <w:rtl/>
        </w:rPr>
        <w:t>ש"ח</w:t>
      </w:r>
      <w:r w:rsidRPr="007835AC">
        <w:rPr>
          <w:rFonts w:ascii="Times New Roman" w:eastAsia="Times New Roman" w:hAnsi="Times New Roman"/>
          <w:sz w:val="24"/>
          <w:rtl/>
        </w:rPr>
        <w:t xml:space="preserve"> (במילים: </w:t>
      </w:r>
      <w:r w:rsidR="006B3E32">
        <w:rPr>
          <w:rFonts w:ascii="Times New Roman" w:eastAsia="Times New Roman" w:hAnsi="Times New Roman" w:hint="cs"/>
          <w:sz w:val="24"/>
          <w:rtl/>
        </w:rPr>
        <w:t xml:space="preserve">עשרים וחמישה </w:t>
      </w:r>
      <w:r w:rsidRPr="007835AC">
        <w:rPr>
          <w:rFonts w:ascii="Times New Roman" w:eastAsia="Times New Roman" w:hAnsi="Times New Roman"/>
          <w:sz w:val="24"/>
          <w:rtl/>
        </w:rPr>
        <w:t>ש"ח) לכל מ"ר בנוי ומקורה מתחת למפלס הכניסה לבניינים</w:t>
      </w:r>
      <w:r w:rsidR="006B3E32">
        <w:rPr>
          <w:rFonts w:ascii="Times New Roman" w:eastAsia="Times New Roman" w:hAnsi="Times New Roman" w:hint="cs"/>
          <w:sz w:val="24"/>
          <w:rtl/>
        </w:rPr>
        <w:t xml:space="preserve"> מכל סוג  ( מגורים ו/או מסחר ו/או משרדים ) </w:t>
      </w:r>
      <w:r w:rsidRPr="007835AC">
        <w:rPr>
          <w:rFonts w:ascii="Times New Roman" w:eastAsia="Times New Roman" w:hAnsi="Times New Roman"/>
          <w:sz w:val="24"/>
          <w:rtl/>
        </w:rPr>
        <w:t>.</w:t>
      </w:r>
    </w:p>
    <w:p w14:paraId="31C7CCB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9063C96" w14:textId="201B2BB9" w:rsidR="007835AC" w:rsidRPr="00526D7F"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w:t>
      </w:r>
      <w:r w:rsidR="00A9603A">
        <w:rPr>
          <w:rFonts w:ascii="Times New Roman" w:eastAsia="Times New Roman" w:hAnsi="Times New Roman" w:hint="cs"/>
          <w:sz w:val="24"/>
          <w:rtl/>
        </w:rPr>
        <w:t xml:space="preserve"> עד גובה 8  מ' </w:t>
      </w:r>
      <w:r w:rsidR="00DB26D5">
        <w:rPr>
          <w:rFonts w:ascii="Times New Roman" w:eastAsia="Times New Roman" w:hAnsi="Times New Roman" w:hint="cs"/>
          <w:sz w:val="24"/>
          <w:rtl/>
        </w:rPr>
        <w:t>( גובה ימדד מתחילת הקיר</w:t>
      </w:r>
      <w:r w:rsidR="00F22ED1">
        <w:rPr>
          <w:rFonts w:ascii="Times New Roman" w:eastAsia="Times New Roman" w:hAnsi="Times New Roman" w:hint="cs"/>
          <w:sz w:val="24"/>
          <w:rtl/>
        </w:rPr>
        <w:t xml:space="preserve"> בסיס היסוד </w:t>
      </w:r>
      <w:r w:rsidR="00DB26D5">
        <w:rPr>
          <w:rFonts w:ascii="Times New Roman" w:eastAsia="Times New Roman" w:hAnsi="Times New Roman" w:hint="cs"/>
          <w:sz w:val="24"/>
          <w:rtl/>
        </w:rPr>
        <w:t xml:space="preserve"> </w:t>
      </w:r>
      <w:r w:rsidR="00DB26D5">
        <w:rPr>
          <w:rFonts w:ascii="Times New Roman" w:eastAsia="Times New Roman" w:hAnsi="Times New Roman"/>
          <w:sz w:val="24"/>
          <w:rtl/>
        </w:rPr>
        <w:t>–</w:t>
      </w:r>
      <w:r w:rsidR="00DB26D5">
        <w:rPr>
          <w:rFonts w:ascii="Times New Roman" w:eastAsia="Times New Roman" w:hAnsi="Times New Roman" w:hint="cs"/>
          <w:sz w:val="24"/>
          <w:rtl/>
        </w:rPr>
        <w:t xml:space="preserve"> </w:t>
      </w:r>
      <w:r w:rsidR="00DB26D5" w:rsidRPr="006B312B">
        <w:rPr>
          <w:rFonts w:ascii="Times New Roman" w:eastAsia="Times New Roman" w:hAnsi="Times New Roman" w:hint="cs"/>
          <w:sz w:val="24"/>
          <w:rtl/>
        </w:rPr>
        <w:t xml:space="preserve">ללא יסוד ) </w:t>
      </w:r>
      <w:r w:rsidRPr="00526D7F">
        <w:rPr>
          <w:rFonts w:ascii="Times New Roman" w:eastAsia="Times New Roman" w:hAnsi="Times New Roman"/>
          <w:sz w:val="24"/>
          <w:rtl/>
        </w:rPr>
        <w:t>, גדרות, מעקות, בסיסי עמודי תאורה, פרגולות ואלמנטים בפ</w:t>
      </w:r>
      <w:r w:rsidR="00DB26D5" w:rsidRPr="00526D7F">
        <w:rPr>
          <w:rFonts w:ascii="Times New Roman" w:eastAsia="Times New Roman" w:hAnsi="Times New Roman" w:hint="cs"/>
          <w:sz w:val="24"/>
          <w:rtl/>
        </w:rPr>
        <w:t>י</w:t>
      </w:r>
      <w:r w:rsidRPr="00526D7F">
        <w:rPr>
          <w:rFonts w:ascii="Times New Roman" w:eastAsia="Times New Roman" w:hAnsi="Times New Roman"/>
          <w:sz w:val="24"/>
          <w:rtl/>
        </w:rPr>
        <w:t>תוח בשטחים ציבוריים.</w:t>
      </w:r>
      <w:r w:rsidR="005078A1" w:rsidRPr="00526D7F">
        <w:rPr>
          <w:rFonts w:ascii="Times New Roman" w:eastAsia="Times New Roman" w:hAnsi="Times New Roman" w:hint="cs"/>
          <w:sz w:val="24"/>
          <w:rtl/>
        </w:rPr>
        <w:t xml:space="preserve"> ככל וחדר הטרנספורמציה יבנה מחוץ למגרש ומלבד שמשרת אותה קבוצת בנינים אשר היועץ מתכנן ) , לא יידרש תשלום שכ"ט נוסף בגינו . </w:t>
      </w:r>
    </w:p>
    <w:p w14:paraId="59AF99C7" w14:textId="424C7401" w:rsidR="00DB26D5" w:rsidRDefault="00DB26D5" w:rsidP="007835AC">
      <w:pPr>
        <w:widowControl w:val="0"/>
        <w:spacing w:before="0" w:beforeAutospacing="0" w:after="0" w:afterAutospacing="0" w:line="240" w:lineRule="auto"/>
        <w:ind w:left="714" w:firstLine="6"/>
        <w:rPr>
          <w:rFonts w:ascii="Times New Roman" w:eastAsia="Times New Roman" w:hAnsi="Times New Roman"/>
          <w:sz w:val="24"/>
          <w:rtl/>
        </w:rPr>
      </w:pPr>
      <w:r w:rsidRPr="00526D7F">
        <w:rPr>
          <w:rFonts w:ascii="Times New Roman" w:eastAsia="Times New Roman" w:hAnsi="Times New Roman" w:hint="cs"/>
          <w:sz w:val="24"/>
          <w:rtl/>
        </w:rPr>
        <w:t>לקירות פיתוח במגרשים מעל 8 מ' יתווסף שכ"ט כמפורט בס"ק 2.1 .</w:t>
      </w:r>
      <w:r>
        <w:rPr>
          <w:rFonts w:ascii="Times New Roman" w:eastAsia="Times New Roman" w:hAnsi="Times New Roman" w:hint="cs"/>
          <w:sz w:val="24"/>
          <w:rtl/>
        </w:rPr>
        <w:t xml:space="preserve"> </w:t>
      </w:r>
    </w:p>
    <w:p w14:paraId="12C0EF3B" w14:textId="77777777" w:rsidR="00A9603A" w:rsidRDefault="00A9603A" w:rsidP="007835AC">
      <w:pPr>
        <w:widowControl w:val="0"/>
        <w:spacing w:before="0" w:beforeAutospacing="0" w:after="0" w:afterAutospacing="0" w:line="240" w:lineRule="auto"/>
        <w:ind w:left="714" w:firstLine="6"/>
        <w:rPr>
          <w:rFonts w:ascii="Times New Roman" w:eastAsia="Times New Roman" w:hAnsi="Times New Roman"/>
          <w:sz w:val="24"/>
          <w:rtl/>
        </w:rPr>
      </w:pPr>
    </w:p>
    <w:p w14:paraId="0B93A5F7" w14:textId="306DF643" w:rsidR="00A9603A" w:rsidRPr="00526D7F" w:rsidRDefault="00A9603A" w:rsidP="007835AC">
      <w:pPr>
        <w:widowControl w:val="0"/>
        <w:spacing w:before="0" w:beforeAutospacing="0" w:after="0" w:afterAutospacing="0" w:line="240" w:lineRule="auto"/>
        <w:ind w:left="714" w:firstLine="6"/>
        <w:rPr>
          <w:rFonts w:ascii="Times New Roman" w:eastAsia="Times New Roman" w:hAnsi="Times New Roman"/>
          <w:b/>
          <w:bCs/>
          <w:sz w:val="24"/>
          <w:rtl/>
        </w:rPr>
      </w:pPr>
      <w:r w:rsidRPr="00526D7F">
        <w:rPr>
          <w:rFonts w:ascii="Times New Roman" w:eastAsia="Times New Roman" w:hAnsi="Times New Roman" w:hint="eastAsia"/>
          <w:b/>
          <w:bCs/>
          <w:sz w:val="24"/>
          <w:rtl/>
        </w:rPr>
        <w:t>בפיתוח</w:t>
      </w:r>
      <w:r w:rsidRPr="00526D7F">
        <w:rPr>
          <w:rFonts w:ascii="Times New Roman" w:eastAsia="Times New Roman" w:hAnsi="Times New Roman"/>
          <w:b/>
          <w:bCs/>
          <w:sz w:val="24"/>
          <w:rtl/>
        </w:rPr>
        <w:t xml:space="preserve"> מחוץ למגרשים : </w:t>
      </w:r>
    </w:p>
    <w:p w14:paraId="00008EAB" w14:textId="77777777" w:rsidR="00A9603A" w:rsidRDefault="00A9603A" w:rsidP="007835AC">
      <w:pPr>
        <w:widowControl w:val="0"/>
        <w:spacing w:before="0" w:beforeAutospacing="0" w:after="0" w:afterAutospacing="0" w:line="240" w:lineRule="auto"/>
        <w:ind w:left="714" w:firstLine="6"/>
        <w:rPr>
          <w:rFonts w:ascii="Times New Roman" w:eastAsia="Times New Roman" w:hAnsi="Times New Roman"/>
          <w:sz w:val="24"/>
          <w:rtl/>
        </w:rPr>
      </w:pPr>
    </w:p>
    <w:p w14:paraId="0125CE31" w14:textId="3DA52C11" w:rsidR="00A9603A" w:rsidRDefault="00A9603A" w:rsidP="007835AC">
      <w:pPr>
        <w:widowControl w:val="0"/>
        <w:spacing w:before="0" w:beforeAutospacing="0" w:after="0" w:afterAutospacing="0" w:line="240" w:lineRule="auto"/>
        <w:ind w:left="714" w:firstLine="6"/>
        <w:rPr>
          <w:rFonts w:ascii="Times New Roman" w:eastAsia="Times New Roman" w:hAnsi="Times New Roman"/>
          <w:sz w:val="24"/>
          <w:rtl/>
        </w:rPr>
      </w:pPr>
      <w:r>
        <w:rPr>
          <w:rFonts w:ascii="Times New Roman" w:eastAsia="Times New Roman" w:hAnsi="Times New Roman" w:hint="cs"/>
          <w:sz w:val="24"/>
          <w:rtl/>
        </w:rPr>
        <w:t>2.1</w:t>
      </w:r>
      <w:r>
        <w:rPr>
          <w:rFonts w:ascii="Times New Roman" w:eastAsia="Times New Roman" w:hAnsi="Times New Roman" w:hint="cs"/>
          <w:sz w:val="24"/>
          <w:rtl/>
        </w:rPr>
        <w:tab/>
        <w:t xml:space="preserve">עבור קירות תומכים מחוץ למגרשים וכן לקירות בגובה מעל 8' מ' בתוך המגרשים תשלום בסך </w:t>
      </w:r>
      <w:r w:rsidRPr="00526D7F">
        <w:rPr>
          <w:rFonts w:ascii="Times New Roman" w:eastAsia="Times New Roman" w:hAnsi="Times New Roman"/>
          <w:b/>
          <w:bCs/>
          <w:sz w:val="24"/>
          <w:rtl/>
        </w:rPr>
        <w:t>2%</w:t>
      </w:r>
      <w:r>
        <w:rPr>
          <w:rFonts w:ascii="Times New Roman" w:eastAsia="Times New Roman" w:hAnsi="Times New Roman" w:hint="cs"/>
          <w:sz w:val="24"/>
          <w:rtl/>
        </w:rPr>
        <w:t xml:space="preserve"> ( שני אחוזים ) מעלות העב' </w:t>
      </w:r>
      <w:r>
        <w:rPr>
          <w:rFonts w:ascii="Times New Roman" w:eastAsia="Times New Roman" w:hAnsi="Times New Roman"/>
          <w:sz w:val="24"/>
          <w:rtl/>
        </w:rPr>
        <w:t>–</w:t>
      </w:r>
      <w:r>
        <w:rPr>
          <w:rFonts w:ascii="Times New Roman" w:eastAsia="Times New Roman" w:hAnsi="Times New Roman" w:hint="cs"/>
          <w:sz w:val="24"/>
          <w:rtl/>
        </w:rPr>
        <w:t xml:space="preserve"> ללא מע"מ .</w:t>
      </w:r>
    </w:p>
    <w:p w14:paraId="6FA854BA" w14:textId="77777777" w:rsidR="00A9603A" w:rsidRDefault="00A9603A" w:rsidP="007835AC">
      <w:pPr>
        <w:widowControl w:val="0"/>
        <w:spacing w:before="0" w:beforeAutospacing="0" w:after="0" w:afterAutospacing="0" w:line="240" w:lineRule="auto"/>
        <w:ind w:left="714" w:firstLine="6"/>
        <w:rPr>
          <w:rFonts w:ascii="Times New Roman" w:eastAsia="Times New Roman" w:hAnsi="Times New Roman"/>
          <w:sz w:val="24"/>
          <w:rtl/>
        </w:rPr>
      </w:pPr>
    </w:p>
    <w:p w14:paraId="57E66262" w14:textId="6F38FA90" w:rsidR="00A9603A" w:rsidRDefault="00A9603A" w:rsidP="00DB26D5">
      <w:pPr>
        <w:widowControl w:val="0"/>
        <w:spacing w:before="0" w:beforeAutospacing="0" w:after="0" w:afterAutospacing="0" w:line="240" w:lineRule="auto"/>
        <w:ind w:left="714" w:firstLine="6"/>
        <w:rPr>
          <w:rFonts w:ascii="Times New Roman" w:eastAsia="Times New Roman" w:hAnsi="Times New Roman"/>
          <w:sz w:val="24"/>
          <w:rtl/>
        </w:rPr>
      </w:pPr>
      <w:r>
        <w:rPr>
          <w:rFonts w:ascii="Times New Roman" w:eastAsia="Times New Roman" w:hAnsi="Times New Roman" w:hint="cs"/>
          <w:sz w:val="24"/>
          <w:rtl/>
        </w:rPr>
        <w:t>2.2</w:t>
      </w:r>
      <w:r>
        <w:rPr>
          <w:rFonts w:ascii="Times New Roman" w:eastAsia="Times New Roman" w:hAnsi="Times New Roman" w:hint="cs"/>
          <w:sz w:val="24"/>
          <w:rtl/>
        </w:rPr>
        <w:tab/>
        <w:t xml:space="preserve">עבור קירות קרקע משוריינת </w:t>
      </w:r>
      <w:r w:rsidR="00F22ED1">
        <w:rPr>
          <w:rFonts w:ascii="Times New Roman" w:eastAsia="Times New Roman" w:hAnsi="Times New Roman" w:hint="cs"/>
          <w:sz w:val="24"/>
          <w:rtl/>
        </w:rPr>
        <w:t xml:space="preserve">בגובה מעל 8' מ' </w:t>
      </w:r>
      <w:r>
        <w:rPr>
          <w:rFonts w:ascii="Times New Roman" w:eastAsia="Times New Roman" w:hAnsi="Times New Roman" w:hint="cs"/>
          <w:sz w:val="24"/>
          <w:rtl/>
        </w:rPr>
        <w:t xml:space="preserve">תשלום בסך </w:t>
      </w:r>
      <w:r w:rsidRPr="003A38CE">
        <w:rPr>
          <w:rFonts w:ascii="Times New Roman" w:eastAsia="Times New Roman" w:hAnsi="Times New Roman" w:hint="cs"/>
          <w:b/>
          <w:bCs/>
          <w:sz w:val="24"/>
          <w:rtl/>
        </w:rPr>
        <w:t>2%</w:t>
      </w:r>
      <w:r>
        <w:rPr>
          <w:rFonts w:ascii="Times New Roman" w:eastAsia="Times New Roman" w:hAnsi="Times New Roman" w:hint="cs"/>
          <w:sz w:val="24"/>
          <w:rtl/>
        </w:rPr>
        <w:t xml:space="preserve"> ( שני אחוזים ) מעלות העב</w:t>
      </w:r>
      <w:r w:rsidR="00DB26D5">
        <w:rPr>
          <w:rFonts w:ascii="Times New Roman" w:eastAsia="Times New Roman" w:hAnsi="Times New Roman" w:hint="cs"/>
          <w:sz w:val="24"/>
          <w:rtl/>
        </w:rPr>
        <w:t xml:space="preserve">ודות </w:t>
      </w:r>
      <w:r>
        <w:rPr>
          <w:rFonts w:ascii="Times New Roman" w:eastAsia="Times New Roman" w:hAnsi="Times New Roman" w:hint="cs"/>
          <w:sz w:val="24"/>
          <w:rtl/>
        </w:rPr>
        <w:t xml:space="preserve"> </w:t>
      </w:r>
      <w:r w:rsidR="00DB26D5">
        <w:rPr>
          <w:rFonts w:ascii="Times New Roman" w:eastAsia="Times New Roman" w:hAnsi="Times New Roman" w:hint="cs"/>
          <w:sz w:val="24"/>
          <w:rtl/>
        </w:rPr>
        <w:t xml:space="preserve">בפועל </w:t>
      </w:r>
      <w:r>
        <w:rPr>
          <w:rFonts w:ascii="Times New Roman" w:eastAsia="Times New Roman" w:hAnsi="Times New Roman"/>
          <w:sz w:val="24"/>
          <w:rtl/>
        </w:rPr>
        <w:t>–</w:t>
      </w:r>
      <w:r>
        <w:rPr>
          <w:rFonts w:ascii="Times New Roman" w:eastAsia="Times New Roman" w:hAnsi="Times New Roman" w:hint="cs"/>
          <w:sz w:val="24"/>
          <w:rtl/>
        </w:rPr>
        <w:t xml:space="preserve"> ללא מע"מ</w:t>
      </w:r>
    </w:p>
    <w:p w14:paraId="48BC157D" w14:textId="77777777" w:rsidR="00A9603A" w:rsidRDefault="00A9603A" w:rsidP="007835AC">
      <w:pPr>
        <w:widowControl w:val="0"/>
        <w:spacing w:before="0" w:beforeAutospacing="0" w:after="0" w:afterAutospacing="0" w:line="240" w:lineRule="auto"/>
        <w:ind w:left="714" w:firstLine="6"/>
        <w:rPr>
          <w:rFonts w:ascii="Times New Roman" w:eastAsia="Times New Roman" w:hAnsi="Times New Roman"/>
          <w:sz w:val="24"/>
          <w:rtl/>
        </w:rPr>
      </w:pPr>
    </w:p>
    <w:p w14:paraId="7FFA0EC4" w14:textId="1236C1A5" w:rsidR="00A9603A" w:rsidRDefault="00A9603A" w:rsidP="00A9603A">
      <w:pPr>
        <w:widowControl w:val="0"/>
        <w:spacing w:before="0" w:beforeAutospacing="0" w:after="0" w:afterAutospacing="0" w:line="240" w:lineRule="auto"/>
        <w:ind w:left="714" w:firstLine="6"/>
        <w:rPr>
          <w:rFonts w:ascii="Times New Roman" w:eastAsia="Times New Roman" w:hAnsi="Times New Roman"/>
          <w:sz w:val="24"/>
          <w:rtl/>
        </w:rPr>
      </w:pPr>
      <w:r>
        <w:rPr>
          <w:rFonts w:ascii="Times New Roman" w:eastAsia="Times New Roman" w:hAnsi="Times New Roman" w:hint="cs"/>
          <w:sz w:val="24"/>
          <w:rtl/>
        </w:rPr>
        <w:t>2.3.</w:t>
      </w:r>
      <w:r>
        <w:rPr>
          <w:rFonts w:ascii="Times New Roman" w:eastAsia="Times New Roman" w:hAnsi="Times New Roman" w:hint="cs"/>
          <w:sz w:val="24"/>
          <w:rtl/>
        </w:rPr>
        <w:tab/>
        <w:t>עבור מבנים הנדסיים</w:t>
      </w:r>
      <w:r w:rsidR="00DB26D5">
        <w:rPr>
          <w:rFonts w:ascii="Times New Roman" w:eastAsia="Times New Roman" w:hAnsi="Times New Roman" w:hint="cs"/>
          <w:sz w:val="24"/>
          <w:rtl/>
        </w:rPr>
        <w:t xml:space="preserve"> , ו/או אלמנטים מיוחדים בפיתוח </w:t>
      </w:r>
      <w:r>
        <w:rPr>
          <w:rFonts w:ascii="Times New Roman" w:eastAsia="Times New Roman" w:hAnsi="Times New Roman" w:hint="cs"/>
          <w:sz w:val="24"/>
          <w:rtl/>
        </w:rPr>
        <w:t xml:space="preserve"> מחוץ למגרשים תשלום בסך </w:t>
      </w:r>
      <w:r>
        <w:rPr>
          <w:rFonts w:ascii="Times New Roman" w:eastAsia="Times New Roman" w:hAnsi="Times New Roman" w:hint="cs"/>
          <w:b/>
          <w:bCs/>
          <w:sz w:val="24"/>
          <w:rtl/>
        </w:rPr>
        <w:t>.2.5</w:t>
      </w:r>
      <w:r w:rsidRPr="003A38CE">
        <w:rPr>
          <w:rFonts w:ascii="Times New Roman" w:eastAsia="Times New Roman" w:hAnsi="Times New Roman" w:hint="cs"/>
          <w:b/>
          <w:bCs/>
          <w:sz w:val="24"/>
          <w:rtl/>
        </w:rPr>
        <w:t>%</w:t>
      </w:r>
      <w:r>
        <w:rPr>
          <w:rFonts w:ascii="Times New Roman" w:eastAsia="Times New Roman" w:hAnsi="Times New Roman" w:hint="cs"/>
          <w:sz w:val="24"/>
          <w:rtl/>
        </w:rPr>
        <w:t xml:space="preserve"> ( שניים וחצי </w:t>
      </w:r>
      <w:r w:rsidR="00DB26D5">
        <w:rPr>
          <w:rFonts w:ascii="Times New Roman" w:eastAsia="Times New Roman" w:hAnsi="Times New Roman" w:hint="cs"/>
          <w:sz w:val="24"/>
          <w:rtl/>
        </w:rPr>
        <w:t xml:space="preserve">אחוזים ) מעלות העבודות בפועל </w:t>
      </w:r>
      <w:r w:rsidR="00DB26D5">
        <w:rPr>
          <w:rFonts w:ascii="Times New Roman" w:eastAsia="Times New Roman" w:hAnsi="Times New Roman"/>
          <w:sz w:val="24"/>
          <w:rtl/>
        </w:rPr>
        <w:t>–</w:t>
      </w:r>
      <w:r w:rsidR="00DB26D5">
        <w:rPr>
          <w:rFonts w:ascii="Times New Roman" w:eastAsia="Times New Roman" w:hAnsi="Times New Roman" w:hint="cs"/>
          <w:sz w:val="24"/>
          <w:rtl/>
        </w:rPr>
        <w:t xml:space="preserve"> ללא מע"מ .</w:t>
      </w:r>
    </w:p>
    <w:p w14:paraId="6E192498" w14:textId="23DD4090" w:rsidR="00A9603A" w:rsidRPr="007835AC" w:rsidRDefault="00A9603A" w:rsidP="007835AC">
      <w:pPr>
        <w:widowControl w:val="0"/>
        <w:spacing w:before="0" w:beforeAutospacing="0" w:after="0" w:afterAutospacing="0" w:line="240" w:lineRule="auto"/>
        <w:ind w:left="714" w:firstLine="6"/>
        <w:rPr>
          <w:rFonts w:ascii="Times New Roman" w:eastAsia="Times New Roman" w:hAnsi="Times New Roman"/>
          <w:sz w:val="24"/>
          <w:rtl/>
        </w:rPr>
      </w:pPr>
    </w:p>
    <w:p w14:paraId="5F4F1CBC"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1987A70"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619DFE7E"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0538FF85" w14:textId="71FF2637" w:rsidR="00590FDD" w:rsidRPr="00590FDD" w:rsidRDefault="007835AC" w:rsidP="00A9603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 xml:space="preserve">הפרויקט והתכנון יכלול  יח"ד , שטחי מסחר, משרדים, </w:t>
      </w:r>
      <w:r w:rsidR="00DB26D5">
        <w:rPr>
          <w:rFonts w:ascii="Times New Roman" w:eastAsia="Times New Roman" w:hAnsi="Times New Roman" w:hint="cs"/>
          <w:sz w:val="24"/>
          <w:rtl/>
          <w:lang w:eastAsia="he-IL"/>
        </w:rPr>
        <w:t>(</w:t>
      </w:r>
      <w:r w:rsidR="00A9603A">
        <w:rPr>
          <w:rFonts w:ascii="Times New Roman" w:eastAsia="Times New Roman" w:hAnsi="Times New Roman" w:hint="cs"/>
          <w:sz w:val="24"/>
          <w:rtl/>
          <w:lang w:eastAsia="he-IL"/>
        </w:rPr>
        <w:t xml:space="preserve">ו/או שילוב בין הנ"ל </w:t>
      </w:r>
      <w:r w:rsidR="00DB26D5">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lastRenderedPageBreak/>
        <w:t xml:space="preserve"> ומרתפים בהיקף שהוצג למתכנן.</w:t>
      </w:r>
    </w:p>
    <w:p w14:paraId="76AF395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B372535"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4D9B261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4101C6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091ED7D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F4C0C7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2386AFC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011360C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5F75990C"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3D7D55E0"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0C5442A0"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09F73E6" w14:textId="5EF1490A" w:rsidR="00590FDD" w:rsidRPr="000555DD" w:rsidRDefault="00590FDD" w:rsidP="00526D7F">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r>
      <w:r w:rsidR="00DB26D5">
        <w:rPr>
          <w:rFonts w:ascii="Times New Roman" w:eastAsia="Times New Roman" w:hAnsi="Times New Roman" w:hint="cs"/>
          <w:sz w:val="24"/>
          <w:rtl/>
          <w:lang w:eastAsia="he-IL"/>
        </w:rPr>
        <w:t xml:space="preserve">מבוטל </w:t>
      </w:r>
    </w:p>
    <w:p w14:paraId="402E15D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308F0C3"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490934E4"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982049">
            <w:rPr>
              <w:rFonts w:hint="cs"/>
              <w:color w:val="008000"/>
              <w:rtl/>
            </w:rPr>
            <w:t>מדד המחירים לצרכן</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982049">
            <w:rPr>
              <w:rFonts w:hint="cs"/>
              <w:color w:val="008000"/>
              <w:rtl/>
            </w:rPr>
            <w:t>ידוע</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25T00:00:00Z">
            <w:dateFormat w:val="dd/MM/yyyy"/>
            <w:lid w:val="he-IL"/>
            <w:storeMappedDataAs w:val="dateTime"/>
            <w:calendar w:val="gregorian"/>
          </w:date>
        </w:sdtPr>
        <w:sdtContent>
          <w:r w:rsidR="00982049">
            <w:rPr>
              <w:rFonts w:hint="cs"/>
              <w:color w:val="008000"/>
              <w:rtl/>
            </w:rPr>
            <w:t>‏25/11/2020</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982049">
            <w:rPr>
              <w:rFonts w:hint="cs"/>
              <w:color w:val="008000"/>
            </w:rPr>
            <w:t>223.3374</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013EF6AF"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78A419B"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E03D3B1"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33DD005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0622D85"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179181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6D9DFCD9"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60FA108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45838D8"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7789ACB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77B36781"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896B248"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5CFF77F5" w14:textId="77777777" w:rsidTr="000555DD">
        <w:tc>
          <w:tcPr>
            <w:tcW w:w="1026" w:type="dxa"/>
            <w:vAlign w:val="bottom"/>
          </w:tcPr>
          <w:p w14:paraId="084235B9"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6F13AB3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609C088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5ABC409B" w14:textId="77777777" w:rsidTr="000555DD">
        <w:tc>
          <w:tcPr>
            <w:tcW w:w="1026" w:type="dxa"/>
            <w:vAlign w:val="bottom"/>
          </w:tcPr>
          <w:p w14:paraId="4FA9E13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43312A48"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502FF44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5D392836" w14:textId="77777777" w:rsidTr="000555DD">
        <w:tc>
          <w:tcPr>
            <w:tcW w:w="1026" w:type="dxa"/>
            <w:vAlign w:val="bottom"/>
          </w:tcPr>
          <w:p w14:paraId="03076636" w14:textId="1AA71743" w:rsidR="00590FDD" w:rsidRPr="00590FDD" w:rsidRDefault="00590FDD" w:rsidP="00F22ED1">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00F22ED1">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4DE8C84F"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76595C5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222B9F04" w14:textId="77777777" w:rsidTr="000555DD">
        <w:tc>
          <w:tcPr>
            <w:tcW w:w="1026" w:type="dxa"/>
            <w:vAlign w:val="bottom"/>
          </w:tcPr>
          <w:p w14:paraId="74C883F1" w14:textId="1734161F" w:rsidR="00590FDD" w:rsidRPr="00590FDD" w:rsidRDefault="00971755" w:rsidP="00971755">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158" w:type="dxa"/>
          </w:tcPr>
          <w:p w14:paraId="4B7ABD1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3EB43395"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60BC560D" w14:textId="77777777" w:rsidTr="000555DD">
        <w:tc>
          <w:tcPr>
            <w:tcW w:w="1026" w:type="dxa"/>
            <w:vAlign w:val="bottom"/>
          </w:tcPr>
          <w:p w14:paraId="7E8025A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153189A2" w14:textId="5EF89B9C"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לאחר גמר ה</w:t>
            </w:r>
            <w:r w:rsidR="00AF4E79" w:rsidRPr="00590FDD">
              <w:rPr>
                <w:rFonts w:ascii="Times New Roman" w:eastAsia="Times New Roman" w:hAnsi="Times New Roman"/>
                <w:sz w:val="24"/>
                <w:rtl/>
              </w:rPr>
              <w:t xml:space="preserve"> </w:t>
            </w:r>
            <w:r w:rsidR="00AF4E79" w:rsidRPr="00590FDD">
              <w:rPr>
                <w:rFonts w:ascii="Times New Roman" w:eastAsia="Times New Roman" w:hAnsi="Times New Roman"/>
                <w:sz w:val="24"/>
                <w:rtl/>
              </w:rPr>
              <w:t xml:space="preserve">הכנת מפרטים, </w:t>
            </w:r>
            <w:r w:rsidRPr="00590FDD">
              <w:rPr>
                <w:rFonts w:ascii="Times New Roman" w:eastAsia="Times New Roman" w:hAnsi="Times New Roman"/>
                <w:sz w:val="24"/>
                <w:rtl/>
              </w:rPr>
              <w:t xml:space="preserve">תכנון המפורט והמכרזים, ואישור עבודות שלב זה על ידי המזמין - </w:t>
            </w:r>
          </w:p>
        </w:tc>
        <w:tc>
          <w:tcPr>
            <w:tcW w:w="1539" w:type="dxa"/>
          </w:tcPr>
          <w:p w14:paraId="2879B90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F22ED1" w:rsidRPr="00590FDD" w14:paraId="0BA266FE" w14:textId="77777777" w:rsidTr="000555DD">
        <w:tc>
          <w:tcPr>
            <w:tcW w:w="1026" w:type="dxa"/>
            <w:vAlign w:val="bottom"/>
          </w:tcPr>
          <w:p w14:paraId="0F1B3D40" w14:textId="77777777" w:rsidR="00F22ED1" w:rsidRPr="00590FDD" w:rsidRDefault="00F22ED1"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23096D82" w14:textId="77777777" w:rsidR="00F22ED1" w:rsidRPr="00590FDD" w:rsidRDefault="00F22ED1"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3BBAE2FA" w14:textId="77777777" w:rsidR="00F22ED1" w:rsidRPr="00590FDD" w:rsidRDefault="00F22ED1"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5C1DD1A1" w14:textId="77777777" w:rsidTr="000555DD">
        <w:tc>
          <w:tcPr>
            <w:tcW w:w="1026" w:type="dxa"/>
            <w:vAlign w:val="bottom"/>
          </w:tcPr>
          <w:p w14:paraId="343E0B03" w14:textId="471CB862"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p>
        </w:tc>
        <w:tc>
          <w:tcPr>
            <w:tcW w:w="6158" w:type="dxa"/>
          </w:tcPr>
          <w:p w14:paraId="4B394735" w14:textId="5B7D01DC" w:rsidR="00590FDD" w:rsidRPr="00590FDD" w:rsidRDefault="00AF4E79" w:rsidP="00AF4E79">
            <w:pPr>
              <w:widowControl w:val="0"/>
              <w:spacing w:before="0" w:beforeAutospacing="0" w:after="0" w:afterAutospacing="0" w:line="240" w:lineRule="auto"/>
              <w:ind w:left="397" w:right="360"/>
              <w:rPr>
                <w:rFonts w:ascii="Times New Roman" w:eastAsia="Times New Roman" w:hAnsi="Times New Roman"/>
                <w:sz w:val="24"/>
              </w:rPr>
            </w:pPr>
            <w:r>
              <w:rPr>
                <w:rFonts w:ascii="Times New Roman" w:eastAsia="Times New Roman" w:hAnsi="Times New Roman" w:hint="cs"/>
                <w:sz w:val="24"/>
                <w:rtl/>
              </w:rPr>
              <w:t>בוטל</w:t>
            </w:r>
            <w:r w:rsidR="00590FDD" w:rsidRPr="00590FDD">
              <w:rPr>
                <w:rFonts w:ascii="Times New Roman" w:eastAsia="Times New Roman" w:hAnsi="Times New Roman"/>
                <w:sz w:val="24"/>
                <w:rtl/>
              </w:rPr>
              <w:t xml:space="preserve">,  </w:t>
            </w:r>
          </w:p>
        </w:tc>
        <w:tc>
          <w:tcPr>
            <w:tcW w:w="1539" w:type="dxa"/>
          </w:tcPr>
          <w:p w14:paraId="6F6DA34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6945E8E7" w14:textId="77777777" w:rsidTr="000555DD">
        <w:tc>
          <w:tcPr>
            <w:tcW w:w="1026" w:type="dxa"/>
            <w:vAlign w:val="bottom"/>
          </w:tcPr>
          <w:p w14:paraId="7EFFEA9F" w14:textId="7D576724" w:rsidR="00590FDD" w:rsidRPr="00590FDD" w:rsidRDefault="00971755" w:rsidP="00971755">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30</w:t>
            </w:r>
            <w:r w:rsidR="00F22ED1">
              <w:rPr>
                <w:rFonts w:ascii="Times New Roman" w:eastAsia="Times New Roman" w:hAnsi="Times New Roman" w:hint="cs"/>
                <w:sz w:val="24"/>
                <w:rtl/>
              </w:rPr>
              <w:t>%</w:t>
            </w:r>
          </w:p>
        </w:tc>
        <w:tc>
          <w:tcPr>
            <w:tcW w:w="6158" w:type="dxa"/>
          </w:tcPr>
          <w:p w14:paraId="3AD8CD7F" w14:textId="66A98D93"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w:t>
            </w:r>
            <w:r w:rsidR="00F22ED1">
              <w:rPr>
                <w:rFonts w:ascii="Times New Roman" w:eastAsia="Times New Roman" w:hAnsi="Times New Roman" w:hint="cs"/>
                <w:sz w:val="24"/>
                <w:rtl/>
              </w:rPr>
              <w:t xml:space="preserve">מושלמות </w:t>
            </w:r>
            <w:r w:rsidRPr="00590FDD">
              <w:rPr>
                <w:rFonts w:ascii="Times New Roman" w:eastAsia="Times New Roman" w:hAnsi="Times New Roman"/>
                <w:sz w:val="24"/>
                <w:rtl/>
              </w:rPr>
              <w:t xml:space="preserve">לביצוע - </w:t>
            </w:r>
          </w:p>
        </w:tc>
        <w:tc>
          <w:tcPr>
            <w:tcW w:w="1539" w:type="dxa"/>
          </w:tcPr>
          <w:p w14:paraId="2A50652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52CF51BA" w14:textId="77777777" w:rsidTr="000555DD">
        <w:tc>
          <w:tcPr>
            <w:tcW w:w="1026" w:type="dxa"/>
            <w:vAlign w:val="bottom"/>
          </w:tcPr>
          <w:p w14:paraId="3A04CE4B" w14:textId="746F577C" w:rsidR="00590FDD" w:rsidRPr="00590FDD" w:rsidRDefault="00971755" w:rsidP="00001D83">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w:t>
            </w:r>
            <w:r w:rsidR="00001D83">
              <w:rPr>
                <w:rFonts w:ascii="Times New Roman" w:eastAsia="Times New Roman" w:hAnsi="Times New Roman" w:hint="cs"/>
                <w:sz w:val="24"/>
                <w:rtl/>
              </w:rPr>
              <w:t>5</w:t>
            </w:r>
            <w:r w:rsidR="00590FDD" w:rsidRPr="00590FDD">
              <w:rPr>
                <w:rFonts w:ascii="Times New Roman" w:eastAsia="Times New Roman" w:hAnsi="Times New Roman"/>
                <w:sz w:val="24"/>
                <w:rtl/>
              </w:rPr>
              <w:t>%</w:t>
            </w:r>
          </w:p>
        </w:tc>
        <w:tc>
          <w:tcPr>
            <w:tcW w:w="6158" w:type="dxa"/>
          </w:tcPr>
          <w:p w14:paraId="656AEE0F"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523B94F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6861D166" w14:textId="77777777" w:rsidTr="000555DD">
        <w:tc>
          <w:tcPr>
            <w:tcW w:w="1026" w:type="dxa"/>
            <w:vAlign w:val="bottom"/>
          </w:tcPr>
          <w:p w14:paraId="767F1FAA" w14:textId="6E7C2CE0"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p>
        </w:tc>
        <w:tc>
          <w:tcPr>
            <w:tcW w:w="6158" w:type="dxa"/>
          </w:tcPr>
          <w:p w14:paraId="05EEA776" w14:textId="2CD27EE5" w:rsidR="00590FDD" w:rsidRPr="00590FDD" w:rsidRDefault="00590FDD" w:rsidP="00BC09C7">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w:t>
            </w:r>
            <w:r w:rsidR="00BC09C7">
              <w:rPr>
                <w:rFonts w:ascii="Times New Roman" w:eastAsia="Times New Roman" w:hAnsi="Times New Roman" w:hint="cs"/>
                <w:sz w:val="24"/>
                <w:rtl/>
              </w:rPr>
              <w:t>.</w:t>
            </w:r>
          </w:p>
        </w:tc>
        <w:tc>
          <w:tcPr>
            <w:tcW w:w="1539" w:type="dxa"/>
          </w:tcPr>
          <w:p w14:paraId="2F9B0028" w14:textId="54F8498A"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7135EFF0" w14:textId="77777777" w:rsidTr="000555DD">
        <w:tc>
          <w:tcPr>
            <w:tcW w:w="1026" w:type="dxa"/>
            <w:vAlign w:val="bottom"/>
          </w:tcPr>
          <w:p w14:paraId="0BAB3237" w14:textId="225AD1DD" w:rsidR="00590FDD" w:rsidRPr="00590FDD" w:rsidRDefault="00001D83" w:rsidP="00001D83">
            <w:pPr>
              <w:widowControl w:val="0"/>
              <w:spacing w:before="0" w:beforeAutospacing="0" w:after="0" w:afterAutospacing="0" w:line="240" w:lineRule="auto"/>
              <w:ind w:right="360"/>
              <w:jc w:val="center"/>
              <w:rPr>
                <w:rFonts w:ascii="Times New Roman" w:eastAsia="Times New Roman" w:hAnsi="Times New Roman"/>
                <w:sz w:val="24"/>
                <w:rtl/>
              </w:rPr>
            </w:pPr>
            <w:r>
              <w:rPr>
                <w:rFonts w:ascii="Times New Roman" w:eastAsia="Times New Roman" w:hAnsi="Times New Roman" w:hint="cs"/>
                <w:sz w:val="24"/>
                <w:rtl/>
              </w:rPr>
              <w:t>5</w:t>
            </w:r>
            <w:r w:rsidR="00F22ED1">
              <w:rPr>
                <w:rFonts w:ascii="Times New Roman" w:eastAsia="Times New Roman" w:hAnsi="Times New Roman" w:hint="cs"/>
                <w:sz w:val="24"/>
                <w:rtl/>
              </w:rPr>
              <w:t>%</w:t>
            </w:r>
          </w:p>
        </w:tc>
        <w:tc>
          <w:tcPr>
            <w:tcW w:w="6158" w:type="dxa"/>
          </w:tcPr>
          <w:p w14:paraId="41B21AA2" w14:textId="1E4840B3" w:rsidR="00590FDD" w:rsidRPr="00590FDD" w:rsidRDefault="00BC09C7" w:rsidP="00590FDD">
            <w:pPr>
              <w:widowControl w:val="0"/>
              <w:spacing w:before="0" w:beforeAutospacing="0" w:after="0" w:afterAutospacing="0" w:line="240" w:lineRule="auto"/>
              <w:ind w:left="397" w:right="360"/>
              <w:rPr>
                <w:rFonts w:ascii="Times New Roman" w:eastAsia="Times New Roman" w:hAnsi="Times New Roman"/>
                <w:sz w:val="24"/>
              </w:rPr>
            </w:pPr>
            <w:r>
              <w:rPr>
                <w:rFonts w:ascii="Times New Roman" w:eastAsia="Times New Roman" w:hAnsi="Times New Roman" w:hint="cs"/>
                <w:sz w:val="24"/>
                <w:rtl/>
              </w:rPr>
              <w:t xml:space="preserve">כ"כ , </w:t>
            </w:r>
            <w:r w:rsidR="00590FDD" w:rsidRPr="00590FDD">
              <w:rPr>
                <w:rFonts w:ascii="Times New Roman" w:eastAsia="Times New Roman" w:hAnsi="Times New Roman"/>
                <w:sz w:val="24"/>
                <w:rtl/>
              </w:rPr>
              <w:t xml:space="preserve">לאחר גמר הפקוח העליון, </w:t>
            </w:r>
            <w:r w:rsidR="00590FDD" w:rsidRPr="00590FDD">
              <w:rPr>
                <w:rFonts w:ascii="Times New Roman" w:eastAsia="Times New Roman" w:hAnsi="Times New Roman" w:hint="cs"/>
                <w:sz w:val="24"/>
                <w:rtl/>
              </w:rPr>
              <w:t>תיקונ</w:t>
            </w:r>
            <w:r w:rsidR="00590FDD" w:rsidRPr="00590FDD">
              <w:rPr>
                <w:rFonts w:ascii="Times New Roman" w:eastAsia="Times New Roman" w:hAnsi="Times New Roman" w:hint="eastAsia"/>
                <w:sz w:val="24"/>
                <w:rtl/>
              </w:rPr>
              <w:t>י</w:t>
            </w:r>
            <w:r w:rsidR="00590FDD"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68B48A99" w14:textId="3DBAA1A4"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r w:rsidR="00590FDD" w:rsidRPr="00590FDD" w14:paraId="70B1EEDC" w14:textId="77777777" w:rsidTr="000555DD">
        <w:tc>
          <w:tcPr>
            <w:tcW w:w="1026" w:type="dxa"/>
            <w:vAlign w:val="bottom"/>
          </w:tcPr>
          <w:p w14:paraId="3D42BAA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43FF8B3C"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3D8D4C39"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77A83D90" w14:textId="77777777" w:rsidTr="000555DD">
        <w:tc>
          <w:tcPr>
            <w:tcW w:w="1026" w:type="dxa"/>
          </w:tcPr>
          <w:p w14:paraId="75256B0D"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3788B8C0"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13246E4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0C4EA2FE"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3FCFB07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DB24018"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5A51914A"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063FA30C"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525EAAB2"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4C7565E"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3E49169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4F53CE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2F63A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0E0A4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DAD2A1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735C97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7FC5A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1CDB00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E767D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86A44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A582E9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4008D6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3CAE5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F9DD7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B1A9C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CCAC35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9B55D4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DC7C01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1FEEC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B18B870"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E688099"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4A1A343D" w14:textId="3ED88FE5"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3-10T00:00:00Z">
            <w:dateFormat w:val="dd/MM/yyyy"/>
            <w:lid w:val="he-IL"/>
            <w:storeMappedDataAs w:val="dateTime"/>
            <w:calendar w:val="gregorian"/>
          </w:date>
        </w:sdtPr>
        <w:sdtEndPr>
          <w:rPr>
            <w:rFonts w:hint="cs"/>
          </w:rPr>
        </w:sdtEndPr>
        <w:sdtContent>
          <w:r w:rsidR="00124221">
            <w:rPr>
              <w:rFonts w:ascii="Times New Roman" w:eastAsia="Times New Roman" w:hAnsi="Times New Roman" w:hint="cs"/>
              <w:color w:val="008000"/>
              <w:sz w:val="24"/>
              <w:rtl/>
              <w:lang w:eastAsia="he-IL"/>
            </w:rPr>
            <w:t>‏10/03/2021</w:t>
          </w:r>
        </w:sdtContent>
      </w:sdt>
      <w:r w:rsidRPr="004E32D2">
        <w:rPr>
          <w:rFonts w:ascii="Times New Roman" w:eastAsia="Times New Roman" w:hAnsi="Times New Roman" w:hint="cs"/>
          <w:bCs/>
          <w:color w:val="FF0000"/>
          <w:sz w:val="24"/>
          <w:rtl/>
          <w:lang w:eastAsia="he-IL"/>
        </w:rPr>
        <w:br/>
      </w:r>
    </w:p>
    <w:p w14:paraId="6A52ED0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A5B78AA" w14:textId="77777777" w:rsidR="004E32D2" w:rsidRPr="004E32D2" w:rsidRDefault="00982049" w:rsidP="00526D7F">
          <w:pPr>
            <w:widowControl w:val="0"/>
            <w:spacing w:before="0" w:beforeAutospacing="0" w:after="0" w:afterAutospacing="0" w:line="240" w:lineRule="auto"/>
            <w:jc w:val="center"/>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כלל נכסי נדלן נשר מרכז (נ.נ.נ.מ) שותפות מוגבלת</w:t>
          </w:r>
          <w:r>
            <w:rPr>
              <w:rFonts w:ascii="Times New Roman" w:eastAsia="Times New Roman" w:hAnsi="Times New Roman"/>
              <w:color w:val="008000"/>
              <w:sz w:val="24"/>
              <w:rtl/>
              <w:lang w:eastAsia="he-IL"/>
            </w:rPr>
            <w:br/>
            <w:t>מרכז עזריאלי בניין משולש 3, תל אביב</w:t>
          </w:r>
          <w:r>
            <w:rPr>
              <w:rFonts w:ascii="Times New Roman" w:eastAsia="Times New Roman" w:hAnsi="Times New Roman"/>
              <w:color w:val="008000"/>
              <w:sz w:val="24"/>
              <w:rtl/>
              <w:lang w:eastAsia="he-IL"/>
            </w:rPr>
            <w:br/>
            <w:t>540283033</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שיכון ובינוי נדל"ן בע"מ</w:t>
          </w:r>
          <w:r>
            <w:rPr>
              <w:rFonts w:ascii="Times New Roman" w:eastAsia="Times New Roman" w:hAnsi="Times New Roman"/>
              <w:color w:val="008000"/>
              <w:sz w:val="24"/>
              <w:rtl/>
              <w:lang w:eastAsia="he-IL"/>
            </w:rPr>
            <w:br/>
            <w:t>שלם 3 רמת גן 52215</w:t>
          </w:r>
          <w:r>
            <w:rPr>
              <w:rFonts w:ascii="Times New Roman" w:eastAsia="Times New Roman" w:hAnsi="Times New Roman"/>
              <w:color w:val="008000"/>
              <w:sz w:val="24"/>
              <w:rtl/>
              <w:lang w:eastAsia="he-IL"/>
            </w:rPr>
            <w:br/>
            <w:t>מ.ז 52-002117-1</w:t>
          </w:r>
          <w:r>
            <w:rPr>
              <w:rFonts w:ascii="Times New Roman" w:eastAsia="Times New Roman" w:hAnsi="Times New Roman"/>
              <w:color w:val="008000"/>
              <w:sz w:val="24"/>
              <w:rtl/>
              <w:lang w:eastAsia="he-IL"/>
            </w:rPr>
            <w:br/>
          </w:r>
        </w:p>
      </w:sdtContent>
    </w:sdt>
    <w:p w14:paraId="7230CCC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552DB368"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55487C04"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58CA7A1F"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6ABBDAD7"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43C7534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hint="cs"/>
          <w:sz w:val="24"/>
          <w:rtl/>
          <w:lang w:eastAsia="he-IL"/>
        </w:rPr>
        <w:t xml:space="preserve"> *,מצהיר בזאת ומתחייב כלפיכם כדלקמן:</w:t>
      </w:r>
    </w:p>
    <w:p w14:paraId="50D3B213"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4635B77" w14:textId="27A57265"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D6A79">
            <w:rPr>
              <w:rFonts w:ascii="Times New Roman" w:eastAsia="Times New Roman" w:hAnsi="Times New Roman" w:hint="cs"/>
              <w:bCs/>
              <w:color w:val="008000"/>
              <w:sz w:val="24"/>
              <w:rtl/>
              <w:lang w:eastAsia="he-IL"/>
            </w:rPr>
            <w:t xml:space="preserve">פרויקט אגמי הכרמל – נשר </w:t>
          </w:r>
        </w:sdtContent>
      </w:sdt>
      <w:r w:rsidRPr="004E32D2">
        <w:rPr>
          <w:rFonts w:ascii="Times New Roman" w:eastAsia="Times New Roman" w:hAnsi="Times New Roman" w:hint="cs"/>
          <w:color w:val="008000"/>
          <w:sz w:val="24"/>
          <w:rtl/>
          <w:lang w:eastAsia="he-IL"/>
        </w:rPr>
        <w:t>.</w:t>
      </w:r>
    </w:p>
    <w:p w14:paraId="52B8D8E5"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8659BEA"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0D1B27DE"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65D52A8A" w14:textId="77777777"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3DCDE77E"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1F36B42D"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10AAEF4D"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08AB255B"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8C4D95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2D3C5AA"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3152CE6B"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0C5B989"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lastRenderedPageBreak/>
        <w:t>בכבוד רב,</w:t>
      </w:r>
    </w:p>
    <w:p w14:paraId="4C6B8E5E"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55417E92"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4CA17963"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2049">
            <w:rPr>
              <w:rFonts w:ascii="Times New Roman" w:eastAsia="Times New Roman" w:hAnsi="Times New Roman"/>
              <w:color w:val="00B0F0"/>
              <w:sz w:val="20"/>
              <w:u w:val="single"/>
              <w:rtl/>
              <w:lang w:eastAsia="he-IL"/>
            </w:rPr>
            <w:t>יוסי שירן- הנדסת בנין בע"מ</w:t>
          </w:r>
        </w:sdtContent>
      </w:sdt>
    </w:p>
    <w:p w14:paraId="69BA965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36267D78"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7DA833B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38D4EC7E"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5B815EBC"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0D1C3EA6"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0F9C0C72"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70963658"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4DAFD25E"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6D26387D"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E51F32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58EA97D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3AD0814E"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BFD518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02D406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130C3DE2"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57AEBCD3"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658ECD8E"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270B7CC"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947E693"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lastRenderedPageBreak/>
        <w:t>כמו כן המתכנן מתחייב שהכיסוי על פי הפוליסות לא יבוטל ולא יחול בו שינוי לרעה, אלא אם תימסר הודעה כתובה בדואר רשום לידי המזמין לפחות 60 יום מראש.</w:t>
      </w:r>
    </w:p>
    <w:p w14:paraId="46656A99"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BB73737"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7ECE0554" w14:textId="77777777" w:rsidR="003E5958" w:rsidRPr="003E5958" w:rsidRDefault="003E5958" w:rsidP="003E5958">
      <w:pPr>
        <w:ind w:left="364"/>
        <w:contextualSpacing/>
        <w:rPr>
          <w:rFonts w:ascii="Times New Roman" w:eastAsia="Calibri" w:hAnsi="Times New Roman" w:cs="Arial"/>
          <w:szCs w:val="22"/>
          <w:rtl/>
        </w:rPr>
      </w:pPr>
    </w:p>
    <w:p w14:paraId="40AF6B3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4B1E99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85B04F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6D98F8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632EA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F0211B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D6D764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B5FB73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203C97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6558F7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B6D6D8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0106FD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1A099F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93ED44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A614DF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1F9540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519C81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91F017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588E30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F7ACD2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51E095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585DB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50F0D0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D742C3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CD2512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B7FAD6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C2CA57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7D44D3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6A2735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12EE9C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FCC559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CFC157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DD1268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BBF622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825680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E14CA0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E97678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16C737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896CE5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C7689F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96AE1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1A112B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B574A4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2EC932D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77AFA8D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28EDE27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018695D3" w14:textId="77777777" w:rsidTr="00823237">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915509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1C1592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47FAEB0D" w14:textId="77777777" w:rsidTr="00823237">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32E72E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3DA3F982" w14:textId="77777777" w:rsidTr="00823237">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0181C9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80E8EC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1871BD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742EDA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6137575C" w14:textId="77777777" w:rsidTr="00823237">
        <w:trPr>
          <w:trHeight w:val="551"/>
        </w:trPr>
        <w:tc>
          <w:tcPr>
            <w:tcW w:w="4068" w:type="dxa"/>
            <w:tcBorders>
              <w:top w:val="single" w:sz="4" w:space="0" w:color="auto"/>
              <w:left w:val="single" w:sz="4" w:space="0" w:color="auto"/>
              <w:bottom w:val="single" w:sz="4" w:space="0" w:color="auto"/>
              <w:right w:val="single" w:sz="4" w:space="0" w:color="auto"/>
            </w:tcBorders>
            <w:hideMark/>
          </w:tcPr>
          <w:p w14:paraId="56A7C1E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7CC66DF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374AB2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DD64FD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71C16A5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241A05F1"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562C32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08E53F0E"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5DB0C30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2540E06A" w14:textId="77777777" w:rsidTr="00823237">
        <w:trPr>
          <w:trHeight w:val="571"/>
        </w:trPr>
        <w:tc>
          <w:tcPr>
            <w:tcW w:w="4068" w:type="dxa"/>
            <w:tcBorders>
              <w:top w:val="single" w:sz="4" w:space="0" w:color="auto"/>
              <w:left w:val="single" w:sz="4" w:space="0" w:color="auto"/>
              <w:bottom w:val="single" w:sz="4" w:space="0" w:color="auto"/>
              <w:right w:val="single" w:sz="4" w:space="0" w:color="auto"/>
            </w:tcBorders>
            <w:hideMark/>
          </w:tcPr>
          <w:p w14:paraId="231F408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00FA9E2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9914F3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9830FE"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9C60F8"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3CFD9D38" w14:textId="77777777" w:rsidTr="00823237">
        <w:trPr>
          <w:trHeight w:val="391"/>
        </w:trPr>
        <w:tc>
          <w:tcPr>
            <w:tcW w:w="4068" w:type="dxa"/>
            <w:tcBorders>
              <w:top w:val="single" w:sz="4" w:space="0" w:color="auto"/>
              <w:left w:val="single" w:sz="4" w:space="0" w:color="auto"/>
              <w:bottom w:val="single" w:sz="4" w:space="0" w:color="auto"/>
              <w:right w:val="single" w:sz="4" w:space="0" w:color="auto"/>
            </w:tcBorders>
            <w:hideMark/>
          </w:tcPr>
          <w:p w14:paraId="44EDFF9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797285A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97EADBD"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DC038D"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11489"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688531D3"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0EB440F1" w14:textId="77777777" w:rsidTr="00823237">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8D56C9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7A80EFA3" w14:textId="77777777" w:rsidTr="00823237">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42C0DB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191790E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381EE32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3FE3FD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BE3022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D75C9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7085B2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69D036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099C29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25CB121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4C089F7E" w14:textId="77777777" w:rsidTr="00823237">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F764746"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7991ED3"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84048B1"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5315F1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219659E"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35C590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8D1554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1C0C9C0"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6F9B5C4C" w14:textId="77777777" w:rsidTr="0082323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1DB8F5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F1621D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F1E1CC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14250E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825EB9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1CC7CB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CDA39E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AECF5B7"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51C3E6EC" w14:textId="77777777" w:rsidTr="0082323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630C25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79BC79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E44B2B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C89D00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DFF895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F45C4A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295E48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B6DE3AB"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3D4C78E4" w14:textId="77777777" w:rsidTr="0082323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37EC75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1B366F9"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A8221AB"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D527456"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F45F191"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95117D9"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70CC74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046F5B3"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39C6AAC1"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CE278C1" w14:textId="77777777" w:rsidTr="00823237">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59193DE"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7EBD539A" w14:textId="77777777" w:rsidTr="00823237">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73F3411"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403D3C92"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92CA761" w14:textId="77777777" w:rsidTr="0082323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849902C"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lastRenderedPageBreak/>
              <w:t>חתימת האישור</w:t>
            </w:r>
          </w:p>
        </w:tc>
      </w:tr>
      <w:tr w:rsidR="003E5958" w:rsidRPr="003E5958" w14:paraId="41667F23" w14:textId="77777777" w:rsidTr="00823237">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11DDAF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14284526"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67F177B4"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DAF6F55" w14:textId="77777777" w:rsidTr="0082323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58A175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4DFCD37D" w14:textId="77777777" w:rsidTr="00823237">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E4EBEDD"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774A4CE1"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7874583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2268EED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2E9FF5F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49AAE2B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3BC92B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2F91DCF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09D7AAF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C632B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B93D1A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DD9D60"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0EB32D6"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A09EFBD"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6A3F281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13F29D2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5D83B8F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215C70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63B06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7572FD2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576712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283B5F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08C4F10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065F9F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D7FFBB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51E85E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A6E848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5CDFFA2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78C775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02CB48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B9FC4E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4B526D6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43ACBF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4EAFEF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95AEC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5F5EA5D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0C0C2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623A399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C0030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57415E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CFE2F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1F4240F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BC348E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1DCFC7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7371B9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282AF11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6FA26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5FB6E3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63DA11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0558855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00C3C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2863B3B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3F12D3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2660A5B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4C25EA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0FB6329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BBEAED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3D46DAA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23F235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2B3C99C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E52058" w14:textId="2975BCD4" w:rsidR="00590FDD" w:rsidRPr="00590FDD" w:rsidRDefault="00B211C4"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Pr>
          <w:rFonts w:ascii="Times New Roman" w:eastAsia="Times New Roman" w:hAnsi="Times New Roman" w:hint="cs"/>
          <w:sz w:val="24"/>
          <w:rtl/>
          <w:lang w:eastAsia="he-IL"/>
        </w:rPr>
        <w:t xml:space="preserve">היכן שנדרש  - </w:t>
      </w:r>
      <w:r w:rsidR="00590FDD" w:rsidRPr="00590FDD">
        <w:rPr>
          <w:rFonts w:ascii="Times New Roman" w:eastAsia="Times New Roman" w:hAnsi="Times New Roman"/>
          <w:sz w:val="24"/>
          <w:rtl/>
          <w:lang w:eastAsia="he-IL"/>
        </w:rPr>
        <w:t>חזיתות קונסטרוקטיביות ופריסת מחיצות מבני</w:t>
      </w:r>
      <w:r w:rsidR="00590FDD" w:rsidRPr="00590FDD">
        <w:rPr>
          <w:rFonts w:ascii="Times New Roman" w:eastAsia="Times New Roman" w:hAnsi="Times New Roman" w:hint="cs"/>
          <w:sz w:val="24"/>
          <w:rtl/>
          <w:lang w:eastAsia="he-IL"/>
        </w:rPr>
        <w:t>י</w:t>
      </w:r>
      <w:r w:rsidR="00590FDD" w:rsidRPr="00590FDD">
        <w:rPr>
          <w:rFonts w:ascii="Times New Roman" w:eastAsia="Times New Roman" w:hAnsi="Times New Roman"/>
          <w:sz w:val="24"/>
          <w:rtl/>
          <w:lang w:eastAsia="he-IL"/>
        </w:rPr>
        <w:t xml:space="preserve">ה רטובה </w:t>
      </w:r>
      <w:r w:rsidR="00590FDD" w:rsidRPr="00590FDD">
        <w:rPr>
          <w:rFonts w:ascii="Times New Roman" w:eastAsia="Times New Roman" w:hAnsi="Times New Roman"/>
          <w:sz w:val="24"/>
          <w:lang w:eastAsia="he-IL"/>
        </w:rPr>
        <w:t>–</w:t>
      </w:r>
      <w:r w:rsidR="00590FDD"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00590FDD" w:rsidRPr="00590FDD">
        <w:rPr>
          <w:rFonts w:ascii="Times New Roman" w:eastAsia="Times New Roman" w:hAnsi="Times New Roman" w:hint="cs"/>
          <w:sz w:val="24"/>
          <w:rtl/>
          <w:lang w:eastAsia="he-IL"/>
        </w:rPr>
        <w:t xml:space="preserve"> פריסת ופרטי חיפויי אבן</w:t>
      </w:r>
      <w:r w:rsidR="00590FDD" w:rsidRPr="00590FDD">
        <w:rPr>
          <w:rFonts w:ascii="Times New Roman" w:eastAsia="Times New Roman" w:hAnsi="Times New Roman"/>
          <w:sz w:val="24"/>
          <w:rtl/>
          <w:lang w:eastAsia="he-IL"/>
        </w:rPr>
        <w:t xml:space="preserve"> </w:t>
      </w:r>
      <w:r w:rsidR="00590FDD" w:rsidRPr="00590FDD">
        <w:rPr>
          <w:rFonts w:ascii="Times New Roman" w:eastAsia="Times New Roman" w:hAnsi="Times New Roman" w:hint="cs"/>
          <w:sz w:val="24"/>
          <w:rtl/>
          <w:lang w:eastAsia="he-IL"/>
        </w:rPr>
        <w:t xml:space="preserve">לרבות פרטי חיזוק ועיגון </w:t>
      </w:r>
      <w:r w:rsidR="00590FDD" w:rsidRPr="00590FDD">
        <w:rPr>
          <w:rFonts w:ascii="Times New Roman" w:eastAsia="Times New Roman" w:hAnsi="Times New Roman"/>
          <w:sz w:val="24"/>
          <w:rtl/>
          <w:lang w:eastAsia="he-IL"/>
        </w:rPr>
        <w:t>וכו'.</w:t>
      </w:r>
    </w:p>
    <w:p w14:paraId="4716A5C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E202D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lastRenderedPageBreak/>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5B945D4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5CC59B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6B99CBC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62B10B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3D2C451F"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664828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38F0BE8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6CA051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0F31A7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F0242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5DA7270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0905EE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6D95A25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0814543" w14:textId="22C96A23"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w:t>
      </w:r>
      <w:r w:rsidR="00025267">
        <w:rPr>
          <w:rFonts w:ascii="Times New Roman" w:eastAsia="Times New Roman" w:hAnsi="Times New Roman" w:hint="cs"/>
          <w:sz w:val="24"/>
          <w:rtl/>
          <w:lang w:eastAsia="he-IL"/>
        </w:rPr>
        <w:t xml:space="preserve">במגרשים ו/או מחוצה להם </w:t>
      </w:r>
      <w:r w:rsidRPr="00590FDD">
        <w:rPr>
          <w:rFonts w:ascii="Times New Roman" w:eastAsia="Times New Roman" w:hAnsi="Times New Roman"/>
          <w:sz w:val="24"/>
          <w:rtl/>
          <w:lang w:eastAsia="he-IL"/>
        </w:rPr>
        <w:t>בפ</w:t>
      </w:r>
      <w:r w:rsidR="00025267">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ובמגרשי החניה (קירות</w:t>
      </w:r>
      <w:r w:rsidR="00025267">
        <w:rPr>
          <w:rFonts w:ascii="Times New Roman" w:eastAsia="Times New Roman" w:hAnsi="Times New Roman" w:hint="cs"/>
          <w:sz w:val="24"/>
          <w:rtl/>
          <w:lang w:eastAsia="he-IL"/>
        </w:rPr>
        <w:t xml:space="preserve"> תומכים , קירות </w:t>
      </w:r>
      <w:r w:rsidRPr="00590FDD">
        <w:rPr>
          <w:rFonts w:ascii="Times New Roman" w:eastAsia="Times New Roman" w:hAnsi="Times New Roman"/>
          <w:sz w:val="24"/>
          <w:rtl/>
          <w:lang w:eastAsia="he-IL"/>
        </w:rPr>
        <w:t xml:space="preserve">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1A4ADF9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570DCA1" w14:textId="0C2EA1FB"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r w:rsidR="00F560EE">
        <w:rPr>
          <w:rFonts w:ascii="Times New Roman" w:eastAsia="Times New Roman" w:hAnsi="Times New Roman" w:hint="cs"/>
          <w:sz w:val="24"/>
          <w:rtl/>
          <w:lang w:eastAsia="he-IL"/>
        </w:rPr>
        <w:t xml:space="preserve"> למען הסר ספק </w:t>
      </w:r>
      <w:r w:rsidR="00F560EE">
        <w:rPr>
          <w:rFonts w:ascii="Times New Roman" w:eastAsia="Times New Roman" w:hAnsi="Times New Roman"/>
          <w:sz w:val="24"/>
          <w:rtl/>
          <w:lang w:eastAsia="he-IL"/>
        </w:rPr>
        <w:t>–</w:t>
      </w:r>
      <w:r w:rsidR="00F560EE">
        <w:rPr>
          <w:rFonts w:ascii="Times New Roman" w:eastAsia="Times New Roman" w:hAnsi="Times New Roman" w:hint="cs"/>
          <w:sz w:val="24"/>
          <w:rtl/>
          <w:lang w:eastAsia="he-IL"/>
        </w:rPr>
        <w:t xml:space="preserve"> יתוכננו ע"י הקבלן </w:t>
      </w:r>
      <w:r w:rsidR="00F560EE">
        <w:rPr>
          <w:rFonts w:ascii="Times New Roman" w:eastAsia="Times New Roman" w:hAnsi="Times New Roman"/>
          <w:sz w:val="24"/>
          <w:rtl/>
          <w:lang w:eastAsia="he-IL"/>
        </w:rPr>
        <w:t>–</w:t>
      </w:r>
      <w:r w:rsidR="00F560EE">
        <w:rPr>
          <w:rFonts w:ascii="Times New Roman" w:eastAsia="Times New Roman" w:hAnsi="Times New Roman" w:hint="cs"/>
          <w:sz w:val="24"/>
          <w:rtl/>
          <w:lang w:eastAsia="he-IL"/>
        </w:rPr>
        <w:t xml:space="preserve"> ויבדקו ויאושרו ע"י היועץ .</w:t>
      </w:r>
    </w:p>
    <w:p w14:paraId="15CCE37C"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03FBB19" w14:textId="7F12DF9E"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r w:rsidR="00F560EE">
        <w:rPr>
          <w:rFonts w:ascii="Times New Roman" w:eastAsia="Times New Roman" w:hAnsi="Times New Roman" w:hint="cs"/>
          <w:sz w:val="24"/>
          <w:rtl/>
          <w:lang w:eastAsia="he-IL"/>
        </w:rPr>
        <w:t xml:space="preserve">, זאת , למעט בבנייני מגורים </w:t>
      </w:r>
      <w:r w:rsidRPr="00590FDD">
        <w:rPr>
          <w:rFonts w:ascii="Times New Roman" w:eastAsia="Times New Roman" w:hAnsi="Times New Roman"/>
          <w:sz w:val="24"/>
          <w:rtl/>
          <w:lang w:eastAsia="he-IL"/>
        </w:rPr>
        <w:t>.</w:t>
      </w:r>
    </w:p>
    <w:p w14:paraId="57F9B0F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107739D" w14:textId="2F7B2793"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מפרטים וכתבי כמויות למבנה (אדר'+קונס')</w:t>
      </w:r>
      <w:r w:rsidR="00F560EE">
        <w:rPr>
          <w:rFonts w:ascii="Times New Roman" w:eastAsia="Times New Roman" w:hAnsi="Times New Roman" w:hint="cs"/>
          <w:sz w:val="24"/>
          <w:rtl/>
          <w:lang w:eastAsia="he-IL"/>
        </w:rPr>
        <w:t xml:space="preserve">- למעט בנייני מגורים </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35EB0D2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635C3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1FD590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F202A9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700EA5D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CFD11C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139FF60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AAF4D2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3230AC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4C616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5D424E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BAAAB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3B34DB18"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5C5F7A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46BB2DB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15D4BF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DCC605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4499E48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EE08B2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6746F98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8E0CB1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52DC6A5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CE8EA9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3E7C924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04652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5FA9DF03"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12DD5F5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51A0547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ED63A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4B84450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C58A004"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EFF9311"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0DB9D64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2D5F5417"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3D29C37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63C35D3"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EE99CB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32E1A1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4AAC60CA" w14:textId="77777777" w:rsidR="004E32D2" w:rsidRPr="004E32D2" w:rsidRDefault="007B2C07"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82049">
            <w:rPr>
              <w:rFonts w:ascii="Times New Roman" w:eastAsia="Times New Roman" w:hAnsi="Times New Roman" w:hint="cs"/>
              <w:color w:val="008000"/>
              <w:sz w:val="24"/>
              <w:rtl/>
              <w:lang w:eastAsia="he-IL"/>
            </w:rPr>
            <w:br/>
            <w:t>אפריקה ישראל מגורים בע"מ</w:t>
          </w:r>
          <w:r w:rsidR="00982049">
            <w:rPr>
              <w:rFonts w:ascii="Times New Roman" w:eastAsia="Times New Roman" w:hAnsi="Times New Roman" w:hint="cs"/>
              <w:color w:val="008000"/>
              <w:sz w:val="24"/>
              <w:rtl/>
              <w:lang w:eastAsia="he-IL"/>
            </w:rPr>
            <w:br/>
            <w:t>יוני נתניהו 1 ג' אור יהודה</w:t>
          </w:r>
          <w:r w:rsidR="00982049">
            <w:rPr>
              <w:rFonts w:ascii="Times New Roman" w:eastAsia="Times New Roman" w:hAnsi="Times New Roman" w:hint="cs"/>
              <w:color w:val="008000"/>
              <w:sz w:val="24"/>
              <w:rtl/>
              <w:lang w:eastAsia="he-IL"/>
            </w:rPr>
            <w:br/>
            <w:t>מ.ז 52-003476-0</w:t>
          </w:r>
          <w:r w:rsidR="00982049">
            <w:rPr>
              <w:rFonts w:ascii="Times New Roman" w:eastAsia="Times New Roman" w:hAnsi="Times New Roman" w:hint="cs"/>
              <w:color w:val="008000"/>
              <w:sz w:val="24"/>
              <w:rtl/>
              <w:lang w:eastAsia="he-IL"/>
            </w:rPr>
            <w:br/>
          </w:r>
          <w:r w:rsidR="00982049">
            <w:rPr>
              <w:rFonts w:ascii="Times New Roman" w:eastAsia="Times New Roman" w:hAnsi="Times New Roman" w:hint="cs"/>
              <w:color w:val="008000"/>
              <w:sz w:val="24"/>
              <w:rtl/>
              <w:lang w:eastAsia="he-IL"/>
            </w:rPr>
            <w:br/>
            <w:t>כלל נכסי נדלן נשר מרכז (נ.נ.נ.מ) שותפות מוגבלת</w:t>
          </w:r>
          <w:r w:rsidR="00982049">
            <w:rPr>
              <w:rFonts w:ascii="Times New Roman" w:eastAsia="Times New Roman" w:hAnsi="Times New Roman" w:hint="cs"/>
              <w:color w:val="008000"/>
              <w:sz w:val="24"/>
              <w:rtl/>
              <w:lang w:eastAsia="he-IL"/>
            </w:rPr>
            <w:br/>
            <w:t>מרכז עזריאלי בניין משולש 3, תל אביב</w:t>
          </w:r>
          <w:r w:rsidR="00982049">
            <w:rPr>
              <w:rFonts w:ascii="Times New Roman" w:eastAsia="Times New Roman" w:hAnsi="Times New Roman" w:hint="cs"/>
              <w:color w:val="008000"/>
              <w:sz w:val="24"/>
              <w:rtl/>
              <w:lang w:eastAsia="he-IL"/>
            </w:rPr>
            <w:br/>
            <w:t>540283033</w:t>
          </w:r>
          <w:r w:rsidR="00982049">
            <w:rPr>
              <w:rFonts w:ascii="Times New Roman" w:eastAsia="Times New Roman" w:hAnsi="Times New Roman" w:hint="cs"/>
              <w:color w:val="008000"/>
              <w:sz w:val="24"/>
              <w:rtl/>
              <w:lang w:eastAsia="he-IL"/>
            </w:rPr>
            <w:br/>
          </w:r>
          <w:r w:rsidR="00982049">
            <w:rPr>
              <w:rFonts w:ascii="Times New Roman" w:eastAsia="Times New Roman" w:hAnsi="Times New Roman" w:hint="cs"/>
              <w:color w:val="008000"/>
              <w:sz w:val="24"/>
              <w:rtl/>
              <w:lang w:eastAsia="he-IL"/>
            </w:rPr>
            <w:br/>
            <w:t>שיכון ובינוי נדל"ן בע"מ</w:t>
          </w:r>
          <w:r w:rsidR="00982049">
            <w:rPr>
              <w:rFonts w:ascii="Times New Roman" w:eastAsia="Times New Roman" w:hAnsi="Times New Roman" w:hint="cs"/>
              <w:color w:val="008000"/>
              <w:sz w:val="24"/>
              <w:rtl/>
              <w:lang w:eastAsia="he-IL"/>
            </w:rPr>
            <w:br/>
            <w:t>שלם 3 רמת גן 52215</w:t>
          </w:r>
          <w:r w:rsidR="00982049">
            <w:rPr>
              <w:rFonts w:ascii="Times New Roman" w:eastAsia="Times New Roman" w:hAnsi="Times New Roman" w:hint="cs"/>
              <w:color w:val="008000"/>
              <w:sz w:val="24"/>
              <w:rtl/>
              <w:lang w:eastAsia="he-IL"/>
            </w:rPr>
            <w:br/>
            <w:t>מ.ז 52-002117-1</w:t>
          </w:r>
          <w:r w:rsidR="00982049">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5209FD46"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644642BD"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67B447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1FE9A70"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F77BBCA"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F6C0D06" w14:textId="2D139553" w:rsidR="004E32D2" w:rsidRPr="004E32D2" w:rsidRDefault="004E32D2" w:rsidP="00F560EE">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82049">
            <w:rPr>
              <w:rFonts w:ascii="Times New Roman" w:eastAsia="Times New Roman" w:hAnsi="Times New Roman"/>
              <w:color w:val="008000"/>
              <w:sz w:val="24"/>
              <w:rtl/>
              <w:lang w:eastAsia="he-IL"/>
            </w:rPr>
            <w:t>יוסי שירן- הנדסת בנין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לאחר שבדקתי את העבודות</w:t>
      </w:r>
      <w:r w:rsidR="004B4BD4">
        <w:rPr>
          <w:rFonts w:ascii="Times New Roman" w:eastAsia="Times New Roman" w:hAnsi="Times New Roman" w:hint="cs"/>
          <w:sz w:val="24"/>
          <w:rtl/>
          <w:lang w:eastAsia="he-IL"/>
        </w:rPr>
        <w:t xml:space="preserve"> הבדיקות , הכל </w:t>
      </w:r>
      <w:r w:rsidRPr="004E32D2">
        <w:rPr>
          <w:rFonts w:ascii="Times New Roman" w:eastAsia="Times New Roman" w:hAnsi="Times New Roman" w:hint="cs"/>
          <w:sz w:val="24"/>
          <w:rtl/>
          <w:lang w:eastAsia="he-IL"/>
        </w:rPr>
        <w:t xml:space="preserve"> </w:t>
      </w:r>
      <w:r w:rsidR="00F560EE">
        <w:rPr>
          <w:rFonts w:ascii="Times New Roman" w:eastAsia="Times New Roman" w:hAnsi="Times New Roman" w:hint="cs"/>
          <w:sz w:val="24"/>
          <w:rtl/>
          <w:lang w:eastAsia="he-IL"/>
        </w:rPr>
        <w:t xml:space="preserve">במסגרת פקוח עליון אשר </w:t>
      </w:r>
      <w:r w:rsidRPr="004E32D2">
        <w:rPr>
          <w:rFonts w:ascii="Times New Roman" w:eastAsia="Times New Roman" w:hAnsi="Times New Roman" w:hint="cs"/>
          <w:sz w:val="24"/>
          <w:rtl/>
          <w:lang w:eastAsia="he-IL"/>
        </w:rPr>
        <w:t>בוצעו ב</w:t>
      </w:r>
      <w:r w:rsidR="00F560EE">
        <w:rPr>
          <w:rFonts w:ascii="Times New Roman" w:eastAsia="Times New Roman" w:hAnsi="Times New Roman" w:hint="cs"/>
          <w:sz w:val="24"/>
          <w:rtl/>
          <w:lang w:eastAsia="he-IL"/>
        </w:rPr>
        <w:t xml:space="preserve">פרויקט </w:t>
      </w:r>
      <w:r w:rsidRPr="004E32D2">
        <w:rPr>
          <w:rFonts w:ascii="Times New Roman" w:eastAsia="Times New Roman" w:hAnsi="Times New Roman" w:hint="cs"/>
          <w:sz w:val="24"/>
          <w:rtl/>
          <w:lang w:eastAsia="he-IL"/>
        </w:rPr>
        <w:t xml:space="preserve">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9705C0">
            <w:rPr>
              <w:rFonts w:ascii="Times New Roman" w:eastAsia="Times New Roman" w:hAnsi="Times New Roman"/>
              <w:color w:val="008000"/>
              <w:sz w:val="24"/>
              <w:rtl/>
              <w:lang w:eastAsia="he-IL"/>
            </w:rPr>
            <w:t xml:space="preserve">אגמי הכרמל </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73552E">
            <w:rPr>
              <w:rFonts w:ascii="Times New Roman" w:eastAsia="Times New Roman" w:hAnsi="Times New Roman" w:hint="cs"/>
              <w:color w:val="008000"/>
              <w:sz w:val="24"/>
              <w:rtl/>
            </w:rPr>
            <w:t xml:space="preserve">תכנון ויעוץ קונסטורקציה </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2F3C747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3D4C2E61"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E9C077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2D7645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C30CD46"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73FB957"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72B6204F"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0027182"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8C956FB"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2F1A8AFD" w14:textId="77777777" w:rsidR="004E32D2" w:rsidRPr="004E32D2" w:rsidRDefault="007B2C07"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2049">
            <w:rPr>
              <w:rFonts w:ascii="Times New Roman" w:eastAsia="Times New Roman" w:hAnsi="Times New Roman"/>
              <w:color w:val="00B0F0"/>
              <w:sz w:val="20"/>
              <w:u w:val="single"/>
              <w:rtl/>
              <w:lang w:eastAsia="he-IL"/>
            </w:rPr>
            <w:t>יוסי שירן- הנדסת בנין בע"מ</w:t>
          </w:r>
        </w:sdtContent>
      </w:sdt>
    </w:p>
    <w:p w14:paraId="2852E168"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0E9E0FED"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60D5B2F7"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013F8C98"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7E01550B"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14287F2F"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70A3FA9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82049">
            <w:rPr>
              <w:rFonts w:ascii="Times New Roman" w:eastAsia="Times New Roman" w:hAnsi="Times New Roman" w:hint="cs"/>
              <w:color w:val="008000"/>
              <w:sz w:val="24"/>
              <w:rtl/>
              <w:lang w:eastAsia="he-IL"/>
            </w:rPr>
            <w:br/>
            <w:t>אפריקה ישראל מגורים בע"מ</w:t>
          </w:r>
          <w:r w:rsidR="00982049">
            <w:rPr>
              <w:rFonts w:ascii="Times New Roman" w:eastAsia="Times New Roman" w:hAnsi="Times New Roman" w:hint="cs"/>
              <w:color w:val="008000"/>
              <w:sz w:val="24"/>
              <w:rtl/>
              <w:lang w:eastAsia="he-IL"/>
            </w:rPr>
            <w:br/>
            <w:t>יוני נתניהו 1 ג' אור יהודה</w:t>
          </w:r>
          <w:r w:rsidR="00982049">
            <w:rPr>
              <w:rFonts w:ascii="Times New Roman" w:eastAsia="Times New Roman" w:hAnsi="Times New Roman" w:hint="cs"/>
              <w:color w:val="008000"/>
              <w:sz w:val="24"/>
              <w:rtl/>
              <w:lang w:eastAsia="he-IL"/>
            </w:rPr>
            <w:br/>
            <w:t>מ.ז 52-003476-0</w:t>
          </w:r>
          <w:r w:rsidR="00982049">
            <w:rPr>
              <w:rFonts w:ascii="Times New Roman" w:eastAsia="Times New Roman" w:hAnsi="Times New Roman" w:hint="cs"/>
              <w:color w:val="008000"/>
              <w:sz w:val="24"/>
              <w:rtl/>
              <w:lang w:eastAsia="he-IL"/>
            </w:rPr>
            <w:br/>
          </w:r>
          <w:r w:rsidR="00982049">
            <w:rPr>
              <w:rFonts w:ascii="Times New Roman" w:eastAsia="Times New Roman" w:hAnsi="Times New Roman" w:hint="cs"/>
              <w:color w:val="008000"/>
              <w:sz w:val="24"/>
              <w:rtl/>
              <w:lang w:eastAsia="he-IL"/>
            </w:rPr>
            <w:br/>
            <w:t>כלל נכסי נדלן נשר מרכז (נ.נ.נ.מ) שותפות מוגבלת</w:t>
          </w:r>
          <w:r w:rsidR="00982049">
            <w:rPr>
              <w:rFonts w:ascii="Times New Roman" w:eastAsia="Times New Roman" w:hAnsi="Times New Roman" w:hint="cs"/>
              <w:color w:val="008000"/>
              <w:sz w:val="24"/>
              <w:rtl/>
              <w:lang w:eastAsia="he-IL"/>
            </w:rPr>
            <w:br/>
            <w:t>מרכז עזריאלי בניין משולש 3, תל אביב</w:t>
          </w:r>
          <w:r w:rsidR="00982049">
            <w:rPr>
              <w:rFonts w:ascii="Times New Roman" w:eastAsia="Times New Roman" w:hAnsi="Times New Roman" w:hint="cs"/>
              <w:color w:val="008000"/>
              <w:sz w:val="24"/>
              <w:rtl/>
              <w:lang w:eastAsia="he-IL"/>
            </w:rPr>
            <w:br/>
            <w:t>540283033</w:t>
          </w:r>
          <w:r w:rsidR="00982049">
            <w:rPr>
              <w:rFonts w:ascii="Times New Roman" w:eastAsia="Times New Roman" w:hAnsi="Times New Roman" w:hint="cs"/>
              <w:color w:val="008000"/>
              <w:sz w:val="24"/>
              <w:rtl/>
              <w:lang w:eastAsia="he-IL"/>
            </w:rPr>
            <w:br/>
          </w:r>
          <w:r w:rsidR="00982049">
            <w:rPr>
              <w:rFonts w:ascii="Times New Roman" w:eastAsia="Times New Roman" w:hAnsi="Times New Roman" w:hint="cs"/>
              <w:color w:val="008000"/>
              <w:sz w:val="24"/>
              <w:rtl/>
              <w:lang w:eastAsia="he-IL"/>
            </w:rPr>
            <w:br/>
            <w:t>שיכון ובינוי נדל"ן בע"מ</w:t>
          </w:r>
          <w:r w:rsidR="00982049">
            <w:rPr>
              <w:rFonts w:ascii="Times New Roman" w:eastAsia="Times New Roman" w:hAnsi="Times New Roman" w:hint="cs"/>
              <w:color w:val="008000"/>
              <w:sz w:val="24"/>
              <w:rtl/>
              <w:lang w:eastAsia="he-IL"/>
            </w:rPr>
            <w:br/>
            <w:t>שלם 3 רמת גן 52215</w:t>
          </w:r>
          <w:r w:rsidR="00982049">
            <w:rPr>
              <w:rFonts w:ascii="Times New Roman" w:eastAsia="Times New Roman" w:hAnsi="Times New Roman" w:hint="cs"/>
              <w:color w:val="008000"/>
              <w:sz w:val="24"/>
              <w:rtl/>
              <w:lang w:eastAsia="he-IL"/>
            </w:rPr>
            <w:br/>
            <w:t>מ.ז 52-002117-1</w:t>
          </w:r>
          <w:r w:rsidR="00982049">
            <w:rPr>
              <w:rFonts w:ascii="Times New Roman" w:eastAsia="Times New Roman" w:hAnsi="Times New Roman" w:hint="cs"/>
              <w:color w:val="008000"/>
              <w:sz w:val="24"/>
              <w:rtl/>
              <w:lang w:eastAsia="he-IL"/>
            </w:rPr>
            <w:br/>
          </w:r>
        </w:sdtContent>
      </w:sdt>
    </w:p>
    <w:p w14:paraId="5DD0C4B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D16E51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625E6F1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BD82B0E" w14:textId="48E3DD72"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9705C0">
            <w:rPr>
              <w:rFonts w:ascii="Times New Roman" w:eastAsia="Times New Roman" w:hAnsi="Times New Roman" w:hint="cs"/>
              <w:color w:val="008000"/>
              <w:sz w:val="24"/>
              <w:rtl/>
              <w:lang w:eastAsia="he-IL"/>
            </w:rPr>
            <w:t xml:space="preserve">אגמי הכרמל </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3-10T00:00:00Z">
            <w:dateFormat w:val="dd/MM/yyyy"/>
            <w:lid w:val="he-IL"/>
            <w:storeMappedDataAs w:val="dateTime"/>
            <w:calendar w:val="gregorian"/>
          </w:date>
        </w:sdtPr>
        <w:sdtEndPr>
          <w:rPr>
            <w:rFonts w:hint="cs"/>
          </w:rPr>
        </w:sdtEndPr>
        <w:sdtContent>
          <w:r w:rsidR="00124221">
            <w:rPr>
              <w:rFonts w:ascii="Times New Roman" w:eastAsia="Times New Roman" w:hAnsi="Times New Roman" w:hint="cs"/>
              <w:color w:val="008000"/>
              <w:sz w:val="24"/>
              <w:rtl/>
              <w:lang w:eastAsia="he-IL"/>
            </w:rPr>
            <w:t>‏10/03/2021</w:t>
          </w:r>
        </w:sdtContent>
      </w:sdt>
      <w:r w:rsidRPr="004E32D2">
        <w:rPr>
          <w:rFonts w:ascii="Times New Roman" w:eastAsia="Times New Roman" w:hAnsi="Times New Roman" w:hint="cs"/>
          <w:sz w:val="24"/>
          <w:rtl/>
          <w:lang w:eastAsia="he-IL"/>
        </w:rPr>
        <w:t xml:space="preserve"> או עבור חלקן כמפורט להלן:</w:t>
      </w:r>
    </w:p>
    <w:p w14:paraId="0EF89B4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726A529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3EFCD4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1A366B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4A8B52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739785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2CBB5F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C11B72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7EAD146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0F3E81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81C8BC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3A2A688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7F978E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089F4E85"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629404AE"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6384622C"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68B71F74"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543E8D7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82049">
            <w:rPr>
              <w:rFonts w:ascii="Times New Roman" w:eastAsia="Times New Roman" w:hAnsi="Times New Roman"/>
              <w:color w:val="00B0F0"/>
              <w:sz w:val="20"/>
              <w:u w:val="single"/>
              <w:rtl/>
              <w:lang w:eastAsia="he-IL"/>
            </w:rPr>
            <w:t>יוסי שירן- הנדסת בנין בע"מ</w:t>
          </w:r>
        </w:sdtContent>
      </w:sdt>
    </w:p>
    <w:p w14:paraId="7EC4FBE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60063D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80345C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099149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3BB71C1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7ABDDD0B"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60D5F9C3"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0BDB96F8"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023B5581"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394BEC30"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30B0BB5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710CC09"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4B051F" w14:textId="77777777" w:rsidR="007B2C07" w:rsidRDefault="007B2C07" w:rsidP="00AF234B">
      <w:pPr>
        <w:spacing w:before="0" w:after="0" w:line="240" w:lineRule="auto"/>
      </w:pPr>
      <w:r>
        <w:separator/>
      </w:r>
    </w:p>
  </w:endnote>
  <w:endnote w:type="continuationSeparator" w:id="0">
    <w:p w14:paraId="113CA2DA" w14:textId="77777777" w:rsidR="007B2C07" w:rsidRDefault="007B2C07" w:rsidP="00AF234B">
      <w:pPr>
        <w:spacing w:before="0" w:after="0" w:line="240" w:lineRule="auto"/>
      </w:pPr>
      <w:r>
        <w:continuationSeparator/>
      </w:r>
    </w:p>
  </w:endnote>
  <w:endnote w:type="continuationNotice" w:id="1">
    <w:p w14:paraId="635772CC" w14:textId="77777777" w:rsidR="007B2C07" w:rsidRDefault="007B2C0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7B2C07" w:rsidRPr="00C30116" w14:paraId="277CE33B" w14:textId="77777777" w:rsidTr="00C30116">
      <w:tc>
        <w:tcPr>
          <w:tcW w:w="810" w:type="dxa"/>
        </w:tcPr>
        <w:p w14:paraId="2C041001"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32E6B41B" w14:textId="65F17CE1" w:rsidR="007B2C07" w:rsidRPr="00C30116" w:rsidRDefault="007B2C07"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 xml:space="preserve">פרויקט אגמי הכרמל – נשר </w:t>
              </w:r>
            </w:p>
          </w:tc>
        </w:sdtContent>
      </w:sdt>
      <w:tc>
        <w:tcPr>
          <w:tcW w:w="2810" w:type="dxa"/>
        </w:tcPr>
        <w:p w14:paraId="57983D0F"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066B4CB5" w14:textId="77777777" w:rsidR="007B2C07" w:rsidRPr="00C30116" w:rsidRDefault="007B2C07"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5D6A7094"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576DB9C7" w14:textId="1F9B8DAD"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del w:id="7" w:author="Avi Cohen" w:date="2021-01-04T14:10:00Z">
                <w:r w:rsidDel="001A0741">
                  <w:rPr>
                    <w:rFonts w:ascii="David" w:hAnsi="David" w:cstheme="minorBidi" w:hint="cs"/>
                    <w:sz w:val="20"/>
                    <w:szCs w:val="20"/>
                  </w:rPr>
                  <w:delText>CONT-5-662</w:delText>
                </w:r>
              </w:del>
              <w:ins w:id="8" w:author="Avi Cohen" w:date="2021-01-04T14:10:00Z">
                <w:r>
                  <w:rPr>
                    <w:rFonts w:ascii="David" w:hAnsi="David" w:cstheme="minorBidi" w:hint="cs"/>
                    <w:sz w:val="20"/>
                    <w:szCs w:val="20"/>
                  </w:rPr>
                  <w:t>CO</w:t>
                </w:r>
                <w:r>
                  <w:rPr>
                    <w:rFonts w:ascii="David" w:hAnsi="David" w:cstheme="minorBidi" w:hint="cs"/>
                    <w:sz w:val="20"/>
                    <w:szCs w:val="20"/>
                    <w:rtl/>
                  </w:rPr>
                  <w:t>NT-10-1992</w:t>
                </w:r>
              </w:ins>
            </w:p>
          </w:tc>
        </w:sdtContent>
      </w:sdt>
    </w:tr>
    <w:tr w:rsidR="007B2C07" w:rsidRPr="00C30116" w14:paraId="276C50F4" w14:textId="77777777" w:rsidTr="00C30116">
      <w:tc>
        <w:tcPr>
          <w:tcW w:w="810" w:type="dxa"/>
        </w:tcPr>
        <w:p w14:paraId="7D262366"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3B28FF82" w14:textId="77777777" w:rsidR="007B2C07" w:rsidRPr="00C30116" w:rsidRDefault="007B2C07"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יוסי שירן- הנדסת בנין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B2C07" w:rsidRPr="00C30116" w14:paraId="21DF14C1" w14:textId="77777777" w:rsidTr="007835AC">
            <w:trPr>
              <w:trHeight w:val="201"/>
            </w:trPr>
            <w:tc>
              <w:tcPr>
                <w:tcW w:w="926" w:type="dxa"/>
              </w:tcPr>
              <w:p w14:paraId="2EDEF705"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AB737A9" w14:textId="5C6EBCE0" w:rsidR="007B2C07" w:rsidRPr="00C30116" w:rsidRDefault="007B2C07" w:rsidP="00C30116">
                    <w:pPr>
                      <w:tabs>
                        <w:tab w:val="center" w:pos="4153"/>
                        <w:tab w:val="right" w:pos="8306"/>
                      </w:tabs>
                      <w:spacing w:before="0" w:after="0" w:line="240" w:lineRule="auto"/>
                      <w:ind w:left="1" w:hanging="1"/>
                      <w:rPr>
                        <w:rFonts w:ascii="David" w:hAnsi="David" w:cstheme="minorBidi"/>
                        <w:color w:val="00B0F0"/>
                        <w:sz w:val="20"/>
                        <w:szCs w:val="20"/>
                        <w:rtl/>
                      </w:rPr>
                    </w:pPr>
                    <w:r>
                      <w:rPr>
                        <w:rFonts w:ascii="David" w:hAnsi="David" w:cstheme="minorBidi"/>
                        <w:color w:val="00B0F0"/>
                        <w:sz w:val="20"/>
                        <w:szCs w:val="20"/>
                        <w:rtl/>
                      </w:rPr>
                      <w:t>0.5</w:t>
                    </w:r>
                  </w:p>
                </w:tc>
              </w:sdtContent>
            </w:sdt>
          </w:tr>
        </w:tbl>
        <w:p w14:paraId="062BF919"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5FFFE469"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76EA700D"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1AD98FBF" w14:textId="3A555574" w:rsidR="007B2C07" w:rsidRPr="00C30116" w:rsidRDefault="007B2C07"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cstheme="minorBidi"/>
                  <w:sz w:val="20"/>
                  <w:szCs w:val="20"/>
                  <w:rtl/>
                </w:rPr>
                <w:t>3;#</w:t>
              </w:r>
              <w:r>
                <w:rPr>
                  <w:rFonts w:ascii="David" w:hAnsi="David" w:cstheme="minorBidi"/>
                  <w:sz w:val="20"/>
                  <w:szCs w:val="20"/>
                </w:rPr>
                <w:t>Draft</w:t>
              </w:r>
            </w:sdtContent>
          </w:sdt>
        </w:p>
      </w:tc>
    </w:tr>
    <w:tr w:rsidR="007B2C07" w:rsidRPr="00C30116" w14:paraId="33D95362" w14:textId="77777777" w:rsidTr="00C30116">
      <w:trPr>
        <w:trHeight w:val="80"/>
      </w:trPr>
      <w:tc>
        <w:tcPr>
          <w:tcW w:w="810" w:type="dxa"/>
        </w:tcPr>
        <w:p w14:paraId="016A6DD2"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6B03C836" w14:textId="77777777" w:rsidR="007B2C07" w:rsidRPr="00C30116" w:rsidRDefault="007B2C07"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0B249EEE"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16F1D147"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5F648D7"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645534D9" w14:textId="77777777" w:rsidR="007B2C07" w:rsidRPr="00C30116" w:rsidRDefault="007B2C07" w:rsidP="00C30116">
          <w:pPr>
            <w:tabs>
              <w:tab w:val="center" w:pos="4153"/>
              <w:tab w:val="right" w:pos="8306"/>
            </w:tabs>
            <w:spacing w:before="0" w:after="0" w:line="240" w:lineRule="auto"/>
            <w:rPr>
              <w:rFonts w:ascii="David" w:hAnsi="David" w:cstheme="minorBidi"/>
              <w:sz w:val="20"/>
              <w:szCs w:val="20"/>
              <w:rtl/>
            </w:rPr>
          </w:pPr>
        </w:p>
      </w:tc>
    </w:tr>
  </w:tbl>
  <w:p w14:paraId="33609551" w14:textId="77777777" w:rsidR="007B2C07" w:rsidRPr="00C30116" w:rsidRDefault="007B2C07"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26C59" w14:textId="77777777" w:rsidR="007B2C07" w:rsidRDefault="007B2C07" w:rsidP="00AF234B">
      <w:pPr>
        <w:spacing w:before="0" w:after="0" w:line="240" w:lineRule="auto"/>
      </w:pPr>
      <w:r>
        <w:separator/>
      </w:r>
    </w:p>
  </w:footnote>
  <w:footnote w:type="continuationSeparator" w:id="0">
    <w:p w14:paraId="69A3803D" w14:textId="77777777" w:rsidR="007B2C07" w:rsidRDefault="007B2C07" w:rsidP="00AF234B">
      <w:pPr>
        <w:spacing w:before="0" w:after="0" w:line="240" w:lineRule="auto"/>
      </w:pPr>
      <w:r>
        <w:continuationSeparator/>
      </w:r>
    </w:p>
  </w:footnote>
  <w:footnote w:type="continuationNotice" w:id="1">
    <w:p w14:paraId="605ACC9B" w14:textId="77777777" w:rsidR="007B2C07" w:rsidRDefault="007B2C0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0C23D4FE" w14:textId="77777777" w:rsidR="007B2C07" w:rsidRDefault="007B2C07" w:rsidP="00CF334C">
        <w:pPr>
          <w:pStyle w:val="Header"/>
          <w:jc w:val="center"/>
        </w:pPr>
        <w:r>
          <w:fldChar w:fldCharType="begin"/>
        </w:r>
        <w:r>
          <w:instrText xml:space="preserve"> PAGE   \* MERGEFORMAT </w:instrText>
        </w:r>
        <w:r>
          <w:fldChar w:fldCharType="separate"/>
        </w:r>
        <w:r w:rsidR="00526D7F">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279"/>
        </w:tabs>
        <w:ind w:left="2279" w:hanging="720"/>
      </w:pPr>
      <w:rPr>
        <w:rFonts w:cs="David" w:hint="cs"/>
        <w:sz w:val="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1D83"/>
    <w:rsid w:val="00025267"/>
    <w:rsid w:val="000300FA"/>
    <w:rsid w:val="000352ED"/>
    <w:rsid w:val="00047BB3"/>
    <w:rsid w:val="000555DD"/>
    <w:rsid w:val="000B24E1"/>
    <w:rsid w:val="00110D45"/>
    <w:rsid w:val="00124221"/>
    <w:rsid w:val="00134C85"/>
    <w:rsid w:val="001835AB"/>
    <w:rsid w:val="001A0741"/>
    <w:rsid w:val="001A0C3C"/>
    <w:rsid w:val="001A69D5"/>
    <w:rsid w:val="001D7477"/>
    <w:rsid w:val="00214ACF"/>
    <w:rsid w:val="0022150F"/>
    <w:rsid w:val="00272745"/>
    <w:rsid w:val="002B2234"/>
    <w:rsid w:val="00302486"/>
    <w:rsid w:val="003E5958"/>
    <w:rsid w:val="004751C6"/>
    <w:rsid w:val="00490989"/>
    <w:rsid w:val="004B4BD4"/>
    <w:rsid w:val="004D7130"/>
    <w:rsid w:val="004E058D"/>
    <w:rsid w:val="004E32D2"/>
    <w:rsid w:val="005078A1"/>
    <w:rsid w:val="00521A6A"/>
    <w:rsid w:val="005236CE"/>
    <w:rsid w:val="00526D7F"/>
    <w:rsid w:val="005475D8"/>
    <w:rsid w:val="00552E11"/>
    <w:rsid w:val="00553085"/>
    <w:rsid w:val="00590FDD"/>
    <w:rsid w:val="005D6301"/>
    <w:rsid w:val="005F4297"/>
    <w:rsid w:val="00666119"/>
    <w:rsid w:val="006B312B"/>
    <w:rsid w:val="006B3E32"/>
    <w:rsid w:val="0072103C"/>
    <w:rsid w:val="0073552E"/>
    <w:rsid w:val="007835AC"/>
    <w:rsid w:val="007977FA"/>
    <w:rsid w:val="007B2C07"/>
    <w:rsid w:val="00823237"/>
    <w:rsid w:val="00853FB4"/>
    <w:rsid w:val="0088392C"/>
    <w:rsid w:val="008C64C6"/>
    <w:rsid w:val="0094012D"/>
    <w:rsid w:val="00942177"/>
    <w:rsid w:val="009705C0"/>
    <w:rsid w:val="00971755"/>
    <w:rsid w:val="00982049"/>
    <w:rsid w:val="009C1773"/>
    <w:rsid w:val="009F0A08"/>
    <w:rsid w:val="00A42271"/>
    <w:rsid w:val="00A9603A"/>
    <w:rsid w:val="00AF234B"/>
    <w:rsid w:val="00AF4E79"/>
    <w:rsid w:val="00B12304"/>
    <w:rsid w:val="00B16B3E"/>
    <w:rsid w:val="00B211C4"/>
    <w:rsid w:val="00B2688C"/>
    <w:rsid w:val="00BC09C7"/>
    <w:rsid w:val="00BD6A79"/>
    <w:rsid w:val="00BD72C4"/>
    <w:rsid w:val="00BE17B4"/>
    <w:rsid w:val="00BE7CE3"/>
    <w:rsid w:val="00C30116"/>
    <w:rsid w:val="00CB2731"/>
    <w:rsid w:val="00CF334C"/>
    <w:rsid w:val="00D02A03"/>
    <w:rsid w:val="00D12751"/>
    <w:rsid w:val="00DB26D5"/>
    <w:rsid w:val="00E078A7"/>
    <w:rsid w:val="00E33B41"/>
    <w:rsid w:val="00E33BBC"/>
    <w:rsid w:val="00E35D0D"/>
    <w:rsid w:val="00E679C7"/>
    <w:rsid w:val="00EC37B6"/>
    <w:rsid w:val="00F22ED1"/>
    <w:rsid w:val="00F560EE"/>
    <w:rsid w:val="00F83811"/>
    <w:rsid w:val="00FE4D87"/>
    <w:rsid w:val="00FF19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871468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507AA1"/>
    <w:rsid w:val="00575AF5"/>
    <w:rsid w:val="00655D33"/>
    <w:rsid w:val="006865A5"/>
    <w:rsid w:val="00750C24"/>
    <w:rsid w:val="009415D1"/>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E637A-E483-4C49-94C1-5A45C5C6E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3.xml><?xml version="1.0" encoding="utf-8"?>
<ds:datastoreItem xmlns:ds="http://schemas.openxmlformats.org/officeDocument/2006/customXml" ds:itemID="{84CE475F-9FFB-40E4-923F-FC769B0D38F6}"/>
</file>

<file path=customXml/itemProps4.xml><?xml version="1.0" encoding="utf-8"?>
<ds:datastoreItem xmlns:ds="http://schemas.openxmlformats.org/officeDocument/2006/customXml" ds:itemID="{81709D4C-33DC-48CC-AC7E-130A245806EE}">
  <ds:schemaRef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93B444A1-9314-4A05-A83F-1D9255054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10356</TotalTime>
  <Pages>49</Pages>
  <Words>12770</Words>
  <Characters>63851</Characters>
  <Application>Microsoft Office Word</Application>
  <DocSecurity>0</DocSecurity>
  <Lines>532</Lines>
  <Paragraphs>152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76469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28</cp:revision>
  <dcterms:created xsi:type="dcterms:W3CDTF">2020-12-22T09:24:00Z</dcterms:created>
  <dcterms:modified xsi:type="dcterms:W3CDTF">2021-03-09T14:22:00Z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9d6374d9-0176-4218-8d22-aa375da3a9ac</vt:lpwstr>
  </property>
</Properties>
</file>