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C038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BF9CB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EB25E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1A664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D1F3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C785E21" w14:textId="77777777" w:rsidR="00B003AC" w:rsidRDefault="00B003AC" w:rsidP="00BC38F6">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0BFFAE4"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08F40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6FD2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AB5D2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7C213E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60762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A1900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1E6E6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87E1873" w14:textId="77777777" w:rsidR="00B27B4C" w:rsidRPr="00B27B4C" w:rsidRDefault="00883A18" w:rsidP="00F71CF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 טרם ניתן שם לפרויקט ) בעיר נש</w:t>
          </w:r>
          <w:r w:rsidR="00BC38F6">
            <w:rPr>
              <w:rFonts w:ascii="Times New Roman" w:eastAsia="Times New Roman" w:hAnsi="Times New Roman" w:cs="David" w:hint="cs"/>
              <w:bCs/>
              <w:sz w:val="32"/>
              <w:szCs w:val="32"/>
              <w:u w:val="single"/>
              <w:rtl/>
              <w:lang w:eastAsia="he-IL"/>
            </w:rPr>
            <w:t>ר</w:t>
          </w:r>
        </w:p>
      </w:sdtContent>
    </w:sdt>
    <w:p w14:paraId="687C9BB6"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F6E8E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5228C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F208A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272F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0489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2D95C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D8EE9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458F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C96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3B0C8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D57E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1711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5B453C"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597BE1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07913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FFA2ECA" w14:textId="77777777" w:rsidR="00B27B4C" w:rsidRPr="00B27B4C" w:rsidRDefault="00B27B4C" w:rsidP="00C508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w:t>
      </w:r>
      <w:r w:rsidR="0020570E">
        <w:rPr>
          <w:rFonts w:ascii="Times New Roman" w:eastAsia="Times New Roman" w:hAnsi="Times New Roman" w:cs="David" w:hint="cs"/>
          <w:sz w:val="20"/>
          <w:szCs w:val="24"/>
          <w:rtl/>
          <w:lang w:eastAsia="he-IL"/>
        </w:rPr>
        <w:t xml:space="preserve">בחיפה  בתאריך </w:t>
      </w:r>
      <w:bookmarkStart w:id="0" w:name="_GoBack"/>
      <w:bookmarkEnd w:id="0"/>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5T00:00:00Z">
            <w:dateFormat w:val="dd/MM/yyyy"/>
            <w:lid w:val="he-IL"/>
            <w:storeMappedDataAs w:val="dateTime"/>
            <w:calendar w:val="gregorian"/>
          </w:date>
        </w:sdtPr>
        <w:sdtEndPr/>
        <w:sdtContent>
          <w:r w:rsidR="00C508AC">
            <w:rPr>
              <w:rFonts w:ascii="Times New Roman" w:eastAsia="Times New Roman" w:hAnsi="Times New Roman" w:cs="David" w:hint="cs"/>
              <w:color w:val="800080"/>
              <w:sz w:val="24"/>
              <w:szCs w:val="24"/>
              <w:rtl/>
              <w:lang w:eastAsia="he-IL"/>
            </w:rPr>
            <w:t>‏05/01/2021</w:t>
          </w:r>
        </w:sdtContent>
      </w:sdt>
    </w:p>
    <w:p w14:paraId="7BE1CA8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022BB5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F79B179" w14:textId="77777777" w:rsidR="00B27B4C" w:rsidRPr="00BC38F6" w:rsidRDefault="00BC38F6" w:rsidP="00BC38F6">
      <w:pPr>
        <w:widowControl w:val="0"/>
        <w:spacing w:before="0" w:beforeAutospacing="0" w:after="0" w:afterAutospacing="0" w:line="240" w:lineRule="auto"/>
        <w:jc w:val="center"/>
        <w:rPr>
          <w:color w:val="008000"/>
        </w:rPr>
      </w:pPr>
      <w:r w:rsidRPr="00BC38F6">
        <w:rPr>
          <w:rFonts w:ascii="Times New Roman" w:eastAsia="Times New Roman" w:hAnsi="Times New Roman" w:cs="David" w:hint="cs"/>
          <w:b/>
          <w:bCs/>
          <w:sz w:val="20"/>
          <w:szCs w:val="24"/>
          <w:rtl/>
          <w:lang w:eastAsia="he-IL"/>
        </w:rPr>
        <w:t>בין</w:t>
      </w:r>
      <w:sdt>
        <w:sdtPr>
          <w:rPr>
            <w:b/>
            <w:bCs/>
            <w:color w:val="800080"/>
            <w:sz w:val="24"/>
            <w:szCs w:val="24"/>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b/>
              <w:bCs/>
              <w:color w:val="800080"/>
              <w:sz w:val="24"/>
              <w:szCs w:val="24"/>
              <w:rtl/>
            </w:rPr>
            <w:br/>
          </w:r>
          <w:r w:rsidR="00883A18" w:rsidRPr="00BC38F6">
            <w:rPr>
              <w:b/>
              <w:bCs/>
              <w:color w:val="800080"/>
              <w:sz w:val="24"/>
              <w:szCs w:val="24"/>
              <w:rtl/>
            </w:rPr>
            <w:br/>
            <w:t>אפריקה ישראל מגורים בע"מ</w:t>
          </w:r>
          <w:r w:rsidR="00883A18" w:rsidRPr="00BC38F6">
            <w:rPr>
              <w:b/>
              <w:bCs/>
              <w:color w:val="800080"/>
              <w:sz w:val="24"/>
              <w:szCs w:val="24"/>
              <w:rtl/>
            </w:rPr>
            <w:br/>
            <w:t>יוני נתניהו 1 ג' אור יהודה</w:t>
          </w:r>
          <w:r w:rsidR="00883A18" w:rsidRPr="00BC38F6">
            <w:rPr>
              <w:b/>
              <w:bCs/>
              <w:color w:val="800080"/>
              <w:sz w:val="24"/>
              <w:szCs w:val="24"/>
              <w:rtl/>
            </w:rPr>
            <w:br/>
            <w:t>מ.ז 52-003476-0</w:t>
          </w:r>
          <w:r w:rsidR="00883A18" w:rsidRPr="00BC38F6">
            <w:rPr>
              <w:b/>
              <w:bCs/>
              <w:color w:val="800080"/>
              <w:sz w:val="24"/>
              <w:szCs w:val="24"/>
              <w:rtl/>
            </w:rPr>
            <w:br/>
          </w:r>
          <w:r w:rsidR="00883A18" w:rsidRPr="00BC38F6">
            <w:rPr>
              <w:b/>
              <w:bCs/>
              <w:color w:val="800080"/>
              <w:sz w:val="24"/>
              <w:szCs w:val="24"/>
              <w:rtl/>
            </w:rPr>
            <w:br/>
            <w:t>שיכון ובינוי נדל"ן בע"מ</w:t>
          </w:r>
          <w:r w:rsidR="00883A18" w:rsidRPr="00BC38F6">
            <w:rPr>
              <w:b/>
              <w:bCs/>
              <w:color w:val="800080"/>
              <w:sz w:val="24"/>
              <w:szCs w:val="24"/>
              <w:rtl/>
            </w:rPr>
            <w:br/>
            <w:t>שלם 3 רמת גן 52215</w:t>
          </w:r>
          <w:r w:rsidR="00883A18" w:rsidRPr="00BC38F6">
            <w:rPr>
              <w:b/>
              <w:bCs/>
              <w:color w:val="800080"/>
              <w:sz w:val="24"/>
              <w:szCs w:val="24"/>
              <w:rtl/>
            </w:rPr>
            <w:br/>
            <w:t>מ.ז 52-002117-1</w:t>
          </w:r>
          <w:r w:rsidR="00883A18" w:rsidRPr="00BC38F6">
            <w:rPr>
              <w:b/>
              <w:bCs/>
              <w:color w:val="800080"/>
              <w:sz w:val="24"/>
              <w:szCs w:val="24"/>
              <w:rtl/>
            </w:rPr>
            <w:br/>
          </w:r>
          <w:r w:rsidR="00883A18" w:rsidRPr="00BC38F6">
            <w:rPr>
              <w:b/>
              <w:bCs/>
              <w:color w:val="800080"/>
              <w:sz w:val="24"/>
              <w:szCs w:val="24"/>
              <w:rtl/>
            </w:rPr>
            <w:br/>
            <w:t>כלל נכסי נדלן נשר מרכז (נ.נ.נ.מ) שותפות מוגבלת</w:t>
          </w:r>
          <w:r w:rsidR="00883A18" w:rsidRPr="00BC38F6">
            <w:rPr>
              <w:b/>
              <w:bCs/>
              <w:color w:val="800080"/>
              <w:sz w:val="24"/>
              <w:szCs w:val="24"/>
              <w:rtl/>
            </w:rPr>
            <w:br/>
            <w:t>מרכז עזריאלי בניין משולש 3, תל אביב</w:t>
          </w:r>
          <w:r w:rsidR="00883A18" w:rsidRPr="00BC38F6">
            <w:rPr>
              <w:b/>
              <w:bCs/>
              <w:color w:val="800080"/>
              <w:sz w:val="24"/>
              <w:szCs w:val="24"/>
              <w:rtl/>
            </w:rPr>
            <w:br/>
            <w:t>540283033</w:t>
          </w:r>
          <w:r w:rsidR="00883A18" w:rsidRPr="00BC38F6">
            <w:rPr>
              <w:b/>
              <w:bCs/>
              <w:color w:val="800080"/>
              <w:sz w:val="24"/>
              <w:szCs w:val="24"/>
              <w:rtl/>
            </w:rPr>
            <w:br/>
          </w:r>
        </w:sdtContent>
      </w:sdt>
    </w:p>
    <w:p w14:paraId="2A9A69FE" w14:textId="77777777" w:rsidR="00BC38F6" w:rsidRDefault="00BC38F6" w:rsidP="00BC38F6">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0E0F2A5" w14:textId="77777777" w:rsidR="00B27B4C" w:rsidRPr="00B27B4C" w:rsidRDefault="00B27B4C" w:rsidP="00BC38F6">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p>
    <w:p w14:paraId="50C94E5A" w14:textId="77777777" w:rsidR="00B27B4C" w:rsidRDefault="00B27B4C" w:rsidP="00BC38F6">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Cs/>
          <w:sz w:val="20"/>
          <w:szCs w:val="24"/>
          <w:rtl/>
          <w:lang w:eastAsia="he-IL"/>
        </w:rPr>
        <w:t>מצד אחד;</w:t>
      </w:r>
    </w:p>
    <w:p w14:paraId="55CFA531" w14:textId="77777777" w:rsidR="00816D8E" w:rsidRPr="00BC38F6" w:rsidRDefault="00816D8E" w:rsidP="00986355">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
      </w:pPr>
    </w:p>
    <w:p w14:paraId="1A012D95"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A3E6C5E" w14:textId="77777777" w:rsidR="00B27B4C" w:rsidRPr="00EE48BB" w:rsidRDefault="00B27B4C" w:rsidP="00BC38F6">
      <w:pPr>
        <w:widowControl w:val="0"/>
        <w:tabs>
          <w:tab w:val="left" w:pos="5187"/>
        </w:tabs>
        <w:spacing w:before="0" w:beforeAutospacing="0" w:after="0" w:afterAutospacing="0" w:line="276" w:lineRule="auto"/>
        <w:ind w:left="3600" w:right="2977" w:firstLine="737"/>
        <w:outlineLvl w:val="1"/>
        <w:rPr>
          <w:rStyle w:val="PlaceholderText"/>
          <w:rFonts w:ascii="Times New Roman" w:hAnsi="Times New Roman" w:cs="David"/>
          <w:color w:val="00B0F0"/>
          <w:sz w:val="24"/>
          <w:szCs w:val="24"/>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b/>
            <w:bCs/>
            <w:color w:val="00B0F0"/>
            <w:sz w:val="24"/>
            <w:szCs w:val="24"/>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883A18">
            <w:rPr>
              <w:rStyle w:val="PlaceholderText"/>
              <w:b/>
              <w:bCs/>
              <w:color w:val="00B0F0"/>
              <w:sz w:val="24"/>
              <w:szCs w:val="24"/>
              <w:rtl/>
            </w:rPr>
            <w:br/>
            <w:t>גיורא גור ושות' אדריכלים בע"מ</w:t>
          </w:r>
          <w:r w:rsidR="00883A18">
            <w:rPr>
              <w:rStyle w:val="PlaceholderText"/>
              <w:b/>
              <w:bCs/>
              <w:color w:val="00B0F0"/>
              <w:sz w:val="24"/>
              <w:szCs w:val="24"/>
              <w:rtl/>
            </w:rPr>
            <w:br/>
            <w:t>הגפן 1 ת.ד 9436 חיפה</w:t>
          </w:r>
          <w:r w:rsidR="00883A18">
            <w:rPr>
              <w:rStyle w:val="PlaceholderText"/>
              <w:b/>
              <w:bCs/>
              <w:color w:val="00B0F0"/>
              <w:sz w:val="24"/>
              <w:szCs w:val="24"/>
              <w:rtl/>
            </w:rPr>
            <w:br/>
          </w:r>
        </w:sdtContent>
      </w:sdt>
    </w:p>
    <w:p w14:paraId="07D037AE"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9F4C668"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E6C6677" w14:textId="77777777" w:rsid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3FA39F2C" w14:textId="77777777" w:rsidR="00816D8E"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031E40D1" w14:textId="77777777" w:rsidR="00816D8E" w:rsidRPr="00B27B4C"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AA93FA2"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9FAFC0E"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CA4532A"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4717674C"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67E29DF5"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7BD2A78D"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B72CD7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E4181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1331C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056A2E7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585260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11C1F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44B53F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E0CA6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2C28B2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60D23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596DAEF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DF41D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12ED500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35234F7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26AB7F6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43C56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w:t>
      </w:r>
      <w:r w:rsidRPr="00B27B4C">
        <w:rPr>
          <w:rFonts w:ascii="Times New Roman" w:eastAsia="Times New Roman" w:hAnsi="Times New Roman" w:cs="David"/>
          <w:sz w:val="20"/>
          <w:szCs w:val="24"/>
          <w:rtl/>
          <w:lang w:eastAsia="he-IL"/>
        </w:rPr>
        <w:lastRenderedPageBreak/>
        <w:t>וכן כל מי שיקבע ע"י המנהל לצרכים כאמור.</w:t>
      </w:r>
    </w:p>
    <w:p w14:paraId="6EF997C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3F809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3734BA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DA3FA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5BC7F2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20B02CB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1B126A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2423AB6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7382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553310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38CD6F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1FEAF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C86F8A0" w14:textId="77777777" w:rsid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10FCF09D" w14:textId="77777777" w:rsidR="00786BBF" w:rsidRDefault="00786BBF"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2A76C75" w14:textId="77777777" w:rsidR="00730ABA" w:rsidRPr="00B27B4C" w:rsidRDefault="00730ABA" w:rsidP="00730AB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w:t>
      </w:r>
      <w:r w:rsidRPr="00B736A5">
        <w:rPr>
          <w:rFonts w:ascii="Times New Roman" w:eastAsia="Times New Roman" w:hAnsi="Times New Roman" w:cs="David" w:hint="eastAsia"/>
          <w:b/>
          <w:bCs/>
          <w:sz w:val="20"/>
          <w:szCs w:val="24"/>
          <w:rtl/>
          <w:lang w:eastAsia="he-IL"/>
        </w:rPr>
        <w:t>הרשויות</w:t>
      </w:r>
      <w:r w:rsidRPr="00B736A5">
        <w:rPr>
          <w:rFonts w:ascii="Times New Roman" w:eastAsia="Times New Roman" w:hAnsi="Times New Roman" w:cs="David"/>
          <w:b/>
          <w:bCs/>
          <w:sz w:val="20"/>
          <w:szCs w:val="24"/>
          <w:rtl/>
          <w:lang w:eastAsia="he-IL"/>
        </w:rPr>
        <w:t xml:space="preserve"> </w:t>
      </w:r>
      <w:r w:rsidRPr="00B736A5">
        <w:rPr>
          <w:rFonts w:ascii="Times New Roman" w:eastAsia="Times New Roman" w:hAnsi="Times New Roman" w:cs="David" w:hint="eastAsia"/>
          <w:b/>
          <w:bCs/>
          <w:sz w:val="20"/>
          <w:szCs w:val="24"/>
          <w:rtl/>
          <w:lang w:eastAsia="he-IL"/>
        </w:rPr>
        <w:t>המוסמכות</w:t>
      </w:r>
      <w:r>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 xml:space="preserve"> </w:t>
      </w:r>
      <w:r w:rsidRPr="00801975">
        <w:rPr>
          <w:rFonts w:ascii="Times New Roman" w:eastAsia="Times New Roman" w:hAnsi="Times New Roman" w:cs="David"/>
          <w:sz w:val="20"/>
          <w:szCs w:val="24"/>
          <w:rtl/>
          <w:lang w:eastAsia="he-IL"/>
        </w:rPr>
        <w:t>כל רשות שלטונית או מעין-שלטונית, לרבות ועדות מקומיות</w:t>
      </w:r>
      <w:r w:rsidRPr="00801975">
        <w:rPr>
          <w:rFonts w:ascii="Times New Roman" w:eastAsia="Times New Roman" w:hAnsi="Times New Roman" w:cs="David" w:hint="cs"/>
          <w:sz w:val="20"/>
          <w:szCs w:val="24"/>
          <w:rtl/>
          <w:lang w:eastAsia="he-IL"/>
        </w:rPr>
        <w:t>,</w:t>
      </w:r>
      <w:r w:rsidRPr="00801975">
        <w:rPr>
          <w:rFonts w:ascii="Times New Roman" w:eastAsia="Times New Roman" w:hAnsi="Times New Roman" w:cs="David"/>
          <w:sz w:val="20"/>
          <w:szCs w:val="24"/>
          <w:rtl/>
          <w:lang w:eastAsia="he-IL"/>
        </w:rPr>
        <w:t xml:space="preserve"> וועדות מחוזיות לתכנון ובניה, הרשויות המקומיות והעירוניות, רשות הכבאות, </w:t>
      </w:r>
      <w:r w:rsidRPr="00801975">
        <w:rPr>
          <w:rFonts w:ascii="Times New Roman" w:eastAsia="Times New Roman" w:hAnsi="Times New Roman" w:cs="David" w:hint="cs"/>
          <w:sz w:val="20"/>
          <w:szCs w:val="24"/>
          <w:rtl/>
          <w:lang w:eastAsia="he-IL"/>
        </w:rPr>
        <w:t>פיקוד העורף</w:t>
      </w:r>
      <w:r w:rsidRPr="00801975">
        <w:rPr>
          <w:rFonts w:ascii="Times New Roman" w:eastAsia="Times New Roman" w:hAnsi="Times New Roman" w:cs="David"/>
          <w:sz w:val="20"/>
          <w:szCs w:val="24"/>
          <w:rtl/>
          <w:lang w:eastAsia="he-IL"/>
        </w:rPr>
        <w:t>, משטרה, חברת החשמל, בזק</w:t>
      </w:r>
      <w:r w:rsidRPr="00801975">
        <w:rPr>
          <w:rFonts w:ascii="Times New Roman" w:eastAsia="Times New Roman" w:hAnsi="Times New Roman" w:cs="David" w:hint="cs"/>
          <w:sz w:val="20"/>
          <w:szCs w:val="24"/>
          <w:rtl/>
          <w:lang w:eastAsia="he-IL"/>
        </w:rPr>
        <w:t xml:space="preserve">, חברות תקשורת וכבלים אחרות, עיריית נשר, רשויות מקומיות גובלות או סמוכות, תאגידי מים וביוב, מט"ש, המרכז למיפוי ישראל, המודד המחוזי, רשות מקרקעי ישראל, חברת נתיבי ישראל, רכבת ישראל, לשכת רישום המקרקעין, קק"ל, משרד החקלאות/פקיד היערות, רשות הטבע והגנים, רשות העתיקות, רשויות ניקוז אזוריות, חברת מקורות,  המטרונית, חברת יפה נוף </w:t>
      </w:r>
      <w:r w:rsidRPr="00801975">
        <w:rPr>
          <w:rFonts w:ascii="Times New Roman" w:eastAsia="Times New Roman" w:hAnsi="Times New Roman" w:cs="David"/>
          <w:sz w:val="20"/>
          <w:szCs w:val="24"/>
          <w:rtl/>
          <w:lang w:eastAsia="he-IL"/>
        </w:rPr>
        <w:t>וכד'.</w:t>
      </w:r>
    </w:p>
    <w:p w14:paraId="7BF8B1E5" w14:textId="77777777" w:rsidR="00730ABA" w:rsidRPr="00B27B4C" w:rsidRDefault="00730ABA"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ECDA5E4"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261CD8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7D15B81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4544F9B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22DCA44"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31B536D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1004DEE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5E7E86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CCBC93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40F3A20B"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5D9C5005"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0B6A95B"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A8BE43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33BF223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46908B12"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32340B6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11A559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0F77190A"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67083C7E" w14:textId="77777777" w:rsidR="0096575B" w:rsidRPr="00B27B4C" w:rsidRDefault="0096575B" w:rsidP="0096575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Pr>
          <w:rFonts w:ascii="Times New Roman" w:eastAsia="Times New Roman" w:hAnsi="Times New Roman" w:cs="David" w:hint="cs"/>
          <w:sz w:val="20"/>
          <w:szCs w:val="24"/>
          <w:rtl/>
          <w:lang w:eastAsia="he-IL"/>
        </w:rPr>
        <w:t xml:space="preserve">מצהיר </w:t>
      </w:r>
      <w:r w:rsidRPr="00B736A5">
        <w:rPr>
          <w:rFonts w:ascii="Times New Roman" w:eastAsia="Times New Roman" w:hAnsi="Times New Roman" w:cs="David" w:hint="cs"/>
          <w:sz w:val="20"/>
          <w:szCs w:val="24"/>
          <w:rtl/>
          <w:lang w:eastAsia="he-IL"/>
        </w:rPr>
        <w:t>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מניעה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חוקית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חוזית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וחתימתו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מלוא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שירותי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הייעוץ</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יהוו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הפרה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צד</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כפוף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אינו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נזקק</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לצורך</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להסכמה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כלשהי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גוף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שלישי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Pr>
          <w:rFonts w:ascii="Times New Roman" w:eastAsia="Times New Roman" w:hAnsi="Times New Roman" w:cs="David" w:hint="cs"/>
          <w:sz w:val="20"/>
          <w:szCs w:val="24"/>
          <w:rtl/>
          <w:lang w:eastAsia="he-IL"/>
        </w:rPr>
        <w:t>.</w:t>
      </w:r>
    </w:p>
    <w:p w14:paraId="42059F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6CD3B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18BF4B9" w14:textId="77777777" w:rsidR="0096575B" w:rsidRPr="002E2C10" w:rsidRDefault="00B27B4C" w:rsidP="009657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r w:rsidR="0096575B">
        <w:rPr>
          <w:rFonts w:ascii="Times New Roman" w:eastAsia="Times New Roman" w:hAnsi="Times New Roman" w:cs="David" w:hint="cs"/>
          <w:sz w:val="20"/>
          <w:szCs w:val="24"/>
          <w:rtl/>
          <w:lang w:eastAsia="he-IL"/>
        </w:rPr>
        <w:t xml:space="preserve"> </w:t>
      </w:r>
      <w:r w:rsidR="0096575B" w:rsidRPr="00B736A5">
        <w:rPr>
          <w:rFonts w:ascii="Times New Roman" w:eastAsia="Times New Roman" w:hAnsi="Times New Roman" w:cs="David" w:hint="cs"/>
          <w:sz w:val="20"/>
          <w:szCs w:val="24"/>
          <w:rtl/>
          <w:lang w:eastAsia="he-IL"/>
        </w:rPr>
        <w:t>למען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ספק</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מובהר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אין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בהעמדת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נתונים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ו</w:t>
      </w:r>
      <w:r w:rsidR="0096575B" w:rsidRPr="00B736A5">
        <w:rPr>
          <w:rFonts w:ascii="Times New Roman" w:eastAsia="Times New Roman" w:hAnsi="Times New Roman" w:cs="David"/>
          <w:sz w:val="20"/>
          <w:szCs w:val="24"/>
          <w:rtl/>
          <w:lang w:eastAsia="he-IL"/>
        </w:rPr>
        <w:t>/</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מסמכים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ידי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המזמין</w:t>
      </w:r>
      <w:r w:rsidR="0096575B" w:rsidRPr="00B736A5">
        <w:rPr>
          <w:rFonts w:ascii="Times New Roman" w:eastAsia="Times New Roman" w:hAnsi="Times New Roman" w:cs="David"/>
          <w:sz w:val="20"/>
          <w:szCs w:val="24"/>
          <w:rtl/>
          <w:lang w:eastAsia="he-IL"/>
        </w:rPr>
        <w:t xml:space="preserve"> </w:t>
      </w:r>
      <w:r w:rsidR="0096575B">
        <w:rPr>
          <w:rFonts w:ascii="Times New Roman" w:eastAsia="Times New Roman" w:hAnsi="Times New Roman" w:cs="David" w:hint="cs"/>
          <w:sz w:val="20"/>
          <w:szCs w:val="24"/>
          <w:rtl/>
          <w:lang w:eastAsia="he-IL"/>
        </w:rPr>
        <w:t xml:space="preserve">ו/או המנהל ו/או מי מטעמם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להטיל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עלי</w:t>
      </w:r>
      <w:r w:rsidR="0096575B">
        <w:rPr>
          <w:rFonts w:ascii="Times New Roman" w:eastAsia="Times New Roman" w:hAnsi="Times New Roman" w:cs="David" w:hint="cs"/>
          <w:sz w:val="20"/>
          <w:szCs w:val="24"/>
          <w:rtl/>
          <w:lang w:eastAsia="he-IL"/>
        </w:rPr>
        <w:t>הם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אחריות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כלשהי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לשחרר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המתכנן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מאחריותו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פי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הסכם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לגרוע</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ממנה</w:t>
      </w:r>
      <w:r w:rsidR="0096575B" w:rsidRPr="00B736A5">
        <w:rPr>
          <w:rFonts w:ascii="Times New Roman" w:eastAsia="Times New Roman" w:hAnsi="Times New Roman" w:cs="David"/>
          <w:sz w:val="20"/>
          <w:szCs w:val="24"/>
          <w:rtl/>
          <w:lang w:eastAsia="he-IL"/>
        </w:rPr>
        <w:t>.</w:t>
      </w:r>
      <w:r w:rsidR="0096575B">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המתכנן מתחייב לבדוק באופן פוזיטיבי את נכונותם ושלמותם של הנתונים והמסמכים אשר</w:t>
      </w:r>
      <w:r w:rsidR="0096575B" w:rsidRPr="002E2C10">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יועברו לידיו על פי הסכם זה</w:t>
      </w:r>
      <w:r w:rsidR="0096575B" w:rsidRPr="002E2C10">
        <w:rPr>
          <w:rFonts w:ascii="Times New Roman" w:eastAsia="Times New Roman" w:hAnsi="Times New Roman" w:cs="David" w:hint="cs"/>
          <w:sz w:val="20"/>
          <w:szCs w:val="24"/>
          <w:rtl/>
          <w:lang w:eastAsia="he-IL"/>
        </w:rPr>
        <w:t xml:space="preserve"> וליידע את המזמין גבי כל טעות או חוסר בהם</w:t>
      </w:r>
      <w:r w:rsidR="0096575B">
        <w:rPr>
          <w:rFonts w:ascii="Times New Roman" w:eastAsia="Times New Roman" w:hAnsi="Times New Roman" w:cs="David" w:hint="cs"/>
          <w:sz w:val="20"/>
          <w:szCs w:val="24"/>
          <w:rtl/>
          <w:lang w:eastAsia="he-IL"/>
        </w:rPr>
        <w:t>.</w:t>
      </w:r>
    </w:p>
    <w:p w14:paraId="41380B70" w14:textId="77777777" w:rsidR="00B27B4C" w:rsidRPr="00B27B4C" w:rsidRDefault="00B27B4C" w:rsidP="007124B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1E1BA44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257AE4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76AD58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733572BD" w14:textId="77777777" w:rsidR="0096575B" w:rsidRPr="00B27B4C" w:rsidRDefault="0096575B" w:rsidP="0096575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w:t>
      </w:r>
      <w:r>
        <w:rPr>
          <w:rFonts w:ascii="Times New Roman" w:eastAsia="Times New Roman" w:hAnsi="Times New Roman" w:cs="David" w:hint="cs"/>
          <w:sz w:val="20"/>
          <w:szCs w:val="24"/>
          <w:rtl/>
          <w:lang w:eastAsia="he-IL"/>
        </w:rPr>
        <w:t xml:space="preserve">הוראות התוכנית, </w:t>
      </w:r>
      <w:r w:rsidRPr="00B27B4C">
        <w:rPr>
          <w:rFonts w:ascii="Times New Roman" w:eastAsia="Times New Roman" w:hAnsi="Times New Roman" w:cs="David"/>
          <w:sz w:val="20"/>
          <w:szCs w:val="24"/>
          <w:rtl/>
          <w:lang w:eastAsia="he-IL"/>
        </w:rPr>
        <w:t>התנאים הפיזיים באתר, את טיב הקרקע, את קיום קווי מים, חשמל, טלפון ואחרים, וכן את התנאים הטופוגרפיים, האקלימיים והאקולוגיים השוררים בו,</w:t>
      </w:r>
      <w:r>
        <w:rPr>
          <w:rFonts w:ascii="Times New Roman" w:eastAsia="Times New Roman" w:hAnsi="Times New Roman" w:cs="David" w:hint="cs"/>
          <w:sz w:val="20"/>
          <w:szCs w:val="24"/>
          <w:rtl/>
          <w:lang w:eastAsia="he-IL"/>
        </w:rPr>
        <w:t xml:space="preserve"> את הוראות הדין, התקנים והתקנות החלות בקשר עם שירותי התכנון</w:t>
      </w:r>
      <w:r w:rsidRPr="00B27B4C">
        <w:rPr>
          <w:rFonts w:ascii="Times New Roman" w:eastAsia="Times New Roman" w:hAnsi="Times New Roman" w:cs="David"/>
          <w:sz w:val="20"/>
          <w:szCs w:val="24"/>
          <w:rtl/>
          <w:lang w:eastAsia="he-IL"/>
        </w:rPr>
        <w:t xml:space="preserve"> ומצא הכל מתאים למטרותיו, ויש בידיו את כל הנתונים הנוגעים לאתר, כנדרש לשם ביצוע שירותי המתכנן.</w:t>
      </w:r>
    </w:p>
    <w:p w14:paraId="647F9FA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0F1C2E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72F8DE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663CEBB" w14:textId="77777777" w:rsid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3DFEA06B" w14:textId="77777777" w:rsidR="00913BB1" w:rsidRPr="00B27B4C" w:rsidRDefault="00913BB1" w:rsidP="00913BB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C40AC">
        <w:rPr>
          <w:rFonts w:ascii="Arial" w:eastAsia="Times New Roman" w:hAnsi="Arial" w:cs="David"/>
          <w:sz w:val="24"/>
          <w:szCs w:val="24"/>
          <w:rtl/>
        </w:rPr>
        <w:t xml:space="preserve">המתכנן </w:t>
      </w:r>
      <w:r>
        <w:rPr>
          <w:rFonts w:ascii="Arial" w:eastAsia="Times New Roman" w:hAnsi="Arial" w:cs="David" w:hint="cs"/>
          <w:sz w:val="24"/>
          <w:szCs w:val="24"/>
          <w:rtl/>
        </w:rPr>
        <w:t xml:space="preserve">מתחייב </w:t>
      </w:r>
      <w:r w:rsidRPr="00CC40AC">
        <w:rPr>
          <w:rFonts w:ascii="Arial" w:eastAsia="Times New Roman" w:hAnsi="Arial" w:cs="David"/>
          <w:sz w:val="24"/>
          <w:szCs w:val="24"/>
          <w:rtl/>
        </w:rPr>
        <w:t>כי לא יקבל ולא תצמח לו ו/או למי מטעמו, במישרין או בעקיפין, כל טובת הנאה שהיא, בין בכסף ובין בשווה כסף, מביצוע שירותי ה</w:t>
      </w:r>
      <w:r>
        <w:rPr>
          <w:rFonts w:ascii="Arial" w:eastAsia="Times New Roman" w:hAnsi="Arial" w:cs="David" w:hint="cs"/>
          <w:sz w:val="24"/>
          <w:szCs w:val="24"/>
          <w:rtl/>
        </w:rPr>
        <w:t>תכנון</w:t>
      </w:r>
      <w:r w:rsidRPr="00CC40AC">
        <w:rPr>
          <w:rFonts w:ascii="Arial" w:eastAsia="Times New Roman" w:hAnsi="Arial" w:cs="David"/>
          <w:sz w:val="24"/>
          <w:szCs w:val="24"/>
          <w:rtl/>
        </w:rPr>
        <w:t>, מעבר לתמורה כפי שהיא באה לידי ביטוי בהסכם זה, וכי הוא לא יעמיד עצמו במצב בו יימצא או יהא עלול להימצא בניגוד עניינים עם המזמין</w:t>
      </w:r>
      <w:r>
        <w:rPr>
          <w:rFonts w:ascii="Arial" w:eastAsia="Times New Roman" w:hAnsi="Arial" w:cs="David" w:hint="cs"/>
          <w:sz w:val="24"/>
          <w:szCs w:val="24"/>
          <w:rtl/>
        </w:rPr>
        <w:t xml:space="preserve">. </w:t>
      </w:r>
    </w:p>
    <w:p w14:paraId="6C5D0375" w14:textId="77777777" w:rsidR="00913BB1" w:rsidRPr="00B27B4C" w:rsidRDefault="00913BB1" w:rsidP="00786BBF">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75A907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78662E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3199B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863292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F2D7C4E" w14:textId="77777777" w:rsid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6F069856" w14:textId="77777777" w:rsid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6B0F0E41" w14:textId="77777777" w:rsidR="00936CED" w:rsidRPr="00B27B4C" w:rsidRDefault="00936CED" w:rsidP="00936CE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w:t>
      </w:r>
      <w:r>
        <w:rPr>
          <w:rFonts w:ascii="Times New Roman" w:eastAsia="Times New Roman" w:hAnsi="Times New Roman" w:cs="David" w:hint="cs"/>
          <w:sz w:val="20"/>
          <w:szCs w:val="24"/>
          <w:rtl/>
          <w:lang w:eastAsia="he-IL"/>
        </w:rPr>
        <w:t>שירותי התכנון</w:t>
      </w:r>
      <w:r w:rsidRPr="00B27B4C">
        <w:rPr>
          <w:rFonts w:ascii="Times New Roman" w:eastAsia="Times New Roman" w:hAnsi="Times New Roman" w:cs="David"/>
          <w:sz w:val="20"/>
          <w:szCs w:val="24"/>
          <w:rtl/>
          <w:lang w:eastAsia="he-IL"/>
        </w:rPr>
        <w:t>,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BA2CCEC" w14:textId="77777777" w:rsidR="00936CED" w:rsidRPr="00B27B4C" w:rsidRDefault="00936CED"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6F9C569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BB1FAE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55F33E11"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6FA0FD5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0E23294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75F25CD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6DE0366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4D935A17"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8F4146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36BE6F8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42CA7BC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CFAFE9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7405F8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24245D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22A88CC"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54CEB08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185640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3FE6B76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1116077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5282F8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1B5023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82321EB"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6D90CB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FC981E0"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0884D75"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8106E9A"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96FCF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1748AD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F00486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58E77F5F"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40E506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74305B8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7E346CD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3C4128E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2ACA54C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2F22EE45"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6A1BABB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96DBAD"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30765A09"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4768CB1C"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1A44C1B9" w14:textId="77777777" w:rsidR="00B27B4C" w:rsidRP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w:t>
      </w:r>
      <w:r w:rsidR="004B5A13">
        <w:rPr>
          <w:rFonts w:ascii="Times New Roman" w:eastAsia="Times New Roman" w:hAnsi="Times New Roman" w:cs="David" w:hint="cs"/>
          <w:sz w:val="20"/>
          <w:szCs w:val="24"/>
          <w:rtl/>
          <w:lang w:eastAsia="he-IL"/>
        </w:rPr>
        <w:t xml:space="preserve"> 7.2.6 </w:t>
      </w:r>
      <w:r w:rsidRPr="00B27B4C">
        <w:rPr>
          <w:rFonts w:ascii="Times New Roman" w:eastAsia="Times New Roman" w:hAnsi="Times New Roman" w:cs="David"/>
          <w:sz w:val="20"/>
          <w:szCs w:val="24"/>
          <w:rtl/>
          <w:lang w:eastAsia="he-IL"/>
        </w:rPr>
        <w:t>ועבור הדפסות והעתקות צבעוניות יוצאו רק אם אושרו תחילה בכתב, טרם הזמנתם ע"י המנהל.</w:t>
      </w:r>
    </w:p>
    <w:p w14:paraId="5AC893C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5BDADEC9" w14:textId="77777777" w:rsid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6A1B183" w14:textId="77777777" w:rsidR="004875BF" w:rsidRPr="00B27B4C" w:rsidRDefault="004875BF"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סופי ומוחלט, והמתכנן לא יהיה זכאי לשום תוספת</w:t>
      </w:r>
      <w:r>
        <w:rPr>
          <w:rFonts w:ascii="Times New Roman" w:eastAsia="Times New Roman" w:hAnsi="Times New Roman" w:cs="David" w:hint="cs"/>
          <w:sz w:val="20"/>
          <w:szCs w:val="24"/>
          <w:rtl/>
          <w:lang w:eastAsia="he-IL"/>
        </w:rPr>
        <w:t>,</w:t>
      </w:r>
      <w:r w:rsidRPr="00B736A5">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הימשכות עבודות הפרויקט מעל למצופה, הקטנת היקף היחידות בפרויקט</w:t>
      </w:r>
      <w:r>
        <w:rPr>
          <w:rFonts w:ascii="Times New Roman" w:eastAsia="Times New Roman" w:hAnsi="Times New Roman" w:cs="David" w:hint="cs"/>
          <w:sz w:val="20"/>
          <w:szCs w:val="24"/>
          <w:rtl/>
          <w:lang w:eastAsia="he-IL"/>
        </w:rPr>
        <w:t xml:space="preserve"> ו/או היקף שירותי התכנון</w:t>
      </w:r>
      <w:r w:rsidRPr="00B27B4C">
        <w:rPr>
          <w:rFonts w:ascii="Times New Roman" w:eastAsia="Times New Roman" w:hAnsi="Times New Roman" w:cs="David"/>
          <w:sz w:val="20"/>
          <w:szCs w:val="24"/>
          <w:rtl/>
          <w:lang w:eastAsia="he-IL"/>
        </w:rPr>
        <w:t>, קצב הבניה, מידת השינויים שידרשו ע"י המזמין</w:t>
      </w:r>
      <w:r>
        <w:rPr>
          <w:rFonts w:ascii="Times New Roman" w:eastAsia="Times New Roman" w:hAnsi="Times New Roman" w:cs="David" w:hint="cs"/>
          <w:sz w:val="20"/>
          <w:szCs w:val="24"/>
          <w:rtl/>
          <w:lang w:eastAsia="he-IL"/>
        </w:rPr>
        <w:t xml:space="preserve"> עפ"י המצויין בסעיף שינויים מס' 8 . </w:t>
      </w:r>
      <w:r w:rsidRPr="00B27B4C">
        <w:rPr>
          <w:rFonts w:ascii="Times New Roman" w:eastAsia="Times New Roman" w:hAnsi="Times New Roman" w:cs="David"/>
          <w:sz w:val="20"/>
          <w:szCs w:val="24"/>
          <w:rtl/>
          <w:lang w:eastAsia="he-IL"/>
        </w:rPr>
        <w:t xml:space="preserve">,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3423EF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61A3B27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002184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4B696914"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5F0FA96"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28CA098F" w14:textId="77777777" w:rsidR="00D72B49" w:rsidRPr="008D7965" w:rsidRDefault="00D72B49"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המזמין יחליט לפי שיקול דעתו הבלעדי והמוחלט , האם היועץ זכאי לשכר טרחה נוסף בגין השינויים כאמור בסעיף זה , ומהו השכר הנוסף האמור .</w:t>
      </w:r>
    </w:p>
    <w:p w14:paraId="69DD8E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73A59098" w14:textId="77777777" w:rsidR="00B27B4C" w:rsidRPr="00B27B4C" w:rsidRDefault="00B27B4C" w:rsidP="00B37B6C">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קוי בתכנון ו/או באומדן של המתכנן .</w:t>
      </w:r>
    </w:p>
    <w:p w14:paraId="31A91566"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r w:rsidR="00EE7DCE">
        <w:rPr>
          <w:rFonts w:ascii="Times New Roman" w:eastAsia="Times New Roman" w:hAnsi="Times New Roman" w:cs="David" w:hint="cs"/>
          <w:sz w:val="20"/>
          <w:szCs w:val="24"/>
          <w:rtl/>
          <w:lang w:eastAsia="he-IL"/>
        </w:rPr>
        <w:t xml:space="preserve"> , ומלבד והתגלה אצל המזמין במועד סביר </w:t>
      </w:r>
      <w:r w:rsidR="00B37B6C">
        <w:rPr>
          <w:rFonts w:ascii="Times New Roman" w:eastAsia="Times New Roman" w:hAnsi="Times New Roman" w:cs="David" w:hint="cs"/>
          <w:sz w:val="20"/>
          <w:szCs w:val="24"/>
          <w:rtl/>
          <w:lang w:eastAsia="he-IL"/>
        </w:rPr>
        <w:t>באותו שלב עבודה .</w:t>
      </w:r>
      <w:r w:rsidR="00EE7DCE">
        <w:rPr>
          <w:rFonts w:ascii="Times New Roman" w:eastAsia="Times New Roman" w:hAnsi="Times New Roman" w:cs="David" w:hint="cs"/>
          <w:sz w:val="20"/>
          <w:szCs w:val="24"/>
          <w:rtl/>
          <w:lang w:eastAsia="he-IL"/>
        </w:rPr>
        <w:t>.</w:t>
      </w:r>
    </w:p>
    <w:p w14:paraId="3EA6BF66"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E0981A0" w14:textId="77777777" w:rsidR="00B27B4C" w:rsidRDefault="00B27B4C" w:rsidP="00B37B6C">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השינויים מתחייבים מדרישת רשויות מוסמכות</w:t>
      </w:r>
      <w:r w:rsidR="00EE7DCE">
        <w:rPr>
          <w:rFonts w:ascii="Times New Roman" w:eastAsia="Times New Roman" w:hAnsi="Times New Roman" w:cs="David" w:hint="cs"/>
          <w:sz w:val="20"/>
          <w:szCs w:val="24"/>
          <w:rtl/>
          <w:lang w:eastAsia="he-IL"/>
        </w:rPr>
        <w:t xml:space="preserve"> , זאת בתנאי </w:t>
      </w:r>
      <w:r w:rsidR="00115829">
        <w:rPr>
          <w:rFonts w:ascii="Times New Roman" w:eastAsia="Times New Roman" w:hAnsi="Times New Roman" w:cs="David" w:hint="cs"/>
          <w:sz w:val="20"/>
          <w:szCs w:val="24"/>
          <w:rtl/>
          <w:lang w:eastAsia="he-IL"/>
        </w:rPr>
        <w:t xml:space="preserve">שהשינוי שנדרש על ידי הרשויות המסוכמות התקבל </w:t>
      </w:r>
      <w:r w:rsidR="00EE7DCE">
        <w:rPr>
          <w:rFonts w:ascii="Times New Roman" w:eastAsia="Times New Roman" w:hAnsi="Times New Roman" w:cs="David" w:hint="cs"/>
          <w:sz w:val="20"/>
          <w:szCs w:val="24"/>
          <w:rtl/>
          <w:lang w:eastAsia="he-IL"/>
        </w:rPr>
        <w:t>עד לקבלת היתר</w:t>
      </w:r>
      <w:r w:rsidR="00115829">
        <w:rPr>
          <w:rFonts w:ascii="Times New Roman" w:eastAsia="Times New Roman" w:hAnsi="Times New Roman" w:cs="David" w:hint="cs"/>
          <w:sz w:val="20"/>
          <w:szCs w:val="24"/>
          <w:rtl/>
          <w:lang w:eastAsia="he-IL"/>
        </w:rPr>
        <w:t xml:space="preserve"> בניה</w:t>
      </w:r>
      <w:r w:rsidR="00EE7DCE">
        <w:rPr>
          <w:rFonts w:ascii="Times New Roman" w:eastAsia="Times New Roman" w:hAnsi="Times New Roman" w:cs="David" w:hint="cs"/>
          <w:sz w:val="20"/>
          <w:szCs w:val="24"/>
          <w:rtl/>
          <w:lang w:eastAsia="he-IL"/>
        </w:rPr>
        <w:t xml:space="preserve">. </w:t>
      </w:r>
    </w:p>
    <w:p w14:paraId="6DBE9B3B" w14:textId="77777777" w:rsidR="0096232C" w:rsidRDefault="0096232C" w:rsidP="006C74EA">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אם היועץ לא יודיע למזמין מראש ובכתב, סמוך לאחר דרישת השינויים ע"י ה</w:t>
      </w:r>
      <w:r w:rsidR="00D72B49">
        <w:rPr>
          <w:rFonts w:ascii="Times New Roman" w:eastAsia="Times New Roman" w:hAnsi="Times New Roman" w:cs="David" w:hint="cs"/>
          <w:sz w:val="20"/>
          <w:szCs w:val="24"/>
          <w:rtl/>
          <w:lang w:eastAsia="he-IL"/>
        </w:rPr>
        <w:t>מנהל</w:t>
      </w:r>
      <w:r>
        <w:rPr>
          <w:rFonts w:ascii="Times New Roman" w:eastAsia="Times New Roman" w:hAnsi="Times New Roman" w:cs="David" w:hint="cs"/>
          <w:sz w:val="20"/>
          <w:szCs w:val="24"/>
          <w:rtl/>
          <w:lang w:eastAsia="he-IL"/>
        </w:rPr>
        <w:t xml:space="preserve">, כי </w:t>
      </w:r>
      <w:r w:rsidR="00256E9B">
        <w:rPr>
          <w:rFonts w:ascii="Times New Roman" w:eastAsia="Times New Roman" w:hAnsi="Times New Roman" w:cs="David" w:hint="cs"/>
          <w:sz w:val="20"/>
          <w:szCs w:val="24"/>
          <w:rtl/>
          <w:lang w:eastAsia="he-IL"/>
        </w:rPr>
        <w:t xml:space="preserve">עריכת </w:t>
      </w:r>
      <w:r>
        <w:rPr>
          <w:rFonts w:ascii="Times New Roman" w:eastAsia="Times New Roman" w:hAnsi="Times New Roman" w:cs="David" w:hint="cs"/>
          <w:sz w:val="20"/>
          <w:szCs w:val="24"/>
          <w:rtl/>
          <w:lang w:eastAsia="he-IL"/>
        </w:rPr>
        <w:t xml:space="preserve">השינויים כאמור יחייבו </w:t>
      </w:r>
      <w:r w:rsidR="00256E9B">
        <w:rPr>
          <w:rFonts w:ascii="Times New Roman" w:eastAsia="Times New Roman" w:hAnsi="Times New Roman" w:cs="David" w:hint="cs"/>
          <w:sz w:val="20"/>
          <w:szCs w:val="24"/>
          <w:rtl/>
          <w:lang w:eastAsia="he-IL"/>
        </w:rPr>
        <w:t xml:space="preserve"> את המזמין</w:t>
      </w:r>
      <w:r>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ב</w:t>
      </w:r>
      <w:r>
        <w:rPr>
          <w:rFonts w:ascii="Times New Roman" w:eastAsia="Times New Roman" w:hAnsi="Times New Roman" w:cs="David" w:hint="cs"/>
          <w:sz w:val="20"/>
          <w:szCs w:val="24"/>
          <w:rtl/>
          <w:lang w:eastAsia="he-IL"/>
        </w:rPr>
        <w:t>תשלום נוסף כלשהו.</w:t>
      </w:r>
    </w:p>
    <w:p w14:paraId="44562AE8" w14:textId="77777777" w:rsidR="00D72B49" w:rsidRPr="002A55A1" w:rsidRDefault="00D72B49" w:rsidP="00256E9B">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במקרה שלדעת המנהל השינויים שבוצעו ע"י היועץ לאחר הוצאת תכניות לבצוע הינם בגדר שינויים לא מהותיים אזי יראו שינויים אלו ככלולים בשכר טרחה </w:t>
      </w:r>
      <w:r w:rsidRPr="002A55A1">
        <w:rPr>
          <w:rFonts w:ascii="Times New Roman" w:eastAsia="Times New Roman" w:hAnsi="Times New Roman" w:cs="David" w:hint="cs"/>
          <w:sz w:val="20"/>
          <w:szCs w:val="24"/>
          <w:rtl/>
          <w:lang w:eastAsia="he-IL"/>
        </w:rPr>
        <w:t xml:space="preserve">הבסיסי של היועץ והוא לא יהיה זכאי לתוספת כספית כלשהי עבורם. </w:t>
      </w:r>
    </w:p>
    <w:p w14:paraId="38B8E584" w14:textId="77777777" w:rsidR="00D72B49" w:rsidRDefault="00D72B49" w:rsidP="007124BC">
      <w:pPr>
        <w:widowControl w:val="0"/>
        <w:spacing w:before="0" w:beforeAutospacing="0" w:after="0" w:afterAutospacing="0" w:line="240" w:lineRule="auto"/>
        <w:ind w:left="1083"/>
        <w:jc w:val="both"/>
        <w:rPr>
          <w:rFonts w:ascii="Times New Roman" w:eastAsia="Times New Roman" w:hAnsi="Times New Roman" w:cs="David"/>
          <w:sz w:val="20"/>
          <w:szCs w:val="24"/>
          <w:lang w:eastAsia="he-IL"/>
        </w:rPr>
      </w:pPr>
    </w:p>
    <w:p w14:paraId="2849CDA0"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32623058" w14:textId="77777777" w:rsidR="00B27B4C" w:rsidRPr="00A5304F" w:rsidRDefault="00A5304F" w:rsidP="00A6434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A5304F">
        <w:rPr>
          <w:rFonts w:ascii="Times New Roman" w:eastAsia="Times New Roman" w:hAnsi="Times New Roman" w:cs="David" w:hint="eastAsia"/>
          <w:sz w:val="20"/>
          <w:szCs w:val="24"/>
          <w:rtl/>
          <w:lang w:eastAsia="he-IL"/>
        </w:rPr>
        <w:t>מבוטל</w:t>
      </w:r>
      <w:r w:rsidRPr="00A5304F">
        <w:rPr>
          <w:rFonts w:ascii="Times New Roman" w:eastAsia="Times New Roman" w:hAnsi="Times New Roman" w:cs="David"/>
          <w:sz w:val="20"/>
          <w:szCs w:val="24"/>
          <w:rtl/>
          <w:lang w:eastAsia="he-IL"/>
        </w:rPr>
        <w:t xml:space="preserve"> </w:t>
      </w:r>
    </w:p>
    <w:p w14:paraId="7BE562CD"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2A0C5393" w14:textId="77777777" w:rsidR="00B27B4C" w:rsidRPr="007124B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highlight w:val="yellow"/>
          <w:lang w:eastAsia="he-IL"/>
        </w:rPr>
      </w:pPr>
      <w:r w:rsidRPr="002A55A1">
        <w:rPr>
          <w:rFonts w:ascii="Times New Roman" w:eastAsia="Times New Roman" w:hAnsi="Times New Roman" w:cs="David"/>
          <w:bCs/>
          <w:sz w:val="20"/>
          <w:szCs w:val="24"/>
          <w:u w:val="single"/>
          <w:rtl/>
          <w:lang w:eastAsia="he-IL"/>
        </w:rPr>
        <w:t>אחריות</w:t>
      </w:r>
      <w:r w:rsidRPr="00B27B4C">
        <w:rPr>
          <w:rFonts w:ascii="Times New Roman" w:eastAsia="Times New Roman" w:hAnsi="Times New Roman" w:cs="David"/>
          <w:bCs/>
          <w:sz w:val="20"/>
          <w:szCs w:val="24"/>
          <w:u w:val="single"/>
          <w:rtl/>
          <w:lang w:eastAsia="he-IL"/>
        </w:rPr>
        <w:t xml:space="preserve"> וביטוח</w:t>
      </w:r>
      <w:r w:rsidR="005F6CAF">
        <w:rPr>
          <w:rFonts w:ascii="Times New Roman" w:eastAsia="Times New Roman" w:hAnsi="Times New Roman" w:cs="David" w:hint="cs"/>
          <w:sz w:val="20"/>
          <w:szCs w:val="24"/>
          <w:rtl/>
          <w:lang w:eastAsia="he-IL"/>
        </w:rPr>
        <w:t xml:space="preserve">  </w:t>
      </w:r>
    </w:p>
    <w:p w14:paraId="35EF070B"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DEE0644"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F732D4E"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w:t>
      </w:r>
      <w:r w:rsidR="0078000F">
        <w:rPr>
          <w:rFonts w:eastAsia="Times New Roman" w:cs="David" w:hint="cs"/>
          <w:color w:val="auto"/>
          <w:szCs w:val="24"/>
          <w:rtl/>
        </w:rPr>
        <w:t xml:space="preserve">קבלת פסק דין שלא עוכב ביצועו </w:t>
      </w:r>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p>
    <w:p w14:paraId="209DD192"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17D8569"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773EFE7" w14:textId="77777777" w:rsidR="00DE67FB" w:rsidRPr="00013687" w:rsidRDefault="00013687" w:rsidP="0045687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r w:rsidR="006D617C">
        <w:rPr>
          <w:rFonts w:ascii="Times New Roman" w:eastAsia="Times New Roman" w:hAnsi="Times New Roman" w:cs="David" w:hint="cs"/>
          <w:b/>
          <w:bCs/>
          <w:sz w:val="20"/>
          <w:szCs w:val="24"/>
          <w:u w:val="single"/>
          <w:rtl/>
          <w:lang w:eastAsia="he-IL"/>
        </w:rPr>
        <w:t xml:space="preserve">  - </w:t>
      </w:r>
    </w:p>
    <w:p w14:paraId="25C733D5"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מבלי לגרוע מאחריות המתכנן עפ"י חוזה זה ועפ"י דין, מתחייב המתכנן לערוך ולקיים על חשבונו, באמצעות חברת ביטוח מורשית כדין בישראל, את הביטוחים המפורטים בנספח ביטוח המתכנן המצורף לחוזה זה ומהווה חלק בלתי נפרד ממנו ומסומן "</w:t>
      </w:r>
      <w:r w:rsidRPr="007124BC">
        <w:rPr>
          <w:rFonts w:ascii="Times New Roman" w:eastAsia="Times New Roman" w:hAnsi="Times New Roman" w:cs="David"/>
          <w:b/>
          <w:bCs/>
          <w:sz w:val="20"/>
          <w:szCs w:val="24"/>
          <w:rtl/>
          <w:lang w:eastAsia="he-IL"/>
        </w:rPr>
        <w:t xml:space="preserve">נספח </w:t>
      </w:r>
      <w:r w:rsidR="00BD46D8" w:rsidRPr="007124BC">
        <w:rPr>
          <w:rFonts w:ascii="Times New Roman" w:eastAsia="Times New Roman" w:hAnsi="Times New Roman" w:cs="David" w:hint="eastAsia"/>
          <w:b/>
          <w:bCs/>
          <w:sz w:val="20"/>
          <w:szCs w:val="24"/>
          <w:rtl/>
          <w:lang w:eastAsia="he-IL"/>
        </w:rPr>
        <w:t>ז</w:t>
      </w:r>
      <w:r w:rsidRPr="007124BC">
        <w:rPr>
          <w:rFonts w:ascii="Times New Roman" w:eastAsia="Times New Roman" w:hAnsi="Times New Roman" w:cs="David"/>
          <w:b/>
          <w:bCs/>
          <w:sz w:val="20"/>
          <w:szCs w:val="24"/>
          <w:rtl/>
          <w:lang w:eastAsia="he-IL"/>
        </w:rPr>
        <w:t>'</w:t>
      </w:r>
      <w:r w:rsidRPr="00DE67FB">
        <w:rPr>
          <w:rFonts w:ascii="Times New Roman" w:eastAsia="Times New Roman" w:hAnsi="Times New Roman" w:cs="David"/>
          <w:sz w:val="20"/>
          <w:szCs w:val="24"/>
          <w:rtl/>
          <w:lang w:eastAsia="he-IL"/>
        </w:rPr>
        <w:t>" (להלן: "</w:t>
      </w:r>
      <w:r w:rsidRPr="007124BC">
        <w:rPr>
          <w:rFonts w:ascii="Times New Roman" w:eastAsia="Times New Roman" w:hAnsi="Times New Roman" w:cs="David"/>
          <w:b/>
          <w:bCs/>
          <w:sz w:val="20"/>
          <w:szCs w:val="24"/>
          <w:rtl/>
          <w:lang w:eastAsia="he-IL"/>
        </w:rPr>
        <w:t>נספח ביטוח המתכנן"</w:t>
      </w:r>
      <w:r w:rsidRPr="00DE67FB">
        <w:rPr>
          <w:rFonts w:ascii="Times New Roman" w:eastAsia="Times New Roman" w:hAnsi="Times New Roman" w:cs="David"/>
          <w:sz w:val="20"/>
          <w:szCs w:val="24"/>
          <w:rtl/>
          <w:lang w:eastAsia="he-IL"/>
        </w:rPr>
        <w:t xml:space="preserve">) על כל תנאיו, למשך כל תקופת שירותי המתכנן וכן מתחייב להמציא אישור קיום ביטוחים וזאת בהתאם למפורט בנספח </w:t>
      </w:r>
      <w:r w:rsidR="00BD46D8">
        <w:rPr>
          <w:rFonts w:ascii="Times New Roman" w:eastAsia="Times New Roman" w:hAnsi="Times New Roman" w:cs="David" w:hint="cs"/>
          <w:b/>
          <w:bCs/>
          <w:sz w:val="20"/>
          <w:szCs w:val="24"/>
          <w:rtl/>
          <w:lang w:eastAsia="he-IL"/>
        </w:rPr>
        <w:t>ז</w:t>
      </w:r>
      <w:r w:rsidRPr="007124BC">
        <w:rPr>
          <w:rFonts w:ascii="Times New Roman" w:eastAsia="Times New Roman" w:hAnsi="Times New Roman" w:cs="David"/>
          <w:b/>
          <w:bCs/>
          <w:sz w:val="20"/>
          <w:szCs w:val="24"/>
          <w:rtl/>
          <w:lang w:eastAsia="he-IL"/>
        </w:rPr>
        <w:t xml:space="preserve">'1 </w:t>
      </w:r>
      <w:r w:rsidRPr="00DE67FB">
        <w:rPr>
          <w:rFonts w:ascii="Times New Roman" w:eastAsia="Times New Roman" w:hAnsi="Times New Roman" w:cs="David"/>
          <w:sz w:val="20"/>
          <w:szCs w:val="24"/>
          <w:rtl/>
          <w:lang w:eastAsia="he-IL"/>
        </w:rPr>
        <w:t xml:space="preserve">המצורף להסכם והמהווה חלק בלתי נפרד ממנו (להלן: " </w:t>
      </w:r>
      <w:r w:rsidRPr="007124BC">
        <w:rPr>
          <w:rFonts w:ascii="Times New Roman" w:eastAsia="Times New Roman" w:hAnsi="Times New Roman" w:cs="David"/>
          <w:b/>
          <w:bCs/>
          <w:sz w:val="20"/>
          <w:szCs w:val="24"/>
          <w:rtl/>
          <w:lang w:eastAsia="he-IL"/>
        </w:rPr>
        <w:t>אישור קיום ביטוחים</w:t>
      </w:r>
      <w:r w:rsidRPr="00DE67FB">
        <w:rPr>
          <w:rFonts w:ascii="Times New Roman" w:eastAsia="Times New Roman" w:hAnsi="Times New Roman" w:cs="David"/>
          <w:sz w:val="20"/>
          <w:szCs w:val="24"/>
          <w:rtl/>
          <w:lang w:eastAsia="he-IL"/>
        </w:rPr>
        <w:t xml:space="preserve">"), אצל חברת ביטוח מורשית כדין בישראל ובעלת מוניטין. </w:t>
      </w:r>
    </w:p>
    <w:p w14:paraId="661C2DB8"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 xml:space="preserve">היה ולדעת המתכנן יש צורך בעריכת ביטוחים נוספים ו/או משלימים כלשהם לביטוחי המתכנן, מתחייב המתכנן לערוך ולקיים את הביטוח המשלים ו/או הביטוח הנוסף כאמור. </w:t>
      </w:r>
    </w:p>
    <w:p w14:paraId="6212E6A6"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ללא כל דרישה מצד המזמין, מתחייב המתכנן להמציא, במועד החתימה על הסכם זה או טרם תחילת מתן השירותים נשוא ההסכם (המוקדם מביניהם), את אישור קיום הביטוחים כשהוא חתום בידי מבטחו. בכל מקרה של אי התאמה בין האמור באישור קיום הביטוחים לבין האמור בחוזה זה, ולדרישת המזמין, מתחייב המתכנן לגרום לשינוי הביטוחים על מנת להתאימו להוראות חוזה זה וזאת מבלי לגרוע מהנחיות רשות שוק ההון, ביטוח וחיסכון. מוסכם בזה במפורש כי אין בהמצאת אישור קיום הביטוחים ו/או בבדיקתו ו/או באי בדיקתו כדי להוות אישור בדבר התאמתו לנדרש ו/או בכדי לגרוע מאחריות המתכנן על פי חוזה זה ו/או על פי דין ו/או בכדי להטיל אחריות כלשהי על המזמין ו/או הבאים מטעמו.</w:t>
      </w:r>
    </w:p>
    <w:p w14:paraId="0A276359"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בכל הנוגע לביטוח האחריות המקצועית בנוסח הקיים בסעיף ד' לנספח ביטוח המתכנן לו מתחייב המתכנן– מובהר כי ביטוח זה יוחזק בתוקף והמתכנן מתחייב להציג אישור קיום ביטוחים בגינו – במשך תקופת עבודתו בפרויקט  .</w:t>
      </w:r>
    </w:p>
    <w:p w14:paraId="241AF62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בכל פעם שמבטח המתכנן יודיע למזמין, כי מי מביטוחי המתכנן עומד להיות מבוטל או עומד לחול בו שינוי לרעה, כאמור בסיפא באישור קיום הביטוחים, מתחייב המתכנן לערוך את אותו הביטוח מחדש ולהמציא אישור קיום ביטוחים חדש, סמוך למועד הביטול או השינוי לרעה כאמור.</w:t>
      </w:r>
    </w:p>
    <w:p w14:paraId="3962A93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המתכנן מתחייב לקיים בדייקנות את כל דרישות פוליסות הביטוח, לשלם את דמי הביטוח במועדם ולעשות כל פעולה כדי לממש את פוליסות הביטוח בעת הצורך. המתכנן יישא בהשתתפויות העצמיות על פי הפוליסות שברשותו.</w:t>
      </w:r>
    </w:p>
    <w:p w14:paraId="190345EE"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המתכנן מתחייב לחזור ולהפקיד בידי המזמין את אישור קיום ביטוחים בגין עריכת ביטוחי המתכנן לתקופה נוספת מדי תקופת ביטוח לפני פקיעת ביטוחי המתכנן או איזה מהם, וזאת כל עוד מוטלת עליו חובה לערוך ביטוחים כאמור בסעיף ‏13 לעיל.</w:t>
      </w:r>
    </w:p>
    <w:p w14:paraId="2D9E7ADA"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למען הסר ספק, מובהר בזאת כי דרישות הביטוח, לרבות, גבולות האחריות המתחייבים מן האמור בנספח ביטוח המתכנן ו/או באישור קיום ביטוחים הינם בבחינת דרישה מזערית המוטלת על המתכנן. המתכנן מצהיר ומאשר כי הוא יהיה מנוע מלהעלות כל טענה ו/או דרישה כלפי המזמין ו/או מי מטעמו, בכל הקשור לדרישות הביטוח, לרבות, גבולות האחריות כאמור.</w:t>
      </w:r>
    </w:p>
    <w:p w14:paraId="33DBCA4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 xml:space="preserve">מבלי לגרוע מכל הוראה מהוראות הסכם זה לעניין הסבת ההסכם, ובמקרה בו מתן השירותים על פי הסכם זה ייעשה על ידי קבלן משנה מטעם המתכנן, מתחייב המתכנן לדאוג כי בידי קבלן המשנה פוליסות ביטוח בהתאם לתנאים ולסכומים הנדרשים לעיל. </w:t>
      </w:r>
    </w:p>
    <w:p w14:paraId="11EC9BEE" w14:textId="77777777" w:rsid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lang w:eastAsia="he-IL"/>
        </w:rPr>
      </w:pPr>
      <w:r w:rsidRPr="00DE67FB">
        <w:rPr>
          <w:rFonts w:ascii="Times New Roman" w:eastAsia="Times New Roman" w:hAnsi="Times New Roman" w:cs="David"/>
          <w:sz w:val="20"/>
          <w:szCs w:val="24"/>
          <w:rtl/>
          <w:lang w:eastAsia="he-IL"/>
        </w:rPr>
        <w:t>סעיפים ‏</w:t>
      </w:r>
      <w:r w:rsidR="005367F1">
        <w:rPr>
          <w:rFonts w:ascii="Times New Roman" w:eastAsia="Times New Roman" w:hAnsi="Times New Roman" w:cs="David" w:hint="cs"/>
          <w:sz w:val="20"/>
          <w:szCs w:val="24"/>
          <w:rtl/>
          <w:lang w:eastAsia="he-IL"/>
        </w:rPr>
        <w:t xml:space="preserve">9.3-9.12 </w:t>
      </w:r>
      <w:r w:rsidRPr="00DE67FB">
        <w:rPr>
          <w:rFonts w:ascii="Times New Roman" w:eastAsia="Times New Roman" w:hAnsi="Times New Roman" w:cs="David"/>
          <w:sz w:val="20"/>
          <w:szCs w:val="24"/>
          <w:rtl/>
          <w:lang w:eastAsia="he-IL"/>
        </w:rPr>
        <w:t>לעיל הינם מעיקרי החוזה והפרתו ו/או הפרת תנאי מתנאיו ע"י המתכנן תהווה הפרה יסודית של הסכם זה.</w:t>
      </w:r>
    </w:p>
    <w:p w14:paraId="3D26B687" w14:textId="77777777" w:rsidR="00A84A86" w:rsidRDefault="00A84A86" w:rsidP="00A84A8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135344F" w14:textId="77777777" w:rsidR="00A84A86" w:rsidRPr="00DE67FB" w:rsidRDefault="00A84A86" w:rsidP="007124BC">
      <w:pPr>
        <w:widowControl w:val="0"/>
        <w:spacing w:before="0" w:beforeAutospacing="0" w:after="200" w:afterAutospacing="0" w:line="240" w:lineRule="auto"/>
        <w:ind w:left="792"/>
        <w:rPr>
          <w:rFonts w:ascii="Times New Roman" w:eastAsia="Times New Roman" w:hAnsi="Times New Roman" w:cs="David"/>
          <w:sz w:val="20"/>
          <w:szCs w:val="24"/>
          <w:rtl/>
          <w:lang w:eastAsia="he-IL"/>
        </w:rPr>
      </w:pPr>
    </w:p>
    <w:p w14:paraId="41247751" w14:textId="77777777" w:rsidR="00DE67FB" w:rsidRPr="00A42052" w:rsidRDefault="00DE67FB" w:rsidP="007124B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F02363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02E7BD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0F6BC338" w14:textId="77777777" w:rsidR="00B27B4C" w:rsidRPr="00B27B4C" w:rsidRDefault="00B27B4C" w:rsidP="00B37B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r w:rsidR="003176D0">
        <w:rPr>
          <w:rFonts w:ascii="Times New Roman" w:eastAsia="Times New Roman" w:hAnsi="Times New Roman" w:cs="David" w:hint="cs"/>
          <w:sz w:val="20"/>
          <w:szCs w:val="24"/>
          <w:rtl/>
          <w:lang w:eastAsia="he-IL"/>
        </w:rPr>
        <w:t xml:space="preserve">,  תכניות עדות </w:t>
      </w:r>
      <w:r w:rsidR="003176D0">
        <w:rPr>
          <w:rFonts w:ascii="Times New Roman" w:eastAsia="Times New Roman" w:hAnsi="Times New Roman" w:cs="David" w:hint="cs"/>
          <w:sz w:val="20"/>
          <w:szCs w:val="24"/>
          <w:lang w:eastAsia="he-IL"/>
        </w:rPr>
        <w:t xml:space="preserve">AS MADE </w:t>
      </w:r>
      <w:r w:rsidR="003176D0">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 xml:space="preserve">תהא </w:t>
      </w:r>
      <w:r w:rsidR="003176D0">
        <w:rPr>
          <w:rFonts w:ascii="Times New Roman" w:eastAsia="Times New Roman" w:hAnsi="Times New Roman" w:cs="David" w:hint="cs"/>
          <w:sz w:val="20"/>
          <w:szCs w:val="24"/>
          <w:rtl/>
          <w:lang w:eastAsia="he-IL"/>
        </w:rPr>
        <w:t>באחריות הקבלן</w:t>
      </w:r>
      <w:r w:rsidR="00256E9B">
        <w:rPr>
          <w:rFonts w:ascii="Times New Roman" w:eastAsia="Times New Roman" w:hAnsi="Times New Roman" w:cs="David" w:hint="cs"/>
          <w:sz w:val="20"/>
          <w:szCs w:val="24"/>
          <w:rtl/>
          <w:lang w:eastAsia="he-IL"/>
        </w:rPr>
        <w:t xml:space="preserve"> מטעם המזמין</w:t>
      </w:r>
      <w:r w:rsidR="003176D0">
        <w:rPr>
          <w:rFonts w:ascii="Times New Roman" w:eastAsia="Times New Roman" w:hAnsi="Times New Roman" w:cs="David" w:hint="cs"/>
          <w:sz w:val="20"/>
          <w:szCs w:val="24"/>
          <w:rtl/>
          <w:lang w:eastAsia="he-IL"/>
        </w:rPr>
        <w:t>.</w:t>
      </w:r>
    </w:p>
    <w:p w14:paraId="342CFF7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D50FA4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69D65C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3F567F2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458B84E"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0AA390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3FFBD9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3BCFD6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7236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4BB0D6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A30D1A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DE7D1EE"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616D5E44"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3BC6497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0FE4B1A" w14:textId="77777777" w:rsidR="0046360F" w:rsidRPr="00B27B4C" w:rsidRDefault="0046360F" w:rsidP="00B37B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w:t>
      </w:r>
      <w:r w:rsidR="003176D0">
        <w:rPr>
          <w:rFonts w:ascii="Times New Roman" w:eastAsia="Times New Roman" w:hAnsi="Times New Roman" w:cs="David" w:hint="cs"/>
          <w:sz w:val="20"/>
          <w:szCs w:val="24"/>
          <w:rtl/>
          <w:lang w:eastAsia="he-IL"/>
        </w:rPr>
        <w:t xml:space="preserve">14 </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w:t>
      </w:r>
      <w:r w:rsidR="003176D0">
        <w:rPr>
          <w:rFonts w:ascii="Times New Roman" w:eastAsia="Times New Roman" w:hAnsi="Times New Roman" w:cs="David" w:hint="cs"/>
          <w:sz w:val="20"/>
          <w:szCs w:val="24"/>
          <w:rtl/>
          <w:lang w:eastAsia="he-IL"/>
        </w:rPr>
        <w:t xml:space="preserve">קלנדריים </w:t>
      </w:r>
      <w:r w:rsidRPr="00B27B4C">
        <w:rPr>
          <w:rFonts w:ascii="Times New Roman" w:eastAsia="Times New Roman" w:hAnsi="Times New Roman" w:cs="David"/>
          <w:sz w:val="20"/>
          <w:szCs w:val="24"/>
          <w:rtl/>
          <w:lang w:eastAsia="he-IL"/>
        </w:rPr>
        <w:t>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w:t>
      </w:r>
      <w:r w:rsidRPr="00CC40AC">
        <w:rPr>
          <w:rFonts w:ascii="Times New Roman" w:eastAsia="Times New Roman" w:hAnsi="Times New Roman" w:cs="David"/>
          <w:sz w:val="20"/>
          <w:szCs w:val="24"/>
          <w:rtl/>
          <w:lang w:eastAsia="he-IL"/>
        </w:rPr>
        <w:t xml:space="preserve">מבלי שהדבר ייחשב להפרת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sz w:val="20"/>
          <w:szCs w:val="24"/>
          <w:rtl/>
          <w:lang w:eastAsia="he-IL"/>
        </w:rPr>
        <w:t xml:space="preserve"> זה על יד</w:t>
      </w:r>
      <w:r>
        <w:rPr>
          <w:rFonts w:ascii="Times New Roman" w:eastAsia="Times New Roman" w:hAnsi="Times New Roman" w:cs="David" w:hint="cs"/>
          <w:sz w:val="20"/>
          <w:szCs w:val="24"/>
          <w:rtl/>
          <w:lang w:eastAsia="he-IL"/>
        </w:rPr>
        <w:t>י המזמין</w:t>
      </w:r>
      <w:r w:rsidRPr="00CC40AC">
        <w:rPr>
          <w:rFonts w:ascii="Times New Roman" w:eastAsia="Times New Roman" w:hAnsi="Times New Roman" w:cs="David"/>
          <w:sz w:val="20"/>
          <w:szCs w:val="24"/>
          <w:rtl/>
          <w:lang w:eastAsia="he-IL"/>
        </w:rPr>
        <w:t xml:space="preserve"> ומבלי ש</w:t>
      </w:r>
      <w:r>
        <w:rPr>
          <w:rFonts w:ascii="Times New Roman" w:eastAsia="Times New Roman" w:hAnsi="Times New Roman" w:cs="David" w:hint="cs"/>
          <w:sz w:val="20"/>
          <w:szCs w:val="24"/>
          <w:rtl/>
          <w:lang w:eastAsia="he-IL"/>
        </w:rPr>
        <w:t xml:space="preserve">המזמין </w:t>
      </w:r>
      <w:r w:rsidRPr="00CC40AC">
        <w:rPr>
          <w:rFonts w:ascii="Times New Roman" w:eastAsia="Times New Roman" w:hAnsi="Times New Roman" w:cs="David"/>
          <w:sz w:val="20"/>
          <w:szCs w:val="24"/>
          <w:rtl/>
          <w:lang w:eastAsia="he-IL"/>
        </w:rPr>
        <w:t>יח</w:t>
      </w:r>
      <w:r>
        <w:rPr>
          <w:rFonts w:ascii="Times New Roman" w:eastAsia="Times New Roman" w:hAnsi="Times New Roman" w:cs="David" w:hint="cs"/>
          <w:sz w:val="20"/>
          <w:szCs w:val="24"/>
          <w:rtl/>
          <w:lang w:eastAsia="he-IL"/>
        </w:rPr>
        <w:t>ו</w:t>
      </w:r>
      <w:r w:rsidRPr="00CC40AC">
        <w:rPr>
          <w:rFonts w:ascii="Times New Roman" w:eastAsia="Times New Roman" w:hAnsi="Times New Roman" w:cs="David"/>
          <w:sz w:val="20"/>
          <w:szCs w:val="24"/>
          <w:rtl/>
          <w:lang w:eastAsia="he-IL"/>
        </w:rPr>
        <w:t>יב בתשלום פיצוי כלשהו למתכנן</w:t>
      </w:r>
      <w:r w:rsidRPr="00B27B4C">
        <w:rPr>
          <w:rFonts w:ascii="Times New Roman" w:eastAsia="Times New Roman" w:hAnsi="Times New Roman" w:cs="David"/>
          <w:sz w:val="20"/>
          <w:szCs w:val="24"/>
          <w:rtl/>
          <w:lang w:eastAsia="he-IL"/>
        </w:rPr>
        <w:t>.</w:t>
      </w:r>
      <w:r w:rsidRPr="0046360F">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היועץ לא יהיה זכאי לפיצוי כלשהו בגין ההפסקה כאמור , למעט שכר טרחתו בעד חלק של עבודת התכנון אשר הוא ביצע עד להבאת ההסכם לידי הפסקה</w:t>
      </w:r>
      <w:r w:rsidR="00256E9B">
        <w:rPr>
          <w:rFonts w:ascii="Times New Roman" w:eastAsia="Times New Roman" w:hAnsi="Times New Roman" w:cs="David" w:hint="cs"/>
          <w:sz w:val="20"/>
          <w:szCs w:val="24"/>
          <w:rtl/>
          <w:lang w:eastAsia="he-IL"/>
        </w:rPr>
        <w:t>.</w:t>
      </w:r>
    </w:p>
    <w:p w14:paraId="76940699" w14:textId="77777777" w:rsidR="00B27B4C" w:rsidRPr="00B27B4C" w:rsidRDefault="00B27B4C" w:rsidP="007124BC">
      <w:pPr>
        <w:widowControl w:val="0"/>
        <w:spacing w:before="0" w:beforeAutospacing="0" w:after="200" w:afterAutospacing="0" w:line="240" w:lineRule="auto"/>
        <w:ind w:left="1507"/>
        <w:jc w:val="both"/>
        <w:rPr>
          <w:rFonts w:ascii="Times New Roman" w:eastAsia="Times New Roman" w:hAnsi="Times New Roman" w:cs="David"/>
          <w:sz w:val="20"/>
          <w:szCs w:val="24"/>
          <w:rtl/>
          <w:lang w:eastAsia="he-IL"/>
        </w:rPr>
      </w:pPr>
    </w:p>
    <w:p w14:paraId="27CE19D7"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w:t>
      </w:r>
      <w:r w:rsidR="00C23457">
        <w:rPr>
          <w:rFonts w:ascii="Times New Roman" w:eastAsia="Times New Roman" w:hAnsi="Times New Roman" w:cs="David" w:hint="cs"/>
          <w:sz w:val="20"/>
          <w:szCs w:val="24"/>
          <w:rtl/>
          <w:lang w:eastAsia="he-IL"/>
        </w:rPr>
        <w:t xml:space="preserve"> אלא אם נקבע אחרת ע"י בית משפט מוסמך</w:t>
      </w:r>
      <w:r w:rsidRPr="00B27B4C">
        <w:rPr>
          <w:rFonts w:ascii="Times New Roman" w:eastAsia="Times New Roman" w:hAnsi="Times New Roman" w:cs="David"/>
          <w:sz w:val="20"/>
          <w:szCs w:val="24"/>
          <w:rtl/>
          <w:lang w:eastAsia="he-IL"/>
        </w:rPr>
        <w:t>,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28C20321" w14:textId="77777777" w:rsidR="00B27B4C" w:rsidRPr="00A434F7" w:rsidRDefault="00B27B4C" w:rsidP="00A434F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highlight w:val="yellow"/>
          <w:rtl/>
          <w:lang w:eastAsia="he-IL"/>
        </w:rPr>
      </w:pPr>
      <w:r w:rsidRPr="00022C60">
        <w:rPr>
          <w:rFonts w:ascii="Times New Roman" w:eastAsia="Times New Roman" w:hAnsi="Times New Roman" w:cs="David"/>
          <w:sz w:val="20"/>
          <w:szCs w:val="24"/>
          <w:rtl/>
          <w:lang w:eastAsia="he-IL"/>
        </w:rPr>
        <w:t>הודעה בדבר הבאת החוזה לידי גמר כאמור בסעיף 12.1.1 לעיל לא תשמש עילה</w:t>
      </w:r>
      <w:r w:rsidRPr="00B27B4C">
        <w:rPr>
          <w:rFonts w:ascii="Times New Roman" w:eastAsia="Times New Roman" w:hAnsi="Times New Roman" w:cs="David"/>
          <w:sz w:val="20"/>
          <w:szCs w:val="24"/>
          <w:rtl/>
          <w:lang w:eastAsia="he-IL"/>
        </w:rPr>
        <w:t xml:space="preserve">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w:t>
      </w:r>
      <w:r w:rsidR="0019323D">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כאמור, בין על פי חוזה זה ובין בכוח עילה כלשהי על פי הדין</w:t>
      </w:r>
      <w:r w:rsidR="0019323D">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w:t>
      </w:r>
      <w:r w:rsidR="0019323D">
        <w:rPr>
          <w:rFonts w:ascii="Times New Roman" w:eastAsia="Times New Roman" w:hAnsi="Times New Roman" w:cs="David" w:hint="cs"/>
          <w:sz w:val="20"/>
          <w:szCs w:val="24"/>
          <w:rtl/>
          <w:lang w:eastAsia="he-IL"/>
        </w:rPr>
        <w:t xml:space="preserve">  </w:t>
      </w:r>
      <w:r w:rsidR="0019323D">
        <w:rPr>
          <w:rFonts w:ascii="Times New Roman" w:eastAsia="Times New Roman" w:hAnsi="Times New Roman" w:cs="David"/>
          <w:sz w:val="20"/>
          <w:szCs w:val="24"/>
          <w:rtl/>
          <w:lang w:eastAsia="he-IL"/>
        </w:rPr>
        <w:t>–</w:t>
      </w:r>
      <w:r w:rsidR="0019323D">
        <w:rPr>
          <w:rFonts w:ascii="Times New Roman" w:eastAsia="Times New Roman" w:hAnsi="Times New Roman" w:cs="David" w:hint="cs"/>
          <w:sz w:val="20"/>
          <w:szCs w:val="24"/>
          <w:rtl/>
          <w:lang w:eastAsia="he-IL"/>
        </w:rPr>
        <w:t xml:space="preserve"> </w:t>
      </w:r>
    </w:p>
    <w:p w14:paraId="35FEE16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E1A132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195D4D6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B6F55E4" w14:textId="77777777" w:rsidR="00D94868" w:rsidRPr="00B27B4C" w:rsidRDefault="00D94868" w:rsidP="00D94868">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w:t>
      </w:r>
      <w:r>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sz w:val="20"/>
          <w:szCs w:val="24"/>
          <w:rtl/>
          <w:lang w:eastAsia="he-IL"/>
        </w:rPr>
        <w:t>וזאת מבלי לגרוע מזכויותיו של המזמין על פי כל דין ו/או הסכם</w:t>
      </w:r>
      <w:r>
        <w:rPr>
          <w:rFonts w:ascii="Times New Roman" w:eastAsia="Times New Roman" w:hAnsi="Times New Roman" w:cs="David" w:hint="cs"/>
          <w:sz w:val="20"/>
          <w:szCs w:val="24"/>
          <w:rtl/>
          <w:lang w:eastAsia="he-IL"/>
        </w:rPr>
        <w:t>,</w:t>
      </w:r>
      <w:r w:rsidRPr="00CC40A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בכל אחד מהמקרים הבאים:</w:t>
      </w:r>
    </w:p>
    <w:p w14:paraId="693ECDC3"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2968AC0D" w14:textId="77777777" w:rsidR="00D94868" w:rsidRPr="00B27B4C" w:rsidRDefault="00D94868" w:rsidP="00B37B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w:t>
      </w:r>
      <w:r w:rsidR="003176D0">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003176D0">
        <w:rPr>
          <w:rFonts w:ascii="Times New Roman" w:eastAsia="Times New Roman" w:hAnsi="Times New Roman" w:cs="David" w:hint="cs"/>
          <w:sz w:val="20"/>
          <w:szCs w:val="24"/>
          <w:rtl/>
          <w:lang w:eastAsia="he-IL"/>
        </w:rPr>
        <w:t>איפשר למתכנן פרק זמן של שבועיים</w:t>
      </w:r>
      <w:r w:rsidR="005F6CAF">
        <w:rPr>
          <w:rFonts w:ascii="Times New Roman" w:eastAsia="Times New Roman" w:hAnsi="Times New Roman" w:cs="David" w:hint="cs"/>
          <w:sz w:val="20"/>
          <w:szCs w:val="24"/>
          <w:rtl/>
          <w:lang w:eastAsia="he-IL"/>
        </w:rPr>
        <w:t xml:space="preserve"> </w:t>
      </w:r>
      <w:r w:rsidR="003176D0">
        <w:rPr>
          <w:rFonts w:ascii="Times New Roman" w:eastAsia="Times New Roman" w:hAnsi="Times New Roman" w:cs="David" w:hint="cs"/>
          <w:sz w:val="20"/>
          <w:szCs w:val="24"/>
          <w:rtl/>
          <w:lang w:eastAsia="he-IL"/>
        </w:rPr>
        <w:t xml:space="preserve">לתקן דרכיו, זאת לאחר שהתריע </w:t>
      </w:r>
      <w:r w:rsidRPr="00B27B4C">
        <w:rPr>
          <w:rFonts w:ascii="Times New Roman" w:eastAsia="Times New Roman" w:hAnsi="Times New Roman" w:cs="David"/>
          <w:sz w:val="20"/>
          <w:szCs w:val="24"/>
          <w:rtl/>
          <w:lang w:eastAsia="he-IL"/>
        </w:rPr>
        <w:t>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צועה </w:t>
      </w:r>
      <w:r w:rsidRPr="00CC40AC">
        <w:rPr>
          <w:rFonts w:ascii="Times New Roman" w:eastAsia="Times New Roman" w:hAnsi="Times New Roman" w:cs="David"/>
          <w:sz w:val="20"/>
          <w:szCs w:val="24"/>
          <w:rtl/>
          <w:lang w:eastAsia="he-IL"/>
        </w:rPr>
        <w:t xml:space="preserve">ברמה המקצועית </w:t>
      </w:r>
      <w:r>
        <w:rPr>
          <w:rFonts w:ascii="Times New Roman" w:eastAsia="Times New Roman" w:hAnsi="Times New Roman" w:cs="David" w:hint="cs"/>
          <w:sz w:val="20"/>
          <w:szCs w:val="24"/>
          <w:rtl/>
          <w:lang w:eastAsia="he-IL"/>
        </w:rPr>
        <w:t xml:space="preserve">הנדרשת </w:t>
      </w:r>
      <w:r w:rsidRPr="00B27B4C">
        <w:rPr>
          <w:rFonts w:ascii="Times New Roman" w:eastAsia="Times New Roman" w:hAnsi="Times New Roman" w:cs="David"/>
          <w:sz w:val="20"/>
          <w:szCs w:val="24"/>
          <w:rtl/>
          <w:lang w:eastAsia="he-IL"/>
        </w:rPr>
        <w:t>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2F9D2C04"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3BAE5F42"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2B893D98" w14:textId="77777777" w:rsidR="003176D0" w:rsidRDefault="003176D0" w:rsidP="00B37B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3176D0">
        <w:rPr>
          <w:rFonts w:ascii="Times New Roman" w:eastAsia="Times New Roman" w:hAnsi="Times New Roman" w:cs="David" w:hint="eastAsia"/>
          <w:sz w:val="20"/>
          <w:szCs w:val="24"/>
          <w:rtl/>
          <w:lang w:eastAsia="he-IL"/>
        </w:rPr>
        <w:t>מבוטל</w:t>
      </w:r>
      <w:r w:rsidRPr="003176D0">
        <w:rPr>
          <w:rFonts w:ascii="Times New Roman" w:eastAsia="Times New Roman" w:hAnsi="Times New Roman" w:cs="David"/>
          <w:sz w:val="20"/>
          <w:szCs w:val="24"/>
          <w:rtl/>
          <w:lang w:eastAsia="he-IL"/>
        </w:rPr>
        <w:t xml:space="preserve"> </w:t>
      </w:r>
    </w:p>
    <w:p w14:paraId="4B0CC929" w14:textId="77777777" w:rsidR="00D94868" w:rsidRPr="003176D0" w:rsidRDefault="00D94868" w:rsidP="006C74E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3176D0">
        <w:rPr>
          <w:rFonts w:ascii="Times New Roman" w:eastAsia="Times New Roman" w:hAnsi="Times New Roman" w:cs="David"/>
          <w:sz w:val="20"/>
          <w:szCs w:val="24"/>
          <w:rtl/>
          <w:lang w:eastAsia="he-IL"/>
        </w:rPr>
        <w:t xml:space="preserve">הוצא נגד המתכנן צו פירוק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כינוס נכסים או שקיבל החלטה על פירוק מרצון או הוצא נגדו צו כינוס נכסים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הוכרז פושט רגל או שמונה לו כונס נכסים או מפרק או </w:t>
      </w:r>
      <w:r w:rsidRPr="003176D0">
        <w:rPr>
          <w:rFonts w:ascii="Times New Roman" w:eastAsia="Times New Roman" w:hAnsi="Times New Roman" w:cs="David" w:hint="eastAsia"/>
          <w:sz w:val="20"/>
          <w:szCs w:val="24"/>
          <w:rtl/>
          <w:lang w:eastAsia="he-IL"/>
        </w:rPr>
        <w:t>נאמן</w:t>
      </w:r>
      <w:r w:rsidRPr="003176D0">
        <w:rPr>
          <w:rFonts w:ascii="Times New Roman" w:eastAsia="Times New Roman" w:hAnsi="Times New Roman" w:cs="David"/>
          <w:sz w:val="20"/>
          <w:szCs w:val="24"/>
          <w:rtl/>
          <w:lang w:eastAsia="he-IL"/>
        </w:rPr>
        <w:t xml:space="preserve"> או שהגיע להסדר נושים עם נושיו או שהציע להם להגיע להסדר נושים או שניתן בעניינו צו הקפאת הליכים או ננקטו כנגדו הליכים אחרים כלשהם הנוגעים לחדלות פירעון, בין באופן זמני ובין באופן קבוע, ובלבד ש</w:t>
      </w:r>
      <w:r w:rsidRPr="003176D0">
        <w:rPr>
          <w:rFonts w:ascii="Times New Roman" w:eastAsia="Times New Roman" w:hAnsi="Times New Roman" w:cs="David" w:hint="eastAsia"/>
          <w:sz w:val="20"/>
          <w:szCs w:val="24"/>
          <w:rtl/>
          <w:lang w:eastAsia="he-IL"/>
        </w:rPr>
        <w:t>כל</w:t>
      </w:r>
      <w:r w:rsidRPr="003176D0">
        <w:rPr>
          <w:rFonts w:ascii="Times New Roman" w:eastAsia="Times New Roman" w:hAnsi="Times New Roman" w:cs="David"/>
          <w:sz w:val="20"/>
          <w:szCs w:val="24"/>
          <w:rtl/>
          <w:lang w:eastAsia="he-IL"/>
        </w:rPr>
        <w:t xml:space="preserve"> צו או החלטה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הצעה או מינוי </w:t>
      </w:r>
      <w:r w:rsidRPr="003176D0">
        <w:rPr>
          <w:rFonts w:ascii="Times New Roman" w:eastAsia="Times New Roman" w:hAnsi="Times New Roman" w:cs="David" w:hint="eastAsia"/>
          <w:sz w:val="20"/>
          <w:szCs w:val="24"/>
          <w:rtl/>
          <w:lang w:eastAsia="he-IL"/>
        </w:rPr>
        <w:t>הליך</w:t>
      </w:r>
      <w:r w:rsidRPr="003176D0">
        <w:rPr>
          <w:rFonts w:ascii="Times New Roman" w:eastAsia="Times New Roman" w:hAnsi="Times New Roman" w:cs="David"/>
          <w:sz w:val="20"/>
          <w:szCs w:val="24"/>
          <w:rtl/>
          <w:lang w:eastAsia="he-IL"/>
        </w:rPr>
        <w:t xml:space="preserve"> כאמור לא בוטל בתוך 21 ימים ממועד נתינתם.</w:t>
      </w:r>
    </w:p>
    <w:p w14:paraId="448DF4AC" w14:textId="77777777" w:rsidR="00D94868"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CC40AC">
        <w:rPr>
          <w:rFonts w:ascii="Times New Roman" w:eastAsia="Times New Roman" w:hAnsi="Times New Roman" w:cs="David" w:hint="cs"/>
          <w:sz w:val="20"/>
          <w:szCs w:val="24"/>
          <w:rtl/>
          <w:lang w:eastAsia="he-IL"/>
        </w:rPr>
        <w:t>המתכנן ה</w:t>
      </w:r>
      <w:r w:rsidRPr="00CC40AC">
        <w:rPr>
          <w:rFonts w:ascii="Times New Roman" w:eastAsia="Times New Roman" w:hAnsi="Times New Roman" w:cs="David"/>
          <w:sz w:val="20"/>
          <w:szCs w:val="24"/>
          <w:rtl/>
          <w:lang w:eastAsia="he-IL"/>
        </w:rPr>
        <w:t xml:space="preserve">פסיק לקיים שגרת עבודה סדירה </w:t>
      </w:r>
      <w:r w:rsidRPr="00CC40AC">
        <w:rPr>
          <w:rFonts w:ascii="Times New Roman" w:eastAsia="Times New Roman" w:hAnsi="Times New Roman" w:cs="David" w:hint="cs"/>
          <w:sz w:val="20"/>
          <w:szCs w:val="24"/>
          <w:rtl/>
          <w:lang w:eastAsia="he-IL"/>
        </w:rPr>
        <w:t xml:space="preserve">ורצופה </w:t>
      </w:r>
      <w:r w:rsidRPr="00CC40AC">
        <w:rPr>
          <w:rFonts w:ascii="Times New Roman" w:eastAsia="Times New Roman" w:hAnsi="Times New Roman" w:cs="David"/>
          <w:sz w:val="20"/>
          <w:szCs w:val="24"/>
          <w:rtl/>
          <w:lang w:eastAsia="he-IL"/>
        </w:rPr>
        <w:t>וסגר את עסקיו לתקופה העולה על</w:t>
      </w:r>
      <w:r w:rsidRPr="00CC40AC">
        <w:rPr>
          <w:rFonts w:ascii="Times New Roman" w:eastAsia="Times New Roman" w:hAnsi="Times New Roman" w:cs="David"/>
          <w:sz w:val="20"/>
          <w:szCs w:val="24"/>
          <w:lang w:eastAsia="he-IL"/>
        </w:rPr>
        <w:t xml:space="preserve"> </w:t>
      </w:r>
      <w:r w:rsidRPr="00CC40AC">
        <w:rPr>
          <w:rFonts w:ascii="Times New Roman" w:eastAsia="Times New Roman" w:hAnsi="Times New Roman" w:cs="David" w:hint="cs"/>
          <w:sz w:val="20"/>
          <w:szCs w:val="24"/>
          <w:rtl/>
          <w:lang w:eastAsia="he-IL"/>
        </w:rPr>
        <w:t>10</w:t>
      </w:r>
      <w:r w:rsidRPr="00CC40A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hint="cs"/>
          <w:sz w:val="20"/>
          <w:szCs w:val="24"/>
          <w:rtl/>
          <w:lang w:eastAsia="he-IL"/>
        </w:rPr>
        <w:t>ימים</w:t>
      </w:r>
      <w:r>
        <w:rPr>
          <w:rFonts w:ascii="Times New Roman" w:eastAsia="Times New Roman" w:hAnsi="Times New Roman" w:cs="David" w:hint="cs"/>
          <w:sz w:val="20"/>
          <w:szCs w:val="24"/>
          <w:rtl/>
          <w:lang w:eastAsia="he-IL"/>
        </w:rPr>
        <w:t>.</w:t>
      </w:r>
    </w:p>
    <w:p w14:paraId="14F04EF7"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C40AC">
        <w:rPr>
          <w:rFonts w:ascii="Times New Roman" w:eastAsia="Times New Roman" w:hAnsi="Times New Roman" w:cs="David"/>
          <w:sz w:val="20"/>
          <w:szCs w:val="24"/>
          <w:rtl/>
          <w:lang w:eastAsia="he-IL"/>
        </w:rPr>
        <w:t>פקע 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טוח של המתכנן</w:t>
      </w:r>
      <w:r w:rsidRPr="00CC40AC">
        <w:rPr>
          <w:rFonts w:ascii="Times New Roman" w:eastAsia="Times New Roman" w:hAnsi="Times New Roman" w:cs="David" w:hint="cs"/>
          <w:sz w:val="20"/>
          <w:szCs w:val="24"/>
          <w:rtl/>
          <w:lang w:eastAsia="he-IL"/>
        </w:rPr>
        <w:t xml:space="preserve"> הנדרש על פי הוראות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hint="cs"/>
          <w:sz w:val="20"/>
          <w:szCs w:val="24"/>
          <w:rtl/>
          <w:lang w:eastAsia="he-IL"/>
        </w:rPr>
        <w:t xml:space="preserve"> זה</w:t>
      </w:r>
      <w:r w:rsidRPr="00CC40AC">
        <w:rPr>
          <w:rFonts w:ascii="Times New Roman" w:eastAsia="Times New Roman" w:hAnsi="Times New Roman" w:cs="David"/>
          <w:sz w:val="20"/>
          <w:szCs w:val="24"/>
          <w:rtl/>
          <w:lang w:eastAsia="he-IL"/>
        </w:rPr>
        <w:t xml:space="preserve"> או שהב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 xml:space="preserve">טוח אינו עונה על דרישות הסכם זה ולא חודש בתוך </w:t>
      </w:r>
      <w:r w:rsidRPr="00CC40AC">
        <w:rPr>
          <w:rFonts w:ascii="Times New Roman" w:eastAsia="Times New Roman" w:hAnsi="Times New Roman" w:cs="David" w:hint="cs"/>
          <w:sz w:val="20"/>
          <w:szCs w:val="24"/>
          <w:rtl/>
          <w:lang w:eastAsia="he-IL"/>
        </w:rPr>
        <w:t>3</w:t>
      </w:r>
      <w:r w:rsidRPr="00CC40AC">
        <w:rPr>
          <w:rFonts w:ascii="Times New Roman" w:eastAsia="Times New Roman" w:hAnsi="Times New Roman" w:cs="David"/>
          <w:sz w:val="20"/>
          <w:szCs w:val="24"/>
          <w:rtl/>
          <w:lang w:eastAsia="he-IL"/>
        </w:rPr>
        <w:t xml:space="preserve"> ימי עסקים מדרישת ה</w:t>
      </w:r>
      <w:r>
        <w:rPr>
          <w:rFonts w:ascii="Times New Roman" w:eastAsia="Times New Roman" w:hAnsi="Times New Roman" w:cs="David" w:hint="cs"/>
          <w:sz w:val="20"/>
          <w:szCs w:val="24"/>
          <w:rtl/>
          <w:lang w:eastAsia="he-IL"/>
        </w:rPr>
        <w:t>מנהל</w:t>
      </w:r>
      <w:r w:rsidRPr="00CC40AC">
        <w:rPr>
          <w:rFonts w:ascii="Times New Roman" w:eastAsia="Times New Roman" w:hAnsi="Times New Roman" w:cs="David"/>
          <w:sz w:val="20"/>
          <w:szCs w:val="24"/>
          <w:rtl/>
          <w:lang w:eastAsia="he-IL"/>
        </w:rPr>
        <w:t xml:space="preserve"> ו/או המזמין</w:t>
      </w:r>
      <w:r>
        <w:rPr>
          <w:rFonts w:ascii="Times New Roman" w:eastAsia="Times New Roman" w:hAnsi="Times New Roman" w:cs="David" w:hint="cs"/>
          <w:sz w:val="20"/>
          <w:szCs w:val="24"/>
          <w:rtl/>
          <w:lang w:eastAsia="he-IL"/>
        </w:rPr>
        <w:t>.</w:t>
      </w:r>
    </w:p>
    <w:p w14:paraId="62122375" w14:textId="77777777" w:rsidR="00D94868" w:rsidRPr="00B27B4C" w:rsidRDefault="00D94868" w:rsidP="001A03DC">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r w:rsidR="001A03DC">
        <w:rPr>
          <w:rFonts w:ascii="Times New Roman" w:eastAsia="Times New Roman" w:hAnsi="Times New Roman" w:cs="David" w:hint="cs"/>
          <w:sz w:val="20"/>
          <w:szCs w:val="24"/>
          <w:rtl/>
          <w:lang w:eastAsia="he-IL"/>
        </w:rPr>
        <w:t xml:space="preserve"> </w:t>
      </w:r>
      <w:r w:rsidR="001A03DC" w:rsidRPr="001A03DC">
        <w:rPr>
          <w:rFonts w:ascii="Times New Roman" w:eastAsia="Times New Roman" w:hAnsi="Times New Roman" w:cs="David"/>
          <w:sz w:val="20"/>
          <w:szCs w:val="24"/>
          <w:rtl/>
          <w:lang w:eastAsia="he-IL"/>
        </w:rPr>
        <w:t>ו</w:t>
      </w:r>
      <w:r w:rsidR="001A03DC">
        <w:rPr>
          <w:rFonts w:ascii="Times New Roman" w:eastAsia="Times New Roman" w:hAnsi="Times New Roman" w:cs="David" w:hint="cs"/>
          <w:sz w:val="20"/>
          <w:szCs w:val="24"/>
          <w:rtl/>
          <w:lang w:eastAsia="he-IL"/>
        </w:rPr>
        <w:t xml:space="preserve">הכל </w:t>
      </w:r>
      <w:r w:rsidR="001A03DC" w:rsidRPr="001A03DC">
        <w:rPr>
          <w:rFonts w:ascii="Times New Roman" w:eastAsia="Times New Roman" w:hAnsi="Times New Roman" w:cs="David"/>
          <w:sz w:val="20"/>
          <w:szCs w:val="24"/>
          <w:rtl/>
          <w:lang w:eastAsia="he-IL"/>
        </w:rPr>
        <w:t>מבלי לגרוע מזכויותיו של המזמין על פי כל דין ו/או הסכם</w:t>
      </w:r>
      <w:r w:rsidRPr="00B27B4C">
        <w:rPr>
          <w:rFonts w:ascii="Times New Roman" w:eastAsia="Times New Roman" w:hAnsi="Times New Roman" w:cs="David"/>
          <w:sz w:val="20"/>
          <w:szCs w:val="24"/>
          <w:rtl/>
          <w:lang w:eastAsia="he-IL"/>
        </w:rPr>
        <w:t>.</w:t>
      </w:r>
    </w:p>
    <w:p w14:paraId="6CE73583" w14:textId="77777777" w:rsidR="00D94868" w:rsidRPr="007124BC" w:rsidRDefault="00D94868" w:rsidP="00341DD1">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b/>
          <w:bCs/>
          <w:sz w:val="20"/>
          <w:szCs w:val="24"/>
          <w:u w:val="single"/>
          <w:rtl/>
          <w:lang w:eastAsia="he-IL"/>
        </w:rPr>
      </w:pPr>
      <w:r w:rsidRPr="00341DD1">
        <w:rPr>
          <w:rFonts w:ascii="Times New Roman" w:eastAsia="Times New Roman" w:hAnsi="Times New Roman" w:cs="David"/>
          <w:sz w:val="20"/>
          <w:szCs w:val="24"/>
          <w:rtl/>
          <w:lang w:eastAsia="he-IL"/>
        </w:rPr>
        <w:t>הודעה בדבר הבאת החוזה לידי גמר כאמור בסעיף 12.3.1 לעיל</w:t>
      </w:r>
      <w:r w:rsidRPr="00341DD1">
        <w:rPr>
          <w:rFonts w:ascii="Times New Roman" w:eastAsia="Times New Roman" w:hAnsi="Times New Roman" w:cs="David" w:hint="cs"/>
          <w:sz w:val="20"/>
          <w:szCs w:val="24"/>
          <w:rtl/>
          <w:lang w:eastAsia="he-IL"/>
        </w:rPr>
        <w:t>,</w:t>
      </w:r>
      <w:r w:rsidRPr="00341DD1">
        <w:rPr>
          <w:rFonts w:ascii="Times New Roman" w:eastAsia="Times New Roman" w:hAnsi="Times New Roman" w:cs="David"/>
          <w:sz w:val="20"/>
          <w:szCs w:val="24"/>
          <w:rtl/>
          <w:lang w:eastAsia="he-IL"/>
        </w:rPr>
        <w:t xml:space="preserve"> לא תשמש עילה למתכנן לתביעת פיצויים כלשהם </w:t>
      </w:r>
      <w:r w:rsidRPr="00341DD1">
        <w:rPr>
          <w:rFonts w:ascii="Times New Roman" w:eastAsia="Times New Roman" w:hAnsi="Times New Roman" w:cs="David" w:hint="cs"/>
          <w:sz w:val="20"/>
          <w:szCs w:val="24"/>
          <w:rtl/>
          <w:lang w:eastAsia="he-IL"/>
        </w:rPr>
        <w:t>ו/</w:t>
      </w:r>
      <w:r w:rsidRPr="00341DD1">
        <w:rPr>
          <w:rFonts w:ascii="Times New Roman" w:eastAsia="Times New Roman" w:hAnsi="Times New Roman" w:cs="David"/>
          <w:sz w:val="20"/>
          <w:szCs w:val="24"/>
          <w:rtl/>
          <w:lang w:eastAsia="he-IL"/>
        </w:rPr>
        <w:t>או לטענה</w:t>
      </w:r>
      <w:r w:rsidRPr="00341DD1">
        <w:rPr>
          <w:rFonts w:ascii="Times New Roman" w:eastAsia="Times New Roman" w:hAnsi="Times New Roman" w:cs="David" w:hint="cs"/>
          <w:sz w:val="20"/>
          <w:szCs w:val="24"/>
          <w:rtl/>
          <w:lang w:eastAsia="he-IL"/>
        </w:rPr>
        <w:t xml:space="preserve"> ו/או לדרישה ו/או לתלונה</w:t>
      </w:r>
      <w:r w:rsidRPr="00341DD1">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cs"/>
          <w:sz w:val="20"/>
          <w:szCs w:val="24"/>
          <w:rtl/>
          <w:lang w:eastAsia="he-IL"/>
        </w:rPr>
        <w:t>ו/</w:t>
      </w:r>
      <w:r w:rsidRPr="00341DD1">
        <w:rPr>
          <w:rFonts w:ascii="Times New Roman" w:eastAsia="Times New Roman" w:hAnsi="Times New Roman" w:cs="David"/>
          <w:sz w:val="20"/>
          <w:szCs w:val="24"/>
          <w:rtl/>
          <w:lang w:eastAsia="he-IL"/>
        </w:rPr>
        <w:t xml:space="preserve">או </w:t>
      </w:r>
      <w:r w:rsidRPr="00341DD1">
        <w:rPr>
          <w:rFonts w:ascii="Times New Roman" w:eastAsia="Times New Roman" w:hAnsi="Times New Roman" w:cs="David" w:hint="cs"/>
          <w:sz w:val="20"/>
          <w:szCs w:val="24"/>
          <w:rtl/>
          <w:lang w:eastAsia="he-IL"/>
        </w:rPr>
        <w:t>ל</w:t>
      </w:r>
      <w:r w:rsidRPr="00341DD1">
        <w:rPr>
          <w:rFonts w:ascii="Times New Roman" w:eastAsia="Times New Roman" w:hAnsi="Times New Roman" w:cs="David"/>
          <w:sz w:val="20"/>
          <w:szCs w:val="24"/>
          <w:rtl/>
          <w:lang w:eastAsia="he-IL"/>
        </w:rPr>
        <w:t>תביעה כלשהי, פרט לאמור בסעיף 12.3.2 לעיל, והשכר שישולם לפי סעיף 12.3.2</w:t>
      </w:r>
      <w:r w:rsidRPr="00341DD1">
        <w:rPr>
          <w:rFonts w:ascii="Times New Roman" w:eastAsia="Times New Roman" w:hAnsi="Times New Roman" w:cs="David" w:hint="cs"/>
          <w:sz w:val="20"/>
          <w:szCs w:val="24"/>
          <w:rtl/>
          <w:lang w:eastAsia="he-IL"/>
        </w:rPr>
        <w:t>,</w:t>
      </w:r>
      <w:r w:rsidRPr="00341DD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104E1B">
        <w:rPr>
          <w:rFonts w:ascii="Times New Roman" w:eastAsia="Times New Roman" w:hAnsi="Times New Roman" w:cs="David" w:hint="eastAsia"/>
          <w:sz w:val="20"/>
          <w:szCs w:val="24"/>
          <w:rtl/>
          <w:lang w:eastAsia="he-IL"/>
        </w:rPr>
        <w:t>ל</w:t>
      </w:r>
      <w:r w:rsidRPr="00682FE3">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eastAsia"/>
          <w:sz w:val="20"/>
          <w:szCs w:val="24"/>
          <w:rtl/>
          <w:lang w:eastAsia="he-IL"/>
        </w:rPr>
        <w:t>פי</w:t>
      </w:r>
      <w:r w:rsidRPr="00341DD1">
        <w:rPr>
          <w:rFonts w:ascii="Times New Roman" w:eastAsia="Times New Roman" w:hAnsi="Times New Roman" w:cs="David"/>
          <w:sz w:val="20"/>
          <w:szCs w:val="24"/>
          <w:rtl/>
          <w:lang w:eastAsia="he-IL"/>
        </w:rPr>
        <w:t xml:space="preserve"> חוזה זה ובין מכוח עילה כלשהי ע</w:t>
      </w:r>
      <w:r w:rsidRPr="00341DD1">
        <w:rPr>
          <w:rFonts w:ascii="Times New Roman" w:eastAsia="Times New Roman" w:hAnsi="Times New Roman" w:cs="David" w:hint="eastAsia"/>
          <w:sz w:val="20"/>
          <w:szCs w:val="24"/>
          <w:rtl/>
          <w:lang w:eastAsia="he-IL"/>
        </w:rPr>
        <w:t>ל</w:t>
      </w:r>
      <w:r w:rsidRPr="00341DD1">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eastAsia"/>
          <w:sz w:val="20"/>
          <w:szCs w:val="24"/>
          <w:rtl/>
          <w:lang w:eastAsia="he-IL"/>
        </w:rPr>
        <w:t>פי</w:t>
      </w:r>
      <w:r w:rsidRPr="00341DD1">
        <w:rPr>
          <w:rFonts w:ascii="Times New Roman" w:eastAsia="Times New Roman" w:hAnsi="Times New Roman" w:cs="David"/>
          <w:sz w:val="20"/>
          <w:szCs w:val="24"/>
          <w:rtl/>
          <w:lang w:eastAsia="he-IL"/>
        </w:rPr>
        <w:t xml:space="preserve"> הדין.</w:t>
      </w:r>
      <w:r w:rsidR="0019323D" w:rsidRPr="00341DD1">
        <w:rPr>
          <w:rFonts w:ascii="Times New Roman" w:eastAsia="Times New Roman" w:hAnsi="Times New Roman" w:cs="David" w:hint="cs"/>
          <w:sz w:val="20"/>
          <w:szCs w:val="24"/>
          <w:rtl/>
          <w:lang w:eastAsia="he-IL"/>
        </w:rPr>
        <w:t xml:space="preserve"> </w:t>
      </w:r>
    </w:p>
    <w:p w14:paraId="7CFCE603"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0D10F203"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5E210660"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3FE6DF0"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2CC5A97" w14:textId="77777777" w:rsidR="00D94868" w:rsidRPr="007124BC" w:rsidRDefault="001A03DC" w:rsidP="00471B9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highlight w:val="yellow"/>
          <w:lang w:eastAsia="he-IL"/>
        </w:rPr>
      </w:pPr>
      <w:r w:rsidRPr="00022C60">
        <w:rPr>
          <w:rFonts w:ascii="Times New Roman" w:eastAsia="Times New Roman" w:hAnsi="Times New Roman" w:cs="David" w:hint="cs"/>
          <w:sz w:val="20"/>
          <w:szCs w:val="24"/>
          <w:rtl/>
          <w:lang w:eastAsia="he-IL"/>
        </w:rPr>
        <w:t xml:space="preserve">מבלי לגרוע מזכויות המזמין על פי הסכם זה ו/או הדין, </w:t>
      </w:r>
      <w:r w:rsidR="00D94868" w:rsidRPr="00022C60">
        <w:rPr>
          <w:rFonts w:ascii="Times New Roman" w:eastAsia="Times New Roman" w:hAnsi="Times New Roman" w:cs="David"/>
          <w:sz w:val="20"/>
          <w:szCs w:val="24"/>
          <w:rtl/>
          <w:lang w:eastAsia="he-IL"/>
        </w:rPr>
        <w:t>השתמש המזמין בזכותו על פי</w:t>
      </w:r>
      <w:r w:rsidR="00D94868" w:rsidRPr="00B27B4C">
        <w:rPr>
          <w:rFonts w:ascii="Times New Roman" w:eastAsia="Times New Roman" w:hAnsi="Times New Roman" w:cs="David"/>
          <w:sz w:val="20"/>
          <w:szCs w:val="24"/>
          <w:rtl/>
          <w:lang w:eastAsia="he-IL"/>
        </w:rPr>
        <w:t xml:space="preserve"> סעיף 12.7 לעיל, </w:t>
      </w:r>
      <w:r w:rsidR="00050BE4">
        <w:rPr>
          <w:rFonts w:ascii="Times New Roman" w:eastAsia="Times New Roman" w:hAnsi="Times New Roman" w:cs="David" w:hint="cs"/>
          <w:sz w:val="20"/>
          <w:szCs w:val="24"/>
          <w:rtl/>
          <w:lang w:eastAsia="he-IL"/>
        </w:rPr>
        <w:t xml:space="preserve">לאחר שקיבל מהמזמין התראה בכתב בגין כך , </w:t>
      </w:r>
      <w:r w:rsidR="00D94868" w:rsidRPr="00B27B4C">
        <w:rPr>
          <w:rFonts w:ascii="Times New Roman" w:eastAsia="Times New Roman" w:hAnsi="Times New Roman" w:cs="David"/>
          <w:sz w:val="20"/>
          <w:szCs w:val="24"/>
          <w:rtl/>
          <w:lang w:eastAsia="he-IL"/>
        </w:rPr>
        <w:t xml:space="preserve">יהיה הוא רשאי לגבות מאת המתכנן </w:t>
      </w:r>
      <w:r w:rsidR="00D94868" w:rsidRPr="00B27B4C">
        <w:rPr>
          <w:rFonts w:ascii="Times New Roman" w:eastAsia="Times New Roman" w:hAnsi="Times New Roman" w:cs="David" w:hint="cs"/>
          <w:sz w:val="20"/>
          <w:szCs w:val="24"/>
          <w:rtl/>
          <w:lang w:eastAsia="he-IL"/>
        </w:rPr>
        <w:t>ו/</w:t>
      </w:r>
      <w:r w:rsidR="00D94868" w:rsidRPr="00B27B4C">
        <w:rPr>
          <w:rFonts w:ascii="Times New Roman" w:eastAsia="Times New Roman" w:hAnsi="Times New Roman" w:cs="David"/>
          <w:sz w:val="20"/>
          <w:szCs w:val="24"/>
          <w:rtl/>
          <w:lang w:eastAsia="he-IL"/>
        </w:rPr>
        <w:t>או לנכות מכל סכום שיגיע לו את הסכומים שהמזמין נשא בהם בשל כך, לכ</w:t>
      </w:r>
      <w:r w:rsidR="00D94868" w:rsidRPr="00B27B4C">
        <w:rPr>
          <w:rFonts w:ascii="Times New Roman" w:eastAsia="Times New Roman" w:hAnsi="Times New Roman" w:cs="David" w:hint="cs"/>
          <w:sz w:val="20"/>
          <w:szCs w:val="24"/>
          <w:rtl/>
          <w:lang w:eastAsia="he-IL"/>
        </w:rPr>
        <w:t>י</w:t>
      </w:r>
      <w:r w:rsidR="00D94868" w:rsidRPr="00B27B4C">
        <w:rPr>
          <w:rFonts w:ascii="Times New Roman" w:eastAsia="Times New Roman" w:hAnsi="Times New Roman" w:cs="David"/>
          <w:sz w:val="20"/>
          <w:szCs w:val="24"/>
          <w:rtl/>
          <w:lang w:eastAsia="he-IL"/>
        </w:rPr>
        <w:t>סוי הוצאותיו הכלליות</w:t>
      </w:r>
      <w:r>
        <w:rPr>
          <w:rFonts w:ascii="Times New Roman" w:eastAsia="Times New Roman" w:hAnsi="Times New Roman" w:cs="David" w:hint="cs"/>
          <w:sz w:val="20"/>
          <w:szCs w:val="24"/>
          <w:rtl/>
          <w:lang w:eastAsia="he-IL"/>
        </w:rPr>
        <w:t>, בהתאם לסכום שאושר על ידי המנהל</w:t>
      </w:r>
      <w:r w:rsidR="00997035">
        <w:rPr>
          <w:rFonts w:ascii="Times New Roman" w:eastAsia="Times New Roman" w:hAnsi="Times New Roman" w:cs="David" w:hint="cs"/>
          <w:sz w:val="20"/>
          <w:szCs w:val="24"/>
          <w:rtl/>
          <w:lang w:eastAsia="he-IL"/>
        </w:rPr>
        <w:t xml:space="preserve">, אלא אם נקבע אחרת על ידי בית המשפט. </w:t>
      </w:r>
      <w:r w:rsidR="00D94868" w:rsidRPr="00B27B4C">
        <w:rPr>
          <w:rFonts w:ascii="Times New Roman" w:eastAsia="Times New Roman" w:hAnsi="Times New Roman" w:cs="David"/>
          <w:sz w:val="20"/>
          <w:szCs w:val="24"/>
          <w:rtl/>
          <w:lang w:eastAsia="he-IL"/>
        </w:rPr>
        <w:t>.</w:t>
      </w:r>
      <w:r w:rsidR="00BD4118">
        <w:rPr>
          <w:rFonts w:ascii="Times New Roman" w:eastAsia="Times New Roman" w:hAnsi="Times New Roman" w:cs="David" w:hint="cs"/>
          <w:sz w:val="20"/>
          <w:szCs w:val="24"/>
          <w:rtl/>
          <w:lang w:eastAsia="he-IL"/>
        </w:rPr>
        <w:t xml:space="preserve"> </w:t>
      </w:r>
    </w:p>
    <w:p w14:paraId="34BC3ADB"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CC40AC">
        <w:rPr>
          <w:rFonts w:ascii="Times New Roman" w:eastAsia="Times New Roman" w:hAnsi="Times New Roman" w:cs="David"/>
          <w:sz w:val="20"/>
          <w:szCs w:val="24"/>
          <w:rtl/>
          <w:lang w:eastAsia="he-IL"/>
        </w:rPr>
        <w:t>מבלי לגרוע מ</w:t>
      </w:r>
      <w:r>
        <w:rPr>
          <w:rFonts w:ascii="Times New Roman" w:eastAsia="Times New Roman" w:hAnsi="Times New Roman" w:cs="David" w:hint="cs"/>
          <w:sz w:val="20"/>
          <w:szCs w:val="24"/>
          <w:rtl/>
          <w:lang w:eastAsia="he-IL"/>
        </w:rPr>
        <w:t xml:space="preserve">זכויות המזמין על פי חוזה זה, </w:t>
      </w:r>
      <w:r w:rsidRPr="00CC40AC">
        <w:rPr>
          <w:rFonts w:ascii="Times New Roman" w:eastAsia="Times New Roman" w:hAnsi="Times New Roman" w:cs="David" w:hint="cs"/>
          <w:sz w:val="20"/>
          <w:szCs w:val="24"/>
          <w:rtl/>
          <w:lang w:eastAsia="he-IL"/>
        </w:rPr>
        <w:t xml:space="preserve">בכל מקרה </w:t>
      </w:r>
      <w:r w:rsidRPr="00CC40AC">
        <w:rPr>
          <w:rFonts w:ascii="Times New Roman" w:eastAsia="Times New Roman" w:hAnsi="Times New Roman" w:cs="David"/>
          <w:sz w:val="20"/>
          <w:szCs w:val="24"/>
          <w:rtl/>
          <w:lang w:eastAsia="he-IL"/>
        </w:rPr>
        <w:t xml:space="preserve">לא יהא המתכנן רשאי לעתור לקבלת צו מניעה אשר מטרתו או תוצאתו עיכוב </w:t>
      </w:r>
      <w:r w:rsidRPr="00CC40AC">
        <w:rPr>
          <w:rFonts w:ascii="Times New Roman" w:eastAsia="Times New Roman" w:hAnsi="Times New Roman" w:cs="David" w:hint="cs"/>
          <w:sz w:val="20"/>
          <w:szCs w:val="24"/>
          <w:rtl/>
          <w:lang w:eastAsia="he-IL"/>
        </w:rPr>
        <w:t>בינוי ה</w:t>
      </w:r>
      <w:r w:rsidRPr="00CC40AC">
        <w:rPr>
          <w:rFonts w:ascii="Times New Roman" w:eastAsia="Times New Roman" w:hAnsi="Times New Roman" w:cs="David"/>
          <w:sz w:val="20"/>
          <w:szCs w:val="24"/>
          <w:rtl/>
          <w:lang w:eastAsia="he-IL"/>
        </w:rPr>
        <w:t>פרויקט</w:t>
      </w:r>
      <w:r>
        <w:rPr>
          <w:rFonts w:ascii="Times New Roman" w:eastAsia="Times New Roman" w:hAnsi="Times New Roman" w:cs="David" w:hint="cs"/>
          <w:sz w:val="20"/>
          <w:szCs w:val="24"/>
          <w:rtl/>
          <w:lang w:eastAsia="he-IL"/>
        </w:rPr>
        <w:t xml:space="preserve"> ו/או עיכוב שירותי התכנון</w:t>
      </w:r>
      <w:r w:rsidRPr="00CC40AC">
        <w:rPr>
          <w:rFonts w:ascii="Times New Roman" w:eastAsia="Times New Roman" w:hAnsi="Times New Roman" w:cs="David"/>
          <w:sz w:val="20"/>
          <w:szCs w:val="24"/>
          <w:rtl/>
          <w:lang w:eastAsia="he-IL"/>
        </w:rPr>
        <w:t>, לרבות צו מניעה לשימוש במסמכים אשר הוכנו על ידו במסגרת הסכם זה</w:t>
      </w:r>
      <w:r>
        <w:rPr>
          <w:rFonts w:ascii="Times New Roman" w:eastAsia="Times New Roman" w:hAnsi="Times New Roman" w:cs="David" w:hint="cs"/>
          <w:sz w:val="20"/>
          <w:szCs w:val="24"/>
          <w:rtl/>
          <w:lang w:eastAsia="he-IL"/>
        </w:rPr>
        <w:t>.</w:t>
      </w:r>
    </w:p>
    <w:p w14:paraId="342AC1E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75D3BF7"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ED26165"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67EF6A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66DF731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254FE2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04BD70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7290B828" w14:textId="77777777" w:rsidR="00DE6183" w:rsidRPr="00B27B4C" w:rsidRDefault="00DE6183" w:rsidP="00DE618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w:t>
      </w:r>
      <w:r>
        <w:rPr>
          <w:rFonts w:ascii="Times New Roman" w:eastAsia="Times New Roman" w:hAnsi="Times New Roman" w:cs="David" w:hint="cs"/>
          <w:sz w:val="20"/>
          <w:szCs w:val="24"/>
          <w:rtl/>
          <w:lang w:eastAsia="he-IL"/>
        </w:rPr>
        <w:t xml:space="preserve"> ו/או במקרקעי הפרויקט</w:t>
      </w:r>
      <w:r w:rsidRPr="00B27B4C">
        <w:rPr>
          <w:rFonts w:ascii="Times New Roman" w:eastAsia="Times New Roman" w:hAnsi="Times New Roman" w:cs="David"/>
          <w:sz w:val="20"/>
          <w:szCs w:val="24"/>
          <w:rtl/>
          <w:lang w:eastAsia="he-IL"/>
        </w:rPr>
        <w:t>, כפי שיראה בעיניו, בלא צורך בהסכמה כלשהי מצד המתכנן</w:t>
      </w:r>
      <w:r w:rsidR="00BF6FF9">
        <w:rPr>
          <w:rFonts w:ascii="Times New Roman" w:eastAsia="Times New Roman" w:hAnsi="Times New Roman" w:cs="David" w:hint="cs"/>
          <w:sz w:val="20"/>
          <w:szCs w:val="24"/>
          <w:rtl/>
          <w:lang w:eastAsia="he-IL"/>
        </w:rPr>
        <w:t xml:space="preserve"> ובלבד שלא יגרעו זכויות המתכנן על פי הסכם זה</w:t>
      </w:r>
      <w:r w:rsidRPr="00B27B4C">
        <w:rPr>
          <w:rFonts w:ascii="Times New Roman" w:eastAsia="Times New Roman" w:hAnsi="Times New Roman" w:cs="David"/>
          <w:sz w:val="20"/>
          <w:szCs w:val="24"/>
          <w:rtl/>
          <w:lang w:eastAsia="he-IL"/>
        </w:rPr>
        <w:t>.</w:t>
      </w:r>
    </w:p>
    <w:p w14:paraId="34F5CD72"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54D74C1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628E87E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100DE0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95240A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386400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52F0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8DBCC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1341CEA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EA1A95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7AE981A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6B20062F"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469A388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5776BD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7170AD9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0AC019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ההפסדים שיגרמו לו עקב </w:t>
      </w:r>
      <w:r w:rsidRPr="00997035">
        <w:rPr>
          <w:rFonts w:ascii="Times New Roman" w:eastAsia="Times New Roman" w:hAnsi="Times New Roman" w:cs="David"/>
          <w:sz w:val="20"/>
          <w:szCs w:val="24"/>
          <w:rtl/>
          <w:lang w:eastAsia="he-IL"/>
        </w:rPr>
        <w:t>כך</w:t>
      </w:r>
      <w:r w:rsidR="00997035" w:rsidRPr="00997035">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וזאת</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בהתאם</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לפסק</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דין</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שלא</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עוכב</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ביצועו</w:t>
      </w:r>
      <w:r w:rsidRPr="00997035">
        <w:rPr>
          <w:rFonts w:ascii="Times New Roman" w:eastAsia="Times New Roman" w:hAnsi="Times New Roman" w:cs="David"/>
          <w:sz w:val="20"/>
          <w:szCs w:val="24"/>
          <w:rtl/>
          <w:lang w:eastAsia="he-IL"/>
        </w:rPr>
        <w:t>, וזאת מבלי לגרוע מזכות הצד המקיים לכ</w:t>
      </w:r>
      <w:r w:rsidRPr="00B27B4C">
        <w:rPr>
          <w:rFonts w:ascii="Times New Roman" w:eastAsia="Times New Roman" w:hAnsi="Times New Roman" w:cs="David"/>
          <w:sz w:val="20"/>
          <w:szCs w:val="24"/>
          <w:rtl/>
          <w:lang w:eastAsia="he-IL"/>
        </w:rPr>
        <w:t>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r w:rsidR="00DF6012" w:rsidRPr="007124BC">
        <w:rPr>
          <w:rFonts w:ascii="Times New Roman" w:eastAsia="Times New Roman" w:hAnsi="Times New Roman" w:cs="David"/>
          <w:b/>
          <w:bCs/>
          <w:sz w:val="20"/>
          <w:szCs w:val="24"/>
          <w:rtl/>
          <w:lang w:eastAsia="he-IL"/>
        </w:rPr>
        <w:t>.</w:t>
      </w:r>
    </w:p>
    <w:p w14:paraId="06AC894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41A39E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1D2C7B6F" w14:textId="77777777" w:rsidR="00B27B4C" w:rsidRPr="00B27B4C" w:rsidRDefault="005F297E" w:rsidP="005F297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בוטל </w:t>
      </w:r>
    </w:p>
    <w:p w14:paraId="4E88185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w:t>
      </w:r>
      <w:r w:rsidR="00184F40">
        <w:rPr>
          <w:rFonts w:ascii="Times New Roman" w:eastAsia="Times New Roman" w:hAnsi="Times New Roman" w:cs="David" w:hint="cs"/>
          <w:sz w:val="20"/>
          <w:szCs w:val="24"/>
          <w:rtl/>
          <w:lang w:eastAsia="he-IL"/>
        </w:rPr>
        <w:t xml:space="preserve"> שנקבע </w:t>
      </w:r>
      <w:r w:rsidR="00746D8C">
        <w:rPr>
          <w:rFonts w:ascii="Times New Roman" w:eastAsia="Times New Roman" w:hAnsi="Times New Roman" w:cs="David" w:hint="cs"/>
          <w:sz w:val="20"/>
          <w:szCs w:val="24"/>
          <w:rtl/>
          <w:lang w:eastAsia="he-IL"/>
        </w:rPr>
        <w:t xml:space="preserve">לביצוע התחייבות המתכנן על פי חוזה זה </w:t>
      </w:r>
      <w:r w:rsidRPr="00B27B4C">
        <w:rPr>
          <w:rFonts w:ascii="Times New Roman" w:eastAsia="Times New Roman" w:hAnsi="Times New Roman" w:cs="David"/>
          <w:sz w:val="20"/>
          <w:szCs w:val="24"/>
          <w:rtl/>
          <w:lang w:eastAsia="he-IL"/>
        </w:rPr>
        <w:t xml:space="preserve">.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61B3C6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6DE8A04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105A408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16A4871"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156A093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FF162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0A5B725C"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713EE1F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46F1FC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62258A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EB0C0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DDDD41F"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121F60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B9CA6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A95ED3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4BB1C9F"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45C2F8"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55A1AD" w14:textId="77777777" w:rsidR="00B27B4C" w:rsidRPr="00DE7868" w:rsidRDefault="00F40212" w:rsidP="00B37B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7124BC">
        <w:rPr>
          <w:rFonts w:ascii="Times New Roman" w:eastAsia="Times New Roman" w:hAnsi="Times New Roman" w:cs="David"/>
          <w:noProof/>
          <w:color w:val="00B0F0"/>
          <w:sz w:val="20"/>
          <w:szCs w:val="24"/>
        </w:rPr>
        <mc:AlternateContent>
          <mc:Choice Requires="wps">
            <w:drawing>
              <wp:anchor distT="0" distB="0" distL="114300" distR="114300" simplePos="0" relativeHeight="251662336" behindDoc="0" locked="0" layoutInCell="1" allowOverlap="1" wp14:anchorId="3BB5C905" wp14:editId="47ED9F8E">
                <wp:simplePos x="0" y="0"/>
                <wp:positionH relativeFrom="column">
                  <wp:posOffset>1671762</wp:posOffset>
                </wp:positionH>
                <wp:positionV relativeFrom="paragraph">
                  <wp:posOffset>105051</wp:posOffset>
                </wp:positionV>
                <wp:extent cx="1852654" cy="7951"/>
                <wp:effectExtent l="0" t="0" r="33655" b="30480"/>
                <wp:wrapNone/>
                <wp:docPr id="5" name="מחבר ישר 5"/>
                <wp:cNvGraphicFramePr/>
                <a:graphic xmlns:a="http://schemas.openxmlformats.org/drawingml/2006/main">
                  <a:graphicData uri="http://schemas.microsoft.com/office/word/2010/wordprocessingShape">
                    <wps:wsp>
                      <wps:cNvCnPr/>
                      <wps:spPr>
                        <a:xfrm flipV="1">
                          <a:off x="0" y="0"/>
                          <a:ext cx="1852654"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669094" id="מחבר ישר 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31.65pt,8.25pt" to="277.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" strokecolor="#5b9bd5 [3204]" strokeweight=".5pt">
                <v:stroke joinstyle="miter"/>
              </v:line>
            </w:pict>
          </mc:Fallback>
        </mc:AlternateContent>
      </w:r>
      <w:r w:rsidR="00B27B4C" w:rsidRPr="00DE7868">
        <w:rPr>
          <w:rFonts w:ascii="Times New Roman" w:eastAsia="Times New Roman" w:hAnsi="Times New Roman" w:cs="David"/>
          <w:color w:val="00B0F0"/>
          <w:sz w:val="20"/>
          <w:szCs w:val="24"/>
          <w:rtl/>
          <w:lang w:eastAsia="he-IL"/>
        </w:rPr>
        <w:tab/>
      </w:r>
      <w:r w:rsidR="00B27B4C"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2A55A1" w:rsidRPr="003E6FC4">
            <w:rPr>
              <w:rStyle w:val="PlaceholderText"/>
              <w:rtl/>
            </w:rPr>
            <w:t>[שם צד א]</w:t>
          </w:r>
        </w:sdtContent>
      </w:sdt>
    </w:p>
    <w:p w14:paraId="54282DCF" w14:textId="77777777" w:rsidR="00B27B4C" w:rsidRPr="00B27B4C" w:rsidRDefault="00B27B4C" w:rsidP="006C74EA">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7124BC">
        <w:rPr>
          <w:rFonts w:ascii="Times New Roman" w:eastAsia="Times New Roman" w:hAnsi="Times New Roman" w:cs="David"/>
          <w:b/>
          <w:bCs/>
          <w:sz w:val="20"/>
          <w:szCs w:val="24"/>
          <w:rtl/>
          <w:lang w:eastAsia="he-IL"/>
        </w:rPr>
        <w:t>המתכנן</w:t>
      </w:r>
      <w:r w:rsidRPr="007124BC">
        <w:rPr>
          <w:rFonts w:ascii="Times New Roman" w:eastAsia="Times New Roman" w:hAnsi="Times New Roman" w:cs="David"/>
          <w:b/>
          <w:bCs/>
          <w:sz w:val="20"/>
          <w:szCs w:val="24"/>
          <w:lang w:eastAsia="he-IL"/>
        </w:rPr>
        <w:t xml:space="preserve"> </w:t>
      </w:r>
      <w:r w:rsidR="00433F2A" w:rsidRPr="007124BC">
        <w:rPr>
          <w:rFonts w:ascii="Times New Roman" w:eastAsia="Times New Roman" w:hAnsi="Times New Roman" w:cs="David"/>
          <w:b/>
          <w:bCs/>
          <w:sz w:val="20"/>
          <w:szCs w:val="24"/>
          <w:rtl/>
          <w:lang w:eastAsia="he-IL"/>
        </w:rPr>
        <w:t>:</w:t>
      </w:r>
      <w:r w:rsidR="00433F2A">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b/>
            <w:bCs/>
            <w:color w:val="00B0F0"/>
            <w:rtl/>
            <w:lang w:eastAsia="he-IL"/>
          </w:rPr>
          <w:alias w:val="שם ספק"/>
          <w:tag w:val="cntSupllierName"/>
          <w:id w:val="-1995634974"/>
          <w:placeholder>
            <w:docPart w:val="C4C38DCCF1154F519B3B2AD665DE14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82FE3" w:rsidRPr="00022C60">
            <w:rPr>
              <w:rFonts w:ascii="Times New Roman" w:eastAsia="Times New Roman" w:hAnsi="Times New Roman" w:cs="David"/>
              <w:b/>
              <w:bCs/>
              <w:color w:val="00B0F0"/>
              <w:rtl/>
              <w:lang w:eastAsia="he-IL"/>
            </w:rPr>
            <w:t xml:space="preserve">   </w:t>
          </w:r>
          <w:r w:rsidR="002A55A1" w:rsidRPr="00022C60">
            <w:rPr>
              <w:rFonts w:ascii="Times New Roman" w:eastAsia="Times New Roman" w:hAnsi="Times New Roman" w:cs="David" w:hint="cs"/>
              <w:b/>
              <w:bCs/>
              <w:color w:val="00B0F0"/>
              <w:rtl/>
              <w:lang w:eastAsia="he-IL"/>
            </w:rPr>
            <w:t xml:space="preserve">                                     </w:t>
          </w:r>
          <w:r w:rsidR="00682FE3" w:rsidRPr="00022C60">
            <w:rPr>
              <w:rFonts w:ascii="Times New Roman" w:eastAsia="Times New Roman" w:hAnsi="Times New Roman" w:cs="David"/>
              <w:b/>
              <w:bCs/>
              <w:color w:val="00B0F0"/>
              <w:rtl/>
              <w:lang w:eastAsia="he-IL"/>
            </w:rPr>
            <w:t>גיורא גור ושות' אדריכלים בע"מ</w:t>
          </w:r>
        </w:sdtContent>
      </w:sdt>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p>
    <w:p w14:paraId="24722E60" w14:textId="77777777" w:rsidR="002E7459" w:rsidRPr="00B27B4C" w:rsidRDefault="002E7459"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69D9FD" w14:textId="77777777" w:rsidR="001361AD" w:rsidRDefault="0018191E" w:rsidP="001361AD">
      <w:pPr>
        <w:rPr>
          <w:b/>
          <w:bCs/>
          <w:color w:val="800080"/>
          <w:rtl/>
        </w:rPr>
      </w:pP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61312" behindDoc="0" locked="0" layoutInCell="1" allowOverlap="1" wp14:anchorId="020EE328" wp14:editId="102D1D79">
                <wp:simplePos x="0" y="0"/>
                <wp:positionH relativeFrom="column">
                  <wp:posOffset>478541</wp:posOffset>
                </wp:positionH>
                <wp:positionV relativeFrom="paragraph">
                  <wp:posOffset>746842</wp:posOffset>
                </wp:positionV>
                <wp:extent cx="1343632" cy="7979"/>
                <wp:effectExtent l="0" t="0" r="28575" b="30480"/>
                <wp:wrapNone/>
                <wp:docPr id="4" name="מחבר ישר 4"/>
                <wp:cNvGraphicFramePr/>
                <a:graphic xmlns:a="http://schemas.openxmlformats.org/drawingml/2006/main">
                  <a:graphicData uri="http://schemas.microsoft.com/office/word/2010/wordprocessingShape">
                    <wps:wsp>
                      <wps:cNvCnPr/>
                      <wps:spPr>
                        <a:xfrm flipV="1">
                          <a:off x="0" y="0"/>
                          <a:ext cx="1343632" cy="7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04702" id="מחבר ישר 4"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pt,58.8pt" to="143.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" strokecolor="#5b9bd5 [3204]" strokeweight=".5pt">
                <v:stroke joinstyle="miter"/>
              </v:line>
            </w:pict>
          </mc:Fallback>
        </mc:AlternateContent>
      </w: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60288" behindDoc="0" locked="0" layoutInCell="1" allowOverlap="1" wp14:anchorId="2DD05752" wp14:editId="2CB29D49">
                <wp:simplePos x="0" y="0"/>
                <wp:positionH relativeFrom="column">
                  <wp:posOffset>2601844</wp:posOffset>
                </wp:positionH>
                <wp:positionV relativeFrom="paragraph">
                  <wp:posOffset>755042</wp:posOffset>
                </wp:positionV>
                <wp:extent cx="1160890" cy="0"/>
                <wp:effectExtent l="0" t="0" r="20320" b="19050"/>
                <wp:wrapNone/>
                <wp:docPr id="3" name="מחבר ישר 3"/>
                <wp:cNvGraphicFramePr/>
                <a:graphic xmlns:a="http://schemas.openxmlformats.org/drawingml/2006/main">
                  <a:graphicData uri="http://schemas.microsoft.com/office/word/2010/wordprocessingShape">
                    <wps:wsp>
                      <wps:cNvCnPr/>
                      <wps:spPr>
                        <a:xfrm>
                          <a:off x="0" y="0"/>
                          <a:ext cx="1160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F08C70" id="מחבר ישר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04.85pt,59.45pt" to="296.2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" strokecolor="#5b9bd5 [3204]" strokeweight=".5pt">
                <v:stroke joinstyle="miter"/>
              </v:line>
            </w:pict>
          </mc:Fallback>
        </mc:AlternateContent>
      </w: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59264" behindDoc="0" locked="0" layoutInCell="1" allowOverlap="1" wp14:anchorId="5B48D1B5" wp14:editId="13A204F1">
                <wp:simplePos x="0" y="0"/>
                <wp:positionH relativeFrom="column">
                  <wp:posOffset>4001494</wp:posOffset>
                </wp:positionH>
                <wp:positionV relativeFrom="paragraph">
                  <wp:posOffset>755125</wp:posOffset>
                </wp:positionV>
                <wp:extent cx="1304014" cy="0"/>
                <wp:effectExtent l="0" t="0" r="10795" b="19050"/>
                <wp:wrapNone/>
                <wp:docPr id="2" name="מחבר ישר 2"/>
                <wp:cNvGraphicFramePr/>
                <a:graphic xmlns:a="http://schemas.openxmlformats.org/drawingml/2006/main">
                  <a:graphicData uri="http://schemas.microsoft.com/office/word/2010/wordprocessingShape">
                    <wps:wsp>
                      <wps:cNvCnPr/>
                      <wps:spPr>
                        <a:xfrm flipH="1">
                          <a:off x="0" y="0"/>
                          <a:ext cx="1304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FB2714" id="מחבר ישר 2" o:spid="_x0000_s1026" style="position:absolute;left:0;text-align:left;flip:x;z-index:251659264;visibility:visible;mso-wrap-style:square;mso-wrap-distance-left:9pt;mso-wrap-distance-top:0;mso-wrap-distance-right:9pt;mso-wrap-distance-bottom:0;mso-position-horizontal:absolute;mso-position-horizontal-relative:text;mso-position-vertical:absolute;mso-position-vertical-relative:text" from="315.1pt,59.45pt" to="417.8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" strokecolor="#5b9bd5 [3204]" strokeweight=".5pt">
                <v:stroke joinstyle="miter"/>
              </v:line>
            </w:pict>
          </mc:Fallback>
        </mc:AlternateContent>
      </w:r>
      <w:r w:rsidR="001361AD" w:rsidRPr="007124BC">
        <w:rPr>
          <w:rFonts w:ascii="Times New Roman" w:eastAsia="Times New Roman" w:hAnsi="Times New Roman" w:cs="David"/>
          <w:b/>
          <w:bCs/>
          <w:sz w:val="20"/>
          <w:szCs w:val="24"/>
          <w:rtl/>
          <w:lang w:eastAsia="he-IL"/>
        </w:rPr>
        <w:t>המזמין</w:t>
      </w:r>
      <w:r w:rsidR="001361AD" w:rsidRPr="002E7459">
        <w:rPr>
          <w:b/>
          <w:bCs/>
          <w:color w:val="800080"/>
          <w:rtl/>
        </w:rPr>
        <w:t xml:space="preserve"> </w:t>
      </w:r>
      <w:r w:rsidR="001361AD">
        <w:rPr>
          <w:rFonts w:hint="cs"/>
          <w:b/>
          <w:bCs/>
          <w:color w:val="800080"/>
          <w:rtl/>
        </w:rPr>
        <w:t xml:space="preserve">: </w:t>
      </w:r>
    </w:p>
    <w:p w14:paraId="36DC92D5" w14:textId="77777777" w:rsidR="001361AD" w:rsidRPr="00022C60" w:rsidRDefault="001361AD" w:rsidP="00B37B6C">
      <w:pPr>
        <w:rPr>
          <w:rtl/>
        </w:rPr>
      </w:pPr>
      <w:r w:rsidRPr="00022C60">
        <w:rPr>
          <w:rFonts w:hint="eastAsia"/>
          <w:color w:val="800080"/>
          <w:sz w:val="20"/>
          <w:szCs w:val="20"/>
          <w:rtl/>
        </w:rPr>
        <w:t>אפריקה</w:t>
      </w:r>
      <w:r w:rsidRPr="00022C60">
        <w:rPr>
          <w:color w:val="800080"/>
          <w:sz w:val="20"/>
          <w:szCs w:val="20"/>
          <w:rtl/>
        </w:rPr>
        <w:t xml:space="preserve"> </w:t>
      </w:r>
      <w:r w:rsidRPr="00022C60">
        <w:rPr>
          <w:rFonts w:hint="eastAsia"/>
          <w:color w:val="800080"/>
          <w:sz w:val="20"/>
          <w:szCs w:val="20"/>
          <w:rtl/>
        </w:rPr>
        <w:t>ישראל</w:t>
      </w:r>
      <w:r w:rsidRPr="00022C60">
        <w:rPr>
          <w:color w:val="800080"/>
          <w:sz w:val="20"/>
          <w:szCs w:val="20"/>
          <w:rtl/>
        </w:rPr>
        <w:t xml:space="preserve"> </w:t>
      </w:r>
      <w:r w:rsidRPr="00022C60">
        <w:rPr>
          <w:rFonts w:hint="eastAsia"/>
          <w:color w:val="800080"/>
          <w:sz w:val="20"/>
          <w:szCs w:val="20"/>
          <w:rtl/>
        </w:rPr>
        <w:t>מגורים</w:t>
      </w:r>
      <w:r w:rsidRPr="00022C60">
        <w:rPr>
          <w:color w:val="800080"/>
          <w:sz w:val="20"/>
          <w:szCs w:val="20"/>
          <w:rtl/>
        </w:rPr>
        <w:t xml:space="preserve"> </w:t>
      </w:r>
      <w:r w:rsidRPr="00022C60">
        <w:rPr>
          <w:rFonts w:hint="eastAsia"/>
          <w:color w:val="800080"/>
          <w:sz w:val="20"/>
          <w:szCs w:val="20"/>
          <w:rtl/>
        </w:rPr>
        <w:t>בע</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cs"/>
          <w:color w:val="800080"/>
          <w:sz w:val="20"/>
          <w:szCs w:val="20"/>
          <w:rtl/>
        </w:rPr>
        <w:t xml:space="preserve"> </w:t>
      </w:r>
      <w:r w:rsidRPr="00022C60">
        <w:rPr>
          <w:rFonts w:hint="eastAsia"/>
          <w:color w:val="800080"/>
          <w:sz w:val="20"/>
          <w:szCs w:val="20"/>
          <w:rtl/>
        </w:rPr>
        <w:t>שיכון</w:t>
      </w:r>
      <w:r w:rsidRPr="00022C60">
        <w:rPr>
          <w:color w:val="800080"/>
          <w:sz w:val="20"/>
          <w:szCs w:val="20"/>
          <w:rtl/>
        </w:rPr>
        <w:t xml:space="preserve"> </w:t>
      </w:r>
      <w:r w:rsidRPr="00022C60">
        <w:rPr>
          <w:rFonts w:hint="eastAsia"/>
          <w:color w:val="800080"/>
          <w:sz w:val="20"/>
          <w:szCs w:val="20"/>
          <w:rtl/>
        </w:rPr>
        <w:t>ובינוי</w:t>
      </w:r>
      <w:r w:rsidRPr="00022C60">
        <w:rPr>
          <w:color w:val="800080"/>
          <w:sz w:val="20"/>
          <w:szCs w:val="20"/>
          <w:rtl/>
        </w:rPr>
        <w:t xml:space="preserve"> </w:t>
      </w:r>
      <w:r w:rsidRPr="00022C60">
        <w:rPr>
          <w:rFonts w:hint="eastAsia"/>
          <w:color w:val="800080"/>
          <w:sz w:val="20"/>
          <w:szCs w:val="20"/>
          <w:rtl/>
        </w:rPr>
        <w:t>נדל</w:t>
      </w:r>
      <w:r w:rsidRPr="00022C60">
        <w:rPr>
          <w:color w:val="800080"/>
          <w:sz w:val="20"/>
          <w:szCs w:val="20"/>
          <w:rtl/>
        </w:rPr>
        <w:t>"</w:t>
      </w:r>
      <w:r w:rsidRPr="00022C60">
        <w:rPr>
          <w:rFonts w:hint="eastAsia"/>
          <w:color w:val="800080"/>
          <w:sz w:val="20"/>
          <w:szCs w:val="20"/>
          <w:rtl/>
        </w:rPr>
        <w:t>ן</w:t>
      </w:r>
      <w:r w:rsidRPr="00022C60">
        <w:rPr>
          <w:color w:val="800080"/>
          <w:sz w:val="20"/>
          <w:szCs w:val="20"/>
          <w:rtl/>
        </w:rPr>
        <w:t xml:space="preserve"> </w:t>
      </w:r>
      <w:r w:rsidRPr="00022C60">
        <w:rPr>
          <w:rFonts w:hint="eastAsia"/>
          <w:color w:val="800080"/>
          <w:sz w:val="20"/>
          <w:szCs w:val="20"/>
          <w:rtl/>
        </w:rPr>
        <w:t>בע</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cs"/>
          <w:color w:val="800080"/>
          <w:sz w:val="20"/>
          <w:szCs w:val="20"/>
          <w:rtl/>
        </w:rPr>
        <w:t xml:space="preserve">   </w:t>
      </w:r>
      <w:r w:rsidRPr="00022C60">
        <w:rPr>
          <w:rFonts w:hint="eastAsia"/>
          <w:color w:val="800080"/>
          <w:sz w:val="20"/>
          <w:szCs w:val="20"/>
          <w:rtl/>
        </w:rPr>
        <w:t>כלל</w:t>
      </w:r>
      <w:r w:rsidRPr="00022C60">
        <w:rPr>
          <w:color w:val="800080"/>
          <w:sz w:val="20"/>
          <w:szCs w:val="20"/>
          <w:rtl/>
        </w:rPr>
        <w:t xml:space="preserve"> </w:t>
      </w:r>
      <w:r w:rsidRPr="00022C60">
        <w:rPr>
          <w:rFonts w:hint="eastAsia"/>
          <w:color w:val="800080"/>
          <w:sz w:val="20"/>
          <w:szCs w:val="20"/>
          <w:rtl/>
        </w:rPr>
        <w:t>נכסי</w:t>
      </w:r>
      <w:r w:rsidRPr="00022C60">
        <w:rPr>
          <w:color w:val="800080"/>
          <w:sz w:val="20"/>
          <w:szCs w:val="20"/>
          <w:rtl/>
        </w:rPr>
        <w:t xml:space="preserve"> </w:t>
      </w:r>
      <w:r w:rsidRPr="00022C60">
        <w:rPr>
          <w:rFonts w:hint="eastAsia"/>
          <w:color w:val="800080"/>
          <w:sz w:val="20"/>
          <w:szCs w:val="20"/>
          <w:rtl/>
        </w:rPr>
        <w:t>נדלן</w:t>
      </w:r>
      <w:r w:rsidRPr="00022C60">
        <w:rPr>
          <w:color w:val="800080"/>
          <w:sz w:val="20"/>
          <w:szCs w:val="20"/>
          <w:rtl/>
        </w:rPr>
        <w:t xml:space="preserve"> </w:t>
      </w:r>
      <w:r w:rsidRPr="00022C60">
        <w:rPr>
          <w:rFonts w:hint="eastAsia"/>
          <w:color w:val="800080"/>
          <w:sz w:val="20"/>
          <w:szCs w:val="20"/>
          <w:rtl/>
        </w:rPr>
        <w:t>נשר</w:t>
      </w:r>
      <w:r w:rsidRPr="00022C60">
        <w:rPr>
          <w:color w:val="800080"/>
          <w:sz w:val="20"/>
          <w:szCs w:val="20"/>
          <w:rtl/>
        </w:rPr>
        <w:t xml:space="preserve"> </w:t>
      </w:r>
      <w:r w:rsidRPr="00022C60">
        <w:rPr>
          <w:rFonts w:hint="eastAsia"/>
          <w:color w:val="800080"/>
          <w:sz w:val="20"/>
          <w:szCs w:val="20"/>
          <w:rtl/>
        </w:rPr>
        <w:t>מרכז</w:t>
      </w:r>
      <w:r w:rsidRPr="00022C60">
        <w:rPr>
          <w:color w:val="800080"/>
          <w:sz w:val="20"/>
          <w:szCs w:val="20"/>
          <w:rtl/>
        </w:rPr>
        <w:t xml:space="preserve"> (</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eastAsia"/>
          <w:color w:val="800080"/>
          <w:sz w:val="20"/>
          <w:szCs w:val="20"/>
          <w:rtl/>
        </w:rPr>
        <w:t>שותפות</w:t>
      </w:r>
      <w:r w:rsidRPr="00022C60">
        <w:rPr>
          <w:color w:val="800080"/>
          <w:sz w:val="20"/>
          <w:szCs w:val="20"/>
          <w:rtl/>
        </w:rPr>
        <w:t xml:space="preserve"> </w:t>
      </w:r>
      <w:r w:rsidRPr="00022C60">
        <w:rPr>
          <w:rFonts w:hint="eastAsia"/>
          <w:color w:val="800080"/>
          <w:sz w:val="20"/>
          <w:szCs w:val="20"/>
          <w:rtl/>
        </w:rPr>
        <w:t>מוגבלת</w:t>
      </w:r>
    </w:p>
    <w:p w14:paraId="46F9B9A3" w14:textId="77777777" w:rsidR="000328C9" w:rsidRDefault="000328C9">
      <w:pPr>
        <w:bidi w:val="0"/>
        <w:spacing w:before="0" w:beforeAutospacing="0" w:after="160" w:afterAutospacing="0" w:line="259" w:lineRule="auto"/>
        <w:rPr>
          <w:rtl/>
        </w:rPr>
      </w:pPr>
      <w:r>
        <w:rPr>
          <w:rtl/>
        </w:rPr>
        <w:br w:type="page"/>
      </w:r>
    </w:p>
    <w:p w14:paraId="75538E42"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1857755"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83FCD6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2B69904" w14:textId="77777777" w:rsid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1910B0" w14:textId="77777777" w:rsidR="005C65AA" w:rsidRDefault="005C65AA"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A1E86E" w14:textId="77777777" w:rsidR="00997035" w:rsidRDefault="00E5253D" w:rsidP="00B37B6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r w:rsidR="007846CA">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שטחי מסחר ו</w:t>
      </w:r>
      <w:r>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w:t>
      </w:r>
      <w:r>
        <w:rPr>
          <w:rFonts w:ascii="Times New Roman" w:eastAsia="Times New Roman" w:hAnsi="Times New Roman" w:cs="David" w:hint="cs"/>
          <w:sz w:val="24"/>
          <w:szCs w:val="24"/>
          <w:rtl/>
          <w:lang w:eastAsia="he-IL"/>
        </w:rPr>
        <w:t xml:space="preserve"> </w:t>
      </w:r>
      <w:r w:rsidR="007846CA">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ו/או שילוב מגורים ו/או מסחר ו/או </w:t>
      </w:r>
      <w:r w:rsidR="00B6755A">
        <w:rPr>
          <w:rFonts w:ascii="Times New Roman" w:eastAsia="Times New Roman" w:hAnsi="Times New Roman" w:cs="David" w:hint="cs"/>
          <w:sz w:val="24"/>
          <w:szCs w:val="24"/>
          <w:rtl/>
          <w:lang w:eastAsia="he-IL"/>
        </w:rPr>
        <w:t xml:space="preserve">תעסוקה </w:t>
      </w:r>
      <w:r w:rsidRPr="00B27B4C">
        <w:rPr>
          <w:rFonts w:ascii="Times New Roman" w:eastAsia="Times New Roman" w:hAnsi="Times New Roman" w:cs="David" w:hint="cs"/>
          <w:sz w:val="24"/>
          <w:szCs w:val="24"/>
          <w:rtl/>
          <w:lang w:eastAsia="he-IL"/>
        </w:rPr>
        <w:t>,</w:t>
      </w:r>
      <w:r w:rsidR="00B6755A">
        <w:rPr>
          <w:rFonts w:ascii="Times New Roman" w:eastAsia="Times New Roman" w:hAnsi="Times New Roman" w:cs="David" w:hint="cs"/>
          <w:sz w:val="24"/>
          <w:szCs w:val="24"/>
          <w:rtl/>
          <w:lang w:eastAsia="he-IL"/>
        </w:rPr>
        <w:t xml:space="preserve">כולל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מרתפים לכל מבנה  ו/או משולב , </w:t>
      </w:r>
      <w:r w:rsidRPr="00B27B4C">
        <w:rPr>
          <w:rFonts w:ascii="Times New Roman" w:eastAsia="Times New Roman" w:hAnsi="Times New Roman" w:cs="David" w:hint="cs"/>
          <w:sz w:val="24"/>
          <w:szCs w:val="24"/>
          <w:rtl/>
          <w:lang w:eastAsia="he-IL"/>
        </w:rPr>
        <w:t>חניונים ופיתוח</w:t>
      </w:r>
      <w:r w:rsidR="009B66D2">
        <w:rPr>
          <w:rFonts w:ascii="Times New Roman" w:eastAsia="Times New Roman" w:hAnsi="Times New Roman" w:cs="David" w:hint="cs"/>
          <w:sz w:val="24"/>
          <w:szCs w:val="24"/>
          <w:rtl/>
          <w:lang w:eastAsia="he-IL"/>
        </w:rPr>
        <w:t xml:space="preserve"> צמוד </w:t>
      </w:r>
      <w:sdt>
        <w:sdtPr>
          <w:rPr>
            <w:rFonts w:ascii="Times New Roman" w:eastAsia="Times New Roman" w:hAnsi="Times New Roman" w:cs="David" w:hint="cs"/>
            <w:sz w:val="24"/>
            <w:szCs w:val="24"/>
            <w:rtl/>
            <w:lang w:eastAsia="he-IL"/>
          </w:rPr>
          <w:alias w:val="רשות מקומית"/>
          <w:tag w:val="cntLocalAuth"/>
          <w:id w:val="1327011867"/>
          <w:placeholder>
            <w:docPart w:val="252734FA9A9846D9BAA9A8C402FBC9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06443" w:rsidRPr="000328C9">
            <w:rPr>
              <w:rFonts w:ascii="Times New Roman" w:eastAsia="Times New Roman" w:hAnsi="Times New Roman" w:cs="David" w:hint="cs"/>
              <w:sz w:val="24"/>
              <w:szCs w:val="24"/>
              <w:rtl/>
              <w:lang w:eastAsia="he-IL"/>
            </w:rPr>
            <w:t xml:space="preserve"> נשר </w:t>
          </w:r>
        </w:sdtContent>
      </w:sdt>
      <w:r w:rsidRPr="000328C9">
        <w:rPr>
          <w:rFonts w:ascii="Times New Roman" w:eastAsia="Times New Roman" w:hAnsi="Times New Roman" w:cs="David" w:hint="cs"/>
          <w:sz w:val="24"/>
          <w:szCs w:val="24"/>
          <w:rtl/>
          <w:lang w:eastAsia="he-IL"/>
        </w:rPr>
        <w:t xml:space="preserve"> </w:t>
      </w:r>
      <w:r w:rsidRPr="000328C9">
        <w:rPr>
          <w:rFonts w:ascii="Times New Roman" w:eastAsia="Times New Roman" w:hAnsi="Times New Roman" w:cs="David"/>
          <w:sz w:val="24"/>
          <w:szCs w:val="24"/>
          <w:rtl/>
          <w:lang w:eastAsia="he-IL"/>
        </w:rPr>
        <w:t>–</w:t>
      </w:r>
      <w:r w:rsidRPr="000328C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אתר"/>
          <w:tag w:val="cntSite"/>
          <w:id w:val="-1745489621"/>
          <w:placeholder>
            <w:docPart w:val="ECA1E0B2BA38423EBF8D3C329F49F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83A18" w:rsidRPr="000328C9">
            <w:rPr>
              <w:rFonts w:ascii="Times New Roman" w:eastAsia="Times New Roman" w:hAnsi="Times New Roman" w:cs="David" w:hint="cs"/>
              <w:sz w:val="24"/>
              <w:szCs w:val="24"/>
              <w:rtl/>
            </w:rPr>
            <w:t>( טרם ניתן שם לפרויקט ) בעיר נשר</w:t>
          </w:r>
        </w:sdtContent>
      </w:sdt>
      <w:r w:rsidRPr="000328C9">
        <w:rPr>
          <w:rFonts w:ascii="Times New Roman" w:eastAsia="Times New Roman" w:hAnsi="Times New Roman" w:cs="David" w:hint="cs"/>
          <w:sz w:val="24"/>
          <w:szCs w:val="24"/>
          <w:rtl/>
          <w:lang w:eastAsia="he-IL"/>
        </w:rPr>
        <w:t>, לרב</w:t>
      </w:r>
      <w:r w:rsidRPr="00B27B4C">
        <w:rPr>
          <w:rFonts w:ascii="Times New Roman" w:eastAsia="Times New Roman" w:hAnsi="Times New Roman" w:cs="David" w:hint="cs"/>
          <w:sz w:val="24"/>
          <w:szCs w:val="24"/>
          <w:rtl/>
          <w:lang w:eastAsia="he-IL"/>
        </w:rPr>
        <w:t xml:space="preserve">ות עבודות פיתוח על, </w:t>
      </w:r>
      <w:r>
        <w:rPr>
          <w:rFonts w:ascii="Times New Roman" w:eastAsia="Times New Roman" w:hAnsi="Times New Roman" w:cs="David" w:hint="cs"/>
          <w:sz w:val="24"/>
          <w:szCs w:val="24"/>
          <w:rtl/>
          <w:lang w:eastAsia="he-IL"/>
        </w:rPr>
        <w:t xml:space="preserve"> חדרי טרפו ( בתוך ו/או מחוץ למגרשים ), מבני מכירות וכיו"ב, </w:t>
      </w:r>
      <w:r w:rsidRPr="00B27B4C">
        <w:rPr>
          <w:rFonts w:ascii="Times New Roman" w:eastAsia="Times New Roman" w:hAnsi="Times New Roman" w:cs="David" w:hint="cs"/>
          <w:sz w:val="24"/>
          <w:szCs w:val="24"/>
          <w:rtl/>
          <w:lang w:eastAsia="he-IL"/>
        </w:rPr>
        <w:t>אשר יתוכנן ו/או יבוצע עבור המזמין ב</w:t>
      </w:r>
      <w:r>
        <w:rPr>
          <w:rFonts w:ascii="Times New Roman" w:eastAsia="Times New Roman" w:hAnsi="Times New Roman" w:cs="David" w:hint="cs"/>
          <w:sz w:val="24"/>
          <w:szCs w:val="24"/>
          <w:rtl/>
          <w:lang w:eastAsia="he-IL"/>
        </w:rPr>
        <w:t>מקטעים א' + ב' של התוכנית, כהגדרת מונחים אלו להלן,</w:t>
      </w:r>
      <w:r w:rsidRPr="00B27B4C">
        <w:rPr>
          <w:rFonts w:ascii="Times New Roman" w:eastAsia="Times New Roman" w:hAnsi="Times New Roman" w:cs="David" w:hint="cs"/>
          <w:sz w:val="24"/>
          <w:szCs w:val="24"/>
          <w:rtl/>
          <w:lang w:eastAsia="he-IL"/>
        </w:rPr>
        <w:t xml:space="preserve"> בקטעים ובשלבים</w:t>
      </w:r>
      <w:r w:rsidR="00883A18">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 xml:space="preserve"> לפי שיקול דעתו</w:t>
      </w:r>
      <w:r>
        <w:rPr>
          <w:rFonts w:ascii="Times New Roman" w:eastAsia="Times New Roman" w:hAnsi="Times New Roman" w:cs="David" w:hint="cs"/>
          <w:sz w:val="24"/>
          <w:szCs w:val="24"/>
          <w:rtl/>
          <w:lang w:eastAsia="he-IL"/>
        </w:rPr>
        <w:t xml:space="preserve"> הבלעדי של המזמין</w:t>
      </w:r>
      <w:r w:rsidR="00D82448">
        <w:rPr>
          <w:rFonts w:ascii="Times New Roman" w:eastAsia="Times New Roman" w:hAnsi="Times New Roman" w:cs="David" w:hint="cs"/>
          <w:sz w:val="24"/>
          <w:szCs w:val="24"/>
          <w:rtl/>
          <w:lang w:eastAsia="he-IL"/>
        </w:rPr>
        <w:t xml:space="preserve"> והנחיות המנהל, </w:t>
      </w:r>
      <w:r w:rsidR="00883A18">
        <w:rPr>
          <w:rFonts w:ascii="Times New Roman" w:eastAsia="Times New Roman" w:hAnsi="Times New Roman" w:cs="David" w:hint="cs"/>
          <w:sz w:val="24"/>
          <w:szCs w:val="24"/>
          <w:rtl/>
          <w:lang w:eastAsia="he-IL"/>
        </w:rPr>
        <w:t xml:space="preserve">הכוללים סך של עד </w:t>
      </w:r>
      <w:r w:rsidR="00D82448">
        <w:rPr>
          <w:rFonts w:ascii="Times New Roman" w:eastAsia="Times New Roman" w:hAnsi="Times New Roman" w:cs="David" w:hint="cs"/>
          <w:sz w:val="24"/>
          <w:szCs w:val="24"/>
          <w:rtl/>
          <w:lang w:eastAsia="he-IL"/>
        </w:rPr>
        <w:t>1,000 יחידות דיור למגורים</w:t>
      </w:r>
      <w:r w:rsidR="00883A18">
        <w:rPr>
          <w:rFonts w:ascii="Times New Roman" w:eastAsia="Times New Roman" w:hAnsi="Times New Roman" w:cs="David" w:hint="cs"/>
          <w:sz w:val="24"/>
          <w:szCs w:val="24"/>
          <w:rtl/>
          <w:lang w:eastAsia="he-IL"/>
        </w:rPr>
        <w:t xml:space="preserve"> מתוך יחידות המגורים שניתן להקים במקטעים א' וב' של התוכנית</w:t>
      </w:r>
      <w:r w:rsidR="006E0095">
        <w:rPr>
          <w:rFonts w:ascii="Times New Roman" w:eastAsia="Times New Roman" w:hAnsi="Times New Roman" w:cs="David" w:hint="cs"/>
          <w:sz w:val="24"/>
          <w:szCs w:val="24"/>
          <w:rtl/>
          <w:lang w:eastAsia="he-IL"/>
        </w:rPr>
        <w:t xml:space="preserve"> וכן כ 4</w:t>
      </w:r>
      <w:r w:rsidR="00471B9E">
        <w:rPr>
          <w:rFonts w:ascii="Times New Roman" w:eastAsia="Times New Roman" w:hAnsi="Times New Roman" w:cs="David" w:hint="cs"/>
          <w:sz w:val="24"/>
          <w:szCs w:val="24"/>
          <w:rtl/>
          <w:lang w:eastAsia="he-IL"/>
        </w:rPr>
        <w:t>0</w:t>
      </w:r>
      <w:r w:rsidR="006E0095">
        <w:rPr>
          <w:rFonts w:ascii="Times New Roman" w:eastAsia="Times New Roman" w:hAnsi="Times New Roman" w:cs="David" w:hint="cs"/>
          <w:sz w:val="24"/>
          <w:szCs w:val="24"/>
          <w:rtl/>
          <w:lang w:eastAsia="he-IL"/>
        </w:rPr>
        <w:t xml:space="preserve">,000 מ"ר מסחר/או תעסוקה </w:t>
      </w:r>
      <w:r w:rsidR="00883A18">
        <w:rPr>
          <w:rFonts w:ascii="Times New Roman" w:eastAsia="Times New Roman" w:hAnsi="Times New Roman" w:cs="David" w:hint="cs"/>
          <w:sz w:val="24"/>
          <w:szCs w:val="24"/>
          <w:rtl/>
          <w:lang w:eastAsia="he-IL"/>
        </w:rPr>
        <w:t xml:space="preserve"> כהגדרתה להלן</w:t>
      </w:r>
      <w:r w:rsidR="00D82448">
        <w:rPr>
          <w:rFonts w:ascii="Times New Roman" w:eastAsia="Times New Roman" w:hAnsi="Times New Roman" w:cs="David" w:hint="cs"/>
          <w:sz w:val="24"/>
          <w:szCs w:val="24"/>
          <w:rtl/>
          <w:lang w:eastAsia="he-IL"/>
        </w:rPr>
        <w:t xml:space="preserve"> וזאת מבלי לגרוע מזכותו של המזמין</w:t>
      </w:r>
      <w:r w:rsidR="00883A18">
        <w:rPr>
          <w:rFonts w:ascii="Times New Roman" w:eastAsia="Times New Roman" w:hAnsi="Times New Roman" w:cs="David" w:hint="cs"/>
          <w:sz w:val="24"/>
          <w:szCs w:val="24"/>
          <w:rtl/>
          <w:lang w:eastAsia="he-IL"/>
        </w:rPr>
        <w:t xml:space="preserve"> על פי סעיף 6.3 להסכם להפסיק</w:t>
      </w:r>
      <w:r w:rsidR="00D82448">
        <w:rPr>
          <w:rFonts w:ascii="Times New Roman" w:eastAsia="Times New Roman" w:hAnsi="Times New Roman" w:cs="David" w:hint="cs"/>
          <w:sz w:val="24"/>
          <w:szCs w:val="24"/>
          <w:rtl/>
          <w:lang w:eastAsia="he-IL"/>
        </w:rPr>
        <w:t xml:space="preserve"> </w:t>
      </w:r>
      <w:r w:rsidR="00883A18" w:rsidRPr="00B27B4C">
        <w:rPr>
          <w:rFonts w:ascii="Times New Roman" w:eastAsia="Times New Roman" w:hAnsi="Times New Roman" w:cs="David"/>
          <w:sz w:val="20"/>
          <w:szCs w:val="24"/>
          <w:rtl/>
          <w:lang w:eastAsia="he-IL"/>
        </w:rPr>
        <w:t xml:space="preserve">את שרותי המתכנן עם השלמת כל קטע ואף במהלכו </w:t>
      </w:r>
      <w:r w:rsidR="00883A18">
        <w:rPr>
          <w:rFonts w:ascii="Times New Roman" w:eastAsia="Times New Roman" w:hAnsi="Times New Roman" w:cs="David" w:hint="cs"/>
          <w:sz w:val="20"/>
          <w:szCs w:val="24"/>
          <w:rtl/>
          <w:lang w:eastAsia="he-IL"/>
        </w:rPr>
        <w:t xml:space="preserve">או </w:t>
      </w:r>
      <w:r w:rsidR="00883A18" w:rsidRPr="00B27B4C">
        <w:rPr>
          <w:rFonts w:ascii="Times New Roman" w:eastAsia="Times New Roman" w:hAnsi="Times New Roman" w:cs="David"/>
          <w:sz w:val="20"/>
          <w:szCs w:val="24"/>
          <w:rtl/>
          <w:lang w:eastAsia="he-IL"/>
        </w:rPr>
        <w:t>עם השלמת כל שלב ואף במהלכו</w:t>
      </w:r>
      <w:r w:rsidR="00883A18">
        <w:rPr>
          <w:rFonts w:ascii="Times New Roman" w:eastAsia="Times New Roman" w:hAnsi="Times New Roman" w:cs="David" w:hint="cs"/>
          <w:sz w:val="20"/>
          <w:szCs w:val="24"/>
          <w:rtl/>
          <w:lang w:eastAsia="he-IL"/>
        </w:rPr>
        <w:t xml:space="preserve"> (גם אם מספר יחידות המגורים</w:t>
      </w:r>
      <w:r w:rsidR="00883A18" w:rsidRPr="00B27B4C">
        <w:rPr>
          <w:rFonts w:ascii="Times New Roman" w:eastAsia="Times New Roman" w:hAnsi="Times New Roman" w:cs="David"/>
          <w:sz w:val="20"/>
          <w:szCs w:val="24"/>
          <w:rtl/>
          <w:lang w:eastAsia="he-IL"/>
        </w:rPr>
        <w:t xml:space="preserve"> ו</w:t>
      </w:r>
      <w:r w:rsidR="00883A18">
        <w:rPr>
          <w:rFonts w:ascii="Times New Roman" w:eastAsia="Times New Roman" w:hAnsi="Times New Roman" w:cs="David" w:hint="cs"/>
          <w:sz w:val="20"/>
          <w:szCs w:val="24"/>
          <w:rtl/>
          <w:lang w:eastAsia="he-IL"/>
        </w:rPr>
        <w:t xml:space="preserve">במקרה של הפסקת השרותים כאמור </w:t>
      </w:r>
      <w:r w:rsidR="00883A18" w:rsidRPr="00B27B4C">
        <w:rPr>
          <w:rFonts w:ascii="Times New Roman" w:eastAsia="Times New Roman" w:hAnsi="Times New Roman" w:cs="David"/>
          <w:sz w:val="20"/>
          <w:szCs w:val="24"/>
          <w:rtl/>
          <w:lang w:eastAsia="he-IL"/>
        </w:rPr>
        <w:t>יחולו הוראות סעיף 12 לה</w:t>
      </w:r>
      <w:r w:rsidR="00883A18">
        <w:rPr>
          <w:rFonts w:ascii="Times New Roman" w:eastAsia="Times New Roman" w:hAnsi="Times New Roman" w:cs="David" w:hint="cs"/>
          <w:sz w:val="20"/>
          <w:szCs w:val="24"/>
          <w:rtl/>
          <w:lang w:eastAsia="he-IL"/>
        </w:rPr>
        <w:t>סכם</w:t>
      </w:r>
      <w:r w:rsidRPr="00B27B4C">
        <w:rPr>
          <w:rFonts w:ascii="Times New Roman" w:eastAsia="Times New Roman" w:hAnsi="Times New Roman" w:cs="David" w:hint="cs"/>
          <w:sz w:val="24"/>
          <w:szCs w:val="24"/>
          <w:rtl/>
          <w:lang w:eastAsia="he-IL"/>
        </w:rPr>
        <w:t>.</w:t>
      </w:r>
      <w:r w:rsidR="00DF6012">
        <w:rPr>
          <w:rFonts w:ascii="Times New Roman" w:eastAsia="Times New Roman" w:hAnsi="Times New Roman" w:cs="David" w:hint="cs"/>
          <w:sz w:val="24"/>
          <w:szCs w:val="24"/>
          <w:rtl/>
          <w:lang w:eastAsia="he-IL"/>
        </w:rPr>
        <w:t xml:space="preserve"> </w:t>
      </w:r>
    </w:p>
    <w:p w14:paraId="6C5EC283" w14:textId="77777777" w:rsidR="00997035" w:rsidRDefault="00997035" w:rsidP="00B37B6C">
      <w:pPr>
        <w:widowControl w:val="0"/>
        <w:spacing w:before="0" w:beforeAutospacing="0" w:after="0" w:afterAutospacing="0" w:line="240" w:lineRule="auto"/>
        <w:ind w:left="720"/>
        <w:jc w:val="both"/>
        <w:rPr>
          <w:rFonts w:ascii="Times New Roman" w:eastAsia="Times New Roman" w:hAnsi="Times New Roman" w:cs="David"/>
          <w:b/>
          <w:bCs/>
          <w:sz w:val="24"/>
          <w:szCs w:val="24"/>
          <w:highlight w:val="yellow"/>
          <w:rtl/>
          <w:lang w:eastAsia="he-IL"/>
        </w:rPr>
      </w:pPr>
    </w:p>
    <w:p w14:paraId="0A5913C7" w14:textId="77777777" w:rsidR="00D82448" w:rsidRDefault="00D82448" w:rsidP="00B37B6C">
      <w:pPr>
        <w:widowControl w:val="0"/>
        <w:spacing w:before="0" w:beforeAutospacing="0" w:after="0" w:afterAutospacing="0" w:line="240" w:lineRule="auto"/>
        <w:ind w:left="720"/>
        <w:jc w:val="both"/>
        <w:rPr>
          <w:rFonts w:ascii="Times New Roman" w:eastAsia="Times New Roman" w:hAnsi="Times New Roman" w:cs="David"/>
          <w:b/>
          <w:bCs/>
          <w:sz w:val="24"/>
          <w:szCs w:val="24"/>
          <w:highlight w:val="yellow"/>
          <w:rtl/>
          <w:lang w:eastAsia="he-IL"/>
        </w:rPr>
      </w:pPr>
    </w:p>
    <w:p w14:paraId="16587A42" w14:textId="77777777" w:rsidR="00E5253D"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w:t>
      </w:r>
      <w:r w:rsidRPr="000328C9">
        <w:rPr>
          <w:rFonts w:ascii="Times New Roman" w:eastAsia="Times New Roman" w:hAnsi="Times New Roman" w:cs="David" w:hint="cs"/>
          <w:sz w:val="24"/>
          <w:szCs w:val="24"/>
          <w:rtl/>
          <w:lang w:eastAsia="he-IL"/>
        </w:rPr>
        <w:t xml:space="preserve">מס' </w:t>
      </w:r>
      <w:sdt>
        <w:sdtPr>
          <w:rPr>
            <w:rFonts w:ascii="Times New Roman" w:eastAsia="Times New Roman" w:hAnsi="Times New Roman" w:cs="David" w:hint="cs"/>
            <w:sz w:val="24"/>
            <w:szCs w:val="24"/>
            <w:rtl/>
          </w:rPr>
          <w:alias w:val="שדה נוסף 2"/>
          <w:tag w:val="cntCustomField2"/>
          <w:id w:val="1703288077"/>
          <w:placeholder>
            <w:docPart w:val="5B20B03CE9DC4405AE75338FEA43CA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883A18" w:rsidRPr="000328C9">
            <w:rPr>
              <w:rFonts w:ascii="Times New Roman" w:eastAsia="Times New Roman" w:hAnsi="Times New Roman" w:cs="David" w:hint="cs"/>
              <w:sz w:val="24"/>
              <w:szCs w:val="24"/>
              <w:rtl/>
            </w:rPr>
            <w:t>355-0359364  מכ/866</w:t>
          </w:r>
        </w:sdtContent>
      </w:sdt>
      <w:r w:rsidRPr="000328C9">
        <w:rPr>
          <w:rFonts w:ascii="Times New Roman" w:eastAsia="Times New Roman" w:hAnsi="Times New Roman" w:cs="David" w:hint="cs"/>
          <w:sz w:val="24"/>
          <w:szCs w:val="24"/>
          <w:rtl/>
          <w:lang w:eastAsia="he-IL"/>
        </w:rPr>
        <w:t xml:space="preserve"> על </w:t>
      </w:r>
      <w:r w:rsidRPr="00B27B4C">
        <w:rPr>
          <w:rFonts w:ascii="Times New Roman" w:eastAsia="Times New Roman" w:hAnsi="Times New Roman" w:cs="David" w:hint="cs"/>
          <w:sz w:val="24"/>
          <w:szCs w:val="24"/>
          <w:rtl/>
          <w:lang w:eastAsia="he-IL"/>
        </w:rPr>
        <w:t>שינוייה מעת לעת וכן כל תכנית נוספת החלה על מקרקעי הפרויקט</w:t>
      </w:r>
      <w:r>
        <w:rPr>
          <w:rFonts w:ascii="Times New Roman" w:eastAsia="Times New Roman" w:hAnsi="Times New Roman" w:cs="David" w:hint="cs"/>
          <w:sz w:val="24"/>
          <w:szCs w:val="24"/>
          <w:rtl/>
          <w:lang w:eastAsia="he-IL"/>
        </w:rPr>
        <w:t>.</w:t>
      </w:r>
    </w:p>
    <w:p w14:paraId="5B56FBF5"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b/>
          <w:bCs/>
          <w:sz w:val="24"/>
          <w:szCs w:val="24"/>
          <w:lang w:eastAsia="he-IL"/>
        </w:rPr>
      </w:pPr>
      <w:r w:rsidRPr="00B736A5">
        <w:rPr>
          <w:rFonts w:ascii="Times New Roman" w:eastAsia="Times New Roman" w:hAnsi="Times New Roman" w:cs="David" w:hint="cs"/>
          <w:b/>
          <w:bCs/>
          <w:sz w:val="24"/>
          <w:szCs w:val="24"/>
          <w:rtl/>
          <w:lang w:eastAsia="he-IL"/>
        </w:rPr>
        <w:t>מקטעי</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התוכנית</w:t>
      </w:r>
      <w:r w:rsidRPr="00B736A5">
        <w:rPr>
          <w:rFonts w:ascii="Times New Roman" w:eastAsia="Times New Roman" w:hAnsi="Times New Roman" w:cs="David"/>
          <w:b/>
          <w:bCs/>
          <w:sz w:val="24"/>
          <w:szCs w:val="24"/>
          <w:rtl/>
          <w:lang w:eastAsia="he-IL"/>
        </w:rPr>
        <w:t xml:space="preserve"> </w:t>
      </w:r>
    </w:p>
    <w:p w14:paraId="330CD8DF" w14:textId="77777777" w:rsidR="00E5253D"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א</w:t>
      </w:r>
      <w:r>
        <w:rPr>
          <w:rFonts w:hint="cs"/>
          <w:u w:val="single"/>
          <w:rtl/>
        </w:rPr>
        <w:t xml:space="preserve">', </w:t>
      </w:r>
      <w:r w:rsidRPr="00F85BEE">
        <w:rPr>
          <w:rFonts w:hint="cs"/>
          <w:u w:val="single"/>
          <w:rtl/>
        </w:rPr>
        <w:t>ב'</w:t>
      </w:r>
      <w:r>
        <w:rPr>
          <w:rFonts w:hint="cs"/>
          <w:b/>
          <w:bCs/>
          <w:rtl/>
        </w:rPr>
        <w:t xml:space="preserve"> </w:t>
      </w:r>
      <w:r w:rsidRPr="001C5C1E">
        <w:rPr>
          <w:rFonts w:hint="cs"/>
          <w:rtl/>
        </w:rPr>
        <w:t>- 'רכס הכרמל', מדרום לציר בר-יהודה</w:t>
      </w:r>
      <w:r>
        <w:rPr>
          <w:rFonts w:hint="cs"/>
          <w:rtl/>
        </w:rPr>
        <w:t xml:space="preserve">  </w:t>
      </w:r>
    </w:p>
    <w:p w14:paraId="0EE8A7F3" w14:textId="77777777" w:rsidR="00E5253D" w:rsidRDefault="00E5253D" w:rsidP="00E5253D">
      <w:pPr>
        <w:pStyle w:val="ListParagraph"/>
        <w:numPr>
          <w:ilvl w:val="0"/>
          <w:numId w:val="27"/>
        </w:numPr>
        <w:spacing w:before="0" w:beforeAutospacing="0" w:after="0" w:afterAutospacing="0" w:line="240" w:lineRule="auto"/>
        <w:jc w:val="both"/>
      </w:pPr>
      <w:r w:rsidRPr="00E05C1F">
        <w:rPr>
          <w:rFonts w:hint="cs"/>
          <w:u w:val="single"/>
          <w:rtl/>
        </w:rPr>
        <w:t>מקטע א'+ב'</w:t>
      </w:r>
      <w:r>
        <w:rPr>
          <w:rFonts w:hint="cs"/>
          <w:rtl/>
        </w:rPr>
        <w:t xml:space="preserve"> - שטחים בתחום מקטע ג' בצידו המערבי </w:t>
      </w:r>
    </w:p>
    <w:p w14:paraId="0E7FCCF4" w14:textId="77777777" w:rsidR="00E5253D"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ג'</w:t>
      </w:r>
      <w:r>
        <w:rPr>
          <w:rFonts w:hint="cs"/>
          <w:rtl/>
        </w:rPr>
        <w:t xml:space="preserve"> </w:t>
      </w:r>
      <w:r w:rsidRPr="001C5C1E">
        <w:rPr>
          <w:rFonts w:hint="cs"/>
          <w:rtl/>
        </w:rPr>
        <w:t>-</w:t>
      </w:r>
      <w:r>
        <w:rPr>
          <w:rFonts w:hint="cs"/>
          <w:rtl/>
        </w:rPr>
        <w:t xml:space="preserve"> </w:t>
      </w:r>
      <w:r w:rsidRPr="001C5C1E">
        <w:rPr>
          <w:rFonts w:hint="cs"/>
          <w:rtl/>
        </w:rPr>
        <w:t>'מפעל נשר', בין כביש מספר 75 לציר בר-יהודה</w:t>
      </w:r>
      <w:r>
        <w:rPr>
          <w:rFonts w:hint="cs"/>
          <w:rtl/>
        </w:rPr>
        <w:t>, למעט השטחים הכלולים במסגרת מקטע א'+ב'</w:t>
      </w:r>
    </w:p>
    <w:p w14:paraId="57E65E8B" w14:textId="77777777" w:rsidR="00E5253D" w:rsidRPr="001C5C1E"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ד'</w:t>
      </w:r>
      <w:r>
        <w:rPr>
          <w:rFonts w:hint="cs"/>
          <w:b/>
          <w:bCs/>
          <w:rtl/>
        </w:rPr>
        <w:t xml:space="preserve"> </w:t>
      </w:r>
      <w:r w:rsidRPr="001C5C1E">
        <w:rPr>
          <w:rFonts w:hint="cs"/>
          <w:rtl/>
        </w:rPr>
        <w:t>-</w:t>
      </w:r>
      <w:r>
        <w:rPr>
          <w:rFonts w:hint="cs"/>
          <w:rtl/>
        </w:rPr>
        <w:t xml:space="preserve"> </w:t>
      </w:r>
      <w:r w:rsidRPr="001C5C1E">
        <w:rPr>
          <w:rFonts w:hint="cs"/>
          <w:rtl/>
        </w:rPr>
        <w:t>מצפון לכביש מספר 75.</w:t>
      </w:r>
    </w:p>
    <w:p w14:paraId="3BC5D349" w14:textId="77777777" w:rsidR="00E5253D" w:rsidRPr="001C5C1E" w:rsidRDefault="00E5253D" w:rsidP="00E5253D">
      <w:pPr>
        <w:pStyle w:val="ListParagraph"/>
        <w:spacing w:after="0" w:line="240" w:lineRule="auto"/>
        <w:ind w:left="651"/>
      </w:pPr>
      <w:r w:rsidRPr="001C5C1E">
        <w:rPr>
          <w:rFonts w:hint="cs"/>
          <w:rtl/>
        </w:rPr>
        <w:t xml:space="preserve"> והכל לפי תשריט מצ"ב בנספח </w:t>
      </w:r>
      <w:r>
        <w:rPr>
          <w:rFonts w:hint="cs"/>
          <w:rtl/>
        </w:rPr>
        <w:t>א1'</w:t>
      </w:r>
      <w:r w:rsidRPr="001C5C1E">
        <w:rPr>
          <w:rFonts w:hint="cs"/>
          <w:rtl/>
        </w:rPr>
        <w:t>.</w:t>
      </w:r>
    </w:p>
    <w:p w14:paraId="2F477ABA"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B736A5">
        <w:rPr>
          <w:rFonts w:ascii="Times New Roman" w:eastAsia="Times New Roman" w:hAnsi="Times New Roman" w:cs="David"/>
          <w:b/>
          <w:bCs/>
          <w:sz w:val="24"/>
          <w:szCs w:val="24"/>
          <w:rtl/>
          <w:lang w:eastAsia="he-IL"/>
        </w:rPr>
        <w:t>"</w:t>
      </w:r>
      <w:r w:rsidRPr="00B736A5">
        <w:rPr>
          <w:rFonts w:ascii="Times New Roman" w:eastAsia="Times New Roman" w:hAnsi="Times New Roman" w:cs="David" w:hint="cs"/>
          <w:b/>
          <w:bCs/>
          <w:sz w:val="24"/>
          <w:szCs w:val="24"/>
          <w:rtl/>
          <w:lang w:eastAsia="he-IL"/>
        </w:rPr>
        <w:t>תכניות</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הבינוי</w:t>
      </w:r>
      <w:r w:rsidRPr="00B736A5">
        <w:rPr>
          <w:rFonts w:ascii="Times New Roman" w:eastAsia="Times New Roman" w:hAnsi="Times New Roman" w:cs="David"/>
          <w:b/>
          <w:bCs/>
          <w:sz w:val="24"/>
          <w:szCs w:val="24"/>
          <w:rtl/>
          <w:lang w:eastAsia="he-IL"/>
        </w:rPr>
        <w:t>"</w:t>
      </w:r>
      <w:r>
        <w:rPr>
          <w:rFonts w:hint="cs"/>
          <w:rtl/>
        </w:rPr>
        <w:t xml:space="preserve"> </w:t>
      </w:r>
      <w:r>
        <w:rPr>
          <w:rtl/>
        </w:rPr>
        <w:t>–</w:t>
      </w:r>
      <w:r>
        <w:rPr>
          <w:rFonts w:hint="cs"/>
          <w:rtl/>
        </w:rPr>
        <w:t xml:space="preserve"> </w:t>
      </w:r>
      <w:r w:rsidRPr="00B736A5">
        <w:rPr>
          <w:rFonts w:ascii="Times New Roman" w:eastAsia="Times New Roman" w:hAnsi="Times New Roman" w:cs="David" w:hint="cs"/>
          <w:sz w:val="24"/>
          <w:szCs w:val="24"/>
          <w:rtl/>
          <w:lang w:eastAsia="he-IL"/>
        </w:rPr>
        <w:t>תכניות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אשר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הכנתן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ואישורן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נדרשים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תחילה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בהתאם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כבסיס</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לתכנון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ולהליכי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הרישוי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של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מקטעי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p>
    <w:p w14:paraId="643BF7ED"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1.1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BA32E70"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בינוי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עיצוב</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2.2 </w:t>
      </w: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6.6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E397BBE"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4D0802"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אדריכלית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כוללת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w:t>
      </w:r>
      <w:r>
        <w:rPr>
          <w:rFonts w:ascii="Times New Roman" w:eastAsia="Times New Roman" w:hAnsi="Times New Roman" w:cs="David" w:hint="cs"/>
          <w:sz w:val="24"/>
          <w:szCs w:val="24"/>
          <w:rtl/>
          <w:lang w:eastAsia="he-IL"/>
        </w:rPr>
        <w:t>פרויקט</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כאמור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המהווה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תנאי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להוצאת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היתרי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בנייה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במסגרת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w:t>
      </w:r>
    </w:p>
    <w:p w14:paraId="5C39026D" w14:textId="77777777" w:rsidR="00E5253D" w:rsidRPr="009B672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1EF74D" w14:textId="77777777" w:rsidR="00E5253D" w:rsidRPr="00B27B4C"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הת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902076F" w14:textId="77777777" w:rsidR="00E5253D" w:rsidRPr="00B27B4C"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E40B95" w14:textId="77777777" w:rsidR="00E5253D" w:rsidRPr="00B27B4C" w:rsidRDefault="00E5253D" w:rsidP="0010644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912936957"/>
          <w:placeholder>
            <w:docPart w:val="73DD567D8E6943779105D5071B4AF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83A18">
            <w:rPr>
              <w:rFonts w:ascii="Times New Roman" w:eastAsia="Times New Roman" w:hAnsi="Times New Roman" w:cs="David" w:hint="cs"/>
              <w:color w:val="008000"/>
              <w:sz w:val="24"/>
              <w:szCs w:val="24"/>
              <w:rtl/>
            </w:rPr>
            <w:t xml:space="preserve"> נשר </w:t>
          </w:r>
        </w:sdtContent>
      </w:sdt>
      <w:r w:rsidRPr="00B27B4C">
        <w:rPr>
          <w:rFonts w:ascii="Times New Roman" w:eastAsia="Times New Roman" w:hAnsi="Times New Roman" w:cs="David" w:hint="cs"/>
          <w:color w:val="008000"/>
          <w:sz w:val="24"/>
          <w:szCs w:val="24"/>
          <w:rtl/>
        </w:rPr>
        <w:t>.</w:t>
      </w:r>
    </w:p>
    <w:p w14:paraId="609D404C" w14:textId="77777777" w:rsidR="00E5253D" w:rsidRPr="00B27B4C" w:rsidRDefault="00E5253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B8967A"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43718B41" w14:textId="77777777" w:rsidR="00B27B4C" w:rsidRPr="00B27B4C" w:rsidRDefault="00B27B4C" w:rsidP="00B37B6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w:t>
      </w:r>
      <w:r w:rsidR="00E43F01">
        <w:rPr>
          <w:rFonts w:ascii="Times New Roman" w:eastAsia="Times New Roman" w:hAnsi="Times New Roman" w:cs="David" w:hint="cs"/>
          <w:sz w:val="24"/>
          <w:szCs w:val="24"/>
          <w:rtl/>
        </w:rPr>
        <w:t>י</w:t>
      </w:r>
      <w:r w:rsidRPr="00B27B4C">
        <w:rPr>
          <w:rFonts w:ascii="Times New Roman" w:eastAsia="Times New Roman" w:hAnsi="Times New Roman" w:cs="David" w:hint="cs"/>
          <w:sz w:val="24"/>
          <w:szCs w:val="24"/>
          <w:rtl/>
        </w:rPr>
        <w:t>חתם בין המזמין לבין הרשות המקומית.</w:t>
      </w:r>
    </w:p>
    <w:p w14:paraId="75F81AA5" w14:textId="77777777" w:rsid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232A92" w14:textId="77777777" w:rsidR="0078266D" w:rsidRPr="00B27B4C" w:rsidRDefault="0078266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24FBFB" w14:textId="77777777" w:rsidR="00B27B4C" w:rsidRPr="0078266D" w:rsidRDefault="00170ACE" w:rsidP="0078266D">
      <w:pPr>
        <w:widowControl w:val="0"/>
        <w:spacing w:before="0" w:beforeAutospacing="0" w:after="0" w:afterAutospacing="0" w:line="240" w:lineRule="auto"/>
        <w:ind w:left="720" w:hanging="720"/>
        <w:jc w:val="both"/>
        <w:rPr>
          <w:rFonts w:ascii="Times New Roman" w:eastAsia="Times New Roman" w:hAnsi="Times New Roman" w:cs="David"/>
          <w:bCs/>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המנה</w:t>
      </w:r>
      <w:r w:rsidR="00B27B4C" w:rsidRPr="00997035">
        <w:rPr>
          <w:rFonts w:ascii="Times New Roman" w:eastAsia="Times New Roman" w:hAnsi="Times New Roman" w:cs="David" w:hint="eastAsia"/>
          <w:sz w:val="24"/>
          <w:szCs w:val="24"/>
          <w:rtl/>
          <w:lang w:eastAsia="he-IL"/>
        </w:rPr>
        <w:t>ל</w:t>
      </w:r>
      <w:r w:rsidR="00B27B4C" w:rsidRPr="00997035">
        <w:rPr>
          <w:rFonts w:ascii="Times New Roman" w:eastAsia="Times New Roman" w:hAnsi="Times New Roman" w:cs="David"/>
          <w:sz w:val="24"/>
          <w:szCs w:val="24"/>
          <w:rtl/>
          <w:lang w:eastAsia="he-IL"/>
        </w:rPr>
        <w:t xml:space="preserve">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883A18">
            <w:rPr>
              <w:rFonts w:ascii="Times New Roman" w:eastAsia="Times New Roman" w:hAnsi="Times New Roman" w:cs="David" w:hint="cs"/>
              <w:sz w:val="24"/>
              <w:szCs w:val="24"/>
              <w:rtl/>
              <w:lang w:eastAsia="he-IL"/>
            </w:rPr>
            <w:t>אבי כהן מאפריקה ישראל מגורים בע"מ</w:t>
          </w:r>
        </w:sdtContent>
      </w:sdt>
      <w:r w:rsidR="00997035" w:rsidRPr="0078266D">
        <w:rPr>
          <w:rFonts w:ascii="Times New Roman" w:eastAsia="Times New Roman" w:hAnsi="Times New Roman" w:cs="David"/>
          <w:color w:val="FF0000"/>
          <w:sz w:val="24"/>
          <w:szCs w:val="24"/>
          <w:rtl/>
          <w:lang w:eastAsia="he-IL"/>
        </w:rPr>
        <w:t xml:space="preserve"> </w:t>
      </w:r>
      <w:r w:rsidR="00997035" w:rsidRPr="0078266D">
        <w:rPr>
          <w:rFonts w:ascii="Times New Roman" w:eastAsia="Times New Roman" w:hAnsi="Times New Roman" w:cs="David"/>
          <w:sz w:val="24"/>
          <w:szCs w:val="24"/>
          <w:rtl/>
          <w:lang w:eastAsia="he-IL"/>
        </w:rPr>
        <w:t xml:space="preserve">ו/או כל אחד ו/או גוף אחר </w:t>
      </w:r>
      <w:r w:rsidR="00997035" w:rsidRPr="0078266D">
        <w:rPr>
          <w:rFonts w:ascii="Times New Roman" w:eastAsia="Times New Roman" w:hAnsi="Times New Roman" w:cs="David" w:hint="cs"/>
          <w:sz w:val="24"/>
          <w:szCs w:val="24"/>
          <w:rtl/>
          <w:lang w:eastAsia="he-IL"/>
        </w:rPr>
        <w:t xml:space="preserve">שימונה </w:t>
      </w:r>
      <w:r w:rsidR="00997035" w:rsidRPr="0078266D">
        <w:rPr>
          <w:rFonts w:ascii="Times New Roman" w:eastAsia="Times New Roman" w:hAnsi="Times New Roman" w:cs="David" w:hint="eastAsia"/>
          <w:sz w:val="24"/>
          <w:szCs w:val="24"/>
          <w:rtl/>
          <w:lang w:eastAsia="he-IL"/>
        </w:rPr>
        <w:t>על</w:t>
      </w:r>
      <w:r w:rsidR="00997035" w:rsidRPr="0078266D">
        <w:rPr>
          <w:rFonts w:ascii="Times New Roman" w:eastAsia="Times New Roman" w:hAnsi="Times New Roman" w:cs="David"/>
          <w:sz w:val="24"/>
          <w:szCs w:val="24"/>
          <w:rtl/>
          <w:lang w:eastAsia="he-IL"/>
        </w:rPr>
        <w:t xml:space="preserve"> </w:t>
      </w:r>
      <w:r w:rsidR="00997035" w:rsidRPr="0078266D">
        <w:rPr>
          <w:rFonts w:ascii="Times New Roman" w:eastAsia="Times New Roman" w:hAnsi="Times New Roman" w:cs="David" w:hint="eastAsia"/>
          <w:sz w:val="24"/>
          <w:szCs w:val="24"/>
          <w:rtl/>
          <w:lang w:eastAsia="he-IL"/>
        </w:rPr>
        <w:t>ידי</w:t>
      </w:r>
      <w:r w:rsidR="00997035" w:rsidRPr="0078266D">
        <w:rPr>
          <w:rFonts w:ascii="Times New Roman" w:eastAsia="Times New Roman" w:hAnsi="Times New Roman" w:cs="David"/>
          <w:sz w:val="24"/>
          <w:szCs w:val="24"/>
          <w:rtl/>
          <w:lang w:eastAsia="he-IL"/>
        </w:rPr>
        <w:t xml:space="preserve"> </w:t>
      </w:r>
      <w:r w:rsidR="00997035" w:rsidRPr="0078266D">
        <w:rPr>
          <w:rFonts w:ascii="Times New Roman" w:eastAsia="Times New Roman" w:hAnsi="Times New Roman" w:cs="David" w:hint="eastAsia"/>
          <w:sz w:val="24"/>
          <w:szCs w:val="24"/>
          <w:rtl/>
          <w:lang w:eastAsia="he-IL"/>
        </w:rPr>
        <w:t>המזמין</w:t>
      </w:r>
      <w:r w:rsidR="00997035" w:rsidRPr="0078266D">
        <w:rPr>
          <w:rFonts w:ascii="Times New Roman" w:eastAsia="Times New Roman" w:hAnsi="Times New Roman" w:cs="David" w:hint="cs"/>
          <w:sz w:val="24"/>
          <w:szCs w:val="24"/>
          <w:rtl/>
          <w:lang w:eastAsia="he-IL"/>
        </w:rPr>
        <w:t xml:space="preserve">. </w:t>
      </w:r>
    </w:p>
    <w:p w14:paraId="1FE396F7" w14:textId="77777777" w:rsidR="00B27B4C" w:rsidRPr="0078266D"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9233FD8" w14:textId="77777777" w:rsid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5855318F" w14:textId="77777777" w:rsidR="007846CA" w:rsidRDefault="007846CA" w:rsidP="007124BC">
      <w:pPr>
        <w:widowControl w:val="0"/>
        <w:spacing w:line="240" w:lineRule="auto"/>
        <w:ind w:left="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אדריכל יבצע התכנון ע"י תוכנת </w:t>
      </w:r>
      <w:r>
        <w:rPr>
          <w:rFonts w:ascii="Times New Roman" w:eastAsia="Times New Roman" w:hAnsi="Times New Roman" w:cs="David" w:hint="cs"/>
          <w:sz w:val="24"/>
          <w:szCs w:val="24"/>
          <w:lang w:eastAsia="he-IL"/>
        </w:rPr>
        <w:t xml:space="preserve">REVIT  </w:t>
      </w:r>
      <w:r>
        <w:rPr>
          <w:rFonts w:ascii="Times New Roman" w:eastAsia="Times New Roman" w:hAnsi="Times New Roman" w:cs="David" w:hint="cs"/>
          <w:sz w:val="24"/>
          <w:szCs w:val="24"/>
          <w:rtl/>
          <w:lang w:eastAsia="he-IL"/>
        </w:rPr>
        <w:t xml:space="preserve"> כמפורט לעיל ובתנאי שיועצים הבאים מטעם המזמין : יועצי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קונס' , אינסט' ,  מ"א וחשמל </w:t>
      </w:r>
      <w:r w:rsidR="00F2771C">
        <w:rPr>
          <w:rFonts w:ascii="Times New Roman" w:eastAsia="Times New Roman" w:hAnsi="Times New Roman" w:cs="David" w:hint="cs"/>
          <w:sz w:val="24"/>
          <w:szCs w:val="24"/>
          <w:rtl/>
          <w:lang w:eastAsia="he-IL"/>
        </w:rPr>
        <w:t xml:space="preserve"> , פיתוח - </w:t>
      </w:r>
      <w:r>
        <w:rPr>
          <w:rFonts w:ascii="Times New Roman" w:eastAsia="Times New Roman" w:hAnsi="Times New Roman" w:cs="David" w:hint="cs"/>
          <w:sz w:val="24"/>
          <w:szCs w:val="24"/>
          <w:rtl/>
          <w:lang w:eastAsia="he-IL"/>
        </w:rPr>
        <w:t xml:space="preserve">יעבדו כמו-כן ב- </w:t>
      </w:r>
      <w:r>
        <w:rPr>
          <w:rFonts w:ascii="Times New Roman" w:eastAsia="Times New Roman" w:hAnsi="Times New Roman" w:cs="David" w:hint="cs"/>
          <w:sz w:val="24"/>
          <w:szCs w:val="24"/>
          <w:lang w:eastAsia="he-IL"/>
        </w:rPr>
        <w:t xml:space="preserve">RAVIT </w:t>
      </w:r>
      <w:r>
        <w:rPr>
          <w:rFonts w:ascii="Times New Roman" w:eastAsia="Times New Roman" w:hAnsi="Times New Roman" w:cs="David" w:hint="cs"/>
          <w:sz w:val="24"/>
          <w:szCs w:val="24"/>
          <w:rtl/>
          <w:lang w:eastAsia="he-IL"/>
        </w:rPr>
        <w:t xml:space="preserve">.  </w:t>
      </w:r>
    </w:p>
    <w:p w14:paraId="575B30F6"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60722A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D2885E" w14:textId="77777777" w:rsidR="00B27B4C" w:rsidRPr="000328C9" w:rsidRDefault="00B27B4C" w:rsidP="00B37B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r w:rsidR="00A564D0">
        <w:rPr>
          <w:rFonts w:ascii="Times New Roman" w:eastAsia="Times New Roman" w:hAnsi="Times New Roman" w:cs="David" w:hint="cs"/>
          <w:sz w:val="24"/>
          <w:szCs w:val="24"/>
          <w:rtl/>
          <w:lang w:eastAsia="he-IL"/>
        </w:rPr>
        <w:t xml:space="preserve">מתכנן בכיר </w:t>
      </w:r>
      <w:r w:rsidRPr="000328C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883A18" w:rsidRPr="000328C9">
            <w:rPr>
              <w:rFonts w:ascii="Times New Roman" w:eastAsia="Times New Roman" w:hAnsi="Times New Roman" w:cs="David"/>
              <w:sz w:val="24"/>
              <w:szCs w:val="24"/>
              <w:rtl/>
              <w:lang w:eastAsia="he-IL"/>
            </w:rPr>
            <w:t xml:space="preserve">עמיקם וודעי / ליאור אחירון </w:t>
          </w:r>
        </w:sdtContent>
      </w:sdt>
    </w:p>
    <w:p w14:paraId="25C63FCA" w14:textId="77777777" w:rsidR="00B27B4C" w:rsidRPr="000328C9" w:rsidRDefault="00B27B4C" w:rsidP="00986355">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328C9">
        <w:rPr>
          <w:rFonts w:ascii="Times New Roman" w:eastAsia="Times New Roman" w:hAnsi="Times New Roman" w:cs="David" w:hint="cs"/>
          <w:sz w:val="24"/>
          <w:szCs w:val="24"/>
          <w:rtl/>
          <w:lang w:eastAsia="he-IL"/>
        </w:rPr>
        <w:t xml:space="preserve">ב. </w:t>
      </w:r>
      <w:r w:rsidRPr="000328C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E14FF866FEC34005B418B62EABC22F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AE18FA" w:rsidRPr="000328C9">
            <w:rPr>
              <w:rFonts w:ascii="Times New Roman" w:eastAsia="Times New Roman" w:hAnsi="Times New Roman" w:cs="David" w:hint="cs"/>
              <w:sz w:val="24"/>
              <w:szCs w:val="24"/>
              <w:rtl/>
              <w:lang w:eastAsia="he-IL"/>
            </w:rPr>
            <w:t xml:space="preserve"> 3</w:t>
          </w:r>
        </w:sdtContent>
      </w:sdt>
    </w:p>
    <w:p w14:paraId="4189E05B" w14:textId="77777777" w:rsidR="00B27B4C" w:rsidRPr="000328C9"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70D0D5" w14:textId="77777777" w:rsidR="00B27B4C" w:rsidRPr="000328C9"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328C9">
        <w:rPr>
          <w:rFonts w:ascii="Times New Roman" w:eastAsia="Times New Roman" w:hAnsi="Times New Roman" w:cs="David" w:hint="cs"/>
          <w:sz w:val="24"/>
          <w:szCs w:val="24"/>
          <w:rtl/>
          <w:lang w:eastAsia="he-IL"/>
        </w:rPr>
        <w:t>3.4</w:t>
      </w:r>
      <w:r w:rsidR="00B27B4C" w:rsidRPr="000328C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883A18" w:rsidRPr="000328C9">
            <w:rPr>
              <w:rFonts w:ascii="Times New Roman" w:eastAsia="Times New Roman" w:hAnsi="Times New Roman" w:cs="David"/>
              <w:sz w:val="24"/>
              <w:szCs w:val="24"/>
              <w:rtl/>
              <w:lang w:eastAsia="he-IL"/>
            </w:rPr>
            <w:t xml:space="preserve">ליאור אחירון ו/או עמיקם וודעי </w:t>
          </w:r>
        </w:sdtContent>
      </w:sdt>
    </w:p>
    <w:p w14:paraId="40086A0C" w14:textId="77777777" w:rsidR="0078266D" w:rsidRPr="000328C9" w:rsidRDefault="0078266D"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DD93311" w14:textId="77777777" w:rsidR="0078266D" w:rsidRDefault="0078266D"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088CB73" w14:textId="77777777" w:rsidR="000328C9" w:rsidRDefault="000328C9"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AF1BE11" w14:textId="77777777" w:rsidR="00F319D3" w:rsidRDefault="00170ACE" w:rsidP="00B37B6C">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r w:rsidR="00E43F01">
        <w:rPr>
          <w:rFonts w:ascii="Times New Roman" w:eastAsia="Times New Roman" w:hAnsi="Times New Roman" w:cs="David" w:hint="cs"/>
          <w:sz w:val="24"/>
          <w:szCs w:val="24"/>
          <w:rtl/>
          <w:lang w:eastAsia="he-IL"/>
        </w:rPr>
        <w:t xml:space="preserve">  </w:t>
      </w:r>
    </w:p>
    <w:p w14:paraId="771549FF" w14:textId="77777777" w:rsidR="002D3E36" w:rsidRDefault="002D3E36" w:rsidP="006C74EA">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06C4A1D8" w14:textId="77777777" w:rsidR="002D3E36" w:rsidRDefault="002D3E36" w:rsidP="00F71CFB">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כלל נכסי נדל"ן נשר מרכז </w:t>
      </w:r>
      <w:r w:rsidR="004E454F" w:rsidRPr="004E454F">
        <w:rPr>
          <w:rFonts w:ascii="Times New Roman" w:eastAsia="Times New Roman" w:hAnsi="Times New Roman" w:cs="David"/>
          <w:b/>
          <w:bCs/>
          <w:sz w:val="24"/>
          <w:szCs w:val="24"/>
          <w:rtl/>
          <w:lang w:eastAsia="he-IL"/>
        </w:rPr>
        <w:t>(</w:t>
      </w:r>
      <w:r w:rsidR="004E454F" w:rsidRPr="004E454F">
        <w:rPr>
          <w:rFonts w:ascii="Times New Roman" w:eastAsia="Times New Roman" w:hAnsi="Times New Roman" w:cs="David" w:hint="eastAsia"/>
          <w:b/>
          <w:bCs/>
          <w:sz w:val="24"/>
          <w:szCs w:val="24"/>
          <w:rtl/>
          <w:lang w:eastAsia="he-IL"/>
        </w:rPr>
        <w:t>נ</w:t>
      </w:r>
      <w:r w:rsidR="004E454F" w:rsidRPr="004E454F">
        <w:rPr>
          <w:rFonts w:ascii="Times New Roman" w:eastAsia="Times New Roman" w:hAnsi="Times New Roman" w:cs="David"/>
          <w:b/>
          <w:bCs/>
          <w:sz w:val="24"/>
          <w:szCs w:val="24"/>
          <w:rtl/>
          <w:lang w:eastAsia="he-IL"/>
        </w:rPr>
        <w:t xml:space="preserve">.נ.נ.מ) </w:t>
      </w:r>
      <w:r w:rsidR="004E454F" w:rsidRPr="004E454F">
        <w:rPr>
          <w:rFonts w:ascii="Times New Roman" w:eastAsia="Times New Roman" w:hAnsi="Times New Roman" w:cs="David" w:hint="eastAsia"/>
          <w:b/>
          <w:bCs/>
          <w:sz w:val="24"/>
          <w:szCs w:val="24"/>
          <w:rtl/>
          <w:lang w:eastAsia="he-IL"/>
        </w:rPr>
        <w:t>שותפות</w:t>
      </w:r>
      <w:r w:rsidR="004E454F" w:rsidRPr="004E454F">
        <w:rPr>
          <w:rFonts w:ascii="Times New Roman" w:eastAsia="Times New Roman" w:hAnsi="Times New Roman" w:cs="David"/>
          <w:b/>
          <w:bCs/>
          <w:sz w:val="24"/>
          <w:szCs w:val="24"/>
          <w:rtl/>
          <w:lang w:eastAsia="he-IL"/>
        </w:rPr>
        <w:t xml:space="preserve"> </w:t>
      </w:r>
      <w:r w:rsidR="004E454F" w:rsidRPr="004E454F">
        <w:rPr>
          <w:rFonts w:ascii="Times New Roman" w:eastAsia="Times New Roman" w:hAnsi="Times New Roman" w:cs="David" w:hint="eastAsia"/>
          <w:b/>
          <w:bCs/>
          <w:sz w:val="24"/>
          <w:szCs w:val="24"/>
          <w:rtl/>
          <w:lang w:eastAsia="he-IL"/>
        </w:rPr>
        <w:t>מוגבלת</w:t>
      </w:r>
      <w:r w:rsidR="004E454F">
        <w:rPr>
          <w:rFonts w:ascii="Times New Roman" w:eastAsia="Times New Roman" w:hAnsi="Times New Roman" w:cs="David"/>
          <w:b/>
          <w:bCs/>
          <w:sz w:val="24"/>
          <w:szCs w:val="24"/>
          <w:rtl/>
          <w:lang w:eastAsia="he-IL"/>
        </w:rPr>
        <w:tab/>
      </w:r>
      <w:r w:rsidR="004E454F">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w:t>
      </w:r>
    </w:p>
    <w:p w14:paraId="408185A7" w14:textId="77777777" w:rsidR="004E454F" w:rsidRDefault="004E454F" w:rsidP="005E188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43F13B9F" w14:textId="77777777" w:rsidR="002D3E36" w:rsidRDefault="002D3E36" w:rsidP="007852C6">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שיכון ובינוי נדל"ן בע"מ יחד עם אפריקה ישראל מגורים בע"מ </w:t>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 </w:t>
      </w:r>
    </w:p>
    <w:p w14:paraId="18892871" w14:textId="77777777" w:rsidR="00C82868" w:rsidRDefault="00C82868" w:rsidP="00B27B4C">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60E13D2F" w14:textId="77777777" w:rsidR="00C82868" w:rsidRPr="007124BC" w:rsidRDefault="00C82868" w:rsidP="007124BC">
      <w:pPr>
        <w:widowControl w:val="0"/>
        <w:spacing w:before="0" w:beforeAutospacing="0" w:after="0" w:afterAutospacing="0" w:line="240" w:lineRule="auto"/>
        <w:outlineLvl w:val="2"/>
        <w:rPr>
          <w:rFonts w:ascii="Times New Roman" w:eastAsia="Times New Roman" w:hAnsi="Times New Roman" w:cs="David"/>
          <w:b/>
          <w:bCs/>
          <w:sz w:val="24"/>
          <w:szCs w:val="24"/>
          <w:rtl/>
          <w:lang w:eastAsia="he-IL"/>
        </w:rPr>
      </w:pP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7F15D2CA" w14:textId="77777777" w:rsidTr="00F319D3">
        <w:tc>
          <w:tcPr>
            <w:tcW w:w="3366" w:type="dxa"/>
          </w:tcPr>
          <w:p w14:paraId="3BF50E83"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433A9AA5" w14:textId="77777777" w:rsidR="00F319D3" w:rsidRDefault="00F319D3" w:rsidP="00F319D3">
            <w:pPr>
              <w:widowControl w:val="0"/>
              <w:spacing w:before="0" w:beforeAutospacing="0" w:after="0" w:afterAutospacing="0" w:line="240" w:lineRule="auto"/>
              <w:ind w:left="720"/>
              <w:outlineLvl w:val="2"/>
            </w:pPr>
          </w:p>
          <w:p w14:paraId="3A4B8ABA"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3448BB1"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7AFC5F6"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2D4A65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A196FF5"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CE8CB5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CDB1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131CA7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47FC84" w14:textId="77777777" w:rsidR="00B27B4C" w:rsidRPr="00AE605F" w:rsidRDefault="00986355" w:rsidP="00986355">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1.1     </w:t>
      </w:r>
      <w:r w:rsidR="00B27B4C" w:rsidRPr="00AE605F">
        <w:rPr>
          <w:rFonts w:ascii="Times New Roman" w:eastAsia="Times New Roman" w:hAnsi="Times New Roman" w:cs="David" w:hint="eastAsia"/>
          <w:sz w:val="24"/>
          <w:szCs w:val="24"/>
          <w:rtl/>
          <w:lang w:eastAsia="he-IL"/>
        </w:rPr>
        <w:t>שרותי</w:t>
      </w:r>
      <w:r w:rsidR="00B27B4C" w:rsidRPr="00AE605F">
        <w:rPr>
          <w:rFonts w:ascii="Times New Roman" w:eastAsia="Times New Roman" w:hAnsi="Times New Roman" w:cs="David"/>
          <w:sz w:val="24"/>
          <w:szCs w:val="24"/>
          <w:rtl/>
          <w:lang w:eastAsia="he-IL"/>
        </w:rPr>
        <w:t xml:space="preserve">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w:t>
      </w:r>
      <w:r w:rsidR="009B66D2">
        <w:rPr>
          <w:rFonts w:ascii="Times New Roman" w:eastAsia="Times New Roman" w:hAnsi="Times New Roman" w:cs="David" w:hint="cs"/>
          <w:sz w:val="24"/>
          <w:szCs w:val="24"/>
          <w:rtl/>
          <w:lang w:eastAsia="he-IL"/>
        </w:rPr>
        <w:t>הפרטיים ו/או ה</w:t>
      </w:r>
      <w:r w:rsidR="00B27B4C" w:rsidRPr="00AE605F">
        <w:rPr>
          <w:rFonts w:ascii="Times New Roman" w:eastAsia="Times New Roman" w:hAnsi="Times New Roman" w:cs="David"/>
          <w:sz w:val="24"/>
          <w:szCs w:val="24"/>
          <w:rtl/>
          <w:lang w:eastAsia="he-IL"/>
        </w:rPr>
        <w:t xml:space="preserve">ציבוריים, תכנון </w:t>
      </w:r>
      <w:r w:rsidR="00AE605F" w:rsidRPr="00AE605F">
        <w:rPr>
          <w:rFonts w:ascii="Times New Roman" w:eastAsia="Times New Roman" w:hAnsi="Times New Roman" w:cs="David" w:hint="eastAsia"/>
          <w:sz w:val="24"/>
          <w:szCs w:val="24"/>
          <w:rtl/>
          <w:lang w:eastAsia="he-IL"/>
        </w:rPr>
        <w:t>והוצאת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w:t>
      </w:r>
      <w:r w:rsidR="00B27B4C" w:rsidRPr="00AE605F">
        <w:rPr>
          <w:rFonts w:ascii="Times New Roman" w:eastAsia="Times New Roman" w:hAnsi="Times New Roman" w:cs="David" w:hint="eastAsia"/>
          <w:sz w:val="24"/>
          <w:szCs w:val="24"/>
          <w:rtl/>
          <w:lang w:eastAsia="he-IL"/>
        </w:rPr>
        <w:t>מבנ</w:t>
      </w:r>
      <w:r w:rsidR="00AE605F" w:rsidRPr="00AE605F">
        <w:rPr>
          <w:rFonts w:ascii="Times New Roman" w:eastAsia="Times New Roman" w:hAnsi="Times New Roman" w:cs="David" w:hint="eastAsia"/>
          <w:sz w:val="24"/>
          <w:szCs w:val="24"/>
          <w:rtl/>
          <w:lang w:eastAsia="he-IL"/>
        </w:rPr>
        <w:t>י</w:t>
      </w:r>
      <w:r w:rsidR="00B27B4C" w:rsidRPr="00AE605F">
        <w:rPr>
          <w:rFonts w:ascii="Times New Roman" w:eastAsia="Times New Roman" w:hAnsi="Times New Roman" w:cs="David"/>
          <w:sz w:val="24"/>
          <w:szCs w:val="24"/>
          <w:rtl/>
          <w:lang w:eastAsia="he-IL"/>
        </w:rPr>
        <w:t xml:space="preserve"> מכירות ו/או דירה לדוגמא בסמוך למבנה המכירות .</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כ</w:t>
      </w:r>
      <w:r w:rsidR="00AE605F" w:rsidRPr="00AE605F">
        <w:rPr>
          <w:rFonts w:ascii="Times New Roman" w:eastAsia="Times New Roman" w:hAnsi="Times New Roman" w:cs="David"/>
          <w:sz w:val="24"/>
          <w:szCs w:val="24"/>
          <w:rtl/>
          <w:lang w:eastAsia="he-IL"/>
        </w:rPr>
        <w:t xml:space="preserve">"כ </w:t>
      </w:r>
      <w:r w:rsidR="00AE605F" w:rsidRPr="00AE605F">
        <w:rPr>
          <w:rFonts w:ascii="Times New Roman" w:eastAsia="Times New Roman" w:hAnsi="Times New Roman" w:cs="David" w:hint="eastAsia"/>
          <w:sz w:val="24"/>
          <w:szCs w:val="24"/>
          <w:rtl/>
          <w:lang w:eastAsia="he-IL"/>
        </w:rPr>
        <w:t>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לשילוט</w:t>
      </w:r>
      <w:r w:rsidR="00AE605F" w:rsidRPr="00AE605F">
        <w:rPr>
          <w:rFonts w:ascii="Times New Roman" w:eastAsia="Times New Roman" w:hAnsi="Times New Roman" w:cs="David"/>
          <w:sz w:val="24"/>
          <w:szCs w:val="24"/>
          <w:rtl/>
          <w:lang w:eastAsia="he-IL"/>
        </w:rPr>
        <w:t xml:space="preserve"> .</w:t>
      </w:r>
    </w:p>
    <w:p w14:paraId="5DAF2061"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27A0D92"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F6755D5"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7A54A444"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1C2EC761"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49A3A5AF"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618156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4FAAAD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F782B4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0213FB2"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769587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8F36E6"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E39F9B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212E758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5F291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r w:rsidR="005F4993">
        <w:rPr>
          <w:rFonts w:ascii="Times New Roman" w:eastAsia="Times New Roman" w:hAnsi="Times New Roman" w:cs="David" w:hint="cs"/>
          <w:sz w:val="24"/>
          <w:szCs w:val="24"/>
          <w:rtl/>
          <w:lang w:eastAsia="he-IL"/>
        </w:rPr>
        <w:t xml:space="preserve"> מבוטל בחוזה זה המיועד לעבודות התכנון בתוך המגרשים ( ראה חוזה נפרד בין המזמין למתכנן ) </w:t>
      </w:r>
    </w:p>
    <w:p w14:paraId="73B80C8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C67C13" w14:textId="77777777" w:rsidR="00B27B4C" w:rsidRPr="00B27B4C" w:rsidRDefault="00B27B4C" w:rsidP="00201ED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r w:rsidR="005F4993">
        <w:rPr>
          <w:rFonts w:ascii="Times New Roman" w:eastAsia="Times New Roman" w:hAnsi="Times New Roman" w:cs="David" w:hint="cs"/>
          <w:sz w:val="24"/>
          <w:szCs w:val="24"/>
          <w:rtl/>
          <w:lang w:eastAsia="he-IL"/>
        </w:rPr>
        <w:t xml:space="preserve">מבוטל </w:t>
      </w:r>
      <w:r w:rsidRPr="00B27B4C">
        <w:rPr>
          <w:rFonts w:ascii="Times New Roman" w:eastAsia="Times New Roman" w:hAnsi="Times New Roman" w:cs="David" w:hint="cs"/>
          <w:sz w:val="24"/>
          <w:szCs w:val="24"/>
          <w:rtl/>
          <w:lang w:eastAsia="he-IL"/>
        </w:rPr>
        <w:t xml:space="preserve"> </w:t>
      </w:r>
    </w:p>
    <w:p w14:paraId="3792D2A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6A8EE5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69CD7CD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3B25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70C92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506F6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00CDF4D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37C2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0E2FE6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BBFF8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D468C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7D562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515FA12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B59C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3E484D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E41AF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27EBDA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2F75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1DC5657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D1BB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19BF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E5C0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1025CF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8633D2" w14:textId="77777777" w:rsid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587EB4F0" w14:textId="77777777" w:rsidR="00DE6A76"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F03721" w14:textId="77777777" w:rsidR="00DE6A76" w:rsidRPr="00B27B4C" w:rsidRDefault="00DE6A76" w:rsidP="00DE6A76">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יא.</w:t>
      </w:r>
      <w:r>
        <w:rPr>
          <w:rFonts w:ascii="Times New Roman" w:eastAsia="Times New Roman" w:hAnsi="Times New Roman" w:cs="David" w:hint="cs"/>
          <w:sz w:val="24"/>
          <w:szCs w:val="24"/>
          <w:rtl/>
          <w:lang w:eastAsia="he-IL"/>
        </w:rPr>
        <w:tab/>
        <w:t>הפקת חוברת לאישור המזמין לפי הנחיותיו</w:t>
      </w:r>
    </w:p>
    <w:p w14:paraId="0D7F9B99" w14:textId="77777777" w:rsidR="00DE6A76" w:rsidRPr="00B27B4C"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380EF4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469826A"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4EBCF8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9F81D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7C45EA4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13899D4"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1372282B"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D7BBE6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2F446BE2" w14:textId="77777777"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r w:rsidR="00A564D0">
        <w:rPr>
          <w:rFonts w:ascii="Times New Roman" w:eastAsia="Times New Roman" w:hAnsi="Times New Roman" w:cs="David" w:hint="cs"/>
          <w:sz w:val="24"/>
          <w:szCs w:val="24"/>
          <w:rtl/>
          <w:lang w:eastAsia="he-IL"/>
        </w:rPr>
        <w:t xml:space="preserve"> </w:t>
      </w:r>
      <w:r w:rsidR="00AC2F37">
        <w:rPr>
          <w:rFonts w:ascii="Times New Roman" w:eastAsia="Times New Roman" w:hAnsi="Times New Roman" w:cs="David" w:hint="cs"/>
          <w:sz w:val="24"/>
          <w:szCs w:val="24"/>
          <w:rtl/>
          <w:lang w:eastAsia="he-IL"/>
        </w:rPr>
        <w:t xml:space="preserve">מוסכם כי שכ"ט כמפורט בנספח ד' - כולל עד 2 פיצולי היתר לבניין, המזמין יחליט באם היתר אחד כולל לבנין או לפצל כאמור לכל היותר עד 2 לבנין . </w:t>
      </w:r>
    </w:p>
    <w:p w14:paraId="6EEB773E" w14:textId="77777777" w:rsidR="00B27B4C" w:rsidRPr="00997035"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4A83E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77B4056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040D06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61880D6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B7730A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6691BF9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701705" w14:textId="77777777"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r>
      <w:r w:rsidR="00A564D0">
        <w:rPr>
          <w:rFonts w:ascii="Times New Roman" w:eastAsia="Times New Roman" w:hAnsi="Times New Roman" w:cs="David" w:hint="cs"/>
          <w:sz w:val="24"/>
          <w:szCs w:val="24"/>
          <w:rtl/>
          <w:lang w:eastAsia="he-IL"/>
        </w:rPr>
        <w:t xml:space="preserve">בוטל </w:t>
      </w:r>
      <w:r w:rsidRPr="00B27B4C">
        <w:rPr>
          <w:rFonts w:ascii="Times New Roman" w:eastAsia="Times New Roman" w:hAnsi="Times New Roman" w:cs="David" w:hint="cs"/>
          <w:sz w:val="24"/>
          <w:szCs w:val="24"/>
          <w:rtl/>
          <w:lang w:eastAsia="he-IL"/>
        </w:rPr>
        <w:t>.</w:t>
      </w:r>
    </w:p>
    <w:p w14:paraId="672FC46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E8E75F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2A5156A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D764C8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0E62237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5F873C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77FC0A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4B0E116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75BE23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A7481C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2A38AE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715ABEB" w14:textId="77777777" w:rsid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75713FF2" w14:textId="77777777" w:rsidR="00B7343D"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4AF1523" w14:textId="77777777" w:rsidR="00B7343D" w:rsidRPr="00B27B4C" w:rsidRDefault="00B7343D" w:rsidP="00B7343D">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יג.</w:t>
      </w:r>
      <w:r>
        <w:rPr>
          <w:rFonts w:ascii="Times New Roman" w:eastAsia="Times New Roman" w:hAnsi="Times New Roman" w:cs="David" w:hint="cs"/>
          <w:sz w:val="24"/>
          <w:szCs w:val="24"/>
          <w:rtl/>
          <w:lang w:eastAsia="he-IL"/>
        </w:rPr>
        <w:tab/>
        <w:t>עזרה בהכנת נתונים לפי ת"י 1045 בתיאום עם יועץ הקונסטרוקציה של המבנה</w:t>
      </w:r>
    </w:p>
    <w:p w14:paraId="1BCA9AB0" w14:textId="77777777" w:rsidR="00B7343D" w:rsidRPr="00B27B4C"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69D038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9DA86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0B52B7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7F6351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203E58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C347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689FAB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8245C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30BCCB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D9A0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w:t>
      </w:r>
      <w:r w:rsidR="00A564D0">
        <w:rPr>
          <w:rFonts w:ascii="Times New Roman" w:eastAsia="Times New Roman" w:hAnsi="Times New Roman" w:cs="David" w:hint="cs"/>
          <w:sz w:val="24"/>
          <w:szCs w:val="24"/>
          <w:rtl/>
          <w:lang w:eastAsia="he-IL"/>
        </w:rPr>
        <w:t xml:space="preserve">סיוע לכמאי להכנת </w:t>
      </w:r>
      <w:r w:rsidRPr="00B27B4C">
        <w:rPr>
          <w:rFonts w:ascii="Times New Roman" w:eastAsia="Times New Roman" w:hAnsi="Times New Roman" w:cs="David" w:hint="cs"/>
          <w:sz w:val="24"/>
          <w:szCs w:val="24"/>
          <w:rtl/>
          <w:lang w:eastAsia="he-IL"/>
        </w:rPr>
        <w:t>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8E6F5FA" w14:textId="77777777" w:rsidR="00B27B4C" w:rsidRPr="00B27B4C" w:rsidRDefault="00B27B4C" w:rsidP="00B37B6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F77290C" w14:textId="77777777" w:rsidR="00B27B4C" w:rsidRPr="00B27B4C" w:rsidRDefault="00B27B4C" w:rsidP="006C74EA">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של היועצים האחרים ושילובם במפרטים וכתבי הכמויות דלעיל.</w:t>
      </w:r>
    </w:p>
    <w:p w14:paraId="496E98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D03E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A070E0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B0FE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502703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B45DF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398634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A0EB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472CA1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BFDD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597B4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FBDF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44B6BB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4AB1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19823A1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FC26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6B5A1C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FBA7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36840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7D1D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67DE811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0A31EE" w14:textId="77777777" w:rsid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482A5F9C"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A2CFF2"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כ.</w:t>
      </w:r>
      <w:r>
        <w:rPr>
          <w:rFonts w:ascii="Times New Roman" w:eastAsia="Times New Roman" w:hAnsi="Times New Roman" w:cs="David" w:hint="cs"/>
          <w:sz w:val="24"/>
          <w:szCs w:val="24"/>
          <w:rtl/>
          <w:lang w:eastAsia="he-IL"/>
        </w:rPr>
        <w:tab/>
        <w:t>סיוע בהכנת מודלים ו/או אמצעים שמקימים אחרים לפרויקט .</w:t>
      </w:r>
    </w:p>
    <w:p w14:paraId="2D103C73"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EBD0D5" w14:textId="77777777" w:rsidR="00F15FB2" w:rsidRPr="00B27B4C" w:rsidRDefault="00F15FB2" w:rsidP="00F15FB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כא. </w:t>
      </w:r>
      <w:r>
        <w:rPr>
          <w:rFonts w:ascii="Times New Roman" w:eastAsia="Times New Roman" w:hAnsi="Times New Roman" w:cs="David" w:hint="cs"/>
          <w:sz w:val="24"/>
          <w:szCs w:val="24"/>
          <w:rtl/>
          <w:lang w:eastAsia="he-IL"/>
        </w:rPr>
        <w:tab/>
        <w:t xml:space="preserve">הכנת תכניות עבור </w:t>
      </w:r>
      <w:r>
        <w:rPr>
          <w:rFonts w:ascii="Times New Roman" w:eastAsia="Times New Roman" w:hAnsi="Times New Roman" w:cs="David"/>
          <w:sz w:val="24"/>
          <w:szCs w:val="24"/>
          <w:lang w:eastAsia="he-IL"/>
        </w:rPr>
        <w:t>Design Review</w:t>
      </w:r>
      <w:r>
        <w:rPr>
          <w:rFonts w:ascii="Times New Roman" w:eastAsia="Times New Roman" w:hAnsi="Times New Roman" w:cs="David" w:hint="cs"/>
          <w:sz w:val="24"/>
          <w:szCs w:val="24"/>
          <w:rtl/>
          <w:lang w:eastAsia="he-IL"/>
        </w:rPr>
        <w:t xml:space="preserve"> ותיקונם כנדרש לפי הנחיות המזמין.</w:t>
      </w:r>
    </w:p>
    <w:p w14:paraId="0BB7590B" w14:textId="77777777" w:rsidR="00F15FB2" w:rsidRPr="00B27B4C" w:rsidRDefault="00F15FB2" w:rsidP="00F15FB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DFB06C" w14:textId="77777777" w:rsidR="00F15FB2" w:rsidRPr="00B27B4C"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77FE6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B1A009"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4955513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691A4E13" w14:textId="77777777" w:rsidR="00B27B4C" w:rsidRPr="00B27B4C" w:rsidRDefault="00B27B4C" w:rsidP="00B37B6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r w:rsidR="00A564D0">
        <w:rPr>
          <w:rFonts w:ascii="Times New Roman" w:eastAsia="Times New Roman" w:hAnsi="Times New Roman" w:cs="David" w:hint="cs"/>
          <w:sz w:val="20"/>
          <w:szCs w:val="24"/>
          <w:rtl/>
          <w:lang w:eastAsia="he-IL"/>
        </w:rPr>
        <w:t xml:space="preserve">מבוטל  </w:t>
      </w:r>
    </w:p>
    <w:p w14:paraId="3132229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B65E61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p>
    <w:p w14:paraId="3F3864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716DED6A"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2139E1DD"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449A938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91B983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2AC13F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E876A77" w14:textId="77777777" w:rsidR="00B27B4C" w:rsidRPr="00B27B4C" w:rsidRDefault="00B27B4C" w:rsidP="005717B2">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p>
    <w:p w14:paraId="7C0C086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AA776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4AB4C37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BB02CC"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086714C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956A9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002606B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DC12E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ECE6797"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F68BFC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09230C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36602F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B8C417B"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B8C24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3103142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28487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A7127E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1533AA" w14:textId="77777777" w:rsidR="00B27B4C" w:rsidRPr="00B27B4C" w:rsidRDefault="00B27B4C" w:rsidP="00B37B6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p>
    <w:p w14:paraId="326C040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74E389B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827E18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0448D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786C4F67"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2F0B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1DE0671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DF6C1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4A438C6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6ED6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632EF46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B6304C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0BB660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46715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977CD8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415B99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307DE37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8C57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6B17BC1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97363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2C06B112"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17C3CD0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4D9CE54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1713971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6597910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02A3FE02"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6854503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0597393D"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157B940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40EBAE1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2C82430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5256D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DDAFE4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5ABB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4DD837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08E32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3CFF9CE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533DB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1721E4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3201425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5A0F2A" w14:textId="77777777" w:rsidR="00EC69C3" w:rsidRPr="007124BC" w:rsidRDefault="00B27B4C" w:rsidP="007124BC">
      <w:pPr>
        <w:pStyle w:val="ListParagraph"/>
        <w:widowControl w:val="0"/>
        <w:numPr>
          <w:ilvl w:val="0"/>
          <w:numId w:val="26"/>
        </w:numPr>
        <w:spacing w:before="0" w:beforeAutospacing="0" w:after="0" w:afterAutospacing="0" w:line="240" w:lineRule="auto"/>
        <w:rPr>
          <w:rFonts w:cs="David"/>
          <w:sz w:val="24"/>
          <w:szCs w:val="24"/>
          <w:rtl/>
        </w:rPr>
      </w:pPr>
      <w:r w:rsidRPr="007124BC">
        <w:rPr>
          <w:rFonts w:ascii="Times New Roman" w:eastAsia="Times New Roman" w:hAnsi="Times New Roman" w:cs="David" w:hint="eastAsia"/>
          <w:sz w:val="24"/>
          <w:szCs w:val="24"/>
          <w:rtl/>
          <w:lang w:eastAsia="he-IL"/>
        </w:rPr>
        <w:t>נציג</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המזמין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רשאי</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להזמין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מהמתכנן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את</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כל</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שלבי</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התכנון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המפורטים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בנספח</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זה</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ו</w:t>
      </w:r>
      <w:r w:rsidRPr="007124BC">
        <w:rPr>
          <w:rFonts w:ascii="Times New Roman" w:eastAsia="Times New Roman" w:hAnsi="Times New Roman" w:cs="David"/>
          <w:sz w:val="24"/>
          <w:szCs w:val="24"/>
          <w:rtl/>
          <w:lang w:eastAsia="he-IL"/>
        </w:rPr>
        <w:t>/</w:t>
      </w:r>
      <w:r w:rsidRPr="007124BC">
        <w:rPr>
          <w:rFonts w:ascii="Times New Roman" w:eastAsia="Times New Roman" w:hAnsi="Times New Roman" w:cs="David" w:hint="eastAsia"/>
          <w:sz w:val="24"/>
          <w:szCs w:val="24"/>
          <w:rtl/>
          <w:lang w:eastAsia="he-IL"/>
        </w:rPr>
        <w:t>או</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חלק</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מהם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ו</w:t>
      </w:r>
      <w:r w:rsidRPr="007124BC">
        <w:rPr>
          <w:rFonts w:ascii="Times New Roman" w:eastAsia="Times New Roman" w:hAnsi="Times New Roman" w:cs="David"/>
          <w:sz w:val="24"/>
          <w:szCs w:val="24"/>
          <w:rtl/>
          <w:lang w:eastAsia="he-IL"/>
        </w:rPr>
        <w:t>/</w:t>
      </w:r>
      <w:r w:rsidRPr="007124BC">
        <w:rPr>
          <w:rFonts w:ascii="Times New Roman" w:eastAsia="Times New Roman" w:hAnsi="Times New Roman" w:cs="David" w:hint="eastAsia"/>
          <w:sz w:val="24"/>
          <w:szCs w:val="24"/>
          <w:rtl/>
          <w:lang w:eastAsia="he-IL"/>
        </w:rPr>
        <w:t>או</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שירותים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נוספים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מעבר</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להם</w:t>
      </w:r>
      <w:r w:rsidRPr="007124BC">
        <w:rPr>
          <w:rFonts w:ascii="Times New Roman" w:eastAsia="Times New Roman" w:hAnsi="Times New Roman" w:cs="David"/>
          <w:sz w:val="24"/>
          <w:szCs w:val="24"/>
          <w:rtl/>
          <w:lang w:eastAsia="he-IL"/>
        </w:rPr>
        <w:t>.</w:t>
      </w:r>
      <w:r w:rsidR="00EC69C3" w:rsidRPr="007124BC">
        <w:rPr>
          <w:rFonts w:ascii="Times New Roman" w:eastAsia="Times New Roman" w:hAnsi="Times New Roman" w:cs="David"/>
          <w:sz w:val="24"/>
          <w:szCs w:val="24"/>
          <w:rtl/>
          <w:lang w:eastAsia="he-IL"/>
        </w:rPr>
        <w:t xml:space="preserve"> </w:t>
      </w:r>
      <w:r w:rsidR="00EC69C3" w:rsidRPr="007124BC">
        <w:rPr>
          <w:rFonts w:cs="David" w:hint="eastAsia"/>
          <w:sz w:val="24"/>
          <w:szCs w:val="24"/>
          <w:rtl/>
        </w:rPr>
        <w:t>השלמת</w:t>
      </w:r>
      <w:r w:rsidR="00EC69C3" w:rsidRPr="007124BC">
        <w:rPr>
          <w:rFonts w:cs="David"/>
          <w:sz w:val="24"/>
          <w:szCs w:val="24"/>
          <w:rtl/>
        </w:rPr>
        <w:t xml:space="preserve"> </w:t>
      </w:r>
      <w:r w:rsidR="00EC69C3" w:rsidRPr="007124BC">
        <w:rPr>
          <w:rFonts w:cs="David" w:hint="eastAsia"/>
          <w:sz w:val="24"/>
          <w:szCs w:val="24"/>
          <w:rtl/>
        </w:rPr>
        <w:t>תכניות</w:t>
      </w:r>
      <w:r w:rsidR="00EC69C3" w:rsidRPr="007124BC">
        <w:rPr>
          <w:rFonts w:cs="David"/>
          <w:sz w:val="24"/>
          <w:szCs w:val="24"/>
          <w:rtl/>
        </w:rPr>
        <w:t xml:space="preserve"> </w:t>
      </w:r>
      <w:r w:rsidR="00EC69C3" w:rsidRPr="007124BC">
        <w:rPr>
          <w:rFonts w:cs="David" w:hint="eastAsia"/>
          <w:sz w:val="24"/>
          <w:szCs w:val="24"/>
          <w:rtl/>
        </w:rPr>
        <w:t>ופרטים</w:t>
      </w:r>
      <w:r w:rsidR="00EC69C3" w:rsidRPr="007124BC">
        <w:rPr>
          <w:rFonts w:cs="David"/>
          <w:sz w:val="24"/>
          <w:szCs w:val="24"/>
          <w:rtl/>
        </w:rPr>
        <w:t xml:space="preserve"> </w:t>
      </w:r>
      <w:r w:rsidR="00EC69C3" w:rsidRPr="007124BC">
        <w:rPr>
          <w:rFonts w:cs="David" w:hint="eastAsia"/>
          <w:sz w:val="24"/>
          <w:szCs w:val="24"/>
          <w:rtl/>
        </w:rPr>
        <w:t>ורישום</w:t>
      </w:r>
      <w:r w:rsidR="00EC69C3" w:rsidRPr="007124BC">
        <w:rPr>
          <w:rFonts w:cs="David"/>
          <w:sz w:val="24"/>
          <w:szCs w:val="24"/>
          <w:rtl/>
        </w:rPr>
        <w:t xml:space="preserve"> </w:t>
      </w:r>
      <w:r w:rsidR="00EC69C3" w:rsidRPr="007124BC">
        <w:rPr>
          <w:rFonts w:cs="David" w:hint="eastAsia"/>
          <w:sz w:val="24"/>
          <w:szCs w:val="24"/>
          <w:rtl/>
        </w:rPr>
        <w:t>דו</w:t>
      </w:r>
      <w:r w:rsidR="00EC69C3" w:rsidRPr="007124BC">
        <w:rPr>
          <w:rFonts w:cs="David"/>
          <w:sz w:val="24"/>
          <w:szCs w:val="24"/>
          <w:rtl/>
        </w:rPr>
        <w:t>"</w:t>
      </w:r>
      <w:r w:rsidR="00EC69C3" w:rsidRPr="007124BC">
        <w:rPr>
          <w:rFonts w:cs="David" w:hint="eastAsia"/>
          <w:sz w:val="24"/>
          <w:szCs w:val="24"/>
          <w:rtl/>
        </w:rPr>
        <w:t>חות</w:t>
      </w:r>
      <w:r w:rsidR="00EC69C3" w:rsidRPr="007124BC">
        <w:rPr>
          <w:rFonts w:cs="David"/>
          <w:sz w:val="24"/>
          <w:szCs w:val="24"/>
          <w:rtl/>
        </w:rPr>
        <w:t xml:space="preserve"> </w:t>
      </w:r>
      <w:r w:rsidR="00EC69C3" w:rsidRPr="007124BC">
        <w:rPr>
          <w:rFonts w:cs="David" w:hint="eastAsia"/>
          <w:sz w:val="24"/>
          <w:szCs w:val="24"/>
          <w:rtl/>
        </w:rPr>
        <w:t>במהלך</w:t>
      </w:r>
      <w:r w:rsidR="00EC69C3" w:rsidRPr="007124BC">
        <w:rPr>
          <w:rFonts w:cs="David"/>
          <w:sz w:val="24"/>
          <w:szCs w:val="24"/>
          <w:rtl/>
        </w:rPr>
        <w:t xml:space="preserve"> </w:t>
      </w:r>
      <w:r w:rsidR="00EC69C3" w:rsidRPr="007124BC">
        <w:rPr>
          <w:rFonts w:cs="David" w:hint="eastAsia"/>
          <w:sz w:val="24"/>
          <w:szCs w:val="24"/>
          <w:rtl/>
        </w:rPr>
        <w:t>הביצוע</w:t>
      </w:r>
      <w:r w:rsidR="00EC69C3" w:rsidRPr="007124BC">
        <w:rPr>
          <w:rFonts w:cs="David"/>
          <w:sz w:val="24"/>
          <w:szCs w:val="24"/>
          <w:rtl/>
        </w:rPr>
        <w:t xml:space="preserve"> </w:t>
      </w:r>
      <w:r w:rsidR="00EC69C3" w:rsidRPr="007124BC">
        <w:rPr>
          <w:rFonts w:cs="David" w:hint="eastAsia"/>
          <w:sz w:val="24"/>
          <w:szCs w:val="24"/>
          <w:rtl/>
        </w:rPr>
        <w:t>ככל</w:t>
      </w:r>
      <w:r w:rsidR="00EC69C3" w:rsidRPr="007124BC">
        <w:rPr>
          <w:rFonts w:cs="David"/>
          <w:sz w:val="24"/>
          <w:szCs w:val="24"/>
          <w:rtl/>
        </w:rPr>
        <w:t xml:space="preserve"> </w:t>
      </w:r>
      <w:r w:rsidR="00EC69C3" w:rsidRPr="007124BC">
        <w:rPr>
          <w:rFonts w:cs="David" w:hint="eastAsia"/>
          <w:sz w:val="24"/>
          <w:szCs w:val="24"/>
          <w:rtl/>
        </w:rPr>
        <w:t>שיידרש</w:t>
      </w:r>
      <w:r w:rsidR="00EC69C3" w:rsidRPr="007124BC">
        <w:rPr>
          <w:rFonts w:cs="David"/>
          <w:sz w:val="24"/>
          <w:szCs w:val="24"/>
          <w:rtl/>
        </w:rPr>
        <w:t xml:space="preserve"> </w:t>
      </w:r>
      <w:r w:rsidR="00EC69C3" w:rsidRPr="007124BC">
        <w:rPr>
          <w:rFonts w:cs="David" w:hint="eastAsia"/>
          <w:sz w:val="24"/>
          <w:szCs w:val="24"/>
          <w:rtl/>
        </w:rPr>
        <w:t>על</w:t>
      </w:r>
      <w:r w:rsidR="00EC69C3" w:rsidRPr="007124BC">
        <w:rPr>
          <w:rFonts w:cs="David"/>
          <w:sz w:val="24"/>
          <w:szCs w:val="24"/>
          <w:rtl/>
        </w:rPr>
        <w:t xml:space="preserve"> </w:t>
      </w:r>
      <w:r w:rsidR="00EC69C3" w:rsidRPr="007124BC">
        <w:rPr>
          <w:rFonts w:cs="David" w:hint="eastAsia"/>
          <w:sz w:val="24"/>
          <w:szCs w:val="24"/>
          <w:rtl/>
        </w:rPr>
        <w:t>ידי</w:t>
      </w:r>
      <w:r w:rsidR="00EC69C3" w:rsidRPr="007124BC">
        <w:rPr>
          <w:rFonts w:cs="David"/>
          <w:sz w:val="24"/>
          <w:szCs w:val="24"/>
          <w:rtl/>
        </w:rPr>
        <w:t xml:space="preserve"> </w:t>
      </w:r>
      <w:r w:rsidR="00EC69C3" w:rsidRPr="007124BC">
        <w:rPr>
          <w:rFonts w:cs="David" w:hint="eastAsia"/>
          <w:sz w:val="24"/>
          <w:szCs w:val="24"/>
          <w:rtl/>
        </w:rPr>
        <w:t>המפקח</w:t>
      </w:r>
      <w:r w:rsidR="00EC69C3" w:rsidRPr="007124BC">
        <w:rPr>
          <w:rFonts w:cs="David"/>
          <w:sz w:val="24"/>
          <w:szCs w:val="24"/>
          <w:rtl/>
        </w:rPr>
        <w:t>.</w:t>
      </w:r>
    </w:p>
    <w:p w14:paraId="1B04B41F" w14:textId="77777777" w:rsidR="00EC69C3" w:rsidRPr="007124BC" w:rsidRDefault="00EC69C3" w:rsidP="007124BC">
      <w:pPr>
        <w:pStyle w:val="ListParagraph"/>
        <w:widowControl w:val="0"/>
        <w:spacing w:before="0" w:beforeAutospacing="0" w:after="0" w:afterAutospacing="0" w:line="240" w:lineRule="auto"/>
        <w:rPr>
          <w:rFonts w:cs="David"/>
          <w:sz w:val="24"/>
          <w:szCs w:val="24"/>
        </w:rPr>
      </w:pPr>
    </w:p>
    <w:p w14:paraId="1E7ED877" w14:textId="77777777" w:rsidR="00EC69C3" w:rsidRPr="00EC69C3" w:rsidRDefault="00EC69C3" w:rsidP="007124BC">
      <w:pPr>
        <w:spacing w:before="0" w:beforeAutospacing="0" w:after="0" w:afterAutospacing="0" w:line="251" w:lineRule="auto"/>
        <w:ind w:left="1440" w:right="123"/>
        <w:rPr>
          <w:rFonts w:cs="David"/>
          <w:sz w:val="24"/>
          <w:szCs w:val="24"/>
        </w:rPr>
      </w:pPr>
      <w:r>
        <w:rPr>
          <w:rFonts w:cs="David" w:hint="cs"/>
          <w:sz w:val="24"/>
          <w:szCs w:val="24"/>
          <w:rtl/>
        </w:rPr>
        <w:t xml:space="preserve">4.1 </w:t>
      </w:r>
      <w:r w:rsidRPr="00EC69C3">
        <w:rPr>
          <w:rFonts w:cs="David"/>
          <w:sz w:val="24"/>
          <w:szCs w:val="24"/>
          <w:rtl/>
        </w:rPr>
        <w:t xml:space="preserve">הכנת תכניות שינויים כפי שיידרשו על ידי המזמין ו/או לרבות </w:t>
      </w:r>
      <w:r>
        <w:rPr>
          <w:rFonts w:cs="David" w:hint="cs"/>
          <w:sz w:val="24"/>
          <w:szCs w:val="24"/>
          <w:rtl/>
        </w:rPr>
        <w:t>ע</w:t>
      </w:r>
      <w:r w:rsidRPr="00EC69C3">
        <w:rPr>
          <w:rFonts w:cs="David"/>
          <w:sz w:val="24"/>
          <w:szCs w:val="24"/>
          <w:rtl/>
        </w:rPr>
        <w:t>דכון תכניות קיימות בהתאם לשינויים שידרשו במהלך ביצוע הפרויקט.</w:t>
      </w:r>
    </w:p>
    <w:p w14:paraId="0343007C" w14:textId="77777777" w:rsidR="00EC69C3" w:rsidRPr="00EC69C3" w:rsidRDefault="00EC69C3" w:rsidP="007124BC">
      <w:pPr>
        <w:spacing w:line="240" w:lineRule="auto"/>
        <w:ind w:left="720" w:right="889" w:firstLine="720"/>
        <w:jc w:val="both"/>
        <w:rPr>
          <w:rFonts w:cs="David"/>
          <w:sz w:val="24"/>
          <w:szCs w:val="24"/>
        </w:rPr>
      </w:pPr>
      <w:r>
        <w:rPr>
          <w:rFonts w:cs="David" w:hint="cs"/>
          <w:sz w:val="24"/>
          <w:szCs w:val="24"/>
          <w:rtl/>
        </w:rPr>
        <w:t>4.2 ל</w:t>
      </w:r>
      <w:r w:rsidRPr="00EC69C3">
        <w:rPr>
          <w:rFonts w:cs="David"/>
          <w:sz w:val="24"/>
          <w:szCs w:val="24"/>
          <w:rtl/>
        </w:rPr>
        <w:t xml:space="preserve">מען הסר ספק מודגש בזאת כי  האדריכל </w:t>
      </w:r>
      <w:r w:rsidR="005717B2">
        <w:rPr>
          <w:rFonts w:cs="David" w:hint="cs"/>
          <w:sz w:val="24"/>
          <w:szCs w:val="24"/>
          <w:rtl/>
        </w:rPr>
        <w:t>יעיר הערותיו ליועצים שאכן בצעו  ה</w:t>
      </w:r>
      <w:r w:rsidRPr="00EC69C3">
        <w:rPr>
          <w:rFonts w:cs="David"/>
          <w:sz w:val="24"/>
          <w:szCs w:val="24"/>
          <w:rtl/>
        </w:rPr>
        <w:t xml:space="preserve">שינויים האמורים לעיל בכל תכניות </w:t>
      </w:r>
      <w:r w:rsidR="005717B2">
        <w:rPr>
          <w:rFonts w:cs="David" w:hint="cs"/>
          <w:sz w:val="24"/>
          <w:szCs w:val="24"/>
          <w:rtl/>
        </w:rPr>
        <w:t xml:space="preserve">אשר הושפעו </w:t>
      </w:r>
      <w:r w:rsidRPr="00EC69C3">
        <w:rPr>
          <w:rFonts w:cs="David"/>
          <w:sz w:val="24"/>
          <w:szCs w:val="24"/>
          <w:rtl/>
        </w:rPr>
        <w:t xml:space="preserve"> מהשינוי שבוצע בתכניות האדריכלו</w:t>
      </w:r>
      <w:r w:rsidR="00FF3059">
        <w:rPr>
          <w:rFonts w:cs="David"/>
          <w:sz w:val="24"/>
          <w:szCs w:val="24"/>
          <w:rtl/>
        </w:rPr>
        <w:t>ת</w:t>
      </w:r>
      <w:r w:rsidR="005717B2">
        <w:rPr>
          <w:rFonts w:cs="David" w:hint="cs"/>
          <w:sz w:val="24"/>
          <w:szCs w:val="24"/>
          <w:rtl/>
        </w:rPr>
        <w:t>, זאת נוסף על אחריות מנה"פ.</w:t>
      </w:r>
      <w:r w:rsidR="00FF3059">
        <w:rPr>
          <w:rFonts w:cs="David" w:hint="cs"/>
          <w:sz w:val="24"/>
          <w:szCs w:val="24"/>
          <w:rtl/>
        </w:rPr>
        <w:t xml:space="preserve"> </w:t>
      </w:r>
    </w:p>
    <w:p w14:paraId="3C7651D0" w14:textId="77777777" w:rsidR="00EC69C3" w:rsidRPr="00EC69C3" w:rsidRDefault="00EC69C3" w:rsidP="007124BC">
      <w:pPr>
        <w:spacing w:before="0" w:beforeAutospacing="0" w:after="59" w:afterAutospacing="0" w:line="251" w:lineRule="auto"/>
        <w:ind w:left="920" w:right="123"/>
        <w:rPr>
          <w:rFonts w:cs="David"/>
          <w:sz w:val="24"/>
          <w:szCs w:val="24"/>
        </w:rPr>
      </w:pPr>
      <w:r>
        <w:rPr>
          <w:rFonts w:cs="David" w:hint="cs"/>
          <w:sz w:val="24"/>
          <w:szCs w:val="24"/>
          <w:rtl/>
        </w:rPr>
        <w:t xml:space="preserve">4.3 </w:t>
      </w:r>
      <w:r w:rsidRPr="00EC69C3">
        <w:rPr>
          <w:rFonts w:cs="David"/>
          <w:sz w:val="24"/>
          <w:szCs w:val="24"/>
          <w:rtl/>
        </w:rPr>
        <w:t>הכנת דו"ח מסכם בנוגע לקבלת הפרויקט, ככל שיידרש עד למועד הקבלה הסופית , ואישור הקבלה הסופית של הפרו</w:t>
      </w:r>
      <w:r w:rsidRPr="00EC69C3">
        <w:rPr>
          <w:rFonts w:cs="David" w:hint="cs"/>
          <w:sz w:val="24"/>
          <w:szCs w:val="24"/>
          <w:rtl/>
        </w:rPr>
        <w:t>י</w:t>
      </w:r>
      <w:r w:rsidRPr="00EC69C3">
        <w:rPr>
          <w:rFonts w:cs="David"/>
          <w:sz w:val="24"/>
          <w:szCs w:val="24"/>
          <w:rtl/>
        </w:rPr>
        <w:t>קט.</w:t>
      </w:r>
    </w:p>
    <w:p w14:paraId="222D7E52" w14:textId="77777777" w:rsidR="00EC69C3" w:rsidRPr="00EC69C3" w:rsidRDefault="00EC69C3" w:rsidP="007124BC">
      <w:pPr>
        <w:spacing w:before="0" w:beforeAutospacing="0" w:after="94" w:afterAutospacing="0" w:line="251" w:lineRule="auto"/>
        <w:ind w:left="920" w:right="123"/>
        <w:rPr>
          <w:rFonts w:cs="David"/>
          <w:sz w:val="24"/>
          <w:szCs w:val="24"/>
        </w:rPr>
      </w:pPr>
      <w:r>
        <w:rPr>
          <w:rFonts w:cs="David" w:hint="cs"/>
          <w:sz w:val="24"/>
          <w:szCs w:val="24"/>
          <w:rtl/>
        </w:rPr>
        <w:t xml:space="preserve">4.4 </w:t>
      </w:r>
      <w:r w:rsidRPr="00EC69C3">
        <w:rPr>
          <w:rFonts w:cs="David"/>
          <w:sz w:val="24"/>
          <w:szCs w:val="24"/>
          <w:rtl/>
        </w:rPr>
        <w:t>ייעוץ למזמין בברור תביעות וסכסוכים עם הקבלן ו/או עם המשתכן בקשר עם ביצוע הפרויקט.</w:t>
      </w:r>
    </w:p>
    <w:p w14:paraId="4653CD88" w14:textId="77777777" w:rsidR="00EC69C3" w:rsidRDefault="00EC69C3" w:rsidP="007124BC">
      <w:pPr>
        <w:spacing w:before="0" w:beforeAutospacing="0" w:after="197" w:afterAutospacing="0" w:line="259" w:lineRule="auto"/>
        <w:ind w:left="920" w:right="123"/>
        <w:rPr>
          <w:rFonts w:cs="David"/>
          <w:sz w:val="24"/>
          <w:szCs w:val="24"/>
          <w:rtl/>
        </w:rPr>
      </w:pPr>
      <w:r>
        <w:rPr>
          <w:rFonts w:cs="David" w:hint="cs"/>
          <w:sz w:val="24"/>
          <w:szCs w:val="24"/>
          <w:rtl/>
        </w:rPr>
        <w:t>4.5</w:t>
      </w:r>
      <w:r w:rsidRPr="00EC69C3">
        <w:rPr>
          <w:rFonts w:cs="David"/>
          <w:sz w:val="24"/>
          <w:szCs w:val="24"/>
          <w:rtl/>
        </w:rPr>
        <w:t>סיוע ככל הנדרש לשם קבלת תעודת גמר או ו/גם אישור הפרויקט על ידי הרשויות המוסמכות.</w:t>
      </w:r>
    </w:p>
    <w:p w14:paraId="1800A7A9" w14:textId="77777777" w:rsidR="00EC69C3" w:rsidRPr="00EC69C3" w:rsidRDefault="00EC69C3" w:rsidP="007124BC">
      <w:pPr>
        <w:spacing w:before="0" w:beforeAutospacing="0" w:after="197" w:afterAutospacing="0" w:line="259" w:lineRule="auto"/>
        <w:ind w:left="920" w:right="123"/>
        <w:rPr>
          <w:rFonts w:cs="David"/>
          <w:sz w:val="24"/>
          <w:szCs w:val="24"/>
        </w:rPr>
      </w:pPr>
    </w:p>
    <w:p w14:paraId="6C2CBC48" w14:textId="77777777" w:rsidR="00EC69C3" w:rsidRPr="00EC69C3" w:rsidRDefault="00EC69C3" w:rsidP="007124BC">
      <w:pPr>
        <w:spacing w:before="0" w:beforeAutospacing="0" w:after="152" w:afterAutospacing="0" w:line="259" w:lineRule="auto"/>
        <w:ind w:left="144"/>
        <w:rPr>
          <w:rFonts w:cs="David"/>
          <w:sz w:val="24"/>
          <w:szCs w:val="24"/>
        </w:rPr>
      </w:pPr>
      <w:r w:rsidRPr="00EC69C3">
        <w:rPr>
          <w:rFonts w:ascii="Times New Roman" w:eastAsia="Times New Roman" w:hAnsi="Times New Roman" w:cs="David"/>
          <w:sz w:val="24"/>
          <w:szCs w:val="24"/>
          <w:rtl/>
          <w:lang w:eastAsia="he-IL"/>
        </w:rPr>
        <w:t xml:space="preserve">5. </w:t>
      </w:r>
      <w:r w:rsidRPr="007124BC">
        <w:rPr>
          <w:rFonts w:ascii="David" w:eastAsia="David" w:hAnsi="David" w:cs="David"/>
          <w:sz w:val="24"/>
          <w:szCs w:val="24"/>
          <w:rtl/>
        </w:rPr>
        <w:t>הכנת בקשות והוצאת היתר עבור שילוט בפרויקט:</w:t>
      </w:r>
    </w:p>
    <w:p w14:paraId="0B4017B6"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אישור מיקום השלט עם מנהל הפרויקט ונציג מנהל השיווק.</w:t>
      </w:r>
    </w:p>
    <w:p w14:paraId="34DA56D7" w14:textId="77777777" w:rsidR="00EC69C3" w:rsidRPr="00EC69C3" w:rsidRDefault="00EC69C3" w:rsidP="007124BC">
      <w:pPr>
        <w:numPr>
          <w:ilvl w:val="1"/>
          <w:numId w:val="29"/>
        </w:numPr>
        <w:spacing w:before="0" w:beforeAutospacing="0" w:after="59" w:afterAutospacing="0" w:line="251" w:lineRule="auto"/>
        <w:ind w:right="123" w:hanging="557"/>
        <w:rPr>
          <w:rFonts w:cs="David"/>
          <w:sz w:val="24"/>
          <w:szCs w:val="24"/>
        </w:rPr>
      </w:pPr>
      <w:r w:rsidRPr="00EC69C3">
        <w:rPr>
          <w:rFonts w:cs="David"/>
          <w:sz w:val="24"/>
          <w:szCs w:val="24"/>
          <w:rtl/>
        </w:rPr>
        <w:t>הכנה וטיפול בקבלת ההיתר בועדה המקומית ו/או בוועדת רישוי שלטים ו/או הוועדה המחוזית ,הכל לפי העניין.</w:t>
      </w:r>
    </w:p>
    <w:p w14:paraId="37425903"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תיאום עם יצרן השלטים לקבלת תכניות עיצוב ופירוט וטכני לשלט והכנת שירטוטים כנדרש.</w:t>
      </w:r>
    </w:p>
    <w:p w14:paraId="075D98F1"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קבלת קבצים מהמהנדס האחראי והטמעתם בבקשה להיתר.</w:t>
      </w:r>
    </w:p>
    <w:p w14:paraId="2CC108A7"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פיקוח עליון.</w:t>
      </w:r>
    </w:p>
    <w:p w14:paraId="0475C3DE"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התמורה תהיה כפי שיקבע לכל פרויקט בנפרד.</w:t>
      </w:r>
    </w:p>
    <w:p w14:paraId="34E7BCEB" w14:textId="77777777" w:rsidR="00EC69C3" w:rsidRPr="00EC69C3" w:rsidRDefault="00EC69C3" w:rsidP="00EC69C3">
      <w:pPr>
        <w:spacing w:before="0" w:beforeAutospacing="0" w:after="85" w:afterAutospacing="0" w:line="259" w:lineRule="auto"/>
        <w:ind w:right="123"/>
        <w:rPr>
          <w:rFonts w:cs="David"/>
          <w:sz w:val="24"/>
          <w:szCs w:val="24"/>
          <w:rtl/>
        </w:rPr>
      </w:pPr>
    </w:p>
    <w:p w14:paraId="39474FB9" w14:textId="77777777" w:rsidR="00EC69C3" w:rsidRPr="007124BC" w:rsidRDefault="00EC69C3" w:rsidP="00B37B6C">
      <w:pPr>
        <w:spacing w:before="0" w:beforeAutospacing="0" w:after="200" w:afterAutospacing="0" w:line="360" w:lineRule="auto"/>
        <w:ind w:left="141"/>
        <w:contextualSpacing/>
        <w:jc w:val="both"/>
        <w:rPr>
          <w:rFonts w:cs="David"/>
          <w:sz w:val="24"/>
          <w:szCs w:val="24"/>
        </w:rPr>
      </w:pPr>
      <w:r w:rsidRPr="00EC69C3">
        <w:rPr>
          <w:rFonts w:cs="David" w:hint="cs"/>
          <w:sz w:val="24"/>
          <w:szCs w:val="24"/>
          <w:rtl/>
        </w:rPr>
        <w:t xml:space="preserve">6. </w:t>
      </w:r>
      <w:r w:rsidRPr="007124BC">
        <w:rPr>
          <w:rFonts w:cs="David"/>
          <w:sz w:val="24"/>
          <w:szCs w:val="24"/>
          <w:rtl/>
        </w:rPr>
        <w:t>הכנת בקשה והוצאת היתר עבור משרד</w:t>
      </w:r>
      <w:r w:rsidRPr="007124BC">
        <w:rPr>
          <w:rFonts w:cs="David" w:hint="eastAsia"/>
          <w:sz w:val="24"/>
          <w:szCs w:val="24"/>
          <w:rtl/>
        </w:rPr>
        <w:t>י</w:t>
      </w:r>
      <w:r w:rsidRPr="007124BC">
        <w:rPr>
          <w:rFonts w:cs="David"/>
          <w:sz w:val="24"/>
          <w:szCs w:val="24"/>
          <w:rtl/>
        </w:rPr>
        <w:t xml:space="preserve"> </w:t>
      </w:r>
      <w:r w:rsidRPr="007124BC">
        <w:rPr>
          <w:rFonts w:cs="David" w:hint="eastAsia"/>
          <w:sz w:val="24"/>
          <w:szCs w:val="24"/>
          <w:rtl/>
        </w:rPr>
        <w:t>ה</w:t>
      </w:r>
      <w:r w:rsidRPr="007124BC">
        <w:rPr>
          <w:rFonts w:cs="David"/>
          <w:sz w:val="24"/>
          <w:szCs w:val="24"/>
          <w:rtl/>
        </w:rPr>
        <w:t>מכירות:</w:t>
      </w:r>
    </w:p>
    <w:p w14:paraId="7FCA4990"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תכניות ראשוניות להצבת משרד המכירות ואישורו מול המזמין.</w:t>
      </w:r>
    </w:p>
    <w:p w14:paraId="0E7525F5"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תכניות מפורטות של משרד המכירות.</w:t>
      </w:r>
    </w:p>
    <w:p w14:paraId="3F3DD93B"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בקשה להיתר עבור משרד המכירות.</w:t>
      </w:r>
    </w:p>
    <w:p w14:paraId="42C3933C"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קבלת היתר בניה וכל המסמכים הנדרשים לצורך קבלת היתר למשרד מכירות.</w:t>
      </w:r>
    </w:p>
    <w:p w14:paraId="63F446BA" w14:textId="77777777" w:rsidR="00EC69C3" w:rsidRPr="00EC69C3" w:rsidRDefault="00EC69C3" w:rsidP="00EC69C3">
      <w:pPr>
        <w:spacing w:before="0" w:beforeAutospacing="0" w:after="85" w:afterAutospacing="0" w:line="259" w:lineRule="auto"/>
        <w:ind w:right="123"/>
        <w:rPr>
          <w:rFonts w:cs="David"/>
          <w:sz w:val="24"/>
          <w:szCs w:val="24"/>
        </w:rPr>
      </w:pPr>
    </w:p>
    <w:p w14:paraId="2D4A36EC" w14:textId="77777777" w:rsidR="00B27B4C" w:rsidRPr="00B27B4C" w:rsidRDefault="00EC69C3" w:rsidP="007124BC">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EC69C3">
        <w:rPr>
          <w:rFonts w:ascii="Times New Roman" w:eastAsia="Times New Roman" w:hAnsi="Times New Roman" w:cs="David" w:hint="cs"/>
          <w:sz w:val="24"/>
          <w:szCs w:val="24"/>
          <w:rtl/>
          <w:lang w:eastAsia="he-IL"/>
        </w:rPr>
        <w:br w:type="page"/>
      </w:r>
      <w:r w:rsidR="00B27B4C" w:rsidRPr="00B27B4C">
        <w:rPr>
          <w:rFonts w:ascii="Times New Roman" w:eastAsia="Times New Roman" w:hAnsi="Times New Roman" w:cs="David" w:hint="cs"/>
          <w:bCs/>
          <w:sz w:val="20"/>
          <w:szCs w:val="24"/>
          <w:u w:val="single"/>
          <w:rtl/>
          <w:lang w:eastAsia="he-IL"/>
        </w:rPr>
        <w:t xml:space="preserve">נספח </w:t>
      </w:r>
      <w:r w:rsidR="00DA0366">
        <w:rPr>
          <w:rFonts w:ascii="Times New Roman" w:eastAsia="Times New Roman" w:hAnsi="Times New Roman" w:cs="David" w:hint="cs"/>
          <w:bCs/>
          <w:sz w:val="20"/>
          <w:szCs w:val="24"/>
          <w:u w:val="single"/>
          <w:rtl/>
          <w:lang w:eastAsia="he-IL"/>
        </w:rPr>
        <w:t>"</w:t>
      </w:r>
      <w:r w:rsidR="00B27B4C"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1329BE0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6CA2A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39A9E2A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67DF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D01A6D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36A917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5BA3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88CF59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B741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B53182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D3413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6C792D0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C218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2B0E06"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12C5E41C" w14:textId="77777777" w:rsidR="006F07FB" w:rsidRPr="006F07FB" w:rsidRDefault="006F07FB" w:rsidP="006F07FB">
      <w:pPr>
        <w:rPr>
          <w:rFonts w:ascii="Times New Roman" w:eastAsia="Times New Roman" w:hAnsi="Times New Roman" w:cs="David"/>
          <w:sz w:val="20"/>
          <w:szCs w:val="24"/>
          <w:rtl/>
          <w:lang w:eastAsia="he-IL"/>
        </w:rPr>
      </w:pPr>
    </w:p>
    <w:p w14:paraId="4CCCB72D" w14:textId="77777777" w:rsidR="006F07FB" w:rsidRPr="006F07FB" w:rsidRDefault="006F07FB" w:rsidP="006F07FB">
      <w:pPr>
        <w:rPr>
          <w:rFonts w:ascii="Times New Roman" w:eastAsia="Times New Roman" w:hAnsi="Times New Roman" w:cs="David"/>
          <w:sz w:val="20"/>
          <w:szCs w:val="24"/>
          <w:rtl/>
          <w:lang w:eastAsia="he-IL"/>
        </w:rPr>
      </w:pPr>
    </w:p>
    <w:p w14:paraId="649C0B3E" w14:textId="77777777" w:rsidR="006E0095" w:rsidRDefault="006E0095">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516837D1" w14:textId="77777777" w:rsidR="00672C76" w:rsidRDefault="00106443" w:rsidP="00F3375F">
      <w:pPr>
        <w:spacing w:line="276"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sz w:val="24"/>
          <w:szCs w:val="24"/>
          <w:u w:val="single"/>
          <w:rtl/>
          <w:lang w:eastAsia="he-IL"/>
        </w:rPr>
        <w:t>נספ</w:t>
      </w:r>
      <w:r w:rsidR="00B27B4C" w:rsidRPr="00B27B4C">
        <w:rPr>
          <w:rFonts w:ascii="Times New Roman" w:eastAsia="Times New Roman" w:hAnsi="Times New Roman" w:cs="David" w:hint="cs"/>
          <w:bCs/>
          <w:sz w:val="24"/>
          <w:szCs w:val="24"/>
          <w:u w:val="single"/>
          <w:rtl/>
          <w:lang w:eastAsia="he-IL"/>
        </w:rPr>
        <w:t xml:space="preserve">ח </w:t>
      </w:r>
      <w:r w:rsidR="00672C76">
        <w:rPr>
          <w:rFonts w:ascii="Times New Roman" w:eastAsia="Times New Roman" w:hAnsi="Times New Roman" w:cs="David" w:hint="cs"/>
          <w:bCs/>
          <w:sz w:val="24"/>
          <w:szCs w:val="24"/>
          <w:u w:val="single"/>
          <w:rtl/>
          <w:lang w:eastAsia="he-IL"/>
        </w:rPr>
        <w:t>"</w:t>
      </w:r>
      <w:r w:rsidR="00B27B4C"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26323527"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F2DE60B"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DF1BC5" w14:textId="77777777" w:rsidR="00B27B4C" w:rsidRPr="00B27B4C" w:rsidRDefault="00B27B4C" w:rsidP="00B37B6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w:t>
      </w:r>
      <w:r w:rsidR="00816D8E">
        <w:rPr>
          <w:rFonts w:ascii="Times New Roman" w:eastAsia="Times New Roman" w:hAnsi="Times New Roman" w:cs="David" w:hint="cs"/>
          <w:sz w:val="20"/>
          <w:szCs w:val="24"/>
          <w:rtl/>
          <w:lang w:eastAsia="he-IL"/>
        </w:rPr>
        <w:t xml:space="preserve"> במגרשים </w:t>
      </w:r>
      <w:r w:rsidRPr="00B27B4C">
        <w:rPr>
          <w:rFonts w:ascii="Times New Roman" w:eastAsia="Times New Roman" w:hAnsi="Times New Roman" w:cs="David" w:hint="cs"/>
          <w:sz w:val="20"/>
          <w:szCs w:val="24"/>
          <w:rtl/>
          <w:lang w:eastAsia="he-IL"/>
        </w:rPr>
        <w:t xml:space="preserve">, כמפורט בנספח ב', ישלם המזמין למתכנן </w:t>
      </w:r>
      <w:r w:rsidR="009B66D2">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את שכר המתכנן בשעורים ובמועדים כדלקמן:</w:t>
      </w:r>
    </w:p>
    <w:p w14:paraId="6039446F"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1003376F" w14:textId="77777777" w:rsidR="00B27B4C" w:rsidRP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r w:rsidR="00D07D85">
        <w:rPr>
          <w:rFonts w:ascii="Times New Roman" w:eastAsia="Times New Roman" w:hAnsi="Times New Roman" w:cs="David" w:hint="cs"/>
          <w:sz w:val="20"/>
          <w:szCs w:val="24"/>
          <w:rtl/>
          <w:lang w:eastAsia="he-IL"/>
        </w:rPr>
        <w:t xml:space="preserve">מבוטל </w:t>
      </w:r>
    </w:p>
    <w:p w14:paraId="66726062"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CE87F3F" w14:textId="77777777" w:rsid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r>
      <w:r w:rsidR="00D07D85">
        <w:rPr>
          <w:rFonts w:ascii="Times New Roman" w:eastAsia="Times New Roman" w:hAnsi="Times New Roman" w:cs="David" w:hint="cs"/>
          <w:sz w:val="20"/>
          <w:szCs w:val="24"/>
          <w:rtl/>
          <w:lang w:eastAsia="he-IL"/>
        </w:rPr>
        <w:t xml:space="preserve">עבור </w:t>
      </w:r>
      <w:r w:rsidRPr="00B27B4C">
        <w:rPr>
          <w:rFonts w:ascii="Times New Roman" w:eastAsia="Times New Roman" w:hAnsi="Times New Roman" w:cs="David" w:hint="cs"/>
          <w:sz w:val="20"/>
          <w:szCs w:val="24"/>
          <w:rtl/>
          <w:lang w:eastAsia="he-IL"/>
        </w:rPr>
        <w:t xml:space="preserve">תכנון ופיקוח </w:t>
      </w:r>
      <w:r w:rsidR="00032533">
        <w:rPr>
          <w:rFonts w:ascii="Times New Roman" w:eastAsia="Times New Roman" w:hAnsi="Times New Roman" w:cs="David" w:hint="cs"/>
          <w:sz w:val="20"/>
          <w:szCs w:val="24"/>
          <w:rtl/>
          <w:lang w:eastAsia="he-IL"/>
        </w:rPr>
        <w:t>ל</w:t>
      </w:r>
      <w:r w:rsidRPr="00B27B4C">
        <w:rPr>
          <w:rFonts w:ascii="Times New Roman" w:eastAsia="Times New Roman" w:hAnsi="Times New Roman" w:cs="David" w:hint="cs"/>
          <w:sz w:val="20"/>
          <w:szCs w:val="24"/>
          <w:rtl/>
          <w:lang w:eastAsia="he-IL"/>
        </w:rPr>
        <w:t xml:space="preserve">בנייני </w:t>
      </w:r>
      <w:r w:rsidR="00E33D5A">
        <w:rPr>
          <w:rFonts w:ascii="Times New Roman" w:eastAsia="Times New Roman" w:hAnsi="Times New Roman" w:cs="David" w:hint="cs"/>
          <w:sz w:val="20"/>
          <w:szCs w:val="24"/>
          <w:rtl/>
          <w:lang w:eastAsia="he-IL"/>
        </w:rPr>
        <w:t>מ</w:t>
      </w:r>
      <w:r w:rsidRPr="00B27B4C">
        <w:rPr>
          <w:rFonts w:ascii="Times New Roman" w:eastAsia="Times New Roman" w:hAnsi="Times New Roman" w:cs="David" w:hint="cs"/>
          <w:sz w:val="20"/>
          <w:szCs w:val="24"/>
          <w:rtl/>
          <w:lang w:eastAsia="he-IL"/>
        </w:rPr>
        <w:t xml:space="preserve">גורים </w:t>
      </w:r>
      <w:r w:rsidR="00D07D85">
        <w:rPr>
          <w:rFonts w:ascii="Times New Roman" w:eastAsia="Times New Roman" w:hAnsi="Times New Roman" w:cs="David" w:hint="cs"/>
          <w:sz w:val="20"/>
          <w:szCs w:val="24"/>
          <w:rtl/>
          <w:lang w:eastAsia="he-IL"/>
        </w:rPr>
        <w:t xml:space="preserve">, </w:t>
      </w:r>
      <w:r w:rsidR="00767F9D">
        <w:rPr>
          <w:rFonts w:ascii="Times New Roman" w:eastAsia="Times New Roman" w:hAnsi="Times New Roman" w:cs="David" w:hint="cs"/>
          <w:sz w:val="20"/>
          <w:szCs w:val="24"/>
          <w:rtl/>
          <w:lang w:eastAsia="he-IL"/>
        </w:rPr>
        <w:t>תעסוקה</w:t>
      </w:r>
      <w:r w:rsidR="00E33D5A">
        <w:rPr>
          <w:rFonts w:ascii="Times New Roman" w:eastAsia="Times New Roman" w:hAnsi="Times New Roman" w:cs="David" w:hint="cs"/>
          <w:sz w:val="20"/>
          <w:szCs w:val="24"/>
          <w:rtl/>
          <w:lang w:eastAsia="he-IL"/>
        </w:rPr>
        <w:t>, מסחר</w:t>
      </w:r>
      <w:r w:rsidR="00D07D85">
        <w:rPr>
          <w:rFonts w:ascii="Times New Roman" w:eastAsia="Times New Roman" w:hAnsi="Times New Roman" w:cs="David" w:hint="cs"/>
          <w:sz w:val="20"/>
          <w:szCs w:val="24"/>
          <w:rtl/>
          <w:lang w:eastAsia="he-IL"/>
        </w:rPr>
        <w:t xml:space="preserve">, מגורים ו/או מסחר ו/או </w:t>
      </w:r>
      <w:r w:rsidR="00E33D5A">
        <w:rPr>
          <w:rFonts w:ascii="Times New Roman" w:eastAsia="Times New Roman" w:hAnsi="Times New Roman" w:cs="David" w:hint="cs"/>
          <w:sz w:val="20"/>
          <w:szCs w:val="24"/>
          <w:rtl/>
          <w:lang w:eastAsia="he-IL"/>
        </w:rPr>
        <w:t xml:space="preserve">תעסוקה </w:t>
      </w:r>
      <w:r w:rsidR="00D07D85">
        <w:rPr>
          <w:rFonts w:ascii="Times New Roman" w:eastAsia="Times New Roman" w:hAnsi="Times New Roman" w:cs="David" w:hint="cs"/>
          <w:sz w:val="20"/>
          <w:szCs w:val="24"/>
          <w:rtl/>
          <w:lang w:eastAsia="he-IL"/>
        </w:rPr>
        <w:t xml:space="preserve">משולבים, </w:t>
      </w:r>
      <w:r w:rsidR="00767F9D">
        <w:rPr>
          <w:rFonts w:ascii="Times New Roman" w:eastAsia="Times New Roman" w:hAnsi="Times New Roman" w:cs="David" w:hint="cs"/>
          <w:sz w:val="20"/>
          <w:szCs w:val="24"/>
          <w:rtl/>
          <w:lang w:eastAsia="he-IL"/>
        </w:rPr>
        <w:t xml:space="preserve">הכוללים </w:t>
      </w:r>
      <w:r w:rsidR="00D07D85">
        <w:rPr>
          <w:rFonts w:ascii="Times New Roman" w:eastAsia="Times New Roman" w:hAnsi="Times New Roman" w:cs="David" w:hint="cs"/>
          <w:sz w:val="20"/>
          <w:szCs w:val="24"/>
          <w:rtl/>
          <w:lang w:eastAsia="he-IL"/>
        </w:rPr>
        <w:t xml:space="preserve">מרתפים לנ"ל </w:t>
      </w:r>
      <w:r w:rsidR="00767F9D">
        <w:rPr>
          <w:rFonts w:ascii="Times New Roman" w:eastAsia="Times New Roman" w:hAnsi="Times New Roman" w:cs="David" w:hint="cs"/>
          <w:sz w:val="20"/>
          <w:szCs w:val="24"/>
          <w:rtl/>
          <w:lang w:eastAsia="he-IL"/>
        </w:rPr>
        <w:t>ו</w:t>
      </w:r>
      <w:r w:rsidR="00D07D85">
        <w:rPr>
          <w:rFonts w:ascii="Times New Roman" w:eastAsia="Times New Roman" w:hAnsi="Times New Roman" w:cs="David" w:hint="cs"/>
          <w:sz w:val="20"/>
          <w:szCs w:val="24"/>
          <w:rtl/>
          <w:lang w:eastAsia="he-IL"/>
        </w:rPr>
        <w:t>חניונים</w:t>
      </w:r>
      <w:r w:rsidR="00767F9D">
        <w:rPr>
          <w:rFonts w:ascii="Times New Roman" w:eastAsia="Times New Roman" w:hAnsi="Times New Roman" w:cs="David" w:hint="cs"/>
          <w:sz w:val="20"/>
          <w:szCs w:val="24"/>
          <w:rtl/>
          <w:lang w:eastAsia="he-IL"/>
        </w:rPr>
        <w:t xml:space="preserve"> ( עילי ותת-קרקעי )</w:t>
      </w:r>
      <w:r w:rsidR="00D07D85">
        <w:rPr>
          <w:rFonts w:ascii="Times New Roman" w:eastAsia="Times New Roman" w:hAnsi="Times New Roman" w:cs="David" w:hint="cs"/>
          <w:sz w:val="20"/>
          <w:szCs w:val="24"/>
          <w:rtl/>
          <w:lang w:eastAsia="he-IL"/>
        </w:rPr>
        <w:t xml:space="preserve"> , </w:t>
      </w:r>
      <w:r w:rsidRPr="00B27B4C">
        <w:rPr>
          <w:rFonts w:ascii="Times New Roman" w:eastAsia="Times New Roman" w:hAnsi="Times New Roman" w:cs="David" w:hint="cs"/>
          <w:sz w:val="20"/>
          <w:szCs w:val="24"/>
          <w:rtl/>
          <w:lang w:eastAsia="he-IL"/>
        </w:rPr>
        <w:t>לרבות מבני עזר במגרשים, תחנות טרנספורמציה במגרשים פרטיים ו/או ציבוריים, מבנ</w:t>
      </w:r>
      <w:r w:rsidR="00D07D85">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 מכירות</w:t>
      </w:r>
      <w:r w:rsidR="00D07D85">
        <w:rPr>
          <w:rFonts w:ascii="Times New Roman" w:eastAsia="Times New Roman" w:hAnsi="Times New Roman" w:cs="David" w:hint="cs"/>
          <w:sz w:val="20"/>
          <w:szCs w:val="24"/>
          <w:rtl/>
          <w:lang w:eastAsia="he-IL"/>
        </w:rPr>
        <w:t xml:space="preserve"> וכיו"ב </w:t>
      </w:r>
      <w:r w:rsidRPr="00B27B4C">
        <w:rPr>
          <w:rFonts w:ascii="Times New Roman" w:eastAsia="Times New Roman" w:hAnsi="Times New Roman" w:cs="David" w:hint="cs"/>
          <w:sz w:val="20"/>
          <w:szCs w:val="24"/>
          <w:rtl/>
          <w:lang w:eastAsia="he-IL"/>
        </w:rPr>
        <w:t>:</w:t>
      </w:r>
    </w:p>
    <w:p w14:paraId="0E666018" w14:textId="77777777" w:rsidR="00E33D5A" w:rsidRPr="00B27B4C" w:rsidRDefault="00E33D5A" w:rsidP="006C74EA">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p>
    <w:p w14:paraId="088121C8"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CF9BDD0" w14:textId="77777777" w:rsidR="00BE1810" w:rsidRDefault="00B27B4C" w:rsidP="00106443">
      <w:pPr>
        <w:widowControl w:val="0"/>
        <w:spacing w:before="0" w:beforeAutospacing="0" w:after="0" w:afterAutospacing="0" w:line="240" w:lineRule="auto"/>
        <w:ind w:left="36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00BE1810" w:rsidRPr="00BE1810">
        <w:rPr>
          <w:rFonts w:ascii="Times New Roman" w:eastAsia="Times New Roman" w:hAnsi="Times New Roman" w:cs="David" w:hint="eastAsia"/>
          <w:b/>
          <w:bCs/>
          <w:sz w:val="20"/>
          <w:szCs w:val="24"/>
          <w:u w:val="single"/>
          <w:rtl/>
          <w:lang w:eastAsia="he-IL"/>
        </w:rPr>
        <w:t>בבניינים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המיועדים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למגורים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בלבד</w:t>
      </w:r>
      <w:r w:rsidR="00BE1810" w:rsidRPr="00BE1810">
        <w:rPr>
          <w:rFonts w:ascii="Times New Roman" w:eastAsia="Times New Roman" w:hAnsi="Times New Roman" w:cs="David"/>
          <w:b/>
          <w:bCs/>
          <w:sz w:val="20"/>
          <w:szCs w:val="24"/>
          <w:u w:val="single"/>
          <w:rtl/>
          <w:lang w:eastAsia="he-IL"/>
        </w:rPr>
        <w:t xml:space="preserve"> ( </w:t>
      </w:r>
      <w:r w:rsidR="00BE1810" w:rsidRPr="00BE1810">
        <w:rPr>
          <w:rFonts w:ascii="Times New Roman" w:eastAsia="Times New Roman" w:hAnsi="Times New Roman" w:cs="David" w:hint="eastAsia"/>
          <w:b/>
          <w:bCs/>
          <w:sz w:val="20"/>
          <w:szCs w:val="24"/>
          <w:u w:val="single"/>
          <w:rtl/>
          <w:lang w:eastAsia="he-IL"/>
        </w:rPr>
        <w:t>ללא</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תעסוקה</w:t>
      </w:r>
      <w:r w:rsidR="00BE1810" w:rsidRPr="00BE1810">
        <w:rPr>
          <w:rFonts w:ascii="Times New Roman" w:eastAsia="Times New Roman" w:hAnsi="Times New Roman" w:cs="David"/>
          <w:b/>
          <w:bCs/>
          <w:sz w:val="20"/>
          <w:szCs w:val="24"/>
          <w:u w:val="single"/>
          <w:rtl/>
          <w:lang w:eastAsia="he-IL"/>
        </w:rPr>
        <w:t xml:space="preserve"> /מסחר </w:t>
      </w:r>
      <w:r w:rsidR="00BE1810" w:rsidRPr="00BE1810">
        <w:rPr>
          <w:rFonts w:ascii="Times New Roman" w:eastAsia="Times New Roman" w:hAnsi="Times New Roman" w:cs="David" w:hint="eastAsia"/>
          <w:b/>
          <w:bCs/>
          <w:sz w:val="20"/>
          <w:szCs w:val="24"/>
          <w:u w:val="single"/>
          <w:rtl/>
          <w:lang w:eastAsia="he-IL"/>
        </w:rPr>
        <w:t>וכו</w:t>
      </w:r>
      <w:r w:rsidR="00BE1810" w:rsidRPr="00BE1810">
        <w:rPr>
          <w:rFonts w:ascii="Times New Roman" w:eastAsia="Times New Roman" w:hAnsi="Times New Roman" w:cs="David"/>
          <w:b/>
          <w:bCs/>
          <w:sz w:val="20"/>
          <w:szCs w:val="24"/>
          <w:u w:val="single"/>
          <w:rtl/>
          <w:lang w:eastAsia="he-IL"/>
        </w:rPr>
        <w:t>' )</w:t>
      </w:r>
    </w:p>
    <w:p w14:paraId="73F3AB54" w14:textId="77777777" w:rsidR="005F4993" w:rsidRDefault="00BE1810"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r w:rsidR="00B27B4C" w:rsidRPr="00B27B4C">
        <w:rPr>
          <w:rFonts w:ascii="Times New Roman" w:eastAsia="Times New Roman" w:hAnsi="Times New Roman" w:cs="David" w:hint="cs"/>
          <w:sz w:val="20"/>
          <w:szCs w:val="24"/>
          <w:rtl/>
          <w:lang w:eastAsia="he-IL"/>
        </w:rPr>
        <w:t xml:space="preserve">סכום קבוע ומוחלט של </w:t>
      </w:r>
      <w:r w:rsidR="005F4993" w:rsidRPr="00106443">
        <w:rPr>
          <w:rFonts w:ascii="Times New Roman" w:eastAsia="Times New Roman" w:hAnsi="Times New Roman" w:cs="David"/>
          <w:b/>
          <w:bCs/>
          <w:sz w:val="20"/>
          <w:szCs w:val="24"/>
          <w:rtl/>
          <w:lang w:eastAsia="he-IL"/>
        </w:rPr>
        <w:t xml:space="preserve">6,850 </w:t>
      </w:r>
      <w:r w:rsidR="00B27B4C" w:rsidRPr="00106443">
        <w:rPr>
          <w:rFonts w:ascii="Times New Roman" w:eastAsia="Times New Roman" w:hAnsi="Times New Roman" w:cs="David"/>
          <w:b/>
          <w:bCs/>
          <w:sz w:val="20"/>
          <w:szCs w:val="24"/>
          <w:rtl/>
          <w:lang w:eastAsia="he-IL"/>
        </w:rPr>
        <w:t xml:space="preserve"> ש"ח</w:t>
      </w:r>
      <w:r w:rsidR="00B27B4C" w:rsidRPr="00B27B4C">
        <w:rPr>
          <w:rFonts w:ascii="Times New Roman" w:eastAsia="Times New Roman" w:hAnsi="Times New Roman" w:cs="David" w:hint="cs"/>
          <w:sz w:val="20"/>
          <w:szCs w:val="24"/>
          <w:rtl/>
          <w:lang w:eastAsia="he-IL"/>
        </w:rPr>
        <w:t xml:space="preserve"> (במילים: </w:t>
      </w:r>
      <w:r w:rsidR="00D07D85">
        <w:rPr>
          <w:rFonts w:ascii="Times New Roman" w:eastAsia="Times New Roman" w:hAnsi="Times New Roman" w:cs="David" w:hint="cs"/>
          <w:sz w:val="20"/>
          <w:szCs w:val="24"/>
          <w:rtl/>
          <w:lang w:eastAsia="he-IL"/>
        </w:rPr>
        <w:t>ש</w:t>
      </w:r>
      <w:r w:rsidR="005F4993">
        <w:rPr>
          <w:rFonts w:ascii="Times New Roman" w:eastAsia="Times New Roman" w:hAnsi="Times New Roman" w:cs="David" w:hint="cs"/>
          <w:sz w:val="20"/>
          <w:szCs w:val="24"/>
          <w:rtl/>
          <w:lang w:eastAsia="he-IL"/>
        </w:rPr>
        <w:t xml:space="preserve">שת אלפים שמונה מאות </w:t>
      </w:r>
      <w:r>
        <w:rPr>
          <w:rFonts w:ascii="Times New Roman" w:eastAsia="Times New Roman" w:hAnsi="Times New Roman" w:cs="David" w:hint="cs"/>
          <w:sz w:val="20"/>
          <w:szCs w:val="24"/>
          <w:rtl/>
          <w:lang w:eastAsia="he-IL"/>
        </w:rPr>
        <w:t>ו</w:t>
      </w:r>
      <w:r w:rsidR="005F4993">
        <w:rPr>
          <w:rFonts w:ascii="Times New Roman" w:eastAsia="Times New Roman" w:hAnsi="Times New Roman" w:cs="David" w:hint="cs"/>
          <w:sz w:val="20"/>
          <w:szCs w:val="24"/>
          <w:rtl/>
          <w:lang w:eastAsia="he-IL"/>
        </w:rPr>
        <w:t xml:space="preserve">חמישים </w:t>
      </w:r>
      <w:r w:rsidR="00D07D85">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ש"ח) </w:t>
      </w:r>
      <w:r w:rsidR="003F2F80">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w:t>
      </w:r>
      <w:r>
        <w:rPr>
          <w:rFonts w:ascii="Times New Roman" w:eastAsia="Times New Roman" w:hAnsi="Times New Roman" w:cs="David" w:hint="cs"/>
          <w:sz w:val="20"/>
          <w:szCs w:val="24"/>
          <w:rtl/>
          <w:lang w:eastAsia="he-IL"/>
        </w:rPr>
        <w:t>.</w:t>
      </w:r>
    </w:p>
    <w:p w14:paraId="66009C64" w14:textId="77777777" w:rsidR="00B27B4C" w:rsidRDefault="00D07D85"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המחיר </w:t>
      </w:r>
      <w:r w:rsidR="00767F9D">
        <w:rPr>
          <w:rFonts w:ascii="Times New Roman" w:eastAsia="Times New Roman" w:hAnsi="Times New Roman" w:cs="David" w:hint="cs"/>
          <w:sz w:val="20"/>
          <w:szCs w:val="24"/>
          <w:rtl/>
          <w:lang w:eastAsia="he-IL"/>
        </w:rPr>
        <w:t xml:space="preserve">הנקוב </w:t>
      </w:r>
      <w:r>
        <w:rPr>
          <w:rFonts w:ascii="Times New Roman" w:eastAsia="Times New Roman" w:hAnsi="Times New Roman" w:cs="David" w:hint="cs"/>
          <w:sz w:val="20"/>
          <w:szCs w:val="24"/>
          <w:rtl/>
          <w:lang w:eastAsia="he-IL"/>
        </w:rPr>
        <w:t xml:space="preserve">כולל </w:t>
      </w:r>
      <w:r w:rsidR="00767F9D">
        <w:rPr>
          <w:rFonts w:ascii="Times New Roman" w:eastAsia="Times New Roman" w:hAnsi="Times New Roman" w:cs="David" w:hint="cs"/>
          <w:sz w:val="20"/>
          <w:szCs w:val="24"/>
          <w:rtl/>
          <w:lang w:eastAsia="he-IL"/>
        </w:rPr>
        <w:t xml:space="preserve">שכ"ט עבור </w:t>
      </w:r>
      <w:r>
        <w:rPr>
          <w:rFonts w:ascii="Times New Roman" w:eastAsia="Times New Roman" w:hAnsi="Times New Roman" w:cs="David" w:hint="cs"/>
          <w:sz w:val="20"/>
          <w:szCs w:val="24"/>
          <w:rtl/>
          <w:lang w:eastAsia="he-IL"/>
        </w:rPr>
        <w:t>חניונים עיליים ו/או מרתפים</w:t>
      </w:r>
      <w:r w:rsidR="00E33D5A">
        <w:rPr>
          <w:rFonts w:ascii="Times New Roman" w:eastAsia="Times New Roman" w:hAnsi="Times New Roman" w:cs="David" w:hint="cs"/>
          <w:sz w:val="20"/>
          <w:szCs w:val="24"/>
          <w:rtl/>
          <w:lang w:eastAsia="he-IL"/>
        </w:rPr>
        <w:t xml:space="preserve">, </w:t>
      </w:r>
      <w:r w:rsidR="003C6C12">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hint="cs"/>
          <w:sz w:val="20"/>
          <w:szCs w:val="24"/>
          <w:rtl/>
          <w:lang w:eastAsia="he-IL"/>
        </w:rPr>
        <w:t xml:space="preserve">מחסנים,  חד"ט וכל המצוי במגרש </w:t>
      </w:r>
      <w:r w:rsidR="003C6C12">
        <w:rPr>
          <w:rFonts w:ascii="Times New Roman" w:eastAsia="Times New Roman" w:hAnsi="Times New Roman" w:cs="David" w:hint="cs"/>
          <w:sz w:val="20"/>
          <w:szCs w:val="24"/>
          <w:rtl/>
          <w:lang w:eastAsia="he-IL"/>
        </w:rPr>
        <w:t>(לא תחול תוספת מחיר עבור מרתפים /חניונים)</w:t>
      </w:r>
      <w:r>
        <w:rPr>
          <w:rFonts w:ascii="Times New Roman" w:eastAsia="Times New Roman" w:hAnsi="Times New Roman" w:cs="David" w:hint="cs"/>
          <w:sz w:val="20"/>
          <w:szCs w:val="24"/>
          <w:rtl/>
          <w:lang w:eastAsia="he-IL"/>
        </w:rPr>
        <w:t>.</w:t>
      </w:r>
    </w:p>
    <w:p w14:paraId="407C914E" w14:textId="77777777" w:rsidR="00F9010A" w:rsidRPr="00B27B4C" w:rsidRDefault="00F9010A"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05DF232C"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C550D8C" w14:textId="77777777" w:rsidR="00BE1810" w:rsidRDefault="00B27B4C" w:rsidP="00106443">
      <w:pPr>
        <w:widowControl w:val="0"/>
        <w:spacing w:before="0" w:beforeAutospacing="0" w:after="0" w:afterAutospacing="0" w:line="240" w:lineRule="auto"/>
        <w:ind w:left="36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r w:rsidR="00BE1810" w:rsidRPr="004229AD">
        <w:rPr>
          <w:rFonts w:ascii="Times New Roman" w:eastAsia="Times New Roman" w:hAnsi="Times New Roman" w:cs="David" w:hint="cs"/>
          <w:b/>
          <w:bCs/>
          <w:sz w:val="20"/>
          <w:szCs w:val="24"/>
          <w:u w:val="single"/>
          <w:rtl/>
          <w:lang w:eastAsia="he-IL"/>
        </w:rPr>
        <w:t>בבניינים המיועדים ל</w:t>
      </w:r>
      <w:r w:rsidR="00BE1810">
        <w:rPr>
          <w:rFonts w:ascii="Times New Roman" w:eastAsia="Times New Roman" w:hAnsi="Times New Roman" w:cs="David" w:hint="cs"/>
          <w:b/>
          <w:bCs/>
          <w:sz w:val="20"/>
          <w:szCs w:val="24"/>
          <w:u w:val="single"/>
          <w:rtl/>
          <w:lang w:eastAsia="he-IL"/>
        </w:rPr>
        <w:t xml:space="preserve">תעסוקה בלבד </w:t>
      </w:r>
      <w:r w:rsidR="00BE1810">
        <w:rPr>
          <w:rFonts w:ascii="Times New Roman" w:eastAsia="Times New Roman" w:hAnsi="Times New Roman" w:cs="David" w:hint="cs"/>
          <w:sz w:val="20"/>
          <w:szCs w:val="24"/>
          <w:rtl/>
          <w:lang w:eastAsia="he-IL"/>
        </w:rPr>
        <w:t xml:space="preserve"> - ללא מגורים : </w:t>
      </w:r>
      <w:r w:rsidR="00BE1810" w:rsidRPr="00B27B4C">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sz w:val="20"/>
          <w:szCs w:val="24"/>
          <w:rtl/>
          <w:lang w:eastAsia="he-IL"/>
        </w:rPr>
        <w:tab/>
      </w:r>
    </w:p>
    <w:p w14:paraId="45F5A766" w14:textId="77777777" w:rsidR="00BE1810" w:rsidRDefault="00BE1810" w:rsidP="00104E1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r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95 </w:t>
      </w:r>
      <w:r w:rsidRPr="004229AD">
        <w:rPr>
          <w:rFonts w:ascii="Times New Roman" w:eastAsia="Times New Roman" w:hAnsi="Times New Roman" w:cs="David" w:hint="eastAsia"/>
          <w:b/>
          <w:bCs/>
          <w:sz w:val="20"/>
          <w:szCs w:val="24"/>
          <w:rtl/>
          <w:lang w:eastAsia="he-IL"/>
        </w:rPr>
        <w:t>₪</w:t>
      </w:r>
      <w:r w:rsidRPr="004229AD">
        <w:rPr>
          <w:rFonts w:ascii="Times New Roman" w:eastAsia="Times New Roman" w:hAnsi="Times New Roman" w:cs="David"/>
          <w:b/>
          <w:bCs/>
          <w:sz w:val="20"/>
          <w:szCs w:val="24"/>
          <w:rtl/>
          <w:lang w:eastAsia="he-IL"/>
        </w:rPr>
        <w:t xml:space="preserve"> </w:t>
      </w:r>
      <w:r w:rsidRPr="004229AD">
        <w:rPr>
          <w:rFonts w:ascii="Times New Roman" w:eastAsia="Times New Roman" w:hAnsi="Times New Roman" w:cs="David" w:hint="eastAsia"/>
          <w:b/>
          <w:bCs/>
          <w:sz w:val="20"/>
          <w:szCs w:val="24"/>
          <w:rtl/>
          <w:lang w:eastAsia="he-IL"/>
        </w:rPr>
        <w:t>למ</w:t>
      </w:r>
      <w:r w:rsidRPr="004229AD">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מבונה עילי  </w:t>
      </w:r>
      <w:r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תשעים וחמישה  ₪  </w:t>
      </w:r>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r w:rsidR="00A40D63">
        <w:rPr>
          <w:rFonts w:ascii="Times New Roman" w:eastAsia="Times New Roman" w:hAnsi="Times New Roman" w:cs="David" w:hint="cs"/>
          <w:sz w:val="20"/>
          <w:szCs w:val="24"/>
          <w:rtl/>
          <w:lang w:eastAsia="he-IL"/>
        </w:rPr>
        <w:t xml:space="preserve">ברמת מעטפת </w:t>
      </w:r>
      <w:r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מ"ר </w:t>
      </w:r>
      <w:r>
        <w:rPr>
          <w:rFonts w:ascii="Times New Roman" w:eastAsia="Times New Roman" w:hAnsi="Times New Roman" w:cs="David" w:hint="cs"/>
          <w:sz w:val="20"/>
          <w:szCs w:val="24"/>
          <w:rtl/>
          <w:lang w:eastAsia="he-IL"/>
        </w:rPr>
        <w:t>מבנים שלא כוללים מגורים .</w:t>
      </w:r>
    </w:p>
    <w:p w14:paraId="7C23D156" w14:textId="77777777" w:rsidR="00BE1810" w:rsidRDefault="00BE1810" w:rsidP="00BE533B">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 המחיר הנקוב כולל שכ"ט עבור חניונים עיליים ו/או מרתפים במגרש ,מחסנים , </w:t>
      </w:r>
      <w:r w:rsidR="00E33D5A">
        <w:rPr>
          <w:rFonts w:ascii="Times New Roman" w:eastAsia="Times New Roman" w:hAnsi="Times New Roman" w:cs="David" w:hint="cs"/>
          <w:sz w:val="20"/>
          <w:szCs w:val="24"/>
          <w:rtl/>
          <w:lang w:eastAsia="he-IL"/>
        </w:rPr>
        <w:t>פיתוח צמוד ,</w:t>
      </w:r>
      <w:r>
        <w:rPr>
          <w:rFonts w:ascii="Times New Roman" w:eastAsia="Times New Roman" w:hAnsi="Times New Roman" w:cs="David" w:hint="cs"/>
          <w:sz w:val="20"/>
          <w:szCs w:val="24"/>
          <w:rtl/>
          <w:lang w:eastAsia="he-IL"/>
        </w:rPr>
        <w:t xml:space="preserve"> חד"ט וכל המצוי במגרש (לא תחול תוספת מחיר עבור מרתפים /חניונים )</w:t>
      </w:r>
      <w:r w:rsidR="00BE533B">
        <w:rPr>
          <w:rFonts w:ascii="Times New Roman" w:eastAsia="Times New Roman" w:hAnsi="Times New Roman" w:cs="David" w:hint="cs"/>
          <w:sz w:val="20"/>
          <w:szCs w:val="24"/>
          <w:rtl/>
          <w:lang w:eastAsia="he-IL"/>
        </w:rPr>
        <w:t xml:space="preserve">. המחיר הנקוב מיועד לתכנון מעטפת </w:t>
      </w:r>
      <w:r>
        <w:rPr>
          <w:rFonts w:ascii="Times New Roman" w:eastAsia="Times New Roman" w:hAnsi="Times New Roman" w:cs="David" w:hint="cs"/>
          <w:sz w:val="20"/>
          <w:szCs w:val="24"/>
          <w:rtl/>
          <w:lang w:eastAsia="he-IL"/>
        </w:rPr>
        <w:t xml:space="preserve"> .</w:t>
      </w:r>
    </w:p>
    <w:p w14:paraId="0522D5EB" w14:textId="77777777" w:rsidR="00B27B4C" w:rsidRPr="00B27B4C" w:rsidRDefault="00B27B4C"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24754DA6"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3309266" w14:textId="77777777" w:rsidR="00F73029" w:rsidRDefault="00B27B4C" w:rsidP="00BE1810">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r>
      <w:r w:rsidR="00F73029" w:rsidRPr="00DD53E0">
        <w:rPr>
          <w:rFonts w:ascii="Times New Roman" w:eastAsia="Times New Roman" w:hAnsi="Times New Roman" w:cs="David" w:hint="cs"/>
          <w:b/>
          <w:bCs/>
          <w:sz w:val="20"/>
          <w:szCs w:val="24"/>
          <w:u w:val="single"/>
          <w:rtl/>
          <w:lang w:eastAsia="he-IL"/>
        </w:rPr>
        <w:t xml:space="preserve">בבניינים המיועדים למסחר בלבד </w:t>
      </w:r>
      <w:r w:rsidR="00F73029" w:rsidRPr="00DD53E0">
        <w:rPr>
          <w:rFonts w:ascii="Times New Roman" w:eastAsia="Times New Roman" w:hAnsi="Times New Roman" w:cs="David"/>
          <w:b/>
          <w:bCs/>
          <w:sz w:val="20"/>
          <w:szCs w:val="24"/>
          <w:u w:val="single"/>
          <w:rtl/>
          <w:lang w:eastAsia="he-IL"/>
        </w:rPr>
        <w:t>–</w:t>
      </w:r>
      <w:r w:rsidR="00F73029" w:rsidRPr="00DD53E0">
        <w:rPr>
          <w:rFonts w:ascii="Times New Roman" w:eastAsia="Times New Roman" w:hAnsi="Times New Roman" w:cs="David" w:hint="cs"/>
          <w:b/>
          <w:bCs/>
          <w:sz w:val="20"/>
          <w:szCs w:val="24"/>
          <w:u w:val="single"/>
          <w:rtl/>
          <w:lang w:eastAsia="he-IL"/>
        </w:rPr>
        <w:t xml:space="preserve"> ללא מגורים :</w:t>
      </w:r>
    </w:p>
    <w:p w14:paraId="396D3CA1" w14:textId="77777777" w:rsidR="00BE1810" w:rsidRDefault="00F73029" w:rsidP="007124BC">
      <w:pPr>
        <w:widowControl w:val="0"/>
        <w:spacing w:before="0" w:beforeAutospacing="0" w:after="0" w:afterAutospacing="0" w:line="240" w:lineRule="auto"/>
        <w:ind w:left="798" w:firstLine="217"/>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110</w:t>
      </w:r>
      <w:r w:rsidR="00F9010A">
        <w:rPr>
          <w:rFonts w:ascii="Times New Roman" w:eastAsia="Times New Roman" w:hAnsi="Times New Roman" w:cs="David" w:hint="cs"/>
          <w:b/>
          <w:bCs/>
          <w:sz w:val="20"/>
          <w:szCs w:val="24"/>
          <w:rtl/>
          <w:lang w:eastAsia="he-IL"/>
        </w:rPr>
        <w:t xml:space="preserve"> </w:t>
      </w:r>
      <w:r w:rsidR="00700E5D" w:rsidRPr="00106443">
        <w:rPr>
          <w:rFonts w:ascii="Times New Roman" w:eastAsia="Times New Roman" w:hAnsi="Times New Roman" w:cs="David" w:hint="eastAsia"/>
          <w:b/>
          <w:bCs/>
          <w:sz w:val="20"/>
          <w:szCs w:val="24"/>
          <w:rtl/>
          <w:lang w:eastAsia="he-IL"/>
        </w:rPr>
        <w:t>₪</w:t>
      </w:r>
      <w:r w:rsidR="00700E5D" w:rsidRPr="00106443">
        <w:rPr>
          <w:rFonts w:ascii="Times New Roman" w:eastAsia="Times New Roman" w:hAnsi="Times New Roman" w:cs="David"/>
          <w:b/>
          <w:bCs/>
          <w:sz w:val="20"/>
          <w:szCs w:val="24"/>
          <w:rtl/>
          <w:lang w:eastAsia="he-IL"/>
        </w:rPr>
        <w:t xml:space="preserve"> </w:t>
      </w:r>
      <w:r w:rsidR="00700E5D" w:rsidRPr="00106443">
        <w:rPr>
          <w:rFonts w:ascii="Times New Roman" w:eastAsia="Times New Roman" w:hAnsi="Times New Roman" w:cs="David" w:hint="eastAsia"/>
          <w:b/>
          <w:bCs/>
          <w:sz w:val="20"/>
          <w:szCs w:val="24"/>
          <w:rtl/>
          <w:lang w:eastAsia="he-IL"/>
        </w:rPr>
        <w:t>למ</w:t>
      </w:r>
      <w:r w:rsidR="00700E5D" w:rsidRPr="00106443">
        <w:rPr>
          <w:rFonts w:ascii="Times New Roman" w:eastAsia="Times New Roman" w:hAnsi="Times New Roman" w:cs="David"/>
          <w:b/>
          <w:bCs/>
          <w:sz w:val="20"/>
          <w:szCs w:val="24"/>
          <w:rtl/>
          <w:lang w:eastAsia="he-IL"/>
        </w:rPr>
        <w:t>"ר</w:t>
      </w:r>
      <w:r w:rsidR="00032533">
        <w:rPr>
          <w:rFonts w:ascii="Times New Roman" w:eastAsia="Times New Roman" w:hAnsi="Times New Roman" w:cs="David" w:hint="cs"/>
          <w:sz w:val="20"/>
          <w:szCs w:val="24"/>
          <w:rtl/>
          <w:lang w:eastAsia="he-IL"/>
        </w:rPr>
        <w:t xml:space="preserve"> מבונה עילי </w:t>
      </w:r>
      <w:r w:rsidR="00700E5D">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מאה ועשרה </w:t>
      </w:r>
      <w:r w:rsidR="00955F00">
        <w:rPr>
          <w:rFonts w:ascii="Times New Roman" w:eastAsia="Times New Roman" w:hAnsi="Times New Roman" w:cs="David" w:hint="cs"/>
          <w:sz w:val="20"/>
          <w:szCs w:val="24"/>
          <w:rtl/>
          <w:lang w:eastAsia="he-IL"/>
        </w:rPr>
        <w:t xml:space="preserve"> ₪ </w:t>
      </w:r>
      <w:r w:rsidR="00700E5D">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w:t>
      </w:r>
      <w:r w:rsidR="00DE4D7C">
        <w:rPr>
          <w:rFonts w:ascii="Times New Roman" w:eastAsia="Times New Roman" w:hAnsi="Times New Roman" w:cs="David" w:hint="cs"/>
          <w:sz w:val="20"/>
          <w:szCs w:val="24"/>
          <w:rtl/>
          <w:lang w:eastAsia="he-IL"/>
        </w:rPr>
        <w:t xml:space="preserve">ברמת </w:t>
      </w:r>
      <w:r w:rsidR="007235BD">
        <w:rPr>
          <w:rFonts w:ascii="Times New Roman" w:eastAsia="Times New Roman" w:hAnsi="Times New Roman" w:cs="David" w:hint="cs"/>
          <w:sz w:val="20"/>
          <w:szCs w:val="24"/>
          <w:rtl/>
          <w:lang w:eastAsia="he-IL"/>
        </w:rPr>
        <w:t xml:space="preserve">    </w:t>
      </w:r>
      <w:r w:rsidR="00DE4D7C">
        <w:rPr>
          <w:rFonts w:ascii="Times New Roman" w:eastAsia="Times New Roman" w:hAnsi="Times New Roman" w:cs="David" w:hint="cs"/>
          <w:sz w:val="20"/>
          <w:szCs w:val="24"/>
          <w:rtl/>
          <w:lang w:eastAsia="he-IL"/>
        </w:rPr>
        <w:t xml:space="preserve">מעטפת </w:t>
      </w:r>
      <w:r w:rsidR="00104E1B">
        <w:rPr>
          <w:rFonts w:ascii="Times New Roman" w:eastAsia="Times New Roman" w:hAnsi="Times New Roman" w:cs="David" w:hint="cs"/>
          <w:sz w:val="20"/>
          <w:szCs w:val="24"/>
          <w:rtl/>
          <w:lang w:eastAsia="he-IL"/>
        </w:rPr>
        <w:t>ל</w:t>
      </w:r>
      <w:r w:rsidR="00B27B4C" w:rsidRPr="00B27B4C">
        <w:rPr>
          <w:rFonts w:ascii="Times New Roman" w:eastAsia="Times New Roman" w:hAnsi="Times New Roman" w:cs="David" w:hint="cs"/>
          <w:sz w:val="20"/>
          <w:szCs w:val="24"/>
          <w:rtl/>
          <w:lang w:eastAsia="he-IL"/>
        </w:rPr>
        <w:t>כל</w:t>
      </w:r>
      <w:r w:rsidR="003F2F80">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w:t>
      </w:r>
      <w:r w:rsidR="003C6C12">
        <w:rPr>
          <w:rFonts w:ascii="Times New Roman" w:eastAsia="Times New Roman" w:hAnsi="Times New Roman" w:cs="David" w:hint="cs"/>
          <w:sz w:val="20"/>
          <w:szCs w:val="24"/>
          <w:rtl/>
          <w:lang w:eastAsia="he-IL"/>
        </w:rPr>
        <w:t xml:space="preserve"> מעל מפלס הקרקע - </w:t>
      </w:r>
      <w:r w:rsidR="00B27B4C" w:rsidRPr="00B27B4C">
        <w:rPr>
          <w:rFonts w:ascii="Times New Roman" w:eastAsia="Times New Roman" w:hAnsi="Times New Roman" w:cs="David" w:hint="cs"/>
          <w:sz w:val="20"/>
          <w:szCs w:val="24"/>
          <w:rtl/>
          <w:lang w:eastAsia="he-IL"/>
        </w:rPr>
        <w:t xml:space="preserve"> </w:t>
      </w:r>
      <w:r w:rsidR="00D07D85">
        <w:rPr>
          <w:rFonts w:ascii="Times New Roman" w:eastAsia="Times New Roman" w:hAnsi="Times New Roman" w:cs="David" w:hint="cs"/>
          <w:sz w:val="20"/>
          <w:szCs w:val="24"/>
          <w:rtl/>
          <w:lang w:eastAsia="he-IL"/>
        </w:rPr>
        <w:t xml:space="preserve">המיועד </w:t>
      </w:r>
      <w:r w:rsidR="003C6C12">
        <w:rPr>
          <w:rFonts w:ascii="Times New Roman" w:eastAsia="Times New Roman" w:hAnsi="Times New Roman" w:cs="David" w:hint="cs"/>
          <w:sz w:val="20"/>
          <w:szCs w:val="24"/>
          <w:rtl/>
          <w:lang w:eastAsia="he-IL"/>
        </w:rPr>
        <w:t xml:space="preserve">לתעסוקה - </w:t>
      </w:r>
      <w:r w:rsidR="00D07D85">
        <w:rPr>
          <w:rFonts w:ascii="Times New Roman" w:eastAsia="Times New Roman" w:hAnsi="Times New Roman" w:cs="David" w:hint="cs"/>
          <w:sz w:val="20"/>
          <w:szCs w:val="24"/>
          <w:rtl/>
          <w:lang w:eastAsia="he-IL"/>
        </w:rPr>
        <w:t xml:space="preserve">משרדים </w:t>
      </w:r>
      <w:r w:rsidR="00BE1810">
        <w:rPr>
          <w:rFonts w:ascii="Times New Roman" w:eastAsia="Times New Roman" w:hAnsi="Times New Roman" w:cs="David" w:hint="cs"/>
          <w:sz w:val="20"/>
          <w:szCs w:val="24"/>
          <w:rtl/>
          <w:lang w:eastAsia="he-IL"/>
        </w:rPr>
        <w:t>במבנים שלא כוללים מגורים .</w:t>
      </w:r>
    </w:p>
    <w:p w14:paraId="2EBBC3B5" w14:textId="77777777" w:rsidR="00BE533B" w:rsidRDefault="00E33D5A" w:rsidP="007235BD">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r w:rsidR="00BE533B" w:rsidRPr="00BE533B">
        <w:rPr>
          <w:rFonts w:ascii="Times New Roman" w:eastAsia="Times New Roman" w:hAnsi="Times New Roman" w:cs="David" w:hint="cs"/>
          <w:sz w:val="20"/>
          <w:szCs w:val="24"/>
          <w:rtl/>
          <w:lang w:eastAsia="he-IL"/>
        </w:rPr>
        <w:t xml:space="preserve"> </w:t>
      </w:r>
      <w:r w:rsidR="00BE533B">
        <w:rPr>
          <w:rFonts w:ascii="Times New Roman" w:eastAsia="Times New Roman" w:hAnsi="Times New Roman" w:cs="David" w:hint="cs"/>
          <w:sz w:val="20"/>
          <w:szCs w:val="24"/>
          <w:rtl/>
          <w:lang w:eastAsia="he-IL"/>
        </w:rPr>
        <w:t>המחיר הנקוב מיועד לתכנון מעטפת  .</w:t>
      </w:r>
    </w:p>
    <w:p w14:paraId="744FBAB6" w14:textId="77777777" w:rsidR="00E33D5A" w:rsidRDefault="00E33D5A" w:rsidP="00E33D5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p>
    <w:p w14:paraId="31BACEA8" w14:textId="77777777" w:rsidR="00E33D5A" w:rsidRDefault="00E33D5A" w:rsidP="00B37B6C">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6696C44B" w14:textId="77777777" w:rsidR="005F4993" w:rsidRDefault="005F4993"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40F5531A" w14:textId="77777777" w:rsidR="00E33D5A" w:rsidRDefault="005F4993" w:rsidP="00104E1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1.2.4 </w:t>
      </w:r>
      <w:r>
        <w:rPr>
          <w:rFonts w:ascii="Times New Roman" w:eastAsia="Times New Roman" w:hAnsi="Times New Roman" w:cs="David" w:hint="cs"/>
          <w:sz w:val="20"/>
          <w:szCs w:val="24"/>
          <w:rtl/>
          <w:lang w:eastAsia="he-IL"/>
        </w:rPr>
        <w:tab/>
      </w:r>
      <w:r w:rsidRPr="00106443">
        <w:rPr>
          <w:rFonts w:ascii="Times New Roman" w:eastAsia="Times New Roman" w:hAnsi="Times New Roman" w:cs="David" w:hint="eastAsia"/>
          <w:b/>
          <w:bCs/>
          <w:sz w:val="20"/>
          <w:szCs w:val="24"/>
          <w:u w:val="single"/>
          <w:rtl/>
          <w:lang w:eastAsia="he-IL"/>
        </w:rPr>
        <w:t>בבני</w:t>
      </w:r>
      <w:r w:rsidR="003C6C12" w:rsidRPr="00106443">
        <w:rPr>
          <w:rFonts w:ascii="Times New Roman" w:eastAsia="Times New Roman" w:hAnsi="Times New Roman" w:cs="David" w:hint="eastAsia"/>
          <w:b/>
          <w:bCs/>
          <w:sz w:val="20"/>
          <w:szCs w:val="24"/>
          <w:u w:val="single"/>
          <w:rtl/>
          <w:lang w:eastAsia="he-IL"/>
        </w:rPr>
        <w:t>י</w:t>
      </w:r>
      <w:r w:rsidRPr="00106443">
        <w:rPr>
          <w:rFonts w:ascii="Times New Roman" w:eastAsia="Times New Roman" w:hAnsi="Times New Roman" w:cs="David" w:hint="eastAsia"/>
          <w:b/>
          <w:bCs/>
          <w:sz w:val="20"/>
          <w:szCs w:val="24"/>
          <w:u w:val="single"/>
          <w:rtl/>
          <w:lang w:eastAsia="he-IL"/>
        </w:rPr>
        <w:t>נים</w:t>
      </w:r>
      <w:r w:rsidRPr="00106443">
        <w:rPr>
          <w:rFonts w:ascii="Times New Roman" w:eastAsia="Times New Roman" w:hAnsi="Times New Roman" w:cs="David"/>
          <w:b/>
          <w:bCs/>
          <w:sz w:val="20"/>
          <w:szCs w:val="24"/>
          <w:u w:val="single"/>
          <w:rtl/>
          <w:lang w:eastAsia="he-IL"/>
        </w:rPr>
        <w:t xml:space="preserve"> </w:t>
      </w:r>
      <w:r w:rsidR="003C6C12" w:rsidRPr="00106443">
        <w:rPr>
          <w:rFonts w:ascii="Times New Roman" w:eastAsia="Times New Roman" w:hAnsi="Times New Roman" w:cs="David" w:hint="eastAsia"/>
          <w:b/>
          <w:bCs/>
          <w:sz w:val="20"/>
          <w:szCs w:val="24"/>
          <w:u w:val="single"/>
          <w:rtl/>
          <w:lang w:eastAsia="he-IL"/>
        </w:rPr>
        <w:t>מורכבים</w:t>
      </w:r>
      <w:r w:rsidR="003C6C12" w:rsidRPr="00106443">
        <w:rPr>
          <w:rFonts w:ascii="Times New Roman" w:eastAsia="Times New Roman" w:hAnsi="Times New Roman" w:cs="David"/>
          <w:b/>
          <w:bCs/>
          <w:sz w:val="20"/>
          <w:szCs w:val="24"/>
          <w:u w:val="single"/>
          <w:rtl/>
          <w:lang w:eastAsia="he-IL"/>
        </w:rPr>
        <w:t xml:space="preserve"> </w:t>
      </w:r>
      <w:r w:rsidRPr="00106443">
        <w:rPr>
          <w:rFonts w:ascii="Times New Roman" w:eastAsia="Times New Roman" w:hAnsi="Times New Roman" w:cs="David" w:hint="eastAsia"/>
          <w:b/>
          <w:bCs/>
          <w:sz w:val="20"/>
          <w:szCs w:val="24"/>
          <w:u w:val="single"/>
          <w:rtl/>
          <w:lang w:eastAsia="he-IL"/>
        </w:rPr>
        <w:t>המשלבים</w:t>
      </w:r>
      <w:r w:rsidRPr="00106443">
        <w:rPr>
          <w:rFonts w:ascii="Times New Roman" w:eastAsia="Times New Roman" w:hAnsi="Times New Roman" w:cs="David"/>
          <w:b/>
          <w:bCs/>
          <w:sz w:val="20"/>
          <w:szCs w:val="24"/>
          <w:u w:val="single"/>
          <w:rtl/>
          <w:lang w:eastAsia="he-IL"/>
        </w:rPr>
        <w:t xml:space="preserve"> מגורים יחד עם </w:t>
      </w:r>
      <w:r w:rsidR="003C6C12" w:rsidRPr="00106443">
        <w:rPr>
          <w:rFonts w:ascii="Times New Roman" w:eastAsia="Times New Roman" w:hAnsi="Times New Roman" w:cs="David" w:hint="eastAsia"/>
          <w:b/>
          <w:bCs/>
          <w:sz w:val="20"/>
          <w:szCs w:val="24"/>
          <w:u w:val="single"/>
          <w:rtl/>
          <w:lang w:eastAsia="he-IL"/>
        </w:rPr>
        <w:t>תעסוקה</w:t>
      </w:r>
      <w:r w:rsidR="003C6C12" w:rsidRPr="00106443">
        <w:rPr>
          <w:rFonts w:ascii="Times New Roman" w:eastAsia="Times New Roman" w:hAnsi="Times New Roman" w:cs="David"/>
          <w:b/>
          <w:bCs/>
          <w:sz w:val="20"/>
          <w:szCs w:val="24"/>
          <w:u w:val="single"/>
          <w:rtl/>
          <w:lang w:eastAsia="he-IL"/>
        </w:rPr>
        <w:t xml:space="preserve"> </w:t>
      </w:r>
      <w:r w:rsidR="00E33D5A">
        <w:rPr>
          <w:rFonts w:ascii="Times New Roman" w:eastAsia="Times New Roman" w:hAnsi="Times New Roman" w:cs="David" w:hint="cs"/>
          <w:b/>
          <w:bCs/>
          <w:sz w:val="20"/>
          <w:szCs w:val="24"/>
          <w:u w:val="single"/>
          <w:rtl/>
          <w:lang w:eastAsia="he-IL"/>
        </w:rPr>
        <w:t>ו/או מסחר</w:t>
      </w:r>
      <w:r w:rsidR="00E33D5A">
        <w:rPr>
          <w:rFonts w:ascii="Times New Roman" w:eastAsia="Times New Roman" w:hAnsi="Times New Roman" w:cs="David" w:hint="cs"/>
          <w:sz w:val="20"/>
          <w:szCs w:val="24"/>
          <w:rtl/>
          <w:lang w:eastAsia="he-IL"/>
        </w:rPr>
        <w:t>:</w:t>
      </w:r>
    </w:p>
    <w:p w14:paraId="1E81EED4" w14:textId="77777777" w:rsidR="003C6C12" w:rsidRDefault="005F4993"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ישולם </w:t>
      </w:r>
      <w:r w:rsidR="00311532">
        <w:rPr>
          <w:rFonts w:ascii="Times New Roman" w:eastAsia="Times New Roman" w:hAnsi="Times New Roman" w:cs="David" w:hint="cs"/>
          <w:sz w:val="20"/>
          <w:szCs w:val="24"/>
          <w:rtl/>
          <w:lang w:eastAsia="he-IL"/>
        </w:rPr>
        <w:t xml:space="preserve"> שכ"ט </w:t>
      </w:r>
      <w:r w:rsidR="005807A5">
        <w:rPr>
          <w:rFonts w:ascii="Times New Roman" w:eastAsia="Times New Roman" w:hAnsi="Times New Roman" w:cs="David" w:hint="cs"/>
          <w:sz w:val="20"/>
          <w:szCs w:val="24"/>
          <w:rtl/>
          <w:lang w:eastAsia="he-IL"/>
        </w:rPr>
        <w:t>של</w:t>
      </w:r>
      <w:r w:rsidR="005807A5" w:rsidRPr="00106443">
        <w:rPr>
          <w:rFonts w:ascii="Times New Roman" w:eastAsia="Times New Roman" w:hAnsi="Times New Roman" w:cs="David"/>
          <w:b/>
          <w:bCs/>
          <w:sz w:val="20"/>
          <w:szCs w:val="24"/>
          <w:rtl/>
          <w:lang w:eastAsia="he-IL"/>
        </w:rPr>
        <w:t xml:space="preserve"> 6,850 </w:t>
      </w:r>
      <w:r w:rsidR="005807A5" w:rsidRPr="00106443">
        <w:rPr>
          <w:rFonts w:ascii="Times New Roman" w:eastAsia="Times New Roman" w:hAnsi="Times New Roman" w:cs="David" w:hint="eastAsia"/>
          <w:b/>
          <w:bCs/>
          <w:sz w:val="20"/>
          <w:szCs w:val="24"/>
          <w:rtl/>
          <w:lang w:eastAsia="he-IL"/>
        </w:rPr>
        <w:t>₪</w:t>
      </w:r>
      <w:r w:rsidR="005807A5" w:rsidRPr="00106443">
        <w:rPr>
          <w:rFonts w:ascii="Times New Roman" w:eastAsia="Times New Roman" w:hAnsi="Times New Roman" w:cs="David"/>
          <w:b/>
          <w:bCs/>
          <w:sz w:val="20"/>
          <w:szCs w:val="24"/>
          <w:rtl/>
          <w:lang w:eastAsia="he-IL"/>
        </w:rPr>
        <w:t xml:space="preserve"> </w:t>
      </w:r>
      <w:r w:rsidR="005807A5">
        <w:rPr>
          <w:rFonts w:ascii="Times New Roman" w:eastAsia="Times New Roman" w:hAnsi="Times New Roman" w:cs="David" w:hint="cs"/>
          <w:sz w:val="20"/>
          <w:szCs w:val="24"/>
          <w:rtl/>
          <w:lang w:eastAsia="he-IL"/>
        </w:rPr>
        <w:t xml:space="preserve">לכל יח"ד </w:t>
      </w:r>
      <w:r w:rsidR="00E33D5A">
        <w:rPr>
          <w:rFonts w:ascii="Times New Roman" w:eastAsia="Times New Roman" w:hAnsi="Times New Roman" w:cs="David" w:hint="cs"/>
          <w:sz w:val="20"/>
          <w:szCs w:val="24"/>
          <w:rtl/>
          <w:lang w:eastAsia="he-IL"/>
        </w:rPr>
        <w:t xml:space="preserve">במבנה </w:t>
      </w:r>
      <w:r w:rsidR="005807A5">
        <w:rPr>
          <w:rFonts w:ascii="Times New Roman" w:eastAsia="Times New Roman" w:hAnsi="Times New Roman" w:cs="David" w:hint="cs"/>
          <w:sz w:val="20"/>
          <w:szCs w:val="24"/>
          <w:rtl/>
          <w:lang w:eastAsia="he-IL"/>
        </w:rPr>
        <w:t xml:space="preserve">בתוספת </w:t>
      </w:r>
      <w:r w:rsidR="00311532">
        <w:rPr>
          <w:rFonts w:ascii="Times New Roman" w:eastAsia="Times New Roman" w:hAnsi="Times New Roman" w:cs="David" w:hint="cs"/>
          <w:sz w:val="20"/>
          <w:szCs w:val="24"/>
          <w:rtl/>
          <w:lang w:eastAsia="he-IL"/>
        </w:rPr>
        <w:t xml:space="preserve"> </w:t>
      </w:r>
      <w:r w:rsidR="005807A5">
        <w:rPr>
          <w:rFonts w:ascii="Times New Roman" w:eastAsia="Times New Roman" w:hAnsi="Times New Roman" w:cs="David"/>
          <w:b/>
          <w:bCs/>
          <w:sz w:val="20"/>
          <w:szCs w:val="24"/>
          <w:rtl/>
          <w:lang w:eastAsia="he-IL"/>
        </w:rPr>
        <w:t>14</w:t>
      </w:r>
      <w:r w:rsidR="005807A5">
        <w:rPr>
          <w:rFonts w:ascii="Times New Roman" w:eastAsia="Times New Roman" w:hAnsi="Times New Roman" w:cs="David" w:hint="cs"/>
          <w:b/>
          <w:bCs/>
          <w:sz w:val="20"/>
          <w:szCs w:val="24"/>
          <w:rtl/>
          <w:lang w:eastAsia="he-IL"/>
        </w:rPr>
        <w:t>0</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לכל</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מ</w:t>
      </w:r>
      <w:r w:rsidRPr="00106443">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w:t>
      </w:r>
      <w:r w:rsidR="00311532">
        <w:rPr>
          <w:rFonts w:ascii="Times New Roman" w:eastAsia="Times New Roman" w:hAnsi="Times New Roman" w:cs="David" w:hint="cs"/>
          <w:sz w:val="20"/>
          <w:szCs w:val="24"/>
          <w:rtl/>
          <w:lang w:eastAsia="he-IL"/>
        </w:rPr>
        <w:t xml:space="preserve">עילי ומבונה </w:t>
      </w:r>
      <w:r>
        <w:rPr>
          <w:rFonts w:ascii="Times New Roman" w:eastAsia="Times New Roman" w:hAnsi="Times New Roman" w:cs="David" w:hint="cs"/>
          <w:sz w:val="20"/>
          <w:szCs w:val="24"/>
          <w:rtl/>
          <w:lang w:eastAsia="he-IL"/>
        </w:rPr>
        <w:t xml:space="preserve">לשטחי </w:t>
      </w:r>
      <w:r w:rsidR="00F73029">
        <w:rPr>
          <w:rFonts w:ascii="Times New Roman" w:eastAsia="Times New Roman" w:hAnsi="Times New Roman" w:cs="David" w:hint="cs"/>
          <w:sz w:val="20"/>
          <w:szCs w:val="24"/>
          <w:rtl/>
          <w:lang w:eastAsia="he-IL"/>
        </w:rPr>
        <w:t xml:space="preserve">תעסוקה </w:t>
      </w:r>
      <w:r>
        <w:rPr>
          <w:rFonts w:ascii="Times New Roman" w:eastAsia="Times New Roman" w:hAnsi="Times New Roman" w:cs="David" w:hint="cs"/>
          <w:sz w:val="20"/>
          <w:szCs w:val="24"/>
          <w:rtl/>
          <w:lang w:eastAsia="he-IL"/>
        </w:rPr>
        <w:t>ו/או משרדים</w:t>
      </w:r>
      <w:r w:rsidR="003C6C12">
        <w:rPr>
          <w:rFonts w:ascii="Times New Roman" w:eastAsia="Times New Roman" w:hAnsi="Times New Roman" w:cs="David" w:hint="cs"/>
          <w:sz w:val="20"/>
          <w:szCs w:val="24"/>
          <w:rtl/>
          <w:lang w:eastAsia="he-IL"/>
        </w:rPr>
        <w:t xml:space="preserve"> בנוי ומקורה </w:t>
      </w:r>
      <w:r>
        <w:rPr>
          <w:rFonts w:ascii="Times New Roman" w:eastAsia="Times New Roman" w:hAnsi="Times New Roman" w:cs="David" w:hint="cs"/>
          <w:sz w:val="20"/>
          <w:szCs w:val="24"/>
          <w:rtl/>
          <w:lang w:eastAsia="he-IL"/>
        </w:rPr>
        <w:t xml:space="preserve"> . </w:t>
      </w:r>
      <w:r w:rsidR="00DE4D7C">
        <w:rPr>
          <w:rFonts w:ascii="Times New Roman" w:eastAsia="Times New Roman" w:hAnsi="Times New Roman" w:cs="David" w:hint="cs"/>
          <w:sz w:val="20"/>
          <w:szCs w:val="24"/>
          <w:rtl/>
          <w:lang w:eastAsia="he-IL"/>
        </w:rPr>
        <w:t xml:space="preserve">מסחר ו/או משרדים ברמת מעטפת . </w:t>
      </w:r>
    </w:p>
    <w:p w14:paraId="79B40172" w14:textId="77777777" w:rsidR="00E33D5A" w:rsidRDefault="00E33D5A" w:rsidP="00E33D5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p>
    <w:p w14:paraId="09A868BB" w14:textId="77777777" w:rsidR="00E33D5A" w:rsidRDefault="00E33D5A" w:rsidP="00E33D5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1CC67A38" w14:textId="77777777" w:rsidR="005F4993" w:rsidRDefault="005F4993" w:rsidP="003C6C12">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054B773C" w14:textId="77777777" w:rsidR="005F4993" w:rsidRDefault="005F4993"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p>
    <w:p w14:paraId="3B29F7D0" w14:textId="77777777" w:rsidR="00700E5D" w:rsidRDefault="00700E5D"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r w:rsidRPr="00106443">
        <w:rPr>
          <w:rFonts w:ascii="Times New Roman" w:eastAsia="Times New Roman" w:hAnsi="Times New Roman" w:cs="David" w:hint="eastAsia"/>
          <w:sz w:val="20"/>
          <w:szCs w:val="24"/>
          <w:rtl/>
          <w:lang w:eastAsia="he-IL"/>
        </w:rPr>
        <w:t>למען</w:t>
      </w:r>
      <w:r w:rsidRPr="00106443">
        <w:rPr>
          <w:rFonts w:ascii="Times New Roman" w:eastAsia="Times New Roman" w:hAnsi="Times New Roman" w:cs="David"/>
          <w:sz w:val="20"/>
          <w:szCs w:val="24"/>
          <w:rtl/>
          <w:lang w:eastAsia="he-IL"/>
        </w:rPr>
        <w:t xml:space="preserve"> הסר ספק , </w:t>
      </w:r>
      <w:r w:rsidRPr="00106443">
        <w:rPr>
          <w:rFonts w:ascii="Times New Roman" w:eastAsia="Times New Roman" w:hAnsi="Times New Roman" w:cs="David" w:hint="eastAsia"/>
          <w:sz w:val="20"/>
          <w:szCs w:val="24"/>
          <w:rtl/>
          <w:lang w:eastAsia="he-IL"/>
        </w:rPr>
        <w:t>מבנים</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אשר</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לא</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פורטו</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להם</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שכ</w:t>
      </w:r>
      <w:r w:rsidRPr="00106443">
        <w:rPr>
          <w:rFonts w:ascii="Times New Roman" w:eastAsia="Times New Roman" w:hAnsi="Times New Roman" w:cs="David"/>
          <w:sz w:val="20"/>
          <w:szCs w:val="24"/>
          <w:rtl/>
          <w:lang w:eastAsia="he-IL"/>
        </w:rPr>
        <w:t xml:space="preserve">"ט </w:t>
      </w:r>
      <w:r w:rsidRPr="00106443">
        <w:rPr>
          <w:rFonts w:ascii="Times New Roman" w:eastAsia="Times New Roman" w:hAnsi="Times New Roman" w:cs="David" w:hint="eastAsia"/>
          <w:sz w:val="20"/>
          <w:szCs w:val="24"/>
          <w:rtl/>
          <w:lang w:eastAsia="he-IL"/>
        </w:rPr>
        <w:t>בנ</w:t>
      </w:r>
      <w:r w:rsidRPr="00106443">
        <w:rPr>
          <w:rFonts w:ascii="Times New Roman" w:eastAsia="Times New Roman" w:hAnsi="Times New Roman" w:cs="David"/>
          <w:sz w:val="20"/>
          <w:szCs w:val="24"/>
          <w:rtl/>
          <w:lang w:eastAsia="he-IL"/>
        </w:rPr>
        <w:t>"ל</w:t>
      </w:r>
      <w:r w:rsidR="003C6C12">
        <w:rPr>
          <w:rFonts w:ascii="Times New Roman" w:eastAsia="Times New Roman" w:hAnsi="Times New Roman" w:cs="David" w:hint="cs"/>
          <w:sz w:val="20"/>
          <w:szCs w:val="24"/>
          <w:rtl/>
          <w:lang w:eastAsia="he-IL"/>
        </w:rPr>
        <w:t xml:space="preserve"> </w:t>
      </w:r>
      <w:r w:rsidRPr="00106443">
        <w:rPr>
          <w:rFonts w:ascii="Times New Roman" w:eastAsia="Times New Roman" w:hAnsi="Times New Roman" w:cs="David" w:hint="eastAsia"/>
          <w:sz w:val="20"/>
          <w:szCs w:val="24"/>
          <w:rtl/>
          <w:lang w:eastAsia="he-IL"/>
        </w:rPr>
        <w:t>ומצויים</w:t>
      </w:r>
      <w:r w:rsidRPr="00106443">
        <w:rPr>
          <w:rFonts w:ascii="Times New Roman" w:eastAsia="Times New Roman" w:hAnsi="Times New Roman" w:cs="David"/>
          <w:sz w:val="20"/>
          <w:szCs w:val="24"/>
          <w:rtl/>
          <w:lang w:eastAsia="he-IL"/>
        </w:rPr>
        <w:t xml:space="preserve"> במגרשים כלולים בשכ"ט הנקוב </w:t>
      </w:r>
      <w:r w:rsidR="003C6C12">
        <w:rPr>
          <w:rFonts w:ascii="Times New Roman" w:eastAsia="Times New Roman" w:hAnsi="Times New Roman" w:cs="David" w:hint="cs"/>
          <w:sz w:val="20"/>
          <w:szCs w:val="24"/>
          <w:rtl/>
          <w:lang w:eastAsia="he-IL"/>
        </w:rPr>
        <w:t xml:space="preserve">לרבות : חד"ט , מבנים טכניים וכיו"ב </w:t>
      </w:r>
      <w:r w:rsidRPr="00106443">
        <w:rPr>
          <w:rFonts w:ascii="Times New Roman" w:eastAsia="Times New Roman" w:hAnsi="Times New Roman" w:cs="David"/>
          <w:sz w:val="20"/>
          <w:szCs w:val="24"/>
          <w:rtl/>
          <w:lang w:eastAsia="he-IL"/>
        </w:rPr>
        <w:t xml:space="preserve">. </w:t>
      </w:r>
    </w:p>
    <w:p w14:paraId="5414B72F" w14:textId="77777777" w:rsidR="005807A5" w:rsidRPr="00700E5D" w:rsidRDefault="00F73029"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מבנים טכניים </w:t>
      </w:r>
      <w:r w:rsidR="005807A5">
        <w:rPr>
          <w:rFonts w:ascii="Times New Roman" w:eastAsia="Times New Roman" w:hAnsi="Times New Roman" w:cs="David" w:hint="cs"/>
          <w:sz w:val="20"/>
          <w:szCs w:val="24"/>
          <w:rtl/>
          <w:lang w:eastAsia="he-IL"/>
        </w:rPr>
        <w:t xml:space="preserve"> מחוץ למגרשים בפיתוח אשר נדרש להגיש בגינם היתרים בנפרד למבנים </w:t>
      </w:r>
      <w:r w:rsidR="005807A5">
        <w:rPr>
          <w:rFonts w:ascii="Times New Roman" w:eastAsia="Times New Roman" w:hAnsi="Times New Roman" w:cs="David"/>
          <w:sz w:val="20"/>
          <w:szCs w:val="24"/>
          <w:rtl/>
          <w:lang w:eastAsia="he-IL"/>
        </w:rPr>
        <w:t>–</w:t>
      </w:r>
      <w:r w:rsidR="005807A5">
        <w:rPr>
          <w:rFonts w:ascii="Times New Roman" w:eastAsia="Times New Roman" w:hAnsi="Times New Roman" w:cs="David" w:hint="cs"/>
          <w:sz w:val="20"/>
          <w:szCs w:val="24"/>
          <w:rtl/>
          <w:lang w:eastAsia="he-IL"/>
        </w:rPr>
        <w:t xml:space="preserve"> ישולם שכ"ט של 10,000 ₪ לחד"ט / מבנה טכני .</w:t>
      </w:r>
    </w:p>
    <w:p w14:paraId="39C470FF" w14:textId="77777777" w:rsidR="005F4993" w:rsidRDefault="005F4993" w:rsidP="00106443">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402FC83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41FECAD" w14:textId="77777777" w:rsidR="00B27B4C" w:rsidRPr="00022C60"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2C60">
        <w:rPr>
          <w:rFonts w:ascii="Times New Roman" w:eastAsia="Times New Roman" w:hAnsi="Times New Roman" w:cs="David" w:hint="cs"/>
          <w:sz w:val="20"/>
          <w:szCs w:val="24"/>
          <w:rtl/>
          <w:lang w:eastAsia="he-IL"/>
        </w:rPr>
        <w:t xml:space="preserve">הסכום המפורט בסעיף </w:t>
      </w:r>
      <w:r w:rsidR="00D814A3" w:rsidRPr="00022C60">
        <w:rPr>
          <w:rFonts w:ascii="Times New Roman" w:eastAsia="Times New Roman" w:hAnsi="Times New Roman" w:cs="David" w:hint="cs"/>
          <w:sz w:val="20"/>
          <w:szCs w:val="24"/>
          <w:rtl/>
          <w:lang w:eastAsia="he-IL"/>
        </w:rPr>
        <w:t xml:space="preserve">1 </w:t>
      </w:r>
      <w:r w:rsidRPr="00022C60">
        <w:rPr>
          <w:rFonts w:ascii="Times New Roman" w:eastAsia="Times New Roman" w:hAnsi="Times New Roman" w:cs="David" w:hint="cs"/>
          <w:sz w:val="20"/>
          <w:szCs w:val="24"/>
          <w:rtl/>
          <w:lang w:eastAsia="he-IL"/>
        </w:rPr>
        <w:t xml:space="preserve">לעיל יהיה </w:t>
      </w:r>
      <w:r w:rsidRPr="00022C60">
        <w:rPr>
          <w:rFonts w:ascii="Times New Roman" w:eastAsia="Times New Roman" w:hAnsi="Times New Roman" w:cs="David" w:hint="eastAsia"/>
          <w:b/>
          <w:bCs/>
          <w:sz w:val="20"/>
          <w:szCs w:val="24"/>
          <w:rtl/>
          <w:lang w:eastAsia="he-IL"/>
        </w:rPr>
        <w:t>צמוד</w:t>
      </w:r>
      <w:r w:rsidRPr="00022C60">
        <w:rPr>
          <w:rFonts w:ascii="Times New Roman" w:eastAsia="Times New Roman" w:hAnsi="Times New Roman" w:cs="David"/>
          <w:b/>
          <w:bCs/>
          <w:sz w:val="20"/>
          <w:szCs w:val="24"/>
          <w:rtl/>
          <w:lang w:eastAsia="he-IL"/>
        </w:rPr>
        <w:t xml:space="preserve"> </w:t>
      </w:r>
      <w:r w:rsidRPr="00022C60">
        <w:rPr>
          <w:rFonts w:ascii="Times New Roman" w:eastAsia="Times New Roman" w:hAnsi="Times New Roman" w:cs="David" w:hint="eastAsia"/>
          <w:b/>
          <w:bCs/>
          <w:sz w:val="20"/>
          <w:szCs w:val="24"/>
          <w:rtl/>
          <w:lang w:eastAsia="he-IL"/>
        </w:rPr>
        <w:t>ל</w:t>
      </w:r>
      <w:sdt>
        <w:sdtPr>
          <w:rPr>
            <w:rFonts w:ascii="Times New Roman" w:eastAsia="Times New Roman" w:hAnsi="Times New Roman" w:cs="David" w:hint="cs"/>
            <w:b/>
            <w:b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883A18" w:rsidRPr="00022C60">
            <w:rPr>
              <w:rFonts w:ascii="Times New Roman" w:eastAsia="Times New Roman" w:hAnsi="Times New Roman" w:cs="David" w:hint="cs"/>
              <w:b/>
              <w:bCs/>
              <w:color w:val="008000"/>
              <w:sz w:val="24"/>
              <w:szCs w:val="24"/>
              <w:rtl/>
            </w:rPr>
            <w:t>מדד המחירים לצרכן</w:t>
          </w:r>
        </w:sdtContent>
      </w:sdt>
      <w:r w:rsidRPr="00022C60">
        <w:rPr>
          <w:rFonts w:ascii="Times New Roman" w:eastAsia="Times New Roman" w:hAnsi="Times New Roman" w:cs="David"/>
          <w:b/>
          <w:bCs/>
          <w:color w:val="008000"/>
          <w:sz w:val="24"/>
          <w:szCs w:val="24"/>
          <w:rtl/>
        </w:rPr>
        <w:br/>
      </w:r>
      <w:sdt>
        <w:sdtPr>
          <w:rPr>
            <w:rFonts w:ascii="Times New Roman" w:eastAsia="Times New Roman" w:hAnsi="Times New Roman" w:cs="David" w:hint="cs"/>
            <w:b/>
            <w:bCs/>
            <w:color w:val="008000"/>
            <w:sz w:val="24"/>
            <w:szCs w:val="24"/>
            <w:rtl/>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883A18" w:rsidRPr="00022C60">
            <w:rPr>
              <w:rFonts w:ascii="Times New Roman" w:eastAsia="Times New Roman" w:hAnsi="Times New Roman" w:cs="David" w:hint="cs"/>
              <w:b/>
              <w:bCs/>
              <w:color w:val="008000"/>
              <w:sz w:val="24"/>
              <w:szCs w:val="24"/>
              <w:rtl/>
            </w:rPr>
            <w:t>בגין</w:t>
          </w:r>
        </w:sdtContent>
      </w:sdt>
      <w:r w:rsidRPr="00022C60">
        <w:rPr>
          <w:rFonts w:ascii="Times New Roman" w:eastAsia="Times New Roman" w:hAnsi="Times New Roman" w:cs="David"/>
          <w:b/>
          <w:bCs/>
          <w:color w:val="008000"/>
          <w:sz w:val="24"/>
          <w:szCs w:val="24"/>
          <w:rtl/>
        </w:rPr>
        <w:t xml:space="preserve"> </w:t>
      </w:r>
      <w:sdt>
        <w:sdtPr>
          <w:rPr>
            <w:rFonts w:ascii="Times New Roman" w:eastAsia="Times New Roman" w:hAnsi="Times New Roman" w:cs="David" w:hint="cs"/>
            <w:b/>
            <w:bCs/>
            <w:color w:val="008000"/>
            <w:sz w:val="24"/>
            <w:szCs w:val="24"/>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7-10T00:00:00Z">
            <w:dateFormat w:val="dd/MM/yyyy"/>
            <w:lid w:val="he-IL"/>
            <w:storeMappedDataAs w:val="dateTime"/>
            <w:calendar w:val="gregorian"/>
          </w:date>
        </w:sdtPr>
        <w:sdtEndPr/>
        <w:sdtContent>
          <w:r w:rsidR="00883A18" w:rsidRPr="00022C60">
            <w:rPr>
              <w:rFonts w:ascii="Times New Roman" w:eastAsia="Times New Roman" w:hAnsi="Times New Roman" w:cs="David" w:hint="cs"/>
              <w:b/>
              <w:bCs/>
              <w:color w:val="008000"/>
              <w:sz w:val="24"/>
              <w:szCs w:val="24"/>
              <w:rtl/>
            </w:rPr>
            <w:t>‏10/07/2019</w:t>
          </w:r>
        </w:sdtContent>
      </w:sdt>
      <w:r w:rsidRPr="00022C60">
        <w:rPr>
          <w:rFonts w:ascii="Times New Roman" w:eastAsia="Times New Roman" w:hAnsi="Times New Roman" w:cs="David"/>
          <w:sz w:val="24"/>
          <w:szCs w:val="24"/>
          <w:rtl/>
        </w:rPr>
        <w:t xml:space="preserve"> </w:t>
      </w:r>
      <w:r w:rsidR="00C34D9C" w:rsidRPr="00022C60">
        <w:rPr>
          <w:rFonts w:ascii="Times New Roman" w:eastAsia="Times New Roman" w:hAnsi="Times New Roman" w:cs="David" w:hint="cs"/>
          <w:sz w:val="24"/>
          <w:szCs w:val="24"/>
          <w:rtl/>
        </w:rPr>
        <w:t xml:space="preserve">   </w:t>
      </w:r>
      <w:r w:rsidRPr="00022C60">
        <w:rPr>
          <w:rFonts w:ascii="Times New Roman" w:eastAsia="Times New Roman" w:hAnsi="Times New Roman"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883A18" w:rsidRPr="00022C60">
            <w:rPr>
              <w:rFonts w:ascii="Times New Roman" w:eastAsia="Times New Roman" w:hAnsi="Times New Roman" w:cs="David" w:hint="cs"/>
              <w:color w:val="008000"/>
              <w:sz w:val="24"/>
              <w:szCs w:val="24"/>
              <w:rtl/>
            </w:rPr>
            <w:t>225.1206</w:t>
          </w:r>
        </w:sdtContent>
      </w:sdt>
      <w:r w:rsidRPr="00022C60">
        <w:rPr>
          <w:rFonts w:ascii="Times New Roman" w:eastAsia="Times New Roman" w:hAnsi="Times New Roman" w:cs="David"/>
          <w:sz w:val="24"/>
          <w:szCs w:val="24"/>
          <w:rtl/>
        </w:rPr>
        <w:t xml:space="preserve"> נקודות) </w:t>
      </w:r>
      <w:r w:rsidRPr="00022C60">
        <w:rPr>
          <w:rFonts w:ascii="Times New Roman" w:eastAsia="Times New Roman" w:hAnsi="Times New Roman" w:cs="David"/>
          <w:sz w:val="24"/>
          <w:szCs w:val="24"/>
          <w:rtl/>
          <w:lang w:eastAsia="he-IL"/>
        </w:rPr>
        <w:t xml:space="preserve"> עד למדד הידוע ביום הגשת כל חשבון.</w:t>
      </w:r>
    </w:p>
    <w:p w14:paraId="57C7596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5BD92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24B82F4F"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FBA950"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99B441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8F307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1444366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17E7E516"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364C4466"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6E8DADE"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E213A0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BBB43E1"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A27F0D3" w14:textId="77777777" w:rsidR="00B27B4C"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94E794A" w14:textId="77777777" w:rsidR="00C44FDC" w:rsidRDefault="00C44FDC" w:rsidP="007124B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128FCCEC" w14:textId="77777777" w:rsidR="00274DE0" w:rsidRPr="00B27B4C" w:rsidRDefault="00274DE0"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כל תשלום מותנה בהמצאת "אישור עריכת ביטוחים" התקף למועד הגשת החשבון.</w:t>
      </w:r>
    </w:p>
    <w:p w14:paraId="31B546B0" w14:textId="77777777" w:rsidR="00B27B4C" w:rsidRPr="00B27B4C" w:rsidRDefault="00B27B4C" w:rsidP="00B37B6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12659652" w14:textId="77777777" w:rsidR="00B27B4C" w:rsidRPr="00B27B4C" w:rsidRDefault="00B27B4C" w:rsidP="006C74EA">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E448D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06E5D299"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9CCFB3E"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07CF543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DD8709" w14:textId="77777777" w:rsidR="00B27B4C" w:rsidRPr="00B27B4C" w:rsidRDefault="00B27B4C" w:rsidP="00B37B6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r w:rsidR="00B871BA">
        <w:rPr>
          <w:rFonts w:ascii="Times New Roman" w:eastAsia="Times New Roman" w:hAnsi="Times New Roman" w:cs="David" w:hint="cs"/>
          <w:bCs/>
          <w:sz w:val="24"/>
          <w:szCs w:val="24"/>
          <w:u w:val="single"/>
          <w:rtl/>
          <w:lang w:eastAsia="he-IL"/>
        </w:rPr>
        <w:t xml:space="preserve"> </w:t>
      </w:r>
    </w:p>
    <w:p w14:paraId="489236B1"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48F6A6" w14:textId="77777777" w:rsidR="00B27B4C" w:rsidRDefault="00B27B4C" w:rsidP="00B37B6C">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
      </w:pPr>
    </w:p>
    <w:p w14:paraId="062B09B0" w14:textId="77777777" w:rsidR="006C058B" w:rsidRPr="007124BC" w:rsidRDefault="006C058B" w:rsidP="006C74EA">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
      </w:pPr>
    </w:p>
    <w:p w14:paraId="3C1F4E13"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1802FE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5D82530" w14:textId="77777777" w:rsidR="00B27B4C" w:rsidRPr="00B27B4C" w:rsidRDefault="00B27B4C" w:rsidP="00465F1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CE0C9C">
        <w:rPr>
          <w:rFonts w:ascii="Times New Roman" w:eastAsia="Times New Roman" w:hAnsi="Times New Roman" w:cs="David" w:hint="cs"/>
          <w:sz w:val="20"/>
          <w:szCs w:val="24"/>
          <w:rtl/>
          <w:lang w:eastAsia="he-IL"/>
        </w:rPr>
        <w:t>ל</w:t>
      </w:r>
      <w:r w:rsidRPr="00B27B4C">
        <w:rPr>
          <w:rFonts w:ascii="Times New Roman" w:eastAsia="Times New Roman" w:hAnsi="Times New Roman" w:cs="David" w:hint="cs"/>
          <w:sz w:val="20"/>
          <w:szCs w:val="24"/>
          <w:rtl/>
          <w:lang w:eastAsia="he-IL"/>
        </w:rPr>
        <w:t>תכנון בנייני</w:t>
      </w:r>
      <w:r w:rsidR="0070625C">
        <w:rPr>
          <w:rFonts w:ascii="Times New Roman" w:eastAsia="Times New Roman" w:hAnsi="Times New Roman" w:cs="David" w:hint="cs"/>
          <w:sz w:val="20"/>
          <w:szCs w:val="24"/>
          <w:rtl/>
          <w:lang w:eastAsia="he-IL"/>
        </w:rPr>
        <w:t xml:space="preserve">ם לרבות  </w:t>
      </w:r>
      <w:r w:rsidRPr="00B27B4C">
        <w:rPr>
          <w:rFonts w:ascii="Times New Roman" w:eastAsia="Times New Roman" w:hAnsi="Times New Roman" w:cs="David" w:hint="cs"/>
          <w:sz w:val="20"/>
          <w:szCs w:val="24"/>
          <w:rtl/>
          <w:lang w:eastAsia="he-IL"/>
        </w:rPr>
        <w:t>מגורים</w:t>
      </w:r>
      <w:r w:rsidR="0070625C">
        <w:rPr>
          <w:rFonts w:ascii="Times New Roman" w:eastAsia="Times New Roman" w:hAnsi="Times New Roman" w:cs="David" w:hint="cs"/>
          <w:sz w:val="20"/>
          <w:szCs w:val="24"/>
          <w:rtl/>
          <w:lang w:eastAsia="he-IL"/>
        </w:rPr>
        <w:t xml:space="preserve"> ו/או תעסוקה </w:t>
      </w:r>
      <w:r w:rsidRPr="00B27B4C">
        <w:rPr>
          <w:rFonts w:ascii="Times New Roman" w:eastAsia="Times New Roman" w:hAnsi="Times New Roman" w:cs="David" w:hint="cs"/>
          <w:sz w:val="20"/>
          <w:szCs w:val="24"/>
          <w:rtl/>
          <w:lang w:eastAsia="he-IL"/>
        </w:rPr>
        <w:t xml:space="preserve"> (באחוזים משכר המתכנן הנקוב בסעיף 1.2 לנספח ד לעיל):</w:t>
      </w:r>
    </w:p>
    <w:p w14:paraId="101789B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0A0A50" w14:textId="77777777" w:rsidR="00B27B4C" w:rsidRDefault="00B27B4C" w:rsidP="00465F10">
      <w:pPr>
        <w:widowControl w:val="0"/>
        <w:spacing w:before="0" w:beforeAutospacing="0" w:after="0" w:afterAutospacing="0" w:line="240" w:lineRule="auto"/>
        <w:ind w:left="72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u w:val="single"/>
          <w:rtl/>
          <w:lang w:eastAsia="he-IL"/>
        </w:rPr>
        <w:t>למבנה</w:t>
      </w:r>
    </w:p>
    <w:p w14:paraId="063A960D" w14:textId="77777777" w:rsidR="00CE0C9C" w:rsidRDefault="00CE0C9C" w:rsidP="00A74F1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09B3549" w14:textId="77777777" w:rsidR="00CE0C9C" w:rsidRPr="00B27B4C" w:rsidRDefault="00CE0C9C" w:rsidP="00A74F1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2D57ECB7" w14:textId="77777777" w:rsidR="00B27B4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Pr>
          <w:rFonts w:ascii="Times New Roman" w:eastAsia="Times New Roman" w:hAnsi="Times New Roman" w:cs="David" w:hint="cs"/>
          <w:sz w:val="20"/>
          <w:szCs w:val="24"/>
          <w:rtl/>
          <w:lang w:eastAsia="he-IL"/>
        </w:rPr>
        <w:tab/>
        <w:t xml:space="preserve">עיצוב פרוגרמה והכנת תכנית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10%</w:t>
      </w:r>
    </w:p>
    <w:p w14:paraId="2120EEFD"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77D36D5"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1.2</w:t>
      </w:r>
      <w:r>
        <w:rPr>
          <w:rFonts w:ascii="Times New Roman" w:eastAsia="Times New Roman" w:hAnsi="Times New Roman" w:cs="David" w:hint="cs"/>
          <w:sz w:val="20"/>
          <w:szCs w:val="24"/>
          <w:rtl/>
          <w:lang w:eastAsia="he-IL"/>
        </w:rPr>
        <w:tab/>
        <w:t xml:space="preserve">הכנת סט תכניטות ראשוני ( מרתפים חזיתצות ומרתפים ) </w:t>
      </w:r>
      <w:r w:rsidR="00A40D63">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ab/>
        <w:t>10%</w:t>
      </w:r>
    </w:p>
    <w:p w14:paraId="69AD3177"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4F82E4"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1.3</w:t>
      </w:r>
      <w:r>
        <w:rPr>
          <w:rFonts w:ascii="Times New Roman" w:eastAsia="Times New Roman" w:hAnsi="Times New Roman" w:cs="David" w:hint="cs"/>
          <w:sz w:val="20"/>
          <w:szCs w:val="24"/>
          <w:rtl/>
          <w:lang w:eastAsia="he-IL"/>
        </w:rPr>
        <w:tab/>
        <w:t xml:space="preserve">תיאום מול יועצים והגשה לקהיתר במקוונת </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w:t>
      </w:r>
    </w:p>
    <w:p w14:paraId="695D2471"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4BE50F" w14:textId="77777777" w:rsidR="00CE0C9C" w:rsidRDefault="00CE0C9C" w:rsidP="00A40D63">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1.4</w:t>
      </w:r>
      <w:r>
        <w:rPr>
          <w:rFonts w:ascii="Times New Roman" w:eastAsia="Times New Roman" w:hAnsi="Times New Roman" w:cs="David" w:hint="cs"/>
          <w:sz w:val="20"/>
          <w:szCs w:val="24"/>
          <w:rtl/>
          <w:lang w:eastAsia="he-IL"/>
        </w:rPr>
        <w:tab/>
        <w:t xml:space="preserve">קבלת חלטה וועדה חיובית </w:t>
      </w:r>
      <w:r w:rsidR="00471B9E">
        <w:rPr>
          <w:rFonts w:ascii="Times New Roman" w:eastAsia="Times New Roman" w:hAnsi="Times New Roman" w:cs="David"/>
          <w:sz w:val="20"/>
          <w:szCs w:val="24"/>
          <w:rtl/>
          <w:lang w:eastAsia="he-IL"/>
        </w:rPr>
        <w:tab/>
      </w:r>
      <w:r w:rsidR="000328C9">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3B9F3A67"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69065F8" w14:textId="77777777" w:rsidR="00CE0C9C" w:rsidRDefault="00CE0C9C" w:rsidP="00A40D63">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1.5</w:t>
      </w:r>
      <w:r>
        <w:rPr>
          <w:rFonts w:ascii="Times New Roman" w:eastAsia="Times New Roman" w:hAnsi="Times New Roman" w:cs="David" w:hint="cs"/>
          <w:sz w:val="20"/>
          <w:szCs w:val="24"/>
          <w:rtl/>
          <w:lang w:eastAsia="he-IL"/>
        </w:rPr>
        <w:tab/>
        <w:t xml:space="preserve">קבלת היתר בניה </w:t>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0328C9">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15%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4CA4D228"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1F140F"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1.6</w:t>
      </w:r>
      <w:r>
        <w:rPr>
          <w:rFonts w:ascii="Times New Roman" w:eastAsia="Times New Roman" w:hAnsi="Times New Roman" w:cs="David" w:hint="cs"/>
          <w:sz w:val="20"/>
          <w:szCs w:val="24"/>
          <w:rtl/>
          <w:lang w:eastAsia="he-IL"/>
        </w:rPr>
        <w:tab/>
        <w:t xml:space="preserve">תכניות עבודה מושלמות למכרז כולל פרטים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15%</w:t>
      </w:r>
    </w:p>
    <w:p w14:paraId="455160E3"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FEAB58"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w:t>
      </w:r>
      <w:r>
        <w:rPr>
          <w:rFonts w:ascii="Times New Roman" w:eastAsia="Times New Roman" w:hAnsi="Times New Roman" w:cs="David" w:hint="cs"/>
          <w:sz w:val="20"/>
          <w:szCs w:val="24"/>
          <w:rtl/>
          <w:lang w:eastAsia="he-IL"/>
        </w:rPr>
        <w:tab/>
        <w:t xml:space="preserve">תכניות מכר ואישור מפרטי מכר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p>
    <w:p w14:paraId="0E0048BB"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BF2E7C7" w14:textId="77777777" w:rsidR="00CE0C9C" w:rsidRDefault="00CE0C9C" w:rsidP="00465F1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1.8</w:t>
      </w:r>
      <w:r>
        <w:rPr>
          <w:rFonts w:ascii="Times New Roman" w:eastAsia="Times New Roman" w:hAnsi="Times New Roman" w:cs="David" w:hint="cs"/>
          <w:sz w:val="20"/>
          <w:szCs w:val="24"/>
          <w:rtl/>
          <w:lang w:eastAsia="he-IL"/>
        </w:rPr>
        <w:tab/>
        <w:t xml:space="preserve">פרטים , רשימות , ותכניות "לבצוע " מושלמות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465F10">
        <w:rPr>
          <w:rFonts w:ascii="Times New Roman" w:eastAsia="Times New Roman" w:hAnsi="Times New Roman" w:cs="David" w:hint="cs"/>
          <w:sz w:val="20"/>
          <w:szCs w:val="24"/>
          <w:rtl/>
          <w:lang w:eastAsia="he-IL"/>
        </w:rPr>
        <w:t>10%</w:t>
      </w:r>
    </w:p>
    <w:p w14:paraId="70B29FD2"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AA3606" w14:textId="77777777" w:rsidR="00CE0C9C" w:rsidRDefault="00CE0C9C" w:rsidP="00471B9E">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1.9</w:t>
      </w:r>
      <w:r>
        <w:rPr>
          <w:rFonts w:ascii="Times New Roman" w:eastAsia="Times New Roman" w:hAnsi="Times New Roman" w:cs="David" w:hint="cs"/>
          <w:sz w:val="20"/>
          <w:szCs w:val="24"/>
          <w:rtl/>
          <w:lang w:eastAsia="he-IL"/>
        </w:rPr>
        <w:tab/>
        <w:t xml:space="preserve">פקוח עליון </w:t>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 xml:space="preserve"> 15%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0FE74C0A"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75CD687"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1.10</w:t>
      </w:r>
      <w:r>
        <w:rPr>
          <w:rFonts w:ascii="Times New Roman" w:eastAsia="Times New Roman" w:hAnsi="Times New Roman" w:cs="David" w:hint="cs"/>
          <w:sz w:val="20"/>
          <w:szCs w:val="24"/>
          <w:rtl/>
          <w:lang w:eastAsia="he-IL"/>
        </w:rPr>
        <w:tab/>
      </w:r>
      <w:r w:rsidR="00D27BA2">
        <w:rPr>
          <w:rFonts w:ascii="Times New Roman" w:eastAsia="Times New Roman" w:hAnsi="Times New Roman" w:cs="David" w:hint="cs"/>
          <w:sz w:val="20"/>
          <w:szCs w:val="24"/>
          <w:rtl/>
          <w:lang w:eastAsia="he-IL"/>
        </w:rPr>
        <w:t>השלמת כל הנדרש מאדריכל לתעודת גמר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p>
    <w:p w14:paraId="7F9ECA09" w14:textId="77777777" w:rsidR="00CE0C9C" w:rsidRDefault="00976F11"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noProof/>
          <w:sz w:val="20"/>
          <w:szCs w:val="24"/>
          <w:rtl/>
        </w:rPr>
        <mc:AlternateContent>
          <mc:Choice Requires="wps">
            <w:drawing>
              <wp:anchor distT="0" distB="0" distL="114300" distR="114300" simplePos="0" relativeHeight="251663360" behindDoc="0" locked="0" layoutInCell="1" allowOverlap="1" wp14:anchorId="49A45283" wp14:editId="3FFE57F0">
                <wp:simplePos x="0" y="0"/>
                <wp:positionH relativeFrom="column">
                  <wp:posOffset>523875</wp:posOffset>
                </wp:positionH>
                <wp:positionV relativeFrom="paragraph">
                  <wp:posOffset>31749</wp:posOffset>
                </wp:positionV>
                <wp:extent cx="48291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48291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2296D1" id="Straight Connector 1"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2.5pt" to="42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" strokecolor="#5b9bd5 [3204]" strokeweight=".5pt">
                <v:stroke joinstyle="miter"/>
              </v:line>
            </w:pict>
          </mc:Fallback>
        </mc:AlternateContent>
      </w:r>
    </w:p>
    <w:p w14:paraId="09B9C90A" w14:textId="77777777" w:rsidR="00CE0C9C" w:rsidRP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b/>
          <w:bCs/>
          <w:sz w:val="20"/>
          <w:szCs w:val="24"/>
          <w:rtl/>
          <w:lang w:eastAsia="he-IL"/>
        </w:rPr>
      </w:pPr>
      <w:r w:rsidRPr="00CE0C9C">
        <w:rPr>
          <w:rFonts w:ascii="Times New Roman" w:eastAsia="Times New Roman" w:hAnsi="Times New Roman" w:cs="David" w:hint="cs"/>
          <w:b/>
          <w:bCs/>
          <w:sz w:val="20"/>
          <w:szCs w:val="24"/>
          <w:rtl/>
          <w:lang w:eastAsia="he-IL"/>
        </w:rPr>
        <w:t xml:space="preserve">סה"כ : </w:t>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t>100%</w:t>
      </w:r>
    </w:p>
    <w:p w14:paraId="37622B39"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20F216"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F421AA"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BC5145"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86AE18"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D18318" w14:textId="77777777"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269F0849" w14:textId="77777777"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3E0DA6D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C59903" w14:textId="77777777"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338BCFF2" w14:textId="77777777"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5B5582D"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90460FB" w14:textId="77777777" w:rsidR="00B27B4C" w:rsidRPr="00682FE3" w:rsidRDefault="00B27B4C" w:rsidP="00682FE3">
      <w:pPr>
        <w:widowControl w:val="0"/>
        <w:spacing w:before="0" w:beforeAutospacing="0" w:after="0" w:afterAutospacing="0" w:line="240" w:lineRule="auto"/>
        <w:ind w:left="720"/>
        <w:jc w:val="both"/>
        <w:rPr>
          <w:rFonts w:ascii="Times New Roman" w:eastAsia="Times New Roman" w:hAnsi="Times New Roman" w:cs="David"/>
          <w:b/>
          <w:bCs/>
          <w:sz w:val="20"/>
          <w:szCs w:val="24"/>
          <w:lang w:eastAsia="he-IL"/>
        </w:rPr>
      </w:pPr>
      <w:r w:rsidRPr="00682FE3">
        <w:rPr>
          <w:rFonts w:ascii="Times New Roman" w:eastAsia="Times New Roman" w:hAnsi="Times New Roman" w:cs="David" w:hint="cs"/>
          <w:b/>
          <w:bCs/>
          <w:sz w:val="20"/>
          <w:szCs w:val="24"/>
          <w:rtl/>
          <w:lang w:eastAsia="he-IL"/>
        </w:rPr>
        <w:t xml:space="preserve">המזמין ישלם את שכר המתכנן תוך </w:t>
      </w:r>
      <w:r w:rsidRPr="00682FE3">
        <w:rPr>
          <w:rFonts w:ascii="Times New Roman" w:eastAsia="Times New Roman" w:hAnsi="Times New Roman" w:cs="David" w:hint="cs"/>
          <w:b/>
          <w:bCs/>
          <w:sz w:val="24"/>
          <w:szCs w:val="24"/>
          <w:rtl/>
        </w:rPr>
        <w:t xml:space="preserve">60 </w:t>
      </w:r>
      <w:r w:rsidRPr="00682FE3">
        <w:rPr>
          <w:rFonts w:ascii="Times New Roman" w:eastAsia="Times New Roman" w:hAnsi="Times New Roman" w:cs="David" w:hint="cs"/>
          <w:b/>
          <w:bCs/>
          <w:sz w:val="20"/>
          <w:szCs w:val="24"/>
          <w:rtl/>
          <w:lang w:eastAsia="he-IL"/>
        </w:rPr>
        <w:t>יום מתאריך אישור החשבון ע"י המנהל.</w:t>
      </w:r>
    </w:p>
    <w:p w14:paraId="68096495"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4B649B71" w14:textId="77777777" w:rsidR="00B27B4C" w:rsidRPr="00B27B4C" w:rsidRDefault="00B27B4C" w:rsidP="00682FE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5T00:00:00Z">
            <w:dateFormat w:val="dd/MM/yyyy"/>
            <w:lid w:val="he-IL"/>
            <w:storeMappedDataAs w:val="dateTime"/>
            <w:calendar w:val="gregorian"/>
          </w:date>
        </w:sdtPr>
        <w:sdtEndPr>
          <w:rPr>
            <w:rFonts w:hint="cs"/>
          </w:rPr>
        </w:sdtEndPr>
        <w:sdtContent>
          <w:r w:rsidR="00C508AC">
            <w:rPr>
              <w:rFonts w:ascii="Times New Roman" w:eastAsia="Times New Roman" w:hAnsi="Times New Roman" w:cs="David" w:hint="cs"/>
              <w:color w:val="008000"/>
              <w:sz w:val="24"/>
              <w:szCs w:val="24"/>
              <w:rtl/>
              <w:lang w:eastAsia="he-IL"/>
            </w:rPr>
            <w:t>‏05/01/2021</w:t>
          </w:r>
        </w:sdtContent>
      </w:sdt>
      <w:r w:rsidRPr="00B27B4C">
        <w:rPr>
          <w:rFonts w:ascii="Times New Roman" w:eastAsia="Times New Roman" w:hAnsi="Times New Roman" w:cs="David" w:hint="cs"/>
          <w:bCs/>
          <w:color w:val="FF0000"/>
          <w:sz w:val="24"/>
          <w:szCs w:val="24"/>
          <w:rtl/>
          <w:lang w:eastAsia="he-IL"/>
        </w:rPr>
        <w:br/>
      </w:r>
    </w:p>
    <w:p w14:paraId="6DAC2CC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13F536C" w14:textId="77777777" w:rsidR="00B27B4C" w:rsidRPr="00B27B4C" w:rsidRDefault="00BC38F6" w:rsidP="007124BC">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כלל נכסי נדלן נשר מרכז (נ.נ.נ.מ)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p>
      </w:sdtContent>
    </w:sdt>
    <w:p w14:paraId="75700A7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64E1B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D81B93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4AB6A44"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F18932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D176C9"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AC6EB6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41243D" w14:textId="77777777" w:rsidR="00B27B4C" w:rsidRPr="00B27B4C" w:rsidRDefault="00B27B4C" w:rsidP="00682FE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883A18">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F71CFB">
            <w:rPr>
              <w:rFonts w:ascii="Times New Roman" w:eastAsia="Times New Roman" w:hAnsi="Times New Roman" w:cs="David" w:hint="cs"/>
              <w:bCs/>
              <w:color w:val="008000"/>
              <w:sz w:val="24"/>
              <w:szCs w:val="24"/>
              <w:rtl/>
              <w:lang w:eastAsia="he-IL"/>
            </w:rPr>
            <w:tab/>
          </w:r>
          <w:r w:rsidR="00F71CFB">
            <w:rPr>
              <w:rFonts w:ascii="Times New Roman" w:eastAsia="Times New Roman" w:hAnsi="Times New Roman" w:cs="David" w:hint="cs"/>
              <w:bCs/>
              <w:color w:val="008000"/>
              <w:sz w:val="24"/>
              <w:szCs w:val="24"/>
              <w:rtl/>
              <w:lang w:eastAsia="he-IL"/>
            </w:rPr>
            <w:tab/>
            <w:t xml:space="preserve">נשר - ( שם זמני ) </w:t>
          </w:r>
        </w:sdtContent>
      </w:sdt>
      <w:r w:rsidRPr="00B27B4C">
        <w:rPr>
          <w:rFonts w:ascii="Times New Roman" w:eastAsia="Times New Roman" w:hAnsi="Times New Roman" w:cs="David" w:hint="cs"/>
          <w:color w:val="008000"/>
          <w:sz w:val="24"/>
          <w:szCs w:val="24"/>
          <w:rtl/>
          <w:lang w:eastAsia="he-IL"/>
        </w:rPr>
        <w:t>.</w:t>
      </w:r>
    </w:p>
    <w:p w14:paraId="3A17E18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338F59"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hint="cs"/>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20F0F9D"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D6E269"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Pr>
              <w:rFonts w:ascii="Times New Roman" w:eastAsia="Times New Roman" w:hAnsi="Times New Roman" w:cs="David" w:hint="cs"/>
              <w:color w:val="008000"/>
              <w:sz w:val="24"/>
              <w:szCs w:val="24"/>
              <w:rtl/>
              <w:lang w:eastAsia="he-IL"/>
            </w:rPr>
            <w:t xml:space="preserve">                                        גיורא גור ושות' אדריכלים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CB8B108"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46C6669"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A1903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25EE5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C362698"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7399FE"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1E77A0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40D600"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A5EA313"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BA31162"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9DE8B48" w14:textId="77777777" w:rsidR="00672C76" w:rsidRPr="002459C5" w:rsidRDefault="00672C76" w:rsidP="002459C5">
      <w:pPr>
        <w:widowControl w:val="0"/>
        <w:spacing w:before="0" w:beforeAutospacing="0" w:after="0" w:afterAutospacing="0" w:line="240" w:lineRule="auto"/>
        <w:ind w:left="2231" w:hanging="71"/>
        <w:rPr>
          <w:rFonts w:ascii="Times New Roman" w:eastAsia="Times New Roman" w:hAnsi="Times New Roman" w:cs="David"/>
          <w:color w:val="00B0F0"/>
          <w:rtl/>
          <w:lang w:eastAsia="he-IL"/>
        </w:rPr>
      </w:pPr>
      <w:r w:rsidRPr="002459C5">
        <w:rPr>
          <w:rFonts w:ascii="Times New Roman" w:eastAsia="Times New Roman" w:hAnsi="Times New Roman" w:cs="David" w:hint="cs"/>
          <w:color w:val="00B0F0"/>
          <w:sz w:val="20"/>
          <w:szCs w:val="20"/>
          <w:rtl/>
          <w:lang w:eastAsia="he-IL"/>
        </w:rPr>
        <w:t xml:space="preserve">              </w:t>
      </w:r>
      <w:sdt>
        <w:sdtPr>
          <w:rPr>
            <w:rFonts w:ascii="Times New Roman" w:eastAsia="Times New Roman" w:hAnsi="Times New Roman" w:cs="David"/>
            <w:color w:val="00B0F0"/>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sidRPr="002459C5">
            <w:rPr>
              <w:rFonts w:ascii="Times New Roman" w:eastAsia="Times New Roman" w:hAnsi="Times New Roman" w:cs="David" w:hint="cs"/>
              <w:color w:val="00B0F0"/>
              <w:u w:val="single"/>
              <w:rtl/>
              <w:lang w:eastAsia="he-IL"/>
            </w:rPr>
            <w:t xml:space="preserve">                                        גיורא גור ושות' אדריכלים בע"מ</w:t>
          </w:r>
        </w:sdtContent>
      </w:sdt>
    </w:p>
    <w:p w14:paraId="49922937"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743F79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57D9F03"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F4A236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A3D4D81"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682FE3">
        <w:rPr>
          <w:rFonts w:ascii="Times New Roman" w:eastAsia="Times New Roman" w:hAnsi="Times New Roman" w:cs="David" w:hint="cs"/>
          <w:sz w:val="24"/>
          <w:szCs w:val="24"/>
          <w:rtl/>
          <w:lang w:eastAsia="he-IL"/>
        </w:rPr>
        <w:t>*מחק את המיותר</w:t>
      </w:r>
    </w:p>
    <w:p w14:paraId="4CD350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1BCEFF7"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84ECDF1"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23F7003"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r w:rsidR="00F92F39">
        <w:rPr>
          <w:rFonts w:ascii="David" w:eastAsia="Times New Roman" w:hAnsi="David" w:cs="David"/>
          <w:bCs/>
          <w:sz w:val="24"/>
          <w:szCs w:val="24"/>
          <w:u w:val="single"/>
          <w:rtl/>
          <w:lang w:eastAsia="he-IL"/>
        </w:rPr>
        <w:t>–</w:t>
      </w:r>
      <w:r w:rsidR="00F92F39">
        <w:rPr>
          <w:rFonts w:ascii="David" w:eastAsia="Times New Roman" w:hAnsi="David" w:cs="David" w:hint="cs"/>
          <w:bCs/>
          <w:sz w:val="24"/>
          <w:szCs w:val="24"/>
          <w:u w:val="single"/>
          <w:rtl/>
          <w:lang w:eastAsia="he-IL"/>
        </w:rPr>
        <w:t xml:space="preserve"> </w:t>
      </w:r>
    </w:p>
    <w:p w14:paraId="06B91EA7" w14:textId="77777777" w:rsidR="002D3B98" w:rsidRPr="0020713D" w:rsidRDefault="002D3B98" w:rsidP="007124BC">
      <w:pPr>
        <w:spacing w:line="276" w:lineRule="auto"/>
        <w:jc w:val="both"/>
        <w:rPr>
          <w:rtl/>
        </w:rPr>
      </w:pPr>
      <w:r>
        <w:rPr>
          <w:rtl/>
        </w:rPr>
        <w:t>המתכנן</w:t>
      </w:r>
      <w:r w:rsidRPr="00B257A5">
        <w:rPr>
          <w:rtl/>
        </w:rPr>
        <w:t xml:space="preserve"> יערוך ויקיים את הביטוחים המפורטים להלן כאשר היקף הכיסוי הביטוחי </w:t>
      </w:r>
      <w:r>
        <w:rPr>
          <w:rFonts w:hint="cs"/>
          <w:rtl/>
        </w:rPr>
        <w:t xml:space="preserve"> ב</w:t>
      </w:r>
      <w:r w:rsidRPr="00B257A5">
        <w:rPr>
          <w:rtl/>
        </w:rPr>
        <w:t>נוסח "ביט"</w:t>
      </w:r>
      <w:r>
        <w:rPr>
          <w:rFonts w:hint="cs"/>
          <w:rtl/>
        </w:rPr>
        <w:t xml:space="preserve"> או בנוסח מקביל  </w:t>
      </w:r>
      <w:r w:rsidRPr="0020713D">
        <w:rPr>
          <w:rtl/>
        </w:rPr>
        <w:t>(למעט הפוליסה לאחריות מקצועית 2018)</w:t>
      </w:r>
      <w:r>
        <w:rPr>
          <w:rFonts w:hint="cs"/>
          <w:rtl/>
        </w:rPr>
        <w:t xml:space="preserve"> </w:t>
      </w:r>
      <w:r w:rsidRPr="00B257A5">
        <w:rPr>
          <w:rtl/>
        </w:rPr>
        <w:t>התקף במועד עריכת הביטוח:</w:t>
      </w:r>
    </w:p>
    <w:p w14:paraId="06D98E04"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w:t>
      </w:r>
      <w:r w:rsidRPr="002D3DD3">
        <w:rPr>
          <w:b/>
          <w:bCs/>
          <w:u w:val="single"/>
          <w:rtl/>
        </w:rPr>
        <w:t>ביטוח אחריות מעבידים</w:t>
      </w:r>
    </w:p>
    <w:p w14:paraId="6329DC69" w14:textId="77777777" w:rsidR="002D3B98" w:rsidRDefault="002D3B98" w:rsidP="007124BC">
      <w:pPr>
        <w:pStyle w:val="ListParagraph"/>
        <w:overflowPunct w:val="0"/>
        <w:autoSpaceDE w:val="0"/>
        <w:autoSpaceDN w:val="0"/>
        <w:adjustRightInd w:val="0"/>
        <w:spacing w:line="360" w:lineRule="auto"/>
        <w:jc w:val="both"/>
      </w:pPr>
      <w:r w:rsidRPr="00D23308">
        <w:rPr>
          <w:rtl/>
        </w:rPr>
        <w:t>ביטוח אחריות מעבידים</w:t>
      </w:r>
      <w:r>
        <w:rPr>
          <w:rFonts w:hint="cs"/>
          <w:rtl/>
        </w:rPr>
        <w:t xml:space="preserve"> ע"פ פקודת הנזיקין (נוסח חדש) ו </w:t>
      </w:r>
      <w:r w:rsidRPr="00D23308">
        <w:rPr>
          <w:rFonts w:hint="cs"/>
          <w:rtl/>
        </w:rPr>
        <w:t xml:space="preserve">חוק האחריות למוצרים פגומים, התש"ם-1980 </w:t>
      </w:r>
      <w:r w:rsidRPr="00D23308">
        <w:rPr>
          <w:rtl/>
        </w:rPr>
        <w:t xml:space="preserve">המבטח את חבות </w:t>
      </w:r>
      <w:r>
        <w:rPr>
          <w:rFonts w:hint="cs"/>
          <w:rtl/>
        </w:rPr>
        <w:t>המתכנן</w:t>
      </w:r>
      <w:r w:rsidRPr="00D23308">
        <w:rPr>
          <w:rtl/>
        </w:rPr>
        <w:t xml:space="preserve"> כלפי עובדיו בגין פגיעה גופנית ו/או מחלה מקצועית </w:t>
      </w:r>
      <w:r>
        <w:rPr>
          <w:rFonts w:hint="cs"/>
          <w:rtl/>
        </w:rPr>
        <w:t>שתיגרם</w:t>
      </w:r>
      <w:r w:rsidRPr="00D23308">
        <w:rPr>
          <w:rtl/>
        </w:rPr>
        <w:t xml:space="preserve"> למי מהם תוך כדי ועקב עבודתם במתן השירותים, בגבול אחריות של </w:t>
      </w:r>
      <w:r w:rsidRPr="00D23308">
        <w:rPr>
          <w:rFonts w:hint="cs"/>
          <w:rtl/>
        </w:rPr>
        <w:t>20,000,000 ₪ למקרה ולתקופה</w:t>
      </w:r>
      <w:r w:rsidRPr="00D23308">
        <w:rPr>
          <w:rtl/>
        </w:rPr>
        <w:t xml:space="preserve"> על-פי הפוליסה. ביטוח זה אינו כולל </w:t>
      </w:r>
      <w:r>
        <w:rPr>
          <w:rFonts w:hint="cs"/>
          <w:rtl/>
        </w:rPr>
        <w:t>חריג</w:t>
      </w:r>
      <w:r w:rsidRPr="00D23308">
        <w:rPr>
          <w:rtl/>
        </w:rPr>
        <w:t xml:space="preserve"> בדבר עבודות בגובה ובעומק, שעות עבודה,</w:t>
      </w:r>
      <w:r>
        <w:rPr>
          <w:rFonts w:hint="cs"/>
          <w:rtl/>
        </w:rPr>
        <w:t xml:space="preserve"> </w:t>
      </w:r>
      <w:r w:rsidRPr="00D23308">
        <w:rPr>
          <w:rtl/>
        </w:rPr>
        <w:t>ורעלים וכן בדבר העסקת נוער</w:t>
      </w:r>
      <w:r>
        <w:rPr>
          <w:rFonts w:hint="cs"/>
          <w:rtl/>
        </w:rPr>
        <w:t xml:space="preserve"> בהתאם לחוקים ותקנות</w:t>
      </w:r>
      <w:r w:rsidRPr="00D23308">
        <w:rPr>
          <w:rtl/>
        </w:rPr>
        <w:t xml:space="preserve">. הביטוח מורחב לשפות את </w:t>
      </w:r>
      <w:r>
        <w:rPr>
          <w:rFonts w:hint="cs"/>
          <w:rtl/>
        </w:rPr>
        <w:t>המזמין ו/או עובדיו ו/או מנהליו לרבות עובדים על בסיס חשבונית</w:t>
      </w:r>
      <w:r w:rsidRPr="00D23308">
        <w:rPr>
          <w:rtl/>
        </w:rPr>
        <w:t xml:space="preserve"> היה </w:t>
      </w:r>
      <w:r w:rsidRPr="00D23308">
        <w:rPr>
          <w:rFonts w:hint="cs"/>
          <w:rtl/>
        </w:rPr>
        <w:t>ויקבע</w:t>
      </w:r>
      <w:r w:rsidRPr="00D23308">
        <w:rPr>
          <w:rtl/>
        </w:rPr>
        <w:t xml:space="preserve"> לעניין קרות תאונת עבודה ו/או מחלה מקצועית כלשהי</w:t>
      </w:r>
      <w:r w:rsidRPr="00D23308">
        <w:rPr>
          <w:rFonts w:hint="cs"/>
          <w:rtl/>
        </w:rPr>
        <w:t xml:space="preserve"> </w:t>
      </w:r>
      <w:r w:rsidRPr="00D23308">
        <w:rPr>
          <w:rtl/>
        </w:rPr>
        <w:t xml:space="preserve">כי </w:t>
      </w:r>
      <w:r>
        <w:rPr>
          <w:rFonts w:hint="cs"/>
          <w:rtl/>
        </w:rPr>
        <w:t>מי מהם</w:t>
      </w:r>
      <w:r w:rsidRPr="00D23308">
        <w:rPr>
          <w:rtl/>
        </w:rPr>
        <w:t xml:space="preserve"> נושא בחובות מעביד כלשהן כלפי מי מעובדי </w:t>
      </w:r>
      <w:r>
        <w:rPr>
          <w:rFonts w:hint="cs"/>
          <w:rtl/>
        </w:rPr>
        <w:t>המתכנן</w:t>
      </w:r>
      <w:r w:rsidRPr="00D23308">
        <w:rPr>
          <w:rtl/>
        </w:rPr>
        <w:t xml:space="preserve">. כמו כן, כולל הביטוח כאמור סעיף בדבר ויתור על זכות תחלוף לטובת </w:t>
      </w:r>
      <w:r>
        <w:rPr>
          <w:rFonts w:hint="cs"/>
          <w:rtl/>
        </w:rPr>
        <w:t>המזמין</w:t>
      </w:r>
      <w:r w:rsidRPr="00D23308">
        <w:rPr>
          <w:rtl/>
        </w:rPr>
        <w:t xml:space="preserve"> </w:t>
      </w:r>
      <w:r>
        <w:rPr>
          <w:rFonts w:hint="cs"/>
          <w:rtl/>
        </w:rPr>
        <w:t>ו/או עובדיו  ו/או מנהליו</w:t>
      </w:r>
      <w:r w:rsidRPr="0044567C">
        <w:rPr>
          <w:rFonts w:hint="cs"/>
          <w:rtl/>
        </w:rPr>
        <w:t xml:space="preserve"> </w:t>
      </w:r>
      <w:r>
        <w:rPr>
          <w:rFonts w:hint="cs"/>
          <w:rtl/>
        </w:rPr>
        <w:t>לרבות עובדים על בסיס חשבונית</w:t>
      </w:r>
      <w:r w:rsidRPr="00D23308">
        <w:rPr>
          <w:rtl/>
        </w:rPr>
        <w:t>, אולם הויתור כאמור לא יחול לטובת בן אדם שגרם למקרה הביטוח בזדון.</w:t>
      </w:r>
    </w:p>
    <w:p w14:paraId="57F98162" w14:textId="77777777" w:rsidR="002D3B98" w:rsidRDefault="002D3B98" w:rsidP="007124BC">
      <w:pPr>
        <w:pStyle w:val="ListParagraph"/>
        <w:spacing w:line="360" w:lineRule="auto"/>
        <w:ind w:hanging="341"/>
        <w:jc w:val="both"/>
        <w:rPr>
          <w:rtl/>
        </w:rPr>
      </w:pPr>
    </w:p>
    <w:p w14:paraId="19E57342"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w:t>
      </w:r>
      <w:r w:rsidRPr="002D3DD3">
        <w:rPr>
          <w:b/>
          <w:bCs/>
          <w:u w:val="single"/>
          <w:rtl/>
        </w:rPr>
        <w:t>ביטוח אחריות כלפי צד שלישי</w:t>
      </w:r>
    </w:p>
    <w:p w14:paraId="1283589C" w14:textId="77777777" w:rsidR="002D3B98" w:rsidRPr="00D23308" w:rsidRDefault="002D3B98" w:rsidP="007124BC">
      <w:pPr>
        <w:pStyle w:val="ListParagraph"/>
        <w:overflowPunct w:val="0"/>
        <w:autoSpaceDE w:val="0"/>
        <w:autoSpaceDN w:val="0"/>
        <w:adjustRightInd w:val="0"/>
        <w:spacing w:line="360" w:lineRule="auto"/>
        <w:jc w:val="both"/>
        <w:rPr>
          <w:rtl/>
        </w:rPr>
      </w:pPr>
      <w:r w:rsidRPr="00D23308">
        <w:rPr>
          <w:rtl/>
        </w:rPr>
        <w:t xml:space="preserve">ביטוח אחריות כלפי צד שלישי המבטח את חבות </w:t>
      </w:r>
      <w:r>
        <w:rPr>
          <w:rFonts w:hint="cs"/>
          <w:rtl/>
        </w:rPr>
        <w:t>המתכנן</w:t>
      </w:r>
      <w:r w:rsidRPr="00D23308">
        <w:rPr>
          <w:rtl/>
        </w:rPr>
        <w:t xml:space="preserve"> על-פי דין בגין פגיעה גופנית ו/או נזק לרכוש </w:t>
      </w:r>
      <w:r>
        <w:rPr>
          <w:rFonts w:hint="cs"/>
          <w:rtl/>
        </w:rPr>
        <w:t>שייגרם</w:t>
      </w:r>
      <w:r w:rsidRPr="00D23308">
        <w:rPr>
          <w:rtl/>
        </w:rPr>
        <w:t xml:space="preserve"> לגופו ו/או לרכושו של אדם או יישות </w:t>
      </w:r>
      <w:r>
        <w:rPr>
          <w:rFonts w:hint="cs"/>
          <w:rtl/>
        </w:rPr>
        <w:t xml:space="preserve">משפטית </w:t>
      </w:r>
      <w:r w:rsidRPr="00D23308">
        <w:rPr>
          <w:rtl/>
        </w:rPr>
        <w:t>כלשהם בקשר למתן השירותים</w:t>
      </w:r>
      <w:r>
        <w:rPr>
          <w:rFonts w:hint="cs"/>
          <w:rtl/>
        </w:rPr>
        <w:t xml:space="preserve"> נשוא אישור זה</w:t>
      </w:r>
      <w:r w:rsidRPr="00D23308">
        <w:rPr>
          <w:rtl/>
        </w:rPr>
        <w:t xml:space="preserve">, בגבול אחריות של </w:t>
      </w:r>
      <w:r>
        <w:rPr>
          <w:rFonts w:hint="cs"/>
          <w:rtl/>
        </w:rPr>
        <w:t>4,000,000</w:t>
      </w:r>
      <w:r w:rsidRPr="00D23308">
        <w:rPr>
          <w:rFonts w:hint="cs"/>
          <w:rtl/>
        </w:rPr>
        <w:t xml:space="preserve"> ש"ח</w:t>
      </w:r>
      <w:r w:rsidRPr="00D23308">
        <w:rPr>
          <w:rtl/>
        </w:rPr>
        <w:t xml:space="preserve"> לאירוע ובמצטבר על-פי הפוליסה. הביטוח כאמור אינו כפוף </w:t>
      </w:r>
      <w:r>
        <w:rPr>
          <w:rFonts w:hint="cs"/>
          <w:rtl/>
        </w:rPr>
        <w:t>לחריג</w:t>
      </w:r>
      <w:r w:rsidRPr="00D23308">
        <w:rPr>
          <w:rtl/>
        </w:rPr>
        <w:t xml:space="preserve"> בדבר חבות הנובעת מאש, התפוצצות, בהלה, כלי הרמה, פריקה וטעינה של כלי רכב,</w:t>
      </w:r>
      <w:r w:rsidRPr="006D1DE7">
        <w:rPr>
          <w:rFonts w:hint="cs"/>
          <w:rtl/>
        </w:rPr>
        <w:t xml:space="preserve"> </w:t>
      </w:r>
      <w:r>
        <w:rPr>
          <w:rFonts w:hint="cs"/>
          <w:rtl/>
        </w:rPr>
        <w:t>,</w:t>
      </w:r>
      <w:r w:rsidRPr="00D23308">
        <w:rPr>
          <w:rtl/>
        </w:rPr>
        <w:t xml:space="preserve"> הרעלה או גוף זר במזון או במשקה, בעלי חיים, מתקנים סניטאריים פגומים, שביתה והשבתה, חבות בגין וכלפי קבלנים קבלני משנה ועובדיהם וכן תביעות תחלוף מצד המוסד לביטוח לאומי</w:t>
      </w:r>
      <w:r>
        <w:rPr>
          <w:rFonts w:hint="cs"/>
          <w:rtl/>
        </w:rPr>
        <w:t xml:space="preserve"> בהתאם לתקנה 328 למל"ל</w:t>
      </w:r>
      <w:r w:rsidRPr="00D23308">
        <w:rPr>
          <w:rtl/>
        </w:rPr>
        <w:t xml:space="preserve">. הביטוח מורחב </w:t>
      </w:r>
      <w:r>
        <w:rPr>
          <w:rFonts w:hint="cs"/>
          <w:rtl/>
        </w:rPr>
        <w:t>לכלול</w:t>
      </w:r>
      <w:r w:rsidRPr="00D23308">
        <w:rPr>
          <w:rtl/>
        </w:rPr>
        <w:t xml:space="preserve"> את </w:t>
      </w:r>
      <w:r>
        <w:rPr>
          <w:rFonts w:hint="cs"/>
          <w:rtl/>
        </w:rPr>
        <w:t>המזמין בשם המבוטח</w:t>
      </w:r>
      <w:r w:rsidRPr="00D23308">
        <w:rPr>
          <w:rtl/>
        </w:rPr>
        <w:t xml:space="preserve"> בגין אחריות אשר </w:t>
      </w:r>
      <w:r>
        <w:rPr>
          <w:rFonts w:hint="cs"/>
          <w:rtl/>
        </w:rPr>
        <w:t xml:space="preserve">תוטל עליו </w:t>
      </w:r>
      <w:r w:rsidRPr="00D23308">
        <w:rPr>
          <w:rtl/>
        </w:rPr>
        <w:t xml:space="preserve"> עקב מעשה ו/או מחדל של </w:t>
      </w:r>
      <w:r>
        <w:rPr>
          <w:rFonts w:hint="cs"/>
          <w:rtl/>
        </w:rPr>
        <w:t>המתכנן</w:t>
      </w:r>
      <w:r w:rsidRPr="00D23308">
        <w:rPr>
          <w:rtl/>
        </w:rPr>
        <w:t xml:space="preserve"> ו/או </w:t>
      </w:r>
      <w:r>
        <w:rPr>
          <w:rFonts w:hint="cs"/>
          <w:rtl/>
        </w:rPr>
        <w:t>אחריותו בגין</w:t>
      </w:r>
      <w:r w:rsidRPr="00D23308">
        <w:rPr>
          <w:rtl/>
        </w:rPr>
        <w:t xml:space="preserve"> מי מהבאים מטעמו, וזאת בכפוף לסעיף אחריות צולבת לפיו נחשב הביטוח כאילו נערך עבור כל אחד מיחידי המבוטח בנפרד</w:t>
      </w:r>
      <w:r w:rsidRPr="00E846D5">
        <w:rPr>
          <w:rFonts w:hint="cs"/>
          <w:rtl/>
        </w:rPr>
        <w:t xml:space="preserve"> </w:t>
      </w:r>
      <w:r>
        <w:rPr>
          <w:rFonts w:hint="cs"/>
          <w:rtl/>
        </w:rPr>
        <w:t>לרבות בכל הקשור לשירותים נשוא אישור זה</w:t>
      </w:r>
      <w:r w:rsidRPr="00D23308">
        <w:rPr>
          <w:rtl/>
        </w:rPr>
        <w:t>.</w:t>
      </w:r>
      <w:r>
        <w:rPr>
          <w:rFonts w:hint="cs"/>
          <w:rtl/>
        </w:rPr>
        <w:t xml:space="preserve"> רכושו</w:t>
      </w:r>
      <w:r w:rsidRPr="00D23308">
        <w:rPr>
          <w:rFonts w:hint="cs"/>
          <w:rtl/>
        </w:rPr>
        <w:t xml:space="preserve"> של </w:t>
      </w:r>
      <w:r>
        <w:rPr>
          <w:rFonts w:hint="cs"/>
          <w:rtl/>
        </w:rPr>
        <w:t>המזמין</w:t>
      </w:r>
      <w:r w:rsidRPr="00D23308">
        <w:rPr>
          <w:rFonts w:hint="cs"/>
          <w:rtl/>
        </w:rPr>
        <w:t xml:space="preserve"> יחשב צד שלישי למעט החלק בו פעל </w:t>
      </w:r>
      <w:r>
        <w:rPr>
          <w:rFonts w:hint="cs"/>
          <w:rtl/>
        </w:rPr>
        <w:t>המתכנן</w:t>
      </w:r>
      <w:r w:rsidRPr="00D23308">
        <w:rPr>
          <w:rFonts w:hint="cs"/>
          <w:rtl/>
        </w:rPr>
        <w:t xml:space="preserve"> במישרין. </w:t>
      </w:r>
    </w:p>
    <w:p w14:paraId="53EB23E6"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לביטוח אחריות מקצועית</w:t>
      </w:r>
    </w:p>
    <w:p w14:paraId="7ECD167A" w14:textId="77777777" w:rsidR="002D3B98" w:rsidRDefault="002D3B98" w:rsidP="007124BC">
      <w:pPr>
        <w:pStyle w:val="ListParagraph"/>
        <w:overflowPunct w:val="0"/>
        <w:autoSpaceDE w:val="0"/>
        <w:autoSpaceDN w:val="0"/>
        <w:adjustRightInd w:val="0"/>
        <w:spacing w:line="360" w:lineRule="auto"/>
        <w:jc w:val="both"/>
      </w:pPr>
      <w:r w:rsidRPr="00D23308">
        <w:rPr>
          <w:rFonts w:hint="cs"/>
          <w:rtl/>
        </w:rPr>
        <w:t xml:space="preserve">לכיסוי אחריותו המקצועית </w:t>
      </w:r>
      <w:r>
        <w:rPr>
          <w:rFonts w:hint="cs"/>
          <w:rtl/>
        </w:rPr>
        <w:t>של המתכנן</w:t>
      </w:r>
      <w:r w:rsidRPr="00D23308">
        <w:rPr>
          <w:rtl/>
        </w:rPr>
        <w:t xml:space="preserve"> </w:t>
      </w:r>
      <w:r w:rsidRPr="00D23308">
        <w:rPr>
          <w:rFonts w:hint="cs"/>
          <w:rtl/>
        </w:rPr>
        <w:t>על פי דין בגין אובדן ו/או נזק שיגרם לכל אדם ו/או גוף</w:t>
      </w:r>
      <w:r>
        <w:rPr>
          <w:rFonts w:hint="cs"/>
          <w:rtl/>
        </w:rPr>
        <w:t xml:space="preserve"> משפטי</w:t>
      </w:r>
      <w:r w:rsidRPr="00D23308">
        <w:rPr>
          <w:rFonts w:hint="cs"/>
          <w:rtl/>
        </w:rPr>
        <w:t xml:space="preserve"> כלשהו (לרבות במפורש </w:t>
      </w:r>
      <w:r>
        <w:rPr>
          <w:rFonts w:hint="cs"/>
          <w:rtl/>
        </w:rPr>
        <w:t>המזמין</w:t>
      </w:r>
      <w:r w:rsidRPr="00D23308">
        <w:rPr>
          <w:rFonts w:hint="cs"/>
          <w:rtl/>
        </w:rPr>
        <w:t xml:space="preserve">), כתוצאה ממעשה ו/או מחדל מקצועי של </w:t>
      </w:r>
      <w:r>
        <w:rPr>
          <w:rFonts w:hint="cs"/>
          <w:rtl/>
        </w:rPr>
        <w:t>המתכנן</w:t>
      </w:r>
      <w:r w:rsidRPr="00D23308">
        <w:rPr>
          <w:rtl/>
        </w:rPr>
        <w:t xml:space="preserve"> </w:t>
      </w:r>
      <w:r w:rsidRPr="00D23308">
        <w:rPr>
          <w:rFonts w:hint="cs"/>
          <w:rtl/>
        </w:rPr>
        <w:t>ו/או עובדיו ו/או אחריותו בגין מי מטעמו</w:t>
      </w:r>
      <w:r>
        <w:rPr>
          <w:rFonts w:hint="cs"/>
          <w:rtl/>
        </w:rPr>
        <w:t xml:space="preserve"> בתחום עסוקו </w:t>
      </w:r>
      <w:r w:rsidRPr="00D23308">
        <w:rPr>
          <w:rFonts w:hint="cs"/>
          <w:rtl/>
        </w:rPr>
        <w:t xml:space="preserve"> לרבות טעות ו/או השמ</w:t>
      </w:r>
      <w:r>
        <w:rPr>
          <w:rFonts w:hint="cs"/>
          <w:rtl/>
        </w:rPr>
        <w:t>טה בקשר עם מתן השירותים, בגבול</w:t>
      </w:r>
      <w:r w:rsidRPr="00D23308">
        <w:rPr>
          <w:rFonts w:hint="cs"/>
          <w:rtl/>
        </w:rPr>
        <w:t xml:space="preserve"> אחריות של </w:t>
      </w:r>
      <w:r>
        <w:rPr>
          <w:rFonts w:hint="cs"/>
          <w:rtl/>
        </w:rPr>
        <w:t>4,000,000</w:t>
      </w:r>
      <w:r w:rsidRPr="00D23308">
        <w:rPr>
          <w:rFonts w:hint="cs"/>
          <w:rtl/>
        </w:rPr>
        <w:t xml:space="preserve"> ₪ למקרה ובמצטבר לתקופת ביטוח. הביטוח אינו כולל </w:t>
      </w:r>
      <w:r>
        <w:rPr>
          <w:rFonts w:hint="cs"/>
          <w:rtl/>
        </w:rPr>
        <w:t>חריג</w:t>
      </w:r>
      <w:r w:rsidRPr="00D23308">
        <w:rPr>
          <w:rFonts w:hint="cs"/>
          <w:rtl/>
        </w:rPr>
        <w:t xml:space="preserve"> בדבר</w:t>
      </w:r>
      <w:r>
        <w:rPr>
          <w:rFonts w:hint="cs"/>
          <w:rtl/>
        </w:rPr>
        <w:t xml:space="preserve"> חריגה מסמכות בתום לב של מי מעובדי המבוטח ו/או</w:t>
      </w:r>
      <w:r w:rsidRPr="00D23308">
        <w:rPr>
          <w:rFonts w:hint="cs"/>
          <w:rtl/>
        </w:rPr>
        <w:t xml:space="preserve"> אובדן שימוש ו/או עיכוב בעקבות מקרה ביטוח</w:t>
      </w:r>
      <w:r>
        <w:rPr>
          <w:rFonts w:hint="cs"/>
          <w:rtl/>
        </w:rPr>
        <w:t xml:space="preserve"> מכוסה, אובדן ו/או שחזור מסמכים</w:t>
      </w:r>
      <w:r w:rsidRPr="00D23308">
        <w:rPr>
          <w:rFonts w:hint="cs"/>
          <w:rtl/>
        </w:rPr>
        <w:t>,</w:t>
      </w:r>
      <w:r>
        <w:rPr>
          <w:rFonts w:hint="cs"/>
          <w:rtl/>
        </w:rPr>
        <w:t xml:space="preserve"> </w:t>
      </w:r>
      <w:r w:rsidRPr="00D23308">
        <w:rPr>
          <w:rFonts w:hint="cs"/>
          <w:rtl/>
        </w:rPr>
        <w:t>הפרת סודיות</w:t>
      </w:r>
      <w:r>
        <w:rPr>
          <w:rFonts w:hint="cs"/>
          <w:rtl/>
        </w:rPr>
        <w:t>, דיבה השמצה</w:t>
      </w:r>
      <w:r w:rsidRPr="00D23308">
        <w:rPr>
          <w:rFonts w:hint="cs"/>
          <w:rtl/>
        </w:rPr>
        <w:t xml:space="preserve"> </w:t>
      </w:r>
      <w:r>
        <w:rPr>
          <w:rFonts w:hint="cs"/>
          <w:rtl/>
        </w:rPr>
        <w:t xml:space="preserve"> בתם לב </w:t>
      </w:r>
      <w:r w:rsidRPr="00D23308">
        <w:rPr>
          <w:rFonts w:hint="cs"/>
          <w:rtl/>
        </w:rPr>
        <w:t>ואי יושר של עובדים</w:t>
      </w:r>
      <w:r>
        <w:rPr>
          <w:rFonts w:hint="cs"/>
          <w:rtl/>
        </w:rPr>
        <w:t xml:space="preserve"> ו</w:t>
      </w:r>
      <w:r w:rsidRPr="00D23308">
        <w:rPr>
          <w:rFonts w:hint="cs"/>
          <w:rtl/>
        </w:rPr>
        <w:t xml:space="preserve">הביטוח הינו בעל תחולה רטרואקטיבית מיום התחלת מתן השירותים, אף אם ניתנו בטרם נחתם ההסכם אך לא לפני התאריך _____________(להלן :" </w:t>
      </w:r>
      <w:r w:rsidRPr="000772FE">
        <w:rPr>
          <w:rFonts w:hint="cs"/>
          <w:b/>
          <w:bCs/>
          <w:rtl/>
        </w:rPr>
        <w:t>התאריך הרטרואקטיבי</w:t>
      </w:r>
      <w:r w:rsidRPr="00D23308">
        <w:rPr>
          <w:rFonts w:hint="cs"/>
          <w:rtl/>
        </w:rPr>
        <w:t xml:space="preserve">"), וכולל תקופת גילוי מורחבת </w:t>
      </w:r>
      <w:r>
        <w:rPr>
          <w:rFonts w:hint="cs"/>
          <w:rtl/>
        </w:rPr>
        <w:t xml:space="preserve">בת </w:t>
      </w:r>
      <w:r w:rsidRPr="00D23308">
        <w:rPr>
          <w:rFonts w:hint="cs"/>
          <w:rtl/>
        </w:rPr>
        <w:t xml:space="preserve"> </w:t>
      </w:r>
      <w:r>
        <w:rPr>
          <w:rFonts w:hint="cs"/>
          <w:rtl/>
        </w:rPr>
        <w:t>12</w:t>
      </w:r>
      <w:r w:rsidRPr="00D23308">
        <w:rPr>
          <w:rFonts w:hint="cs"/>
          <w:rtl/>
        </w:rPr>
        <w:t xml:space="preserve"> חודשים</w:t>
      </w:r>
      <w:r>
        <w:rPr>
          <w:rFonts w:hint="cs"/>
          <w:rtl/>
        </w:rPr>
        <w:t xml:space="preserve"> למעט במקרה של מרמה ו/או אי תשלום פרמיה ו/או במקרה שנערכה פוליסה המכסה את אותה חבות באמצעות מבטחת אחרת</w:t>
      </w:r>
      <w:r w:rsidRPr="00D23308">
        <w:rPr>
          <w:rFonts w:hint="cs"/>
          <w:rtl/>
        </w:rPr>
        <w:t xml:space="preserve">. הביטוח כאמור הורחב לכלול את </w:t>
      </w:r>
      <w:r>
        <w:rPr>
          <w:rFonts w:hint="cs"/>
          <w:rtl/>
        </w:rPr>
        <w:t>המזמין</w:t>
      </w:r>
      <w:r w:rsidRPr="00D23308">
        <w:rPr>
          <w:rFonts w:hint="cs"/>
          <w:rtl/>
        </w:rPr>
        <w:t xml:space="preserve"> </w:t>
      </w:r>
      <w:r>
        <w:rPr>
          <w:rFonts w:hint="cs"/>
          <w:rtl/>
        </w:rPr>
        <w:t>בשם המבוטח</w:t>
      </w:r>
      <w:r w:rsidRPr="00D23308">
        <w:rPr>
          <w:rFonts w:hint="cs"/>
          <w:rtl/>
        </w:rPr>
        <w:t xml:space="preserve"> </w:t>
      </w:r>
      <w:r>
        <w:rPr>
          <w:rFonts w:hint="cs"/>
          <w:rtl/>
        </w:rPr>
        <w:t>בגין</w:t>
      </w:r>
      <w:r w:rsidRPr="00D23308">
        <w:rPr>
          <w:rFonts w:hint="cs"/>
          <w:rtl/>
        </w:rPr>
        <w:t xml:space="preserve"> אחריות</w:t>
      </w:r>
      <w:r>
        <w:rPr>
          <w:rFonts w:hint="cs"/>
          <w:rtl/>
        </w:rPr>
        <w:t xml:space="preserve"> שתוטל עליו</w:t>
      </w:r>
      <w:r w:rsidRPr="00D23308">
        <w:rPr>
          <w:rFonts w:hint="cs"/>
          <w:rtl/>
        </w:rPr>
        <w:t xml:space="preserve"> </w:t>
      </w:r>
      <w:r>
        <w:rPr>
          <w:rFonts w:hint="cs"/>
          <w:rtl/>
        </w:rPr>
        <w:t xml:space="preserve">עקב </w:t>
      </w:r>
      <w:r w:rsidRPr="00D23308">
        <w:rPr>
          <w:rFonts w:hint="cs"/>
          <w:rtl/>
        </w:rPr>
        <w:t xml:space="preserve">מעשי ו/או מחדלי </w:t>
      </w:r>
      <w:r>
        <w:rPr>
          <w:rFonts w:hint="cs"/>
          <w:rtl/>
        </w:rPr>
        <w:t>המתכנן</w:t>
      </w:r>
      <w:r w:rsidRPr="00D23308">
        <w:rPr>
          <w:rtl/>
        </w:rPr>
        <w:t xml:space="preserve"> </w:t>
      </w:r>
      <w:r w:rsidRPr="00D23308">
        <w:rPr>
          <w:rFonts w:hint="cs"/>
          <w:rtl/>
        </w:rPr>
        <w:t>ו/או עובדיו</w:t>
      </w:r>
      <w:r>
        <w:rPr>
          <w:rFonts w:hint="cs"/>
          <w:rtl/>
        </w:rPr>
        <w:t xml:space="preserve"> ו/או מנהליו </w:t>
      </w:r>
      <w:r w:rsidRPr="00D23308">
        <w:rPr>
          <w:rFonts w:hint="cs"/>
          <w:rtl/>
        </w:rPr>
        <w:t>בכפוף לסעיף אחריות צולבת לפיו ייחשב הביטוח כאילו נערך בנפרד עבור כל אחד מיחידי המבוטח</w:t>
      </w:r>
      <w:r>
        <w:rPr>
          <w:rFonts w:hint="cs"/>
          <w:rtl/>
        </w:rPr>
        <w:t xml:space="preserve"> בכל הקשור לשירותים נשוא אישור זה</w:t>
      </w:r>
      <w:r w:rsidRPr="00D23308">
        <w:rPr>
          <w:rFonts w:hint="cs"/>
          <w:rtl/>
        </w:rPr>
        <w:t xml:space="preserve"> ואולם, מובהר </w:t>
      </w:r>
      <w:r>
        <w:rPr>
          <w:rFonts w:hint="cs"/>
          <w:rtl/>
        </w:rPr>
        <w:t>כי הפוליסה אינה מכסה את אחריותו</w:t>
      </w:r>
      <w:r w:rsidRPr="00D23308">
        <w:rPr>
          <w:rFonts w:hint="cs"/>
          <w:rtl/>
        </w:rPr>
        <w:t xml:space="preserve"> המקצועית של </w:t>
      </w:r>
      <w:r>
        <w:rPr>
          <w:rFonts w:hint="cs"/>
          <w:rtl/>
        </w:rPr>
        <w:t>המזמין</w:t>
      </w:r>
      <w:r w:rsidRPr="00D23308">
        <w:rPr>
          <w:rFonts w:hint="cs"/>
          <w:rtl/>
        </w:rPr>
        <w:t xml:space="preserve"> כלפי </w:t>
      </w:r>
      <w:r>
        <w:rPr>
          <w:rFonts w:hint="cs"/>
          <w:rtl/>
        </w:rPr>
        <w:t>המתכנן</w:t>
      </w:r>
      <w:r w:rsidRPr="00D23308">
        <w:rPr>
          <w:rFonts w:hint="cs"/>
          <w:rtl/>
        </w:rPr>
        <w:t xml:space="preserve">. </w:t>
      </w:r>
    </w:p>
    <w:p w14:paraId="1CE4440D" w14:textId="77777777" w:rsidR="002D3B98" w:rsidRDefault="002D3B98" w:rsidP="007124BC">
      <w:pPr>
        <w:pStyle w:val="1"/>
        <w:tabs>
          <w:tab w:val="left" w:pos="540"/>
        </w:tabs>
        <w:spacing w:line="360" w:lineRule="auto"/>
        <w:ind w:left="720"/>
        <w:jc w:val="both"/>
        <w:rPr>
          <w:b/>
          <w:bCs/>
          <w:u w:val="single"/>
          <w:rtl/>
        </w:rPr>
      </w:pPr>
    </w:p>
    <w:p w14:paraId="7C1378C4" w14:textId="77777777" w:rsidR="002D3B98"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CC2F6B">
        <w:rPr>
          <w:rFonts w:hint="cs"/>
          <w:b/>
          <w:bCs/>
          <w:u w:val="single"/>
          <w:rtl/>
        </w:rPr>
        <w:t>כללי</w:t>
      </w:r>
    </w:p>
    <w:p w14:paraId="120CF370" w14:textId="77777777" w:rsidR="002D3B98" w:rsidRDefault="002D3B98" w:rsidP="007124BC">
      <w:pPr>
        <w:pStyle w:val="ListParagraph"/>
        <w:spacing w:line="360" w:lineRule="auto"/>
        <w:jc w:val="both"/>
        <w:rPr>
          <w:b/>
          <w:bCs/>
          <w:u w:val="single"/>
          <w:rtl/>
        </w:rPr>
      </w:pPr>
    </w:p>
    <w:p w14:paraId="15E3C976" w14:textId="77777777" w:rsidR="002D3B98"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sidRPr="00B56525">
        <w:rPr>
          <w:rFonts w:hint="cs"/>
          <w:rtl/>
        </w:rPr>
        <w:t xml:space="preserve">הפוליסות דלעיל כוללות תנאי מפורש על-פיו הינן קודמות לכל ביטוח אשר נערך ע"י המזמין </w:t>
      </w:r>
      <w:r>
        <w:rPr>
          <w:rFonts w:hint="cs"/>
          <w:rtl/>
        </w:rPr>
        <w:t>ושענינו העבודה נשוא חוזה זה  .</w:t>
      </w:r>
    </w:p>
    <w:p w14:paraId="5EB46911" w14:textId="77777777" w:rsidR="002D3B98" w:rsidRPr="00B56525" w:rsidRDefault="002D3B98" w:rsidP="007124BC">
      <w:pPr>
        <w:pStyle w:val="ListParagraph"/>
        <w:overflowPunct w:val="0"/>
        <w:autoSpaceDE w:val="0"/>
        <w:autoSpaceDN w:val="0"/>
        <w:adjustRightInd w:val="0"/>
        <w:spacing w:after="200" w:line="360" w:lineRule="auto"/>
        <w:ind w:left="1080"/>
        <w:jc w:val="both"/>
        <w:rPr>
          <w:rtl/>
        </w:rPr>
      </w:pPr>
    </w:p>
    <w:p w14:paraId="4A2F89AA"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אי קיום תנאי הפוליסות והתנאותיהן בתום לב על-ידי </w:t>
      </w:r>
      <w:r>
        <w:rPr>
          <w:rFonts w:hint="cs"/>
          <w:rtl/>
        </w:rPr>
        <w:t>המתכנן</w:t>
      </w:r>
      <w:r w:rsidRPr="00B56525">
        <w:rPr>
          <w:rtl/>
        </w:rPr>
        <w:t xml:space="preserve"> </w:t>
      </w:r>
      <w:r w:rsidRPr="00B56525">
        <w:rPr>
          <w:rFonts w:hint="cs"/>
          <w:rtl/>
        </w:rPr>
        <w:t xml:space="preserve">ו/או מי מטעמו, לא תגרע מזכויות המזמין לקבלת שיפוי על פי הפוליסות. </w:t>
      </w:r>
    </w:p>
    <w:p w14:paraId="1CC12C75" w14:textId="77777777" w:rsidR="002D3B98" w:rsidRPr="00B56525" w:rsidRDefault="002D3B98" w:rsidP="007124BC">
      <w:pPr>
        <w:pStyle w:val="ListParagraph"/>
        <w:overflowPunct w:val="0"/>
        <w:autoSpaceDE w:val="0"/>
        <w:autoSpaceDN w:val="0"/>
        <w:adjustRightInd w:val="0"/>
        <w:spacing w:line="360" w:lineRule="auto"/>
        <w:ind w:left="1080"/>
        <w:jc w:val="both"/>
        <w:rPr>
          <w:rtl/>
        </w:rPr>
      </w:pPr>
    </w:p>
    <w:p w14:paraId="39D334FC"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הפוליסות הנ"ל לא תבוטלנה ולא יחול בהן שינוי לרעה במשך תקופת הביטוח אלא אם תישלח הודעה כתובה בדואר רשום לידי המזמין 30 יום מראש לכתובת הרשומה לעיל. </w:t>
      </w:r>
    </w:p>
    <w:p w14:paraId="76A46F07" w14:textId="77777777" w:rsidR="002D3B98" w:rsidRPr="00B56525" w:rsidRDefault="002D3B98" w:rsidP="007124BC">
      <w:pPr>
        <w:pStyle w:val="ListParagraph"/>
        <w:overflowPunct w:val="0"/>
        <w:autoSpaceDE w:val="0"/>
        <w:autoSpaceDN w:val="0"/>
        <w:adjustRightInd w:val="0"/>
        <w:spacing w:line="360" w:lineRule="auto"/>
        <w:ind w:left="1080"/>
        <w:jc w:val="both"/>
      </w:pPr>
    </w:p>
    <w:p w14:paraId="1D444453"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w:t>
      </w:r>
      <w:r>
        <w:rPr>
          <w:rFonts w:hint="cs"/>
          <w:rtl/>
        </w:rPr>
        <w:t>המתכנן</w:t>
      </w:r>
      <w:r w:rsidRPr="00B56525">
        <w:rPr>
          <w:rtl/>
        </w:rPr>
        <w:t xml:space="preserve"> </w:t>
      </w:r>
      <w:r w:rsidRPr="00B56525">
        <w:rPr>
          <w:rFonts w:hint="cs"/>
          <w:rtl/>
        </w:rPr>
        <w:t>בלבד אחראי לתשלום דמי הביטוח עבור הפוליסות הנ"ל ונושא בהשתתפויות העצמיות החלות על פי הפוליסות כאמור.</w:t>
      </w:r>
    </w:p>
    <w:p w14:paraId="5EFDE377" w14:textId="77777777" w:rsidR="002D3B98" w:rsidRDefault="002D3B98" w:rsidP="007124BC">
      <w:pPr>
        <w:pStyle w:val="ListParagraph"/>
        <w:overflowPunct w:val="0"/>
        <w:autoSpaceDE w:val="0"/>
        <w:autoSpaceDN w:val="0"/>
        <w:adjustRightInd w:val="0"/>
        <w:spacing w:line="360" w:lineRule="auto"/>
        <w:ind w:left="1080"/>
        <w:jc w:val="both"/>
      </w:pPr>
    </w:p>
    <w:p w14:paraId="4D0C38BA"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sidRPr="00B56525">
        <w:rPr>
          <w:rFonts w:hint="cs"/>
          <w:rtl/>
        </w:rPr>
        <w:t>חריג רשלנות רבתי מבוטל אך מובהר בזה כי אין בביטול הסעיף כאמור לגרוע מחובת הזהירות של המבוטח ו/או מזכויות המבטח על פי הפוליסה ו/או על פי חוק חוזה הביטוח , תשמ"א-1981, וזאת בכפוף לאמור באישור זה.</w:t>
      </w:r>
    </w:p>
    <w:p w14:paraId="68E91202" w14:textId="77777777" w:rsidR="002D3B98" w:rsidRPr="00735358" w:rsidRDefault="002D3B98" w:rsidP="007124BC">
      <w:pPr>
        <w:pStyle w:val="1"/>
        <w:tabs>
          <w:tab w:val="left" w:pos="2880"/>
          <w:tab w:val="left" w:pos="5400"/>
          <w:tab w:val="left" w:pos="7560"/>
        </w:tabs>
        <w:spacing w:line="360" w:lineRule="auto"/>
        <w:ind w:left="225" w:hanging="90"/>
        <w:jc w:val="both"/>
        <w:rPr>
          <w:spacing w:val="10"/>
          <w:sz w:val="22"/>
          <w:rtl/>
        </w:rPr>
      </w:pPr>
    </w:p>
    <w:p w14:paraId="5064B9C8" w14:textId="77777777" w:rsidR="00467F32" w:rsidRDefault="00467F32">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3380C71" w14:textId="77777777" w:rsidR="006B5833" w:rsidRDefault="006B5833" w:rsidP="006B583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421C46"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B437F5F"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r w:rsidR="00F92F39">
        <w:rPr>
          <w:rFonts w:ascii="Times New Roman" w:eastAsia="Times New Roman" w:hAnsi="Times New Roman" w:cs="David" w:hint="cs"/>
          <w:b/>
          <w:bCs/>
          <w:sz w:val="20"/>
          <w:szCs w:val="24"/>
          <w:u w:val="single"/>
          <w:rtl/>
          <w:lang w:eastAsia="he-IL"/>
        </w:rPr>
        <w:t xml:space="preserve"> </w:t>
      </w:r>
      <w:r w:rsidR="00F92F39">
        <w:rPr>
          <w:rFonts w:ascii="Times New Roman" w:eastAsia="Times New Roman" w:hAnsi="Times New Roman" w:cs="David"/>
          <w:b/>
          <w:bCs/>
          <w:sz w:val="20"/>
          <w:szCs w:val="24"/>
          <w:u w:val="single"/>
          <w:rtl/>
          <w:lang w:eastAsia="he-IL"/>
        </w:rPr>
        <w:t>–</w:t>
      </w:r>
      <w:r w:rsidR="00F92F39">
        <w:rPr>
          <w:rFonts w:ascii="Times New Roman" w:eastAsia="Times New Roman" w:hAnsi="Times New Roman" w:cs="David" w:hint="cs"/>
          <w:b/>
          <w:bCs/>
          <w:sz w:val="20"/>
          <w:szCs w:val="24"/>
          <w:u w:val="single"/>
          <w:rtl/>
          <w:lang w:eastAsia="he-IL"/>
        </w:rPr>
        <w:t xml:space="preserve"> ליאור עם יועצי ביטוח </w:t>
      </w:r>
      <w:r w:rsidR="00997035">
        <w:rPr>
          <w:rFonts w:ascii="Times New Roman" w:eastAsia="Times New Roman" w:hAnsi="Times New Roman" w:cs="David"/>
          <w:b/>
          <w:bCs/>
          <w:sz w:val="20"/>
          <w:szCs w:val="24"/>
          <w:u w:val="single"/>
          <w:rtl/>
          <w:lang w:eastAsia="he-IL"/>
        </w:rPr>
        <w:t>–</w:t>
      </w:r>
      <w:r w:rsidR="00997035">
        <w:rPr>
          <w:rFonts w:ascii="Times New Roman" w:eastAsia="Times New Roman" w:hAnsi="Times New Roman" w:cs="David" w:hint="cs"/>
          <w:b/>
          <w:bCs/>
          <w:sz w:val="20"/>
          <w:szCs w:val="24"/>
          <w:u w:val="single"/>
          <w:rtl/>
          <w:lang w:eastAsia="he-IL"/>
        </w:rPr>
        <w:t xml:space="preserve"> להתאים לנוסח שכולל את כל היזמים</w:t>
      </w:r>
    </w:p>
    <w:p w14:paraId="677A4676"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EE0CE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tbl>
      <w:tblPr>
        <w:tblpPr w:leftFromText="180" w:rightFromText="180" w:vertAnchor="text" w:horzAnchor="page" w:tblpX="1215" w:tblpY="281"/>
        <w:bidiVisual/>
        <w:tblW w:w="9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5"/>
        <w:gridCol w:w="1537"/>
        <w:gridCol w:w="1769"/>
        <w:gridCol w:w="2840"/>
      </w:tblGrid>
      <w:tr w:rsidR="00DD2F91" w:rsidRPr="00735358" w14:paraId="1EFC3128" w14:textId="77777777" w:rsidTr="007124BC">
        <w:trPr>
          <w:trHeight w:val="463"/>
          <w:tblHeader/>
        </w:trPr>
        <w:tc>
          <w:tcPr>
            <w:tcW w:w="7091" w:type="dxa"/>
            <w:gridSpan w:val="3"/>
            <w:shd w:val="clear" w:color="auto" w:fill="F2F2F2"/>
          </w:tcPr>
          <w:p w14:paraId="3F712925" w14:textId="77777777" w:rsidR="00DD2F91" w:rsidRPr="00735358" w:rsidRDefault="00DD2F91" w:rsidP="00467F32">
            <w:pPr>
              <w:rPr>
                <w:rFonts w:ascii="David" w:eastAsia="Calibri" w:hAnsi="David" w:cs="Arial"/>
                <w:rtl/>
              </w:rPr>
            </w:pPr>
            <w:r w:rsidRPr="00735358">
              <w:rPr>
                <w:rFonts w:ascii="David" w:eastAsia="Calibri" w:hAnsi="David" w:cs="Arial"/>
                <w:rtl/>
              </w:rPr>
              <w:t>אישור קיום ביטוחים</w:t>
            </w:r>
          </w:p>
        </w:tc>
        <w:tc>
          <w:tcPr>
            <w:tcW w:w="2840" w:type="dxa"/>
            <w:shd w:val="clear" w:color="auto" w:fill="auto"/>
          </w:tcPr>
          <w:p w14:paraId="7344519F" w14:textId="77777777" w:rsidR="00DD2F91" w:rsidRPr="00735358" w:rsidRDefault="00DD2F91" w:rsidP="00467F32">
            <w:pPr>
              <w:rPr>
                <w:rFonts w:ascii="David" w:eastAsia="Calibri" w:hAnsi="David" w:cs="Arial"/>
                <w:rtl/>
              </w:rPr>
            </w:pPr>
            <w:r w:rsidRPr="00735358">
              <w:rPr>
                <w:rFonts w:ascii="David" w:eastAsia="Calibri" w:hAnsi="David" w:cs="Arial"/>
                <w:rtl/>
              </w:rPr>
              <w:t>תאריך הנפקת האישור(</w:t>
            </w:r>
            <w:r w:rsidRPr="00735358">
              <w:rPr>
                <w:rFonts w:ascii="David" w:eastAsia="Calibri" w:hAnsi="David" w:cs="Arial"/>
              </w:rPr>
              <w:t>DD/MM/YYYY</w:t>
            </w:r>
            <w:r w:rsidRPr="00735358">
              <w:rPr>
                <w:rFonts w:ascii="David" w:eastAsia="Calibri" w:hAnsi="David" w:cs="Arial"/>
                <w:rtl/>
              </w:rPr>
              <w:t>)</w:t>
            </w:r>
          </w:p>
        </w:tc>
      </w:tr>
      <w:tr w:rsidR="00DD2F91" w:rsidRPr="00735358" w14:paraId="4D19A2E1" w14:textId="77777777" w:rsidTr="007124BC">
        <w:trPr>
          <w:trHeight w:val="315"/>
        </w:trPr>
        <w:tc>
          <w:tcPr>
            <w:tcW w:w="9931" w:type="dxa"/>
            <w:gridSpan w:val="4"/>
            <w:shd w:val="clear" w:color="auto" w:fill="auto"/>
          </w:tcPr>
          <w:p w14:paraId="4BF690B1" w14:textId="77777777" w:rsidR="00DD2F91" w:rsidRPr="00735358" w:rsidRDefault="00DD2F91" w:rsidP="00467F32">
            <w:pPr>
              <w:rPr>
                <w:rFonts w:ascii="David" w:eastAsia="Calibri" w:hAnsi="David" w:cs="Arial"/>
                <w:rtl/>
              </w:rPr>
            </w:pPr>
            <w:r w:rsidRPr="00735358">
              <w:rPr>
                <w:rFonts w:ascii="David" w:eastAsia="Calibri" w:hAnsi="David" w:cs="Arial"/>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467F32" w:rsidRPr="00735358" w14:paraId="6942340A" w14:textId="77777777" w:rsidTr="00467F32">
        <w:trPr>
          <w:trHeight w:val="278"/>
        </w:trPr>
        <w:tc>
          <w:tcPr>
            <w:tcW w:w="3785" w:type="dxa"/>
            <w:shd w:val="clear" w:color="auto" w:fill="F2F2F2"/>
          </w:tcPr>
          <w:p w14:paraId="6B8A5DA3" w14:textId="77777777" w:rsidR="00DD2F91" w:rsidRPr="00735358" w:rsidRDefault="00DD2F91" w:rsidP="00467F32">
            <w:pPr>
              <w:rPr>
                <w:rFonts w:ascii="David" w:eastAsia="Calibri" w:hAnsi="David" w:cs="Arial"/>
                <w:rtl/>
              </w:rPr>
            </w:pPr>
            <w:r w:rsidRPr="00735358">
              <w:rPr>
                <w:rFonts w:ascii="David" w:eastAsia="Calibri" w:hAnsi="David" w:cs="Arial"/>
                <w:rtl/>
              </w:rPr>
              <w:t>מבקש האישור*</w:t>
            </w:r>
          </w:p>
        </w:tc>
        <w:tc>
          <w:tcPr>
            <w:tcW w:w="1537" w:type="dxa"/>
            <w:shd w:val="clear" w:color="auto" w:fill="F2F2F2"/>
          </w:tcPr>
          <w:p w14:paraId="3637367E" w14:textId="77777777" w:rsidR="00DD2F91" w:rsidRPr="00735358" w:rsidRDefault="00DD2F91" w:rsidP="00467F32">
            <w:pPr>
              <w:rPr>
                <w:rFonts w:ascii="David" w:eastAsia="Calibri" w:hAnsi="David" w:cs="Arial"/>
                <w:rtl/>
              </w:rPr>
            </w:pPr>
            <w:r w:rsidRPr="00735358" w:rsidDel="009955DA">
              <w:rPr>
                <w:rFonts w:ascii="David" w:eastAsia="Calibri" w:hAnsi="David" w:cs="Arial"/>
                <w:rtl/>
              </w:rPr>
              <w:t>ה</w:t>
            </w:r>
            <w:r w:rsidRPr="00735358">
              <w:rPr>
                <w:rFonts w:ascii="David" w:eastAsia="Calibri" w:hAnsi="David" w:cs="Arial"/>
                <w:rtl/>
              </w:rPr>
              <w:t>מבוטח</w:t>
            </w:r>
          </w:p>
        </w:tc>
        <w:tc>
          <w:tcPr>
            <w:tcW w:w="1769" w:type="dxa"/>
            <w:shd w:val="clear" w:color="auto" w:fill="F2F2F2"/>
          </w:tcPr>
          <w:p w14:paraId="7F325869" w14:textId="77777777" w:rsidR="00DD2F91" w:rsidRPr="00735358" w:rsidRDefault="00DD2F91" w:rsidP="00467F32">
            <w:pPr>
              <w:rPr>
                <w:rFonts w:ascii="David" w:eastAsia="Calibri" w:hAnsi="David" w:cs="Arial"/>
                <w:rtl/>
              </w:rPr>
            </w:pPr>
            <w:r w:rsidRPr="00735358">
              <w:rPr>
                <w:rFonts w:ascii="David" w:eastAsia="Calibri" w:hAnsi="David" w:cs="Arial"/>
                <w:rtl/>
              </w:rPr>
              <w:t>אופי העסקה*</w:t>
            </w:r>
          </w:p>
        </w:tc>
        <w:tc>
          <w:tcPr>
            <w:tcW w:w="2840" w:type="dxa"/>
            <w:shd w:val="clear" w:color="auto" w:fill="F2F2F2"/>
          </w:tcPr>
          <w:p w14:paraId="4976AFC7" w14:textId="77777777" w:rsidR="00DD2F91" w:rsidRPr="00735358" w:rsidRDefault="00DD2F91" w:rsidP="00467F32">
            <w:pPr>
              <w:rPr>
                <w:rFonts w:ascii="David" w:eastAsia="Calibri" w:hAnsi="David" w:cs="Arial"/>
                <w:rtl/>
              </w:rPr>
            </w:pPr>
            <w:r w:rsidRPr="00735358">
              <w:rPr>
                <w:rFonts w:ascii="David" w:eastAsia="Calibri" w:hAnsi="David" w:cs="Arial"/>
                <w:rtl/>
              </w:rPr>
              <w:t>מעמד מבקש האישור*</w:t>
            </w:r>
          </w:p>
        </w:tc>
      </w:tr>
      <w:tr w:rsidR="00DD2F91" w:rsidRPr="00735358" w14:paraId="3CD73095" w14:textId="77777777" w:rsidTr="007124BC">
        <w:trPr>
          <w:trHeight w:val="551"/>
        </w:trPr>
        <w:tc>
          <w:tcPr>
            <w:tcW w:w="3785" w:type="dxa"/>
            <w:shd w:val="clear" w:color="auto" w:fill="auto"/>
          </w:tcPr>
          <w:p w14:paraId="2BD3602A" w14:textId="77777777" w:rsidR="00DD2F91" w:rsidRPr="00735358" w:rsidRDefault="00DD2F91" w:rsidP="00467F32">
            <w:pPr>
              <w:tabs>
                <w:tab w:val="right" w:pos="3852"/>
              </w:tabs>
              <w:rPr>
                <w:rFonts w:asciiTheme="minorBidi" w:hAnsiTheme="minorBidi"/>
                <w:rtl/>
              </w:rPr>
            </w:pPr>
            <w:r w:rsidRPr="00735358">
              <w:rPr>
                <w:rFonts w:asciiTheme="minorBidi" w:hAnsiTheme="minorBidi"/>
                <w:rtl/>
              </w:rPr>
              <w:t>שם</w:t>
            </w:r>
            <w:r>
              <w:rPr>
                <w:rFonts w:asciiTheme="minorBidi" w:hAnsiTheme="minorBidi"/>
                <w:rtl/>
              </w:rPr>
              <w:tab/>
            </w:r>
          </w:p>
          <w:p w14:paraId="671D00C0" w14:textId="77777777" w:rsidR="00DD2F91" w:rsidRPr="00735358" w:rsidRDefault="00DD2F91" w:rsidP="00467F32">
            <w:pPr>
              <w:spacing w:line="220" w:lineRule="exact"/>
              <w:rPr>
                <w:rFonts w:ascii="David" w:hAnsi="David"/>
                <w:b/>
                <w:bCs/>
                <w:rtl/>
              </w:rPr>
            </w:pPr>
            <w:r w:rsidRPr="00735358">
              <w:rPr>
                <w:rFonts w:ascii="David" w:hAnsi="David" w:hint="cs"/>
                <w:b/>
                <w:bCs/>
                <w:rtl/>
              </w:rPr>
              <w:t>אפריקה ישראל מגורים בע"מ</w:t>
            </w:r>
          </w:p>
          <w:p w14:paraId="5EB2A941" w14:textId="77777777" w:rsidR="00DD2F91" w:rsidRPr="00735358" w:rsidRDefault="00DD2F91" w:rsidP="00467F32">
            <w:pPr>
              <w:spacing w:line="220" w:lineRule="exact"/>
              <w:rPr>
                <w:rFonts w:ascii="David" w:hAnsi="David"/>
                <w:b/>
                <w:bCs/>
              </w:rPr>
            </w:pPr>
            <w:r w:rsidRPr="00735358">
              <w:rPr>
                <w:rFonts w:ascii="David" w:hAnsi="David"/>
                <w:b/>
                <w:bCs/>
                <w:rtl/>
              </w:rPr>
              <w:t xml:space="preserve">ו/או חברות בנות ו/או חברות שלובות </w:t>
            </w:r>
          </w:p>
          <w:p w14:paraId="071404D9" w14:textId="77777777" w:rsidR="00DD2F91" w:rsidRPr="00735358" w:rsidRDefault="00DD2F91" w:rsidP="00467F32">
            <w:pPr>
              <w:spacing w:line="220" w:lineRule="exact"/>
              <w:rPr>
                <w:rFonts w:ascii="David" w:hAnsi="David"/>
                <w:rtl/>
              </w:rPr>
            </w:pPr>
            <w:r w:rsidRPr="00735358">
              <w:rPr>
                <w:rFonts w:ascii="David" w:hAnsi="David"/>
                <w:b/>
                <w:bCs/>
                <w:rtl/>
              </w:rPr>
              <w:t>ו/או חברות קשורות ו/או שותפויות</w:t>
            </w:r>
            <w:r>
              <w:rPr>
                <w:rFonts w:ascii="David" w:hAnsi="David" w:hint="cs"/>
                <w:rtl/>
              </w:rPr>
              <w:t xml:space="preserve"> ו/או </w:t>
            </w:r>
            <w:r>
              <w:rPr>
                <w:rFonts w:hint="cs"/>
                <w:b/>
                <w:bCs/>
                <w:rtl/>
              </w:rPr>
              <w:t xml:space="preserve"> שיכון ובינוי נדל"ן בע"מ ח.פ. </w:t>
            </w:r>
            <w:r w:rsidRPr="004B7D7A">
              <w:rPr>
                <w:b/>
                <w:bCs/>
                <w:rtl/>
              </w:rPr>
              <w:t>520021171</w:t>
            </w:r>
            <w:r>
              <w:rPr>
                <w:rFonts w:ascii="David" w:hAnsi="David" w:hint="cs"/>
                <w:rtl/>
              </w:rPr>
              <w:t xml:space="preserve"> ו/או </w:t>
            </w:r>
            <w:r w:rsidRPr="005023DD">
              <w:rPr>
                <w:b/>
                <w:bCs/>
                <w:rtl/>
              </w:rPr>
              <w:t xml:space="preserve"> כלל נכסי נדל"ן נשר מרכז (נ.נ.נ.מ) שותפות מוגבלת</w:t>
            </w:r>
            <w:r w:rsidRPr="005023DD">
              <w:rPr>
                <w:rFonts w:hint="cs"/>
                <w:b/>
                <w:bCs/>
                <w:rtl/>
              </w:rPr>
              <w:t>,</w:t>
            </w:r>
            <w:r w:rsidRPr="005023DD">
              <w:rPr>
                <w:b/>
                <w:bCs/>
                <w:rtl/>
              </w:rPr>
              <w:t xml:space="preserve"> מס' שותפות 540283033</w:t>
            </w:r>
          </w:p>
          <w:p w14:paraId="260AB154" w14:textId="77777777" w:rsidR="00DD2F91" w:rsidRPr="00735358" w:rsidRDefault="00DD2F91" w:rsidP="00467F32">
            <w:pPr>
              <w:pStyle w:val="1"/>
              <w:ind w:left="0"/>
              <w:rPr>
                <w:rFonts w:asciiTheme="minorBidi" w:hAnsiTheme="minorBidi" w:cstheme="minorBidi"/>
                <w:b/>
                <w:bCs/>
                <w:sz w:val="22"/>
                <w:szCs w:val="22"/>
                <w:rtl/>
              </w:rPr>
            </w:pPr>
            <w:r w:rsidRPr="00735358">
              <w:rPr>
                <w:rFonts w:asciiTheme="minorBidi" w:hAnsiTheme="minorBidi" w:cstheme="minorBidi"/>
                <w:b/>
                <w:bCs/>
                <w:sz w:val="22"/>
                <w:szCs w:val="22"/>
                <w:rtl/>
              </w:rPr>
              <w:tab/>
            </w:r>
          </w:p>
        </w:tc>
        <w:tc>
          <w:tcPr>
            <w:tcW w:w="1537" w:type="dxa"/>
            <w:shd w:val="clear" w:color="auto" w:fill="auto"/>
          </w:tcPr>
          <w:p w14:paraId="0341BBB6" w14:textId="77777777" w:rsidR="00DD2F91" w:rsidRPr="00735358" w:rsidRDefault="00DD2F91" w:rsidP="00467F32">
            <w:pPr>
              <w:rPr>
                <w:rFonts w:ascii="David" w:eastAsia="Calibri" w:hAnsi="David" w:cs="Arial"/>
                <w:rtl/>
              </w:rPr>
            </w:pPr>
            <w:r w:rsidRPr="00735358">
              <w:rPr>
                <w:rFonts w:eastAsia="Calibri" w:cs="Arial" w:hint="cs"/>
                <w:rtl/>
              </w:rPr>
              <w:t>ש</w:t>
            </w:r>
            <w:r w:rsidRPr="00735358">
              <w:rPr>
                <w:rFonts w:ascii="David" w:eastAsia="Calibri" w:hAnsi="David" w:cs="Arial"/>
                <w:rtl/>
              </w:rPr>
              <w:t>ם</w:t>
            </w:r>
          </w:p>
        </w:tc>
        <w:tc>
          <w:tcPr>
            <w:tcW w:w="1769" w:type="dxa"/>
            <w:vMerge w:val="restart"/>
            <w:shd w:val="clear" w:color="auto" w:fill="auto"/>
          </w:tcPr>
          <w:p w14:paraId="0BCAE094" w14:textId="77777777" w:rsidR="00DD2F91" w:rsidRPr="00735358" w:rsidRDefault="00DD2F91" w:rsidP="00467F32">
            <w:pPr>
              <w:ind w:left="50" w:right="78"/>
              <w:rPr>
                <w:rFonts w:ascii="David" w:eastAsia="Calibri" w:hAnsi="David" w:cs="Arial"/>
                <w:b/>
                <w:rtl/>
              </w:rPr>
            </w:pPr>
          </w:p>
          <w:p w14:paraId="01164EBC" w14:textId="77777777" w:rsidR="00DD2F91" w:rsidRPr="00735358" w:rsidRDefault="00DD2F91" w:rsidP="00467F32">
            <w:pPr>
              <w:ind w:left="50" w:right="78"/>
              <w:rPr>
                <w:rFonts w:ascii="David" w:eastAsia="Calibri" w:hAnsi="David" w:cs="Arial"/>
                <w:bCs/>
                <w:rtl/>
              </w:rPr>
            </w:pPr>
            <w:r w:rsidRPr="00735358">
              <w:rPr>
                <w:rFonts w:ascii="Segoe UI Symbol" w:eastAsia="MS Gothic" w:hAnsi="Segoe UI Symbol" w:cs="Segoe UI Symbol" w:hint="cs"/>
                <w:bCs/>
                <w:rtl/>
              </w:rPr>
              <w:t>☒</w:t>
            </w:r>
            <w:r w:rsidRPr="00735358">
              <w:rPr>
                <w:rFonts w:ascii="David" w:eastAsia="Calibri" w:hAnsi="David" w:cs="Arial"/>
                <w:bCs/>
                <w:rtl/>
              </w:rPr>
              <w:t xml:space="preserve">שירותים </w:t>
            </w:r>
          </w:p>
          <w:p w14:paraId="4FD738E9" w14:textId="77777777" w:rsidR="00DD2F91" w:rsidRPr="00735358" w:rsidRDefault="00DD2F91" w:rsidP="00467F32">
            <w:pPr>
              <w:ind w:left="50" w:right="78"/>
              <w:rPr>
                <w:rFonts w:ascii="David" w:eastAsia="Calibri" w:hAnsi="David" w:cs="Arial"/>
                <w:b/>
                <w:rtl/>
              </w:rPr>
            </w:pPr>
          </w:p>
        </w:tc>
        <w:tc>
          <w:tcPr>
            <w:tcW w:w="2840" w:type="dxa"/>
            <w:vMerge w:val="restart"/>
            <w:shd w:val="clear" w:color="auto" w:fill="auto"/>
          </w:tcPr>
          <w:p w14:paraId="0EAF1D31" w14:textId="77777777" w:rsidR="00DD2F91" w:rsidRPr="00735358" w:rsidRDefault="00DD2F91" w:rsidP="00467F32">
            <w:pPr>
              <w:ind w:left="50" w:right="78"/>
              <w:rPr>
                <w:rFonts w:ascii="David" w:eastAsia="Calibri" w:hAnsi="David" w:cs="Arial"/>
                <w:b/>
                <w:rtl/>
              </w:rPr>
            </w:pPr>
          </w:p>
          <w:p w14:paraId="6EFF90FA" w14:textId="77777777" w:rsidR="00DD2F91" w:rsidRPr="00735358" w:rsidRDefault="00DD2F91" w:rsidP="00467F32">
            <w:pPr>
              <w:ind w:left="50" w:right="78"/>
              <w:rPr>
                <w:rFonts w:ascii="David" w:eastAsia="Calibri" w:hAnsi="David" w:cs="Arial"/>
                <w:bCs/>
                <w:rtl/>
              </w:rPr>
            </w:pPr>
            <w:r w:rsidRPr="00735358">
              <w:rPr>
                <w:rFonts w:ascii="Segoe UI Symbol" w:eastAsia="MS Gothic" w:hAnsi="Segoe UI Symbol" w:cs="Segoe UI Symbol" w:hint="cs"/>
                <w:bCs/>
                <w:rtl/>
              </w:rPr>
              <w:t>☒</w:t>
            </w:r>
            <w:r w:rsidRPr="00735358">
              <w:rPr>
                <w:rFonts w:ascii="David" w:eastAsia="Calibri" w:hAnsi="David" w:cs="Arial"/>
                <w:bCs/>
                <w:rtl/>
              </w:rPr>
              <w:t>מזמין שירותים</w:t>
            </w:r>
          </w:p>
          <w:p w14:paraId="5D69BF27" w14:textId="77777777" w:rsidR="00DD2F91" w:rsidRPr="00735358" w:rsidRDefault="00DD2F91" w:rsidP="00467F32">
            <w:pPr>
              <w:ind w:left="50" w:right="78"/>
              <w:rPr>
                <w:rFonts w:ascii="David" w:eastAsia="Calibri" w:hAnsi="David" w:cs="Arial"/>
                <w:b/>
                <w:rtl/>
              </w:rPr>
            </w:pPr>
          </w:p>
        </w:tc>
      </w:tr>
      <w:tr w:rsidR="00DD2F91" w:rsidRPr="00735358" w14:paraId="4DC3EE48" w14:textId="77777777" w:rsidTr="007124BC">
        <w:trPr>
          <w:trHeight w:val="571"/>
        </w:trPr>
        <w:tc>
          <w:tcPr>
            <w:tcW w:w="3785" w:type="dxa"/>
            <w:shd w:val="clear" w:color="auto" w:fill="auto"/>
          </w:tcPr>
          <w:p w14:paraId="266F8FCF" w14:textId="77777777" w:rsidR="00DD2F91" w:rsidRPr="00735358" w:rsidRDefault="00DD2F91" w:rsidP="00467F32">
            <w:pPr>
              <w:rPr>
                <w:rFonts w:ascii="David" w:hAnsi="David"/>
                <w:rtl/>
              </w:rPr>
            </w:pPr>
            <w:r w:rsidRPr="00735358">
              <w:rPr>
                <w:rFonts w:ascii="David" w:hAnsi="David" w:hint="cs"/>
                <w:rtl/>
              </w:rPr>
              <w:t>ת.ז./ח.פ.</w:t>
            </w:r>
          </w:p>
          <w:p w14:paraId="20ECBD36" w14:textId="77777777" w:rsidR="00DD2F91" w:rsidRPr="00735358" w:rsidRDefault="00DD2F91" w:rsidP="00467F32">
            <w:pPr>
              <w:rPr>
                <w:rFonts w:ascii="David" w:hAnsi="David"/>
                <w:b/>
                <w:bCs/>
                <w:rtl/>
              </w:rPr>
            </w:pPr>
            <w:r w:rsidRPr="00735358">
              <w:rPr>
                <w:rFonts w:ascii="David" w:hAnsi="David" w:hint="cs"/>
                <w:b/>
                <w:bCs/>
                <w:rtl/>
              </w:rPr>
              <w:t>520034763</w:t>
            </w:r>
          </w:p>
        </w:tc>
        <w:tc>
          <w:tcPr>
            <w:tcW w:w="1537" w:type="dxa"/>
            <w:shd w:val="clear" w:color="auto" w:fill="auto"/>
          </w:tcPr>
          <w:p w14:paraId="35237F42" w14:textId="77777777" w:rsidR="00DD2F91" w:rsidRPr="00735358" w:rsidRDefault="00DD2F91" w:rsidP="00467F32">
            <w:pPr>
              <w:rPr>
                <w:rFonts w:ascii="David" w:eastAsia="Calibri" w:hAnsi="David" w:cs="Arial"/>
                <w:rtl/>
              </w:rPr>
            </w:pPr>
            <w:r w:rsidRPr="00735358">
              <w:rPr>
                <w:rFonts w:ascii="David" w:eastAsia="Calibri" w:hAnsi="David" w:cs="Arial"/>
                <w:rtl/>
              </w:rPr>
              <w:t>ת.ז./ח.פ.</w:t>
            </w:r>
          </w:p>
        </w:tc>
        <w:tc>
          <w:tcPr>
            <w:tcW w:w="1769" w:type="dxa"/>
            <w:vMerge/>
            <w:shd w:val="clear" w:color="auto" w:fill="auto"/>
          </w:tcPr>
          <w:p w14:paraId="2DD5DB1F" w14:textId="77777777" w:rsidR="00DD2F91" w:rsidRPr="00735358" w:rsidRDefault="00DD2F91" w:rsidP="00467F32">
            <w:pPr>
              <w:ind w:left="50" w:right="78"/>
              <w:rPr>
                <w:rFonts w:ascii="David" w:eastAsia="Calibri" w:hAnsi="David" w:cs="Arial"/>
                <w:b/>
                <w:rtl/>
              </w:rPr>
            </w:pPr>
          </w:p>
        </w:tc>
        <w:tc>
          <w:tcPr>
            <w:tcW w:w="2840" w:type="dxa"/>
            <w:vMerge/>
            <w:shd w:val="clear" w:color="auto" w:fill="auto"/>
          </w:tcPr>
          <w:p w14:paraId="00440D6E" w14:textId="77777777" w:rsidR="00DD2F91" w:rsidRPr="00735358" w:rsidRDefault="00DD2F91" w:rsidP="00467F32">
            <w:pPr>
              <w:ind w:left="50" w:right="78"/>
              <w:rPr>
                <w:rFonts w:ascii="David" w:eastAsia="Calibri" w:hAnsi="David" w:cs="Arial"/>
                <w:b/>
                <w:rtl/>
              </w:rPr>
            </w:pPr>
          </w:p>
        </w:tc>
      </w:tr>
      <w:tr w:rsidR="00DD2F91" w:rsidRPr="00735358" w14:paraId="6F401E5A" w14:textId="77777777" w:rsidTr="007124BC">
        <w:trPr>
          <w:trHeight w:val="391"/>
        </w:trPr>
        <w:tc>
          <w:tcPr>
            <w:tcW w:w="3785" w:type="dxa"/>
            <w:shd w:val="clear" w:color="auto" w:fill="auto"/>
          </w:tcPr>
          <w:p w14:paraId="70991845" w14:textId="77777777" w:rsidR="00DD2F91" w:rsidRPr="00735358" w:rsidRDefault="00DD2F91" w:rsidP="00467F32">
            <w:pPr>
              <w:rPr>
                <w:rFonts w:asciiTheme="minorBidi" w:hAnsiTheme="minorBidi"/>
                <w:rtl/>
              </w:rPr>
            </w:pPr>
            <w:r w:rsidRPr="00735358">
              <w:rPr>
                <w:rFonts w:asciiTheme="minorBidi" w:hAnsiTheme="minorBidi"/>
                <w:rtl/>
              </w:rPr>
              <w:t xml:space="preserve">מען </w:t>
            </w:r>
          </w:p>
          <w:p w14:paraId="3C450EAB" w14:textId="77777777" w:rsidR="00DD2F91" w:rsidRPr="00735358" w:rsidRDefault="00DD2F91" w:rsidP="00467F32">
            <w:pPr>
              <w:spacing w:line="220" w:lineRule="exact"/>
              <w:rPr>
                <w:rFonts w:ascii="David" w:hAnsi="David"/>
                <w:b/>
                <w:bCs/>
                <w:rtl/>
              </w:rPr>
            </w:pPr>
            <w:r w:rsidRPr="00735358">
              <w:rPr>
                <w:rFonts w:ascii="David" w:hAnsi="David" w:hint="cs"/>
                <w:b/>
                <w:bCs/>
                <w:rtl/>
              </w:rPr>
              <w:t>דרך החורש 4, יהוד</w:t>
            </w:r>
          </w:p>
        </w:tc>
        <w:tc>
          <w:tcPr>
            <w:tcW w:w="1537" w:type="dxa"/>
            <w:shd w:val="clear" w:color="auto" w:fill="auto"/>
          </w:tcPr>
          <w:p w14:paraId="40509CD9" w14:textId="77777777" w:rsidR="00DD2F91" w:rsidRPr="00735358" w:rsidRDefault="00DD2F91" w:rsidP="00467F32">
            <w:pPr>
              <w:rPr>
                <w:rFonts w:ascii="David" w:eastAsia="Calibri" w:hAnsi="David" w:cs="Arial"/>
                <w:rtl/>
              </w:rPr>
            </w:pPr>
            <w:r w:rsidRPr="00735358">
              <w:rPr>
                <w:rFonts w:ascii="David" w:eastAsia="Calibri" w:hAnsi="David" w:cs="Arial"/>
                <w:rtl/>
              </w:rPr>
              <w:t>מען</w:t>
            </w:r>
          </w:p>
        </w:tc>
        <w:tc>
          <w:tcPr>
            <w:tcW w:w="1769" w:type="dxa"/>
            <w:vMerge/>
            <w:shd w:val="clear" w:color="auto" w:fill="auto"/>
          </w:tcPr>
          <w:p w14:paraId="6F9E0BCB" w14:textId="77777777" w:rsidR="00DD2F91" w:rsidRPr="00735358" w:rsidRDefault="00DD2F91" w:rsidP="00467F32">
            <w:pPr>
              <w:ind w:left="50" w:right="78"/>
              <w:rPr>
                <w:rFonts w:ascii="David" w:eastAsia="Calibri" w:hAnsi="David" w:cs="Arial"/>
                <w:b/>
                <w:rtl/>
              </w:rPr>
            </w:pPr>
          </w:p>
        </w:tc>
        <w:tc>
          <w:tcPr>
            <w:tcW w:w="2840" w:type="dxa"/>
            <w:vMerge/>
            <w:shd w:val="clear" w:color="auto" w:fill="auto"/>
          </w:tcPr>
          <w:p w14:paraId="1D375838" w14:textId="77777777" w:rsidR="00DD2F91" w:rsidRPr="00735358" w:rsidRDefault="00DD2F91" w:rsidP="00467F32">
            <w:pPr>
              <w:ind w:left="50" w:right="78"/>
              <w:rPr>
                <w:rFonts w:ascii="David" w:eastAsia="Calibri" w:hAnsi="David" w:cs="Arial"/>
                <w:b/>
                <w:rtl/>
              </w:rPr>
            </w:pPr>
          </w:p>
        </w:tc>
      </w:tr>
    </w:tbl>
    <w:tbl>
      <w:tblPr>
        <w:tblpPr w:leftFromText="180" w:rightFromText="180" w:vertAnchor="text" w:horzAnchor="page" w:tblpX="601" w:tblpY="-1155"/>
        <w:bidiVisual/>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992"/>
        <w:gridCol w:w="992"/>
        <w:gridCol w:w="851"/>
        <w:gridCol w:w="1134"/>
        <w:gridCol w:w="1406"/>
        <w:gridCol w:w="1286"/>
        <w:gridCol w:w="2400"/>
      </w:tblGrid>
      <w:tr w:rsidR="00DD2F91" w:rsidRPr="00AD4E93" w14:paraId="73D9418B" w14:textId="77777777" w:rsidTr="00DD2F91">
        <w:trPr>
          <w:trHeight w:val="303"/>
          <w:tblHeader/>
        </w:trPr>
        <w:tc>
          <w:tcPr>
            <w:tcW w:w="10060" w:type="dxa"/>
            <w:gridSpan w:val="8"/>
            <w:shd w:val="clear" w:color="auto" w:fill="auto"/>
          </w:tcPr>
          <w:p w14:paraId="09D963E0" w14:textId="77777777" w:rsidR="00DD2F91" w:rsidRPr="00AD4E93" w:rsidRDefault="00DD2F91" w:rsidP="00DD2F91">
            <w:pPr>
              <w:rPr>
                <w:rFonts w:ascii="David" w:eastAsia="Calibri" w:hAnsi="David" w:cs="Arial"/>
                <w:rtl/>
              </w:rPr>
            </w:pPr>
            <w:r w:rsidRPr="00AD4E93">
              <w:rPr>
                <w:rFonts w:ascii="David" w:eastAsia="Calibri" w:hAnsi="David" w:cs="Arial"/>
                <w:rtl/>
              </w:rPr>
              <w:t>כיסויים</w:t>
            </w:r>
          </w:p>
        </w:tc>
      </w:tr>
      <w:tr w:rsidR="00DD2F91" w:rsidRPr="00AD4E93" w14:paraId="3503AAB8" w14:textId="77777777" w:rsidTr="00DD2F91">
        <w:trPr>
          <w:trHeight w:val="173"/>
        </w:trPr>
        <w:tc>
          <w:tcPr>
            <w:tcW w:w="999" w:type="dxa"/>
            <w:vMerge w:val="restart"/>
            <w:shd w:val="clear" w:color="auto" w:fill="F2F2F2"/>
          </w:tcPr>
          <w:p w14:paraId="70B46209" w14:textId="77777777" w:rsidR="00DD2F91" w:rsidRPr="00AD4E93" w:rsidRDefault="00DD2F91" w:rsidP="00DD2F91">
            <w:pPr>
              <w:rPr>
                <w:rFonts w:ascii="David" w:eastAsia="Calibri" w:hAnsi="David" w:cs="Arial"/>
                <w:rtl/>
              </w:rPr>
            </w:pPr>
            <w:r w:rsidRPr="00AD4E93">
              <w:rPr>
                <w:rFonts w:ascii="David" w:eastAsia="Calibri" w:hAnsi="David" w:cs="Arial"/>
                <w:rtl/>
              </w:rPr>
              <w:t>סוג הביטוח</w:t>
            </w:r>
          </w:p>
          <w:p w14:paraId="5321ECE1" w14:textId="77777777" w:rsidR="00DD2F91" w:rsidRPr="00AD4E93" w:rsidRDefault="00DD2F91" w:rsidP="00DD2F91">
            <w:pPr>
              <w:rPr>
                <w:rFonts w:ascii="David" w:eastAsia="Calibri" w:hAnsi="David" w:cs="Arial"/>
                <w:rtl/>
              </w:rPr>
            </w:pPr>
          </w:p>
          <w:p w14:paraId="57894615" w14:textId="77777777" w:rsidR="00DD2F91" w:rsidRPr="00AD4E93" w:rsidRDefault="00DD2F91" w:rsidP="00DD2F91">
            <w:pPr>
              <w:rPr>
                <w:rFonts w:ascii="David" w:eastAsia="Calibri" w:hAnsi="David" w:cs="Arial"/>
                <w:rtl/>
              </w:rPr>
            </w:pPr>
            <w:r w:rsidRPr="00AD4E93">
              <w:rPr>
                <w:rFonts w:ascii="David" w:eastAsia="Calibri" w:hAnsi="David" w:cs="Arial"/>
                <w:rtl/>
              </w:rPr>
              <w:t>חלוקה לפי גבולות אחריות או סכומי ביטוח</w:t>
            </w:r>
          </w:p>
        </w:tc>
        <w:tc>
          <w:tcPr>
            <w:tcW w:w="992" w:type="dxa"/>
            <w:vMerge w:val="restart"/>
            <w:shd w:val="clear" w:color="auto" w:fill="F2F2F2"/>
          </w:tcPr>
          <w:p w14:paraId="4852855F" w14:textId="77777777" w:rsidR="00DD2F91" w:rsidRPr="00AD4E93" w:rsidRDefault="00DD2F91" w:rsidP="00DD2F91">
            <w:pPr>
              <w:rPr>
                <w:rFonts w:ascii="David" w:eastAsia="Calibri" w:hAnsi="David" w:cs="Arial"/>
                <w:rtl/>
              </w:rPr>
            </w:pPr>
            <w:r w:rsidRPr="00AD4E93">
              <w:rPr>
                <w:rFonts w:ascii="David" w:eastAsia="Calibri" w:hAnsi="David" w:cs="Arial"/>
                <w:rtl/>
              </w:rPr>
              <w:t>מספר הפוליסה</w:t>
            </w:r>
          </w:p>
        </w:tc>
        <w:tc>
          <w:tcPr>
            <w:tcW w:w="992" w:type="dxa"/>
            <w:vMerge w:val="restart"/>
            <w:shd w:val="clear" w:color="auto" w:fill="F2F2F2"/>
          </w:tcPr>
          <w:p w14:paraId="20D35D03" w14:textId="77777777" w:rsidR="00DD2F91" w:rsidRPr="00AD4E93" w:rsidRDefault="00DD2F91" w:rsidP="00DD2F91">
            <w:pPr>
              <w:rPr>
                <w:rFonts w:ascii="David" w:eastAsia="Calibri" w:hAnsi="David" w:cs="Arial"/>
                <w:rtl/>
              </w:rPr>
            </w:pPr>
            <w:r w:rsidRPr="00AD4E93">
              <w:rPr>
                <w:rFonts w:ascii="David" w:eastAsia="Calibri" w:hAnsi="David" w:cs="Arial"/>
                <w:rtl/>
              </w:rPr>
              <w:t>נוסח ומהדורת הפוליסה</w:t>
            </w:r>
          </w:p>
        </w:tc>
        <w:tc>
          <w:tcPr>
            <w:tcW w:w="851" w:type="dxa"/>
            <w:vMerge w:val="restart"/>
            <w:shd w:val="clear" w:color="auto" w:fill="F2F2F2"/>
          </w:tcPr>
          <w:p w14:paraId="67A40B36" w14:textId="77777777" w:rsidR="00DD2F91" w:rsidRPr="00AD4E93" w:rsidRDefault="00DD2F91" w:rsidP="00DD2F91">
            <w:pPr>
              <w:rPr>
                <w:rFonts w:ascii="David" w:eastAsia="Calibri" w:hAnsi="David" w:cs="Arial"/>
                <w:rtl/>
              </w:rPr>
            </w:pPr>
            <w:r w:rsidRPr="00AD4E93">
              <w:rPr>
                <w:rFonts w:ascii="David" w:eastAsia="Calibri" w:hAnsi="David" w:cs="Arial"/>
                <w:rtl/>
              </w:rPr>
              <w:t>תאריך תחילה</w:t>
            </w:r>
          </w:p>
        </w:tc>
        <w:tc>
          <w:tcPr>
            <w:tcW w:w="1134" w:type="dxa"/>
            <w:vMerge w:val="restart"/>
            <w:shd w:val="clear" w:color="auto" w:fill="F2F2F2"/>
          </w:tcPr>
          <w:p w14:paraId="1B4F0FA1" w14:textId="77777777" w:rsidR="00DD2F91" w:rsidRPr="00AD4E93" w:rsidRDefault="00DD2F91" w:rsidP="00DD2F91">
            <w:pPr>
              <w:rPr>
                <w:rFonts w:ascii="David" w:eastAsia="Calibri" w:hAnsi="David" w:cs="Arial"/>
                <w:rtl/>
              </w:rPr>
            </w:pPr>
            <w:r w:rsidRPr="00AD4E93">
              <w:rPr>
                <w:rFonts w:ascii="David" w:eastAsia="Calibri" w:hAnsi="David" w:cs="Arial"/>
                <w:rtl/>
              </w:rPr>
              <w:t>תאריך סיום</w:t>
            </w:r>
          </w:p>
        </w:tc>
        <w:tc>
          <w:tcPr>
            <w:tcW w:w="2692" w:type="dxa"/>
            <w:gridSpan w:val="2"/>
            <w:shd w:val="clear" w:color="auto" w:fill="F2F2F2"/>
          </w:tcPr>
          <w:p w14:paraId="43175460" w14:textId="77777777" w:rsidR="00DD2F91" w:rsidRPr="00AD4E93" w:rsidRDefault="00DD2F91" w:rsidP="00DD2F91">
            <w:pPr>
              <w:rPr>
                <w:rFonts w:ascii="David" w:eastAsia="Calibri" w:hAnsi="David" w:cs="Arial"/>
                <w:rtl/>
              </w:rPr>
            </w:pPr>
            <w:r w:rsidRPr="00AD4E93">
              <w:rPr>
                <w:rFonts w:ascii="David" w:eastAsia="Calibri" w:hAnsi="David" w:cs="Arial"/>
                <w:rtl/>
              </w:rPr>
              <w:t>גבול האחריות/ סכום ביטוח</w:t>
            </w:r>
          </w:p>
        </w:tc>
        <w:tc>
          <w:tcPr>
            <w:tcW w:w="2400" w:type="dxa"/>
            <w:vMerge w:val="restart"/>
            <w:shd w:val="clear" w:color="auto" w:fill="F2F2F2"/>
          </w:tcPr>
          <w:p w14:paraId="710CCC40" w14:textId="77777777" w:rsidR="00DD2F91" w:rsidRPr="00AD4E93" w:rsidRDefault="00DD2F91" w:rsidP="00DD2F91">
            <w:pPr>
              <w:rPr>
                <w:rFonts w:ascii="David" w:eastAsia="Calibri" w:hAnsi="David" w:cs="Arial"/>
                <w:rtl/>
              </w:rPr>
            </w:pPr>
            <w:r w:rsidRPr="00AD4E93">
              <w:rPr>
                <w:rFonts w:ascii="David" w:eastAsia="Calibri" w:hAnsi="David" w:cs="Arial"/>
                <w:rtl/>
              </w:rPr>
              <w:t xml:space="preserve">כיסויים נוספים בתוקף וביטול חריגים </w:t>
            </w:r>
          </w:p>
          <w:p w14:paraId="1304AA3D" w14:textId="77777777" w:rsidR="00DD2F91" w:rsidRPr="00AD4E93" w:rsidRDefault="00DD2F91" w:rsidP="00DD2F91">
            <w:pPr>
              <w:rPr>
                <w:rFonts w:ascii="David" w:eastAsia="Calibri" w:hAnsi="David" w:cs="Arial"/>
                <w:rtl/>
              </w:rPr>
            </w:pPr>
            <w:r w:rsidRPr="00AD4E93">
              <w:rPr>
                <w:rFonts w:ascii="David" w:eastAsia="Calibri" w:hAnsi="David" w:cs="Arial"/>
                <w:rtl/>
              </w:rPr>
              <w:t>יש לציין קוד כיסוי בהתאם לנספח ד'</w:t>
            </w:r>
          </w:p>
        </w:tc>
      </w:tr>
      <w:tr w:rsidR="00DD2F91" w:rsidRPr="00AD4E93" w14:paraId="431C3DA9" w14:textId="77777777" w:rsidTr="00DD2F91">
        <w:trPr>
          <w:trHeight w:val="43"/>
        </w:trPr>
        <w:tc>
          <w:tcPr>
            <w:tcW w:w="999" w:type="dxa"/>
            <w:vMerge/>
            <w:shd w:val="clear" w:color="auto" w:fill="F2F2F2"/>
          </w:tcPr>
          <w:p w14:paraId="68B93666" w14:textId="77777777" w:rsidR="00DD2F91" w:rsidRPr="00AD4E93" w:rsidRDefault="00DD2F91" w:rsidP="00DD2F91">
            <w:pPr>
              <w:rPr>
                <w:rFonts w:ascii="David" w:eastAsia="Calibri" w:hAnsi="David" w:cs="Arial"/>
                <w:rtl/>
              </w:rPr>
            </w:pPr>
          </w:p>
        </w:tc>
        <w:tc>
          <w:tcPr>
            <w:tcW w:w="992" w:type="dxa"/>
            <w:vMerge/>
            <w:shd w:val="clear" w:color="auto" w:fill="F2F2F2"/>
          </w:tcPr>
          <w:p w14:paraId="2468D3ED" w14:textId="77777777" w:rsidR="00DD2F91" w:rsidRPr="00AD4E93" w:rsidRDefault="00DD2F91" w:rsidP="00DD2F91">
            <w:pPr>
              <w:rPr>
                <w:rFonts w:ascii="David" w:eastAsia="Calibri" w:hAnsi="David" w:cs="Arial"/>
                <w:rtl/>
              </w:rPr>
            </w:pPr>
          </w:p>
        </w:tc>
        <w:tc>
          <w:tcPr>
            <w:tcW w:w="992" w:type="dxa"/>
            <w:vMerge/>
            <w:shd w:val="clear" w:color="auto" w:fill="F2F2F2"/>
          </w:tcPr>
          <w:p w14:paraId="64970203" w14:textId="77777777" w:rsidR="00DD2F91" w:rsidRPr="00AD4E93" w:rsidRDefault="00DD2F91" w:rsidP="00DD2F91">
            <w:pPr>
              <w:rPr>
                <w:rFonts w:ascii="David" w:eastAsia="Calibri" w:hAnsi="David" w:cs="Arial"/>
                <w:rtl/>
              </w:rPr>
            </w:pPr>
          </w:p>
        </w:tc>
        <w:tc>
          <w:tcPr>
            <w:tcW w:w="851" w:type="dxa"/>
            <w:vMerge/>
            <w:shd w:val="clear" w:color="auto" w:fill="F2F2F2"/>
          </w:tcPr>
          <w:p w14:paraId="103521E8" w14:textId="77777777" w:rsidR="00DD2F91" w:rsidRPr="00AD4E93" w:rsidRDefault="00DD2F91" w:rsidP="00DD2F91">
            <w:pPr>
              <w:rPr>
                <w:rFonts w:ascii="David" w:eastAsia="Calibri" w:hAnsi="David" w:cs="Arial"/>
                <w:rtl/>
              </w:rPr>
            </w:pPr>
          </w:p>
        </w:tc>
        <w:tc>
          <w:tcPr>
            <w:tcW w:w="1134" w:type="dxa"/>
            <w:vMerge/>
            <w:shd w:val="clear" w:color="auto" w:fill="F2F2F2"/>
          </w:tcPr>
          <w:p w14:paraId="61627B93" w14:textId="77777777" w:rsidR="00DD2F91" w:rsidRPr="00AD4E93" w:rsidRDefault="00DD2F91" w:rsidP="00DD2F91">
            <w:pPr>
              <w:rPr>
                <w:rFonts w:ascii="David" w:eastAsia="Calibri" w:hAnsi="David" w:cs="Arial"/>
                <w:rtl/>
              </w:rPr>
            </w:pPr>
          </w:p>
        </w:tc>
        <w:tc>
          <w:tcPr>
            <w:tcW w:w="1406" w:type="dxa"/>
            <w:shd w:val="clear" w:color="auto" w:fill="F2F2F2"/>
          </w:tcPr>
          <w:p w14:paraId="1A2B9C62" w14:textId="77777777" w:rsidR="00DD2F91" w:rsidRPr="00AD4E93" w:rsidRDefault="00DD2F91" w:rsidP="00DD2F91">
            <w:pPr>
              <w:rPr>
                <w:rFonts w:ascii="David" w:eastAsia="Calibri" w:hAnsi="David" w:cs="Arial"/>
                <w:rtl/>
              </w:rPr>
            </w:pPr>
            <w:r w:rsidRPr="00AD4E93">
              <w:rPr>
                <w:rFonts w:ascii="David" w:eastAsia="Calibri" w:hAnsi="David" w:cs="Arial"/>
                <w:rtl/>
              </w:rPr>
              <w:t>סכום</w:t>
            </w:r>
          </w:p>
        </w:tc>
        <w:tc>
          <w:tcPr>
            <w:tcW w:w="1286" w:type="dxa"/>
            <w:shd w:val="clear" w:color="auto" w:fill="F2F2F2"/>
          </w:tcPr>
          <w:p w14:paraId="161B173F" w14:textId="77777777" w:rsidR="00DD2F91" w:rsidRPr="00AD4E93" w:rsidRDefault="00DD2F91" w:rsidP="00DD2F91">
            <w:pPr>
              <w:rPr>
                <w:rFonts w:ascii="David" w:eastAsia="Calibri" w:hAnsi="David" w:cs="Arial"/>
                <w:rtl/>
              </w:rPr>
            </w:pPr>
            <w:r w:rsidRPr="00AD4E93">
              <w:rPr>
                <w:rFonts w:ascii="David" w:eastAsia="Calibri" w:hAnsi="David" w:cs="Arial"/>
                <w:rtl/>
              </w:rPr>
              <w:t>מטבע</w:t>
            </w:r>
          </w:p>
        </w:tc>
        <w:tc>
          <w:tcPr>
            <w:tcW w:w="2400" w:type="dxa"/>
            <w:vMerge/>
            <w:shd w:val="clear" w:color="auto" w:fill="F2F2F2"/>
          </w:tcPr>
          <w:p w14:paraId="285795D8" w14:textId="77777777" w:rsidR="00DD2F91" w:rsidRPr="00AD4E93" w:rsidRDefault="00DD2F91" w:rsidP="00DD2F91">
            <w:pPr>
              <w:rPr>
                <w:rFonts w:ascii="David" w:eastAsia="Calibri" w:hAnsi="David" w:cs="Arial"/>
                <w:rtl/>
              </w:rPr>
            </w:pPr>
          </w:p>
        </w:tc>
      </w:tr>
      <w:tr w:rsidR="00DD2F91" w:rsidRPr="00AD4E93" w14:paraId="041C6D08" w14:textId="77777777" w:rsidTr="00DD2F91">
        <w:trPr>
          <w:trHeight w:val="850"/>
        </w:trPr>
        <w:tc>
          <w:tcPr>
            <w:tcW w:w="999" w:type="dxa"/>
            <w:shd w:val="clear" w:color="auto" w:fill="F2F2F2"/>
          </w:tcPr>
          <w:p w14:paraId="2D764D18" w14:textId="77777777" w:rsidR="00DD2F91" w:rsidRPr="00AD4E93" w:rsidRDefault="00DD2F91" w:rsidP="00DD2F91">
            <w:pPr>
              <w:rPr>
                <w:rFonts w:ascii="David" w:eastAsia="Calibri" w:hAnsi="David" w:cs="Arial"/>
                <w:rtl/>
              </w:rPr>
            </w:pPr>
            <w:r w:rsidRPr="00AD4E93">
              <w:rPr>
                <w:rFonts w:ascii="David" w:eastAsia="Calibri" w:hAnsi="David" w:cs="Arial"/>
                <w:rtl/>
              </w:rPr>
              <w:t>צד ג'</w:t>
            </w:r>
          </w:p>
        </w:tc>
        <w:tc>
          <w:tcPr>
            <w:tcW w:w="992" w:type="dxa"/>
            <w:shd w:val="clear" w:color="auto" w:fill="F2F2F2"/>
          </w:tcPr>
          <w:p w14:paraId="2E785D3F" w14:textId="77777777" w:rsidR="00DD2F91" w:rsidRPr="00AD4E93" w:rsidRDefault="00DD2F91" w:rsidP="00DD2F91">
            <w:pPr>
              <w:rPr>
                <w:rFonts w:ascii="David" w:eastAsia="Calibri" w:hAnsi="David" w:cs="Arial"/>
                <w:rtl/>
              </w:rPr>
            </w:pPr>
          </w:p>
        </w:tc>
        <w:tc>
          <w:tcPr>
            <w:tcW w:w="992" w:type="dxa"/>
            <w:shd w:val="clear" w:color="auto" w:fill="F2F2F2"/>
          </w:tcPr>
          <w:p w14:paraId="5A9E1752" w14:textId="77777777" w:rsidR="00DD2F91" w:rsidRPr="00AD4E93" w:rsidRDefault="00DD2F91" w:rsidP="00DD2F91">
            <w:pPr>
              <w:rPr>
                <w:rFonts w:ascii="David" w:eastAsia="Calibri" w:hAnsi="David" w:cs="Arial"/>
                <w:rtl/>
              </w:rPr>
            </w:pPr>
          </w:p>
        </w:tc>
        <w:tc>
          <w:tcPr>
            <w:tcW w:w="851" w:type="dxa"/>
            <w:shd w:val="clear" w:color="auto" w:fill="F2F2F2"/>
          </w:tcPr>
          <w:p w14:paraId="7DF19208" w14:textId="77777777" w:rsidR="00DD2F91" w:rsidRPr="00AD4E93" w:rsidRDefault="00DD2F91" w:rsidP="00DD2F91">
            <w:pPr>
              <w:rPr>
                <w:rFonts w:ascii="David" w:eastAsia="Calibri" w:hAnsi="David" w:cs="Arial"/>
                <w:rtl/>
              </w:rPr>
            </w:pPr>
          </w:p>
        </w:tc>
        <w:tc>
          <w:tcPr>
            <w:tcW w:w="1134" w:type="dxa"/>
            <w:shd w:val="clear" w:color="auto" w:fill="F2F2F2"/>
          </w:tcPr>
          <w:p w14:paraId="377C36AA" w14:textId="77777777" w:rsidR="00DD2F91" w:rsidRPr="00AD4E93" w:rsidRDefault="00DD2F91" w:rsidP="00DD2F91">
            <w:pPr>
              <w:rPr>
                <w:rFonts w:ascii="David" w:eastAsia="Calibri" w:hAnsi="David" w:cs="Arial"/>
                <w:rtl/>
              </w:rPr>
            </w:pPr>
          </w:p>
        </w:tc>
        <w:tc>
          <w:tcPr>
            <w:tcW w:w="1406" w:type="dxa"/>
            <w:shd w:val="clear" w:color="auto" w:fill="F2F2F2"/>
          </w:tcPr>
          <w:p w14:paraId="3349F80B" w14:textId="77777777" w:rsidR="00DD2F91" w:rsidRPr="00AD4E93" w:rsidRDefault="00DD2F91" w:rsidP="00DD2F91">
            <w:pPr>
              <w:rPr>
                <w:rFonts w:ascii="David" w:eastAsia="Calibri" w:hAnsi="David" w:cs="Arial"/>
                <w:b/>
                <w:bCs/>
                <w:rtl/>
              </w:rPr>
            </w:pPr>
            <w:r w:rsidRPr="00AD4E93">
              <w:rPr>
                <w:rFonts w:ascii="David" w:eastAsia="Calibri" w:hAnsi="David" w:cs="Arial" w:hint="cs"/>
                <w:b/>
                <w:bCs/>
                <w:rtl/>
              </w:rPr>
              <w:t>4,000,000</w:t>
            </w:r>
          </w:p>
        </w:tc>
        <w:tc>
          <w:tcPr>
            <w:tcW w:w="1286" w:type="dxa"/>
            <w:shd w:val="clear" w:color="auto" w:fill="F2F2F2"/>
          </w:tcPr>
          <w:p w14:paraId="37BD8122"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2F2F2"/>
          </w:tcPr>
          <w:p w14:paraId="7C0FC599"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302/307/315/321/322/328/329</w:t>
            </w:r>
          </w:p>
        </w:tc>
      </w:tr>
      <w:tr w:rsidR="00DD2F91" w:rsidRPr="00AD4E93" w14:paraId="673C63F2" w14:textId="77777777" w:rsidTr="00DD2F91">
        <w:trPr>
          <w:trHeight w:val="850"/>
        </w:trPr>
        <w:tc>
          <w:tcPr>
            <w:tcW w:w="999" w:type="dxa"/>
            <w:shd w:val="clear" w:color="auto" w:fill="FFFFFF"/>
          </w:tcPr>
          <w:p w14:paraId="518F757E" w14:textId="77777777" w:rsidR="00DD2F91" w:rsidRPr="00AD4E93" w:rsidRDefault="00DD2F91" w:rsidP="00DD2F91">
            <w:pPr>
              <w:rPr>
                <w:rFonts w:ascii="David" w:eastAsia="Calibri" w:hAnsi="David" w:cs="Arial"/>
                <w:rtl/>
              </w:rPr>
            </w:pPr>
            <w:r w:rsidRPr="00AD4E93">
              <w:rPr>
                <w:rFonts w:ascii="David" w:eastAsia="Calibri" w:hAnsi="David" w:cs="Arial"/>
                <w:rtl/>
              </w:rPr>
              <w:t>אחריות מעבידים</w:t>
            </w:r>
          </w:p>
        </w:tc>
        <w:tc>
          <w:tcPr>
            <w:tcW w:w="992" w:type="dxa"/>
            <w:shd w:val="clear" w:color="auto" w:fill="FFFFFF"/>
          </w:tcPr>
          <w:p w14:paraId="079B3559" w14:textId="77777777" w:rsidR="00DD2F91" w:rsidRPr="00AD4E93" w:rsidRDefault="00DD2F91" w:rsidP="00DD2F91">
            <w:pPr>
              <w:rPr>
                <w:rFonts w:ascii="David" w:eastAsia="Calibri" w:hAnsi="David" w:cs="Arial"/>
                <w:rtl/>
              </w:rPr>
            </w:pPr>
          </w:p>
        </w:tc>
        <w:tc>
          <w:tcPr>
            <w:tcW w:w="992" w:type="dxa"/>
            <w:shd w:val="clear" w:color="auto" w:fill="FFFFFF"/>
          </w:tcPr>
          <w:p w14:paraId="685A5140" w14:textId="77777777" w:rsidR="00DD2F91" w:rsidRPr="00AD4E93" w:rsidRDefault="00DD2F91" w:rsidP="00DD2F91">
            <w:pPr>
              <w:rPr>
                <w:rFonts w:ascii="David" w:eastAsia="Calibri" w:hAnsi="David" w:cs="Arial"/>
                <w:rtl/>
              </w:rPr>
            </w:pPr>
          </w:p>
        </w:tc>
        <w:tc>
          <w:tcPr>
            <w:tcW w:w="851" w:type="dxa"/>
            <w:shd w:val="clear" w:color="auto" w:fill="FFFFFF"/>
          </w:tcPr>
          <w:p w14:paraId="6BEBEDBF" w14:textId="77777777" w:rsidR="00DD2F91" w:rsidRPr="00AD4E93" w:rsidRDefault="00DD2F91" w:rsidP="00DD2F91">
            <w:pPr>
              <w:rPr>
                <w:rFonts w:ascii="David" w:eastAsia="Calibri" w:hAnsi="David" w:cs="Arial"/>
                <w:rtl/>
              </w:rPr>
            </w:pPr>
          </w:p>
        </w:tc>
        <w:tc>
          <w:tcPr>
            <w:tcW w:w="1134" w:type="dxa"/>
            <w:shd w:val="clear" w:color="auto" w:fill="FFFFFF"/>
          </w:tcPr>
          <w:p w14:paraId="550CAEFF" w14:textId="77777777" w:rsidR="00DD2F91" w:rsidRPr="00AD4E93" w:rsidRDefault="00DD2F91" w:rsidP="00DD2F91">
            <w:pPr>
              <w:rPr>
                <w:rFonts w:ascii="David" w:eastAsia="Calibri" w:hAnsi="David" w:cs="Arial"/>
                <w:rtl/>
              </w:rPr>
            </w:pPr>
          </w:p>
        </w:tc>
        <w:tc>
          <w:tcPr>
            <w:tcW w:w="1406" w:type="dxa"/>
            <w:shd w:val="clear" w:color="auto" w:fill="FFFFFF"/>
          </w:tcPr>
          <w:p w14:paraId="62A25B27"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20,000,000</w:t>
            </w:r>
          </w:p>
        </w:tc>
        <w:tc>
          <w:tcPr>
            <w:tcW w:w="1286" w:type="dxa"/>
            <w:shd w:val="clear" w:color="auto" w:fill="FFFFFF"/>
          </w:tcPr>
          <w:p w14:paraId="098FE44D"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FFFFF"/>
          </w:tcPr>
          <w:p w14:paraId="70361E7C"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bCs/>
                <w:rtl/>
              </w:rPr>
              <w:t>30</w:t>
            </w:r>
            <w:r w:rsidRPr="00AD4E93">
              <w:rPr>
                <w:rFonts w:ascii="David" w:eastAsia="Calibri" w:hAnsi="David" w:cs="Arial" w:hint="cs"/>
                <w:bCs/>
                <w:rtl/>
              </w:rPr>
              <w:t>2</w:t>
            </w:r>
            <w:r w:rsidRPr="00AD4E93">
              <w:rPr>
                <w:rFonts w:ascii="David" w:eastAsia="Calibri" w:hAnsi="David" w:cs="Arial"/>
                <w:bCs/>
                <w:rtl/>
              </w:rPr>
              <w:t>/30</w:t>
            </w:r>
            <w:r w:rsidRPr="00AD4E93">
              <w:rPr>
                <w:rFonts w:ascii="David" w:eastAsia="Calibri" w:hAnsi="David" w:cs="Arial" w:hint="cs"/>
                <w:bCs/>
                <w:rtl/>
              </w:rPr>
              <w:t>4</w:t>
            </w:r>
            <w:r w:rsidRPr="00AD4E93">
              <w:rPr>
                <w:rFonts w:ascii="David" w:eastAsia="Calibri" w:hAnsi="David" w:cs="Arial"/>
                <w:bCs/>
                <w:rtl/>
              </w:rPr>
              <w:t>/309/308</w:t>
            </w:r>
            <w:r w:rsidRPr="00AD4E93">
              <w:rPr>
                <w:rFonts w:ascii="David" w:eastAsia="Calibri" w:hAnsi="David" w:cs="Arial" w:hint="cs"/>
                <w:bCs/>
                <w:rtl/>
              </w:rPr>
              <w:t>/319/</w:t>
            </w:r>
            <w:r w:rsidRPr="00AD4E93">
              <w:rPr>
                <w:rFonts w:ascii="David" w:eastAsia="Calibri" w:hAnsi="David" w:cs="Arial"/>
                <w:bCs/>
                <w:rtl/>
              </w:rPr>
              <w:t>328</w:t>
            </w:r>
          </w:p>
        </w:tc>
      </w:tr>
      <w:tr w:rsidR="00DD2F91" w:rsidRPr="00AD4E93" w14:paraId="0F4088AC" w14:textId="77777777" w:rsidTr="00DD2F91">
        <w:trPr>
          <w:trHeight w:val="850"/>
        </w:trPr>
        <w:tc>
          <w:tcPr>
            <w:tcW w:w="999" w:type="dxa"/>
            <w:shd w:val="clear" w:color="auto" w:fill="F2F2F2"/>
          </w:tcPr>
          <w:p w14:paraId="12D32025" w14:textId="77777777" w:rsidR="00DD2F91" w:rsidRPr="00AD4E93" w:rsidRDefault="00DD2F91" w:rsidP="00DD2F91">
            <w:pPr>
              <w:rPr>
                <w:rFonts w:ascii="David" w:eastAsia="Calibri" w:hAnsi="David" w:cs="Arial"/>
                <w:rtl/>
              </w:rPr>
            </w:pPr>
            <w:r w:rsidRPr="00AD4E93">
              <w:rPr>
                <w:rFonts w:ascii="David" w:eastAsia="Calibri" w:hAnsi="David" w:cs="Arial"/>
                <w:rtl/>
              </w:rPr>
              <w:t xml:space="preserve">אחריות </w:t>
            </w:r>
            <w:r w:rsidRPr="00AD4E93">
              <w:rPr>
                <w:rFonts w:ascii="David" w:eastAsia="Calibri" w:hAnsi="David" w:cs="Arial" w:hint="cs"/>
                <w:rtl/>
              </w:rPr>
              <w:t>מקצועית</w:t>
            </w:r>
          </w:p>
        </w:tc>
        <w:tc>
          <w:tcPr>
            <w:tcW w:w="992" w:type="dxa"/>
            <w:shd w:val="clear" w:color="auto" w:fill="F2F2F2"/>
          </w:tcPr>
          <w:p w14:paraId="4884EE21" w14:textId="77777777" w:rsidR="00DD2F91" w:rsidRPr="00AD4E93" w:rsidRDefault="00DD2F91" w:rsidP="00DD2F91">
            <w:pPr>
              <w:rPr>
                <w:rFonts w:ascii="David" w:eastAsia="Calibri" w:hAnsi="David" w:cs="Arial"/>
                <w:strike/>
                <w:rtl/>
              </w:rPr>
            </w:pPr>
          </w:p>
        </w:tc>
        <w:tc>
          <w:tcPr>
            <w:tcW w:w="992" w:type="dxa"/>
            <w:shd w:val="clear" w:color="auto" w:fill="F2F2F2"/>
          </w:tcPr>
          <w:p w14:paraId="2EB034CB" w14:textId="77777777" w:rsidR="00DD2F91" w:rsidRPr="00AD4E93" w:rsidRDefault="00DD2F91" w:rsidP="00DD2F91">
            <w:pPr>
              <w:rPr>
                <w:rFonts w:ascii="David" w:eastAsia="Calibri" w:hAnsi="David" w:cs="Arial"/>
                <w:strike/>
                <w:rtl/>
              </w:rPr>
            </w:pPr>
          </w:p>
        </w:tc>
        <w:tc>
          <w:tcPr>
            <w:tcW w:w="851" w:type="dxa"/>
            <w:shd w:val="clear" w:color="auto" w:fill="F2F2F2"/>
          </w:tcPr>
          <w:p w14:paraId="38E60A31" w14:textId="77777777" w:rsidR="00DD2F91" w:rsidRPr="00AD4E93" w:rsidRDefault="00DD2F91" w:rsidP="00DD2F91">
            <w:pPr>
              <w:rPr>
                <w:rFonts w:ascii="David" w:eastAsia="Calibri" w:hAnsi="David" w:cs="Arial"/>
                <w:strike/>
                <w:rtl/>
              </w:rPr>
            </w:pPr>
          </w:p>
        </w:tc>
        <w:tc>
          <w:tcPr>
            <w:tcW w:w="1134" w:type="dxa"/>
            <w:shd w:val="clear" w:color="auto" w:fill="F2F2F2"/>
          </w:tcPr>
          <w:p w14:paraId="6C21C759" w14:textId="77777777" w:rsidR="00DD2F91" w:rsidRPr="00AD4E93" w:rsidRDefault="00DD2F91" w:rsidP="00DD2F91">
            <w:pPr>
              <w:rPr>
                <w:rFonts w:ascii="David" w:eastAsia="Calibri" w:hAnsi="David" w:cs="Arial"/>
                <w:strike/>
                <w:rtl/>
              </w:rPr>
            </w:pPr>
          </w:p>
        </w:tc>
        <w:tc>
          <w:tcPr>
            <w:tcW w:w="1406" w:type="dxa"/>
            <w:shd w:val="clear" w:color="auto" w:fill="F2F2F2"/>
          </w:tcPr>
          <w:p w14:paraId="66E9A175" w14:textId="77777777" w:rsidR="00DD2F91" w:rsidRPr="00AD4E93" w:rsidRDefault="00DD2F91" w:rsidP="00DD2F91">
            <w:pPr>
              <w:rPr>
                <w:rFonts w:ascii="David" w:eastAsia="Calibri" w:hAnsi="David" w:cs="Arial"/>
                <w:b/>
                <w:bCs/>
                <w:rtl/>
              </w:rPr>
            </w:pPr>
            <w:r w:rsidRPr="00AD4E93">
              <w:rPr>
                <w:rFonts w:ascii="David" w:eastAsia="Calibri" w:hAnsi="David" w:cs="Arial" w:hint="cs"/>
                <w:b/>
                <w:bCs/>
                <w:rtl/>
              </w:rPr>
              <w:t>4,000,000</w:t>
            </w:r>
          </w:p>
        </w:tc>
        <w:tc>
          <w:tcPr>
            <w:tcW w:w="1286" w:type="dxa"/>
            <w:shd w:val="clear" w:color="auto" w:fill="F2F2F2"/>
          </w:tcPr>
          <w:p w14:paraId="2BE3F6B9"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2F2F2"/>
          </w:tcPr>
          <w:p w14:paraId="637CDC4A"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301/302/303/321/</w:t>
            </w:r>
          </w:p>
          <w:p w14:paraId="481BEEDB"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325/326/327/328/</w:t>
            </w:r>
          </w:p>
          <w:p w14:paraId="72A71794" w14:textId="77777777" w:rsidR="00DD2F91" w:rsidRPr="00AD4E93" w:rsidRDefault="00DD2F91" w:rsidP="00DD2F91">
            <w:pPr>
              <w:ind w:left="50" w:right="78"/>
              <w:rPr>
                <w:rFonts w:ascii="David" w:eastAsia="Calibri" w:hAnsi="David" w:cs="Arial"/>
                <w:bCs/>
                <w:strike/>
                <w:rtl/>
              </w:rPr>
            </w:pPr>
            <w:r w:rsidRPr="00AD4E93">
              <w:rPr>
                <w:rFonts w:ascii="David" w:eastAsia="Calibri" w:hAnsi="David" w:cs="Arial" w:hint="cs"/>
                <w:bCs/>
                <w:rtl/>
              </w:rPr>
              <w:t xml:space="preserve">332: 12 חודשים.  </w:t>
            </w:r>
          </w:p>
        </w:tc>
      </w:tr>
    </w:tbl>
    <w:p w14:paraId="39C7E45C"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49067E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2EED185"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11"/>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F14653" w:rsidRPr="00AD4E93" w14:paraId="5648AE57" w14:textId="77777777" w:rsidTr="007124BC">
        <w:trPr>
          <w:trHeight w:val="227"/>
          <w:tblHeader/>
        </w:trPr>
        <w:tc>
          <w:tcPr>
            <w:tcW w:w="10188" w:type="dxa"/>
            <w:shd w:val="clear" w:color="auto" w:fill="F2F2F2"/>
          </w:tcPr>
          <w:p w14:paraId="4EE8DBE5"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חתימת האישור</w:t>
            </w:r>
          </w:p>
        </w:tc>
      </w:tr>
      <w:tr w:rsidR="00F14653" w:rsidRPr="00AD4E93" w14:paraId="0755FE37" w14:textId="77777777" w:rsidTr="007124BC">
        <w:trPr>
          <w:trHeight w:val="598"/>
        </w:trPr>
        <w:tc>
          <w:tcPr>
            <w:tcW w:w="10188" w:type="dxa"/>
            <w:shd w:val="clear" w:color="auto" w:fill="auto"/>
          </w:tcPr>
          <w:p w14:paraId="3D552AC1"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המבטח:</w:t>
            </w:r>
          </w:p>
        </w:tc>
      </w:tr>
    </w:tbl>
    <w:p w14:paraId="09063E21"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41"/>
        <w:bidiVisual/>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7"/>
      </w:tblGrid>
      <w:tr w:rsidR="00F14653" w:rsidRPr="00AD4E93" w14:paraId="026D4903" w14:textId="77777777" w:rsidTr="007124BC">
        <w:trPr>
          <w:trHeight w:val="57"/>
          <w:tblHeader/>
        </w:trPr>
        <w:tc>
          <w:tcPr>
            <w:tcW w:w="10047" w:type="dxa"/>
            <w:shd w:val="clear" w:color="auto" w:fill="F2F2F2"/>
          </w:tcPr>
          <w:p w14:paraId="4F8A29AA"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 xml:space="preserve">פירוט השירותים (בכפוף, לשירותים המפורטים בהסכם בין המבוטח למבקש האישור, יש לציין את קוד השירות מתוך הרשימה המפורטת בנספח </w:t>
            </w:r>
            <w:r w:rsidRPr="00AD4E93">
              <w:rPr>
                <w:rFonts w:ascii="David" w:eastAsia="Calibri" w:hAnsi="David" w:cs="Arial"/>
                <w:bCs/>
                <w:rtl/>
              </w:rPr>
              <w:t>ג'</w:t>
            </w:r>
            <w:r w:rsidRPr="00AD4E93">
              <w:rPr>
                <w:rFonts w:ascii="David" w:eastAsia="Calibri" w:hAnsi="David" w:cs="Arial"/>
                <w:b/>
                <w:rtl/>
              </w:rPr>
              <w:t>)*:</w:t>
            </w:r>
          </w:p>
        </w:tc>
      </w:tr>
      <w:tr w:rsidR="00F14653" w:rsidRPr="00AD4E93" w14:paraId="6DC2880F" w14:textId="77777777" w:rsidTr="007124BC">
        <w:trPr>
          <w:trHeight w:val="798"/>
        </w:trPr>
        <w:tc>
          <w:tcPr>
            <w:tcW w:w="10047" w:type="dxa"/>
            <w:shd w:val="clear" w:color="auto" w:fill="auto"/>
          </w:tcPr>
          <w:p w14:paraId="35969AEF" w14:textId="77777777" w:rsidR="00F14653" w:rsidRPr="00AD4E93" w:rsidRDefault="00F14653" w:rsidP="00380A96">
            <w:pPr>
              <w:ind w:left="50" w:right="78"/>
              <w:rPr>
                <w:rFonts w:ascii="David" w:eastAsia="Calibri" w:hAnsi="David" w:cs="Arial"/>
                <w:bCs/>
              </w:rPr>
            </w:pPr>
            <w:r w:rsidRPr="00AD4E93">
              <w:rPr>
                <w:rFonts w:ascii="David" w:eastAsia="Calibri" w:hAnsi="David" w:cs="Arial" w:hint="cs"/>
                <w:bCs/>
                <w:rtl/>
              </w:rPr>
              <w:t>011/038/040/082/084/085/086/</w:t>
            </w:r>
          </w:p>
        </w:tc>
      </w:tr>
    </w:tbl>
    <w:p w14:paraId="5AEA91FF"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196"/>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2C7EB8" w:rsidRPr="00AD4E93" w14:paraId="50F9AF55" w14:textId="77777777" w:rsidTr="007124BC">
        <w:trPr>
          <w:trHeight w:val="227"/>
          <w:tblHeader/>
        </w:trPr>
        <w:tc>
          <w:tcPr>
            <w:tcW w:w="10188" w:type="dxa"/>
            <w:shd w:val="clear" w:color="auto" w:fill="F2F2F2"/>
          </w:tcPr>
          <w:p w14:paraId="73EFC8DD" w14:textId="77777777" w:rsidR="002C7EB8" w:rsidRPr="00AD4E93" w:rsidRDefault="002C7EB8" w:rsidP="00380A96">
            <w:pPr>
              <w:ind w:left="50" w:right="78"/>
              <w:rPr>
                <w:rFonts w:ascii="David" w:eastAsia="Calibri" w:hAnsi="David" w:cs="Arial"/>
                <w:b/>
                <w:rtl/>
              </w:rPr>
            </w:pPr>
            <w:r w:rsidRPr="00AD4E93">
              <w:rPr>
                <w:rFonts w:ascii="David" w:eastAsia="Calibri" w:hAnsi="David" w:cs="Arial"/>
                <w:b/>
                <w:rtl/>
              </w:rPr>
              <w:t>חתימת האישור</w:t>
            </w:r>
          </w:p>
        </w:tc>
      </w:tr>
      <w:tr w:rsidR="002C7EB8" w:rsidRPr="00AD4E93" w14:paraId="3EC69D8C" w14:textId="77777777" w:rsidTr="007124BC">
        <w:trPr>
          <w:trHeight w:val="598"/>
        </w:trPr>
        <w:tc>
          <w:tcPr>
            <w:tcW w:w="10188" w:type="dxa"/>
            <w:shd w:val="clear" w:color="auto" w:fill="auto"/>
          </w:tcPr>
          <w:p w14:paraId="15C84332" w14:textId="77777777" w:rsidR="002C7EB8" w:rsidRPr="00AD4E93" w:rsidRDefault="002C7EB8" w:rsidP="00380A96">
            <w:pPr>
              <w:ind w:left="50" w:right="78"/>
              <w:rPr>
                <w:rFonts w:ascii="David" w:eastAsia="Calibri" w:hAnsi="David" w:cs="Arial"/>
                <w:b/>
                <w:rtl/>
              </w:rPr>
            </w:pPr>
            <w:r w:rsidRPr="00AD4E93">
              <w:rPr>
                <w:rFonts w:ascii="David" w:eastAsia="Calibri" w:hAnsi="David" w:cs="Arial"/>
                <w:b/>
                <w:rtl/>
              </w:rPr>
              <w:t>המבטח:</w:t>
            </w:r>
          </w:p>
        </w:tc>
      </w:tr>
    </w:tbl>
    <w:p w14:paraId="6496C92B"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9"/>
        <w:bidiVisual/>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8"/>
      </w:tblGrid>
      <w:tr w:rsidR="002C7EB8" w:rsidRPr="0056686B" w14:paraId="12256F61" w14:textId="77777777" w:rsidTr="007124BC">
        <w:trPr>
          <w:trHeight w:val="227"/>
          <w:tblHeader/>
        </w:trPr>
        <w:tc>
          <w:tcPr>
            <w:tcW w:w="10198" w:type="dxa"/>
            <w:shd w:val="clear" w:color="auto" w:fill="F2F2F2"/>
          </w:tcPr>
          <w:p w14:paraId="07B05123" w14:textId="77777777" w:rsidR="002C7EB8" w:rsidRPr="0056686B" w:rsidRDefault="002C7EB8" w:rsidP="00380A96">
            <w:pPr>
              <w:ind w:left="50" w:right="78"/>
              <w:rPr>
                <w:rFonts w:ascii="David" w:eastAsia="Calibri" w:hAnsi="David" w:cs="Arial"/>
                <w:b/>
                <w:rtl/>
              </w:rPr>
            </w:pPr>
            <w:r w:rsidRPr="0056686B">
              <w:rPr>
                <w:rFonts w:ascii="David" w:eastAsia="Calibri" w:hAnsi="David" w:cs="Arial"/>
                <w:b/>
                <w:rtl/>
              </w:rPr>
              <w:t>ביטול/שינוי הפוליסה *</w:t>
            </w:r>
          </w:p>
        </w:tc>
      </w:tr>
      <w:tr w:rsidR="002C7EB8" w:rsidRPr="0056686B" w14:paraId="326BCFBB" w14:textId="77777777" w:rsidTr="007124BC">
        <w:trPr>
          <w:trHeight w:val="334"/>
        </w:trPr>
        <w:tc>
          <w:tcPr>
            <w:tcW w:w="10198" w:type="dxa"/>
            <w:shd w:val="clear" w:color="auto" w:fill="auto"/>
            <w:vAlign w:val="center"/>
          </w:tcPr>
          <w:p w14:paraId="412E908A" w14:textId="77777777" w:rsidR="002C7EB8" w:rsidRPr="0056686B" w:rsidRDefault="002C7EB8" w:rsidP="00380A96">
            <w:pPr>
              <w:rPr>
                <w:rFonts w:ascii="David" w:eastAsia="Calibri" w:hAnsi="David" w:cs="Arial"/>
                <w:bCs/>
                <w:rtl/>
              </w:rPr>
            </w:pPr>
            <w:r w:rsidRPr="0056686B">
              <w:rPr>
                <w:rFonts w:ascii="David" w:eastAsia="Calibri" w:hAnsi="David" w:cs="Arial"/>
                <w:b/>
                <w:rtl/>
              </w:rPr>
              <w:t xml:space="preserve">שינוי לרעת מבקש האישור או ביטול של פוליסת ביטוח,  לא ייכנס לתוקף אלא </w:t>
            </w:r>
            <w:r w:rsidRPr="0056686B">
              <w:rPr>
                <w:rFonts w:ascii="David" w:eastAsia="Calibri" w:hAnsi="David" w:cs="Arial"/>
                <w:bCs/>
                <w:rtl/>
              </w:rPr>
              <w:t>30 יום</w:t>
            </w:r>
            <w:r w:rsidRPr="0056686B">
              <w:rPr>
                <w:rFonts w:ascii="David" w:eastAsia="Calibri" w:hAnsi="David" w:cs="Arial"/>
                <w:b/>
                <w:rtl/>
              </w:rPr>
              <w:t xml:space="preserve"> לאחר משלוח הודעה למבקש האישור בדבר השינוי או הביטול.</w:t>
            </w:r>
          </w:p>
        </w:tc>
      </w:tr>
    </w:tbl>
    <w:p w14:paraId="6D0D0B5A" w14:textId="77777777" w:rsidR="002C7EB8" w:rsidRPr="00B257A5" w:rsidRDefault="002C7EB8" w:rsidP="002C7EB8">
      <w:pPr>
        <w:spacing w:after="200" w:line="276" w:lineRule="auto"/>
        <w:rPr>
          <w:rFonts w:ascii="David" w:eastAsia="Calibri" w:hAnsi="David"/>
          <w:b/>
          <w:bCs/>
          <w:u w:val="single"/>
          <w:rtl/>
        </w:rPr>
      </w:pPr>
      <w:r w:rsidRPr="00AD4E93">
        <w:rPr>
          <w:rFonts w:ascii="David" w:eastAsia="Calibri" w:hAnsi="David"/>
          <w:b/>
          <w:bCs/>
          <w:u w:val="single"/>
          <w:rtl/>
        </w:rPr>
        <w:t xml:space="preserve">* באישור ביטוח כללי </w:t>
      </w:r>
      <w:r w:rsidRPr="00AD4E93">
        <w:rPr>
          <w:rFonts w:ascii="David" w:eastAsia="Calibri" w:hAnsi="David"/>
          <w:rtl/>
        </w:rPr>
        <w:t>ניתן לסמן שדות אלה כשדות שאינם בתוקף.</w:t>
      </w:r>
      <w:r w:rsidRPr="00B257A5">
        <w:rPr>
          <w:rFonts w:ascii="David" w:eastAsia="Calibri" w:hAnsi="David"/>
          <w:rtl/>
        </w:rPr>
        <w:t xml:space="preserve"> </w:t>
      </w:r>
    </w:p>
    <w:p w14:paraId="28797468"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5673853C"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28CB2544"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14616CB6"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78942EC5"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67D345A8" w14:textId="77777777" w:rsidR="00467F32" w:rsidRDefault="00467F32">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F2435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1B1B64FE"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4FE131C"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222FBA7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C104D6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387645C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5FC99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00C45A4A">
        <w:rPr>
          <w:rFonts w:ascii="Times New Roman" w:eastAsia="Times New Roman" w:hAnsi="Times New Roman" w:cs="David" w:hint="cs"/>
          <w:sz w:val="20"/>
          <w:szCs w:val="24"/>
          <w:rtl/>
          <w:lang w:eastAsia="he-IL"/>
        </w:rPr>
        <w:t xml:space="preserve">מבוטל </w:t>
      </w:r>
    </w:p>
    <w:p w14:paraId="71C4BD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00C45A4A">
        <w:rPr>
          <w:rFonts w:ascii="Times New Roman" w:eastAsia="Times New Roman" w:hAnsi="Times New Roman" w:cs="David" w:hint="cs"/>
          <w:sz w:val="20"/>
          <w:szCs w:val="24"/>
          <w:rtl/>
          <w:lang w:eastAsia="he-IL"/>
        </w:rPr>
        <w:t xml:space="preserve">מבוטל </w:t>
      </w:r>
    </w:p>
    <w:p w14:paraId="23A8D06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1E507F0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24EC9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5094D1D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430A6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3EF327C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4AAC3B"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78BE1538"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F40F19E"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982000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B471CC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26CB4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51B20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A2839D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7440ECB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9C6E87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5ED2483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42A795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7D0FDD" w14:textId="77777777" w:rsidR="00B27B4C" w:rsidRPr="00B27B4C" w:rsidRDefault="00B27B4C" w:rsidP="00B37B6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תכניות מכירה </w:t>
      </w:r>
      <w:r w:rsidR="00C45A4A">
        <w:rPr>
          <w:rFonts w:ascii="Times New Roman" w:eastAsia="Times New Roman" w:hAnsi="Times New Roman" w:cs="David" w:hint="cs"/>
          <w:sz w:val="20"/>
          <w:szCs w:val="24"/>
          <w:rtl/>
          <w:lang w:eastAsia="he-IL"/>
        </w:rPr>
        <w:t xml:space="preserve">ללא גרפיקת מכירה </w:t>
      </w:r>
      <w:r w:rsidRPr="00B27B4C">
        <w:rPr>
          <w:rFonts w:ascii="Times New Roman" w:eastAsia="Times New Roman" w:hAnsi="Times New Roman" w:cs="David" w:hint="cs"/>
          <w:sz w:val="20"/>
          <w:szCs w:val="24"/>
          <w:rtl/>
          <w:lang w:eastAsia="he-IL"/>
        </w:rPr>
        <w:t xml:space="preserve">ותכניות מכר </w:t>
      </w:r>
      <w:r w:rsidR="00C45A4A">
        <w:rPr>
          <w:rFonts w:ascii="Times New Roman" w:eastAsia="Times New Roman" w:hAnsi="Times New Roman" w:cs="David" w:hint="cs"/>
          <w:sz w:val="20"/>
          <w:szCs w:val="24"/>
          <w:rtl/>
          <w:lang w:eastAsia="he-IL"/>
        </w:rPr>
        <w:t>.</w:t>
      </w:r>
    </w:p>
    <w:p w14:paraId="54D6594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3E2C5B1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6AED7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3C7BC2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F36A0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F366DE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622D99C"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62031368" w14:textId="77777777" w:rsidR="00B27B4C" w:rsidRPr="00B27B4C" w:rsidRDefault="00B27B4C" w:rsidP="00F92F39">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w:t>
      </w:r>
    </w:p>
    <w:p w14:paraId="2B0C5F8A"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14B9F4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3CD42BB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9D6CD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5C651C6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000412"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51A9002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B77BB4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59385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48D414E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321E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CD3C21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02C9A14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0C3C1D9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r w:rsidR="00F92F39">
        <w:rPr>
          <w:rFonts w:ascii="Times New Roman" w:eastAsia="Times New Roman" w:hAnsi="Times New Roman" w:cs="David" w:hint="cs"/>
          <w:sz w:val="24"/>
          <w:szCs w:val="24"/>
          <w:rtl/>
          <w:lang w:eastAsia="he-IL"/>
        </w:rPr>
        <w:t xml:space="preserve">- ככל שנדרש </w:t>
      </w:r>
      <w:r w:rsidRPr="00B27B4C">
        <w:rPr>
          <w:rFonts w:ascii="Times New Roman" w:eastAsia="Times New Roman" w:hAnsi="Times New Roman" w:cs="David" w:hint="cs"/>
          <w:sz w:val="24"/>
          <w:szCs w:val="24"/>
          <w:rtl/>
          <w:lang w:eastAsia="he-IL"/>
        </w:rPr>
        <w:t>.</w:t>
      </w:r>
    </w:p>
    <w:p w14:paraId="79482809" w14:textId="77777777" w:rsidR="00B27B4C" w:rsidRPr="00B27B4C" w:rsidRDefault="00B27B4C" w:rsidP="00F92F39">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r w:rsidR="00F92F39">
        <w:rPr>
          <w:rFonts w:ascii="Times New Roman" w:eastAsia="Times New Roman" w:hAnsi="Times New Roman" w:cs="David" w:hint="cs"/>
          <w:sz w:val="24"/>
          <w:szCs w:val="24"/>
          <w:rtl/>
          <w:lang w:eastAsia="he-IL"/>
        </w:rPr>
        <w:t xml:space="preserve"> ככל שנדרש . </w:t>
      </w:r>
      <w:r w:rsidR="00F92F39" w:rsidRPr="00B27B4C" w:rsidDel="00F92F39">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034CD9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64C0970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4B6F2B6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02E107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0DE1081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0D00E16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75D51FD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0C333DA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24D0A1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72DC44E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074B854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7744629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1586E9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73A5EDB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3F9E1060" w14:textId="77777777"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מדרגות </w:t>
      </w:r>
      <w:r w:rsidR="007057B2">
        <w:rPr>
          <w:rFonts w:ascii="Times New Roman" w:eastAsia="Times New Roman" w:hAnsi="Times New Roman" w:cs="David" w:hint="cs"/>
          <w:sz w:val="24"/>
          <w:szCs w:val="24"/>
          <w:rtl/>
          <w:lang w:eastAsia="he-IL"/>
        </w:rPr>
        <w:t>1:20</w:t>
      </w:r>
    </w:p>
    <w:p w14:paraId="2DE70D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13EB19A3" w14:textId="77777777"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
    <w:p w14:paraId="3D434B1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9A5B3F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44F6AE9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46942A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D1DF6B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418F651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3526C2B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2B0863E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7BEE9AE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BA141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7CA0C33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6D01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76E5F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6F9EB1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60E37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5A827B7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AC878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7D3E201" w14:textId="77777777" w:rsidR="00B27B4C" w:rsidRPr="00B27B4C" w:rsidRDefault="00B27B4C" w:rsidP="00B65161">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r w:rsidR="00B65161">
        <w:rPr>
          <w:rFonts w:ascii="Times New Roman" w:eastAsia="Times New Roman" w:hAnsi="Times New Roman" w:cs="David" w:hint="cs"/>
          <w:sz w:val="20"/>
          <w:szCs w:val="24"/>
          <w:rtl/>
          <w:lang w:eastAsia="he-IL"/>
        </w:rPr>
        <w:t xml:space="preserve">- לא נדרש לבצע פרט כי אם להפנות ליועצים רלוונטיים . </w:t>
      </w:r>
    </w:p>
    <w:p w14:paraId="76922C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60B8CF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2CF9336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6F36BF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2257C8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CC5B3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679273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7870D6E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BF284C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1DC03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00B65161">
        <w:rPr>
          <w:rFonts w:ascii="Times New Roman" w:eastAsia="Times New Roman" w:hAnsi="Times New Roman" w:cs="David" w:hint="cs"/>
          <w:sz w:val="20"/>
          <w:szCs w:val="24"/>
          <w:u w:val="single"/>
          <w:rtl/>
          <w:lang w:eastAsia="he-IL"/>
        </w:rPr>
        <w:t xml:space="preserve">בוטל </w:t>
      </w:r>
    </w:p>
    <w:p w14:paraId="306F191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r w:rsidR="00B65161">
        <w:rPr>
          <w:rFonts w:ascii="Times New Roman" w:eastAsia="Times New Roman" w:hAnsi="Times New Roman" w:cs="David" w:hint="cs"/>
          <w:sz w:val="20"/>
          <w:szCs w:val="24"/>
          <w:u w:val="single"/>
          <w:rtl/>
          <w:lang w:eastAsia="he-IL"/>
        </w:rPr>
        <w:t xml:space="preserve"> במידת הצורך .</w:t>
      </w:r>
    </w:p>
    <w:p w14:paraId="312266B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CC43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2A3D63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100D60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6C3F07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491BFF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5220B1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4B4890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39E881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27CC95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6E8758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5966770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4AF2321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4879A78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7E1CBE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2FD1D4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1FD544D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53BF28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7751D0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12E7E88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65D0E32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9A7340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83906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5847075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7F2A67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2E8429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34ECF1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116C003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751542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06159CD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62F44D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5E6FD5C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369E5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085EE4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7D140F75"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5A1F5A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31594B0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49A10D9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4293017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AD1BFD"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8176AE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56C6638"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A9A77C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F26D8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61AD03"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37306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7495B07" w14:textId="77777777" w:rsidR="00F3375F" w:rsidRDefault="00C508A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אפריקה ישראל מגורים בע"מ</w:t>
          </w:r>
          <w:r w:rsidR="00BC38F6">
            <w:rPr>
              <w:rFonts w:ascii="Times New Roman" w:eastAsia="Times New Roman" w:hAnsi="Times New Roman" w:cs="David" w:hint="cs"/>
              <w:color w:val="008000"/>
              <w:sz w:val="24"/>
              <w:szCs w:val="24"/>
              <w:rtl/>
              <w:lang w:eastAsia="he-IL"/>
            </w:rPr>
            <w:br/>
            <w:t>יוני נתניהו 1 ג' אור יהודה</w:t>
          </w:r>
          <w:r w:rsidR="00BC38F6">
            <w:rPr>
              <w:rFonts w:ascii="Times New Roman" w:eastAsia="Times New Roman" w:hAnsi="Times New Roman" w:cs="David" w:hint="cs"/>
              <w:color w:val="008000"/>
              <w:sz w:val="24"/>
              <w:szCs w:val="24"/>
              <w:rtl/>
              <w:lang w:eastAsia="he-IL"/>
            </w:rPr>
            <w:br/>
            <w:t>מ.ז 52-003476-0</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שיכון ובינוי נדל"ן בע"מ</w:t>
          </w:r>
          <w:r w:rsidR="00BC38F6">
            <w:rPr>
              <w:rFonts w:ascii="Times New Roman" w:eastAsia="Times New Roman" w:hAnsi="Times New Roman" w:cs="David" w:hint="cs"/>
              <w:color w:val="008000"/>
              <w:sz w:val="24"/>
              <w:szCs w:val="24"/>
              <w:rtl/>
              <w:lang w:eastAsia="he-IL"/>
            </w:rPr>
            <w:br/>
            <w:t>שלם 3 רמת גן 52215</w:t>
          </w:r>
          <w:r w:rsidR="00BC38F6">
            <w:rPr>
              <w:rFonts w:ascii="Times New Roman" w:eastAsia="Times New Roman" w:hAnsi="Times New Roman" w:cs="David" w:hint="cs"/>
              <w:color w:val="008000"/>
              <w:sz w:val="24"/>
              <w:szCs w:val="24"/>
              <w:rtl/>
              <w:lang w:eastAsia="he-IL"/>
            </w:rPr>
            <w:br/>
            <w:t>מ.ז 52-002117-1</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כלל נכסי נדלן נשר מרכז (נ.נ.נ.מ) שותפות מוגבלת</w:t>
          </w:r>
          <w:r w:rsidR="00BC38F6">
            <w:rPr>
              <w:rFonts w:ascii="Times New Roman" w:eastAsia="Times New Roman" w:hAnsi="Times New Roman" w:cs="David" w:hint="cs"/>
              <w:color w:val="008000"/>
              <w:sz w:val="24"/>
              <w:szCs w:val="24"/>
              <w:rtl/>
              <w:lang w:eastAsia="he-IL"/>
            </w:rPr>
            <w:br/>
            <w:t>מרכז עזריאלי בניין משולש 3, תל אביב</w:t>
          </w:r>
          <w:r w:rsidR="00BC38F6">
            <w:rPr>
              <w:rFonts w:ascii="Times New Roman" w:eastAsia="Times New Roman" w:hAnsi="Times New Roman" w:cs="David" w:hint="cs"/>
              <w:color w:val="008000"/>
              <w:sz w:val="24"/>
              <w:szCs w:val="24"/>
              <w:rtl/>
              <w:lang w:eastAsia="he-IL"/>
            </w:rPr>
            <w:br/>
            <w:t>540283033</w:t>
          </w:r>
          <w:r w:rsidR="00BC38F6">
            <w:rPr>
              <w:rFonts w:ascii="Times New Roman" w:eastAsia="Times New Roman" w:hAnsi="Times New Roman" w:cs="David" w:hint="cs"/>
              <w:color w:val="008000"/>
              <w:sz w:val="24"/>
              <w:szCs w:val="24"/>
              <w:rtl/>
              <w:lang w:eastAsia="he-IL"/>
            </w:rPr>
            <w:br/>
          </w:r>
        </w:sdtContent>
      </w:sdt>
      <w:r w:rsidR="00B27B4C" w:rsidRPr="00B27B4C">
        <w:rPr>
          <w:rFonts w:ascii="Times New Roman" w:eastAsia="Times New Roman" w:hAnsi="Times New Roman" w:cs="David" w:hint="cs"/>
          <w:color w:val="008000"/>
          <w:sz w:val="24"/>
          <w:szCs w:val="24"/>
          <w:rtl/>
          <w:lang w:eastAsia="he-IL"/>
        </w:rPr>
        <w:br/>
      </w:r>
    </w:p>
    <w:p w14:paraId="6435F36F"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4C8C5A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52CFAA"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F5713D" w14:textId="77777777" w:rsidR="00B27B4C" w:rsidRPr="00B27B4C" w:rsidRDefault="00B27B4C" w:rsidP="00682FE3">
      <w:pPr>
        <w:widowControl w:val="0"/>
        <w:spacing w:before="0" w:beforeAutospacing="0" w:after="0" w:afterAutospacing="0" w:line="276"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hint="cs"/>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83A18">
            <w:rPr>
              <w:rFonts w:ascii="Times New Roman" w:eastAsia="Times New Roman" w:hAnsi="Times New Roman" w:cs="David"/>
              <w:color w:val="008000"/>
              <w:sz w:val="24"/>
              <w:szCs w:val="24"/>
              <w:rtl/>
              <w:lang w:eastAsia="he-IL"/>
            </w:rPr>
            <w:t>( טרם ניתן שם לפרויקט ) בעיר נשר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883A18">
            <w:rPr>
              <w:rFonts w:ascii="Times New Roman" w:eastAsia="Times New Roman" w:hAnsi="Times New Roman" w:cs="David" w:hint="cs"/>
              <w:color w:val="008000"/>
              <w:sz w:val="24"/>
              <w:szCs w:val="24"/>
              <w:rtl/>
            </w:rPr>
            <w:t xml:space="preserve">תכנון ויעוץ באדריכלות במגרשי המגורים ו/או מסחר/משרדים  ו/או שילוב </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706321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BD4D3E"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48FAAB"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C56655" w14:textId="77777777" w:rsidR="00F3375F" w:rsidRDefault="00B27B4C" w:rsidP="00682F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1F3C084"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2D68AF" w14:textId="77777777" w:rsidR="00E319B9" w:rsidRPr="00B27B4C" w:rsidRDefault="00E319B9" w:rsidP="00682F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C15EE85" w14:textId="77777777" w:rsidR="00B27B4C" w:rsidRPr="00B27B4C" w:rsidRDefault="00C508AC"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Pr>
              <w:rFonts w:ascii="Times New Roman" w:eastAsia="Times New Roman" w:hAnsi="Times New Roman" w:cs="David" w:hint="cs"/>
              <w:color w:val="00B0F0"/>
              <w:sz w:val="20"/>
              <w:szCs w:val="24"/>
              <w:u w:val="single"/>
              <w:rtl/>
              <w:lang w:eastAsia="he-IL"/>
            </w:rPr>
            <w:t xml:space="preserve">                                        גיורא גור ושות' אדריכלים בע"מ</w:t>
          </w:r>
        </w:sdtContent>
      </w:sdt>
    </w:p>
    <w:p w14:paraId="306C425A" w14:textId="77777777" w:rsidR="00BA6EA1" w:rsidRDefault="00B27B4C" w:rsidP="00682FE3">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3A4EF6" w14:textId="77777777" w:rsidR="00BA6EA1" w:rsidRDefault="00BA6EA1">
      <w:pPr>
        <w:bidi w:val="0"/>
        <w:spacing w:before="0" w:beforeAutospacing="0" w:after="160" w:afterAutospacing="0" w:line="259" w:lineRule="auto"/>
        <w:rPr>
          <w:rFonts w:ascii="Times New Roman" w:eastAsia="Times New Roman" w:hAnsi="Times New Roman" w:cs="David"/>
          <w:sz w:val="20"/>
          <w:szCs w:val="20"/>
          <w:lang w:eastAsia="he-IL"/>
        </w:rPr>
      </w:pPr>
      <w:r>
        <w:rPr>
          <w:rFonts w:ascii="Times New Roman" w:eastAsia="Times New Roman" w:hAnsi="Times New Roman" w:cs="David"/>
          <w:sz w:val="20"/>
          <w:szCs w:val="20"/>
          <w:lang w:eastAsia="he-IL"/>
        </w:rPr>
        <w:br w:type="page"/>
      </w:r>
    </w:p>
    <w:p w14:paraId="0BF40C29" w14:textId="77777777" w:rsidR="00BA6EA1" w:rsidRDefault="00BA6EA1" w:rsidP="00BA6EA1">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2C833DBD" w14:textId="77777777" w:rsidR="00BA6EA1" w:rsidRDefault="00BA6EA1" w:rsidP="00BA6EA1">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41E44205" w14:textId="77777777" w:rsidR="00B27B4C" w:rsidRPr="00B27B4C" w:rsidRDefault="00B27B4C" w:rsidP="005478D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b/>
          <w:bCs/>
          <w:sz w:val="24"/>
          <w:szCs w:val="24"/>
          <w:u w:val="single"/>
          <w:rtl/>
          <w:lang w:eastAsia="he-IL"/>
        </w:rPr>
        <w:t xml:space="preserve">נספח "י" </w:t>
      </w:r>
    </w:p>
    <w:p w14:paraId="6CC582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037A2C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16D7275"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ECCC033" w14:textId="77777777"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אפריקה ישראל מגורים בע"מ</w:t>
          </w:r>
          <w:r w:rsidR="00BC38F6">
            <w:rPr>
              <w:rFonts w:ascii="Times New Roman" w:eastAsia="Times New Roman" w:hAnsi="Times New Roman" w:cs="David" w:hint="cs"/>
              <w:color w:val="008000"/>
              <w:sz w:val="24"/>
              <w:szCs w:val="24"/>
              <w:rtl/>
              <w:lang w:eastAsia="he-IL"/>
            </w:rPr>
            <w:br/>
            <w:t>יוני נתניהו 1 ג' אור יהודה</w:t>
          </w:r>
          <w:r w:rsidR="00BC38F6">
            <w:rPr>
              <w:rFonts w:ascii="Times New Roman" w:eastAsia="Times New Roman" w:hAnsi="Times New Roman" w:cs="David" w:hint="cs"/>
              <w:color w:val="008000"/>
              <w:sz w:val="24"/>
              <w:szCs w:val="24"/>
              <w:rtl/>
              <w:lang w:eastAsia="he-IL"/>
            </w:rPr>
            <w:br/>
            <w:t>מ.ז 52-003476-0</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שיכון ובינוי נדל"ן בע"מ</w:t>
          </w:r>
          <w:r w:rsidR="00BC38F6">
            <w:rPr>
              <w:rFonts w:ascii="Times New Roman" w:eastAsia="Times New Roman" w:hAnsi="Times New Roman" w:cs="David" w:hint="cs"/>
              <w:color w:val="008000"/>
              <w:sz w:val="24"/>
              <w:szCs w:val="24"/>
              <w:rtl/>
              <w:lang w:eastAsia="he-IL"/>
            </w:rPr>
            <w:br/>
            <w:t>שלם 3 רמת גן 52215</w:t>
          </w:r>
          <w:r w:rsidR="00BC38F6">
            <w:rPr>
              <w:rFonts w:ascii="Times New Roman" w:eastAsia="Times New Roman" w:hAnsi="Times New Roman" w:cs="David" w:hint="cs"/>
              <w:color w:val="008000"/>
              <w:sz w:val="24"/>
              <w:szCs w:val="24"/>
              <w:rtl/>
              <w:lang w:eastAsia="he-IL"/>
            </w:rPr>
            <w:br/>
            <w:t>מ.ז 52-002117-1</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כלל נכסי נדלן נשר מרכז (נ.נ.נ.מ) שותפות מוגבלת</w:t>
          </w:r>
          <w:r w:rsidR="00BC38F6">
            <w:rPr>
              <w:rFonts w:ascii="Times New Roman" w:eastAsia="Times New Roman" w:hAnsi="Times New Roman" w:cs="David" w:hint="cs"/>
              <w:color w:val="008000"/>
              <w:sz w:val="24"/>
              <w:szCs w:val="24"/>
              <w:rtl/>
              <w:lang w:eastAsia="he-IL"/>
            </w:rPr>
            <w:br/>
            <w:t>מרכז עזריאלי בניין משולש 3, תל אביב</w:t>
          </w:r>
          <w:r w:rsidR="00BC38F6">
            <w:rPr>
              <w:rFonts w:ascii="Times New Roman" w:eastAsia="Times New Roman" w:hAnsi="Times New Roman" w:cs="David" w:hint="cs"/>
              <w:color w:val="008000"/>
              <w:sz w:val="24"/>
              <w:szCs w:val="24"/>
              <w:rtl/>
              <w:lang w:eastAsia="he-IL"/>
            </w:rPr>
            <w:br/>
            <w:t>540283033</w:t>
          </w:r>
          <w:r w:rsidR="00BC38F6">
            <w:rPr>
              <w:rFonts w:ascii="Times New Roman" w:eastAsia="Times New Roman" w:hAnsi="Times New Roman" w:cs="David" w:hint="cs"/>
              <w:color w:val="008000"/>
              <w:sz w:val="24"/>
              <w:szCs w:val="24"/>
              <w:rtl/>
              <w:lang w:eastAsia="he-IL"/>
            </w:rPr>
            <w:br/>
          </w:r>
        </w:sdtContent>
      </w:sdt>
    </w:p>
    <w:p w14:paraId="0FF6729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96F3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60F387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F640E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83A18">
            <w:rPr>
              <w:rFonts w:ascii="Times New Roman" w:eastAsia="Times New Roman" w:hAnsi="Times New Roman" w:cs="David" w:hint="cs"/>
              <w:color w:val="008000"/>
              <w:sz w:val="24"/>
              <w:szCs w:val="24"/>
              <w:rtl/>
              <w:lang w:eastAsia="he-IL"/>
            </w:rPr>
            <w:t>( טרם ניתן שם לפרויקט ) בעיר 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5T00:00:00Z">
            <w:dateFormat w:val="dd/MM/yyyy"/>
            <w:lid w:val="he-IL"/>
            <w:storeMappedDataAs w:val="dateTime"/>
            <w:calendar w:val="gregorian"/>
          </w:date>
        </w:sdtPr>
        <w:sdtEndPr>
          <w:rPr>
            <w:rFonts w:hint="cs"/>
          </w:rPr>
        </w:sdtEndPr>
        <w:sdtContent>
          <w:r w:rsidR="00C508AC">
            <w:rPr>
              <w:rFonts w:ascii="Times New Roman" w:eastAsia="Times New Roman" w:hAnsi="Times New Roman" w:cs="David" w:hint="cs"/>
              <w:color w:val="008000"/>
              <w:sz w:val="24"/>
              <w:szCs w:val="24"/>
              <w:rtl/>
              <w:lang w:eastAsia="he-IL"/>
            </w:rPr>
            <w:t>‏05/01/2021</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2252B6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6FDB79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794B7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E51CB4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EF7C7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85D03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092C88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2362A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A8D177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CAAFF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CD47E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94B88E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D11EE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E9A605A"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6F2287"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98C79F8"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D3012A2"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47AE23" w14:textId="77777777" w:rsidR="009130F0" w:rsidRPr="009130F0" w:rsidRDefault="009130F0" w:rsidP="00367FB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Pr>
              <w:rFonts w:ascii="Times New Roman" w:eastAsia="Times New Roman" w:hAnsi="Times New Roman" w:cs="David" w:hint="cs"/>
              <w:color w:val="00B0F0"/>
              <w:sz w:val="20"/>
              <w:szCs w:val="24"/>
              <w:u w:val="single"/>
              <w:rtl/>
              <w:lang w:eastAsia="he-IL"/>
            </w:rPr>
            <w:t xml:space="preserve">                                        גיורא גור ושות' אדריכלים בע"מ</w:t>
          </w:r>
        </w:sdtContent>
      </w:sdt>
    </w:p>
    <w:p w14:paraId="00F0540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D445D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874263"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0A9E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7638C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C6BF8C9"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5342B76"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D740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7F6CC89"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2117B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3C1DEB5"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F899734"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C7A6A60"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F4FBF77" w14:textId="77777777" w:rsidR="001A69D5" w:rsidRPr="00134C85" w:rsidRDefault="001A69D5">
      <w:pPr>
        <w:rPr>
          <w:rFonts w:ascii="David" w:hAnsi="David" w:cs="David"/>
        </w:rPr>
      </w:pPr>
    </w:p>
    <w:sectPr w:rsidR="001A69D5" w:rsidRPr="00134C85" w:rsidSect="006F07FB">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58A96F" w14:textId="77777777" w:rsidR="007235BD" w:rsidRDefault="007235BD" w:rsidP="00AF234B">
      <w:pPr>
        <w:spacing w:before="0" w:after="0" w:line="240" w:lineRule="auto"/>
      </w:pPr>
      <w:r>
        <w:separator/>
      </w:r>
    </w:p>
  </w:endnote>
  <w:endnote w:type="continuationSeparator" w:id="0">
    <w:p w14:paraId="0BCEB4B0" w14:textId="77777777" w:rsidR="007235BD" w:rsidRDefault="007235BD" w:rsidP="00AF234B">
      <w:pPr>
        <w:spacing w:before="0" w:after="0" w:line="240" w:lineRule="auto"/>
      </w:pPr>
      <w:r>
        <w:continuationSeparator/>
      </w:r>
    </w:p>
  </w:endnote>
  <w:endnote w:type="continuationNotice" w:id="1">
    <w:p w14:paraId="719AABD1" w14:textId="77777777" w:rsidR="007235BD" w:rsidRDefault="007235B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Segoe UI"/>
    <w:charset w:val="00"/>
    <w:family w:val="swiss"/>
    <w:pitch w:val="variable"/>
    <w:sig w:usb0="00000000"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3461"/>
      <w:gridCol w:w="2337"/>
      <w:gridCol w:w="221"/>
      <w:gridCol w:w="662"/>
      <w:gridCol w:w="944"/>
    </w:tblGrid>
    <w:tr w:rsidR="007235BD" w:rsidRPr="00F9528C" w14:paraId="08E63DBC" w14:textId="77777777" w:rsidTr="00C04A72">
      <w:tc>
        <w:tcPr>
          <w:tcW w:w="753" w:type="dxa"/>
        </w:tcPr>
        <w:p w14:paraId="6564B147"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2F1E2AF" w14:textId="77777777" w:rsidR="007235BD" w:rsidRPr="00F9528C" w:rsidRDefault="007235BD"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ab/>
              </w:r>
              <w:r>
                <w:rPr>
                  <w:rFonts w:ascii="David" w:hAnsi="David"/>
                  <w:color w:val="00B0F0"/>
                  <w:sz w:val="20"/>
                  <w:szCs w:val="20"/>
                  <w:rtl/>
                </w:rPr>
                <w:tab/>
                <w:t xml:space="preserve">נשר - ( שם זמני ) </w:t>
              </w:r>
            </w:p>
          </w:tc>
        </w:sdtContent>
      </w:sdt>
      <w:tc>
        <w:tcPr>
          <w:tcW w:w="2232" w:type="dxa"/>
        </w:tcPr>
        <w:p w14:paraId="74923102"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276F06F9" w14:textId="77777777" w:rsidR="007235BD" w:rsidRPr="00F9528C" w:rsidRDefault="007235BD" w:rsidP="00F9528C">
          <w:pPr>
            <w:tabs>
              <w:tab w:val="center" w:pos="4153"/>
              <w:tab w:val="right" w:pos="8306"/>
            </w:tabs>
            <w:spacing w:before="0" w:after="0" w:line="240" w:lineRule="auto"/>
            <w:rPr>
              <w:rFonts w:ascii="David" w:hAnsi="David"/>
              <w:sz w:val="16"/>
              <w:szCs w:val="16"/>
              <w:rtl/>
            </w:rPr>
          </w:pPr>
        </w:p>
      </w:tc>
      <w:tc>
        <w:tcPr>
          <w:tcW w:w="1129" w:type="dxa"/>
        </w:tcPr>
        <w:p w14:paraId="696B5200"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535B825"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del w:id="1" w:author="Avi Cohen" w:date="2020-06-25T11:52:00Z">
                <w:r w:rsidDel="00311867">
                  <w:rPr>
                    <w:rFonts w:ascii="David" w:hAnsi="David" w:hint="cs"/>
                    <w:sz w:val="20"/>
                    <w:szCs w:val="20"/>
                  </w:rPr>
                  <w:delText>CONT-5-565</w:delText>
                </w:r>
              </w:del>
              <w:ins w:id="2" w:author="Avi Cohen" w:date="2020-07-12T16:16:00Z">
                <w:r>
                  <w:rPr>
                    <w:rFonts w:ascii="David" w:hAnsi="David" w:hint="cs"/>
                    <w:sz w:val="20"/>
                    <w:szCs w:val="20"/>
                  </w:rPr>
                  <w:t>CO</w:t>
                </w:r>
                <w:r>
                  <w:rPr>
                    <w:rFonts w:ascii="David" w:hAnsi="David" w:hint="cs"/>
                    <w:sz w:val="20"/>
                    <w:szCs w:val="20"/>
                    <w:rtl/>
                  </w:rPr>
                  <w:t>NT-10-1927</w:t>
                </w:r>
              </w:ins>
            </w:p>
          </w:tc>
        </w:sdtContent>
      </w:sdt>
    </w:tr>
    <w:tr w:rsidR="007235BD" w:rsidRPr="00F9528C" w14:paraId="5531DB67" w14:textId="77777777" w:rsidTr="00C04A72">
      <w:tc>
        <w:tcPr>
          <w:tcW w:w="753" w:type="dxa"/>
        </w:tcPr>
        <w:p w14:paraId="03DB040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4374DC1" w14:textId="77777777" w:rsidR="007235BD" w:rsidRPr="00F9528C" w:rsidRDefault="002A55A1" w:rsidP="00F9528C">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                                        גיורא גור ושות' אדריכלים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235BD" w:rsidRPr="00F9528C" w14:paraId="50D92219" w14:textId="77777777" w:rsidTr="00C04A72">
            <w:trPr>
              <w:trHeight w:val="201"/>
            </w:trPr>
            <w:tc>
              <w:tcPr>
                <w:tcW w:w="926" w:type="dxa"/>
              </w:tcPr>
              <w:p w14:paraId="58AE8F39"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BB95AB2" w14:textId="77777777" w:rsidR="007235BD" w:rsidRPr="00F9528C" w:rsidRDefault="007235BD" w:rsidP="00F9528C">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0.20</w:t>
                    </w:r>
                  </w:p>
                </w:tc>
              </w:sdtContent>
            </w:sdt>
          </w:tr>
        </w:tbl>
        <w:p w14:paraId="34FE0534"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36" w:type="dxa"/>
        </w:tcPr>
        <w:p w14:paraId="101A79DB"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129" w:type="dxa"/>
        </w:tcPr>
        <w:p w14:paraId="62C1717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22BCBB0" w14:textId="77777777" w:rsidR="007235BD" w:rsidRPr="00F9528C" w:rsidRDefault="00C508AC"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235BD">
                <w:rPr>
                  <w:rFonts w:ascii="David" w:hAnsi="David" w:hint="cs"/>
                  <w:sz w:val="20"/>
                  <w:szCs w:val="20"/>
                  <w:rtl/>
                </w:rPr>
                <w:t>3;#</w:t>
              </w:r>
              <w:r w:rsidR="007235BD">
                <w:rPr>
                  <w:rFonts w:ascii="David" w:hAnsi="David" w:hint="cs"/>
                  <w:sz w:val="20"/>
                  <w:szCs w:val="20"/>
                </w:rPr>
                <w:t>Draft</w:t>
              </w:r>
            </w:sdtContent>
          </w:sdt>
        </w:p>
      </w:tc>
    </w:tr>
    <w:tr w:rsidR="007235BD" w:rsidRPr="00F9528C" w14:paraId="1BEF0C3F" w14:textId="77777777" w:rsidTr="00F9528C">
      <w:trPr>
        <w:trHeight w:val="80"/>
      </w:trPr>
      <w:tc>
        <w:tcPr>
          <w:tcW w:w="753" w:type="dxa"/>
        </w:tcPr>
        <w:p w14:paraId="74BAEEA8"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883" w:type="dxa"/>
        </w:tcPr>
        <w:p w14:paraId="4262A6FB" w14:textId="77777777" w:rsidR="007235BD" w:rsidRPr="00F9528C" w:rsidRDefault="007235BD"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5DACC013"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36" w:type="dxa"/>
        </w:tcPr>
        <w:p w14:paraId="47519163"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129" w:type="dxa"/>
        </w:tcPr>
        <w:p w14:paraId="1F435FC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073" w:type="dxa"/>
        </w:tcPr>
        <w:p w14:paraId="76BF1755"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r>
  </w:tbl>
  <w:p w14:paraId="3CB583CF" w14:textId="77777777" w:rsidR="007235BD" w:rsidRPr="00F9528C" w:rsidRDefault="007235BD"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805EB1" w14:textId="77777777" w:rsidR="007235BD" w:rsidRDefault="007235BD" w:rsidP="00AF234B">
      <w:pPr>
        <w:spacing w:before="0" w:after="0" w:line="240" w:lineRule="auto"/>
      </w:pPr>
      <w:r>
        <w:separator/>
      </w:r>
    </w:p>
  </w:footnote>
  <w:footnote w:type="continuationSeparator" w:id="0">
    <w:p w14:paraId="4CADE8D5" w14:textId="77777777" w:rsidR="007235BD" w:rsidRDefault="007235BD" w:rsidP="00AF234B">
      <w:pPr>
        <w:spacing w:before="0" w:after="0" w:line="240" w:lineRule="auto"/>
      </w:pPr>
      <w:r>
        <w:continuationSeparator/>
      </w:r>
    </w:p>
  </w:footnote>
  <w:footnote w:type="continuationNotice" w:id="1">
    <w:p w14:paraId="502D91BB" w14:textId="77777777" w:rsidR="007235BD" w:rsidRDefault="007235B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1668605" w14:textId="77777777" w:rsidR="007235BD" w:rsidRDefault="007235BD">
        <w:pPr>
          <w:pStyle w:val="Header"/>
          <w:jc w:val="center"/>
        </w:pPr>
        <w:r>
          <w:fldChar w:fldCharType="begin"/>
        </w:r>
        <w:r>
          <w:instrText xml:space="preserve"> PAGE   \* MERGEFORMAT </w:instrText>
        </w:r>
        <w:r>
          <w:fldChar w:fldCharType="separate"/>
        </w:r>
        <w:r w:rsidR="00C508AC">
          <w:rPr>
            <w:noProof/>
            <w:rtl/>
          </w:rPr>
          <w:t>2</w:t>
        </w:r>
        <w:r>
          <w:rPr>
            <w:noProof/>
          </w:rPr>
          <w:fldChar w:fldCharType="end"/>
        </w:r>
      </w:p>
    </w:sdtContent>
  </w:sdt>
  <w:p w14:paraId="553031B3" w14:textId="77777777" w:rsidR="007235BD" w:rsidRDefault="007235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64898"/>
    <w:multiLevelType w:val="multilevel"/>
    <w:tmpl w:val="8C16A1A4"/>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6A97F4A"/>
    <w:multiLevelType w:val="hybridMultilevel"/>
    <w:tmpl w:val="818C46B6"/>
    <w:lvl w:ilvl="0" w:tplc="43DA959E">
      <w:start w:val="1"/>
      <w:numFmt w:val="hebrew1"/>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15:restartNumberingAfterBreak="0">
    <w:nsid w:val="1F43098C"/>
    <w:multiLevelType w:val="hybridMultilevel"/>
    <w:tmpl w:val="CE727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E81850"/>
    <w:multiLevelType w:val="multilevel"/>
    <w:tmpl w:val="B66E4362"/>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19"/>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400A1"/>
    <w:multiLevelType w:val="hybridMultilevel"/>
    <w:tmpl w:val="E19CAF7E"/>
    <w:lvl w:ilvl="0" w:tplc="0A9A185C">
      <w:start w:val="4"/>
      <w:numFmt w:val="decimal"/>
      <w:lvlText w:val="%1."/>
      <w:lvlJc w:val="left"/>
      <w:pPr>
        <w:ind w:left="2055" w:hanging="360"/>
      </w:pPr>
      <w:rPr>
        <w:rFonts w:ascii="Times New Roman" w:eastAsia="Times New Roman" w:hAnsi="Times New Roman"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4C423320"/>
    <w:multiLevelType w:val="hybridMultilevel"/>
    <w:tmpl w:val="C0921CC2"/>
    <w:lvl w:ilvl="0" w:tplc="D34467E8">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507"/>
        </w:tabs>
        <w:ind w:left="3345"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381663"/>
    <w:multiLevelType w:val="multilevel"/>
    <w:tmpl w:val="07884D86"/>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
  </w:num>
  <w:num w:numId="14">
    <w:abstractNumId w:val="10"/>
  </w:num>
  <w:num w:numId="15">
    <w:abstractNumId w:val="21"/>
  </w:num>
  <w:num w:numId="16">
    <w:abstractNumId w:val="25"/>
  </w:num>
  <w:num w:numId="17">
    <w:abstractNumId w:val="3"/>
  </w:num>
  <w:num w:numId="18">
    <w:abstractNumId w:val="8"/>
  </w:num>
  <w:num w:numId="19">
    <w:abstractNumId w:val="12"/>
  </w:num>
  <w:num w:numId="20">
    <w:abstractNumId w:val="11"/>
  </w:num>
  <w:num w:numId="21">
    <w:abstractNumId w:val="16"/>
  </w:num>
  <w:num w:numId="22">
    <w:abstractNumId w:val="15"/>
  </w:num>
  <w:num w:numId="23">
    <w:abstractNumId w:val="22"/>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14"/>
  </w:num>
  <w:num w:numId="27">
    <w:abstractNumId w:val="5"/>
  </w:num>
  <w:num w:numId="28">
    <w:abstractNumId w:val="4"/>
  </w:num>
  <w:num w:numId="29">
    <w:abstractNumId w:val="24"/>
  </w:num>
  <w:num w:numId="30">
    <w:abstractNumId w:val="0"/>
  </w:num>
  <w:num w:numId="31">
    <w:abstractNumId w:val="1"/>
  </w:num>
  <w:num w:numId="32">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trackedChanges" w:enforcement="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13E55"/>
    <w:rsid w:val="00014690"/>
    <w:rsid w:val="00022C60"/>
    <w:rsid w:val="00032533"/>
    <w:rsid w:val="000328C9"/>
    <w:rsid w:val="00050BE4"/>
    <w:rsid w:val="000645F8"/>
    <w:rsid w:val="000801E1"/>
    <w:rsid w:val="000B178F"/>
    <w:rsid w:val="000B4F06"/>
    <w:rsid w:val="000D1F3D"/>
    <w:rsid w:val="000D2EDE"/>
    <w:rsid w:val="000D6671"/>
    <w:rsid w:val="000E4231"/>
    <w:rsid w:val="00101CB5"/>
    <w:rsid w:val="00104E1B"/>
    <w:rsid w:val="00106443"/>
    <w:rsid w:val="001136E7"/>
    <w:rsid w:val="00113BAC"/>
    <w:rsid w:val="00115829"/>
    <w:rsid w:val="00124F1F"/>
    <w:rsid w:val="00127EFC"/>
    <w:rsid w:val="00134C85"/>
    <w:rsid w:val="001361AD"/>
    <w:rsid w:val="001551B5"/>
    <w:rsid w:val="001632B2"/>
    <w:rsid w:val="00166C84"/>
    <w:rsid w:val="00170934"/>
    <w:rsid w:val="00170ACE"/>
    <w:rsid w:val="0018191E"/>
    <w:rsid w:val="00184F40"/>
    <w:rsid w:val="0019323D"/>
    <w:rsid w:val="001A03DC"/>
    <w:rsid w:val="001A0C3C"/>
    <w:rsid w:val="001A19E8"/>
    <w:rsid w:val="001A2CBF"/>
    <w:rsid w:val="001A69D5"/>
    <w:rsid w:val="001B48D8"/>
    <w:rsid w:val="001C356E"/>
    <w:rsid w:val="001C53DD"/>
    <w:rsid w:val="001C7FC8"/>
    <w:rsid w:val="001D6FC0"/>
    <w:rsid w:val="001F3ACA"/>
    <w:rsid w:val="001F4C64"/>
    <w:rsid w:val="00201EDB"/>
    <w:rsid w:val="0020570E"/>
    <w:rsid w:val="00214298"/>
    <w:rsid w:val="00214ACF"/>
    <w:rsid w:val="00227EBF"/>
    <w:rsid w:val="00231CEF"/>
    <w:rsid w:val="00235529"/>
    <w:rsid w:val="002419E5"/>
    <w:rsid w:val="002459C5"/>
    <w:rsid w:val="00255ACD"/>
    <w:rsid w:val="00256E9B"/>
    <w:rsid w:val="00263199"/>
    <w:rsid w:val="0027248C"/>
    <w:rsid w:val="00274663"/>
    <w:rsid w:val="00274DE0"/>
    <w:rsid w:val="002A55A1"/>
    <w:rsid w:val="002C537A"/>
    <w:rsid w:val="002C7EB8"/>
    <w:rsid w:val="002D3B98"/>
    <w:rsid w:val="002D3E36"/>
    <w:rsid w:val="002D7834"/>
    <w:rsid w:val="002E7459"/>
    <w:rsid w:val="00311532"/>
    <w:rsid w:val="00311867"/>
    <w:rsid w:val="003176D0"/>
    <w:rsid w:val="003214B1"/>
    <w:rsid w:val="00331BBA"/>
    <w:rsid w:val="00341DD1"/>
    <w:rsid w:val="00357374"/>
    <w:rsid w:val="00367FB9"/>
    <w:rsid w:val="003711C4"/>
    <w:rsid w:val="00380A96"/>
    <w:rsid w:val="00380EC4"/>
    <w:rsid w:val="00385D12"/>
    <w:rsid w:val="003A4904"/>
    <w:rsid w:val="003A56AA"/>
    <w:rsid w:val="003C6C12"/>
    <w:rsid w:val="003F2F80"/>
    <w:rsid w:val="004007D5"/>
    <w:rsid w:val="0040483F"/>
    <w:rsid w:val="00406A01"/>
    <w:rsid w:val="004103D1"/>
    <w:rsid w:val="00433F2A"/>
    <w:rsid w:val="0043488B"/>
    <w:rsid w:val="004361AC"/>
    <w:rsid w:val="00446416"/>
    <w:rsid w:val="00456878"/>
    <w:rsid w:val="0046360F"/>
    <w:rsid w:val="00465F10"/>
    <w:rsid w:val="00466902"/>
    <w:rsid w:val="00467F32"/>
    <w:rsid w:val="00471B9E"/>
    <w:rsid w:val="004875BF"/>
    <w:rsid w:val="004A359A"/>
    <w:rsid w:val="004B5A13"/>
    <w:rsid w:val="004B7898"/>
    <w:rsid w:val="004E078C"/>
    <w:rsid w:val="004E215F"/>
    <w:rsid w:val="004E454F"/>
    <w:rsid w:val="004E61D3"/>
    <w:rsid w:val="004F6C1F"/>
    <w:rsid w:val="005367F1"/>
    <w:rsid w:val="00537497"/>
    <w:rsid w:val="005478D3"/>
    <w:rsid w:val="00552E11"/>
    <w:rsid w:val="00561888"/>
    <w:rsid w:val="0056366A"/>
    <w:rsid w:val="00564715"/>
    <w:rsid w:val="005717B2"/>
    <w:rsid w:val="005807A5"/>
    <w:rsid w:val="0058594E"/>
    <w:rsid w:val="0059525F"/>
    <w:rsid w:val="005A6344"/>
    <w:rsid w:val="005B0177"/>
    <w:rsid w:val="005C272D"/>
    <w:rsid w:val="005C5A8D"/>
    <w:rsid w:val="005C65AA"/>
    <w:rsid w:val="005E188D"/>
    <w:rsid w:val="005F297E"/>
    <w:rsid w:val="005F4993"/>
    <w:rsid w:val="005F6CAF"/>
    <w:rsid w:val="00640557"/>
    <w:rsid w:val="00646233"/>
    <w:rsid w:val="0065056B"/>
    <w:rsid w:val="006625DB"/>
    <w:rsid w:val="00666443"/>
    <w:rsid w:val="00672C76"/>
    <w:rsid w:val="0068037F"/>
    <w:rsid w:val="00682FE3"/>
    <w:rsid w:val="006905F7"/>
    <w:rsid w:val="006A4324"/>
    <w:rsid w:val="006B0246"/>
    <w:rsid w:val="006B5833"/>
    <w:rsid w:val="006C058B"/>
    <w:rsid w:val="006C74EA"/>
    <w:rsid w:val="006D1B57"/>
    <w:rsid w:val="006D2AA2"/>
    <w:rsid w:val="006D4ED5"/>
    <w:rsid w:val="006D617C"/>
    <w:rsid w:val="006E0095"/>
    <w:rsid w:val="006F07FB"/>
    <w:rsid w:val="00700E5D"/>
    <w:rsid w:val="00703F1F"/>
    <w:rsid w:val="007057B2"/>
    <w:rsid w:val="00706117"/>
    <w:rsid w:val="0070625C"/>
    <w:rsid w:val="007124BC"/>
    <w:rsid w:val="0072103C"/>
    <w:rsid w:val="007235BD"/>
    <w:rsid w:val="00727B7A"/>
    <w:rsid w:val="00730ABA"/>
    <w:rsid w:val="00746D8C"/>
    <w:rsid w:val="00767F9D"/>
    <w:rsid w:val="0078000F"/>
    <w:rsid w:val="0078266D"/>
    <w:rsid w:val="007832E4"/>
    <w:rsid w:val="007846CA"/>
    <w:rsid w:val="007852C6"/>
    <w:rsid w:val="00786BBF"/>
    <w:rsid w:val="007A3A2A"/>
    <w:rsid w:val="007A3A3D"/>
    <w:rsid w:val="007B1B1C"/>
    <w:rsid w:val="007E5EEA"/>
    <w:rsid w:val="00803001"/>
    <w:rsid w:val="00812E7F"/>
    <w:rsid w:val="00816D8E"/>
    <w:rsid w:val="00817C5E"/>
    <w:rsid w:val="00844490"/>
    <w:rsid w:val="008524DD"/>
    <w:rsid w:val="0086220F"/>
    <w:rsid w:val="0086397F"/>
    <w:rsid w:val="00874B8B"/>
    <w:rsid w:val="00877539"/>
    <w:rsid w:val="00880F2B"/>
    <w:rsid w:val="008819EA"/>
    <w:rsid w:val="00883A18"/>
    <w:rsid w:val="008955F4"/>
    <w:rsid w:val="0089718B"/>
    <w:rsid w:val="008A4C15"/>
    <w:rsid w:val="008C3CCA"/>
    <w:rsid w:val="008C64C6"/>
    <w:rsid w:val="008D7965"/>
    <w:rsid w:val="008E1562"/>
    <w:rsid w:val="008F5534"/>
    <w:rsid w:val="008F5765"/>
    <w:rsid w:val="009047F2"/>
    <w:rsid w:val="009130F0"/>
    <w:rsid w:val="00913BB1"/>
    <w:rsid w:val="00917BA7"/>
    <w:rsid w:val="00936CED"/>
    <w:rsid w:val="00942177"/>
    <w:rsid w:val="00950169"/>
    <w:rsid w:val="00955F00"/>
    <w:rsid w:val="0096232C"/>
    <w:rsid w:val="0096575B"/>
    <w:rsid w:val="00976F11"/>
    <w:rsid w:val="00986355"/>
    <w:rsid w:val="00997035"/>
    <w:rsid w:val="009A29EA"/>
    <w:rsid w:val="009A5483"/>
    <w:rsid w:val="009B66D2"/>
    <w:rsid w:val="009D06C3"/>
    <w:rsid w:val="009E0EE6"/>
    <w:rsid w:val="009E2792"/>
    <w:rsid w:val="009E7D33"/>
    <w:rsid w:val="009F0A95"/>
    <w:rsid w:val="00A0137D"/>
    <w:rsid w:val="00A10190"/>
    <w:rsid w:val="00A27297"/>
    <w:rsid w:val="00A272C2"/>
    <w:rsid w:val="00A40D63"/>
    <w:rsid w:val="00A42052"/>
    <w:rsid w:val="00A421F8"/>
    <w:rsid w:val="00A434F7"/>
    <w:rsid w:val="00A5304F"/>
    <w:rsid w:val="00A55BEC"/>
    <w:rsid w:val="00A564D0"/>
    <w:rsid w:val="00A6434A"/>
    <w:rsid w:val="00A74C89"/>
    <w:rsid w:val="00A74F15"/>
    <w:rsid w:val="00A84A86"/>
    <w:rsid w:val="00A92402"/>
    <w:rsid w:val="00AB6B8B"/>
    <w:rsid w:val="00AC2F37"/>
    <w:rsid w:val="00AD36C1"/>
    <w:rsid w:val="00AE18FA"/>
    <w:rsid w:val="00AE605F"/>
    <w:rsid w:val="00AF0A90"/>
    <w:rsid w:val="00AF234B"/>
    <w:rsid w:val="00B003AC"/>
    <w:rsid w:val="00B12868"/>
    <w:rsid w:val="00B1421E"/>
    <w:rsid w:val="00B213F4"/>
    <w:rsid w:val="00B2672B"/>
    <w:rsid w:val="00B27B4C"/>
    <w:rsid w:val="00B35F3A"/>
    <w:rsid w:val="00B37B6C"/>
    <w:rsid w:val="00B4502A"/>
    <w:rsid w:val="00B65161"/>
    <w:rsid w:val="00B6755A"/>
    <w:rsid w:val="00B7343D"/>
    <w:rsid w:val="00B871BA"/>
    <w:rsid w:val="00BA6EA1"/>
    <w:rsid w:val="00BB267C"/>
    <w:rsid w:val="00BC38F6"/>
    <w:rsid w:val="00BC719C"/>
    <w:rsid w:val="00BD40B3"/>
    <w:rsid w:val="00BD4118"/>
    <w:rsid w:val="00BD424B"/>
    <w:rsid w:val="00BD46D8"/>
    <w:rsid w:val="00BD794C"/>
    <w:rsid w:val="00BE17B4"/>
    <w:rsid w:val="00BE1810"/>
    <w:rsid w:val="00BE533B"/>
    <w:rsid w:val="00BF4DBB"/>
    <w:rsid w:val="00BF6FF9"/>
    <w:rsid w:val="00C04A72"/>
    <w:rsid w:val="00C22AB1"/>
    <w:rsid w:val="00C23457"/>
    <w:rsid w:val="00C27C13"/>
    <w:rsid w:val="00C34D9C"/>
    <w:rsid w:val="00C41F2F"/>
    <w:rsid w:val="00C44FDC"/>
    <w:rsid w:val="00C45A4A"/>
    <w:rsid w:val="00C508AC"/>
    <w:rsid w:val="00C63015"/>
    <w:rsid w:val="00C82868"/>
    <w:rsid w:val="00C93F30"/>
    <w:rsid w:val="00CE0C9C"/>
    <w:rsid w:val="00CF586E"/>
    <w:rsid w:val="00D00AFC"/>
    <w:rsid w:val="00D0656D"/>
    <w:rsid w:val="00D07D85"/>
    <w:rsid w:val="00D27BA2"/>
    <w:rsid w:val="00D27C2C"/>
    <w:rsid w:val="00D3056F"/>
    <w:rsid w:val="00D50E2D"/>
    <w:rsid w:val="00D6579E"/>
    <w:rsid w:val="00D65B92"/>
    <w:rsid w:val="00D72B49"/>
    <w:rsid w:val="00D814A3"/>
    <w:rsid w:val="00D82448"/>
    <w:rsid w:val="00D87CF7"/>
    <w:rsid w:val="00D936DF"/>
    <w:rsid w:val="00D94868"/>
    <w:rsid w:val="00D97438"/>
    <w:rsid w:val="00DA0366"/>
    <w:rsid w:val="00DA4F89"/>
    <w:rsid w:val="00DB39DE"/>
    <w:rsid w:val="00DC78DB"/>
    <w:rsid w:val="00DD2F91"/>
    <w:rsid w:val="00DD3642"/>
    <w:rsid w:val="00DD3BC6"/>
    <w:rsid w:val="00DD691B"/>
    <w:rsid w:val="00DE4D7C"/>
    <w:rsid w:val="00DE6183"/>
    <w:rsid w:val="00DE67FB"/>
    <w:rsid w:val="00DE6A76"/>
    <w:rsid w:val="00DE7868"/>
    <w:rsid w:val="00DF6012"/>
    <w:rsid w:val="00E034F9"/>
    <w:rsid w:val="00E071C7"/>
    <w:rsid w:val="00E319B9"/>
    <w:rsid w:val="00E33D5A"/>
    <w:rsid w:val="00E33E82"/>
    <w:rsid w:val="00E43F01"/>
    <w:rsid w:val="00E5253D"/>
    <w:rsid w:val="00E60442"/>
    <w:rsid w:val="00E61967"/>
    <w:rsid w:val="00E679C7"/>
    <w:rsid w:val="00E71192"/>
    <w:rsid w:val="00E76C4E"/>
    <w:rsid w:val="00E8462D"/>
    <w:rsid w:val="00E95AE9"/>
    <w:rsid w:val="00EC00A1"/>
    <w:rsid w:val="00EC37B6"/>
    <w:rsid w:val="00EC69C3"/>
    <w:rsid w:val="00ED6C9C"/>
    <w:rsid w:val="00EE48BB"/>
    <w:rsid w:val="00EE7DCE"/>
    <w:rsid w:val="00EF442B"/>
    <w:rsid w:val="00F03B0E"/>
    <w:rsid w:val="00F1104F"/>
    <w:rsid w:val="00F14653"/>
    <w:rsid w:val="00F15FB2"/>
    <w:rsid w:val="00F16F0C"/>
    <w:rsid w:val="00F24F9E"/>
    <w:rsid w:val="00F2771C"/>
    <w:rsid w:val="00F319D3"/>
    <w:rsid w:val="00F3375F"/>
    <w:rsid w:val="00F40212"/>
    <w:rsid w:val="00F40E6F"/>
    <w:rsid w:val="00F55DF8"/>
    <w:rsid w:val="00F66988"/>
    <w:rsid w:val="00F670F3"/>
    <w:rsid w:val="00F71CFB"/>
    <w:rsid w:val="00F73029"/>
    <w:rsid w:val="00F82703"/>
    <w:rsid w:val="00F9010A"/>
    <w:rsid w:val="00F92F39"/>
    <w:rsid w:val="00F9528C"/>
    <w:rsid w:val="00FB6CEF"/>
    <w:rsid w:val="00FC616E"/>
    <w:rsid w:val="00FE3667"/>
    <w:rsid w:val="00FE5392"/>
    <w:rsid w:val="00FF30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A2E3899"/>
  <w15:chartTrackingRefBased/>
  <w15:docId w15:val="{83598505-7CB1-497C-B0EC-53D5F499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link w:val="ListParagraphChar"/>
    <w:uiPriority w:val="99"/>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xdtextbox1">
    <w:name w:val="xdtextbox1"/>
    <w:basedOn w:val="DefaultParagraphFont"/>
    <w:rsid w:val="00C41F2F"/>
    <w:rPr>
      <w:color w:val="auto"/>
      <w:bdr w:val="single" w:sz="8" w:space="1" w:color="DCDCDC" w:frame="1"/>
      <w:shd w:val="clear" w:color="auto" w:fill="FFFFFF"/>
    </w:rPr>
  </w:style>
  <w:style w:type="paragraph" w:styleId="CommentText">
    <w:name w:val="annotation text"/>
    <w:basedOn w:val="Normal"/>
    <w:link w:val="CommentTextChar"/>
    <w:uiPriority w:val="99"/>
    <w:semiHidden/>
    <w:unhideWhenUsed/>
    <w:rsid w:val="00EC69C3"/>
    <w:pPr>
      <w:spacing w:line="240" w:lineRule="auto"/>
    </w:pPr>
    <w:rPr>
      <w:sz w:val="20"/>
      <w:szCs w:val="20"/>
    </w:rPr>
  </w:style>
  <w:style w:type="character" w:customStyle="1" w:styleId="CommentTextChar">
    <w:name w:val="Comment Text Char"/>
    <w:basedOn w:val="DefaultParagraphFont"/>
    <w:link w:val="CommentText"/>
    <w:uiPriority w:val="99"/>
    <w:semiHidden/>
    <w:rsid w:val="00EC69C3"/>
    <w:rPr>
      <w:sz w:val="20"/>
      <w:szCs w:val="20"/>
    </w:rPr>
  </w:style>
  <w:style w:type="character" w:styleId="CommentReference">
    <w:name w:val="annotation reference"/>
    <w:basedOn w:val="DefaultParagraphFont"/>
    <w:uiPriority w:val="99"/>
    <w:semiHidden/>
    <w:unhideWhenUsed/>
    <w:rsid w:val="00EC69C3"/>
    <w:rPr>
      <w:sz w:val="16"/>
      <w:szCs w:val="16"/>
    </w:rPr>
  </w:style>
  <w:style w:type="character" w:customStyle="1" w:styleId="ListParagraphChar">
    <w:name w:val="List Paragraph Char"/>
    <w:link w:val="ListParagraph"/>
    <w:uiPriority w:val="99"/>
    <w:locked/>
    <w:rsid w:val="00E52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
      <w:docPartPr>
        <w:name w:val="252734FA9A9846D9BAA9A8C402FBC95A"/>
        <w:category>
          <w:name w:val="כללי"/>
          <w:gallery w:val="placeholder"/>
        </w:category>
        <w:types>
          <w:type w:val="bbPlcHdr"/>
        </w:types>
        <w:behaviors>
          <w:behavior w:val="content"/>
        </w:behaviors>
        <w:guid w:val="{A8E2B540-414A-44B7-86A5-5A9CD217DBA5}"/>
      </w:docPartPr>
      <w:docPartBody>
        <w:p w:rsidR="00D6449B" w:rsidRDefault="00C91D8D" w:rsidP="00C91D8D">
          <w:pPr>
            <w:pStyle w:val="252734FA9A9846D9BAA9A8C402FBC95A"/>
          </w:pPr>
          <w:r w:rsidRPr="003059F5">
            <w:rPr>
              <w:rStyle w:val="PlaceholderText"/>
              <w:rtl/>
            </w:rPr>
            <w:t>[רשות מקומית]</w:t>
          </w:r>
        </w:p>
      </w:docPartBody>
    </w:docPart>
    <w:docPart>
      <w:docPartPr>
        <w:name w:val="ECA1E0B2BA38423EBF8D3C329F49FA8B"/>
        <w:category>
          <w:name w:val="כללי"/>
          <w:gallery w:val="placeholder"/>
        </w:category>
        <w:types>
          <w:type w:val="bbPlcHdr"/>
        </w:types>
        <w:behaviors>
          <w:behavior w:val="content"/>
        </w:behaviors>
        <w:guid w:val="{79439BD3-2E69-4678-9A09-6437B6279F75}"/>
      </w:docPartPr>
      <w:docPartBody>
        <w:p w:rsidR="00D6449B" w:rsidRDefault="00C91D8D" w:rsidP="00C91D8D">
          <w:pPr>
            <w:pStyle w:val="ECA1E0B2BA38423EBF8D3C329F49FA8B"/>
          </w:pPr>
          <w:r w:rsidRPr="003059F5">
            <w:rPr>
              <w:rStyle w:val="PlaceholderText"/>
              <w:rtl/>
            </w:rPr>
            <w:t>[שם אתר]</w:t>
          </w:r>
        </w:p>
      </w:docPartBody>
    </w:docPart>
    <w:docPart>
      <w:docPartPr>
        <w:name w:val="5B20B03CE9DC4405AE75338FEA43CAD5"/>
        <w:category>
          <w:name w:val="כללי"/>
          <w:gallery w:val="placeholder"/>
        </w:category>
        <w:types>
          <w:type w:val="bbPlcHdr"/>
        </w:types>
        <w:behaviors>
          <w:behavior w:val="content"/>
        </w:behaviors>
        <w:guid w:val="{0F434EEC-DD3F-401F-B1E4-2F6007443CC9}"/>
      </w:docPartPr>
      <w:docPartBody>
        <w:p w:rsidR="00D6449B" w:rsidRDefault="00C91D8D" w:rsidP="00C91D8D">
          <w:pPr>
            <w:pStyle w:val="5B20B03CE9DC4405AE75338FEA43CAD5"/>
          </w:pPr>
          <w:r w:rsidRPr="003059F5">
            <w:rPr>
              <w:rStyle w:val="PlaceholderText"/>
              <w:rtl/>
            </w:rPr>
            <w:t>[שדה נוסף 2]</w:t>
          </w:r>
        </w:p>
      </w:docPartBody>
    </w:docPart>
    <w:docPart>
      <w:docPartPr>
        <w:name w:val="73DD567D8E6943779105D5071B4AF40B"/>
        <w:category>
          <w:name w:val="כללי"/>
          <w:gallery w:val="placeholder"/>
        </w:category>
        <w:types>
          <w:type w:val="bbPlcHdr"/>
        </w:types>
        <w:behaviors>
          <w:behavior w:val="content"/>
        </w:behaviors>
        <w:guid w:val="{D5E2D2FB-D943-4DDD-848C-D3F2FBD4A218}"/>
      </w:docPartPr>
      <w:docPartBody>
        <w:p w:rsidR="00D6449B" w:rsidRDefault="00C91D8D" w:rsidP="00C91D8D">
          <w:pPr>
            <w:pStyle w:val="73DD567D8E6943779105D5071B4AF40B"/>
          </w:pPr>
          <w:r w:rsidRPr="003059F5">
            <w:rPr>
              <w:rStyle w:val="PlaceholderText"/>
              <w:rtl/>
            </w:rPr>
            <w:t>[רשות מקומית]</w:t>
          </w:r>
        </w:p>
      </w:docPartBody>
    </w:docPart>
    <w:docPart>
      <w:docPartPr>
        <w:name w:val="C4C38DCCF1154F519B3B2AD665DE14E1"/>
        <w:category>
          <w:name w:val="כללי"/>
          <w:gallery w:val="placeholder"/>
        </w:category>
        <w:types>
          <w:type w:val="bbPlcHdr"/>
        </w:types>
        <w:behaviors>
          <w:behavior w:val="content"/>
        </w:behaviors>
        <w:guid w:val="{AB5B2D58-0439-4F14-B56C-645182E47C07}"/>
      </w:docPartPr>
      <w:docPartBody>
        <w:p w:rsidR="0046107F" w:rsidRDefault="001D6A5E" w:rsidP="001D6A5E">
          <w:pPr>
            <w:pStyle w:val="C4C38DCCF1154F519B3B2AD665DE14E1"/>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Segoe UI"/>
    <w:charset w:val="00"/>
    <w:family w:val="swiss"/>
    <w:pitch w:val="variable"/>
    <w:sig w:usb0="00000000"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061EB3"/>
    <w:rsid w:val="0006286A"/>
    <w:rsid w:val="00177879"/>
    <w:rsid w:val="001D6A5E"/>
    <w:rsid w:val="00254DFB"/>
    <w:rsid w:val="00261AE3"/>
    <w:rsid w:val="002B3D88"/>
    <w:rsid w:val="003759F5"/>
    <w:rsid w:val="00432818"/>
    <w:rsid w:val="0044451B"/>
    <w:rsid w:val="0046107F"/>
    <w:rsid w:val="00471A04"/>
    <w:rsid w:val="00476685"/>
    <w:rsid w:val="0049047A"/>
    <w:rsid w:val="0058523B"/>
    <w:rsid w:val="005E5F85"/>
    <w:rsid w:val="006865A5"/>
    <w:rsid w:val="00747FDF"/>
    <w:rsid w:val="007641B9"/>
    <w:rsid w:val="007B3E1C"/>
    <w:rsid w:val="00844630"/>
    <w:rsid w:val="00844768"/>
    <w:rsid w:val="00892780"/>
    <w:rsid w:val="0089490C"/>
    <w:rsid w:val="008A34B4"/>
    <w:rsid w:val="008B7690"/>
    <w:rsid w:val="0094021E"/>
    <w:rsid w:val="00995DE3"/>
    <w:rsid w:val="00A168C1"/>
    <w:rsid w:val="00A2009D"/>
    <w:rsid w:val="00A3216F"/>
    <w:rsid w:val="00A4673E"/>
    <w:rsid w:val="00A73F6A"/>
    <w:rsid w:val="00A74220"/>
    <w:rsid w:val="00BD7B72"/>
    <w:rsid w:val="00C52A3A"/>
    <w:rsid w:val="00C53130"/>
    <w:rsid w:val="00C801CB"/>
    <w:rsid w:val="00C91D8D"/>
    <w:rsid w:val="00CB2CB9"/>
    <w:rsid w:val="00CC6362"/>
    <w:rsid w:val="00D6449B"/>
    <w:rsid w:val="00D87396"/>
    <w:rsid w:val="00DA63BC"/>
    <w:rsid w:val="00DD6DE3"/>
    <w:rsid w:val="00E00DE4"/>
    <w:rsid w:val="00E4576F"/>
    <w:rsid w:val="00EC6A11"/>
    <w:rsid w:val="00ED2598"/>
    <w:rsid w:val="00FA493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6A5E"/>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 w:type="paragraph" w:customStyle="1" w:styleId="252734FA9A9846D9BAA9A8C402FBC95A">
    <w:name w:val="252734FA9A9846D9BAA9A8C402FBC95A"/>
    <w:rsid w:val="00C91D8D"/>
    <w:pPr>
      <w:bidi/>
    </w:pPr>
  </w:style>
  <w:style w:type="paragraph" w:customStyle="1" w:styleId="ECA1E0B2BA38423EBF8D3C329F49FA8B">
    <w:name w:val="ECA1E0B2BA38423EBF8D3C329F49FA8B"/>
    <w:rsid w:val="00C91D8D"/>
    <w:pPr>
      <w:bidi/>
    </w:pPr>
  </w:style>
  <w:style w:type="paragraph" w:customStyle="1" w:styleId="5B20B03CE9DC4405AE75338FEA43CAD5">
    <w:name w:val="5B20B03CE9DC4405AE75338FEA43CAD5"/>
    <w:rsid w:val="00C91D8D"/>
    <w:pPr>
      <w:bidi/>
    </w:pPr>
  </w:style>
  <w:style w:type="paragraph" w:customStyle="1" w:styleId="73DD567D8E6943779105D5071B4AF40B">
    <w:name w:val="73DD567D8E6943779105D5071B4AF40B"/>
    <w:rsid w:val="00C91D8D"/>
    <w:pPr>
      <w:bidi/>
    </w:pPr>
  </w:style>
  <w:style w:type="paragraph" w:customStyle="1" w:styleId="C4C38DCCF1154F519B3B2AD665DE14E1">
    <w:name w:val="C4C38DCCF1154F519B3B2AD665DE14E1"/>
    <w:rsid w:val="001D6A5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AC9F0DE8-0E22-4050-BE77-F726A1FA6220}"/>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A5F5E3EC-D164-4CB0-9326-D557FE106F73}"/>
</file>

<file path=customXml/itemProps6.xml><?xml version="1.0" encoding="utf-8"?>
<ds:datastoreItem xmlns:ds="http://schemas.openxmlformats.org/officeDocument/2006/customXml" ds:itemID="{AC82417B-C523-43C4-B43A-AFE23A2D0033}"/>
</file>

<file path=docProps/app.xml><?xml version="1.0" encoding="utf-8"?>
<Properties xmlns="http://schemas.openxmlformats.org/officeDocument/2006/extended-properties" xmlns:vt="http://schemas.openxmlformats.org/officeDocument/2006/docPropsVTypes">
  <Template>Normal</Template>
  <TotalTime>1</TotalTime>
  <Pages>4</Pages>
  <Words>12203</Words>
  <Characters>61017</Characters>
  <Application>Microsoft Office Word</Application>
  <DocSecurity>0</DocSecurity>
  <Lines>508</Lines>
  <Paragraphs>146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cp:revision>
  <cp:lastPrinted>2020-09-03T10:38:00Z</cp:lastPrinted>
  <dcterms:created xsi:type="dcterms:W3CDTF">2021-01-03T12:00:00Z</dcterms:created>
  <dcterms:modified xsi:type="dcterms:W3CDTF">2021-01-03T12:00:00Z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8c316071-a2db-4ff4-91ec-504c86e4292c</vt:lpwstr>
  </property>
</Properties>
</file>