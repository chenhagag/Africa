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A99FF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hint="cs"/>
          <w:sz w:val="20"/>
          <w:szCs w:val="24"/>
          <w:rtl/>
          <w:lang w:eastAsia="he-IL"/>
        </w:rPr>
      </w:pPr>
    </w:p>
    <w:p w14:paraId="766BC51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74D9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D53EC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D745C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09D583C" w14:textId="19B7C5EA" w:rsidR="00B27B4C" w:rsidRDefault="001C53DD" w:rsidP="001A19E8">
      <w:pPr>
        <w:widowControl w:val="0"/>
        <w:spacing w:before="0" w:beforeAutospacing="0" w:after="0" w:afterAutospacing="0" w:line="240" w:lineRule="auto"/>
        <w:jc w:val="center"/>
        <w:rPr>
          <w:ins w:id="0" w:author="Avi Cohen" w:date="2020-10-19T12:19:00Z"/>
          <w:rFonts w:ascii="Times New Roman" w:eastAsia="Times New Roman" w:hAnsi="Times New Roman" w:cs="David"/>
          <w:bCs/>
          <w:i/>
          <w:iCs/>
          <w:noProof/>
          <w:sz w:val="32"/>
          <w:szCs w:val="32"/>
          <w:highlight w:val="cyan"/>
          <w:u w:val="single"/>
          <w:rtl/>
        </w:rPr>
      </w:pPr>
      <w:ins w:id="1" w:author="Avi Cohen" w:date="2020-09-21T13:27:00Z">
        <w:r w:rsidRPr="001C53DD">
          <w:rPr>
            <w:rFonts w:ascii="Times New Roman" w:eastAsia="Times New Roman" w:hAnsi="Times New Roman" w:cs="David" w:hint="eastAsia"/>
            <w:bCs/>
            <w:i/>
            <w:iCs/>
            <w:noProof/>
            <w:sz w:val="32"/>
            <w:szCs w:val="32"/>
            <w:highlight w:val="cyan"/>
            <w:u w:val="single"/>
            <w:rtl/>
            <w:rPrChange w:id="2" w:author="Avi Cohen" w:date="2020-09-21T13:27:00Z">
              <w:rPr>
                <w:rFonts w:ascii="Times New Roman" w:eastAsia="Times New Roman" w:hAnsi="Times New Roman" w:cs="David" w:hint="eastAsia"/>
                <w:bCs/>
                <w:i/>
                <w:iCs/>
                <w:noProof/>
                <w:sz w:val="32"/>
                <w:szCs w:val="32"/>
                <w:u w:val="single"/>
                <w:rtl/>
              </w:rPr>
            </w:rPrChange>
          </w:rPr>
          <w:t>חוזה</w:t>
        </w:r>
        <w:r w:rsidRPr="001C53DD">
          <w:rPr>
            <w:rFonts w:ascii="Times New Roman" w:eastAsia="Times New Roman" w:hAnsi="Times New Roman" w:cs="David"/>
            <w:bCs/>
            <w:i/>
            <w:iCs/>
            <w:noProof/>
            <w:sz w:val="32"/>
            <w:szCs w:val="32"/>
            <w:highlight w:val="cyan"/>
            <w:u w:val="single"/>
            <w:rtl/>
            <w:rPrChange w:id="3" w:author="Avi Cohen" w:date="2020-09-21T13:27:00Z">
              <w:rPr>
                <w:rFonts w:ascii="Times New Roman" w:eastAsia="Times New Roman" w:hAnsi="Times New Roman" w:cs="David"/>
                <w:bCs/>
                <w:i/>
                <w:iCs/>
                <w:noProof/>
                <w:sz w:val="32"/>
                <w:szCs w:val="32"/>
                <w:u w:val="single"/>
                <w:rtl/>
              </w:rPr>
            </w:rPrChange>
          </w:rPr>
          <w:t xml:space="preserve"> </w:t>
        </w:r>
        <w:r w:rsidRPr="001C53DD">
          <w:rPr>
            <w:rFonts w:ascii="Times New Roman" w:eastAsia="Times New Roman" w:hAnsi="Times New Roman" w:cs="David" w:hint="eastAsia"/>
            <w:bCs/>
            <w:i/>
            <w:iCs/>
            <w:noProof/>
            <w:sz w:val="32"/>
            <w:szCs w:val="32"/>
            <w:highlight w:val="cyan"/>
            <w:u w:val="single"/>
            <w:rtl/>
            <w:rPrChange w:id="4" w:author="Avi Cohen" w:date="2020-09-21T13:27:00Z">
              <w:rPr>
                <w:rFonts w:ascii="Times New Roman" w:eastAsia="Times New Roman" w:hAnsi="Times New Roman" w:cs="David" w:hint="eastAsia"/>
                <w:bCs/>
                <w:i/>
                <w:iCs/>
                <w:noProof/>
                <w:sz w:val="32"/>
                <w:szCs w:val="32"/>
                <w:u w:val="single"/>
                <w:rtl/>
              </w:rPr>
            </w:rPrChange>
          </w:rPr>
          <w:t>מעודכן</w:t>
        </w:r>
        <w:r w:rsidRPr="001C53DD">
          <w:rPr>
            <w:rFonts w:ascii="Times New Roman" w:eastAsia="Times New Roman" w:hAnsi="Times New Roman" w:cs="David"/>
            <w:bCs/>
            <w:i/>
            <w:iCs/>
            <w:noProof/>
            <w:sz w:val="32"/>
            <w:szCs w:val="32"/>
            <w:highlight w:val="cyan"/>
            <w:u w:val="single"/>
            <w:rtl/>
            <w:rPrChange w:id="5" w:author="Avi Cohen" w:date="2020-09-21T13:27:00Z">
              <w:rPr>
                <w:rFonts w:ascii="Times New Roman" w:eastAsia="Times New Roman" w:hAnsi="Times New Roman" w:cs="David"/>
                <w:bCs/>
                <w:i/>
                <w:iCs/>
                <w:noProof/>
                <w:sz w:val="32"/>
                <w:szCs w:val="32"/>
                <w:u w:val="single"/>
                <w:rtl/>
              </w:rPr>
            </w:rPrChange>
          </w:rPr>
          <w:t xml:space="preserve"> </w:t>
        </w:r>
        <w:r w:rsidRPr="001C53DD">
          <w:rPr>
            <w:rFonts w:ascii="Times New Roman" w:eastAsia="Times New Roman" w:hAnsi="Times New Roman" w:cs="David" w:hint="eastAsia"/>
            <w:bCs/>
            <w:i/>
            <w:iCs/>
            <w:noProof/>
            <w:sz w:val="32"/>
            <w:szCs w:val="32"/>
            <w:highlight w:val="cyan"/>
            <w:u w:val="single"/>
            <w:rtl/>
            <w:rPrChange w:id="6" w:author="Avi Cohen" w:date="2020-09-21T13:27:00Z">
              <w:rPr>
                <w:rFonts w:ascii="Times New Roman" w:eastAsia="Times New Roman" w:hAnsi="Times New Roman" w:cs="David" w:hint="eastAsia"/>
                <w:bCs/>
                <w:i/>
                <w:iCs/>
                <w:noProof/>
                <w:sz w:val="32"/>
                <w:szCs w:val="32"/>
                <w:u w:val="single"/>
                <w:rtl/>
              </w:rPr>
            </w:rPrChange>
          </w:rPr>
          <w:t>לאחר</w:t>
        </w:r>
        <w:r w:rsidRPr="001C53DD">
          <w:rPr>
            <w:rFonts w:ascii="Times New Roman" w:eastAsia="Times New Roman" w:hAnsi="Times New Roman" w:cs="David"/>
            <w:bCs/>
            <w:i/>
            <w:iCs/>
            <w:noProof/>
            <w:sz w:val="32"/>
            <w:szCs w:val="32"/>
            <w:highlight w:val="cyan"/>
            <w:u w:val="single"/>
            <w:rtl/>
            <w:rPrChange w:id="7" w:author="Avi Cohen" w:date="2020-09-21T13:27:00Z">
              <w:rPr>
                <w:rFonts w:ascii="Times New Roman" w:eastAsia="Times New Roman" w:hAnsi="Times New Roman" w:cs="David"/>
                <w:bCs/>
                <w:i/>
                <w:iCs/>
                <w:noProof/>
                <w:sz w:val="32"/>
                <w:szCs w:val="32"/>
                <w:u w:val="single"/>
                <w:rtl/>
              </w:rPr>
            </w:rPrChange>
          </w:rPr>
          <w:t xml:space="preserve"> </w:t>
        </w:r>
        <w:r w:rsidRPr="001C53DD">
          <w:rPr>
            <w:rFonts w:ascii="Times New Roman" w:eastAsia="Times New Roman" w:hAnsi="Times New Roman" w:cs="David" w:hint="eastAsia"/>
            <w:bCs/>
            <w:i/>
            <w:iCs/>
            <w:noProof/>
            <w:sz w:val="32"/>
            <w:szCs w:val="32"/>
            <w:highlight w:val="cyan"/>
            <w:u w:val="single"/>
            <w:rtl/>
            <w:rPrChange w:id="8" w:author="Avi Cohen" w:date="2020-09-21T13:27:00Z">
              <w:rPr>
                <w:rFonts w:ascii="Times New Roman" w:eastAsia="Times New Roman" w:hAnsi="Times New Roman" w:cs="David" w:hint="eastAsia"/>
                <w:bCs/>
                <w:i/>
                <w:iCs/>
                <w:noProof/>
                <w:sz w:val="32"/>
                <w:szCs w:val="32"/>
                <w:u w:val="single"/>
                <w:rtl/>
              </w:rPr>
            </w:rPrChange>
          </w:rPr>
          <w:t>ישיבת</w:t>
        </w:r>
        <w:r w:rsidRPr="001C53DD">
          <w:rPr>
            <w:rFonts w:ascii="Times New Roman" w:eastAsia="Times New Roman" w:hAnsi="Times New Roman" w:cs="David"/>
            <w:bCs/>
            <w:i/>
            <w:iCs/>
            <w:noProof/>
            <w:sz w:val="32"/>
            <w:szCs w:val="32"/>
            <w:highlight w:val="cyan"/>
            <w:u w:val="single"/>
            <w:rtl/>
            <w:rPrChange w:id="9" w:author="Avi Cohen" w:date="2020-09-21T13:27:00Z">
              <w:rPr>
                <w:rFonts w:ascii="Times New Roman" w:eastAsia="Times New Roman" w:hAnsi="Times New Roman" w:cs="David"/>
                <w:bCs/>
                <w:i/>
                <w:iCs/>
                <w:noProof/>
                <w:sz w:val="32"/>
                <w:szCs w:val="32"/>
                <w:u w:val="single"/>
                <w:rtl/>
              </w:rPr>
            </w:rPrChange>
          </w:rPr>
          <w:t xml:space="preserve"> </w:t>
        </w:r>
        <w:r w:rsidRPr="001C53DD">
          <w:rPr>
            <w:rFonts w:ascii="Times New Roman" w:eastAsia="Times New Roman" w:hAnsi="Times New Roman" w:cs="David" w:hint="eastAsia"/>
            <w:bCs/>
            <w:i/>
            <w:iCs/>
            <w:noProof/>
            <w:sz w:val="32"/>
            <w:szCs w:val="32"/>
            <w:highlight w:val="cyan"/>
            <w:u w:val="single"/>
            <w:rtl/>
            <w:rPrChange w:id="10" w:author="Avi Cohen" w:date="2020-09-21T13:27:00Z">
              <w:rPr>
                <w:rFonts w:ascii="Times New Roman" w:eastAsia="Times New Roman" w:hAnsi="Times New Roman" w:cs="David" w:hint="eastAsia"/>
                <w:bCs/>
                <w:i/>
                <w:iCs/>
                <w:noProof/>
                <w:sz w:val="32"/>
                <w:szCs w:val="32"/>
                <w:u w:val="single"/>
                <w:rtl/>
              </w:rPr>
            </w:rPrChange>
          </w:rPr>
          <w:t>ליאור</w:t>
        </w:r>
        <w:r w:rsidRPr="001C53DD">
          <w:rPr>
            <w:rFonts w:ascii="Times New Roman" w:eastAsia="Times New Roman" w:hAnsi="Times New Roman" w:cs="David"/>
            <w:bCs/>
            <w:i/>
            <w:iCs/>
            <w:noProof/>
            <w:sz w:val="32"/>
            <w:szCs w:val="32"/>
            <w:highlight w:val="cyan"/>
            <w:u w:val="single"/>
            <w:rtl/>
            <w:rPrChange w:id="11" w:author="Avi Cohen" w:date="2020-09-21T13:27:00Z">
              <w:rPr>
                <w:rFonts w:ascii="Times New Roman" w:eastAsia="Times New Roman" w:hAnsi="Times New Roman" w:cs="David"/>
                <w:bCs/>
                <w:i/>
                <w:iCs/>
                <w:noProof/>
                <w:sz w:val="32"/>
                <w:szCs w:val="32"/>
                <w:u w:val="single"/>
                <w:rtl/>
              </w:rPr>
            </w:rPrChange>
          </w:rPr>
          <w:t xml:space="preserve"> </w:t>
        </w:r>
        <w:r w:rsidRPr="001C53DD">
          <w:rPr>
            <w:rFonts w:ascii="Times New Roman" w:eastAsia="Times New Roman" w:hAnsi="Times New Roman" w:cs="David" w:hint="eastAsia"/>
            <w:bCs/>
            <w:i/>
            <w:iCs/>
            <w:noProof/>
            <w:sz w:val="32"/>
            <w:szCs w:val="32"/>
            <w:highlight w:val="cyan"/>
            <w:u w:val="single"/>
            <w:rtl/>
            <w:rPrChange w:id="12" w:author="Avi Cohen" w:date="2020-09-21T13:27:00Z">
              <w:rPr>
                <w:rFonts w:ascii="Times New Roman" w:eastAsia="Times New Roman" w:hAnsi="Times New Roman" w:cs="David" w:hint="eastAsia"/>
                <w:bCs/>
                <w:i/>
                <w:iCs/>
                <w:noProof/>
                <w:sz w:val="32"/>
                <w:szCs w:val="32"/>
                <w:u w:val="single"/>
                <w:rtl/>
              </w:rPr>
            </w:rPrChange>
          </w:rPr>
          <w:t>ואבי</w:t>
        </w:r>
      </w:ins>
    </w:p>
    <w:p w14:paraId="33E40B94" w14:textId="757EE742" w:rsidR="006A4324" w:rsidRPr="001C53DD" w:rsidRDefault="006A4324" w:rsidP="001A19E8">
      <w:pPr>
        <w:widowControl w:val="0"/>
        <w:spacing w:before="0" w:beforeAutospacing="0" w:after="0" w:afterAutospacing="0" w:line="240" w:lineRule="auto"/>
        <w:jc w:val="center"/>
        <w:rPr>
          <w:rFonts w:ascii="Times New Roman" w:eastAsia="Times New Roman" w:hAnsi="Times New Roman" w:cs="David"/>
          <w:bCs/>
          <w:i/>
          <w:iCs/>
          <w:noProof/>
          <w:sz w:val="32"/>
          <w:szCs w:val="32"/>
          <w:highlight w:val="cyan"/>
          <w:u w:val="single"/>
          <w:rtl/>
          <w:rPrChange w:id="13" w:author="Avi Cohen" w:date="2020-09-21T13:27:00Z">
            <w:rPr>
              <w:rFonts w:ascii="Times New Roman" w:eastAsia="Times New Roman" w:hAnsi="Times New Roman" w:cs="David"/>
              <w:bCs/>
              <w:i/>
              <w:iCs/>
              <w:noProof/>
              <w:sz w:val="32"/>
              <w:szCs w:val="32"/>
              <w:u w:val="single"/>
              <w:rtl/>
            </w:rPr>
          </w:rPrChange>
        </w:rPr>
      </w:pPr>
      <w:ins w:id="14" w:author="Avi Cohen" w:date="2020-10-19T12:19:00Z">
        <w:r>
          <w:rPr>
            <w:rFonts w:ascii="Times New Roman" w:eastAsia="Times New Roman" w:hAnsi="Times New Roman" w:cs="David" w:hint="cs"/>
            <w:bCs/>
            <w:i/>
            <w:iCs/>
            <w:noProof/>
            <w:sz w:val="32"/>
            <w:szCs w:val="32"/>
            <w:highlight w:val="cyan"/>
            <w:u w:val="single"/>
            <w:rtl/>
          </w:rPr>
          <w:t xml:space="preserve">מעודכן לאחר פגישת זום </w:t>
        </w:r>
      </w:ins>
      <w:r w:rsidR="001A19E8">
        <w:rPr>
          <w:rFonts w:ascii="Times New Roman" w:eastAsia="Times New Roman" w:hAnsi="Times New Roman" w:cs="David" w:hint="cs"/>
          <w:bCs/>
          <w:i/>
          <w:iCs/>
          <w:noProof/>
          <w:sz w:val="32"/>
          <w:szCs w:val="32"/>
          <w:highlight w:val="cyan"/>
          <w:u w:val="single"/>
          <w:rtl/>
        </w:rPr>
        <w:t>22/11</w:t>
      </w:r>
      <w:ins w:id="15" w:author="Avi Cohen" w:date="2020-10-19T12:19:00Z">
        <w:r>
          <w:rPr>
            <w:rFonts w:ascii="Times New Roman" w:eastAsia="Times New Roman" w:hAnsi="Times New Roman" w:cs="David" w:hint="cs"/>
            <w:bCs/>
            <w:i/>
            <w:iCs/>
            <w:noProof/>
            <w:sz w:val="32"/>
            <w:szCs w:val="32"/>
            <w:highlight w:val="cyan"/>
            <w:u w:val="single"/>
            <w:rtl/>
          </w:rPr>
          <w:t xml:space="preserve"> ליאור ואבי </w:t>
        </w:r>
      </w:ins>
    </w:p>
    <w:p w14:paraId="1F4EC765" w14:textId="4F7E5CA4" w:rsidR="00B27B4C" w:rsidRPr="004875BF"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del w:id="16" w:author="Avi Cohen" w:date="2020-08-09T13:36:00Z">
        <w:r w:rsidRPr="001C53DD" w:rsidDel="00730ABA">
          <w:rPr>
            <w:rFonts w:ascii="Times New Roman" w:eastAsia="Times New Roman" w:hAnsi="Times New Roman" w:cs="David"/>
            <w:bCs/>
            <w:i/>
            <w:iCs/>
            <w:noProof/>
            <w:sz w:val="32"/>
            <w:szCs w:val="32"/>
            <w:highlight w:val="cyan"/>
            <w:rPrChange w:id="17" w:author="Avi Cohen" w:date="2020-09-21T13:27:00Z">
              <w:rPr>
                <w:noProof/>
              </w:rPr>
            </w:rPrChange>
          </w:rPr>
          <w:drawing>
            <wp:inline distT="0" distB="0" distL="0" distR="0" wp14:anchorId="0DF18404" wp14:editId="6223D462">
              <wp:extent cx="58681" cy="339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BEBA8EAE-BF5A-486C-A8C5-ECC9F3942E4B}">
                            <a14:imgProps xmlns:a14="http://schemas.microsoft.com/office/drawing/2010/main">
                              <a14:imgLayer r:embed="rId14">
                                <a14:imgEffect>
                                  <a14:backgroundRemoval t="35150" b="71568" l="10000" r="90000"/>
                                </a14:imgEffect>
                              </a14:imgLayer>
                            </a14:imgProps>
                          </a:ext>
                          <a:ext uri="{28A0092B-C50C-407E-A947-70E740481C1C}">
                            <a14:useLocalDpi xmlns:a14="http://schemas.microsoft.com/office/drawing/2010/main" val="0"/>
                          </a:ext>
                        </a:extLst>
                      </a:blip>
                      <a:srcRect t="30597" b="23880"/>
                      <a:stretch>
                        <a:fillRect/>
                      </a:stretch>
                    </pic:blipFill>
                    <pic:spPr bwMode="auto">
                      <a:xfrm flipH="1">
                        <a:off x="0" y="0"/>
                        <a:ext cx="62094" cy="358813"/>
                      </a:xfrm>
                      <a:prstGeom prst="rect">
                        <a:avLst/>
                      </a:prstGeom>
                      <a:noFill/>
                      <a:ln>
                        <a:noFill/>
                      </a:ln>
                    </pic:spPr>
                  </pic:pic>
                </a:graphicData>
              </a:graphic>
            </wp:inline>
          </w:drawing>
        </w:r>
      </w:del>
    </w:p>
    <w:p w14:paraId="2C44401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15C6AE1" w14:textId="485F56D3" w:rsidR="00B003AC" w:rsidDel="009B66D2" w:rsidRDefault="00730ABA" w:rsidP="00B37B6C">
      <w:pPr>
        <w:widowControl w:val="0"/>
        <w:spacing w:before="0" w:beforeAutospacing="0" w:after="0" w:afterAutospacing="0" w:line="240" w:lineRule="auto"/>
        <w:jc w:val="center"/>
        <w:rPr>
          <w:del w:id="18" w:author="Avi Cohen" w:date="2020-08-12T12:40:00Z"/>
          <w:rFonts w:ascii="Times New Roman" w:eastAsia="Times New Roman" w:hAnsi="Times New Roman" w:cs="David"/>
          <w:bCs/>
          <w:sz w:val="32"/>
          <w:szCs w:val="32"/>
          <w:u w:val="single"/>
          <w:rtl/>
          <w:lang w:eastAsia="he-IL"/>
        </w:rPr>
      </w:pPr>
      <w:ins w:id="19" w:author="Avi Cohen" w:date="2020-08-09T13:39:00Z">
        <w:r w:rsidRPr="00B736A5">
          <w:rPr>
            <w:rFonts w:ascii="Times New Roman" w:eastAsia="Times New Roman" w:hAnsi="Times New Roman" w:cs="David"/>
            <w:bCs/>
            <w:sz w:val="32"/>
            <w:szCs w:val="32"/>
            <w:highlight w:val="yellow"/>
            <w:u w:val="single"/>
            <w:rtl/>
            <w:lang w:eastAsia="he-IL"/>
          </w:rPr>
          <w:t xml:space="preserve"> </w:t>
        </w:r>
        <w:r w:rsidRPr="00B736A5">
          <w:rPr>
            <w:rFonts w:ascii="Times New Roman" w:eastAsia="Times New Roman" w:hAnsi="Times New Roman" w:cs="David" w:hint="eastAsia"/>
            <w:bCs/>
            <w:sz w:val="32"/>
            <w:szCs w:val="32"/>
            <w:highlight w:val="yellow"/>
            <w:u w:val="single"/>
            <w:rtl/>
            <w:lang w:eastAsia="he-IL"/>
          </w:rPr>
          <w:t>לוגו</w:t>
        </w:r>
        <w:r w:rsidRPr="00B736A5">
          <w:rPr>
            <w:rFonts w:ascii="Times New Roman" w:eastAsia="Times New Roman" w:hAnsi="Times New Roman" w:cs="David"/>
            <w:bCs/>
            <w:sz w:val="32"/>
            <w:szCs w:val="32"/>
            <w:highlight w:val="yellow"/>
            <w:u w:val="single"/>
            <w:rtl/>
            <w:lang w:eastAsia="he-IL"/>
          </w:rPr>
          <w:t xml:space="preserve"> </w:t>
        </w:r>
      </w:ins>
      <w:ins w:id="20" w:author="Avi Cohen" w:date="2020-08-12T12:39:00Z">
        <w:r w:rsidR="009B66D2">
          <w:rPr>
            <w:rFonts w:ascii="Times New Roman" w:eastAsia="Times New Roman" w:hAnsi="Times New Roman" w:cs="David" w:hint="cs"/>
            <w:bCs/>
            <w:sz w:val="32"/>
            <w:szCs w:val="32"/>
            <w:highlight w:val="yellow"/>
            <w:u w:val="single"/>
            <w:rtl/>
            <w:lang w:eastAsia="he-IL"/>
          </w:rPr>
          <w:t xml:space="preserve">הנל ימחק </w:t>
        </w:r>
      </w:ins>
      <w:ins w:id="21" w:author="Avi Cohen" w:date="2020-08-12T12:40:00Z">
        <w:r w:rsidR="009B66D2">
          <w:rPr>
            <w:rFonts w:ascii="Times New Roman" w:eastAsia="Times New Roman" w:hAnsi="Times New Roman" w:cs="David"/>
            <w:bCs/>
            <w:sz w:val="32"/>
            <w:szCs w:val="32"/>
            <w:highlight w:val="yellow"/>
            <w:u w:val="single"/>
            <w:rtl/>
            <w:lang w:eastAsia="he-IL"/>
          </w:rPr>
          <w:t>–</w:t>
        </w:r>
      </w:ins>
      <w:ins w:id="22" w:author="Avi Cohen" w:date="2020-08-12T12:39:00Z">
        <w:r w:rsidR="009B66D2">
          <w:rPr>
            <w:rFonts w:ascii="Times New Roman" w:eastAsia="Times New Roman" w:hAnsi="Times New Roman" w:cs="David" w:hint="cs"/>
            <w:bCs/>
            <w:sz w:val="32"/>
            <w:szCs w:val="32"/>
            <w:highlight w:val="yellow"/>
            <w:u w:val="single"/>
            <w:rtl/>
            <w:lang w:eastAsia="he-IL"/>
          </w:rPr>
          <w:t xml:space="preserve"> </w:t>
        </w:r>
      </w:ins>
    </w:p>
    <w:p w14:paraId="617D2B7A" w14:textId="246F6A4A" w:rsidR="00B003AC" w:rsidRDefault="00B003AC">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Change w:id="23" w:author="Avi Cohen" w:date="2020-08-12T12:40:00Z">
          <w:pPr>
            <w:widowControl w:val="0"/>
            <w:spacing w:before="0" w:beforeAutospacing="0" w:after="0" w:afterAutospacing="0" w:line="240" w:lineRule="auto"/>
            <w:jc w:val="center"/>
          </w:pPr>
        </w:pPrChange>
      </w:pPr>
    </w:p>
    <w:p w14:paraId="19F9DD2F"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A7233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FE2E2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3E353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128D242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B1A2F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C5EF0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5C6F4E02" w14:textId="0758CAA5" w:rsidR="00B27B4C" w:rsidRPr="00B27B4C" w:rsidRDefault="00DB39DE"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4" w:author="Avi Cohen" w:date="2020-07-26T14:17:00Z">
            <w:r>
              <w:rPr>
                <w:rFonts w:ascii="Times New Roman" w:eastAsia="Times New Roman" w:hAnsi="Times New Roman" w:cs="David" w:hint="cs"/>
                <w:bCs/>
                <w:sz w:val="32"/>
                <w:szCs w:val="32"/>
                <w:u w:val="single"/>
                <w:rtl/>
                <w:lang w:eastAsia="he-IL"/>
              </w:rPr>
              <w:t xml:space="preserve">נשר - ( שם זמני ) </w:t>
            </w:r>
          </w:ins>
        </w:p>
      </w:sdtContent>
    </w:sdt>
    <w:p w14:paraId="35108FC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767773D" w14:textId="71D82787" w:rsidR="00B27B4C" w:rsidRPr="00B27B4C" w:rsidRDefault="00331BBA"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5" w:author="Avi Cohen" w:date="2020-07-12T16:23:00Z">
            <w:r>
              <w:rPr>
                <w:rFonts w:ascii="Times New Roman" w:eastAsia="Times New Roman" w:hAnsi="Times New Roman" w:cs="David" w:hint="cs"/>
                <w:bCs/>
                <w:sz w:val="32"/>
                <w:szCs w:val="32"/>
                <w:u w:val="single"/>
                <w:rtl/>
                <w:lang w:eastAsia="he-IL"/>
              </w:rPr>
              <w:t>( טרם ניתן שם לפרויקט ) בעיר נשר</w:t>
            </w:r>
          </w:ins>
        </w:p>
      </w:sdtContent>
    </w:sdt>
    <w:p w14:paraId="37564BBB"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4A4265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5FB68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EAAB4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BA29F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E810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D51FB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2F231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61572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598FC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ED442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5D0A0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56714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45911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DC958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5FF71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95F70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33BC0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C2065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7A9D69"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38F5A28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426815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DFFDD99" w14:textId="7C507B62"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19T00:00:00Z">
            <w:dateFormat w:val="dd/MM/yyyy"/>
            <w:lid w:val="he-IL"/>
            <w:storeMappedDataAs w:val="dateTime"/>
            <w:calendar w:val="gregorian"/>
          </w:date>
        </w:sdtPr>
        <w:sdtContent>
          <w:ins w:id="26" w:author="Avi Cohen" w:date="2020-07-26T14:17:00Z">
            <w:r w:rsidR="00DB39DE">
              <w:rPr>
                <w:rFonts w:ascii="Times New Roman" w:eastAsia="Times New Roman" w:hAnsi="Times New Roman" w:cs="David" w:hint="cs"/>
                <w:color w:val="800080"/>
                <w:sz w:val="24"/>
                <w:szCs w:val="24"/>
                <w:rtl/>
                <w:lang w:eastAsia="he-IL"/>
              </w:rPr>
              <w:t>‏19/08/2020</w:t>
            </w:r>
          </w:ins>
        </w:sdtContent>
      </w:sdt>
    </w:p>
    <w:p w14:paraId="4BE4F00D"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28DA08C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F8F7CE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B7961D"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b/>
          <w:bCs/>
          <w:color w:val="800080"/>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406BB76" w14:textId="5D899553" w:rsidR="00B27B4C" w:rsidRPr="00B27B4C" w:rsidRDefault="00311867" w:rsidP="00EE48BB">
          <w:pPr>
            <w:pStyle w:val="a2"/>
            <w:jc w:val="center"/>
            <w:rPr>
              <w:color w:val="008000"/>
              <w:rPrChange w:id="27" w:author="Avi Cohen" w:date="2020-06-25T12:13:00Z">
                <w:rPr/>
              </w:rPrChange>
            </w:rPr>
          </w:pPr>
          <w:ins w:id="28" w:author="Avi Cohen" w:date="2020-06-25T11:54:00Z">
            <w:r w:rsidRPr="00FB6CEF">
              <w:rPr>
                <w:b/>
                <w:bCs/>
                <w:color w:val="800080"/>
                <w:rtl/>
                <w:rPrChange w:id="29" w:author="Avi Cohen" w:date="2020-06-25T12:13:00Z">
                  <w:rPr>
                    <w:color w:val="800080"/>
                    <w:rtl/>
                  </w:rPr>
                </w:rPrChange>
              </w:rPr>
              <w:br/>
            </w:r>
            <w:r w:rsidRPr="00FB6CEF">
              <w:rPr>
                <w:rFonts w:hint="eastAsia"/>
                <w:b/>
                <w:bCs/>
                <w:color w:val="800080"/>
                <w:rtl/>
                <w:rPrChange w:id="30" w:author="Avi Cohen" w:date="2020-06-25T12:13:00Z">
                  <w:rPr>
                    <w:rFonts w:hint="eastAsia"/>
                    <w:color w:val="800080"/>
                    <w:rtl/>
                  </w:rPr>
                </w:rPrChange>
              </w:rPr>
              <w:t>אפריקה</w:t>
            </w:r>
            <w:r w:rsidRPr="00FB6CEF">
              <w:rPr>
                <w:b/>
                <w:bCs/>
                <w:color w:val="800080"/>
                <w:rtl/>
                <w:rPrChange w:id="31" w:author="Avi Cohen" w:date="2020-06-25T12:13:00Z">
                  <w:rPr>
                    <w:color w:val="800080"/>
                    <w:rtl/>
                  </w:rPr>
                </w:rPrChange>
              </w:rPr>
              <w:t xml:space="preserve"> </w:t>
            </w:r>
            <w:r w:rsidRPr="00FB6CEF">
              <w:rPr>
                <w:rFonts w:hint="eastAsia"/>
                <w:b/>
                <w:bCs/>
                <w:color w:val="800080"/>
                <w:rtl/>
                <w:rPrChange w:id="32" w:author="Avi Cohen" w:date="2020-06-25T12:13:00Z">
                  <w:rPr>
                    <w:rFonts w:hint="eastAsia"/>
                    <w:color w:val="800080"/>
                    <w:rtl/>
                  </w:rPr>
                </w:rPrChange>
              </w:rPr>
              <w:t>ישראל</w:t>
            </w:r>
            <w:r w:rsidRPr="00FB6CEF">
              <w:rPr>
                <w:b/>
                <w:bCs/>
                <w:color w:val="800080"/>
                <w:rtl/>
                <w:rPrChange w:id="33" w:author="Avi Cohen" w:date="2020-06-25T12:13:00Z">
                  <w:rPr>
                    <w:color w:val="800080"/>
                    <w:rtl/>
                  </w:rPr>
                </w:rPrChange>
              </w:rPr>
              <w:t xml:space="preserve"> </w:t>
            </w:r>
            <w:r w:rsidRPr="00FB6CEF">
              <w:rPr>
                <w:rFonts w:hint="eastAsia"/>
                <w:b/>
                <w:bCs/>
                <w:color w:val="800080"/>
                <w:rtl/>
                <w:rPrChange w:id="34" w:author="Avi Cohen" w:date="2020-06-25T12:13:00Z">
                  <w:rPr>
                    <w:rFonts w:hint="eastAsia"/>
                    <w:color w:val="800080"/>
                    <w:rtl/>
                  </w:rPr>
                </w:rPrChange>
              </w:rPr>
              <w:t>מגורים</w:t>
            </w:r>
            <w:r w:rsidRPr="00FB6CEF">
              <w:rPr>
                <w:b/>
                <w:bCs/>
                <w:color w:val="800080"/>
                <w:rtl/>
                <w:rPrChange w:id="35" w:author="Avi Cohen" w:date="2020-06-25T12:13:00Z">
                  <w:rPr>
                    <w:color w:val="800080"/>
                    <w:rtl/>
                  </w:rPr>
                </w:rPrChange>
              </w:rPr>
              <w:t xml:space="preserve"> </w:t>
            </w:r>
            <w:r w:rsidRPr="00FB6CEF">
              <w:rPr>
                <w:rFonts w:hint="eastAsia"/>
                <w:b/>
                <w:bCs/>
                <w:color w:val="800080"/>
                <w:rtl/>
                <w:rPrChange w:id="36" w:author="Avi Cohen" w:date="2020-06-25T12:13:00Z">
                  <w:rPr>
                    <w:rFonts w:hint="eastAsia"/>
                    <w:color w:val="800080"/>
                    <w:rtl/>
                  </w:rPr>
                </w:rPrChange>
              </w:rPr>
              <w:t>בע</w:t>
            </w:r>
            <w:r w:rsidRPr="00FB6CEF">
              <w:rPr>
                <w:b/>
                <w:bCs/>
                <w:color w:val="800080"/>
                <w:rtl/>
                <w:rPrChange w:id="37" w:author="Avi Cohen" w:date="2020-06-25T12:13:00Z">
                  <w:rPr>
                    <w:color w:val="800080"/>
                    <w:rtl/>
                  </w:rPr>
                </w:rPrChange>
              </w:rPr>
              <w:t>"מ</w:t>
            </w:r>
            <w:r w:rsidRPr="00FB6CEF">
              <w:rPr>
                <w:b/>
                <w:bCs/>
                <w:color w:val="800080"/>
                <w:rtl/>
                <w:rPrChange w:id="38" w:author="Avi Cohen" w:date="2020-06-25T12:13:00Z">
                  <w:rPr>
                    <w:color w:val="800080"/>
                    <w:rtl/>
                  </w:rPr>
                </w:rPrChange>
              </w:rPr>
              <w:br/>
            </w:r>
            <w:r w:rsidRPr="00FB6CEF">
              <w:rPr>
                <w:rFonts w:hint="eastAsia"/>
                <w:b/>
                <w:bCs/>
                <w:color w:val="800080"/>
                <w:rtl/>
                <w:rPrChange w:id="39" w:author="Avi Cohen" w:date="2020-06-25T12:13:00Z">
                  <w:rPr>
                    <w:rFonts w:hint="eastAsia"/>
                    <w:color w:val="800080"/>
                    <w:rtl/>
                  </w:rPr>
                </w:rPrChange>
              </w:rPr>
              <w:t>יוני</w:t>
            </w:r>
            <w:r w:rsidRPr="00FB6CEF">
              <w:rPr>
                <w:b/>
                <w:bCs/>
                <w:color w:val="800080"/>
                <w:rtl/>
                <w:rPrChange w:id="40" w:author="Avi Cohen" w:date="2020-06-25T12:13:00Z">
                  <w:rPr>
                    <w:color w:val="800080"/>
                    <w:rtl/>
                  </w:rPr>
                </w:rPrChange>
              </w:rPr>
              <w:t xml:space="preserve"> </w:t>
            </w:r>
            <w:r w:rsidRPr="00FB6CEF">
              <w:rPr>
                <w:rFonts w:hint="eastAsia"/>
                <w:b/>
                <w:bCs/>
                <w:color w:val="800080"/>
                <w:rtl/>
                <w:rPrChange w:id="41" w:author="Avi Cohen" w:date="2020-06-25T12:13:00Z">
                  <w:rPr>
                    <w:rFonts w:hint="eastAsia"/>
                    <w:color w:val="800080"/>
                    <w:rtl/>
                  </w:rPr>
                </w:rPrChange>
              </w:rPr>
              <w:t>נתניהו</w:t>
            </w:r>
            <w:r w:rsidRPr="00FB6CEF">
              <w:rPr>
                <w:b/>
                <w:bCs/>
                <w:color w:val="800080"/>
                <w:rtl/>
                <w:rPrChange w:id="42" w:author="Avi Cohen" w:date="2020-06-25T12:13:00Z">
                  <w:rPr>
                    <w:color w:val="800080"/>
                    <w:rtl/>
                  </w:rPr>
                </w:rPrChange>
              </w:rPr>
              <w:t xml:space="preserve"> 1 </w:t>
            </w:r>
            <w:r w:rsidRPr="00FB6CEF">
              <w:rPr>
                <w:rFonts w:hint="eastAsia"/>
                <w:b/>
                <w:bCs/>
                <w:color w:val="800080"/>
                <w:rtl/>
                <w:rPrChange w:id="43" w:author="Avi Cohen" w:date="2020-06-25T12:13:00Z">
                  <w:rPr>
                    <w:rFonts w:hint="eastAsia"/>
                    <w:color w:val="800080"/>
                    <w:rtl/>
                  </w:rPr>
                </w:rPrChange>
              </w:rPr>
              <w:t>ג</w:t>
            </w:r>
            <w:r w:rsidRPr="00FB6CEF">
              <w:rPr>
                <w:b/>
                <w:bCs/>
                <w:color w:val="800080"/>
                <w:rtl/>
                <w:rPrChange w:id="44" w:author="Avi Cohen" w:date="2020-06-25T12:13:00Z">
                  <w:rPr>
                    <w:color w:val="800080"/>
                    <w:rtl/>
                  </w:rPr>
                </w:rPrChange>
              </w:rPr>
              <w:t xml:space="preserve">' </w:t>
            </w:r>
            <w:r w:rsidRPr="00FB6CEF">
              <w:rPr>
                <w:rFonts w:hint="eastAsia"/>
                <w:b/>
                <w:bCs/>
                <w:color w:val="800080"/>
                <w:rtl/>
                <w:rPrChange w:id="45" w:author="Avi Cohen" w:date="2020-06-25T12:13:00Z">
                  <w:rPr>
                    <w:rFonts w:hint="eastAsia"/>
                    <w:color w:val="800080"/>
                    <w:rtl/>
                  </w:rPr>
                </w:rPrChange>
              </w:rPr>
              <w:t>אור</w:t>
            </w:r>
            <w:r w:rsidRPr="00FB6CEF">
              <w:rPr>
                <w:b/>
                <w:bCs/>
                <w:color w:val="800080"/>
                <w:rtl/>
                <w:rPrChange w:id="46" w:author="Avi Cohen" w:date="2020-06-25T12:13:00Z">
                  <w:rPr>
                    <w:color w:val="800080"/>
                    <w:rtl/>
                  </w:rPr>
                </w:rPrChange>
              </w:rPr>
              <w:t xml:space="preserve"> </w:t>
            </w:r>
            <w:r w:rsidRPr="00FB6CEF">
              <w:rPr>
                <w:rFonts w:hint="eastAsia"/>
                <w:b/>
                <w:bCs/>
                <w:color w:val="800080"/>
                <w:rtl/>
                <w:rPrChange w:id="47" w:author="Avi Cohen" w:date="2020-06-25T12:13:00Z">
                  <w:rPr>
                    <w:rFonts w:hint="eastAsia"/>
                    <w:color w:val="800080"/>
                    <w:rtl/>
                  </w:rPr>
                </w:rPrChange>
              </w:rPr>
              <w:t>יהודה</w:t>
            </w:r>
            <w:r w:rsidRPr="00FB6CEF">
              <w:rPr>
                <w:b/>
                <w:bCs/>
                <w:color w:val="800080"/>
                <w:rtl/>
                <w:rPrChange w:id="48" w:author="Avi Cohen" w:date="2020-06-25T12:13:00Z">
                  <w:rPr>
                    <w:color w:val="800080"/>
                    <w:rtl/>
                  </w:rPr>
                </w:rPrChange>
              </w:rPr>
              <w:br/>
            </w:r>
            <w:r w:rsidRPr="00FB6CEF">
              <w:rPr>
                <w:rFonts w:hint="eastAsia"/>
                <w:b/>
                <w:bCs/>
                <w:color w:val="800080"/>
                <w:rtl/>
                <w:rPrChange w:id="49" w:author="Avi Cohen" w:date="2020-06-25T12:13:00Z">
                  <w:rPr>
                    <w:rFonts w:hint="eastAsia"/>
                    <w:color w:val="800080"/>
                    <w:rtl/>
                  </w:rPr>
                </w:rPrChange>
              </w:rPr>
              <w:t>מ</w:t>
            </w:r>
            <w:r w:rsidRPr="00FB6CEF">
              <w:rPr>
                <w:b/>
                <w:bCs/>
                <w:color w:val="800080"/>
                <w:rtl/>
                <w:rPrChange w:id="50" w:author="Avi Cohen" w:date="2020-06-25T12:13:00Z">
                  <w:rPr>
                    <w:color w:val="800080"/>
                    <w:rtl/>
                  </w:rPr>
                </w:rPrChange>
              </w:rPr>
              <w:t>.ז 52-003476-0</w:t>
            </w:r>
            <w:r w:rsidRPr="00FB6CEF">
              <w:rPr>
                <w:b/>
                <w:bCs/>
                <w:color w:val="800080"/>
                <w:rtl/>
                <w:rPrChange w:id="51" w:author="Avi Cohen" w:date="2020-06-25T12:13:00Z">
                  <w:rPr>
                    <w:color w:val="800080"/>
                    <w:rtl/>
                  </w:rPr>
                </w:rPrChange>
              </w:rPr>
              <w:br/>
            </w:r>
            <w:r w:rsidRPr="00FB6CEF">
              <w:rPr>
                <w:b/>
                <w:bCs/>
                <w:color w:val="800080"/>
                <w:rtl/>
                <w:rPrChange w:id="52" w:author="Avi Cohen" w:date="2020-06-25T12:13:00Z">
                  <w:rPr>
                    <w:color w:val="800080"/>
                    <w:rtl/>
                  </w:rPr>
                </w:rPrChange>
              </w:rPr>
              <w:br/>
            </w:r>
            <w:r w:rsidRPr="00FB6CEF">
              <w:rPr>
                <w:rFonts w:hint="eastAsia"/>
                <w:b/>
                <w:bCs/>
                <w:color w:val="800080"/>
                <w:rtl/>
                <w:rPrChange w:id="53" w:author="Avi Cohen" w:date="2020-06-25T12:13:00Z">
                  <w:rPr>
                    <w:rFonts w:hint="eastAsia"/>
                    <w:color w:val="800080"/>
                    <w:rtl/>
                  </w:rPr>
                </w:rPrChange>
              </w:rPr>
              <w:t>שיכון</w:t>
            </w:r>
            <w:r w:rsidRPr="00FB6CEF">
              <w:rPr>
                <w:b/>
                <w:bCs/>
                <w:color w:val="800080"/>
                <w:rtl/>
                <w:rPrChange w:id="54" w:author="Avi Cohen" w:date="2020-06-25T12:13:00Z">
                  <w:rPr>
                    <w:color w:val="800080"/>
                    <w:rtl/>
                  </w:rPr>
                </w:rPrChange>
              </w:rPr>
              <w:t xml:space="preserve"> </w:t>
            </w:r>
            <w:r w:rsidRPr="00FB6CEF">
              <w:rPr>
                <w:rFonts w:hint="eastAsia"/>
                <w:b/>
                <w:bCs/>
                <w:color w:val="800080"/>
                <w:rtl/>
                <w:rPrChange w:id="55" w:author="Avi Cohen" w:date="2020-06-25T12:13:00Z">
                  <w:rPr>
                    <w:rFonts w:hint="eastAsia"/>
                    <w:color w:val="800080"/>
                    <w:rtl/>
                  </w:rPr>
                </w:rPrChange>
              </w:rPr>
              <w:t>ובינוי</w:t>
            </w:r>
            <w:r w:rsidRPr="00FB6CEF">
              <w:rPr>
                <w:b/>
                <w:bCs/>
                <w:color w:val="800080"/>
                <w:rtl/>
                <w:rPrChange w:id="56" w:author="Avi Cohen" w:date="2020-06-25T12:13:00Z">
                  <w:rPr>
                    <w:color w:val="800080"/>
                    <w:rtl/>
                  </w:rPr>
                </w:rPrChange>
              </w:rPr>
              <w:t xml:space="preserve"> </w:t>
            </w:r>
            <w:r w:rsidRPr="00FB6CEF">
              <w:rPr>
                <w:rFonts w:hint="eastAsia"/>
                <w:b/>
                <w:bCs/>
                <w:color w:val="800080"/>
                <w:rtl/>
                <w:rPrChange w:id="57" w:author="Avi Cohen" w:date="2020-06-25T12:13:00Z">
                  <w:rPr>
                    <w:rFonts w:hint="eastAsia"/>
                    <w:color w:val="800080"/>
                    <w:rtl/>
                  </w:rPr>
                </w:rPrChange>
              </w:rPr>
              <w:t>נדל</w:t>
            </w:r>
            <w:r w:rsidRPr="00FB6CEF">
              <w:rPr>
                <w:b/>
                <w:bCs/>
                <w:color w:val="800080"/>
                <w:rtl/>
                <w:rPrChange w:id="58" w:author="Avi Cohen" w:date="2020-06-25T12:13:00Z">
                  <w:rPr>
                    <w:color w:val="800080"/>
                    <w:rtl/>
                  </w:rPr>
                </w:rPrChange>
              </w:rPr>
              <w:t xml:space="preserve">"ן </w:t>
            </w:r>
            <w:r w:rsidRPr="00FB6CEF">
              <w:rPr>
                <w:rFonts w:hint="eastAsia"/>
                <w:b/>
                <w:bCs/>
                <w:color w:val="800080"/>
                <w:rtl/>
                <w:rPrChange w:id="59" w:author="Avi Cohen" w:date="2020-06-25T12:13:00Z">
                  <w:rPr>
                    <w:rFonts w:hint="eastAsia"/>
                    <w:color w:val="800080"/>
                    <w:rtl/>
                  </w:rPr>
                </w:rPrChange>
              </w:rPr>
              <w:t>בע</w:t>
            </w:r>
            <w:r w:rsidRPr="00FB6CEF">
              <w:rPr>
                <w:b/>
                <w:bCs/>
                <w:color w:val="800080"/>
                <w:rtl/>
                <w:rPrChange w:id="60" w:author="Avi Cohen" w:date="2020-06-25T12:13:00Z">
                  <w:rPr>
                    <w:color w:val="800080"/>
                    <w:rtl/>
                  </w:rPr>
                </w:rPrChange>
              </w:rPr>
              <w:t>"מ</w:t>
            </w:r>
            <w:r w:rsidRPr="00FB6CEF">
              <w:rPr>
                <w:b/>
                <w:bCs/>
                <w:color w:val="800080"/>
                <w:rtl/>
                <w:rPrChange w:id="61" w:author="Avi Cohen" w:date="2020-06-25T12:13:00Z">
                  <w:rPr>
                    <w:color w:val="800080"/>
                    <w:rtl/>
                  </w:rPr>
                </w:rPrChange>
              </w:rPr>
              <w:br/>
            </w:r>
            <w:r w:rsidRPr="00FB6CEF">
              <w:rPr>
                <w:rFonts w:hint="eastAsia"/>
                <w:b/>
                <w:bCs/>
                <w:color w:val="800080"/>
                <w:rtl/>
                <w:rPrChange w:id="62" w:author="Avi Cohen" w:date="2020-06-25T12:13:00Z">
                  <w:rPr>
                    <w:rFonts w:hint="eastAsia"/>
                    <w:color w:val="800080"/>
                    <w:rtl/>
                  </w:rPr>
                </w:rPrChange>
              </w:rPr>
              <w:t>שלם</w:t>
            </w:r>
            <w:r w:rsidRPr="00FB6CEF">
              <w:rPr>
                <w:b/>
                <w:bCs/>
                <w:color w:val="800080"/>
                <w:rtl/>
                <w:rPrChange w:id="63" w:author="Avi Cohen" w:date="2020-06-25T12:13:00Z">
                  <w:rPr>
                    <w:color w:val="800080"/>
                    <w:rtl/>
                  </w:rPr>
                </w:rPrChange>
              </w:rPr>
              <w:t xml:space="preserve"> 3 </w:t>
            </w:r>
            <w:r w:rsidRPr="00FB6CEF">
              <w:rPr>
                <w:rFonts w:hint="eastAsia"/>
                <w:b/>
                <w:bCs/>
                <w:color w:val="800080"/>
                <w:rtl/>
                <w:rPrChange w:id="64" w:author="Avi Cohen" w:date="2020-06-25T12:13:00Z">
                  <w:rPr>
                    <w:rFonts w:hint="eastAsia"/>
                    <w:color w:val="800080"/>
                    <w:rtl/>
                  </w:rPr>
                </w:rPrChange>
              </w:rPr>
              <w:t>רמת</w:t>
            </w:r>
            <w:r w:rsidRPr="00FB6CEF">
              <w:rPr>
                <w:b/>
                <w:bCs/>
                <w:color w:val="800080"/>
                <w:rtl/>
                <w:rPrChange w:id="65" w:author="Avi Cohen" w:date="2020-06-25T12:13:00Z">
                  <w:rPr>
                    <w:color w:val="800080"/>
                    <w:rtl/>
                  </w:rPr>
                </w:rPrChange>
              </w:rPr>
              <w:t xml:space="preserve"> </w:t>
            </w:r>
            <w:r w:rsidRPr="00FB6CEF">
              <w:rPr>
                <w:rFonts w:hint="eastAsia"/>
                <w:b/>
                <w:bCs/>
                <w:color w:val="800080"/>
                <w:rtl/>
                <w:rPrChange w:id="66" w:author="Avi Cohen" w:date="2020-06-25T12:13:00Z">
                  <w:rPr>
                    <w:rFonts w:hint="eastAsia"/>
                    <w:color w:val="800080"/>
                    <w:rtl/>
                  </w:rPr>
                </w:rPrChange>
              </w:rPr>
              <w:t>גן</w:t>
            </w:r>
            <w:r w:rsidRPr="00FB6CEF">
              <w:rPr>
                <w:b/>
                <w:bCs/>
                <w:color w:val="800080"/>
                <w:rtl/>
                <w:rPrChange w:id="67" w:author="Avi Cohen" w:date="2020-06-25T12:13:00Z">
                  <w:rPr>
                    <w:color w:val="800080"/>
                    <w:rtl/>
                  </w:rPr>
                </w:rPrChange>
              </w:rPr>
              <w:t xml:space="preserve"> 52215</w:t>
            </w:r>
            <w:r w:rsidRPr="00FB6CEF">
              <w:rPr>
                <w:b/>
                <w:bCs/>
                <w:color w:val="800080"/>
                <w:rtl/>
                <w:rPrChange w:id="68" w:author="Avi Cohen" w:date="2020-06-25T12:13:00Z">
                  <w:rPr>
                    <w:color w:val="800080"/>
                    <w:rtl/>
                  </w:rPr>
                </w:rPrChange>
              </w:rPr>
              <w:br/>
            </w:r>
            <w:r w:rsidRPr="00FB6CEF">
              <w:rPr>
                <w:rFonts w:hint="eastAsia"/>
                <w:b/>
                <w:bCs/>
                <w:color w:val="800080"/>
                <w:rtl/>
                <w:rPrChange w:id="69" w:author="Avi Cohen" w:date="2020-06-25T12:13:00Z">
                  <w:rPr>
                    <w:rFonts w:hint="eastAsia"/>
                    <w:color w:val="800080"/>
                    <w:rtl/>
                  </w:rPr>
                </w:rPrChange>
              </w:rPr>
              <w:lastRenderedPageBreak/>
              <w:t>מ</w:t>
            </w:r>
            <w:r w:rsidRPr="00FB6CEF">
              <w:rPr>
                <w:b/>
                <w:bCs/>
                <w:color w:val="800080"/>
                <w:rtl/>
                <w:rPrChange w:id="70" w:author="Avi Cohen" w:date="2020-06-25T12:13:00Z">
                  <w:rPr>
                    <w:color w:val="800080"/>
                    <w:rtl/>
                  </w:rPr>
                </w:rPrChange>
              </w:rPr>
              <w:t>.ז 52-002117-1</w:t>
            </w:r>
            <w:r w:rsidRPr="00FB6CEF">
              <w:rPr>
                <w:b/>
                <w:bCs/>
                <w:color w:val="800080"/>
                <w:rtl/>
                <w:rPrChange w:id="71" w:author="Avi Cohen" w:date="2020-06-25T12:13:00Z">
                  <w:rPr>
                    <w:color w:val="800080"/>
                    <w:rtl/>
                  </w:rPr>
                </w:rPrChange>
              </w:rPr>
              <w:br/>
            </w:r>
            <w:r w:rsidRPr="00FB6CEF">
              <w:rPr>
                <w:b/>
                <w:bCs/>
                <w:color w:val="800080"/>
                <w:rtl/>
                <w:rPrChange w:id="72" w:author="Avi Cohen" w:date="2020-06-25T12:13:00Z">
                  <w:rPr>
                    <w:color w:val="800080"/>
                    <w:rtl/>
                  </w:rPr>
                </w:rPrChange>
              </w:rPr>
              <w:br/>
            </w:r>
            <w:r w:rsidRPr="00FB6CEF">
              <w:rPr>
                <w:rFonts w:hint="eastAsia"/>
                <w:b/>
                <w:bCs/>
                <w:color w:val="800080"/>
                <w:rtl/>
                <w:rPrChange w:id="73" w:author="Avi Cohen" w:date="2020-06-25T12:13:00Z">
                  <w:rPr>
                    <w:rFonts w:hint="eastAsia"/>
                    <w:color w:val="800080"/>
                    <w:rtl/>
                  </w:rPr>
                </w:rPrChange>
              </w:rPr>
              <w:t>כלל</w:t>
            </w:r>
            <w:r w:rsidRPr="00FB6CEF">
              <w:rPr>
                <w:b/>
                <w:bCs/>
                <w:color w:val="800080"/>
                <w:rtl/>
                <w:rPrChange w:id="74" w:author="Avi Cohen" w:date="2020-06-25T12:13:00Z">
                  <w:rPr>
                    <w:color w:val="800080"/>
                    <w:rtl/>
                  </w:rPr>
                </w:rPrChange>
              </w:rPr>
              <w:t xml:space="preserve"> </w:t>
            </w:r>
            <w:r w:rsidRPr="00FB6CEF">
              <w:rPr>
                <w:rFonts w:hint="eastAsia"/>
                <w:b/>
                <w:bCs/>
                <w:color w:val="800080"/>
                <w:rtl/>
                <w:rPrChange w:id="75" w:author="Avi Cohen" w:date="2020-06-25T12:13:00Z">
                  <w:rPr>
                    <w:rFonts w:hint="eastAsia"/>
                    <w:color w:val="800080"/>
                    <w:rtl/>
                  </w:rPr>
                </w:rPrChange>
              </w:rPr>
              <w:t>נכסי</w:t>
            </w:r>
            <w:r w:rsidRPr="00FB6CEF">
              <w:rPr>
                <w:b/>
                <w:bCs/>
                <w:color w:val="800080"/>
                <w:rtl/>
                <w:rPrChange w:id="76" w:author="Avi Cohen" w:date="2020-06-25T12:13:00Z">
                  <w:rPr>
                    <w:color w:val="800080"/>
                    <w:rtl/>
                  </w:rPr>
                </w:rPrChange>
              </w:rPr>
              <w:t xml:space="preserve"> </w:t>
            </w:r>
            <w:r w:rsidRPr="00FB6CEF">
              <w:rPr>
                <w:rFonts w:hint="eastAsia"/>
                <w:b/>
                <w:bCs/>
                <w:color w:val="800080"/>
                <w:rtl/>
                <w:rPrChange w:id="77" w:author="Avi Cohen" w:date="2020-06-25T12:13:00Z">
                  <w:rPr>
                    <w:rFonts w:hint="eastAsia"/>
                    <w:color w:val="800080"/>
                    <w:rtl/>
                  </w:rPr>
                </w:rPrChange>
              </w:rPr>
              <w:t>נדלן</w:t>
            </w:r>
            <w:r w:rsidRPr="00FB6CEF">
              <w:rPr>
                <w:b/>
                <w:bCs/>
                <w:color w:val="800080"/>
                <w:rtl/>
                <w:rPrChange w:id="78" w:author="Avi Cohen" w:date="2020-06-25T12:13:00Z">
                  <w:rPr>
                    <w:color w:val="800080"/>
                    <w:rtl/>
                  </w:rPr>
                </w:rPrChange>
              </w:rPr>
              <w:t xml:space="preserve"> </w:t>
            </w:r>
            <w:r w:rsidRPr="00FB6CEF">
              <w:rPr>
                <w:rFonts w:hint="eastAsia"/>
                <w:b/>
                <w:bCs/>
                <w:color w:val="800080"/>
                <w:rtl/>
                <w:rPrChange w:id="79" w:author="Avi Cohen" w:date="2020-06-25T12:13:00Z">
                  <w:rPr>
                    <w:rFonts w:hint="eastAsia"/>
                    <w:color w:val="800080"/>
                    <w:rtl/>
                  </w:rPr>
                </w:rPrChange>
              </w:rPr>
              <w:t>נשר</w:t>
            </w:r>
            <w:r w:rsidRPr="00FB6CEF">
              <w:rPr>
                <w:b/>
                <w:bCs/>
                <w:color w:val="800080"/>
                <w:rtl/>
                <w:rPrChange w:id="80" w:author="Avi Cohen" w:date="2020-06-25T12:13:00Z">
                  <w:rPr>
                    <w:color w:val="800080"/>
                    <w:rtl/>
                  </w:rPr>
                </w:rPrChange>
              </w:rPr>
              <w:t xml:space="preserve"> </w:t>
            </w:r>
            <w:r w:rsidRPr="00FB6CEF">
              <w:rPr>
                <w:rFonts w:hint="eastAsia"/>
                <w:b/>
                <w:bCs/>
                <w:color w:val="800080"/>
                <w:rtl/>
                <w:rPrChange w:id="81" w:author="Avi Cohen" w:date="2020-06-25T12:13:00Z">
                  <w:rPr>
                    <w:rFonts w:hint="eastAsia"/>
                    <w:color w:val="800080"/>
                    <w:rtl/>
                  </w:rPr>
                </w:rPrChange>
              </w:rPr>
              <w:t>מרכז</w:t>
            </w:r>
            <w:r w:rsidRPr="00FB6CEF">
              <w:rPr>
                <w:b/>
                <w:bCs/>
                <w:color w:val="800080"/>
                <w:rtl/>
                <w:rPrChange w:id="82" w:author="Avi Cohen" w:date="2020-06-25T12:13:00Z">
                  <w:rPr>
                    <w:color w:val="800080"/>
                    <w:rtl/>
                  </w:rPr>
                </w:rPrChange>
              </w:rPr>
              <w:t xml:space="preserve"> (</w:t>
            </w:r>
            <w:r w:rsidRPr="00FB6CEF">
              <w:rPr>
                <w:rFonts w:hint="eastAsia"/>
                <w:b/>
                <w:bCs/>
                <w:color w:val="800080"/>
                <w:rtl/>
                <w:rPrChange w:id="83" w:author="Avi Cohen" w:date="2020-06-25T12:13:00Z">
                  <w:rPr>
                    <w:rFonts w:hint="eastAsia"/>
                    <w:color w:val="800080"/>
                    <w:rtl/>
                  </w:rPr>
                </w:rPrChange>
              </w:rPr>
              <w:t>נ</w:t>
            </w:r>
            <w:r w:rsidRPr="00FB6CEF">
              <w:rPr>
                <w:b/>
                <w:bCs/>
                <w:color w:val="800080"/>
                <w:rtl/>
                <w:rPrChange w:id="84" w:author="Avi Cohen" w:date="2020-06-25T12:13:00Z">
                  <w:rPr>
                    <w:color w:val="800080"/>
                    <w:rtl/>
                  </w:rPr>
                </w:rPrChange>
              </w:rPr>
              <w:t xml:space="preserve">.נ.נ.מ) </w:t>
            </w:r>
            <w:r w:rsidRPr="00FB6CEF">
              <w:rPr>
                <w:rFonts w:hint="eastAsia"/>
                <w:b/>
                <w:bCs/>
                <w:color w:val="800080"/>
                <w:rtl/>
                <w:rPrChange w:id="85" w:author="Avi Cohen" w:date="2020-06-25T12:13:00Z">
                  <w:rPr>
                    <w:rFonts w:hint="eastAsia"/>
                    <w:color w:val="800080"/>
                    <w:rtl/>
                  </w:rPr>
                </w:rPrChange>
              </w:rPr>
              <w:t>שותפות</w:t>
            </w:r>
            <w:r w:rsidRPr="00FB6CEF">
              <w:rPr>
                <w:b/>
                <w:bCs/>
                <w:color w:val="800080"/>
                <w:rtl/>
                <w:rPrChange w:id="86" w:author="Avi Cohen" w:date="2020-06-25T12:13:00Z">
                  <w:rPr>
                    <w:color w:val="800080"/>
                    <w:rtl/>
                  </w:rPr>
                </w:rPrChange>
              </w:rPr>
              <w:t xml:space="preserve"> </w:t>
            </w:r>
            <w:r w:rsidRPr="00FB6CEF">
              <w:rPr>
                <w:rFonts w:hint="eastAsia"/>
                <w:b/>
                <w:bCs/>
                <w:color w:val="800080"/>
                <w:rtl/>
                <w:rPrChange w:id="87" w:author="Avi Cohen" w:date="2020-06-25T12:13:00Z">
                  <w:rPr>
                    <w:rFonts w:hint="eastAsia"/>
                    <w:color w:val="800080"/>
                    <w:rtl/>
                  </w:rPr>
                </w:rPrChange>
              </w:rPr>
              <w:t>מוגבלת</w:t>
            </w:r>
            <w:r w:rsidRPr="00FB6CEF">
              <w:rPr>
                <w:b/>
                <w:bCs/>
                <w:color w:val="800080"/>
                <w:rtl/>
                <w:rPrChange w:id="88" w:author="Avi Cohen" w:date="2020-06-25T12:13:00Z">
                  <w:rPr>
                    <w:color w:val="800080"/>
                    <w:rtl/>
                  </w:rPr>
                </w:rPrChange>
              </w:rPr>
              <w:br/>
            </w:r>
            <w:r w:rsidRPr="00FB6CEF">
              <w:rPr>
                <w:rFonts w:hint="eastAsia"/>
                <w:b/>
                <w:bCs/>
                <w:color w:val="800080"/>
                <w:rtl/>
                <w:rPrChange w:id="89" w:author="Avi Cohen" w:date="2020-06-25T12:13:00Z">
                  <w:rPr>
                    <w:rFonts w:hint="eastAsia"/>
                    <w:color w:val="800080"/>
                    <w:rtl/>
                  </w:rPr>
                </w:rPrChange>
              </w:rPr>
              <w:t>מרכז</w:t>
            </w:r>
            <w:r w:rsidRPr="00FB6CEF">
              <w:rPr>
                <w:b/>
                <w:bCs/>
                <w:color w:val="800080"/>
                <w:rtl/>
                <w:rPrChange w:id="90" w:author="Avi Cohen" w:date="2020-06-25T12:13:00Z">
                  <w:rPr>
                    <w:color w:val="800080"/>
                    <w:rtl/>
                  </w:rPr>
                </w:rPrChange>
              </w:rPr>
              <w:t xml:space="preserve"> </w:t>
            </w:r>
            <w:r w:rsidRPr="00FB6CEF">
              <w:rPr>
                <w:rFonts w:hint="eastAsia"/>
                <w:b/>
                <w:bCs/>
                <w:color w:val="800080"/>
                <w:rtl/>
                <w:rPrChange w:id="91" w:author="Avi Cohen" w:date="2020-06-25T12:13:00Z">
                  <w:rPr>
                    <w:rFonts w:hint="eastAsia"/>
                    <w:color w:val="800080"/>
                    <w:rtl/>
                  </w:rPr>
                </w:rPrChange>
              </w:rPr>
              <w:t>עזריאלי</w:t>
            </w:r>
            <w:r w:rsidRPr="00FB6CEF">
              <w:rPr>
                <w:b/>
                <w:bCs/>
                <w:color w:val="800080"/>
                <w:rtl/>
                <w:rPrChange w:id="92" w:author="Avi Cohen" w:date="2020-06-25T12:13:00Z">
                  <w:rPr>
                    <w:color w:val="800080"/>
                    <w:rtl/>
                  </w:rPr>
                </w:rPrChange>
              </w:rPr>
              <w:t xml:space="preserve"> </w:t>
            </w:r>
            <w:r w:rsidRPr="00FB6CEF">
              <w:rPr>
                <w:rFonts w:hint="eastAsia"/>
                <w:b/>
                <w:bCs/>
                <w:color w:val="800080"/>
                <w:rtl/>
                <w:rPrChange w:id="93" w:author="Avi Cohen" w:date="2020-06-25T12:13:00Z">
                  <w:rPr>
                    <w:rFonts w:hint="eastAsia"/>
                    <w:color w:val="800080"/>
                    <w:rtl/>
                  </w:rPr>
                </w:rPrChange>
              </w:rPr>
              <w:t>בניין</w:t>
            </w:r>
            <w:r w:rsidRPr="00FB6CEF">
              <w:rPr>
                <w:b/>
                <w:bCs/>
                <w:color w:val="800080"/>
                <w:rtl/>
                <w:rPrChange w:id="94" w:author="Avi Cohen" w:date="2020-06-25T12:13:00Z">
                  <w:rPr>
                    <w:color w:val="800080"/>
                    <w:rtl/>
                  </w:rPr>
                </w:rPrChange>
              </w:rPr>
              <w:t xml:space="preserve"> </w:t>
            </w:r>
            <w:r w:rsidRPr="00FB6CEF">
              <w:rPr>
                <w:rFonts w:hint="eastAsia"/>
                <w:b/>
                <w:bCs/>
                <w:color w:val="800080"/>
                <w:rtl/>
                <w:rPrChange w:id="95" w:author="Avi Cohen" w:date="2020-06-25T12:13:00Z">
                  <w:rPr>
                    <w:rFonts w:hint="eastAsia"/>
                    <w:color w:val="800080"/>
                    <w:rtl/>
                  </w:rPr>
                </w:rPrChange>
              </w:rPr>
              <w:t>משולש</w:t>
            </w:r>
            <w:r w:rsidRPr="00FB6CEF">
              <w:rPr>
                <w:b/>
                <w:bCs/>
                <w:color w:val="800080"/>
                <w:rtl/>
                <w:rPrChange w:id="96" w:author="Avi Cohen" w:date="2020-06-25T12:13:00Z">
                  <w:rPr>
                    <w:color w:val="800080"/>
                    <w:rtl/>
                  </w:rPr>
                </w:rPrChange>
              </w:rPr>
              <w:t xml:space="preserve"> 3, </w:t>
            </w:r>
            <w:r w:rsidRPr="00FB6CEF">
              <w:rPr>
                <w:rFonts w:hint="eastAsia"/>
                <w:b/>
                <w:bCs/>
                <w:color w:val="800080"/>
                <w:rtl/>
                <w:rPrChange w:id="97" w:author="Avi Cohen" w:date="2020-06-25T12:13:00Z">
                  <w:rPr>
                    <w:rFonts w:hint="eastAsia"/>
                    <w:color w:val="800080"/>
                    <w:rtl/>
                  </w:rPr>
                </w:rPrChange>
              </w:rPr>
              <w:t>תל</w:t>
            </w:r>
            <w:r w:rsidRPr="00FB6CEF">
              <w:rPr>
                <w:b/>
                <w:bCs/>
                <w:color w:val="800080"/>
                <w:rtl/>
                <w:rPrChange w:id="98" w:author="Avi Cohen" w:date="2020-06-25T12:13:00Z">
                  <w:rPr>
                    <w:color w:val="800080"/>
                    <w:rtl/>
                  </w:rPr>
                </w:rPrChange>
              </w:rPr>
              <w:t xml:space="preserve"> </w:t>
            </w:r>
            <w:r w:rsidRPr="00FB6CEF">
              <w:rPr>
                <w:rFonts w:hint="eastAsia"/>
                <w:b/>
                <w:bCs/>
                <w:color w:val="800080"/>
                <w:rtl/>
                <w:rPrChange w:id="99" w:author="Avi Cohen" w:date="2020-06-25T12:13:00Z">
                  <w:rPr>
                    <w:rFonts w:hint="eastAsia"/>
                    <w:color w:val="800080"/>
                    <w:rtl/>
                  </w:rPr>
                </w:rPrChange>
              </w:rPr>
              <w:t>אביב</w:t>
            </w:r>
            <w:r w:rsidRPr="00FB6CEF">
              <w:rPr>
                <w:b/>
                <w:bCs/>
                <w:color w:val="800080"/>
                <w:rtl/>
                <w:rPrChange w:id="100" w:author="Avi Cohen" w:date="2020-06-25T12:13:00Z">
                  <w:rPr>
                    <w:color w:val="800080"/>
                    <w:rtl/>
                  </w:rPr>
                </w:rPrChange>
              </w:rPr>
              <w:br/>
              <w:t>540283033</w:t>
            </w:r>
            <w:r w:rsidRPr="00FB6CEF">
              <w:rPr>
                <w:b/>
                <w:bCs/>
                <w:color w:val="800080"/>
                <w:rtl/>
                <w:rPrChange w:id="101" w:author="Avi Cohen" w:date="2020-06-25T12:13:00Z">
                  <w:rPr>
                    <w:color w:val="800080"/>
                    <w:rtl/>
                  </w:rPr>
                </w:rPrChange>
              </w:rPr>
              <w:br/>
            </w:r>
          </w:ins>
        </w:p>
      </w:sdtContent>
    </w:sdt>
    <w:p w14:paraId="41529168"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7A12038" w14:textId="0C663127" w:rsidR="00B27B4C" w:rsidRDefault="00B27B4C" w:rsidP="00B37B6C">
      <w:pPr>
        <w:widowControl w:val="0"/>
        <w:spacing w:before="0" w:beforeAutospacing="0" w:after="0" w:afterAutospacing="0" w:line="240" w:lineRule="auto"/>
        <w:ind w:left="2880" w:firstLine="720"/>
        <w:rPr>
          <w:ins w:id="102" w:author="Avi Cohen" w:date="2020-07-26T14:24:00Z"/>
          <w:rFonts w:ascii="Times New Roman" w:eastAsia="Times New Roman" w:hAnsi="Times New Roman" w:cs="David"/>
          <w:b/>
          <w:bCs/>
          <w:sz w:val="20"/>
          <w:szCs w:val="24"/>
          <w:rtl/>
          <w:lang w:eastAsia="he-IL"/>
        </w:rPr>
      </w:pPr>
      <w:r w:rsidRPr="00B27B4C">
        <w:rPr>
          <w:rFonts w:ascii="Times New Roman" w:eastAsia="Times New Roman" w:hAnsi="Times New Roman" w:cs="David" w:hint="cs"/>
          <w:bCs/>
          <w:sz w:val="20"/>
          <w:szCs w:val="24"/>
          <w:rtl/>
          <w:lang w:eastAsia="he-IL"/>
        </w:rPr>
        <w:t xml:space="preserve">         מצד אחד;</w:t>
      </w:r>
      <w:ins w:id="103" w:author="Avi Cohen" w:date="2020-06-25T12:14:00Z">
        <w:r w:rsidR="002C537A">
          <w:rPr>
            <w:rFonts w:ascii="Times New Roman" w:eastAsia="Times New Roman" w:hAnsi="Times New Roman" w:cs="David" w:hint="cs"/>
            <w:sz w:val="20"/>
            <w:szCs w:val="24"/>
            <w:rtl/>
            <w:lang w:eastAsia="he-IL"/>
          </w:rPr>
          <w:t xml:space="preserve"> </w:t>
        </w:r>
      </w:ins>
    </w:p>
    <w:p w14:paraId="79A364FD" w14:textId="77777777" w:rsidR="00816D8E" w:rsidRDefault="00816D8E" w:rsidP="006C74EA">
      <w:pPr>
        <w:widowControl w:val="0"/>
        <w:spacing w:before="0" w:beforeAutospacing="0" w:after="0" w:afterAutospacing="0" w:line="240" w:lineRule="auto"/>
        <w:ind w:left="2880" w:firstLine="720"/>
        <w:rPr>
          <w:ins w:id="104" w:author="Avi Cohen" w:date="2020-07-26T14:24:00Z"/>
          <w:rFonts w:ascii="Times New Roman" w:eastAsia="Times New Roman" w:hAnsi="Times New Roman" w:cs="David"/>
          <w:b/>
          <w:bCs/>
          <w:sz w:val="20"/>
          <w:szCs w:val="24"/>
          <w:rtl/>
          <w:lang w:eastAsia="he-IL"/>
        </w:rPr>
      </w:pPr>
    </w:p>
    <w:p w14:paraId="78D1C504" w14:textId="77777777" w:rsidR="00816D8E" w:rsidRPr="00B2672B" w:rsidRDefault="00816D8E" w:rsidP="00986355">
      <w:pPr>
        <w:widowControl w:val="0"/>
        <w:spacing w:before="0" w:beforeAutospacing="0" w:after="0" w:afterAutospacing="0" w:line="240" w:lineRule="auto"/>
        <w:ind w:left="2880" w:firstLine="720"/>
        <w:rPr>
          <w:rFonts w:ascii="Times New Roman" w:eastAsia="Times New Roman" w:hAnsi="Times New Roman" w:cs="David"/>
          <w:b/>
          <w:bCs/>
          <w:sz w:val="20"/>
          <w:szCs w:val="24"/>
          <w:rtl/>
          <w:lang w:eastAsia="he-IL"/>
          <w:rPrChange w:id="105" w:author="Avi Cohen" w:date="2020-07-12T16:17:00Z">
            <w:rPr>
              <w:rFonts w:ascii="Times New Roman" w:eastAsia="Times New Roman" w:hAnsi="Times New Roman" w:cs="David"/>
              <w:sz w:val="20"/>
              <w:szCs w:val="24"/>
              <w:rtl/>
              <w:lang w:eastAsia="he-IL"/>
            </w:rPr>
          </w:rPrChange>
        </w:rPr>
      </w:pPr>
    </w:p>
    <w:p w14:paraId="1B5DCB3A"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84A4376" w14:textId="77777777" w:rsidR="00B27B4C" w:rsidRPr="00EE48BB" w:rsidRDefault="00B27B4C">
      <w:pPr>
        <w:widowControl w:val="0"/>
        <w:tabs>
          <w:tab w:val="left" w:pos="5187"/>
        </w:tabs>
        <w:spacing w:before="0" w:beforeAutospacing="0" w:after="0" w:afterAutospacing="0" w:line="360" w:lineRule="auto"/>
        <w:ind w:left="3600" w:right="2977" w:firstLine="737"/>
        <w:outlineLvl w:val="1"/>
        <w:rPr>
          <w:rStyle w:val="PlaceholderText"/>
          <w:color w:val="00B0F0"/>
          <w:rtl/>
        </w:rPr>
        <w:pPrChange w:id="106" w:author="Avi Cohen" w:date="2020-08-12T12:42:00Z">
          <w:pPr>
            <w:widowControl w:val="0"/>
            <w:tabs>
              <w:tab w:val="left" w:pos="5187"/>
            </w:tabs>
            <w:spacing w:before="0" w:beforeAutospacing="0" w:after="0" w:afterAutospacing="0" w:line="240" w:lineRule="auto"/>
            <w:ind w:left="3600" w:right="2977" w:firstLine="737"/>
            <w:outlineLvl w:val="1"/>
          </w:pPr>
        </w:pPrChange>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b/>
            <w:bCs/>
            <w:color w:val="00B0F0"/>
            <w:sz w:val="24"/>
            <w:szCs w:val="24"/>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ins w:id="107" w:author="Avi Cohen" w:date="2020-06-25T11:39:00Z">
            <w:r w:rsidR="004E61D3" w:rsidRPr="00127EFC">
              <w:rPr>
                <w:rStyle w:val="PlaceholderText"/>
                <w:b/>
                <w:bCs/>
                <w:color w:val="00B0F0"/>
                <w:sz w:val="24"/>
                <w:szCs w:val="24"/>
                <w:rtl/>
                <w:rPrChange w:id="108" w:author="Avi Cohen" w:date="2020-06-25T12:14:00Z">
                  <w:rPr>
                    <w:rStyle w:val="PlaceholderText"/>
                    <w:color w:val="00B0F0"/>
                    <w:rtl/>
                  </w:rPr>
                </w:rPrChange>
              </w:rPr>
              <w:br/>
            </w:r>
            <w:r w:rsidR="004E61D3" w:rsidRPr="00127EFC">
              <w:rPr>
                <w:rStyle w:val="PlaceholderText"/>
                <w:rFonts w:hint="eastAsia"/>
                <w:b/>
                <w:bCs/>
                <w:color w:val="00B0F0"/>
                <w:sz w:val="24"/>
                <w:szCs w:val="24"/>
                <w:rtl/>
                <w:rPrChange w:id="109" w:author="Avi Cohen" w:date="2020-06-25T12:14:00Z">
                  <w:rPr>
                    <w:rStyle w:val="PlaceholderText"/>
                    <w:rFonts w:hint="eastAsia"/>
                    <w:color w:val="00B0F0"/>
                    <w:rtl/>
                  </w:rPr>
                </w:rPrChange>
              </w:rPr>
              <w:t>גיורא</w:t>
            </w:r>
            <w:r w:rsidR="004E61D3" w:rsidRPr="00127EFC">
              <w:rPr>
                <w:rStyle w:val="PlaceholderText"/>
                <w:b/>
                <w:bCs/>
                <w:color w:val="00B0F0"/>
                <w:sz w:val="24"/>
                <w:szCs w:val="24"/>
                <w:rtl/>
                <w:rPrChange w:id="110" w:author="Avi Cohen" w:date="2020-06-25T12:14:00Z">
                  <w:rPr>
                    <w:rStyle w:val="PlaceholderText"/>
                    <w:color w:val="00B0F0"/>
                    <w:rtl/>
                  </w:rPr>
                </w:rPrChange>
              </w:rPr>
              <w:t xml:space="preserve"> </w:t>
            </w:r>
            <w:r w:rsidR="004E61D3" w:rsidRPr="00127EFC">
              <w:rPr>
                <w:rStyle w:val="PlaceholderText"/>
                <w:rFonts w:hint="eastAsia"/>
                <w:b/>
                <w:bCs/>
                <w:color w:val="00B0F0"/>
                <w:sz w:val="24"/>
                <w:szCs w:val="24"/>
                <w:rtl/>
                <w:rPrChange w:id="111" w:author="Avi Cohen" w:date="2020-06-25T12:14:00Z">
                  <w:rPr>
                    <w:rStyle w:val="PlaceholderText"/>
                    <w:rFonts w:hint="eastAsia"/>
                    <w:color w:val="00B0F0"/>
                    <w:rtl/>
                  </w:rPr>
                </w:rPrChange>
              </w:rPr>
              <w:t>גור</w:t>
            </w:r>
            <w:r w:rsidR="004E61D3" w:rsidRPr="00127EFC">
              <w:rPr>
                <w:rStyle w:val="PlaceholderText"/>
                <w:b/>
                <w:bCs/>
                <w:color w:val="00B0F0"/>
                <w:sz w:val="24"/>
                <w:szCs w:val="24"/>
                <w:rtl/>
                <w:rPrChange w:id="112" w:author="Avi Cohen" w:date="2020-06-25T12:14:00Z">
                  <w:rPr>
                    <w:rStyle w:val="PlaceholderText"/>
                    <w:color w:val="00B0F0"/>
                    <w:rtl/>
                  </w:rPr>
                </w:rPrChange>
              </w:rPr>
              <w:t xml:space="preserve"> </w:t>
            </w:r>
            <w:r w:rsidR="004E61D3" w:rsidRPr="00127EFC">
              <w:rPr>
                <w:rStyle w:val="PlaceholderText"/>
                <w:rFonts w:hint="eastAsia"/>
                <w:b/>
                <w:bCs/>
                <w:color w:val="00B0F0"/>
                <w:sz w:val="24"/>
                <w:szCs w:val="24"/>
                <w:rtl/>
                <w:rPrChange w:id="113" w:author="Avi Cohen" w:date="2020-06-25T12:14:00Z">
                  <w:rPr>
                    <w:rStyle w:val="PlaceholderText"/>
                    <w:rFonts w:hint="eastAsia"/>
                    <w:color w:val="00B0F0"/>
                    <w:rtl/>
                  </w:rPr>
                </w:rPrChange>
              </w:rPr>
              <w:t>ושות</w:t>
            </w:r>
            <w:r w:rsidR="004E61D3" w:rsidRPr="00127EFC">
              <w:rPr>
                <w:rStyle w:val="PlaceholderText"/>
                <w:b/>
                <w:bCs/>
                <w:color w:val="00B0F0"/>
                <w:sz w:val="24"/>
                <w:szCs w:val="24"/>
                <w:rtl/>
                <w:rPrChange w:id="114" w:author="Avi Cohen" w:date="2020-06-25T12:14:00Z">
                  <w:rPr>
                    <w:rStyle w:val="PlaceholderText"/>
                    <w:color w:val="00B0F0"/>
                    <w:rtl/>
                  </w:rPr>
                </w:rPrChange>
              </w:rPr>
              <w:t xml:space="preserve">' </w:t>
            </w:r>
            <w:r w:rsidR="004E61D3" w:rsidRPr="00127EFC">
              <w:rPr>
                <w:rStyle w:val="PlaceholderText"/>
                <w:rFonts w:hint="eastAsia"/>
                <w:b/>
                <w:bCs/>
                <w:color w:val="00B0F0"/>
                <w:sz w:val="24"/>
                <w:szCs w:val="24"/>
                <w:rtl/>
                <w:rPrChange w:id="115" w:author="Avi Cohen" w:date="2020-06-25T12:14:00Z">
                  <w:rPr>
                    <w:rStyle w:val="PlaceholderText"/>
                    <w:rFonts w:hint="eastAsia"/>
                    <w:color w:val="00B0F0"/>
                    <w:rtl/>
                  </w:rPr>
                </w:rPrChange>
              </w:rPr>
              <w:t>אדריכלים</w:t>
            </w:r>
            <w:r w:rsidR="004E61D3" w:rsidRPr="00127EFC">
              <w:rPr>
                <w:rStyle w:val="PlaceholderText"/>
                <w:b/>
                <w:bCs/>
                <w:color w:val="00B0F0"/>
                <w:sz w:val="24"/>
                <w:szCs w:val="24"/>
                <w:rtl/>
                <w:rPrChange w:id="116" w:author="Avi Cohen" w:date="2020-06-25T12:14:00Z">
                  <w:rPr>
                    <w:rStyle w:val="PlaceholderText"/>
                    <w:color w:val="00B0F0"/>
                    <w:rtl/>
                  </w:rPr>
                </w:rPrChange>
              </w:rPr>
              <w:t xml:space="preserve"> </w:t>
            </w:r>
            <w:r w:rsidR="004E61D3" w:rsidRPr="00127EFC">
              <w:rPr>
                <w:rStyle w:val="PlaceholderText"/>
                <w:rFonts w:hint="eastAsia"/>
                <w:b/>
                <w:bCs/>
                <w:color w:val="00B0F0"/>
                <w:sz w:val="24"/>
                <w:szCs w:val="24"/>
                <w:rtl/>
                <w:rPrChange w:id="117" w:author="Avi Cohen" w:date="2020-06-25T12:14:00Z">
                  <w:rPr>
                    <w:rStyle w:val="PlaceholderText"/>
                    <w:rFonts w:hint="eastAsia"/>
                    <w:color w:val="00B0F0"/>
                    <w:rtl/>
                  </w:rPr>
                </w:rPrChange>
              </w:rPr>
              <w:t>בע</w:t>
            </w:r>
            <w:r w:rsidR="004E61D3" w:rsidRPr="00127EFC">
              <w:rPr>
                <w:rStyle w:val="PlaceholderText"/>
                <w:b/>
                <w:bCs/>
                <w:color w:val="00B0F0"/>
                <w:sz w:val="24"/>
                <w:szCs w:val="24"/>
                <w:rtl/>
                <w:rPrChange w:id="118" w:author="Avi Cohen" w:date="2020-06-25T12:14:00Z">
                  <w:rPr>
                    <w:rStyle w:val="PlaceholderText"/>
                    <w:color w:val="00B0F0"/>
                    <w:rtl/>
                  </w:rPr>
                </w:rPrChange>
              </w:rPr>
              <w:t>"</w:t>
            </w:r>
            <w:r w:rsidR="004E61D3" w:rsidRPr="00127EFC">
              <w:rPr>
                <w:rStyle w:val="PlaceholderText"/>
                <w:rFonts w:hint="eastAsia"/>
                <w:b/>
                <w:bCs/>
                <w:color w:val="00B0F0"/>
                <w:sz w:val="24"/>
                <w:szCs w:val="24"/>
                <w:rtl/>
                <w:rPrChange w:id="119" w:author="Avi Cohen" w:date="2020-06-25T12:14:00Z">
                  <w:rPr>
                    <w:rStyle w:val="PlaceholderText"/>
                    <w:rFonts w:hint="eastAsia"/>
                    <w:color w:val="00B0F0"/>
                    <w:rtl/>
                  </w:rPr>
                </w:rPrChange>
              </w:rPr>
              <w:t>מ</w:t>
            </w:r>
            <w:r w:rsidR="004E61D3" w:rsidRPr="00127EFC">
              <w:rPr>
                <w:rStyle w:val="PlaceholderText"/>
                <w:b/>
                <w:bCs/>
                <w:color w:val="00B0F0"/>
                <w:sz w:val="24"/>
                <w:szCs w:val="24"/>
                <w:rtl/>
                <w:rPrChange w:id="120" w:author="Avi Cohen" w:date="2020-06-25T12:14:00Z">
                  <w:rPr>
                    <w:rStyle w:val="PlaceholderText"/>
                    <w:color w:val="00B0F0"/>
                    <w:rtl/>
                  </w:rPr>
                </w:rPrChange>
              </w:rPr>
              <w:br/>
            </w:r>
            <w:r w:rsidR="004E61D3" w:rsidRPr="00127EFC">
              <w:rPr>
                <w:rStyle w:val="PlaceholderText"/>
                <w:rFonts w:hint="eastAsia"/>
                <w:b/>
                <w:bCs/>
                <w:color w:val="00B0F0"/>
                <w:sz w:val="24"/>
                <w:szCs w:val="24"/>
                <w:rtl/>
                <w:rPrChange w:id="121" w:author="Avi Cohen" w:date="2020-06-25T12:14:00Z">
                  <w:rPr>
                    <w:rStyle w:val="PlaceholderText"/>
                    <w:rFonts w:hint="eastAsia"/>
                    <w:color w:val="00B0F0"/>
                    <w:rtl/>
                  </w:rPr>
                </w:rPrChange>
              </w:rPr>
              <w:lastRenderedPageBreak/>
              <w:t>הגפן</w:t>
            </w:r>
            <w:r w:rsidR="004E61D3" w:rsidRPr="00127EFC">
              <w:rPr>
                <w:rStyle w:val="PlaceholderText"/>
                <w:b/>
                <w:bCs/>
                <w:color w:val="00B0F0"/>
                <w:sz w:val="24"/>
                <w:szCs w:val="24"/>
                <w:rtl/>
                <w:rPrChange w:id="122" w:author="Avi Cohen" w:date="2020-06-25T12:14:00Z">
                  <w:rPr>
                    <w:rStyle w:val="PlaceholderText"/>
                    <w:color w:val="00B0F0"/>
                    <w:rtl/>
                  </w:rPr>
                </w:rPrChange>
              </w:rPr>
              <w:t xml:space="preserve"> 1 </w:t>
            </w:r>
            <w:r w:rsidR="004E61D3" w:rsidRPr="00127EFC">
              <w:rPr>
                <w:rStyle w:val="PlaceholderText"/>
                <w:rFonts w:hint="eastAsia"/>
                <w:b/>
                <w:bCs/>
                <w:color w:val="00B0F0"/>
                <w:sz w:val="24"/>
                <w:szCs w:val="24"/>
                <w:rtl/>
                <w:rPrChange w:id="123" w:author="Avi Cohen" w:date="2020-06-25T12:14:00Z">
                  <w:rPr>
                    <w:rStyle w:val="PlaceholderText"/>
                    <w:rFonts w:hint="eastAsia"/>
                    <w:color w:val="00B0F0"/>
                    <w:rtl/>
                  </w:rPr>
                </w:rPrChange>
              </w:rPr>
              <w:t>ת</w:t>
            </w:r>
            <w:r w:rsidR="004E61D3" w:rsidRPr="00127EFC">
              <w:rPr>
                <w:rStyle w:val="PlaceholderText"/>
                <w:b/>
                <w:bCs/>
                <w:color w:val="00B0F0"/>
                <w:sz w:val="24"/>
                <w:szCs w:val="24"/>
                <w:rtl/>
                <w:rPrChange w:id="124" w:author="Avi Cohen" w:date="2020-06-25T12:14:00Z">
                  <w:rPr>
                    <w:rStyle w:val="PlaceholderText"/>
                    <w:color w:val="00B0F0"/>
                    <w:rtl/>
                  </w:rPr>
                </w:rPrChange>
              </w:rPr>
              <w:t>.</w:t>
            </w:r>
            <w:r w:rsidR="004E61D3" w:rsidRPr="00127EFC">
              <w:rPr>
                <w:rStyle w:val="PlaceholderText"/>
                <w:rFonts w:hint="eastAsia"/>
                <w:b/>
                <w:bCs/>
                <w:color w:val="00B0F0"/>
                <w:sz w:val="24"/>
                <w:szCs w:val="24"/>
                <w:rtl/>
                <w:rPrChange w:id="125" w:author="Avi Cohen" w:date="2020-06-25T12:14:00Z">
                  <w:rPr>
                    <w:rStyle w:val="PlaceholderText"/>
                    <w:rFonts w:hint="eastAsia"/>
                    <w:color w:val="00B0F0"/>
                    <w:rtl/>
                  </w:rPr>
                </w:rPrChange>
              </w:rPr>
              <w:t>ד</w:t>
            </w:r>
            <w:r w:rsidR="004E61D3" w:rsidRPr="00127EFC">
              <w:rPr>
                <w:rStyle w:val="PlaceholderText"/>
                <w:b/>
                <w:bCs/>
                <w:color w:val="00B0F0"/>
                <w:sz w:val="24"/>
                <w:szCs w:val="24"/>
                <w:rtl/>
                <w:rPrChange w:id="126" w:author="Avi Cohen" w:date="2020-06-25T12:14:00Z">
                  <w:rPr>
                    <w:rStyle w:val="PlaceholderText"/>
                    <w:color w:val="00B0F0"/>
                    <w:rtl/>
                  </w:rPr>
                </w:rPrChange>
              </w:rPr>
              <w:t xml:space="preserve"> 9436 </w:t>
            </w:r>
            <w:r w:rsidR="004E61D3" w:rsidRPr="00127EFC">
              <w:rPr>
                <w:rStyle w:val="PlaceholderText"/>
                <w:rFonts w:hint="eastAsia"/>
                <w:b/>
                <w:bCs/>
                <w:color w:val="00B0F0"/>
                <w:sz w:val="24"/>
                <w:szCs w:val="24"/>
                <w:rtl/>
                <w:rPrChange w:id="127" w:author="Avi Cohen" w:date="2020-06-25T12:14:00Z">
                  <w:rPr>
                    <w:rStyle w:val="PlaceholderText"/>
                    <w:rFonts w:hint="eastAsia"/>
                    <w:color w:val="00B0F0"/>
                    <w:rtl/>
                  </w:rPr>
                </w:rPrChange>
              </w:rPr>
              <w:t>חיפה</w:t>
            </w:r>
            <w:r w:rsidR="004E61D3" w:rsidRPr="00127EFC">
              <w:rPr>
                <w:rStyle w:val="PlaceholderText"/>
                <w:b/>
                <w:bCs/>
                <w:color w:val="00B0F0"/>
                <w:sz w:val="24"/>
                <w:szCs w:val="24"/>
                <w:rtl/>
                <w:rPrChange w:id="128" w:author="Avi Cohen" w:date="2020-06-25T12:14:00Z">
                  <w:rPr>
                    <w:rStyle w:val="PlaceholderText"/>
                    <w:color w:val="00B0F0"/>
                    <w:rtl/>
                  </w:rPr>
                </w:rPrChange>
              </w:rPr>
              <w:br/>
            </w:r>
          </w:ins>
        </w:sdtContent>
      </w:sdt>
    </w:p>
    <w:p w14:paraId="540B0C70"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6E90738"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74C6C3B6" w14:textId="77777777" w:rsidR="00B27B4C" w:rsidRDefault="00B27B4C" w:rsidP="00B27B4C">
      <w:pPr>
        <w:widowControl w:val="0"/>
        <w:spacing w:before="0" w:beforeAutospacing="0" w:after="0" w:afterAutospacing="0" w:line="240" w:lineRule="auto"/>
        <w:ind w:left="2880" w:firstLine="720"/>
        <w:rPr>
          <w:ins w:id="129" w:author="Avi Cohen" w:date="2020-07-26T14:25:00Z"/>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F5898CB" w14:textId="77777777" w:rsidR="00816D8E" w:rsidRDefault="00816D8E" w:rsidP="00B27B4C">
      <w:pPr>
        <w:widowControl w:val="0"/>
        <w:spacing w:before="0" w:beforeAutospacing="0" w:after="0" w:afterAutospacing="0" w:line="240" w:lineRule="auto"/>
        <w:ind w:left="2880" w:firstLine="720"/>
        <w:rPr>
          <w:ins w:id="130" w:author="Avi Cohen" w:date="2020-07-26T14:25:00Z"/>
          <w:rFonts w:ascii="Times New Roman" w:eastAsia="Times New Roman" w:hAnsi="Times New Roman" w:cs="David"/>
          <w:sz w:val="20"/>
          <w:szCs w:val="24"/>
          <w:rtl/>
          <w:lang w:eastAsia="he-IL"/>
        </w:rPr>
      </w:pPr>
      <w:ins w:id="131" w:author="Avi Cohen" w:date="2020-07-26T14:25:00Z">
        <w:r>
          <w:rPr>
            <w:rFonts w:ascii="Times New Roman" w:eastAsia="Times New Roman" w:hAnsi="Times New Roman" w:cs="David"/>
            <w:sz w:val="20"/>
            <w:szCs w:val="24"/>
            <w:rtl/>
            <w:lang w:eastAsia="he-IL"/>
          </w:rPr>
          <w:br w:type="page"/>
        </w:r>
      </w:ins>
    </w:p>
    <w:p w14:paraId="6481C117" w14:textId="56AB93F9" w:rsidR="00816D8E" w:rsidRPr="00B27B4C" w:rsidRDefault="00816D8E"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84F0B3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B6D03D5"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038E297"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21597706"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0037F58E"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7DD3F85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7EA09F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788CA54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ADE4F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1834E27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3FE0E52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C478B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957D30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46B4FE"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89A2FC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27549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25E4C4E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63880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96706E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5081B8B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1B993A8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66F6ED"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91BD08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1C344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340F0C3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558F0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2D5DA8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7D071176"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335CD29"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20C69F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4950C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74AC3F9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0F10CCF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93F2D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50D77359" w14:textId="77777777" w:rsidR="00B27B4C" w:rsidRDefault="00B27B4C" w:rsidP="00B27B4C">
      <w:pPr>
        <w:widowControl w:val="0"/>
        <w:tabs>
          <w:tab w:val="left" w:pos="1932"/>
        </w:tabs>
        <w:spacing w:before="0" w:beforeAutospacing="0" w:after="0" w:afterAutospacing="0" w:line="240" w:lineRule="auto"/>
        <w:ind w:left="798"/>
        <w:jc w:val="both"/>
        <w:rPr>
          <w:ins w:id="132" w:author="Avi Cohen" w:date="2020-08-09T13:41:00Z"/>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77013683" w14:textId="77777777" w:rsidR="00730ABA" w:rsidRPr="00B27B4C" w:rsidRDefault="00730ABA" w:rsidP="00730ABA">
      <w:pPr>
        <w:widowControl w:val="0"/>
        <w:tabs>
          <w:tab w:val="left" w:pos="1932"/>
        </w:tabs>
        <w:spacing w:before="0" w:beforeAutospacing="0" w:after="0" w:afterAutospacing="0" w:line="240" w:lineRule="auto"/>
        <w:ind w:left="798"/>
        <w:jc w:val="both"/>
        <w:rPr>
          <w:ins w:id="133" w:author="Avi Cohen" w:date="2020-08-09T13:41:00Z"/>
          <w:rFonts w:ascii="Times New Roman" w:eastAsia="Times New Roman" w:hAnsi="Times New Roman" w:cs="David"/>
          <w:sz w:val="20"/>
          <w:szCs w:val="24"/>
          <w:rtl/>
          <w:lang w:eastAsia="he-IL"/>
        </w:rPr>
      </w:pPr>
      <w:ins w:id="134" w:author="Avi Cohen" w:date="2020-08-09T13:41:00Z">
        <w:r>
          <w:rPr>
            <w:rFonts w:ascii="Times New Roman" w:eastAsia="Times New Roman" w:hAnsi="Times New Roman" w:cs="David" w:hint="cs"/>
            <w:sz w:val="20"/>
            <w:szCs w:val="24"/>
            <w:rtl/>
            <w:lang w:eastAsia="he-IL"/>
          </w:rPr>
          <w:t>"</w:t>
        </w:r>
        <w:r w:rsidRPr="00B736A5">
          <w:rPr>
            <w:rFonts w:ascii="Times New Roman" w:eastAsia="Times New Roman" w:hAnsi="Times New Roman" w:cs="David" w:hint="eastAsia"/>
            <w:b/>
            <w:bCs/>
            <w:sz w:val="20"/>
            <w:szCs w:val="24"/>
            <w:rtl/>
            <w:lang w:eastAsia="he-IL"/>
          </w:rPr>
          <w:t>הרשויות</w:t>
        </w:r>
        <w:r w:rsidRPr="00B736A5">
          <w:rPr>
            <w:rFonts w:ascii="Times New Roman" w:eastAsia="Times New Roman" w:hAnsi="Times New Roman" w:cs="David"/>
            <w:b/>
            <w:bCs/>
            <w:sz w:val="20"/>
            <w:szCs w:val="24"/>
            <w:rtl/>
            <w:lang w:eastAsia="he-IL"/>
          </w:rPr>
          <w:t xml:space="preserve"> </w:t>
        </w:r>
        <w:r w:rsidRPr="00B736A5">
          <w:rPr>
            <w:rFonts w:ascii="Times New Roman" w:eastAsia="Times New Roman" w:hAnsi="Times New Roman" w:cs="David" w:hint="eastAsia"/>
            <w:b/>
            <w:bCs/>
            <w:sz w:val="20"/>
            <w:szCs w:val="24"/>
            <w:rtl/>
            <w:lang w:eastAsia="he-IL"/>
          </w:rPr>
          <w:t>המוסמכות</w:t>
        </w:r>
        <w:r>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 xml:space="preserve"> </w:t>
        </w:r>
        <w:r w:rsidRPr="00801975">
          <w:rPr>
            <w:rFonts w:ascii="Times New Roman" w:eastAsia="Times New Roman" w:hAnsi="Times New Roman" w:cs="David"/>
            <w:sz w:val="20"/>
            <w:szCs w:val="24"/>
            <w:rtl/>
            <w:lang w:eastAsia="he-IL"/>
          </w:rPr>
          <w:t>כל רשות שלטונית או מעין-שלטונית, לרבות ועדות מקומיות</w:t>
        </w:r>
        <w:r w:rsidRPr="00801975">
          <w:rPr>
            <w:rFonts w:ascii="Times New Roman" w:eastAsia="Times New Roman" w:hAnsi="Times New Roman" w:cs="David" w:hint="cs"/>
            <w:sz w:val="20"/>
            <w:szCs w:val="24"/>
            <w:rtl/>
            <w:lang w:eastAsia="he-IL"/>
          </w:rPr>
          <w:t>,</w:t>
        </w:r>
        <w:r w:rsidRPr="00801975">
          <w:rPr>
            <w:rFonts w:ascii="Times New Roman" w:eastAsia="Times New Roman" w:hAnsi="Times New Roman" w:cs="David"/>
            <w:sz w:val="20"/>
            <w:szCs w:val="24"/>
            <w:rtl/>
            <w:lang w:eastAsia="he-IL"/>
          </w:rPr>
          <w:t xml:space="preserve"> וועדות מחוזיות לתכנון ובניה, הרשויות המקומיות והעירוניות, רשות הכבאות, </w:t>
        </w:r>
        <w:r w:rsidRPr="00801975">
          <w:rPr>
            <w:rFonts w:ascii="Times New Roman" w:eastAsia="Times New Roman" w:hAnsi="Times New Roman" w:cs="David" w:hint="cs"/>
            <w:sz w:val="20"/>
            <w:szCs w:val="24"/>
            <w:rtl/>
            <w:lang w:eastAsia="he-IL"/>
          </w:rPr>
          <w:t>פיקוד העורף</w:t>
        </w:r>
        <w:r w:rsidRPr="00801975">
          <w:rPr>
            <w:rFonts w:ascii="Times New Roman" w:eastAsia="Times New Roman" w:hAnsi="Times New Roman" w:cs="David"/>
            <w:sz w:val="20"/>
            <w:szCs w:val="24"/>
            <w:rtl/>
            <w:lang w:eastAsia="he-IL"/>
          </w:rPr>
          <w:t>, משטרה, חברת החשמל, בזק</w:t>
        </w:r>
        <w:r w:rsidRPr="00801975">
          <w:rPr>
            <w:rFonts w:ascii="Times New Roman" w:eastAsia="Times New Roman" w:hAnsi="Times New Roman" w:cs="David" w:hint="cs"/>
            <w:sz w:val="20"/>
            <w:szCs w:val="24"/>
            <w:rtl/>
            <w:lang w:eastAsia="he-IL"/>
          </w:rPr>
          <w:t xml:space="preserve">, חברות תקשורת וכבלים אחרות, עיריית נשר, רשויות מקומיות גובלות או סמוכות, תאגידי מים וביוב, מט"ש, המרכז למיפוי ישראל, המודד המחוזי, רשות מקרקעי ישראל, חברת נתיבי </w:t>
        </w:r>
        <w:r w:rsidRPr="00801975">
          <w:rPr>
            <w:rFonts w:ascii="Times New Roman" w:eastAsia="Times New Roman" w:hAnsi="Times New Roman" w:cs="David" w:hint="cs"/>
            <w:sz w:val="20"/>
            <w:szCs w:val="24"/>
            <w:rtl/>
            <w:lang w:eastAsia="he-IL"/>
          </w:rPr>
          <w:lastRenderedPageBreak/>
          <w:t xml:space="preserve">ישראל, רכבת ישראל, לשכת רישום המקרקעין, קק"ל, משרד החקלאות/פקיד היערות, רשות הטבע והגנים, רשות העתיקות, רשויות ניקוז אזוריות, חברת מקורות,  המטרונית, חברת יפה נוף </w:t>
        </w:r>
        <w:r w:rsidRPr="00801975">
          <w:rPr>
            <w:rFonts w:ascii="Times New Roman" w:eastAsia="Times New Roman" w:hAnsi="Times New Roman" w:cs="David"/>
            <w:sz w:val="20"/>
            <w:szCs w:val="24"/>
            <w:rtl/>
            <w:lang w:eastAsia="he-IL"/>
          </w:rPr>
          <w:t>וכד'.</w:t>
        </w:r>
      </w:ins>
    </w:p>
    <w:p w14:paraId="4015446B" w14:textId="77777777" w:rsidR="00730ABA" w:rsidRPr="00B27B4C" w:rsidRDefault="00730ABA"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4711058"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08CF93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2B4115D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7AEF735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F284D62"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582D89C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660BAE0C"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6920EDE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2F52C3A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1529B61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7C3C5072"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0E7246B"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E6CF237"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2494FD8D"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02CFCE56"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792B70F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lastRenderedPageBreak/>
        <w:t>שירותי המתכנן</w:t>
      </w:r>
    </w:p>
    <w:p w14:paraId="129A792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4B266C1D" w14:textId="77777777" w:rsidR="00B27B4C" w:rsidRDefault="00B27B4C" w:rsidP="00B27B4C">
      <w:pPr>
        <w:widowControl w:val="0"/>
        <w:numPr>
          <w:ilvl w:val="1"/>
          <w:numId w:val="1"/>
        </w:numPr>
        <w:spacing w:before="0" w:beforeAutospacing="0" w:after="200" w:afterAutospacing="0" w:line="240" w:lineRule="auto"/>
        <w:jc w:val="both"/>
        <w:rPr>
          <w:ins w:id="135" w:author="Avi Cohen" w:date="2020-08-09T13:41:00Z"/>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398C7C9A" w14:textId="77777777" w:rsidR="0096575B" w:rsidRPr="00B27B4C" w:rsidRDefault="0096575B" w:rsidP="0096575B">
      <w:pPr>
        <w:widowControl w:val="0"/>
        <w:numPr>
          <w:ilvl w:val="1"/>
          <w:numId w:val="1"/>
        </w:numPr>
        <w:spacing w:before="0" w:beforeAutospacing="0" w:after="200" w:afterAutospacing="0" w:line="240" w:lineRule="auto"/>
        <w:jc w:val="both"/>
        <w:rPr>
          <w:ins w:id="136" w:author="Avi Cohen" w:date="2020-08-09T13:41:00Z"/>
          <w:rFonts w:ascii="Times New Roman" w:eastAsia="Times New Roman" w:hAnsi="Times New Roman" w:cs="David"/>
          <w:sz w:val="20"/>
          <w:szCs w:val="24"/>
          <w:rtl/>
          <w:lang w:eastAsia="he-IL"/>
        </w:rPr>
      </w:pPr>
      <w:ins w:id="137" w:author="Avi Cohen" w:date="2020-08-09T13:41:00Z">
        <w:r w:rsidRPr="00B27B4C">
          <w:rPr>
            <w:rFonts w:ascii="Times New Roman" w:eastAsia="Times New Roman" w:hAnsi="Times New Roman" w:cs="David"/>
            <w:sz w:val="20"/>
            <w:szCs w:val="24"/>
            <w:rtl/>
            <w:lang w:eastAsia="he-IL"/>
          </w:rPr>
          <w:t xml:space="preserve">המתכנן </w:t>
        </w:r>
        <w:r>
          <w:rPr>
            <w:rFonts w:ascii="Times New Roman" w:eastAsia="Times New Roman" w:hAnsi="Times New Roman" w:cs="David" w:hint="cs"/>
            <w:sz w:val="20"/>
            <w:szCs w:val="24"/>
            <w:rtl/>
            <w:lang w:eastAsia="he-IL"/>
          </w:rPr>
          <w:t xml:space="preserve">מצהיר </w:t>
        </w:r>
        <w:r w:rsidRPr="00B736A5">
          <w:rPr>
            <w:rFonts w:ascii="Times New Roman" w:eastAsia="Times New Roman" w:hAnsi="Times New Roman" w:cs="David" w:hint="cs"/>
            <w:sz w:val="20"/>
            <w:szCs w:val="24"/>
            <w:rtl/>
            <w:lang w:eastAsia="he-IL"/>
          </w:rPr>
          <w:t>כי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אין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מניעה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חוקית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w:t>
        </w:r>
        <w:r w:rsidRPr="00B736A5">
          <w:rPr>
            <w:rFonts w:ascii="Times New Roman" w:eastAsia="Times New Roman" w:hAnsi="Times New Roman" w:cs="David"/>
            <w:sz w:val="20"/>
            <w:szCs w:val="24"/>
            <w:rtl/>
            <w:lang w:eastAsia="he-IL"/>
          </w:rPr>
          <w:t>/</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חוזית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להתקשרותו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וחתימתו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מלוא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התחייבויותיו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פיו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w:t>
        </w:r>
        <w:r w:rsidRPr="00B736A5">
          <w:rPr>
            <w:rFonts w:ascii="Times New Roman" w:eastAsia="Times New Roman" w:hAnsi="Times New Roman" w:cs="David"/>
            <w:sz w:val="20"/>
            <w:szCs w:val="24"/>
            <w:rtl/>
            <w:lang w:eastAsia="he-IL"/>
          </w:rPr>
          <w:t>/</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שירותי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הייעוץ</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יהוו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הפרה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שהמתכנן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צד</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שהוא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כפוף</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וכי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המתכנן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אינו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נזקק</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לצורך</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התקשרותו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התחייבויותיו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פיו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להסכמה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כלשהי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גוף</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שלישי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שהוא</w:t>
        </w:r>
        <w:r>
          <w:rPr>
            <w:rFonts w:ascii="Times New Roman" w:eastAsia="Times New Roman" w:hAnsi="Times New Roman" w:cs="David" w:hint="cs"/>
            <w:sz w:val="20"/>
            <w:szCs w:val="24"/>
            <w:rtl/>
            <w:lang w:eastAsia="he-IL"/>
          </w:rPr>
          <w:t>.</w:t>
        </w:r>
      </w:ins>
    </w:p>
    <w:p w14:paraId="693E0316" w14:textId="3B8720F9" w:rsidR="0096575B" w:rsidRPr="00B27B4C" w:rsidDel="0096575B" w:rsidRDefault="0096575B" w:rsidP="00B27B4C">
      <w:pPr>
        <w:widowControl w:val="0"/>
        <w:numPr>
          <w:ilvl w:val="1"/>
          <w:numId w:val="1"/>
        </w:numPr>
        <w:spacing w:before="0" w:beforeAutospacing="0" w:after="200" w:afterAutospacing="0" w:line="240" w:lineRule="auto"/>
        <w:jc w:val="both"/>
        <w:rPr>
          <w:del w:id="138" w:author="Avi Cohen" w:date="2020-08-09T13:41:00Z"/>
          <w:rFonts w:ascii="Times New Roman" w:eastAsia="Times New Roman" w:hAnsi="Times New Roman" w:cs="David"/>
          <w:sz w:val="20"/>
          <w:szCs w:val="24"/>
          <w:rtl/>
          <w:lang w:eastAsia="he-IL"/>
        </w:rPr>
      </w:pPr>
    </w:p>
    <w:p w14:paraId="1C0E6F0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70C7096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w:t>
      </w:r>
      <w:r w:rsidRPr="00B27B4C">
        <w:rPr>
          <w:rFonts w:ascii="Times New Roman" w:eastAsia="Times New Roman" w:hAnsi="Times New Roman" w:cs="David"/>
          <w:sz w:val="20"/>
          <w:szCs w:val="24"/>
          <w:rtl/>
          <w:lang w:eastAsia="he-IL"/>
        </w:rPr>
        <w:lastRenderedPageBreak/>
        <w:t>לדין ולהנחת דעת המזמין, ותוך שמירת לוחות הזמנים והמסגרת התקציבית, שייקבעו על ידי המזמין.</w:t>
      </w:r>
    </w:p>
    <w:p w14:paraId="46E9A11D" w14:textId="77777777" w:rsidR="0096575B" w:rsidRPr="002E2C10" w:rsidRDefault="00B27B4C" w:rsidP="0096575B">
      <w:pPr>
        <w:widowControl w:val="0"/>
        <w:spacing w:before="0" w:beforeAutospacing="0" w:after="200" w:afterAutospacing="0" w:line="240" w:lineRule="auto"/>
        <w:ind w:left="792"/>
        <w:jc w:val="both"/>
        <w:rPr>
          <w:ins w:id="139" w:author="Avi Cohen" w:date="2020-08-09T13:42:00Z"/>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ins w:id="140" w:author="Avi Cohen" w:date="2020-08-09T13:42:00Z">
        <w:r w:rsidR="0096575B">
          <w:rPr>
            <w:rFonts w:ascii="Times New Roman" w:eastAsia="Times New Roman" w:hAnsi="Times New Roman" w:cs="David" w:hint="cs"/>
            <w:sz w:val="20"/>
            <w:szCs w:val="24"/>
            <w:rtl/>
            <w:lang w:eastAsia="he-IL"/>
          </w:rPr>
          <w:t xml:space="preserve"> </w:t>
        </w:r>
        <w:r w:rsidR="0096575B" w:rsidRPr="00B736A5">
          <w:rPr>
            <w:rFonts w:ascii="Times New Roman" w:eastAsia="Times New Roman" w:hAnsi="Times New Roman" w:cs="David" w:hint="cs"/>
            <w:sz w:val="20"/>
            <w:szCs w:val="24"/>
            <w:rtl/>
            <w:lang w:eastAsia="he-IL"/>
          </w:rPr>
          <w:t>למען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הסר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ספק</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מובהר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בזה</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אין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בהעמדת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נתונים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ו</w:t>
        </w:r>
        <w:r w:rsidR="0096575B" w:rsidRPr="00B736A5">
          <w:rPr>
            <w:rFonts w:ascii="Times New Roman" w:eastAsia="Times New Roman" w:hAnsi="Times New Roman" w:cs="David"/>
            <w:sz w:val="20"/>
            <w:szCs w:val="24"/>
            <w:rtl/>
            <w:lang w:eastAsia="he-IL"/>
          </w:rPr>
          <w:t>/</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מסמכים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ידי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המזמין</w:t>
        </w:r>
        <w:r w:rsidR="0096575B" w:rsidRPr="00B736A5">
          <w:rPr>
            <w:rFonts w:ascii="Times New Roman" w:eastAsia="Times New Roman" w:hAnsi="Times New Roman" w:cs="David"/>
            <w:sz w:val="20"/>
            <w:szCs w:val="24"/>
            <w:rtl/>
            <w:lang w:eastAsia="he-IL"/>
          </w:rPr>
          <w:t xml:space="preserve"> </w:t>
        </w:r>
        <w:r w:rsidR="0096575B">
          <w:rPr>
            <w:rFonts w:ascii="Times New Roman" w:eastAsia="Times New Roman" w:hAnsi="Times New Roman" w:cs="David" w:hint="cs"/>
            <w:sz w:val="20"/>
            <w:szCs w:val="24"/>
            <w:rtl/>
            <w:lang w:eastAsia="he-IL"/>
          </w:rPr>
          <w:t xml:space="preserve">ו/או המנהל ו/או מי מטעמם </w:t>
        </w:r>
        <w:r w:rsidR="0096575B" w:rsidRPr="00B736A5">
          <w:rPr>
            <w:rFonts w:ascii="Times New Roman" w:eastAsia="Times New Roman" w:hAnsi="Times New Roman" w:cs="David" w:hint="cs"/>
            <w:sz w:val="20"/>
            <w:szCs w:val="24"/>
            <w:rtl/>
            <w:lang w:eastAsia="he-IL"/>
          </w:rPr>
          <w:t>כדי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להטיל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עלי</w:t>
        </w:r>
        <w:r w:rsidR="0096575B">
          <w:rPr>
            <w:rFonts w:ascii="Times New Roman" w:eastAsia="Times New Roman" w:hAnsi="Times New Roman" w:cs="David" w:hint="cs"/>
            <w:sz w:val="20"/>
            <w:szCs w:val="24"/>
            <w:rtl/>
            <w:lang w:eastAsia="he-IL"/>
          </w:rPr>
          <w:t>הם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אחריות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כלשהי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לשחרר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המתכנן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מאחריותו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פי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הסכם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זה</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לגרוע</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ממנה</w:t>
        </w:r>
        <w:r w:rsidR="0096575B" w:rsidRPr="00B736A5">
          <w:rPr>
            <w:rFonts w:ascii="Times New Roman" w:eastAsia="Times New Roman" w:hAnsi="Times New Roman" w:cs="David"/>
            <w:sz w:val="20"/>
            <w:szCs w:val="24"/>
            <w:rtl/>
            <w:lang w:eastAsia="he-IL"/>
          </w:rPr>
          <w:t>.</w:t>
        </w:r>
        <w:r w:rsidR="0096575B">
          <w:rPr>
            <w:rFonts w:ascii="Times New Roman" w:eastAsia="Times New Roman" w:hAnsi="Times New Roman" w:cs="David" w:hint="cs"/>
            <w:sz w:val="20"/>
            <w:szCs w:val="24"/>
            <w:rtl/>
            <w:lang w:eastAsia="he-IL"/>
          </w:rPr>
          <w:t xml:space="preserve"> </w:t>
        </w:r>
        <w:r w:rsidR="0096575B" w:rsidRPr="002E2C10">
          <w:rPr>
            <w:rFonts w:ascii="Times New Roman" w:eastAsia="Times New Roman" w:hAnsi="Times New Roman" w:cs="David"/>
            <w:sz w:val="20"/>
            <w:szCs w:val="24"/>
            <w:rtl/>
            <w:lang w:eastAsia="he-IL"/>
          </w:rPr>
          <w:t>המתכנן מתחייב לבדוק באופן פוזיטיבי את נכונותם ושלמותם של הנתונים והמסמכים אשר</w:t>
        </w:r>
        <w:r w:rsidR="0096575B" w:rsidRPr="002E2C10">
          <w:rPr>
            <w:rFonts w:ascii="Times New Roman" w:eastAsia="Times New Roman" w:hAnsi="Times New Roman" w:cs="David" w:hint="cs"/>
            <w:sz w:val="20"/>
            <w:szCs w:val="24"/>
            <w:rtl/>
            <w:lang w:eastAsia="he-IL"/>
          </w:rPr>
          <w:t xml:space="preserve"> </w:t>
        </w:r>
        <w:r w:rsidR="0096575B" w:rsidRPr="002E2C10">
          <w:rPr>
            <w:rFonts w:ascii="Times New Roman" w:eastAsia="Times New Roman" w:hAnsi="Times New Roman" w:cs="David"/>
            <w:sz w:val="20"/>
            <w:szCs w:val="24"/>
            <w:rtl/>
            <w:lang w:eastAsia="he-IL"/>
          </w:rPr>
          <w:t>יועברו לידיו על פי הסכם זה</w:t>
        </w:r>
        <w:r w:rsidR="0096575B" w:rsidRPr="002E2C10">
          <w:rPr>
            <w:rFonts w:ascii="Times New Roman" w:eastAsia="Times New Roman" w:hAnsi="Times New Roman" w:cs="David" w:hint="cs"/>
            <w:sz w:val="20"/>
            <w:szCs w:val="24"/>
            <w:rtl/>
            <w:lang w:eastAsia="he-IL"/>
          </w:rPr>
          <w:t xml:space="preserve"> וליידע את המזמין גבי כל טעות או חוסר בהם</w:t>
        </w:r>
        <w:r w:rsidR="0096575B">
          <w:rPr>
            <w:rFonts w:ascii="Times New Roman" w:eastAsia="Times New Roman" w:hAnsi="Times New Roman" w:cs="David" w:hint="cs"/>
            <w:sz w:val="20"/>
            <w:szCs w:val="24"/>
            <w:rtl/>
            <w:lang w:eastAsia="he-IL"/>
          </w:rPr>
          <w:t>.</w:t>
        </w:r>
      </w:ins>
    </w:p>
    <w:p w14:paraId="1EBFCF44" w14:textId="5E1F9530" w:rsidR="00B27B4C" w:rsidRPr="00B27B4C" w:rsidRDefault="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Change w:id="141" w:author="Avi Cohen" w:date="2020-08-09T13:42:00Z">
          <w:pPr>
            <w:widowControl w:val="0"/>
            <w:numPr>
              <w:ilvl w:val="1"/>
              <w:numId w:val="1"/>
            </w:numPr>
            <w:tabs>
              <w:tab w:val="num" w:pos="792"/>
            </w:tabs>
            <w:spacing w:before="0" w:beforeAutospacing="0" w:after="200" w:afterAutospacing="0" w:line="240" w:lineRule="auto"/>
            <w:ind w:left="792" w:hanging="432"/>
            <w:jc w:val="both"/>
          </w:pPr>
        </w:pPrChange>
      </w:pPr>
    </w:p>
    <w:p w14:paraId="3F7F357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E325D2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3D2BD1D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438337D4" w14:textId="25713FAF" w:rsidR="0096575B" w:rsidRPr="00B27B4C" w:rsidRDefault="00B27B4C" w:rsidP="0096575B">
      <w:pPr>
        <w:widowControl w:val="0"/>
        <w:numPr>
          <w:ilvl w:val="1"/>
          <w:numId w:val="1"/>
        </w:numPr>
        <w:spacing w:before="0" w:beforeAutospacing="0" w:after="200" w:afterAutospacing="0" w:line="240" w:lineRule="auto"/>
        <w:jc w:val="both"/>
        <w:rPr>
          <w:ins w:id="142" w:author="Avi Cohen" w:date="2020-08-09T13:43:00Z"/>
          <w:rFonts w:ascii="Times New Roman" w:eastAsia="Times New Roman" w:hAnsi="Times New Roman" w:cs="David"/>
          <w:sz w:val="20"/>
          <w:szCs w:val="24"/>
          <w:rtl/>
          <w:lang w:eastAsia="he-IL"/>
        </w:rPr>
      </w:pPr>
      <w:del w:id="143" w:author="Avi Cohen" w:date="2020-08-09T13:43:00Z">
        <w:r w:rsidRPr="00B27B4C" w:rsidDel="0096575B">
          <w:rPr>
            <w:rFonts w:ascii="Times New Roman" w:eastAsia="Times New Roman" w:hAnsi="Times New Roman" w:cs="David"/>
            <w:sz w:val="20"/>
            <w:szCs w:val="24"/>
            <w:rtl/>
            <w:lang w:eastAsia="he-IL"/>
          </w:rPr>
          <w:lastRenderedPageBreak/>
          <w:delText>המתכנן מצהיר</w:delText>
        </w:r>
        <w:r w:rsidRPr="00B27B4C" w:rsidDel="0096575B">
          <w:rPr>
            <w:rFonts w:ascii="Times New Roman" w:eastAsia="Times New Roman" w:hAnsi="Times New Roman" w:cs="David" w:hint="cs"/>
            <w:sz w:val="20"/>
            <w:szCs w:val="24"/>
            <w:rtl/>
            <w:lang w:eastAsia="he-IL"/>
          </w:rPr>
          <w:delText>,</w:delText>
        </w:r>
        <w:r w:rsidRPr="00B27B4C" w:rsidDel="0096575B">
          <w:rPr>
            <w:rFonts w:ascii="Times New Roman" w:eastAsia="Times New Roman" w:hAnsi="Times New Roman" w:cs="David"/>
            <w:sz w:val="20"/>
            <w:szCs w:val="24"/>
            <w:rtl/>
            <w:lang w:eastAsia="he-IL"/>
          </w:rPr>
          <w:delText xml:space="preserve"> כי ידועות לו הוראות כל התכניות הקיימות </w:delText>
        </w:r>
        <w:r w:rsidRPr="00B27B4C" w:rsidDel="0096575B">
          <w:rPr>
            <w:rFonts w:ascii="Times New Roman" w:eastAsia="Times New Roman" w:hAnsi="Times New Roman" w:cs="David" w:hint="cs"/>
            <w:sz w:val="20"/>
            <w:szCs w:val="24"/>
            <w:rtl/>
            <w:lang w:eastAsia="he-IL"/>
          </w:rPr>
          <w:delText>ו/</w:delText>
        </w:r>
        <w:r w:rsidRPr="00B27B4C" w:rsidDel="0096575B">
          <w:rPr>
            <w:rFonts w:ascii="Times New Roman" w:eastAsia="Times New Roman" w:hAnsi="Times New Roman" w:cs="David"/>
            <w:sz w:val="20"/>
            <w:szCs w:val="24"/>
            <w:rtl/>
            <w:lang w:eastAsia="he-IL"/>
          </w:rPr>
          <w:delText>או הנמצאות בשלבי הכנה על ידי הרשויות המוסמכות לכך לגבי האתר וכן הוראות</w:delText>
        </w:r>
        <w:r w:rsidRPr="00B27B4C" w:rsidDel="0096575B">
          <w:rPr>
            <w:rFonts w:ascii="Times New Roman" w:eastAsia="Times New Roman" w:hAnsi="Times New Roman" w:cs="David" w:hint="cs"/>
            <w:sz w:val="20"/>
            <w:szCs w:val="24"/>
            <w:rtl/>
            <w:lang w:eastAsia="he-IL"/>
          </w:rPr>
          <w:delText>יהם של</w:delText>
        </w:r>
        <w:r w:rsidRPr="00B27B4C" w:rsidDel="0096575B">
          <w:rPr>
            <w:rFonts w:ascii="Times New Roman" w:eastAsia="Times New Roman" w:hAnsi="Times New Roman" w:cs="David"/>
            <w:sz w:val="20"/>
            <w:szCs w:val="24"/>
            <w:rtl/>
            <w:lang w:eastAsia="he-IL"/>
          </w:rPr>
          <w:delText xml:space="preserve"> הדין</w:delText>
        </w:r>
        <w:r w:rsidRPr="00B27B4C" w:rsidDel="0096575B">
          <w:rPr>
            <w:rFonts w:ascii="Times New Roman" w:eastAsia="Times New Roman" w:hAnsi="Times New Roman" w:cs="David" w:hint="cs"/>
            <w:sz w:val="20"/>
            <w:szCs w:val="24"/>
            <w:rtl/>
            <w:lang w:eastAsia="he-IL"/>
          </w:rPr>
          <w:delText xml:space="preserve"> ו/או</w:delText>
        </w:r>
        <w:r w:rsidRPr="00B27B4C" w:rsidDel="0096575B">
          <w:rPr>
            <w:rFonts w:ascii="Times New Roman" w:eastAsia="Times New Roman" w:hAnsi="Times New Roman" w:cs="David"/>
            <w:sz w:val="20"/>
            <w:szCs w:val="24"/>
            <w:rtl/>
            <w:lang w:eastAsia="he-IL"/>
          </w:rPr>
          <w:delText xml:space="preserve"> הנהלים</w:delText>
        </w:r>
        <w:r w:rsidRPr="00B27B4C" w:rsidDel="0096575B">
          <w:rPr>
            <w:rFonts w:ascii="Times New Roman" w:eastAsia="Times New Roman" w:hAnsi="Times New Roman" w:cs="David" w:hint="cs"/>
            <w:sz w:val="20"/>
            <w:szCs w:val="24"/>
            <w:rtl/>
            <w:lang w:eastAsia="he-IL"/>
          </w:rPr>
          <w:delText xml:space="preserve"> ו/או</w:delText>
        </w:r>
        <w:r w:rsidRPr="00B27B4C" w:rsidDel="0096575B">
          <w:rPr>
            <w:rFonts w:ascii="Times New Roman" w:eastAsia="Times New Roman" w:hAnsi="Times New Roman" w:cs="David"/>
            <w:sz w:val="20"/>
            <w:szCs w:val="24"/>
            <w:rtl/>
            <w:lang w:eastAsia="he-IL"/>
          </w:rPr>
          <w:delText xml:space="preserve"> התקנים ו</w:delText>
        </w:r>
        <w:r w:rsidRPr="00B27B4C" w:rsidDel="0096575B">
          <w:rPr>
            <w:rFonts w:ascii="Times New Roman" w:eastAsia="Times New Roman" w:hAnsi="Times New Roman" w:cs="David" w:hint="cs"/>
            <w:sz w:val="20"/>
            <w:szCs w:val="24"/>
            <w:rtl/>
            <w:lang w:eastAsia="he-IL"/>
          </w:rPr>
          <w:delText xml:space="preserve">/או </w:delText>
        </w:r>
        <w:r w:rsidRPr="00B27B4C" w:rsidDel="0096575B">
          <w:rPr>
            <w:rFonts w:ascii="Times New Roman" w:eastAsia="Times New Roman" w:hAnsi="Times New Roman" w:cs="David"/>
            <w:sz w:val="20"/>
            <w:szCs w:val="24"/>
            <w:rtl/>
            <w:lang w:eastAsia="he-IL"/>
          </w:rPr>
          <w:delText>התקנות החלים בקשר עם ב</w:delText>
        </w:r>
        <w:r w:rsidRPr="00B27B4C" w:rsidDel="0096575B">
          <w:rPr>
            <w:rFonts w:ascii="Times New Roman" w:eastAsia="Times New Roman" w:hAnsi="Times New Roman" w:cs="David" w:hint="cs"/>
            <w:sz w:val="20"/>
            <w:szCs w:val="24"/>
            <w:rtl/>
            <w:lang w:eastAsia="he-IL"/>
          </w:rPr>
          <w:delText>י</w:delText>
        </w:r>
        <w:r w:rsidRPr="00B27B4C" w:rsidDel="0096575B">
          <w:rPr>
            <w:rFonts w:ascii="Times New Roman" w:eastAsia="Times New Roman" w:hAnsi="Times New Roman" w:cs="David"/>
            <w:sz w:val="20"/>
            <w:szCs w:val="24"/>
            <w:rtl/>
            <w:lang w:eastAsia="he-IL"/>
          </w:rPr>
          <w:delText>צוע שרותי המתכנן והוא מתחייב לפעול בהתאם לקבוע בהם. כמו כן</w:delText>
        </w:r>
        <w:r w:rsidRPr="00B27B4C" w:rsidDel="0096575B">
          <w:rPr>
            <w:rFonts w:ascii="Times New Roman" w:eastAsia="Times New Roman" w:hAnsi="Times New Roman" w:cs="David" w:hint="cs"/>
            <w:sz w:val="20"/>
            <w:szCs w:val="24"/>
            <w:rtl/>
            <w:lang w:eastAsia="he-IL"/>
          </w:rPr>
          <w:delText>,</w:delText>
        </w:r>
        <w:r w:rsidRPr="00B27B4C" w:rsidDel="0096575B">
          <w:rPr>
            <w:rFonts w:ascii="Times New Roman" w:eastAsia="Times New Roman" w:hAnsi="Times New Roman" w:cs="David"/>
            <w:sz w:val="20"/>
            <w:szCs w:val="24"/>
            <w:rtl/>
            <w:lang w:eastAsia="he-IL"/>
          </w:rPr>
          <w:delText xml:space="preserve"> מצהיר המתכנן כי </w:delText>
        </w:r>
        <w:r w:rsidRPr="00B27B4C" w:rsidDel="0096575B">
          <w:rPr>
            <w:rFonts w:ascii="Times New Roman" w:eastAsia="Times New Roman" w:hAnsi="Times New Roman" w:cs="David" w:hint="cs"/>
            <w:sz w:val="20"/>
            <w:szCs w:val="24"/>
            <w:rtl/>
            <w:lang w:eastAsia="he-IL"/>
          </w:rPr>
          <w:delText xml:space="preserve">הוא </w:delText>
        </w:r>
        <w:r w:rsidRPr="00B27B4C" w:rsidDel="0096575B">
          <w:rPr>
            <w:rFonts w:ascii="Times New Roman" w:eastAsia="Times New Roman" w:hAnsi="Times New Roman" w:cs="David"/>
            <w:sz w:val="20"/>
            <w:szCs w:val="24"/>
            <w:rtl/>
            <w:lang w:eastAsia="he-IL"/>
          </w:rPr>
          <w:delText xml:space="preserve">בדק בעצמו את כל הנושאים הרלוונטיים </w:delText>
        </w:r>
        <w:r w:rsidRPr="00B27B4C" w:rsidDel="0096575B">
          <w:rPr>
            <w:rFonts w:ascii="Times New Roman" w:eastAsia="Times New Roman" w:hAnsi="Times New Roman" w:cs="David" w:hint="cs"/>
            <w:sz w:val="20"/>
            <w:szCs w:val="24"/>
            <w:rtl/>
            <w:lang w:eastAsia="he-IL"/>
          </w:rPr>
          <w:delText xml:space="preserve">ו/או </w:delText>
        </w:r>
        <w:r w:rsidRPr="00B27B4C" w:rsidDel="0096575B">
          <w:rPr>
            <w:rFonts w:ascii="Times New Roman" w:eastAsia="Times New Roman" w:hAnsi="Times New Roman" w:cs="David"/>
            <w:sz w:val="20"/>
            <w:szCs w:val="24"/>
            <w:rtl/>
            <w:lang w:eastAsia="he-IL"/>
          </w:rPr>
          <w:delTex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delText>
        </w:r>
      </w:del>
      <w:ins w:id="144" w:author="Avi Cohen" w:date="2020-08-09T13:43:00Z">
        <w:r w:rsidR="0096575B" w:rsidRPr="00B27B4C">
          <w:rPr>
            <w:rFonts w:ascii="Times New Roman" w:eastAsia="Times New Roman" w:hAnsi="Times New Roman" w:cs="David"/>
            <w:sz w:val="20"/>
            <w:szCs w:val="24"/>
            <w:rtl/>
            <w:lang w:eastAsia="he-IL"/>
          </w:rPr>
          <w:t>המתכנן מצהיר</w:t>
        </w:r>
        <w:r w:rsidR="0096575B" w:rsidRPr="00B27B4C">
          <w:rPr>
            <w:rFonts w:ascii="Times New Roman" w:eastAsia="Times New Roman" w:hAnsi="Times New Roman" w:cs="David" w:hint="cs"/>
            <w:sz w:val="20"/>
            <w:szCs w:val="24"/>
            <w:rtl/>
            <w:lang w:eastAsia="he-IL"/>
          </w:rPr>
          <w:t>,</w:t>
        </w:r>
        <w:r w:rsidR="0096575B" w:rsidRPr="00B27B4C">
          <w:rPr>
            <w:rFonts w:ascii="Times New Roman" w:eastAsia="Times New Roman" w:hAnsi="Times New Roman" w:cs="David"/>
            <w:sz w:val="20"/>
            <w:szCs w:val="24"/>
            <w:rtl/>
            <w:lang w:eastAsia="he-IL"/>
          </w:rPr>
          <w:t xml:space="preserve"> כי ידועות לו הוראות כל התכניות הקיימות </w:t>
        </w:r>
        <w:r w:rsidR="0096575B" w:rsidRPr="00B27B4C">
          <w:rPr>
            <w:rFonts w:ascii="Times New Roman" w:eastAsia="Times New Roman" w:hAnsi="Times New Roman" w:cs="David" w:hint="cs"/>
            <w:sz w:val="20"/>
            <w:szCs w:val="24"/>
            <w:rtl/>
            <w:lang w:eastAsia="he-IL"/>
          </w:rPr>
          <w:t>ו/</w:t>
        </w:r>
        <w:r w:rsidR="0096575B"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0096575B" w:rsidRPr="00B27B4C">
          <w:rPr>
            <w:rFonts w:ascii="Times New Roman" w:eastAsia="Times New Roman" w:hAnsi="Times New Roman" w:cs="David" w:hint="cs"/>
            <w:sz w:val="20"/>
            <w:szCs w:val="24"/>
            <w:rtl/>
            <w:lang w:eastAsia="he-IL"/>
          </w:rPr>
          <w:t>יהם של</w:t>
        </w:r>
        <w:r w:rsidR="0096575B" w:rsidRPr="00B27B4C">
          <w:rPr>
            <w:rFonts w:ascii="Times New Roman" w:eastAsia="Times New Roman" w:hAnsi="Times New Roman" w:cs="David"/>
            <w:sz w:val="20"/>
            <w:szCs w:val="24"/>
            <w:rtl/>
            <w:lang w:eastAsia="he-IL"/>
          </w:rPr>
          <w:t xml:space="preserve"> הדין</w:t>
        </w:r>
        <w:r w:rsidR="0096575B" w:rsidRPr="00B27B4C">
          <w:rPr>
            <w:rFonts w:ascii="Times New Roman" w:eastAsia="Times New Roman" w:hAnsi="Times New Roman" w:cs="David" w:hint="cs"/>
            <w:sz w:val="20"/>
            <w:szCs w:val="24"/>
            <w:rtl/>
            <w:lang w:eastAsia="he-IL"/>
          </w:rPr>
          <w:t xml:space="preserve"> ו/או</w:t>
        </w:r>
        <w:r w:rsidR="0096575B" w:rsidRPr="00B27B4C">
          <w:rPr>
            <w:rFonts w:ascii="Times New Roman" w:eastAsia="Times New Roman" w:hAnsi="Times New Roman" w:cs="David"/>
            <w:sz w:val="20"/>
            <w:szCs w:val="24"/>
            <w:rtl/>
            <w:lang w:eastAsia="he-IL"/>
          </w:rPr>
          <w:t xml:space="preserve"> הנהלים</w:t>
        </w:r>
        <w:r w:rsidR="0096575B" w:rsidRPr="00B27B4C">
          <w:rPr>
            <w:rFonts w:ascii="Times New Roman" w:eastAsia="Times New Roman" w:hAnsi="Times New Roman" w:cs="David" w:hint="cs"/>
            <w:sz w:val="20"/>
            <w:szCs w:val="24"/>
            <w:rtl/>
            <w:lang w:eastAsia="he-IL"/>
          </w:rPr>
          <w:t xml:space="preserve"> ו/או</w:t>
        </w:r>
        <w:r w:rsidR="0096575B" w:rsidRPr="00B27B4C">
          <w:rPr>
            <w:rFonts w:ascii="Times New Roman" w:eastAsia="Times New Roman" w:hAnsi="Times New Roman" w:cs="David"/>
            <w:sz w:val="20"/>
            <w:szCs w:val="24"/>
            <w:rtl/>
            <w:lang w:eastAsia="he-IL"/>
          </w:rPr>
          <w:t xml:space="preserve"> התקנים ו</w:t>
        </w:r>
        <w:r w:rsidR="0096575B" w:rsidRPr="00B27B4C">
          <w:rPr>
            <w:rFonts w:ascii="Times New Roman" w:eastAsia="Times New Roman" w:hAnsi="Times New Roman" w:cs="David" w:hint="cs"/>
            <w:sz w:val="20"/>
            <w:szCs w:val="24"/>
            <w:rtl/>
            <w:lang w:eastAsia="he-IL"/>
          </w:rPr>
          <w:t xml:space="preserve">/או </w:t>
        </w:r>
        <w:r w:rsidR="0096575B" w:rsidRPr="00B27B4C">
          <w:rPr>
            <w:rFonts w:ascii="Times New Roman" w:eastAsia="Times New Roman" w:hAnsi="Times New Roman" w:cs="David"/>
            <w:sz w:val="20"/>
            <w:szCs w:val="24"/>
            <w:rtl/>
            <w:lang w:eastAsia="he-IL"/>
          </w:rPr>
          <w:t>התקנות החלים בקשר עם ב</w:t>
        </w:r>
        <w:r w:rsidR="0096575B" w:rsidRPr="00B27B4C">
          <w:rPr>
            <w:rFonts w:ascii="Times New Roman" w:eastAsia="Times New Roman" w:hAnsi="Times New Roman" w:cs="David" w:hint="cs"/>
            <w:sz w:val="20"/>
            <w:szCs w:val="24"/>
            <w:rtl/>
            <w:lang w:eastAsia="he-IL"/>
          </w:rPr>
          <w:t>י</w:t>
        </w:r>
        <w:r w:rsidR="0096575B"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0096575B" w:rsidRPr="00B27B4C">
          <w:rPr>
            <w:rFonts w:ascii="Times New Roman" w:eastAsia="Times New Roman" w:hAnsi="Times New Roman" w:cs="David" w:hint="cs"/>
            <w:sz w:val="20"/>
            <w:szCs w:val="24"/>
            <w:rtl/>
            <w:lang w:eastAsia="he-IL"/>
          </w:rPr>
          <w:t>,</w:t>
        </w:r>
        <w:r w:rsidR="0096575B" w:rsidRPr="00B27B4C">
          <w:rPr>
            <w:rFonts w:ascii="Times New Roman" w:eastAsia="Times New Roman" w:hAnsi="Times New Roman" w:cs="David"/>
            <w:sz w:val="20"/>
            <w:szCs w:val="24"/>
            <w:rtl/>
            <w:lang w:eastAsia="he-IL"/>
          </w:rPr>
          <w:t xml:space="preserve"> מצהיר המתכנן כי </w:t>
        </w:r>
        <w:r w:rsidR="0096575B" w:rsidRPr="00B27B4C">
          <w:rPr>
            <w:rFonts w:ascii="Times New Roman" w:eastAsia="Times New Roman" w:hAnsi="Times New Roman" w:cs="David" w:hint="cs"/>
            <w:sz w:val="20"/>
            <w:szCs w:val="24"/>
            <w:rtl/>
            <w:lang w:eastAsia="he-IL"/>
          </w:rPr>
          <w:t xml:space="preserve">הוא </w:t>
        </w:r>
        <w:r w:rsidR="0096575B" w:rsidRPr="00B27B4C">
          <w:rPr>
            <w:rFonts w:ascii="Times New Roman" w:eastAsia="Times New Roman" w:hAnsi="Times New Roman" w:cs="David"/>
            <w:sz w:val="20"/>
            <w:szCs w:val="24"/>
            <w:rtl/>
            <w:lang w:eastAsia="he-IL"/>
          </w:rPr>
          <w:t xml:space="preserve">בדק בעצמו את כל הנושאים הרלוונטיים </w:t>
        </w:r>
        <w:r w:rsidR="0096575B" w:rsidRPr="00B27B4C">
          <w:rPr>
            <w:rFonts w:ascii="Times New Roman" w:eastAsia="Times New Roman" w:hAnsi="Times New Roman" w:cs="David" w:hint="cs"/>
            <w:sz w:val="20"/>
            <w:szCs w:val="24"/>
            <w:rtl/>
            <w:lang w:eastAsia="he-IL"/>
          </w:rPr>
          <w:t xml:space="preserve">ו/או </w:t>
        </w:r>
        <w:r w:rsidR="0096575B"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w:t>
        </w:r>
        <w:r w:rsidR="0096575B">
          <w:rPr>
            <w:rFonts w:ascii="Times New Roman" w:eastAsia="Times New Roman" w:hAnsi="Times New Roman" w:cs="David" w:hint="cs"/>
            <w:sz w:val="20"/>
            <w:szCs w:val="24"/>
            <w:rtl/>
            <w:lang w:eastAsia="he-IL"/>
          </w:rPr>
          <w:t xml:space="preserve">הוראות התוכנית, </w:t>
        </w:r>
        <w:r w:rsidR="0096575B" w:rsidRPr="00B27B4C">
          <w:rPr>
            <w:rFonts w:ascii="Times New Roman" w:eastAsia="Times New Roman" w:hAnsi="Times New Roman" w:cs="David"/>
            <w:sz w:val="20"/>
            <w:szCs w:val="24"/>
            <w:rtl/>
            <w:lang w:eastAsia="he-IL"/>
          </w:rPr>
          <w:t>התנאים הפיזיים באתר, את טיב הקרקע, את קיום קווי מים, חשמל, טלפון ואחרים, וכן את התנאים הטופוגרפיים, האקלימיים והאקולוגיים השוררים בו,</w:t>
        </w:r>
        <w:r w:rsidR="0096575B">
          <w:rPr>
            <w:rFonts w:ascii="Times New Roman" w:eastAsia="Times New Roman" w:hAnsi="Times New Roman" w:cs="David" w:hint="cs"/>
            <w:sz w:val="20"/>
            <w:szCs w:val="24"/>
            <w:rtl/>
            <w:lang w:eastAsia="he-IL"/>
          </w:rPr>
          <w:t xml:space="preserve"> את הוראות הדין, התקנים והתקנות החלות בקשר עם שירותי התכנון</w:t>
        </w:r>
        <w:r w:rsidR="0096575B" w:rsidRPr="00B27B4C">
          <w:rPr>
            <w:rFonts w:ascii="Times New Roman" w:eastAsia="Times New Roman" w:hAnsi="Times New Roman" w:cs="David"/>
            <w:sz w:val="20"/>
            <w:szCs w:val="24"/>
            <w:rtl/>
            <w:lang w:eastAsia="he-IL"/>
          </w:rPr>
          <w:t xml:space="preserve"> ומצא הכל מתאים למטרותיו, ויש בידיו את כל הנתונים הנוגעים לאתר, כנדרש לשם ביצוע שירותי המתכנן.</w:t>
        </w:r>
      </w:ins>
    </w:p>
    <w:p w14:paraId="551D316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5BFD9E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2BAFC8C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11B6EA2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1412B1D" w14:textId="77777777" w:rsidR="00B27B4C" w:rsidRDefault="00B27B4C" w:rsidP="00B27B4C">
      <w:pPr>
        <w:widowControl w:val="0"/>
        <w:numPr>
          <w:ilvl w:val="1"/>
          <w:numId w:val="1"/>
        </w:numPr>
        <w:spacing w:before="0" w:beforeAutospacing="0" w:after="240" w:afterAutospacing="0" w:line="240" w:lineRule="auto"/>
        <w:ind w:left="788" w:hanging="431"/>
        <w:jc w:val="both"/>
        <w:rPr>
          <w:ins w:id="145" w:author="Avi Cohen" w:date="2020-08-09T13:44:00Z"/>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5F76857C" w14:textId="77777777" w:rsidR="00913BB1" w:rsidRPr="00B27B4C" w:rsidRDefault="00913BB1" w:rsidP="00913BB1">
      <w:pPr>
        <w:widowControl w:val="0"/>
        <w:numPr>
          <w:ilvl w:val="1"/>
          <w:numId w:val="1"/>
        </w:numPr>
        <w:spacing w:before="0" w:beforeAutospacing="0" w:after="240" w:afterAutospacing="0" w:line="240" w:lineRule="auto"/>
        <w:ind w:left="788" w:hanging="431"/>
        <w:jc w:val="both"/>
        <w:rPr>
          <w:ins w:id="146" w:author="Avi Cohen" w:date="2020-08-09T13:44:00Z"/>
          <w:rFonts w:ascii="Times New Roman" w:eastAsia="Times New Roman" w:hAnsi="Times New Roman" w:cs="David"/>
          <w:sz w:val="20"/>
          <w:szCs w:val="24"/>
          <w:rtl/>
          <w:lang w:eastAsia="he-IL"/>
        </w:rPr>
      </w:pPr>
      <w:ins w:id="147" w:author="Avi Cohen" w:date="2020-08-09T13:44:00Z">
        <w:r w:rsidRPr="00CC40AC">
          <w:rPr>
            <w:rFonts w:ascii="Arial" w:eastAsia="Times New Roman" w:hAnsi="Arial" w:cs="David"/>
            <w:sz w:val="24"/>
            <w:szCs w:val="24"/>
            <w:rtl/>
          </w:rPr>
          <w:t xml:space="preserve">המתכנן </w:t>
        </w:r>
        <w:r>
          <w:rPr>
            <w:rFonts w:ascii="Arial" w:eastAsia="Times New Roman" w:hAnsi="Arial" w:cs="David" w:hint="cs"/>
            <w:sz w:val="24"/>
            <w:szCs w:val="24"/>
            <w:rtl/>
          </w:rPr>
          <w:t xml:space="preserve">מתחייב </w:t>
        </w:r>
        <w:r w:rsidRPr="00CC40AC">
          <w:rPr>
            <w:rFonts w:ascii="Arial" w:eastAsia="Times New Roman" w:hAnsi="Arial" w:cs="David"/>
            <w:sz w:val="24"/>
            <w:szCs w:val="24"/>
            <w:rtl/>
          </w:rPr>
          <w:t>כי לא יקבל ולא תצמח לו ו/או למי מטעמו, במישרין או בעקיפין, כל טובת הנאה שהיא, בין בכסף ובין בשווה כסף, מביצוע שירותי ה</w:t>
        </w:r>
        <w:r>
          <w:rPr>
            <w:rFonts w:ascii="Arial" w:eastAsia="Times New Roman" w:hAnsi="Arial" w:cs="David" w:hint="cs"/>
            <w:sz w:val="24"/>
            <w:szCs w:val="24"/>
            <w:rtl/>
          </w:rPr>
          <w:t>תכנון</w:t>
        </w:r>
        <w:r w:rsidRPr="00CC40AC">
          <w:rPr>
            <w:rFonts w:ascii="Arial" w:eastAsia="Times New Roman" w:hAnsi="Arial" w:cs="David"/>
            <w:sz w:val="24"/>
            <w:szCs w:val="24"/>
            <w:rtl/>
          </w:rPr>
          <w:t>, מעבר לתמורה כפי שהיא באה לידי ביטוי בהסכם זה, וכי הוא לא יעמיד עצמו במצב בו יימצא או יהא עלול להימצא בניגוד עניינים עם המזמין</w:t>
        </w:r>
        <w:r>
          <w:rPr>
            <w:rFonts w:ascii="Arial" w:eastAsia="Times New Roman" w:hAnsi="Arial" w:cs="David" w:hint="cs"/>
            <w:sz w:val="24"/>
            <w:szCs w:val="24"/>
            <w:rtl/>
          </w:rPr>
          <w:t xml:space="preserve">. </w:t>
        </w:r>
      </w:ins>
    </w:p>
    <w:p w14:paraId="5C526EAE" w14:textId="77777777" w:rsidR="00913BB1" w:rsidRPr="00B27B4C" w:rsidRDefault="00913BB1"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p>
    <w:p w14:paraId="2C1FCEA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5B48A63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D1CED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w:t>
      </w:r>
      <w:r w:rsidRPr="00B27B4C">
        <w:rPr>
          <w:rFonts w:ascii="Times New Roman" w:eastAsia="Times New Roman" w:hAnsi="Times New Roman" w:cs="David"/>
          <w:sz w:val="20"/>
          <w:szCs w:val="24"/>
          <w:rtl/>
          <w:lang w:eastAsia="he-IL"/>
        </w:rPr>
        <w:lastRenderedPageBreak/>
        <w:t>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9C40B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0ED94CA" w14:textId="77777777" w:rsidR="00B27B4C" w:rsidRDefault="00B27B4C" w:rsidP="002D7834">
      <w:pPr>
        <w:widowControl w:val="0"/>
        <w:numPr>
          <w:ilvl w:val="1"/>
          <w:numId w:val="1"/>
        </w:numPr>
        <w:spacing w:before="0" w:beforeAutospacing="0" w:after="200" w:afterAutospacing="0" w:line="240" w:lineRule="auto"/>
        <w:jc w:val="both"/>
        <w:rPr>
          <w:ins w:id="148" w:author="Avi Cohen" w:date="2020-08-09T13:45:00Z"/>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71E5081B" w14:textId="2A7C2638" w:rsidR="00936CED" w:rsidRPr="00B27B4C" w:rsidDel="00936CED" w:rsidRDefault="00936CED">
      <w:pPr>
        <w:widowControl w:val="0"/>
        <w:spacing w:before="0" w:beforeAutospacing="0" w:after="200" w:afterAutospacing="0" w:line="240" w:lineRule="auto"/>
        <w:ind w:left="792"/>
        <w:jc w:val="both"/>
        <w:rPr>
          <w:del w:id="149" w:author="Avi Cohen" w:date="2020-08-09T13:45:00Z"/>
          <w:rFonts w:ascii="Times New Roman" w:eastAsia="Times New Roman" w:hAnsi="Times New Roman" w:cs="David"/>
          <w:sz w:val="20"/>
          <w:szCs w:val="24"/>
          <w:rtl/>
          <w:lang w:eastAsia="he-IL"/>
        </w:rPr>
        <w:pPrChange w:id="150" w:author="Avi Cohen" w:date="2020-08-09T13:45:00Z">
          <w:pPr>
            <w:widowControl w:val="0"/>
            <w:numPr>
              <w:ilvl w:val="1"/>
              <w:numId w:val="1"/>
            </w:numPr>
            <w:tabs>
              <w:tab w:val="num" w:pos="792"/>
            </w:tabs>
            <w:spacing w:before="0" w:beforeAutospacing="0" w:after="200" w:afterAutospacing="0" w:line="240" w:lineRule="auto"/>
            <w:ind w:left="792" w:hanging="432"/>
            <w:jc w:val="both"/>
          </w:pPr>
        </w:pPrChange>
      </w:pPr>
    </w:p>
    <w:p w14:paraId="1571E240" w14:textId="7C81DBF6" w:rsidR="00B27B4C" w:rsidRDefault="00B27B4C" w:rsidP="00B37B6C">
      <w:pPr>
        <w:widowControl w:val="0"/>
        <w:spacing w:before="0" w:beforeAutospacing="0" w:after="200" w:afterAutospacing="0" w:line="240" w:lineRule="auto"/>
        <w:ind w:left="792"/>
        <w:jc w:val="both"/>
        <w:rPr>
          <w:ins w:id="151" w:author="Avi Cohen" w:date="2020-08-09T13:45:00Z"/>
          <w:rFonts w:ascii="Times New Roman" w:eastAsia="Times New Roman" w:hAnsi="Times New Roman" w:cs="David"/>
          <w:sz w:val="20"/>
          <w:szCs w:val="24"/>
          <w:rtl/>
          <w:lang w:eastAsia="he-IL"/>
        </w:rPr>
      </w:pPr>
      <w:del w:id="152" w:author="Avi Cohen" w:date="2020-08-09T13:45:00Z">
        <w:r w:rsidRPr="00B27B4C" w:rsidDel="00936CED">
          <w:rPr>
            <w:rFonts w:ascii="Times New Roman" w:eastAsia="Times New Roman" w:hAnsi="Times New Roman" w:cs="David"/>
            <w:sz w:val="20"/>
            <w:szCs w:val="24"/>
            <w:rtl/>
            <w:lang w:eastAsia="he-IL"/>
          </w:rPr>
          <w:delText>המתכנן מ</w:delText>
        </w:r>
        <w:r w:rsidRPr="00B27B4C" w:rsidDel="00936CED">
          <w:rPr>
            <w:rFonts w:ascii="Times New Roman" w:eastAsia="Times New Roman" w:hAnsi="Times New Roman" w:cs="David" w:hint="cs"/>
            <w:sz w:val="20"/>
            <w:szCs w:val="24"/>
            <w:rtl/>
            <w:lang w:eastAsia="he-IL"/>
          </w:rPr>
          <w:delText>צהיר, כי ידוע לו, ש</w:delText>
        </w:r>
        <w:r w:rsidRPr="00B27B4C" w:rsidDel="00936CED">
          <w:rPr>
            <w:rFonts w:ascii="Times New Roman" w:eastAsia="Times New Roman" w:hAnsi="Times New Roman" w:cs="David"/>
            <w:sz w:val="20"/>
            <w:szCs w:val="24"/>
            <w:rtl/>
            <w:lang w:eastAsia="he-IL"/>
          </w:rPr>
          <w:delText>במשך כל ת</w:delText>
        </w:r>
        <w:r w:rsidRPr="00B27B4C" w:rsidDel="00936CED">
          <w:rPr>
            <w:rFonts w:ascii="Times New Roman" w:eastAsia="Times New Roman" w:hAnsi="Times New Roman" w:cs="David" w:hint="cs"/>
            <w:sz w:val="20"/>
            <w:szCs w:val="24"/>
            <w:rtl/>
            <w:lang w:eastAsia="he-IL"/>
          </w:rPr>
          <w:delText>ו</w:delText>
        </w:r>
        <w:r w:rsidRPr="00B27B4C" w:rsidDel="00936CED">
          <w:rPr>
            <w:rFonts w:ascii="Times New Roman" w:eastAsia="Times New Roman" w:hAnsi="Times New Roman" w:cs="David"/>
            <w:sz w:val="20"/>
            <w:szCs w:val="24"/>
            <w:rtl/>
            <w:lang w:eastAsia="he-IL"/>
          </w:rPr>
          <w:delText>קפ</w:delText>
        </w:r>
        <w:r w:rsidRPr="00B27B4C" w:rsidDel="00936CED">
          <w:rPr>
            <w:rFonts w:ascii="Times New Roman" w:eastAsia="Times New Roman" w:hAnsi="Times New Roman" w:cs="David" w:hint="cs"/>
            <w:sz w:val="20"/>
            <w:szCs w:val="24"/>
            <w:rtl/>
            <w:lang w:eastAsia="he-IL"/>
          </w:rPr>
          <w:delText>ו של</w:delText>
        </w:r>
        <w:r w:rsidRPr="00B27B4C" w:rsidDel="00936CED">
          <w:rPr>
            <w:rFonts w:ascii="Times New Roman" w:eastAsia="Times New Roman" w:hAnsi="Times New Roman" w:cs="David"/>
            <w:sz w:val="20"/>
            <w:szCs w:val="24"/>
            <w:rtl/>
            <w:lang w:eastAsia="he-IL"/>
          </w:rPr>
          <w:delText xml:space="preserve"> חוזה</w:delText>
        </w:r>
        <w:r w:rsidRPr="00B27B4C" w:rsidDel="00936CED">
          <w:rPr>
            <w:rFonts w:ascii="Times New Roman" w:eastAsia="Times New Roman" w:hAnsi="Times New Roman" w:cs="David" w:hint="cs"/>
            <w:sz w:val="20"/>
            <w:szCs w:val="24"/>
            <w:rtl/>
            <w:lang w:eastAsia="he-IL"/>
          </w:rPr>
          <w:delText xml:space="preserve"> זה</w:delText>
        </w:r>
        <w:r w:rsidRPr="00B27B4C" w:rsidDel="00936CED">
          <w:rPr>
            <w:rFonts w:ascii="Times New Roman" w:eastAsia="Times New Roman" w:hAnsi="Times New Roman" w:cs="David"/>
            <w:sz w:val="20"/>
            <w:szCs w:val="24"/>
            <w:rtl/>
            <w:lang w:eastAsia="he-IL"/>
          </w:rPr>
          <w:delText xml:space="preserve"> יעמוד המנהל הראשי בראשו, יהיה מעורב אישית בב</w:delText>
        </w:r>
        <w:r w:rsidRPr="00B27B4C" w:rsidDel="00936CED">
          <w:rPr>
            <w:rFonts w:ascii="Times New Roman" w:eastAsia="Times New Roman" w:hAnsi="Times New Roman" w:cs="David" w:hint="cs"/>
            <w:sz w:val="20"/>
            <w:szCs w:val="24"/>
            <w:rtl/>
            <w:lang w:eastAsia="he-IL"/>
          </w:rPr>
          <w:delText>י</w:delText>
        </w:r>
        <w:r w:rsidRPr="00B27B4C" w:rsidDel="00936CED">
          <w:rPr>
            <w:rFonts w:ascii="Times New Roman" w:eastAsia="Times New Roman" w:hAnsi="Times New Roman" w:cs="David"/>
            <w:sz w:val="20"/>
            <w:szCs w:val="24"/>
            <w:rtl/>
            <w:lang w:eastAsia="he-IL"/>
          </w:rPr>
          <w:delTex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delText>
        </w:r>
        <w:r w:rsidRPr="00B27B4C" w:rsidDel="00936CED">
          <w:rPr>
            <w:rFonts w:ascii="Times New Roman" w:eastAsia="Times New Roman" w:hAnsi="Times New Roman" w:cs="David" w:hint="cs"/>
            <w:sz w:val="20"/>
            <w:szCs w:val="24"/>
            <w:rtl/>
            <w:lang w:eastAsia="he-IL"/>
          </w:rPr>
          <w:delText>י</w:delText>
        </w:r>
        <w:r w:rsidRPr="00B27B4C" w:rsidDel="00936CED">
          <w:rPr>
            <w:rFonts w:ascii="Times New Roman" w:eastAsia="Times New Roman" w:hAnsi="Times New Roman" w:cs="David"/>
            <w:sz w:val="20"/>
            <w:szCs w:val="24"/>
            <w:rtl/>
            <w:lang w:eastAsia="he-IL"/>
          </w:rPr>
          <w:delText>צוע ש</w:delText>
        </w:r>
        <w:r w:rsidRPr="00B27B4C" w:rsidDel="00936CED">
          <w:rPr>
            <w:rFonts w:ascii="Times New Roman" w:eastAsia="Times New Roman" w:hAnsi="Times New Roman" w:cs="David" w:hint="cs"/>
            <w:sz w:val="20"/>
            <w:szCs w:val="24"/>
            <w:rtl/>
            <w:lang w:eastAsia="he-IL"/>
          </w:rPr>
          <w:delText>י</w:delText>
        </w:r>
        <w:r w:rsidRPr="00B27B4C" w:rsidDel="00936CED">
          <w:rPr>
            <w:rFonts w:ascii="Times New Roman" w:eastAsia="Times New Roman" w:hAnsi="Times New Roman" w:cs="David"/>
            <w:sz w:val="20"/>
            <w:szCs w:val="24"/>
            <w:rtl/>
            <w:lang w:eastAsia="he-IL"/>
          </w:rPr>
          <w:delText>רותי התכנון. מבלי לגרוע מהתחייבויות המתכנן כמתחייב מ</w:delText>
        </w:r>
        <w:r w:rsidRPr="00B27B4C" w:rsidDel="00936CED">
          <w:rPr>
            <w:rFonts w:ascii="Times New Roman" w:eastAsia="Times New Roman" w:hAnsi="Times New Roman" w:cs="David" w:hint="cs"/>
            <w:sz w:val="20"/>
            <w:szCs w:val="24"/>
            <w:rtl/>
            <w:lang w:eastAsia="he-IL"/>
          </w:rPr>
          <w:delText>חוזה זה,</w:delText>
        </w:r>
        <w:r w:rsidRPr="00B27B4C" w:rsidDel="00936CED">
          <w:rPr>
            <w:rFonts w:ascii="Times New Roman" w:eastAsia="Times New Roman" w:hAnsi="Times New Roman" w:cs="David"/>
            <w:sz w:val="20"/>
            <w:szCs w:val="24"/>
            <w:rtl/>
            <w:lang w:eastAsia="he-IL"/>
          </w:rPr>
          <w:delText xml:space="preserve"> הרי בכל מקרה שהשירותים לא יינתנו ע"י המנהל הראשי כאמור מכל סיבה שהיא, יהיה המזמין זכאי לבטל את החוזה ויחולו הוראות סעיפים 12.3.2 ו - 12.3.3 להלן.</w:delText>
        </w:r>
      </w:del>
    </w:p>
    <w:p w14:paraId="0B2F23C6" w14:textId="77777777" w:rsidR="00936CED" w:rsidRPr="00B27B4C" w:rsidRDefault="00936CED" w:rsidP="00936CED">
      <w:pPr>
        <w:widowControl w:val="0"/>
        <w:spacing w:before="0" w:beforeAutospacing="0" w:after="200" w:afterAutospacing="0" w:line="240" w:lineRule="auto"/>
        <w:ind w:left="792"/>
        <w:jc w:val="both"/>
        <w:rPr>
          <w:ins w:id="153" w:author="Avi Cohen" w:date="2020-08-09T13:45:00Z"/>
          <w:rFonts w:ascii="Times New Roman" w:eastAsia="Times New Roman" w:hAnsi="Times New Roman" w:cs="David"/>
          <w:sz w:val="20"/>
          <w:szCs w:val="24"/>
          <w:rtl/>
          <w:lang w:eastAsia="he-IL"/>
        </w:rPr>
      </w:pPr>
      <w:ins w:id="154" w:author="Avi Cohen" w:date="2020-08-09T13:45:00Z">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w:t>
        </w:r>
        <w:r>
          <w:rPr>
            <w:rFonts w:ascii="Times New Roman" w:eastAsia="Times New Roman" w:hAnsi="Times New Roman" w:cs="David" w:hint="cs"/>
            <w:sz w:val="20"/>
            <w:szCs w:val="24"/>
            <w:rtl/>
            <w:lang w:eastAsia="he-IL"/>
          </w:rPr>
          <w:t>שירותי התכנון</w:t>
        </w:r>
        <w:r w:rsidRPr="00B27B4C">
          <w:rPr>
            <w:rFonts w:ascii="Times New Roman" w:eastAsia="Times New Roman" w:hAnsi="Times New Roman" w:cs="David"/>
            <w:sz w:val="20"/>
            <w:szCs w:val="24"/>
            <w:rtl/>
            <w:lang w:eastAsia="he-IL"/>
          </w:rPr>
          <w:t>,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ins>
    </w:p>
    <w:p w14:paraId="6A6001DC" w14:textId="77777777" w:rsidR="00936CED" w:rsidRPr="00B27B4C" w:rsidRDefault="00936CED"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4D01750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BF4A90C"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04062115"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7A2FCF6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1735C6F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051FC6E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2F1D7FF4"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19C281CB"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55FA0D8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74E5EA80"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3362375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9F30F8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5CA87E7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lastRenderedPageBreak/>
        <w:t>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4708B1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3815D7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04EC7E53"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7FB6D79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2478D65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4AC329B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C23F2C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A247C1A"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4B9CECE"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173F9B1E"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7E2E7F1F"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8CFD56D" w14:textId="77777777" w:rsidR="00B27B4C" w:rsidRPr="00B27B4C" w:rsidRDefault="00B27B4C" w:rsidP="00B27B4C">
      <w:pPr>
        <w:widowControl w:val="0"/>
        <w:numPr>
          <w:ilvl w:val="2"/>
          <w:numId w:val="1"/>
        </w:numPr>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383B9888"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61575C6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6F80510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8B063B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11ED25F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1D7269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45F033D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B028A4A"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1B800D08"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1A809EB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53556570"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0E2151CE"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F4C16B1"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150F496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067F2094" w14:textId="77777777" w:rsidR="00B27B4C" w:rsidRPr="00B27B4C" w:rsidRDefault="00B27B4C" w:rsidP="00B27B4C">
      <w:pPr>
        <w:widowControl w:val="0"/>
        <w:numPr>
          <w:ilvl w:val="2"/>
          <w:numId w:val="1"/>
        </w:numPr>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5611776D" w14:textId="0EDCD97F" w:rsidR="00B27B4C" w:rsidRPr="00B27B4C" w:rsidRDefault="00B27B4C" w:rsidP="00B37B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w:t>
      </w:r>
      <w:r w:rsidRPr="00B27B4C">
        <w:rPr>
          <w:rFonts w:ascii="Times New Roman" w:eastAsia="Times New Roman" w:hAnsi="Times New Roman" w:cs="David"/>
          <w:sz w:val="20"/>
          <w:szCs w:val="24"/>
          <w:rtl/>
          <w:lang w:eastAsia="he-IL"/>
        </w:rPr>
        <w:lastRenderedPageBreak/>
        <w:t xml:space="preserve">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w:t>
      </w:r>
      <w:del w:id="155" w:author="Avi Cohen" w:date="2020-09-21T09:52:00Z">
        <w:r w:rsidRPr="00B27B4C" w:rsidDel="004B5A13">
          <w:rPr>
            <w:rFonts w:ascii="Times New Roman" w:eastAsia="Times New Roman" w:hAnsi="Times New Roman" w:cs="David"/>
            <w:sz w:val="20"/>
            <w:szCs w:val="24"/>
            <w:rtl/>
            <w:lang w:eastAsia="he-IL"/>
          </w:rPr>
          <w:delText>7.2.7</w:delText>
        </w:r>
      </w:del>
      <w:ins w:id="156" w:author="Avi Cohen" w:date="2020-09-21T09:52:00Z">
        <w:r w:rsidR="004B5A13">
          <w:rPr>
            <w:rFonts w:ascii="Times New Roman" w:eastAsia="Times New Roman" w:hAnsi="Times New Roman" w:cs="David" w:hint="cs"/>
            <w:sz w:val="20"/>
            <w:szCs w:val="24"/>
            <w:rtl/>
            <w:lang w:eastAsia="he-IL"/>
          </w:rPr>
          <w:t xml:space="preserve"> 7.2.6 </w:t>
        </w:r>
      </w:ins>
      <w:del w:id="157" w:author="Avi Cohen" w:date="2020-09-21T09:52:00Z">
        <w:r w:rsidRPr="00B27B4C" w:rsidDel="004B5A13">
          <w:rPr>
            <w:rFonts w:ascii="Times New Roman" w:eastAsia="Times New Roman" w:hAnsi="Times New Roman" w:cs="David"/>
            <w:sz w:val="20"/>
            <w:szCs w:val="24"/>
            <w:rtl/>
            <w:lang w:eastAsia="he-IL"/>
          </w:rPr>
          <w:delText xml:space="preserve"> </w:delText>
        </w:r>
      </w:del>
      <w:r w:rsidRPr="00B27B4C">
        <w:rPr>
          <w:rFonts w:ascii="Times New Roman" w:eastAsia="Times New Roman" w:hAnsi="Times New Roman" w:cs="David"/>
          <w:sz w:val="20"/>
          <w:szCs w:val="24"/>
          <w:rtl/>
          <w:lang w:eastAsia="he-IL"/>
        </w:rPr>
        <w:t>ועבור הדפסות והעתקות צבעוניות יוצאו רק אם אושרו תחילה בכתב, טרם הזמנתם ע"י המנהל.</w:t>
      </w:r>
    </w:p>
    <w:p w14:paraId="771F6A2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0B379CE1" w14:textId="77777777" w:rsidR="00B27B4C" w:rsidRDefault="00B27B4C" w:rsidP="00B27B4C">
      <w:pPr>
        <w:widowControl w:val="0"/>
        <w:spacing w:before="0" w:beforeAutospacing="0" w:after="200" w:afterAutospacing="0" w:line="240" w:lineRule="auto"/>
        <w:ind w:left="792"/>
        <w:jc w:val="both"/>
        <w:rPr>
          <w:ins w:id="158" w:author="Avi Cohen" w:date="2020-09-21T13:34:00Z"/>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4711D5C" w14:textId="479047C6" w:rsidR="004875BF" w:rsidRPr="00B27B4C" w:rsidRDefault="004875BF"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ins w:id="159" w:author="Avi Cohen" w:date="2020-09-21T13:34:00Z">
        <w:r>
          <w:rPr>
            <w:rFonts w:ascii="Times New Roman" w:eastAsia="Times New Roman" w:hAnsi="Times New Roman" w:cs="David" w:hint="cs"/>
            <w:sz w:val="20"/>
            <w:szCs w:val="24"/>
            <w:rtl/>
            <w:lang w:eastAsia="he-IL"/>
          </w:rPr>
          <w:t xml:space="preserve">7.4 </w:t>
        </w: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סופי ומוחלט, והמתכנן לא יהיה זכאי לשום תוספת</w:t>
        </w:r>
        <w:r>
          <w:rPr>
            <w:rFonts w:ascii="Times New Roman" w:eastAsia="Times New Roman" w:hAnsi="Times New Roman" w:cs="David" w:hint="cs"/>
            <w:sz w:val="20"/>
            <w:szCs w:val="24"/>
            <w:rtl/>
            <w:lang w:eastAsia="he-IL"/>
          </w:rPr>
          <w:t>,</w:t>
        </w:r>
        <w:r w:rsidRPr="00B736A5">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הימשכות עבודות הפרויקט מעל למצופה, הקטנת היקף היחידות בפרויקט</w:t>
        </w:r>
        <w:r>
          <w:rPr>
            <w:rFonts w:ascii="Times New Roman" w:eastAsia="Times New Roman" w:hAnsi="Times New Roman" w:cs="David" w:hint="cs"/>
            <w:sz w:val="20"/>
            <w:szCs w:val="24"/>
            <w:rtl/>
            <w:lang w:eastAsia="he-IL"/>
          </w:rPr>
          <w:t xml:space="preserve"> ו/או היקף שירותי התכנון</w:t>
        </w:r>
        <w:r w:rsidRPr="00B27B4C">
          <w:rPr>
            <w:rFonts w:ascii="Times New Roman" w:eastAsia="Times New Roman" w:hAnsi="Times New Roman" w:cs="David"/>
            <w:sz w:val="20"/>
            <w:szCs w:val="24"/>
            <w:rtl/>
            <w:lang w:eastAsia="he-IL"/>
          </w:rPr>
          <w:t>, קצב הבניה, מידת השינויים שידרשו ע"י המזמין</w:t>
        </w:r>
        <w:r>
          <w:rPr>
            <w:rFonts w:ascii="Times New Roman" w:eastAsia="Times New Roman" w:hAnsi="Times New Roman" w:cs="David" w:hint="cs"/>
            <w:sz w:val="20"/>
            <w:szCs w:val="24"/>
            <w:rtl/>
            <w:lang w:eastAsia="he-IL"/>
          </w:rPr>
          <w:t xml:space="preserve"> עפ"י המצויין בסעיף שינויים מס' 8 . </w:t>
        </w:r>
        <w:r w:rsidRPr="00B27B4C">
          <w:rPr>
            <w:rFonts w:ascii="Times New Roman" w:eastAsia="Times New Roman" w:hAnsi="Times New Roman" w:cs="David"/>
            <w:sz w:val="20"/>
            <w:szCs w:val="24"/>
            <w:rtl/>
            <w:lang w:eastAsia="he-IL"/>
          </w:rPr>
          <w:t xml:space="preserve">,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ins>
    </w:p>
    <w:p w14:paraId="285503C5" w14:textId="516FC2C8" w:rsidR="00F16F0C" w:rsidRDefault="00B27B4C" w:rsidP="00B37B6C">
      <w:pPr>
        <w:widowControl w:val="0"/>
        <w:numPr>
          <w:ilvl w:val="1"/>
          <w:numId w:val="1"/>
        </w:numPr>
        <w:spacing w:before="0" w:beforeAutospacing="0" w:after="200" w:afterAutospacing="0" w:line="240" w:lineRule="auto"/>
        <w:jc w:val="both"/>
        <w:rPr>
          <w:ins w:id="160" w:author="Avi Cohen" w:date="2020-09-21T09:56:00Z"/>
          <w:rFonts w:ascii="Times New Roman" w:eastAsia="Times New Roman" w:hAnsi="Times New Roman" w:cs="David"/>
          <w:strike/>
          <w:sz w:val="20"/>
          <w:szCs w:val="24"/>
          <w:lang w:eastAsia="he-IL"/>
        </w:rPr>
      </w:pPr>
      <w:del w:id="161" w:author="Avi Cohen" w:date="2020-08-09T13:47:00Z">
        <w:r w:rsidRPr="00B27B4C" w:rsidDel="00F16F0C">
          <w:rPr>
            <w:rFonts w:ascii="Times New Roman" w:eastAsia="Times New Roman" w:hAnsi="Times New Roman" w:cs="David"/>
            <w:sz w:val="20"/>
            <w:szCs w:val="24"/>
            <w:rtl/>
            <w:lang w:eastAsia="he-IL"/>
          </w:rPr>
          <w:lastRenderedPageBreak/>
          <w:delText>מוסכם במפורש</w:delText>
        </w:r>
        <w:r w:rsidRPr="00B27B4C" w:rsidDel="00F16F0C">
          <w:rPr>
            <w:rFonts w:ascii="Times New Roman" w:eastAsia="Times New Roman" w:hAnsi="Times New Roman" w:cs="David" w:hint="cs"/>
            <w:sz w:val="20"/>
            <w:szCs w:val="24"/>
            <w:rtl/>
            <w:lang w:eastAsia="he-IL"/>
          </w:rPr>
          <w:delText>,</w:delText>
        </w:r>
        <w:r w:rsidRPr="00B27B4C" w:rsidDel="00F16F0C">
          <w:rPr>
            <w:rFonts w:ascii="Times New Roman" w:eastAsia="Times New Roman" w:hAnsi="Times New Roman" w:cs="David"/>
            <w:sz w:val="20"/>
            <w:szCs w:val="24"/>
            <w:rtl/>
            <w:lang w:eastAsia="he-IL"/>
          </w:rPr>
          <w:delText xml:space="preserve"> כי השכר האמור בנספח </w:delText>
        </w:r>
        <w:r w:rsidRPr="00B27B4C" w:rsidDel="00F16F0C">
          <w:rPr>
            <w:rFonts w:ascii="Times New Roman" w:eastAsia="Times New Roman" w:hAnsi="Times New Roman" w:cs="David"/>
            <w:b/>
            <w:bCs/>
            <w:sz w:val="20"/>
            <w:szCs w:val="24"/>
            <w:rtl/>
            <w:lang w:eastAsia="he-IL"/>
          </w:rPr>
          <w:delText xml:space="preserve">ד' </w:delText>
        </w:r>
        <w:r w:rsidRPr="00B27B4C" w:rsidDel="00F16F0C">
          <w:rPr>
            <w:rFonts w:ascii="Times New Roman" w:eastAsia="Times New Roman" w:hAnsi="Times New Roman" w:cs="David" w:hint="cs"/>
            <w:sz w:val="20"/>
            <w:szCs w:val="24"/>
            <w:rtl/>
            <w:lang w:eastAsia="he-IL"/>
          </w:rPr>
          <w:delText xml:space="preserve">המצ"ב, </w:delText>
        </w:r>
        <w:r w:rsidRPr="00B27B4C" w:rsidDel="00F16F0C">
          <w:rPr>
            <w:rFonts w:ascii="Times New Roman" w:eastAsia="Times New Roman" w:hAnsi="Times New Roman" w:cs="David"/>
            <w:sz w:val="20"/>
            <w:szCs w:val="24"/>
            <w:rtl/>
            <w:lang w:eastAsia="he-IL"/>
          </w:rPr>
          <w:delText>ה</w:delText>
        </w:r>
        <w:r w:rsidRPr="00B27B4C" w:rsidDel="00F16F0C">
          <w:rPr>
            <w:rFonts w:ascii="Times New Roman" w:eastAsia="Times New Roman" w:hAnsi="Times New Roman" w:cs="David" w:hint="cs"/>
            <w:sz w:val="20"/>
            <w:szCs w:val="24"/>
            <w:rtl/>
            <w:lang w:eastAsia="he-IL"/>
          </w:rPr>
          <w:delText xml:space="preserve">ינו </w:delText>
        </w:r>
        <w:r w:rsidRPr="00B27B4C" w:rsidDel="00F16F0C">
          <w:rPr>
            <w:rFonts w:ascii="Times New Roman" w:eastAsia="Times New Roman" w:hAnsi="Times New Roman" w:cs="David"/>
            <w:sz w:val="20"/>
            <w:szCs w:val="24"/>
            <w:rtl/>
            <w:lang w:eastAsia="he-IL"/>
          </w:rPr>
          <w:delTex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delText>
        </w:r>
        <w:r w:rsidRPr="00B27B4C" w:rsidDel="00F16F0C">
          <w:rPr>
            <w:rFonts w:ascii="Times New Roman" w:eastAsia="Times New Roman" w:hAnsi="Times New Roman" w:cs="David" w:hint="cs"/>
            <w:sz w:val="20"/>
            <w:szCs w:val="24"/>
            <w:rtl/>
            <w:lang w:eastAsia="he-IL"/>
          </w:rPr>
          <w:delText xml:space="preserve">זה </w:delText>
        </w:r>
        <w:r w:rsidRPr="00B27B4C" w:rsidDel="00F16F0C">
          <w:rPr>
            <w:rFonts w:ascii="Times New Roman" w:eastAsia="Times New Roman" w:hAnsi="Times New Roman" w:cs="David"/>
            <w:sz w:val="20"/>
            <w:szCs w:val="24"/>
            <w:rtl/>
            <w:lang w:eastAsia="he-IL"/>
          </w:rPr>
          <w:delText>במפורש אחרת. תנאי לתשלום שכר המתכנן במלואו</w:delText>
        </w:r>
        <w:r w:rsidRPr="00B27B4C" w:rsidDel="00F16F0C">
          <w:rPr>
            <w:rFonts w:ascii="Times New Roman" w:eastAsia="Times New Roman" w:hAnsi="Times New Roman" w:cs="David" w:hint="cs"/>
            <w:sz w:val="20"/>
            <w:szCs w:val="24"/>
            <w:rtl/>
            <w:lang w:eastAsia="he-IL"/>
          </w:rPr>
          <w:delText>,</w:delText>
        </w:r>
        <w:r w:rsidRPr="00B27B4C" w:rsidDel="00F16F0C">
          <w:rPr>
            <w:rFonts w:ascii="Times New Roman" w:eastAsia="Times New Roman" w:hAnsi="Times New Roman" w:cs="David"/>
            <w:sz w:val="20"/>
            <w:szCs w:val="24"/>
            <w:rtl/>
            <w:lang w:eastAsia="he-IL"/>
          </w:rPr>
          <w:delText xml:space="preserve"> הינו המצאת הצהרה</w:delText>
        </w:r>
        <w:r w:rsidRPr="00B27B4C" w:rsidDel="00F16F0C">
          <w:rPr>
            <w:rFonts w:ascii="Times New Roman" w:eastAsia="Times New Roman" w:hAnsi="Times New Roman" w:cs="David" w:hint="cs"/>
            <w:sz w:val="20"/>
            <w:szCs w:val="24"/>
            <w:rtl/>
            <w:lang w:eastAsia="he-IL"/>
          </w:rPr>
          <w:delText>,</w:delText>
        </w:r>
        <w:r w:rsidRPr="00B27B4C" w:rsidDel="00F16F0C">
          <w:rPr>
            <w:rFonts w:ascii="Times New Roman" w:eastAsia="Times New Roman" w:hAnsi="Times New Roman" w:cs="David"/>
            <w:sz w:val="20"/>
            <w:szCs w:val="24"/>
            <w:rtl/>
            <w:lang w:eastAsia="he-IL"/>
          </w:rPr>
          <w:delText xml:space="preserve"> לפיה בדק המתכנן את העבודות ומצא אותן תואמות לתכניותיו ולתקנים המחייבים וכי הן בוצעו לשביעות רצונו בנוסח המצורף כנספח </w:delText>
        </w:r>
        <w:r w:rsidRPr="00B27B4C" w:rsidDel="00F16F0C">
          <w:rPr>
            <w:rFonts w:ascii="Times New Roman" w:eastAsia="Times New Roman" w:hAnsi="Times New Roman" w:cs="David"/>
            <w:b/>
            <w:bCs/>
            <w:sz w:val="20"/>
            <w:szCs w:val="24"/>
            <w:rtl/>
            <w:lang w:eastAsia="he-IL"/>
          </w:rPr>
          <w:delText>ט'</w:delText>
        </w:r>
        <w:r w:rsidRPr="00B27B4C" w:rsidDel="00F16F0C">
          <w:rPr>
            <w:rFonts w:ascii="Times New Roman" w:eastAsia="Times New Roman" w:hAnsi="Times New Roman" w:cs="David"/>
            <w:sz w:val="20"/>
            <w:szCs w:val="24"/>
            <w:rtl/>
            <w:lang w:eastAsia="he-IL"/>
          </w:rPr>
          <w:delText xml:space="preserve"> לחוזה זה וכתב היעדר תביעות המצורף כנספח</w:delText>
        </w:r>
        <w:r w:rsidRPr="00B27B4C" w:rsidDel="00F16F0C">
          <w:rPr>
            <w:rFonts w:ascii="Times New Roman" w:eastAsia="Times New Roman" w:hAnsi="Times New Roman" w:cs="David"/>
            <w:b/>
            <w:bCs/>
            <w:sz w:val="20"/>
            <w:szCs w:val="24"/>
            <w:rtl/>
            <w:lang w:eastAsia="he-IL"/>
          </w:rPr>
          <w:delText xml:space="preserve"> י'</w:delText>
        </w:r>
        <w:r w:rsidRPr="00B27B4C" w:rsidDel="00F16F0C">
          <w:rPr>
            <w:rFonts w:ascii="Times New Roman" w:eastAsia="Times New Roman" w:hAnsi="Times New Roman" w:cs="David"/>
            <w:sz w:val="20"/>
            <w:szCs w:val="24"/>
            <w:rtl/>
            <w:lang w:eastAsia="he-IL"/>
          </w:rPr>
          <w:delText xml:space="preserve"> לחוזה זה למזמין, חתום ע"י המתכנן ומאומת כנדרש בו.</w:delText>
        </w:r>
      </w:del>
      <w:ins w:id="162" w:author="Avi Cohen" w:date="2020-09-21T09:56:00Z">
        <w:r w:rsidR="000D2EDE">
          <w:rPr>
            <w:rFonts w:ascii="Times New Roman" w:eastAsia="Times New Roman" w:hAnsi="Times New Roman" w:cs="David" w:hint="cs"/>
            <w:strike/>
            <w:sz w:val="20"/>
            <w:szCs w:val="24"/>
            <w:rtl/>
            <w:lang w:eastAsia="he-IL"/>
          </w:rPr>
          <w:t xml:space="preserve"> </w:t>
        </w:r>
      </w:ins>
    </w:p>
    <w:p w14:paraId="6F8A2765" w14:textId="7C007F3C" w:rsidR="00B27B4C" w:rsidRPr="00B27B4C" w:rsidDel="004875BF" w:rsidRDefault="00B27B4C">
      <w:pPr>
        <w:widowControl w:val="0"/>
        <w:spacing w:before="0" w:beforeAutospacing="0" w:after="200" w:afterAutospacing="0" w:line="240" w:lineRule="auto"/>
        <w:ind w:left="792"/>
        <w:jc w:val="both"/>
        <w:rPr>
          <w:del w:id="163" w:author="Avi Cohen" w:date="2020-09-21T13:35:00Z"/>
          <w:rFonts w:ascii="Times New Roman" w:eastAsia="Times New Roman" w:hAnsi="Times New Roman" w:cs="David"/>
          <w:strike/>
          <w:sz w:val="20"/>
          <w:szCs w:val="24"/>
          <w:rtl/>
          <w:lang w:eastAsia="he-IL"/>
        </w:rPr>
        <w:pPrChange w:id="164" w:author="Avi Cohen" w:date="2020-09-21T13:34:00Z">
          <w:pPr>
            <w:widowControl w:val="0"/>
            <w:numPr>
              <w:ilvl w:val="1"/>
              <w:numId w:val="1"/>
            </w:numPr>
            <w:tabs>
              <w:tab w:val="num" w:pos="792"/>
            </w:tabs>
            <w:spacing w:before="0" w:beforeAutospacing="0" w:after="200" w:afterAutospacing="0" w:line="240" w:lineRule="auto"/>
            <w:ind w:left="792" w:hanging="432"/>
            <w:jc w:val="both"/>
          </w:pPr>
        </w:pPrChange>
      </w:pPr>
    </w:p>
    <w:p w14:paraId="22164EB8" w14:textId="0C1684B3"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4CD6BA9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4C1133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5E0AEF15"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482EB1E" w14:textId="77777777" w:rsidR="00B27B4C" w:rsidRDefault="00B27B4C" w:rsidP="00B27B4C">
      <w:pPr>
        <w:widowControl w:val="0"/>
        <w:numPr>
          <w:ilvl w:val="1"/>
          <w:numId w:val="1"/>
        </w:numPr>
        <w:spacing w:before="0" w:beforeAutospacing="0" w:after="200" w:afterAutospacing="0" w:line="240" w:lineRule="auto"/>
        <w:jc w:val="both"/>
        <w:rPr>
          <w:ins w:id="165" w:author="Avi Cohen" w:date="2020-08-06T15:27:00Z"/>
          <w:rFonts w:ascii="Times New Roman" w:eastAsia="Times New Roman" w:hAnsi="Times New Roman" w:cs="David"/>
          <w:sz w:val="20"/>
          <w:szCs w:val="24"/>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sz w:val="20"/>
          <w:szCs w:val="24"/>
          <w:rtl/>
          <w:lang w:eastAsia="he-IL"/>
        </w:rPr>
        <w:lastRenderedPageBreak/>
        <w:t>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17CA0461" w14:textId="3710A7C2" w:rsidR="00D72B49" w:rsidRPr="008D7965" w:rsidRDefault="00D72B49"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ins w:id="166" w:author="Avi Cohen" w:date="2020-08-06T15:27:00Z">
        <w:r>
          <w:rPr>
            <w:rFonts w:ascii="Times New Roman" w:eastAsia="Times New Roman" w:hAnsi="Times New Roman" w:cs="David" w:hint="cs"/>
            <w:sz w:val="20"/>
            <w:szCs w:val="24"/>
            <w:rtl/>
            <w:lang w:eastAsia="he-IL"/>
          </w:rPr>
          <w:t>מוסכם בזאת כי המזמין יחליט לפי שיקול דעתו הבלעדי והמוחלט , האם היועץ זכאי לשכר טר</w:t>
        </w:r>
      </w:ins>
      <w:ins w:id="167" w:author="Avi Cohen" w:date="2020-08-06T15:28:00Z">
        <w:r>
          <w:rPr>
            <w:rFonts w:ascii="Times New Roman" w:eastAsia="Times New Roman" w:hAnsi="Times New Roman" w:cs="David" w:hint="cs"/>
            <w:sz w:val="20"/>
            <w:szCs w:val="24"/>
            <w:rtl/>
            <w:lang w:eastAsia="he-IL"/>
          </w:rPr>
          <w:t>חה נוסף בגין השינויים כאמור בסעיף זה , ומהו השכר הנוסף האמור .</w:t>
        </w:r>
      </w:ins>
    </w:p>
    <w:p w14:paraId="0D82CCB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6DF47B1E" w14:textId="14B2DF1C" w:rsidR="00B27B4C" w:rsidRPr="00B27B4C" w:rsidRDefault="00B27B4C" w:rsidP="00B37B6C">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del w:id="168" w:author="Avi Cohen" w:date="2020-09-21T09:58:00Z">
        <w:r w:rsidRPr="00B27B4C" w:rsidDel="00EC00A1">
          <w:rPr>
            <w:rFonts w:ascii="Times New Roman" w:eastAsia="Times New Roman" w:hAnsi="Times New Roman" w:cs="David" w:hint="cs"/>
            <w:sz w:val="20"/>
            <w:szCs w:val="24"/>
            <w:rtl/>
            <w:lang w:eastAsia="he-IL"/>
          </w:rPr>
          <w:delText>ו/</w:delText>
        </w:r>
        <w:r w:rsidRPr="00B27B4C" w:rsidDel="00EC00A1">
          <w:rPr>
            <w:rFonts w:ascii="Times New Roman" w:eastAsia="Times New Roman" w:hAnsi="Times New Roman" w:cs="David"/>
            <w:sz w:val="20"/>
            <w:szCs w:val="24"/>
            <w:rtl/>
            <w:lang w:eastAsia="he-IL"/>
          </w:rPr>
          <w:delText>או של היועצים</w:delText>
        </w:r>
      </w:del>
      <w:r w:rsidRPr="00B27B4C">
        <w:rPr>
          <w:rFonts w:ascii="Times New Roman" w:eastAsia="Times New Roman" w:hAnsi="Times New Roman" w:cs="David"/>
          <w:sz w:val="20"/>
          <w:szCs w:val="24"/>
          <w:rtl/>
          <w:lang w:eastAsia="he-IL"/>
        </w:rPr>
        <w:t>.</w:t>
      </w:r>
    </w:p>
    <w:p w14:paraId="57242AA7" w14:textId="174A4172" w:rsidR="00B27B4C" w:rsidRPr="00B27B4C" w:rsidRDefault="00B27B4C" w:rsidP="00013687">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ins w:id="169" w:author="Avi Cohen" w:date="2020-09-21T13:36:00Z">
        <w:r w:rsidR="00EE7DCE">
          <w:rPr>
            <w:rFonts w:ascii="Times New Roman" w:eastAsia="Times New Roman" w:hAnsi="Times New Roman" w:cs="David" w:hint="cs"/>
            <w:sz w:val="20"/>
            <w:szCs w:val="24"/>
            <w:rtl/>
            <w:lang w:eastAsia="he-IL"/>
          </w:rPr>
          <w:t xml:space="preserve"> , ומלבד והתגלה אצל המזמין במועד סביר </w:t>
        </w:r>
      </w:ins>
      <w:ins w:id="170" w:author="Avi Cohen" w:date="2020-11-22T14:45:00Z">
        <w:r w:rsidR="00B37B6C">
          <w:rPr>
            <w:rFonts w:ascii="Times New Roman" w:eastAsia="Times New Roman" w:hAnsi="Times New Roman" w:cs="David" w:hint="cs"/>
            <w:sz w:val="20"/>
            <w:szCs w:val="24"/>
            <w:rtl/>
            <w:lang w:eastAsia="he-IL"/>
          </w:rPr>
          <w:t>באותו שלב עבודה .</w:t>
        </w:r>
      </w:ins>
      <w:ins w:id="171" w:author="Avi Cohen" w:date="2020-09-21T13:36:00Z">
        <w:r w:rsidR="00EE7DCE">
          <w:rPr>
            <w:rFonts w:ascii="Times New Roman" w:eastAsia="Times New Roman" w:hAnsi="Times New Roman" w:cs="David" w:hint="cs"/>
            <w:sz w:val="20"/>
            <w:szCs w:val="24"/>
            <w:rtl/>
            <w:lang w:eastAsia="he-IL"/>
          </w:rPr>
          <w:t>.</w:t>
        </w:r>
      </w:ins>
      <w:del w:id="172" w:author="Avi Cohen" w:date="2020-09-21T13:36:00Z">
        <w:r w:rsidRPr="00B27B4C" w:rsidDel="00EE7DCE">
          <w:rPr>
            <w:rFonts w:ascii="Times New Roman" w:eastAsia="Times New Roman" w:hAnsi="Times New Roman" w:cs="David"/>
            <w:sz w:val="20"/>
            <w:szCs w:val="24"/>
            <w:rtl/>
            <w:lang w:eastAsia="he-IL"/>
          </w:rPr>
          <w:delText>.</w:delText>
        </w:r>
      </w:del>
    </w:p>
    <w:p w14:paraId="21853325" w14:textId="77777777" w:rsidR="00B27B4C" w:rsidRPr="00B27B4C" w:rsidRDefault="00B27B4C" w:rsidP="00013687">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E07CA31" w14:textId="21B74D6A" w:rsidR="00B27B4C" w:rsidRDefault="00B27B4C" w:rsidP="00B37B6C">
      <w:pPr>
        <w:widowControl w:val="0"/>
        <w:numPr>
          <w:ilvl w:val="2"/>
          <w:numId w:val="1"/>
        </w:numPr>
        <w:spacing w:before="0" w:beforeAutospacing="0" w:after="0" w:afterAutospacing="0" w:line="240" w:lineRule="auto"/>
        <w:ind w:left="1508" w:hanging="425"/>
        <w:jc w:val="both"/>
        <w:rPr>
          <w:ins w:id="173" w:author="Avi Cohen" w:date="2020-08-06T15:20:00Z"/>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השינויים מתחייבים מדרישת רשויות מוסמכות</w:t>
      </w:r>
      <w:ins w:id="174" w:author="Avi Cohen" w:date="2020-09-21T13:36:00Z">
        <w:r w:rsidR="00EE7DCE">
          <w:rPr>
            <w:rFonts w:ascii="Times New Roman" w:eastAsia="Times New Roman" w:hAnsi="Times New Roman" w:cs="David" w:hint="cs"/>
            <w:sz w:val="20"/>
            <w:szCs w:val="24"/>
            <w:rtl/>
            <w:lang w:eastAsia="he-IL"/>
          </w:rPr>
          <w:t xml:space="preserve"> , זאת בתנאי עד לקבלת היתר . </w:t>
        </w:r>
      </w:ins>
      <w:del w:id="175" w:author="Avi Cohen" w:date="2020-09-21T13:36:00Z">
        <w:r w:rsidRPr="00B27B4C" w:rsidDel="00EE7DCE">
          <w:rPr>
            <w:rFonts w:ascii="Times New Roman" w:eastAsia="Times New Roman" w:hAnsi="Times New Roman" w:cs="David"/>
            <w:sz w:val="20"/>
            <w:szCs w:val="24"/>
            <w:rtl/>
            <w:lang w:eastAsia="he-IL"/>
          </w:rPr>
          <w:delText xml:space="preserve">. </w:delText>
        </w:r>
      </w:del>
    </w:p>
    <w:p w14:paraId="6878CCB4" w14:textId="2F9BA542" w:rsidR="0096232C" w:rsidRDefault="0096232C" w:rsidP="006C74EA">
      <w:pPr>
        <w:widowControl w:val="0"/>
        <w:numPr>
          <w:ilvl w:val="2"/>
          <w:numId w:val="1"/>
        </w:numPr>
        <w:spacing w:before="0" w:beforeAutospacing="0" w:after="0" w:afterAutospacing="0" w:line="240" w:lineRule="auto"/>
        <w:ind w:left="1508" w:hanging="425"/>
        <w:jc w:val="both"/>
        <w:rPr>
          <w:ins w:id="176" w:author="Avi Cohen" w:date="2020-08-06T15:23:00Z"/>
          <w:rFonts w:ascii="Times New Roman" w:eastAsia="Times New Roman" w:hAnsi="Times New Roman" w:cs="David"/>
          <w:sz w:val="20"/>
          <w:szCs w:val="24"/>
          <w:lang w:eastAsia="he-IL"/>
        </w:rPr>
      </w:pPr>
      <w:ins w:id="177" w:author="Avi Cohen" w:date="2020-08-06T15:20:00Z">
        <w:r>
          <w:rPr>
            <w:rFonts w:ascii="Times New Roman" w:eastAsia="Times New Roman" w:hAnsi="Times New Roman" w:cs="David" w:hint="cs"/>
            <w:sz w:val="20"/>
            <w:szCs w:val="24"/>
            <w:rtl/>
            <w:lang w:eastAsia="he-IL"/>
          </w:rPr>
          <w:t xml:space="preserve">אם היועץ לא יודיע למזמין מראש </w:t>
        </w:r>
      </w:ins>
      <w:ins w:id="178" w:author="Avi Cohen" w:date="2020-08-06T15:21:00Z">
        <w:r>
          <w:rPr>
            <w:rFonts w:ascii="Times New Roman" w:eastAsia="Times New Roman" w:hAnsi="Times New Roman" w:cs="David" w:hint="cs"/>
            <w:sz w:val="20"/>
            <w:szCs w:val="24"/>
            <w:rtl/>
            <w:lang w:eastAsia="he-IL"/>
          </w:rPr>
          <w:t>ובכתב , סמוך לאחר דרישת השינויים ע"י ה</w:t>
        </w:r>
      </w:ins>
      <w:ins w:id="179" w:author="Avi Cohen" w:date="2020-08-06T15:22:00Z">
        <w:r w:rsidR="00D72B49">
          <w:rPr>
            <w:rFonts w:ascii="Times New Roman" w:eastAsia="Times New Roman" w:hAnsi="Times New Roman" w:cs="David" w:hint="cs"/>
            <w:sz w:val="20"/>
            <w:szCs w:val="24"/>
            <w:rtl/>
            <w:lang w:eastAsia="he-IL"/>
          </w:rPr>
          <w:t xml:space="preserve">מנהל </w:t>
        </w:r>
      </w:ins>
      <w:ins w:id="180" w:author="Avi Cohen" w:date="2020-08-06T15:21:00Z">
        <w:r>
          <w:rPr>
            <w:rFonts w:ascii="Times New Roman" w:eastAsia="Times New Roman" w:hAnsi="Times New Roman" w:cs="David" w:hint="cs"/>
            <w:sz w:val="20"/>
            <w:szCs w:val="24"/>
            <w:rtl/>
            <w:lang w:eastAsia="he-IL"/>
          </w:rPr>
          <w:t xml:space="preserve"> , כי השינויים כאמור יחייבו , עפ"י הסכם זה , תשלום נוסף כלשהו .</w:t>
        </w:r>
      </w:ins>
    </w:p>
    <w:p w14:paraId="1AF47791" w14:textId="73657F1A" w:rsidR="00D72B49" w:rsidRDefault="00D72B49">
      <w:pPr>
        <w:widowControl w:val="0"/>
        <w:numPr>
          <w:ilvl w:val="2"/>
          <w:numId w:val="1"/>
        </w:numPr>
        <w:spacing w:before="0" w:beforeAutospacing="0" w:after="0" w:afterAutospacing="0" w:line="240" w:lineRule="auto"/>
        <w:ind w:left="1508" w:hanging="425"/>
        <w:jc w:val="both"/>
        <w:rPr>
          <w:ins w:id="181" w:author="Avi Cohen" w:date="2020-08-06T15:24:00Z"/>
          <w:rFonts w:ascii="Times New Roman" w:eastAsia="Times New Roman" w:hAnsi="Times New Roman" w:cs="David"/>
          <w:sz w:val="20"/>
          <w:szCs w:val="24"/>
          <w:lang w:eastAsia="he-IL"/>
        </w:rPr>
        <w:pPrChange w:id="182" w:author="Avi Cohen" w:date="2020-08-06T15:24:00Z">
          <w:pPr>
            <w:widowControl w:val="0"/>
            <w:numPr>
              <w:ilvl w:val="2"/>
              <w:numId w:val="1"/>
            </w:numPr>
            <w:tabs>
              <w:tab w:val="num" w:pos="1507"/>
            </w:tabs>
            <w:spacing w:before="0" w:beforeAutospacing="0" w:after="0" w:afterAutospacing="0" w:line="240" w:lineRule="auto"/>
            <w:ind w:left="1508" w:hanging="425"/>
            <w:jc w:val="both"/>
          </w:pPr>
        </w:pPrChange>
      </w:pPr>
      <w:ins w:id="183" w:author="Avi Cohen" w:date="2020-08-06T15:23:00Z">
        <w:r>
          <w:rPr>
            <w:rFonts w:ascii="Times New Roman" w:eastAsia="Times New Roman" w:hAnsi="Times New Roman" w:cs="David" w:hint="cs"/>
            <w:sz w:val="20"/>
            <w:szCs w:val="24"/>
            <w:rtl/>
            <w:lang w:eastAsia="he-IL"/>
          </w:rPr>
          <w:t>במקרה שלדעת המנהל השינויים שבוצעו ע</w:t>
        </w:r>
      </w:ins>
      <w:ins w:id="184" w:author="Avi Cohen" w:date="2020-08-06T15:24:00Z">
        <w:r>
          <w:rPr>
            <w:rFonts w:ascii="Times New Roman" w:eastAsia="Times New Roman" w:hAnsi="Times New Roman" w:cs="David" w:hint="cs"/>
            <w:sz w:val="20"/>
            <w:szCs w:val="24"/>
            <w:rtl/>
            <w:lang w:eastAsia="he-IL"/>
          </w:rPr>
          <w:t>"י היועץ לאחר הוצאת תכניות לבצוע הינם בגדר שינויים לא מהותיים אזי יראו שינויים אלו ככלולים בשכר טרחה הבסיסי של היועץ ו</w:t>
        </w:r>
      </w:ins>
      <w:ins w:id="185" w:author="Avi Cohen" w:date="2020-08-06T15:25:00Z">
        <w:r>
          <w:rPr>
            <w:rFonts w:ascii="Times New Roman" w:eastAsia="Times New Roman" w:hAnsi="Times New Roman" w:cs="David" w:hint="cs"/>
            <w:sz w:val="20"/>
            <w:szCs w:val="24"/>
            <w:rtl/>
            <w:lang w:eastAsia="he-IL"/>
          </w:rPr>
          <w:t xml:space="preserve">הוא לא </w:t>
        </w:r>
        <w:r>
          <w:rPr>
            <w:rFonts w:ascii="Times New Roman" w:eastAsia="Times New Roman" w:hAnsi="Times New Roman" w:cs="David" w:hint="cs"/>
            <w:sz w:val="20"/>
            <w:szCs w:val="24"/>
            <w:rtl/>
            <w:lang w:eastAsia="he-IL"/>
          </w:rPr>
          <w:lastRenderedPageBreak/>
          <w:t xml:space="preserve">יהיה זכאי לתוספת כספית כלשהי עבורם . </w:t>
        </w:r>
      </w:ins>
    </w:p>
    <w:p w14:paraId="7D80209A" w14:textId="77777777" w:rsidR="00D72B49" w:rsidRDefault="00D72B49">
      <w:pPr>
        <w:widowControl w:val="0"/>
        <w:spacing w:before="0" w:beforeAutospacing="0" w:after="0" w:afterAutospacing="0" w:line="240" w:lineRule="auto"/>
        <w:ind w:left="1083"/>
        <w:jc w:val="both"/>
        <w:rPr>
          <w:rFonts w:ascii="Times New Roman" w:eastAsia="Times New Roman" w:hAnsi="Times New Roman" w:cs="David"/>
          <w:sz w:val="20"/>
          <w:szCs w:val="24"/>
          <w:lang w:eastAsia="he-IL"/>
        </w:rPr>
        <w:pPrChange w:id="186" w:author="Avi Cohen" w:date="2020-08-06T15:25:00Z">
          <w:pPr>
            <w:widowControl w:val="0"/>
            <w:numPr>
              <w:ilvl w:val="2"/>
              <w:numId w:val="1"/>
            </w:numPr>
            <w:tabs>
              <w:tab w:val="num" w:pos="1507"/>
            </w:tabs>
            <w:spacing w:before="0" w:beforeAutospacing="0" w:after="0" w:afterAutospacing="0" w:line="240" w:lineRule="auto"/>
            <w:ind w:left="1508" w:hanging="425"/>
            <w:jc w:val="both"/>
          </w:pPr>
        </w:pPrChange>
      </w:pPr>
    </w:p>
    <w:p w14:paraId="5BE472AC"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6100527" w14:textId="4C9DF8ED" w:rsidR="00B27B4C" w:rsidRPr="00B27B4C" w:rsidDel="00A5304F" w:rsidRDefault="00A5304F">
      <w:pPr>
        <w:widowControl w:val="0"/>
        <w:numPr>
          <w:ilvl w:val="1"/>
          <w:numId w:val="1"/>
        </w:numPr>
        <w:spacing w:before="0" w:beforeAutospacing="0" w:after="240" w:afterAutospacing="0" w:line="240" w:lineRule="auto"/>
        <w:ind w:left="794"/>
        <w:jc w:val="both"/>
        <w:rPr>
          <w:del w:id="187" w:author="Avi Cohen" w:date="2020-09-21T13:37:00Z"/>
          <w:rFonts w:ascii="Times New Roman" w:eastAsia="Times New Roman" w:hAnsi="Times New Roman" w:cs="David"/>
          <w:sz w:val="20"/>
          <w:szCs w:val="24"/>
          <w:rtl/>
          <w:lang w:eastAsia="he-IL"/>
        </w:rPr>
        <w:pPrChange w:id="188" w:author="Avi Cohen" w:date="2020-09-21T13:37:00Z">
          <w:pPr>
            <w:widowControl w:val="0"/>
            <w:numPr>
              <w:ilvl w:val="1"/>
              <w:numId w:val="1"/>
            </w:numPr>
            <w:tabs>
              <w:tab w:val="num" w:pos="792"/>
            </w:tabs>
            <w:spacing w:before="0" w:beforeAutospacing="0" w:after="200" w:afterAutospacing="0" w:line="240" w:lineRule="auto"/>
            <w:ind w:left="792" w:hanging="432"/>
            <w:jc w:val="both"/>
          </w:pPr>
        </w:pPrChange>
      </w:pPr>
      <w:ins w:id="189" w:author="Avi Cohen" w:date="2020-09-21T13:37:00Z">
        <w:r w:rsidRPr="00A5304F">
          <w:rPr>
            <w:rFonts w:ascii="Times New Roman" w:eastAsia="Times New Roman" w:hAnsi="Times New Roman" w:cs="David" w:hint="eastAsia"/>
            <w:sz w:val="20"/>
            <w:szCs w:val="24"/>
            <w:rtl/>
            <w:lang w:eastAsia="he-IL"/>
          </w:rPr>
          <w:t>מבוטל</w:t>
        </w:r>
        <w:r w:rsidRPr="00A5304F">
          <w:rPr>
            <w:rFonts w:ascii="Times New Roman" w:eastAsia="Times New Roman" w:hAnsi="Times New Roman" w:cs="David"/>
            <w:sz w:val="20"/>
            <w:szCs w:val="24"/>
            <w:rtl/>
            <w:lang w:eastAsia="he-IL"/>
          </w:rPr>
          <w:t xml:space="preserve"> </w:t>
        </w:r>
      </w:ins>
      <w:del w:id="190" w:author="Avi Cohen" w:date="2020-09-21T13:37:00Z">
        <w:r w:rsidR="00B27B4C" w:rsidRPr="00A5304F" w:rsidDel="00A5304F">
          <w:rPr>
            <w:rFonts w:ascii="Times New Roman" w:eastAsia="Times New Roman" w:hAnsi="Times New Roman" w:cs="David"/>
            <w:sz w:val="20"/>
            <w:szCs w:val="24"/>
            <w:rtl/>
            <w:lang w:eastAsia="he-IL"/>
          </w:rPr>
          <w:delText xml:space="preserve">המתכנן מתחייב להכין, עבור רוכשים שיבקשו זאת, תכנית שינויים בדירות שאינם עומדים בסתירה להיתרי הבניה ולכל דין. </w:delText>
        </w:r>
      </w:del>
    </w:p>
    <w:p w14:paraId="0FA28CC0" w14:textId="179F2F5D" w:rsidR="00B27B4C" w:rsidRPr="00A5304F" w:rsidRDefault="00B27B4C">
      <w:pPr>
        <w:widowControl w:val="0"/>
        <w:numPr>
          <w:ilvl w:val="1"/>
          <w:numId w:val="1"/>
        </w:numPr>
        <w:spacing w:before="0" w:beforeAutospacing="0" w:after="240" w:afterAutospacing="0" w:line="240" w:lineRule="auto"/>
        <w:ind w:left="794"/>
        <w:jc w:val="both"/>
        <w:rPr>
          <w:rFonts w:ascii="Times New Roman" w:eastAsia="Times New Roman" w:hAnsi="Times New Roman" w:cs="David"/>
          <w:sz w:val="20"/>
          <w:szCs w:val="24"/>
          <w:rtl/>
          <w:lang w:eastAsia="he-IL"/>
        </w:rPr>
        <w:pPrChange w:id="191" w:author="Avi Cohen" w:date="2020-09-21T13:37:00Z">
          <w:pPr>
            <w:widowControl w:val="0"/>
            <w:spacing w:before="0" w:beforeAutospacing="0" w:after="240" w:afterAutospacing="0" w:line="240" w:lineRule="auto"/>
            <w:ind w:left="794"/>
            <w:jc w:val="both"/>
          </w:pPr>
        </w:pPrChange>
      </w:pPr>
      <w:del w:id="192" w:author="Avi Cohen" w:date="2020-09-21T13:37:00Z">
        <w:r w:rsidRPr="00A5304F" w:rsidDel="00A5304F">
          <w:rPr>
            <w:rFonts w:ascii="Times New Roman" w:eastAsia="Times New Roman" w:hAnsi="Times New Roman" w:cs="David"/>
            <w:sz w:val="20"/>
            <w:szCs w:val="24"/>
            <w:rtl/>
            <w:lang w:eastAsia="he-IL"/>
          </w:rPr>
          <w:delText xml:space="preserve">מחיר השינויים ותנאי התשלום בגין תכנון השינויים </w:delText>
        </w:r>
        <w:r w:rsidRPr="00A5304F" w:rsidDel="00A5304F">
          <w:rPr>
            <w:rFonts w:ascii="Times New Roman" w:eastAsia="Times New Roman" w:hAnsi="Times New Roman" w:cs="David" w:hint="eastAsia"/>
            <w:sz w:val="20"/>
            <w:szCs w:val="24"/>
            <w:rtl/>
            <w:lang w:eastAsia="he-IL"/>
          </w:rPr>
          <w:delText>כאמור</w:delText>
        </w:r>
        <w:r w:rsidRPr="00A5304F" w:rsidDel="00A5304F">
          <w:rPr>
            <w:rFonts w:ascii="Times New Roman" w:eastAsia="Times New Roman" w:hAnsi="Times New Roman" w:cs="David"/>
            <w:sz w:val="20"/>
            <w:szCs w:val="24"/>
            <w:rtl/>
            <w:lang w:eastAsia="he-IL"/>
          </w:rPr>
          <w:delText>, יסוכמו בין המתכנן לרוכשים. המתכנן יתקשר עם הרוכש</w:delText>
        </w:r>
        <w:r w:rsidRPr="00A5304F" w:rsidDel="00A5304F">
          <w:rPr>
            <w:rFonts w:ascii="Times New Roman" w:eastAsia="Times New Roman" w:hAnsi="Times New Roman" w:cs="David" w:hint="eastAsia"/>
            <w:sz w:val="20"/>
            <w:szCs w:val="24"/>
            <w:rtl/>
            <w:lang w:eastAsia="he-IL"/>
          </w:rPr>
          <w:delText>ים</w:delText>
        </w:r>
        <w:r w:rsidRPr="00A5304F" w:rsidDel="00A5304F">
          <w:rPr>
            <w:rFonts w:ascii="Times New Roman" w:eastAsia="Times New Roman" w:hAnsi="Times New Roman" w:cs="David"/>
            <w:sz w:val="20"/>
            <w:szCs w:val="24"/>
            <w:rtl/>
            <w:lang w:eastAsia="he-IL"/>
          </w:rPr>
          <w:delText xml:space="preserve"> בהסכם נפרד לתכנון השינויים. כל מחלוקת שתתעורר בין המתכנן לבין </w:delText>
        </w:r>
        <w:r w:rsidRPr="00A5304F" w:rsidDel="00A5304F">
          <w:rPr>
            <w:rFonts w:ascii="Times New Roman" w:eastAsia="Times New Roman" w:hAnsi="Times New Roman" w:cs="David" w:hint="eastAsia"/>
            <w:sz w:val="20"/>
            <w:szCs w:val="24"/>
            <w:rtl/>
            <w:lang w:eastAsia="he-IL"/>
          </w:rPr>
          <w:delText>ה</w:delText>
        </w:r>
        <w:r w:rsidRPr="00A5304F" w:rsidDel="00A5304F">
          <w:rPr>
            <w:rFonts w:ascii="Times New Roman" w:eastAsia="Times New Roman" w:hAnsi="Times New Roman" w:cs="David"/>
            <w:sz w:val="20"/>
            <w:szCs w:val="24"/>
            <w:rtl/>
            <w:lang w:eastAsia="he-IL"/>
          </w:rPr>
          <w:delText>רוכש</w:delText>
        </w:r>
        <w:r w:rsidRPr="00A5304F" w:rsidDel="00A5304F">
          <w:rPr>
            <w:rFonts w:ascii="Times New Roman" w:eastAsia="Times New Roman" w:hAnsi="Times New Roman" w:cs="David" w:hint="eastAsia"/>
            <w:sz w:val="20"/>
            <w:szCs w:val="24"/>
            <w:rtl/>
            <w:lang w:eastAsia="he-IL"/>
          </w:rPr>
          <w:delText>ים</w:delText>
        </w:r>
        <w:r w:rsidRPr="00A5304F" w:rsidDel="00A5304F">
          <w:rPr>
            <w:rFonts w:ascii="Times New Roman" w:eastAsia="Times New Roman" w:hAnsi="Times New Roman" w:cs="David"/>
            <w:sz w:val="20"/>
            <w:szCs w:val="24"/>
            <w:rtl/>
            <w:lang w:eastAsia="he-IL"/>
          </w:rPr>
          <w:delText xml:space="preserve"> בענ</w:delText>
        </w:r>
        <w:r w:rsidRPr="00A5304F" w:rsidDel="00A5304F">
          <w:rPr>
            <w:rFonts w:ascii="Times New Roman" w:eastAsia="Times New Roman" w:hAnsi="Times New Roman" w:cs="David" w:hint="eastAsia"/>
            <w:sz w:val="20"/>
            <w:szCs w:val="24"/>
            <w:rtl/>
            <w:lang w:eastAsia="he-IL"/>
          </w:rPr>
          <w:delText>י</w:delText>
        </w:r>
        <w:r w:rsidRPr="00A5304F" w:rsidDel="00A5304F">
          <w:rPr>
            <w:rFonts w:ascii="Times New Roman" w:eastAsia="Times New Roman" w:hAnsi="Times New Roman" w:cs="David"/>
            <w:sz w:val="20"/>
            <w:szCs w:val="24"/>
            <w:rtl/>
            <w:lang w:eastAsia="he-IL"/>
          </w:rPr>
          <w:delText>ין קביעת מחיר השינויים, תובא בפני המנהל והוא יהיה המוסמך להכריע בה.</w:delText>
        </w:r>
      </w:del>
    </w:p>
    <w:p w14:paraId="69FE6495"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5F65A93B" w14:textId="53AAEF2E" w:rsidR="00B27B4C" w:rsidRPr="005F6CAF"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highlight w:val="yellow"/>
          <w:lang w:eastAsia="he-IL"/>
          <w:rPrChange w:id="193" w:author="Avi Cohen" w:date="2020-10-19T12:25:00Z">
            <w:rPr>
              <w:rFonts w:ascii="Times New Roman" w:eastAsia="Times New Roman" w:hAnsi="Times New Roman" w:cs="David"/>
              <w:sz w:val="20"/>
              <w:szCs w:val="24"/>
              <w:lang w:eastAsia="he-IL"/>
            </w:rPr>
          </w:rPrChange>
        </w:rPr>
      </w:pPr>
      <w:r w:rsidRPr="00B27B4C">
        <w:rPr>
          <w:rFonts w:ascii="Times New Roman" w:eastAsia="Times New Roman" w:hAnsi="Times New Roman" w:cs="David"/>
          <w:bCs/>
          <w:sz w:val="20"/>
          <w:szCs w:val="24"/>
          <w:u w:val="single"/>
          <w:rtl/>
          <w:lang w:eastAsia="he-IL"/>
        </w:rPr>
        <w:t>אחריות וביטוח</w:t>
      </w:r>
      <w:ins w:id="194" w:author="Avi Cohen" w:date="2020-10-19T12:25:00Z">
        <w:r w:rsidR="005F6CAF">
          <w:rPr>
            <w:rFonts w:ascii="Times New Roman" w:eastAsia="Times New Roman" w:hAnsi="Times New Roman" w:cs="David" w:hint="cs"/>
            <w:sz w:val="20"/>
            <w:szCs w:val="24"/>
            <w:rtl/>
            <w:lang w:eastAsia="he-IL"/>
          </w:rPr>
          <w:t xml:space="preserve">  - </w:t>
        </w:r>
        <w:r w:rsidR="005F6CAF" w:rsidRPr="005F6CAF">
          <w:rPr>
            <w:rFonts w:ascii="Times New Roman" w:eastAsia="Times New Roman" w:hAnsi="Times New Roman" w:cs="David" w:hint="eastAsia"/>
            <w:sz w:val="20"/>
            <w:szCs w:val="24"/>
            <w:highlight w:val="yellow"/>
            <w:rtl/>
            <w:lang w:eastAsia="he-IL"/>
            <w:rPrChange w:id="195" w:author="Avi Cohen" w:date="2020-10-19T12:25:00Z">
              <w:rPr>
                <w:rFonts w:ascii="Times New Roman" w:eastAsia="Times New Roman" w:hAnsi="Times New Roman" w:cs="David" w:hint="eastAsia"/>
                <w:sz w:val="20"/>
                <w:szCs w:val="24"/>
                <w:rtl/>
                <w:lang w:eastAsia="he-IL"/>
              </w:rPr>
            </w:rPrChange>
          </w:rPr>
          <w:t>ליאור</w:t>
        </w:r>
        <w:r w:rsidR="005F6CAF" w:rsidRPr="005F6CAF">
          <w:rPr>
            <w:rFonts w:ascii="Times New Roman" w:eastAsia="Times New Roman" w:hAnsi="Times New Roman" w:cs="David"/>
            <w:sz w:val="20"/>
            <w:szCs w:val="24"/>
            <w:highlight w:val="yellow"/>
            <w:rtl/>
            <w:lang w:eastAsia="he-IL"/>
            <w:rPrChange w:id="196" w:author="Avi Cohen" w:date="2020-10-19T12:25:00Z">
              <w:rPr>
                <w:rFonts w:ascii="Times New Roman" w:eastAsia="Times New Roman" w:hAnsi="Times New Roman" w:cs="David"/>
                <w:sz w:val="20"/>
                <w:szCs w:val="24"/>
                <w:rtl/>
                <w:lang w:eastAsia="he-IL"/>
              </w:rPr>
            </w:rPrChange>
          </w:rPr>
          <w:t xml:space="preserve"> אמור היה להעביר התיחסות יועצי הבטוח שלהם לגב' אורית קלנג מאפ"י – בוצע ? </w:t>
        </w:r>
      </w:ins>
      <w:ins w:id="197" w:author="Avi Cohen" w:date="2020-11-22T14:46:00Z">
        <w:r w:rsidR="006C74EA" w:rsidRPr="006C74EA">
          <w:rPr>
            <w:rFonts w:ascii="Times New Roman" w:eastAsia="Times New Roman" w:hAnsi="Times New Roman" w:cs="David" w:hint="cs"/>
            <w:b/>
            <w:bCs/>
            <w:sz w:val="20"/>
            <w:szCs w:val="24"/>
            <w:highlight w:val="yellow"/>
            <w:rtl/>
            <w:lang w:eastAsia="he-IL"/>
            <w:rPrChange w:id="198" w:author="Avi Cohen" w:date="2020-11-22T14:46:00Z">
              <w:rPr>
                <w:rFonts w:ascii="Times New Roman" w:eastAsia="Times New Roman" w:hAnsi="Times New Roman" w:cs="David" w:hint="cs"/>
                <w:sz w:val="20"/>
                <w:szCs w:val="24"/>
                <w:highlight w:val="yellow"/>
                <w:rtl/>
                <w:lang w:eastAsia="he-IL"/>
              </w:rPr>
            </w:rPrChange>
          </w:rPr>
          <w:t>תזכורת לליאור</w:t>
        </w:r>
        <w:r w:rsidR="006C74EA">
          <w:rPr>
            <w:rFonts w:ascii="Times New Roman" w:eastAsia="Times New Roman" w:hAnsi="Times New Roman" w:cs="David" w:hint="cs"/>
            <w:sz w:val="20"/>
            <w:szCs w:val="24"/>
            <w:highlight w:val="yellow"/>
            <w:rtl/>
            <w:lang w:eastAsia="he-IL"/>
          </w:rPr>
          <w:t xml:space="preserve"> </w:t>
        </w:r>
      </w:ins>
    </w:p>
    <w:p w14:paraId="5A1A14FF"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5A46F4D"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04EAFB3"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lastRenderedPageBreak/>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5B70785"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9A85A93"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AA798CA" w14:textId="11163966"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ins w:id="199" w:author="Avi Cohen" w:date="2020-09-21T13:38:00Z">
        <w:r w:rsidR="006D617C">
          <w:rPr>
            <w:rFonts w:ascii="Times New Roman" w:eastAsia="Times New Roman" w:hAnsi="Times New Roman" w:cs="David" w:hint="cs"/>
            <w:b/>
            <w:bCs/>
            <w:sz w:val="20"/>
            <w:szCs w:val="24"/>
            <w:u w:val="single"/>
            <w:rtl/>
            <w:lang w:eastAsia="he-IL"/>
          </w:rPr>
          <w:t xml:space="preserve">  - כל נושא הביטוח </w:t>
        </w:r>
        <w:r w:rsidR="006D617C" w:rsidRPr="006D617C">
          <w:rPr>
            <w:rFonts w:ascii="Times New Roman" w:eastAsia="Times New Roman" w:hAnsi="Times New Roman" w:cs="David"/>
            <w:b/>
            <w:bCs/>
            <w:sz w:val="20"/>
            <w:szCs w:val="24"/>
            <w:highlight w:val="cyan"/>
            <w:u w:val="single"/>
            <w:rtl/>
            <w:lang w:eastAsia="he-IL"/>
            <w:rPrChange w:id="200" w:author="Avi Cohen" w:date="2020-09-21T13:38:00Z">
              <w:rPr>
                <w:rFonts w:ascii="Times New Roman" w:eastAsia="Times New Roman" w:hAnsi="Times New Roman" w:cs="David"/>
                <w:b/>
                <w:bCs/>
                <w:sz w:val="20"/>
                <w:szCs w:val="24"/>
                <w:u w:val="single"/>
                <w:rtl/>
                <w:lang w:eastAsia="he-IL"/>
              </w:rPr>
            </w:rPrChange>
          </w:rPr>
          <w:t>–</w:t>
        </w:r>
        <w:r w:rsidR="006D617C" w:rsidRPr="006D617C">
          <w:rPr>
            <w:rFonts w:ascii="Times New Roman" w:eastAsia="Times New Roman" w:hAnsi="Times New Roman" w:cs="David" w:hint="eastAsia"/>
            <w:b/>
            <w:bCs/>
            <w:sz w:val="20"/>
            <w:szCs w:val="24"/>
            <w:highlight w:val="cyan"/>
            <w:u w:val="single"/>
            <w:rtl/>
            <w:lang w:eastAsia="he-IL"/>
            <w:rPrChange w:id="201" w:author="Avi Cohen" w:date="2020-09-21T13:38:00Z">
              <w:rPr>
                <w:rFonts w:ascii="Times New Roman" w:eastAsia="Times New Roman" w:hAnsi="Times New Roman" w:cs="David" w:hint="eastAsia"/>
                <w:b/>
                <w:bCs/>
                <w:sz w:val="20"/>
                <w:szCs w:val="24"/>
                <w:u w:val="single"/>
                <w:rtl/>
                <w:lang w:eastAsia="he-IL"/>
              </w:rPr>
            </w:rPrChange>
          </w:rPr>
          <w:t>ליאור</w:t>
        </w:r>
        <w:r w:rsidR="006D617C" w:rsidRPr="006D617C">
          <w:rPr>
            <w:rFonts w:ascii="Times New Roman" w:eastAsia="Times New Roman" w:hAnsi="Times New Roman" w:cs="David"/>
            <w:b/>
            <w:bCs/>
            <w:sz w:val="20"/>
            <w:szCs w:val="24"/>
            <w:highlight w:val="cyan"/>
            <w:u w:val="single"/>
            <w:rtl/>
            <w:lang w:eastAsia="he-IL"/>
            <w:rPrChange w:id="202" w:author="Avi Cohen" w:date="2020-09-21T13:38:00Z">
              <w:rPr>
                <w:rFonts w:ascii="Times New Roman" w:eastAsia="Times New Roman" w:hAnsi="Times New Roman" w:cs="David"/>
                <w:b/>
                <w:bCs/>
                <w:sz w:val="20"/>
                <w:szCs w:val="24"/>
                <w:u w:val="single"/>
                <w:rtl/>
                <w:lang w:eastAsia="he-IL"/>
              </w:rPr>
            </w:rPrChange>
          </w:rPr>
          <w:t xml:space="preserve"> </w:t>
        </w:r>
        <w:r w:rsidR="006D617C" w:rsidRPr="006D617C">
          <w:rPr>
            <w:rFonts w:ascii="Times New Roman" w:eastAsia="Times New Roman" w:hAnsi="Times New Roman" w:cs="David" w:hint="eastAsia"/>
            <w:b/>
            <w:bCs/>
            <w:sz w:val="20"/>
            <w:szCs w:val="24"/>
            <w:highlight w:val="cyan"/>
            <w:u w:val="single"/>
            <w:rtl/>
            <w:lang w:eastAsia="he-IL"/>
            <w:rPrChange w:id="203" w:author="Avi Cohen" w:date="2020-09-21T13:38:00Z">
              <w:rPr>
                <w:rFonts w:ascii="Times New Roman" w:eastAsia="Times New Roman" w:hAnsi="Times New Roman" w:cs="David" w:hint="eastAsia"/>
                <w:b/>
                <w:bCs/>
                <w:sz w:val="20"/>
                <w:szCs w:val="24"/>
                <w:u w:val="single"/>
                <w:rtl/>
                <w:lang w:eastAsia="he-IL"/>
              </w:rPr>
            </w:rPrChange>
          </w:rPr>
          <w:t>יעביר</w:t>
        </w:r>
        <w:r w:rsidR="006D617C">
          <w:rPr>
            <w:rFonts w:ascii="Times New Roman" w:eastAsia="Times New Roman" w:hAnsi="Times New Roman" w:cs="David" w:hint="cs"/>
            <w:b/>
            <w:bCs/>
            <w:sz w:val="20"/>
            <w:szCs w:val="24"/>
            <w:u w:val="single"/>
            <w:rtl/>
            <w:lang w:eastAsia="he-IL"/>
          </w:rPr>
          <w:t xml:space="preserve"> התיחסות לחוזה לרבות לנספחים לאבי כהן בהקדם ( במקביל למומ החוזה ) </w:t>
        </w:r>
      </w:ins>
    </w:p>
    <w:p w14:paraId="5A9D39A0" w14:textId="77777777"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CB88A76"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EA4BAD1" w14:textId="77777777"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009FB7A0"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A54247C"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590854BB"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2FA76B4E"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w:t>
      </w:r>
      <w:r>
        <w:rPr>
          <w:rFonts w:ascii="Times New Roman" w:eastAsia="Times New Roman" w:hAnsi="Times New Roman" w:cs="David" w:hint="cs"/>
          <w:sz w:val="20"/>
          <w:szCs w:val="24"/>
          <w:rtl/>
          <w:lang w:eastAsia="he-IL"/>
        </w:rPr>
        <w:lastRenderedPageBreak/>
        <w:t xml:space="preserve">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4CC5791"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6E483369"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2E925E6"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55FD1FB" w14:textId="77777777"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8075376"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C19C86E"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42B19C1" w14:textId="77777777"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487A2E9" w14:textId="7777777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281750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1B74343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5404CAB2" w14:textId="19F8DC4E" w:rsidR="00B27B4C" w:rsidRPr="00B27B4C" w:rsidRDefault="00B27B4C" w:rsidP="00B37B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w:t>
      </w:r>
      <w:del w:id="204" w:author="Avi Cohen" w:date="2020-09-21T13:39:00Z">
        <w:r w:rsidRPr="00B27B4C" w:rsidDel="003176D0">
          <w:rPr>
            <w:rFonts w:ascii="Times New Roman" w:eastAsia="Times New Roman" w:hAnsi="Times New Roman" w:cs="David"/>
            <w:color w:val="000000"/>
            <w:sz w:val="20"/>
            <w:szCs w:val="24"/>
            <w:lang w:eastAsia="he-IL"/>
          </w:rPr>
          <w:delText>AS MADE)</w:delText>
        </w:r>
      </w:del>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ins w:id="205" w:author="Avi Cohen" w:date="2020-09-21T13:40:00Z">
        <w:r w:rsidR="003176D0">
          <w:rPr>
            <w:rFonts w:ascii="Times New Roman" w:eastAsia="Times New Roman" w:hAnsi="Times New Roman" w:cs="David" w:hint="cs"/>
            <w:sz w:val="20"/>
            <w:szCs w:val="24"/>
            <w:rtl/>
            <w:lang w:eastAsia="he-IL"/>
          </w:rPr>
          <w:t xml:space="preserve">, </w:t>
        </w:r>
      </w:ins>
      <w:del w:id="206" w:author="Avi Cohen" w:date="2020-09-21T13:40:00Z">
        <w:r w:rsidRPr="00B27B4C" w:rsidDel="003176D0">
          <w:rPr>
            <w:rFonts w:ascii="Times New Roman" w:eastAsia="Times New Roman" w:hAnsi="Times New Roman" w:cs="David"/>
            <w:sz w:val="20"/>
            <w:szCs w:val="24"/>
            <w:rtl/>
            <w:lang w:eastAsia="he-IL"/>
          </w:rPr>
          <w:delText>.</w:delText>
        </w:r>
      </w:del>
      <w:ins w:id="207" w:author="Avi Cohen" w:date="2020-09-21T13:39:00Z">
        <w:r w:rsidR="003176D0">
          <w:rPr>
            <w:rFonts w:ascii="Times New Roman" w:eastAsia="Times New Roman" w:hAnsi="Times New Roman" w:cs="David" w:hint="cs"/>
            <w:sz w:val="20"/>
            <w:szCs w:val="24"/>
            <w:rtl/>
            <w:lang w:eastAsia="he-IL"/>
          </w:rPr>
          <w:t xml:space="preserve"> תכניות עדות </w:t>
        </w:r>
      </w:ins>
      <w:ins w:id="208" w:author="Avi Cohen" w:date="2020-09-21T13:40:00Z">
        <w:r w:rsidR="003176D0">
          <w:rPr>
            <w:rFonts w:ascii="Times New Roman" w:eastAsia="Times New Roman" w:hAnsi="Times New Roman" w:cs="David" w:hint="cs"/>
            <w:sz w:val="20"/>
            <w:szCs w:val="24"/>
            <w:lang w:eastAsia="he-IL"/>
          </w:rPr>
          <w:t xml:space="preserve">AS MADE </w:t>
        </w:r>
        <w:r w:rsidR="003176D0">
          <w:rPr>
            <w:rFonts w:ascii="Times New Roman" w:eastAsia="Times New Roman" w:hAnsi="Times New Roman" w:cs="David" w:hint="cs"/>
            <w:sz w:val="20"/>
            <w:szCs w:val="24"/>
            <w:rtl/>
            <w:lang w:eastAsia="he-IL"/>
          </w:rPr>
          <w:t xml:space="preserve"> באחריות הקבלן .</w:t>
        </w:r>
      </w:ins>
    </w:p>
    <w:p w14:paraId="56E0F3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EF95AE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F20368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61D92CF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w:t>
      </w:r>
      <w:r w:rsidRPr="00B27B4C">
        <w:rPr>
          <w:rFonts w:ascii="Times New Roman" w:eastAsia="Times New Roman" w:hAnsi="Times New Roman" w:cs="David"/>
          <w:sz w:val="20"/>
          <w:szCs w:val="24"/>
          <w:rtl/>
          <w:lang w:eastAsia="he-IL"/>
        </w:rPr>
        <w:lastRenderedPageBreak/>
        <w:t>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639DE71A"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3BB7AA3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1009A4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5CF1BB4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0AB46D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05C8DBE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5A9F3A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3F63938"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77FDFF78"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663E8E8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757407B7" w14:textId="1C6A18F2" w:rsidR="0046360F" w:rsidRPr="00B27B4C" w:rsidRDefault="00B27B4C" w:rsidP="00B37B6C">
      <w:pPr>
        <w:widowControl w:val="0"/>
        <w:numPr>
          <w:ilvl w:val="2"/>
          <w:numId w:val="1"/>
        </w:numPr>
        <w:spacing w:before="0" w:beforeAutospacing="0" w:after="200" w:afterAutospacing="0" w:line="240" w:lineRule="auto"/>
        <w:ind w:left="1507" w:hanging="373"/>
        <w:jc w:val="both"/>
        <w:rPr>
          <w:ins w:id="209" w:author="Avi Cohen" w:date="2020-08-09T13:48:00Z"/>
          <w:rFonts w:ascii="Times New Roman" w:eastAsia="Times New Roman" w:hAnsi="Times New Roman" w:cs="David"/>
          <w:sz w:val="20"/>
          <w:szCs w:val="24"/>
          <w:rtl/>
          <w:lang w:eastAsia="he-IL"/>
        </w:rPr>
      </w:pPr>
      <w:del w:id="210" w:author="Avi Cohen" w:date="2020-08-09T13:49:00Z">
        <w:r w:rsidRPr="00B27B4C" w:rsidDel="0046360F">
          <w:rPr>
            <w:rFonts w:ascii="Times New Roman" w:eastAsia="Times New Roman" w:hAnsi="Times New Roman" w:cs="David"/>
            <w:sz w:val="20"/>
            <w:szCs w:val="24"/>
            <w:rtl/>
            <w:lang w:eastAsia="he-IL"/>
          </w:rPr>
          <w:delText xml:space="preserve">על אף האמור בכל מקום אחר בחוזה </w:delText>
        </w:r>
        <w:r w:rsidRPr="00B27B4C" w:rsidDel="0046360F">
          <w:rPr>
            <w:rFonts w:ascii="Times New Roman" w:eastAsia="Times New Roman" w:hAnsi="Times New Roman" w:cs="David" w:hint="cs"/>
            <w:sz w:val="20"/>
            <w:szCs w:val="24"/>
            <w:rtl/>
            <w:lang w:eastAsia="he-IL"/>
          </w:rPr>
          <w:delText xml:space="preserve">זה על נספחיו, </w:delText>
        </w:r>
        <w:r w:rsidRPr="00B27B4C" w:rsidDel="0046360F">
          <w:rPr>
            <w:rFonts w:ascii="Times New Roman" w:eastAsia="Times New Roman" w:hAnsi="Times New Roman" w:cs="David"/>
            <w:sz w:val="20"/>
            <w:szCs w:val="24"/>
            <w:rtl/>
            <w:lang w:eastAsia="he-IL"/>
          </w:rPr>
          <w:delText>רשאי המזמין, לפי ש</w:delText>
        </w:r>
        <w:r w:rsidRPr="00B27B4C" w:rsidDel="0046360F">
          <w:rPr>
            <w:rFonts w:ascii="Times New Roman" w:eastAsia="Times New Roman" w:hAnsi="Times New Roman" w:cs="David" w:hint="cs"/>
            <w:sz w:val="20"/>
            <w:szCs w:val="24"/>
            <w:rtl/>
            <w:lang w:eastAsia="he-IL"/>
          </w:rPr>
          <w:delText>י</w:delText>
        </w:r>
        <w:r w:rsidRPr="00B27B4C" w:rsidDel="0046360F">
          <w:rPr>
            <w:rFonts w:ascii="Times New Roman" w:eastAsia="Times New Roman" w:hAnsi="Times New Roman" w:cs="David"/>
            <w:sz w:val="20"/>
            <w:szCs w:val="24"/>
            <w:rtl/>
            <w:lang w:eastAsia="he-IL"/>
          </w:rPr>
          <w:delText>קול דעתו הבלעדי, בכל עת ומסיבה כלשהי, להביא חוזה זה, כולו או מקצתו, לידי גמר על ידי מתן הודעה בכתב על כך למתכנן. ניתנה הודעה כאמור</w:delText>
        </w:r>
        <w:r w:rsidRPr="00B27B4C" w:rsidDel="0046360F">
          <w:rPr>
            <w:rFonts w:ascii="Times New Roman" w:eastAsia="Times New Roman" w:hAnsi="Times New Roman" w:cs="David" w:hint="cs"/>
            <w:sz w:val="20"/>
            <w:szCs w:val="24"/>
            <w:rtl/>
            <w:lang w:eastAsia="he-IL"/>
          </w:rPr>
          <w:delText>,</w:delText>
        </w:r>
        <w:r w:rsidRPr="00B27B4C" w:rsidDel="0046360F">
          <w:rPr>
            <w:rFonts w:ascii="Times New Roman" w:eastAsia="Times New Roman" w:hAnsi="Times New Roman" w:cs="David"/>
            <w:sz w:val="20"/>
            <w:szCs w:val="24"/>
            <w:rtl/>
            <w:lang w:eastAsia="he-IL"/>
          </w:rPr>
          <w:delText xml:space="preserve"> יבוא החוזה לידי גמר בתאריך הנקוב בהודעה אשר לא יהיה פחות מ</w:delText>
        </w:r>
        <w:r w:rsidRPr="00B27B4C" w:rsidDel="0046360F">
          <w:rPr>
            <w:rFonts w:ascii="Times New Roman" w:eastAsia="Times New Roman" w:hAnsi="Times New Roman" w:cs="David" w:hint="cs"/>
            <w:sz w:val="20"/>
            <w:szCs w:val="24"/>
            <w:rtl/>
            <w:lang w:eastAsia="he-IL"/>
          </w:rPr>
          <w:delText>-7</w:delText>
        </w:r>
        <w:r w:rsidRPr="00B27B4C" w:rsidDel="0046360F">
          <w:rPr>
            <w:rFonts w:ascii="Times New Roman" w:eastAsia="Times New Roman" w:hAnsi="Times New Roman" w:cs="David"/>
            <w:sz w:val="20"/>
            <w:szCs w:val="24"/>
            <w:rtl/>
            <w:lang w:eastAsia="he-IL"/>
          </w:rPr>
          <w:delText xml:space="preserve"> י</w:delText>
        </w:r>
        <w:r w:rsidRPr="00B27B4C" w:rsidDel="0046360F">
          <w:rPr>
            <w:rFonts w:ascii="Times New Roman" w:eastAsia="Times New Roman" w:hAnsi="Times New Roman" w:cs="David" w:hint="cs"/>
            <w:sz w:val="20"/>
            <w:szCs w:val="24"/>
            <w:rtl/>
            <w:lang w:eastAsia="he-IL"/>
          </w:rPr>
          <w:delText>מים</w:delText>
        </w:r>
        <w:r w:rsidRPr="00B27B4C" w:rsidDel="0046360F">
          <w:rPr>
            <w:rFonts w:ascii="Times New Roman" w:eastAsia="Times New Roman" w:hAnsi="Times New Roman" w:cs="David"/>
            <w:sz w:val="20"/>
            <w:szCs w:val="24"/>
            <w:rtl/>
            <w:lang w:eastAsia="he-IL"/>
          </w:rPr>
          <w:delText xml:space="preserve"> מיום משלוחה (להלן: "</w:delText>
        </w:r>
        <w:r w:rsidRPr="00B27B4C" w:rsidDel="0046360F">
          <w:rPr>
            <w:rFonts w:ascii="Times New Roman" w:eastAsia="Times New Roman" w:hAnsi="Times New Roman" w:cs="David"/>
            <w:b/>
            <w:bCs/>
            <w:sz w:val="20"/>
            <w:szCs w:val="24"/>
            <w:rtl/>
            <w:lang w:eastAsia="he-IL"/>
          </w:rPr>
          <w:delText>תאריך הפסקת השרות</w:delText>
        </w:r>
        <w:r w:rsidRPr="00B27B4C" w:rsidDel="0046360F">
          <w:rPr>
            <w:rFonts w:ascii="Times New Roman" w:eastAsia="Times New Roman" w:hAnsi="Times New Roman" w:cs="David"/>
            <w:sz w:val="20"/>
            <w:szCs w:val="24"/>
            <w:rtl/>
            <w:lang w:eastAsia="he-IL"/>
          </w:rPr>
          <w:delText>").</w:delText>
        </w:r>
      </w:del>
      <w:ins w:id="211" w:author="Avi Cohen" w:date="2020-08-09T13:48:00Z">
        <w:r w:rsidR="0046360F" w:rsidRPr="00B27B4C">
          <w:rPr>
            <w:rFonts w:ascii="Times New Roman" w:eastAsia="Times New Roman" w:hAnsi="Times New Roman" w:cs="David"/>
            <w:sz w:val="20"/>
            <w:szCs w:val="24"/>
            <w:rtl/>
            <w:lang w:eastAsia="he-IL"/>
          </w:rPr>
          <w:t xml:space="preserve">על אף האמור בכל מקום אחר בחוזה </w:t>
        </w:r>
        <w:r w:rsidR="0046360F" w:rsidRPr="00B27B4C">
          <w:rPr>
            <w:rFonts w:ascii="Times New Roman" w:eastAsia="Times New Roman" w:hAnsi="Times New Roman" w:cs="David" w:hint="cs"/>
            <w:sz w:val="20"/>
            <w:szCs w:val="24"/>
            <w:rtl/>
            <w:lang w:eastAsia="he-IL"/>
          </w:rPr>
          <w:t xml:space="preserve">זה על נספחיו, </w:t>
        </w:r>
        <w:r w:rsidR="0046360F" w:rsidRPr="00B27B4C">
          <w:rPr>
            <w:rFonts w:ascii="Times New Roman" w:eastAsia="Times New Roman" w:hAnsi="Times New Roman" w:cs="David"/>
            <w:sz w:val="20"/>
            <w:szCs w:val="24"/>
            <w:rtl/>
            <w:lang w:eastAsia="he-IL"/>
          </w:rPr>
          <w:t>רשאי המזמין, לפי ש</w:t>
        </w:r>
        <w:r w:rsidR="0046360F" w:rsidRPr="00B27B4C">
          <w:rPr>
            <w:rFonts w:ascii="Times New Roman" w:eastAsia="Times New Roman" w:hAnsi="Times New Roman" w:cs="David" w:hint="cs"/>
            <w:sz w:val="20"/>
            <w:szCs w:val="24"/>
            <w:rtl/>
            <w:lang w:eastAsia="he-IL"/>
          </w:rPr>
          <w:t>י</w:t>
        </w:r>
        <w:r w:rsidR="0046360F"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0046360F" w:rsidRPr="00B27B4C">
          <w:rPr>
            <w:rFonts w:ascii="Times New Roman" w:eastAsia="Times New Roman" w:hAnsi="Times New Roman" w:cs="David" w:hint="cs"/>
            <w:sz w:val="20"/>
            <w:szCs w:val="24"/>
            <w:rtl/>
            <w:lang w:eastAsia="he-IL"/>
          </w:rPr>
          <w:t>,</w:t>
        </w:r>
        <w:r w:rsidR="0046360F"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0046360F" w:rsidRPr="00B27B4C">
          <w:rPr>
            <w:rFonts w:ascii="Times New Roman" w:eastAsia="Times New Roman" w:hAnsi="Times New Roman" w:cs="David" w:hint="cs"/>
            <w:sz w:val="20"/>
            <w:szCs w:val="24"/>
            <w:rtl/>
            <w:lang w:eastAsia="he-IL"/>
          </w:rPr>
          <w:t>-</w:t>
        </w:r>
      </w:ins>
      <w:ins w:id="212" w:author="Avi Cohen" w:date="2020-09-21T13:42:00Z">
        <w:r w:rsidR="003176D0">
          <w:rPr>
            <w:rFonts w:ascii="Times New Roman" w:eastAsia="Times New Roman" w:hAnsi="Times New Roman" w:cs="David" w:hint="cs"/>
            <w:sz w:val="20"/>
            <w:szCs w:val="24"/>
            <w:rtl/>
            <w:lang w:eastAsia="he-IL"/>
          </w:rPr>
          <w:t xml:space="preserve">14 </w:t>
        </w:r>
      </w:ins>
      <w:ins w:id="213" w:author="Avi Cohen" w:date="2020-08-09T13:48:00Z">
        <w:r w:rsidR="0046360F" w:rsidRPr="00B27B4C">
          <w:rPr>
            <w:rFonts w:ascii="Times New Roman" w:eastAsia="Times New Roman" w:hAnsi="Times New Roman" w:cs="David"/>
            <w:sz w:val="20"/>
            <w:szCs w:val="24"/>
            <w:rtl/>
            <w:lang w:eastAsia="he-IL"/>
          </w:rPr>
          <w:t xml:space="preserve"> י</w:t>
        </w:r>
        <w:r w:rsidR="0046360F" w:rsidRPr="00B27B4C">
          <w:rPr>
            <w:rFonts w:ascii="Times New Roman" w:eastAsia="Times New Roman" w:hAnsi="Times New Roman" w:cs="David" w:hint="cs"/>
            <w:sz w:val="20"/>
            <w:szCs w:val="24"/>
            <w:rtl/>
            <w:lang w:eastAsia="he-IL"/>
          </w:rPr>
          <w:t>מים</w:t>
        </w:r>
        <w:r w:rsidR="0046360F" w:rsidRPr="00B27B4C">
          <w:rPr>
            <w:rFonts w:ascii="Times New Roman" w:eastAsia="Times New Roman" w:hAnsi="Times New Roman" w:cs="David"/>
            <w:sz w:val="20"/>
            <w:szCs w:val="24"/>
            <w:rtl/>
            <w:lang w:eastAsia="he-IL"/>
          </w:rPr>
          <w:t xml:space="preserve"> </w:t>
        </w:r>
      </w:ins>
      <w:ins w:id="214" w:author="Avi Cohen" w:date="2020-09-21T13:42:00Z">
        <w:r w:rsidR="003176D0">
          <w:rPr>
            <w:rFonts w:ascii="Times New Roman" w:eastAsia="Times New Roman" w:hAnsi="Times New Roman" w:cs="David" w:hint="cs"/>
            <w:sz w:val="20"/>
            <w:szCs w:val="24"/>
            <w:rtl/>
            <w:lang w:eastAsia="he-IL"/>
          </w:rPr>
          <w:t xml:space="preserve">קלנדריים </w:t>
        </w:r>
      </w:ins>
      <w:ins w:id="215" w:author="Avi Cohen" w:date="2020-08-09T13:48:00Z">
        <w:r w:rsidR="0046360F" w:rsidRPr="00B27B4C">
          <w:rPr>
            <w:rFonts w:ascii="Times New Roman" w:eastAsia="Times New Roman" w:hAnsi="Times New Roman" w:cs="David"/>
            <w:sz w:val="20"/>
            <w:szCs w:val="24"/>
            <w:rtl/>
            <w:lang w:eastAsia="he-IL"/>
          </w:rPr>
          <w:t>מיום משלוחה (להלן: "</w:t>
        </w:r>
        <w:r w:rsidR="0046360F" w:rsidRPr="00B27B4C">
          <w:rPr>
            <w:rFonts w:ascii="Times New Roman" w:eastAsia="Times New Roman" w:hAnsi="Times New Roman" w:cs="David"/>
            <w:b/>
            <w:bCs/>
            <w:sz w:val="20"/>
            <w:szCs w:val="24"/>
            <w:rtl/>
            <w:lang w:eastAsia="he-IL"/>
          </w:rPr>
          <w:t>תאריך הפסקת השרות</w:t>
        </w:r>
        <w:r w:rsidR="0046360F" w:rsidRPr="00B27B4C">
          <w:rPr>
            <w:rFonts w:ascii="Times New Roman" w:eastAsia="Times New Roman" w:hAnsi="Times New Roman" w:cs="David"/>
            <w:sz w:val="20"/>
            <w:szCs w:val="24"/>
            <w:rtl/>
            <w:lang w:eastAsia="he-IL"/>
          </w:rPr>
          <w:t>")</w:t>
        </w:r>
        <w:r w:rsidR="0046360F">
          <w:rPr>
            <w:rFonts w:ascii="Times New Roman" w:eastAsia="Times New Roman" w:hAnsi="Times New Roman" w:cs="David" w:hint="cs"/>
            <w:sz w:val="20"/>
            <w:szCs w:val="24"/>
            <w:rtl/>
            <w:lang w:eastAsia="he-IL"/>
          </w:rPr>
          <w:t xml:space="preserve"> </w:t>
        </w:r>
        <w:r w:rsidR="0046360F" w:rsidRPr="00CC40AC">
          <w:rPr>
            <w:rFonts w:ascii="Times New Roman" w:eastAsia="Times New Roman" w:hAnsi="Times New Roman" w:cs="David"/>
            <w:sz w:val="20"/>
            <w:szCs w:val="24"/>
            <w:rtl/>
            <w:lang w:eastAsia="he-IL"/>
          </w:rPr>
          <w:t xml:space="preserve">מבלי שהדבר ייחשב להפרת </w:t>
        </w:r>
        <w:r w:rsidR="0046360F">
          <w:rPr>
            <w:rFonts w:ascii="Times New Roman" w:eastAsia="Times New Roman" w:hAnsi="Times New Roman" w:cs="David" w:hint="cs"/>
            <w:sz w:val="20"/>
            <w:szCs w:val="24"/>
            <w:rtl/>
            <w:lang w:eastAsia="he-IL"/>
          </w:rPr>
          <w:t>חוזה</w:t>
        </w:r>
        <w:r w:rsidR="0046360F" w:rsidRPr="00CC40AC">
          <w:rPr>
            <w:rFonts w:ascii="Times New Roman" w:eastAsia="Times New Roman" w:hAnsi="Times New Roman" w:cs="David"/>
            <w:sz w:val="20"/>
            <w:szCs w:val="24"/>
            <w:rtl/>
            <w:lang w:eastAsia="he-IL"/>
          </w:rPr>
          <w:t xml:space="preserve"> זה על יד</w:t>
        </w:r>
        <w:r w:rsidR="0046360F">
          <w:rPr>
            <w:rFonts w:ascii="Times New Roman" w:eastAsia="Times New Roman" w:hAnsi="Times New Roman" w:cs="David" w:hint="cs"/>
            <w:sz w:val="20"/>
            <w:szCs w:val="24"/>
            <w:rtl/>
            <w:lang w:eastAsia="he-IL"/>
          </w:rPr>
          <w:t>י המזמין</w:t>
        </w:r>
        <w:r w:rsidR="0046360F" w:rsidRPr="00CC40AC">
          <w:rPr>
            <w:rFonts w:ascii="Times New Roman" w:eastAsia="Times New Roman" w:hAnsi="Times New Roman" w:cs="David"/>
            <w:sz w:val="20"/>
            <w:szCs w:val="24"/>
            <w:rtl/>
            <w:lang w:eastAsia="he-IL"/>
          </w:rPr>
          <w:t xml:space="preserve"> ומבלי ש</w:t>
        </w:r>
        <w:r w:rsidR="0046360F">
          <w:rPr>
            <w:rFonts w:ascii="Times New Roman" w:eastAsia="Times New Roman" w:hAnsi="Times New Roman" w:cs="David" w:hint="cs"/>
            <w:sz w:val="20"/>
            <w:szCs w:val="24"/>
            <w:rtl/>
            <w:lang w:eastAsia="he-IL"/>
          </w:rPr>
          <w:t xml:space="preserve">המזמין </w:t>
        </w:r>
        <w:r w:rsidR="0046360F" w:rsidRPr="00CC40AC">
          <w:rPr>
            <w:rFonts w:ascii="Times New Roman" w:eastAsia="Times New Roman" w:hAnsi="Times New Roman" w:cs="David"/>
            <w:sz w:val="20"/>
            <w:szCs w:val="24"/>
            <w:rtl/>
            <w:lang w:eastAsia="he-IL"/>
          </w:rPr>
          <w:t>יח</w:t>
        </w:r>
        <w:r w:rsidR="0046360F">
          <w:rPr>
            <w:rFonts w:ascii="Times New Roman" w:eastAsia="Times New Roman" w:hAnsi="Times New Roman" w:cs="David" w:hint="cs"/>
            <w:sz w:val="20"/>
            <w:szCs w:val="24"/>
            <w:rtl/>
            <w:lang w:eastAsia="he-IL"/>
          </w:rPr>
          <w:t>ו</w:t>
        </w:r>
        <w:r w:rsidR="0046360F" w:rsidRPr="00CC40AC">
          <w:rPr>
            <w:rFonts w:ascii="Times New Roman" w:eastAsia="Times New Roman" w:hAnsi="Times New Roman" w:cs="David"/>
            <w:sz w:val="20"/>
            <w:szCs w:val="24"/>
            <w:rtl/>
            <w:lang w:eastAsia="he-IL"/>
          </w:rPr>
          <w:t>יב בתשלום פיצוי כלשהו למתכנן</w:t>
        </w:r>
        <w:r w:rsidR="0046360F" w:rsidRPr="00B27B4C">
          <w:rPr>
            <w:rFonts w:ascii="Times New Roman" w:eastAsia="Times New Roman" w:hAnsi="Times New Roman" w:cs="David"/>
            <w:sz w:val="20"/>
            <w:szCs w:val="24"/>
            <w:rtl/>
            <w:lang w:eastAsia="he-IL"/>
          </w:rPr>
          <w:t>.</w:t>
        </w:r>
      </w:ins>
      <w:ins w:id="216" w:author="Avi Cohen" w:date="2020-08-09T13:49:00Z">
        <w:r w:rsidR="0046360F" w:rsidRPr="0046360F">
          <w:rPr>
            <w:rFonts w:ascii="Times New Roman" w:eastAsia="Times New Roman" w:hAnsi="Times New Roman" w:cs="David" w:hint="cs"/>
            <w:sz w:val="20"/>
            <w:szCs w:val="24"/>
            <w:rtl/>
            <w:lang w:eastAsia="he-IL"/>
          </w:rPr>
          <w:t xml:space="preserve"> </w:t>
        </w:r>
        <w:r w:rsidR="0046360F">
          <w:rPr>
            <w:rFonts w:ascii="Times New Roman" w:eastAsia="Times New Roman" w:hAnsi="Times New Roman" w:cs="David" w:hint="cs"/>
            <w:sz w:val="20"/>
            <w:szCs w:val="24"/>
            <w:rtl/>
            <w:lang w:eastAsia="he-IL"/>
          </w:rPr>
          <w:t>היועץ לא יהיה זכאי לפיצוי כלשהו בגין ההפסקה כאמור , למעט שכר טרחתו בעד חלק של עבודת התכנון אשר הוא ביצע עד להבאת ההסכם לידי הפסקה</w:t>
        </w:r>
      </w:ins>
    </w:p>
    <w:p w14:paraId="08EF0600" w14:textId="60196CDC" w:rsidR="00B27B4C" w:rsidRPr="00B27B4C" w:rsidRDefault="00B27B4C">
      <w:pPr>
        <w:widowControl w:val="0"/>
        <w:spacing w:before="0" w:beforeAutospacing="0" w:after="200" w:afterAutospacing="0" w:line="240" w:lineRule="auto"/>
        <w:ind w:left="1507"/>
        <w:jc w:val="both"/>
        <w:rPr>
          <w:rFonts w:ascii="Times New Roman" w:eastAsia="Times New Roman" w:hAnsi="Times New Roman" w:cs="David"/>
          <w:sz w:val="20"/>
          <w:szCs w:val="24"/>
          <w:rtl/>
          <w:lang w:eastAsia="he-IL"/>
        </w:rPr>
        <w:pPrChange w:id="217" w:author="Avi Cohen" w:date="2020-08-09T13:49:00Z">
          <w:pPr>
            <w:widowControl w:val="0"/>
            <w:numPr>
              <w:ilvl w:val="2"/>
              <w:numId w:val="1"/>
            </w:numPr>
            <w:tabs>
              <w:tab w:val="num" w:pos="1507"/>
            </w:tabs>
            <w:spacing w:before="0" w:beforeAutospacing="0" w:after="200" w:afterAutospacing="0" w:line="240" w:lineRule="auto"/>
            <w:ind w:left="1507" w:hanging="373"/>
            <w:jc w:val="both"/>
          </w:pPr>
        </w:pPrChange>
      </w:pPr>
    </w:p>
    <w:p w14:paraId="54C5D483"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44768D5E" w14:textId="56621BD3" w:rsidR="00B27B4C" w:rsidRPr="0019323D" w:rsidRDefault="00B27B4C" w:rsidP="0019323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highlight w:val="yellow"/>
          <w:rtl/>
          <w:lang w:eastAsia="he-IL"/>
          <w:rPrChange w:id="218" w:author="Avi Cohen" w:date="2020-11-22T14:58:00Z">
            <w:rPr>
              <w:rFonts w:ascii="Times New Roman" w:eastAsia="Times New Roman" w:hAnsi="Times New Roman" w:cs="David"/>
              <w:sz w:val="20"/>
              <w:szCs w:val="24"/>
              <w:rtl/>
              <w:lang w:eastAsia="he-IL"/>
            </w:rPr>
          </w:rPrChange>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w:t>
      </w:r>
      <w:r w:rsidRPr="00B27B4C">
        <w:rPr>
          <w:rFonts w:ascii="Times New Roman" w:eastAsia="Times New Roman" w:hAnsi="Times New Roman" w:cs="David"/>
          <w:sz w:val="20"/>
          <w:szCs w:val="24"/>
          <w:rtl/>
          <w:lang w:eastAsia="he-IL"/>
        </w:rPr>
        <w:lastRenderedPageBreak/>
        <w:t>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w:t>
      </w:r>
      <w:ins w:id="219" w:author="Avi Cohen" w:date="2020-11-22T14:57:00Z">
        <w:r w:rsidR="0019323D">
          <w:rPr>
            <w:rFonts w:ascii="Times New Roman" w:eastAsia="Times New Roman" w:hAnsi="Times New Roman" w:cs="David" w:hint="cs"/>
            <w:sz w:val="20"/>
            <w:szCs w:val="24"/>
            <w:rtl/>
            <w:lang w:eastAsia="he-IL"/>
          </w:rPr>
          <w:t xml:space="preserve"> . </w:t>
        </w:r>
      </w:ins>
      <w:r w:rsidRPr="00B27B4C">
        <w:rPr>
          <w:rFonts w:ascii="Times New Roman" w:eastAsia="Times New Roman" w:hAnsi="Times New Roman" w:cs="David"/>
          <w:sz w:val="20"/>
          <w:szCs w:val="24"/>
          <w:rtl/>
          <w:lang w:eastAsia="he-IL"/>
        </w:rPr>
        <w:t xml:space="preserve"> </w:t>
      </w:r>
      <w:del w:id="220" w:author="Avi Cohen" w:date="2020-11-22T14:57:00Z">
        <w:r w:rsidRPr="00B27B4C" w:rsidDel="0019323D">
          <w:rPr>
            <w:rFonts w:ascii="Times New Roman" w:eastAsia="Times New Roman" w:hAnsi="Times New Roman" w:cs="David"/>
            <w:sz w:val="20"/>
            <w:szCs w:val="24"/>
            <w:rtl/>
            <w:lang w:eastAsia="he-IL"/>
          </w:rPr>
          <w:delText>כאמור, בין ע</w:delText>
        </w:r>
        <w:r w:rsidRPr="00B27B4C" w:rsidDel="0019323D">
          <w:rPr>
            <w:rFonts w:ascii="Times New Roman" w:eastAsia="Times New Roman" w:hAnsi="Times New Roman" w:cs="David" w:hint="cs"/>
            <w:sz w:val="20"/>
            <w:szCs w:val="24"/>
            <w:rtl/>
            <w:lang w:eastAsia="he-IL"/>
          </w:rPr>
          <w:delText>ל פי</w:delText>
        </w:r>
        <w:r w:rsidRPr="00B27B4C" w:rsidDel="0019323D">
          <w:rPr>
            <w:rFonts w:ascii="Times New Roman" w:eastAsia="Times New Roman" w:hAnsi="Times New Roman" w:cs="David"/>
            <w:sz w:val="20"/>
            <w:szCs w:val="24"/>
            <w:rtl/>
            <w:lang w:eastAsia="he-IL"/>
          </w:rPr>
          <w:delText xml:space="preserve"> חוזה</w:delText>
        </w:r>
        <w:r w:rsidRPr="00B27B4C" w:rsidDel="0019323D">
          <w:rPr>
            <w:rFonts w:ascii="Times New Roman" w:eastAsia="Times New Roman" w:hAnsi="Times New Roman" w:cs="David" w:hint="cs"/>
            <w:sz w:val="20"/>
            <w:szCs w:val="24"/>
            <w:rtl/>
            <w:lang w:eastAsia="he-IL"/>
          </w:rPr>
          <w:delText xml:space="preserve"> זה</w:delText>
        </w:r>
        <w:r w:rsidRPr="00B27B4C" w:rsidDel="0019323D">
          <w:rPr>
            <w:rFonts w:ascii="Times New Roman" w:eastAsia="Times New Roman" w:hAnsi="Times New Roman" w:cs="David"/>
            <w:sz w:val="20"/>
            <w:szCs w:val="24"/>
            <w:rtl/>
            <w:lang w:eastAsia="he-IL"/>
          </w:rPr>
          <w:delText xml:space="preserve"> ובין מכוח עילה כלשהי ע</w:delText>
        </w:r>
        <w:r w:rsidRPr="00B27B4C" w:rsidDel="0019323D">
          <w:rPr>
            <w:rFonts w:ascii="Times New Roman" w:eastAsia="Times New Roman" w:hAnsi="Times New Roman" w:cs="David" w:hint="cs"/>
            <w:sz w:val="20"/>
            <w:szCs w:val="24"/>
            <w:rtl/>
            <w:lang w:eastAsia="he-IL"/>
          </w:rPr>
          <w:delText>ל פי</w:delText>
        </w:r>
        <w:r w:rsidRPr="00B27B4C" w:rsidDel="0019323D">
          <w:rPr>
            <w:rFonts w:ascii="Times New Roman" w:eastAsia="Times New Roman" w:hAnsi="Times New Roman" w:cs="David"/>
            <w:sz w:val="20"/>
            <w:szCs w:val="24"/>
            <w:rtl/>
            <w:lang w:eastAsia="he-IL"/>
          </w:rPr>
          <w:delText xml:space="preserve"> הדין.</w:delText>
        </w:r>
      </w:del>
      <w:ins w:id="221" w:author="Avi Cohen" w:date="2020-11-22T14:57:00Z">
        <w:r w:rsidR="0019323D">
          <w:rPr>
            <w:rFonts w:ascii="Times New Roman" w:eastAsia="Times New Roman" w:hAnsi="Times New Roman" w:cs="David" w:hint="cs"/>
            <w:sz w:val="20"/>
            <w:szCs w:val="24"/>
            <w:rtl/>
            <w:lang w:eastAsia="he-IL"/>
          </w:rPr>
          <w:t xml:space="preserve">  </w:t>
        </w:r>
        <w:r w:rsidR="0019323D">
          <w:rPr>
            <w:rFonts w:ascii="Times New Roman" w:eastAsia="Times New Roman" w:hAnsi="Times New Roman" w:cs="David"/>
            <w:sz w:val="20"/>
            <w:szCs w:val="24"/>
            <w:rtl/>
            <w:lang w:eastAsia="he-IL"/>
          </w:rPr>
          <w:t>–</w:t>
        </w:r>
        <w:r w:rsidR="0019323D">
          <w:rPr>
            <w:rFonts w:ascii="Times New Roman" w:eastAsia="Times New Roman" w:hAnsi="Times New Roman" w:cs="David" w:hint="cs"/>
            <w:sz w:val="20"/>
            <w:szCs w:val="24"/>
            <w:rtl/>
            <w:lang w:eastAsia="he-IL"/>
          </w:rPr>
          <w:t xml:space="preserve"> </w:t>
        </w:r>
        <w:r w:rsidR="0019323D" w:rsidRPr="0019323D">
          <w:rPr>
            <w:rFonts w:ascii="Times New Roman" w:eastAsia="Times New Roman" w:hAnsi="Times New Roman" w:cs="David" w:hint="cs"/>
            <w:sz w:val="20"/>
            <w:szCs w:val="24"/>
            <w:highlight w:val="yellow"/>
            <w:rtl/>
            <w:lang w:eastAsia="he-IL"/>
            <w:rPrChange w:id="222" w:author="Avi Cohen" w:date="2020-11-22T14:58:00Z">
              <w:rPr>
                <w:rFonts w:ascii="Times New Roman" w:eastAsia="Times New Roman" w:hAnsi="Times New Roman" w:cs="David" w:hint="cs"/>
                <w:sz w:val="20"/>
                <w:szCs w:val="24"/>
                <w:rtl/>
                <w:lang w:eastAsia="he-IL"/>
              </w:rPr>
            </w:rPrChange>
          </w:rPr>
          <w:t xml:space="preserve">אייל </w:t>
        </w:r>
      </w:ins>
      <w:ins w:id="223" w:author="Avi Cohen" w:date="2020-11-22T14:58:00Z">
        <w:r w:rsidR="0019323D" w:rsidRPr="0019323D">
          <w:rPr>
            <w:rFonts w:ascii="Times New Roman" w:eastAsia="Times New Roman" w:hAnsi="Times New Roman" w:cs="David"/>
            <w:sz w:val="20"/>
            <w:szCs w:val="24"/>
            <w:highlight w:val="yellow"/>
            <w:rtl/>
            <w:lang w:eastAsia="he-IL"/>
            <w:rPrChange w:id="224" w:author="Avi Cohen" w:date="2020-11-22T14:58:00Z">
              <w:rPr>
                <w:rFonts w:ascii="Times New Roman" w:eastAsia="Times New Roman" w:hAnsi="Times New Roman" w:cs="David"/>
                <w:sz w:val="20"/>
                <w:szCs w:val="24"/>
                <w:rtl/>
                <w:lang w:eastAsia="he-IL"/>
              </w:rPr>
            </w:rPrChange>
          </w:rPr>
          <w:t>–</w:t>
        </w:r>
      </w:ins>
      <w:ins w:id="225" w:author="Avi Cohen" w:date="2020-11-22T14:57:00Z">
        <w:r w:rsidR="0019323D" w:rsidRPr="0019323D">
          <w:rPr>
            <w:rFonts w:ascii="Times New Roman" w:eastAsia="Times New Roman" w:hAnsi="Times New Roman" w:cs="David" w:hint="cs"/>
            <w:sz w:val="20"/>
            <w:szCs w:val="24"/>
            <w:highlight w:val="yellow"/>
            <w:rtl/>
            <w:lang w:eastAsia="he-IL"/>
            <w:rPrChange w:id="226" w:author="Avi Cohen" w:date="2020-11-22T14:58:00Z">
              <w:rPr>
                <w:rFonts w:ascii="Times New Roman" w:eastAsia="Times New Roman" w:hAnsi="Times New Roman" w:cs="David" w:hint="cs"/>
                <w:sz w:val="20"/>
                <w:szCs w:val="24"/>
                <w:rtl/>
                <w:lang w:eastAsia="he-IL"/>
              </w:rPr>
            </w:rPrChange>
          </w:rPr>
          <w:t xml:space="preserve"> </w:t>
        </w:r>
      </w:ins>
      <w:ins w:id="227" w:author="Avi Cohen" w:date="2020-11-22T14:58:00Z">
        <w:r w:rsidR="0019323D" w:rsidRPr="0019323D">
          <w:rPr>
            <w:rFonts w:ascii="Times New Roman" w:eastAsia="Times New Roman" w:hAnsi="Times New Roman" w:cs="David" w:hint="cs"/>
            <w:sz w:val="20"/>
            <w:szCs w:val="24"/>
            <w:highlight w:val="yellow"/>
            <w:rtl/>
            <w:lang w:eastAsia="he-IL"/>
            <w:rPrChange w:id="228" w:author="Avi Cohen" w:date="2020-11-22T14:58:00Z">
              <w:rPr>
                <w:rFonts w:ascii="Times New Roman" w:eastAsia="Times New Roman" w:hAnsi="Times New Roman" w:cs="David" w:hint="cs"/>
                <w:sz w:val="20"/>
                <w:szCs w:val="24"/>
                <w:rtl/>
                <w:lang w:eastAsia="he-IL"/>
              </w:rPr>
            </w:rPrChange>
          </w:rPr>
          <w:t xml:space="preserve">מתכנן מבקש לבטל </w:t>
        </w:r>
        <w:r w:rsidR="0019323D" w:rsidRPr="0019323D">
          <w:rPr>
            <w:rFonts w:ascii="Times New Roman" w:eastAsia="Times New Roman" w:hAnsi="Times New Roman" w:cs="David"/>
            <w:sz w:val="20"/>
            <w:szCs w:val="24"/>
            <w:highlight w:val="yellow"/>
            <w:rtl/>
            <w:lang w:eastAsia="he-IL"/>
            <w:rPrChange w:id="229" w:author="Avi Cohen" w:date="2020-11-22T14:58:00Z">
              <w:rPr>
                <w:rFonts w:ascii="Times New Roman" w:eastAsia="Times New Roman" w:hAnsi="Times New Roman" w:cs="David"/>
                <w:sz w:val="20"/>
                <w:szCs w:val="24"/>
                <w:rtl/>
                <w:lang w:eastAsia="he-IL"/>
              </w:rPr>
            </w:rPrChange>
          </w:rPr>
          <w:t>–</w:t>
        </w:r>
        <w:r w:rsidR="0019323D" w:rsidRPr="0019323D">
          <w:rPr>
            <w:rFonts w:ascii="Times New Roman" w:eastAsia="Times New Roman" w:hAnsi="Times New Roman" w:cs="David" w:hint="cs"/>
            <w:sz w:val="20"/>
            <w:szCs w:val="24"/>
            <w:highlight w:val="yellow"/>
            <w:rtl/>
            <w:lang w:eastAsia="he-IL"/>
            <w:rPrChange w:id="230" w:author="Avi Cohen" w:date="2020-11-22T14:58:00Z">
              <w:rPr>
                <w:rFonts w:ascii="Times New Roman" w:eastAsia="Times New Roman" w:hAnsi="Times New Roman" w:cs="David" w:hint="cs"/>
                <w:sz w:val="20"/>
                <w:szCs w:val="24"/>
                <w:rtl/>
                <w:lang w:eastAsia="he-IL"/>
              </w:rPr>
            </w:rPrChange>
          </w:rPr>
          <w:t xml:space="preserve"> להתיחסותך . </w:t>
        </w:r>
      </w:ins>
    </w:p>
    <w:p w14:paraId="131A189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B2DBFE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5527EE7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62B8D89B" w14:textId="77777777" w:rsidR="00D94868" w:rsidRPr="00B27B4C" w:rsidRDefault="00D94868" w:rsidP="00D94868">
      <w:pPr>
        <w:widowControl w:val="0"/>
        <w:numPr>
          <w:ilvl w:val="2"/>
          <w:numId w:val="1"/>
        </w:numPr>
        <w:tabs>
          <w:tab w:val="clear" w:pos="1507"/>
          <w:tab w:val="num" w:pos="1224"/>
        </w:tabs>
        <w:spacing w:before="0" w:beforeAutospacing="0" w:after="200" w:afterAutospacing="0" w:line="240" w:lineRule="auto"/>
        <w:ind w:left="1508" w:hanging="374"/>
        <w:jc w:val="both"/>
        <w:rPr>
          <w:ins w:id="231" w:author="Avi Cohen" w:date="2020-08-09T13:51:00Z"/>
          <w:rFonts w:ascii="Times New Roman" w:eastAsia="Times New Roman" w:hAnsi="Times New Roman" w:cs="David"/>
          <w:sz w:val="20"/>
          <w:szCs w:val="24"/>
          <w:rtl/>
          <w:lang w:eastAsia="he-IL"/>
        </w:rPr>
      </w:pPr>
      <w:ins w:id="232" w:author="Avi Cohen" w:date="2020-08-09T13:51:00Z">
        <w:r w:rsidRPr="00B27B4C">
          <w:rPr>
            <w:rFonts w:ascii="Times New Roman" w:eastAsia="Times New Roman" w:hAnsi="Times New Roman" w:cs="David"/>
            <w:sz w:val="20"/>
            <w:szCs w:val="24"/>
            <w:rtl/>
            <w:lang w:eastAsia="he-IL"/>
          </w:rPr>
          <w:t xml:space="preserve">מבלי לגרוע מזכויות </w:t>
        </w:r>
        <w:r>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CC40AC">
          <w:rPr>
            <w:rFonts w:ascii="Times New Roman" w:eastAsia="Times New Roman" w:hAnsi="Times New Roman" w:cs="David"/>
            <w:sz w:val="20"/>
            <w:szCs w:val="24"/>
            <w:rtl/>
            <w:lang w:eastAsia="he-IL"/>
          </w:rPr>
          <w:t>וזאת מבלי לגרוע מזכויותיו של המזמין על פי כל דין ו/או הסכם</w:t>
        </w:r>
        <w:r>
          <w:rPr>
            <w:rFonts w:ascii="Times New Roman" w:eastAsia="Times New Roman" w:hAnsi="Times New Roman" w:cs="David" w:hint="cs"/>
            <w:sz w:val="20"/>
            <w:szCs w:val="24"/>
            <w:rtl/>
            <w:lang w:eastAsia="he-IL"/>
          </w:rPr>
          <w:t>,</w:t>
        </w:r>
        <w:r w:rsidRPr="00CC40A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בכל אחד מהמקרים הבאים:</w:t>
        </w:r>
      </w:ins>
    </w:p>
    <w:p w14:paraId="685AAEB0"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ins w:id="233" w:author="Avi Cohen" w:date="2020-08-09T13:51:00Z"/>
          <w:rFonts w:ascii="Times New Roman" w:eastAsia="Times New Roman" w:hAnsi="Times New Roman" w:cs="David"/>
          <w:sz w:val="20"/>
          <w:szCs w:val="24"/>
          <w:rtl/>
          <w:lang w:eastAsia="he-IL"/>
        </w:rPr>
      </w:pPr>
      <w:ins w:id="234" w:author="Avi Cohen" w:date="2020-08-09T13:51:00Z">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ins>
    </w:p>
    <w:p w14:paraId="79EC83DB" w14:textId="205EBD63" w:rsidR="00D94868" w:rsidRPr="00B27B4C" w:rsidRDefault="00D94868" w:rsidP="00B37B6C">
      <w:pPr>
        <w:widowControl w:val="0"/>
        <w:numPr>
          <w:ilvl w:val="3"/>
          <w:numId w:val="1"/>
        </w:numPr>
        <w:tabs>
          <w:tab w:val="left" w:pos="2357"/>
        </w:tabs>
        <w:spacing w:before="0" w:beforeAutospacing="0" w:after="200" w:afterAutospacing="0" w:line="240" w:lineRule="auto"/>
        <w:ind w:left="2359" w:hanging="142"/>
        <w:jc w:val="both"/>
        <w:rPr>
          <w:ins w:id="235" w:author="Avi Cohen" w:date="2020-08-09T13:51:00Z"/>
          <w:rFonts w:ascii="Times New Roman" w:eastAsia="Times New Roman" w:hAnsi="Times New Roman" w:cs="David"/>
          <w:sz w:val="20"/>
          <w:szCs w:val="24"/>
          <w:rtl/>
          <w:lang w:eastAsia="he-IL"/>
        </w:rPr>
      </w:pPr>
      <w:ins w:id="236" w:author="Avi Cohen" w:date="2020-08-09T13:51:00Z">
        <w:r w:rsidRPr="00B27B4C">
          <w:rPr>
            <w:rFonts w:ascii="Times New Roman" w:eastAsia="Times New Roman" w:hAnsi="Times New Roman" w:cs="David"/>
            <w:sz w:val="20"/>
            <w:szCs w:val="24"/>
            <w:rtl/>
            <w:lang w:eastAsia="he-IL"/>
          </w:rPr>
          <w:t>המזמין ה</w:t>
        </w:r>
      </w:ins>
      <w:ins w:id="237" w:author="Avi Cohen" w:date="2020-09-21T13:43:00Z">
        <w:r w:rsidR="003176D0">
          <w:rPr>
            <w:rFonts w:ascii="Times New Roman" w:eastAsia="Times New Roman" w:hAnsi="Times New Roman" w:cs="David" w:hint="cs"/>
            <w:sz w:val="20"/>
            <w:szCs w:val="24"/>
            <w:rtl/>
            <w:lang w:eastAsia="he-IL"/>
          </w:rPr>
          <w:t>י</w:t>
        </w:r>
      </w:ins>
      <w:ins w:id="238" w:author="Avi Cohen" w:date="2020-08-09T13:51:00Z">
        <w:r w:rsidRPr="00B27B4C">
          <w:rPr>
            <w:rFonts w:ascii="Times New Roman" w:eastAsia="Times New Roman" w:hAnsi="Times New Roman" w:cs="David"/>
            <w:sz w:val="20"/>
            <w:szCs w:val="24"/>
            <w:rtl/>
            <w:lang w:eastAsia="he-IL"/>
          </w:rPr>
          <w:t>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ins>
      <w:ins w:id="239" w:author="Avi Cohen" w:date="2020-09-21T13:43:00Z">
        <w:r w:rsidR="003176D0">
          <w:rPr>
            <w:rFonts w:ascii="Times New Roman" w:eastAsia="Times New Roman" w:hAnsi="Times New Roman" w:cs="David" w:hint="cs"/>
            <w:sz w:val="20"/>
            <w:szCs w:val="24"/>
            <w:rtl/>
            <w:lang w:eastAsia="he-IL"/>
          </w:rPr>
          <w:t>איפשר למתכנן פרק זמן של שבועיים</w:t>
        </w:r>
      </w:ins>
      <w:ins w:id="240" w:author="Avi Cohen" w:date="2020-10-19T12:27:00Z">
        <w:r w:rsidR="005F6CAF">
          <w:rPr>
            <w:rFonts w:ascii="Times New Roman" w:eastAsia="Times New Roman" w:hAnsi="Times New Roman" w:cs="David" w:hint="cs"/>
            <w:sz w:val="20"/>
            <w:szCs w:val="24"/>
            <w:rtl/>
            <w:lang w:eastAsia="he-IL"/>
          </w:rPr>
          <w:t xml:space="preserve"> </w:t>
        </w:r>
      </w:ins>
      <w:ins w:id="241" w:author="Avi Cohen" w:date="2020-09-21T13:43:00Z">
        <w:r w:rsidR="003176D0">
          <w:rPr>
            <w:rFonts w:ascii="Times New Roman" w:eastAsia="Times New Roman" w:hAnsi="Times New Roman" w:cs="David" w:hint="cs"/>
            <w:sz w:val="20"/>
            <w:szCs w:val="24"/>
            <w:rtl/>
            <w:lang w:eastAsia="he-IL"/>
          </w:rPr>
          <w:t xml:space="preserve">לתקן דרכיו , זאת לאחר שהתריע </w:t>
        </w:r>
      </w:ins>
      <w:ins w:id="242" w:author="Avi Cohen" w:date="2020-08-09T13:51:00Z">
        <w:r w:rsidRPr="00B27B4C">
          <w:rPr>
            <w:rFonts w:ascii="Times New Roman" w:eastAsia="Times New Roman" w:hAnsi="Times New Roman" w:cs="David"/>
            <w:sz w:val="20"/>
            <w:szCs w:val="24"/>
            <w:rtl/>
            <w:lang w:eastAsia="he-IL"/>
          </w:rPr>
          <w:t>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צועה </w:t>
        </w:r>
        <w:r w:rsidRPr="00CC40AC">
          <w:rPr>
            <w:rFonts w:ascii="Times New Roman" w:eastAsia="Times New Roman" w:hAnsi="Times New Roman" w:cs="David"/>
            <w:sz w:val="20"/>
            <w:szCs w:val="24"/>
            <w:rtl/>
            <w:lang w:eastAsia="he-IL"/>
          </w:rPr>
          <w:t xml:space="preserve">ברמה המקצועית </w:t>
        </w:r>
        <w:r>
          <w:rPr>
            <w:rFonts w:ascii="Times New Roman" w:eastAsia="Times New Roman" w:hAnsi="Times New Roman" w:cs="David" w:hint="cs"/>
            <w:sz w:val="20"/>
            <w:szCs w:val="24"/>
            <w:rtl/>
            <w:lang w:eastAsia="he-IL"/>
          </w:rPr>
          <w:t xml:space="preserve">הנדרשת </w:t>
        </w:r>
        <w:r w:rsidRPr="00B27B4C">
          <w:rPr>
            <w:rFonts w:ascii="Times New Roman" w:eastAsia="Times New Roman" w:hAnsi="Times New Roman" w:cs="David"/>
            <w:sz w:val="20"/>
            <w:szCs w:val="24"/>
            <w:rtl/>
            <w:lang w:eastAsia="he-IL"/>
          </w:rPr>
          <w:t xml:space="preserve">ו/או התקדמותה וסיומה לפי לוח הזמנים, והמתכנן לא נקט בצעדים המבטיחים </w:t>
        </w:r>
        <w:r w:rsidRPr="00B27B4C">
          <w:rPr>
            <w:rFonts w:ascii="Times New Roman" w:eastAsia="Times New Roman" w:hAnsi="Times New Roman" w:cs="David"/>
            <w:sz w:val="20"/>
            <w:szCs w:val="24"/>
            <w:rtl/>
            <w:lang w:eastAsia="he-IL"/>
          </w:rPr>
          <w:lastRenderedPageBreak/>
          <w:t>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ins>
    </w:p>
    <w:p w14:paraId="018B544F"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ins w:id="243" w:author="Avi Cohen" w:date="2020-08-09T13:51:00Z"/>
          <w:rFonts w:ascii="Times New Roman" w:eastAsia="Times New Roman" w:hAnsi="Times New Roman" w:cs="David"/>
          <w:sz w:val="20"/>
          <w:szCs w:val="24"/>
          <w:rtl/>
          <w:lang w:eastAsia="he-IL"/>
        </w:rPr>
      </w:pPr>
      <w:ins w:id="244" w:author="Avi Cohen" w:date="2020-08-09T13:51:00Z">
        <w:r w:rsidRPr="00B27B4C">
          <w:rPr>
            <w:rFonts w:ascii="Times New Roman" w:eastAsia="Times New Roman" w:hAnsi="Times New Roman" w:cs="David"/>
            <w:sz w:val="20"/>
            <w:szCs w:val="24"/>
            <w:rtl/>
            <w:lang w:eastAsia="he-IL"/>
          </w:rPr>
          <w:t>המתכנן הפר את הוראת סעיף 7.5 לעיל.</w:t>
        </w:r>
      </w:ins>
    </w:p>
    <w:p w14:paraId="592E15F7"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ins w:id="245" w:author="Avi Cohen" w:date="2020-08-09T13:51:00Z"/>
          <w:rFonts w:ascii="Times New Roman" w:eastAsia="Times New Roman" w:hAnsi="Times New Roman" w:cs="David"/>
          <w:sz w:val="20"/>
          <w:szCs w:val="24"/>
          <w:lang w:eastAsia="he-IL"/>
        </w:rPr>
      </w:pPr>
      <w:ins w:id="246" w:author="Avi Cohen" w:date="2020-08-09T13:51:00Z">
        <w:r w:rsidRPr="00B27B4C">
          <w:rPr>
            <w:rFonts w:ascii="Times New Roman" w:eastAsia="Times New Roman" w:hAnsi="Times New Roman" w:cs="David"/>
            <w:sz w:val="20"/>
            <w:szCs w:val="24"/>
            <w:rtl/>
            <w:lang w:eastAsia="he-IL"/>
          </w:rPr>
          <w:t>נבצר מהמתכנן או מהמנהל הראשי לקיים את ה</w:t>
        </w:r>
        <w:r w:rsidRPr="00B27B4C">
          <w:rPr>
            <w:rFonts w:ascii="Times New Roman" w:eastAsia="Times New Roman" w:hAnsi="Times New Roman" w:cs="David" w:hint="cs"/>
            <w:sz w:val="20"/>
            <w:szCs w:val="24"/>
            <w:rtl/>
            <w:lang w:eastAsia="he-IL"/>
          </w:rPr>
          <w:t xml:space="preserve">וראות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לפעולה משפטית או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שירותי המתכנן או אם ארע אירוע דומה.</w:t>
        </w:r>
      </w:ins>
    </w:p>
    <w:p w14:paraId="7F9C8E4A" w14:textId="77777777" w:rsidR="003176D0" w:rsidRDefault="003176D0" w:rsidP="00B37B6C">
      <w:pPr>
        <w:widowControl w:val="0"/>
        <w:numPr>
          <w:ilvl w:val="3"/>
          <w:numId w:val="1"/>
        </w:numPr>
        <w:tabs>
          <w:tab w:val="left" w:pos="2357"/>
        </w:tabs>
        <w:spacing w:before="0" w:beforeAutospacing="0" w:after="200" w:afterAutospacing="0" w:line="240" w:lineRule="auto"/>
        <w:ind w:left="2359" w:hanging="142"/>
        <w:jc w:val="both"/>
        <w:rPr>
          <w:ins w:id="247" w:author="Avi Cohen" w:date="2020-09-21T13:44:00Z"/>
          <w:rFonts w:ascii="Times New Roman" w:eastAsia="Times New Roman" w:hAnsi="Times New Roman" w:cs="David"/>
          <w:sz w:val="20"/>
          <w:szCs w:val="24"/>
          <w:lang w:eastAsia="he-IL"/>
        </w:rPr>
      </w:pPr>
      <w:ins w:id="248" w:author="Avi Cohen" w:date="2020-09-21T13:44:00Z">
        <w:r w:rsidRPr="003176D0">
          <w:rPr>
            <w:rFonts w:ascii="Times New Roman" w:eastAsia="Times New Roman" w:hAnsi="Times New Roman" w:cs="David" w:hint="eastAsia"/>
            <w:sz w:val="20"/>
            <w:szCs w:val="24"/>
            <w:rtl/>
            <w:lang w:eastAsia="he-IL"/>
          </w:rPr>
          <w:t>מבוטל</w:t>
        </w:r>
        <w:r w:rsidRPr="003176D0">
          <w:rPr>
            <w:rFonts w:ascii="Times New Roman" w:eastAsia="Times New Roman" w:hAnsi="Times New Roman" w:cs="David"/>
            <w:sz w:val="20"/>
            <w:szCs w:val="24"/>
            <w:rtl/>
            <w:lang w:eastAsia="he-IL"/>
          </w:rPr>
          <w:t xml:space="preserve"> </w:t>
        </w:r>
      </w:ins>
    </w:p>
    <w:p w14:paraId="1CA2F74D" w14:textId="340BA7D7" w:rsidR="00D94868" w:rsidRPr="003176D0" w:rsidRDefault="00D94868" w:rsidP="006C74EA">
      <w:pPr>
        <w:widowControl w:val="0"/>
        <w:numPr>
          <w:ilvl w:val="3"/>
          <w:numId w:val="1"/>
        </w:numPr>
        <w:tabs>
          <w:tab w:val="left" w:pos="2357"/>
        </w:tabs>
        <w:spacing w:before="0" w:beforeAutospacing="0" w:after="200" w:afterAutospacing="0" w:line="240" w:lineRule="auto"/>
        <w:ind w:left="2359" w:hanging="142"/>
        <w:jc w:val="both"/>
        <w:rPr>
          <w:ins w:id="249" w:author="Avi Cohen" w:date="2020-08-09T13:51:00Z"/>
          <w:rFonts w:ascii="Times New Roman" w:eastAsia="Times New Roman" w:hAnsi="Times New Roman" w:cs="David"/>
          <w:sz w:val="20"/>
          <w:szCs w:val="24"/>
          <w:lang w:eastAsia="he-IL"/>
        </w:rPr>
      </w:pPr>
      <w:ins w:id="250" w:author="Avi Cohen" w:date="2020-08-09T13:51:00Z">
        <w:r w:rsidRPr="003176D0">
          <w:rPr>
            <w:rFonts w:ascii="Times New Roman" w:eastAsia="Times New Roman" w:hAnsi="Times New Roman" w:cs="David"/>
            <w:sz w:val="20"/>
            <w:szCs w:val="24"/>
            <w:rtl/>
            <w:lang w:eastAsia="he-IL"/>
          </w:rPr>
          <w:t xml:space="preserve">הוצא נגד המתכנן צו פירוק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כינוס נכסים או שקיבל החלטה על פירוק מרצון או הוצא נגדו צו כינוס נכסים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הוכרז פושט רגל או שמונה לו כונס נכסים או מפרק או </w:t>
        </w:r>
        <w:r w:rsidRPr="003176D0">
          <w:rPr>
            <w:rFonts w:ascii="Times New Roman" w:eastAsia="Times New Roman" w:hAnsi="Times New Roman" w:cs="David" w:hint="eastAsia"/>
            <w:sz w:val="20"/>
            <w:szCs w:val="24"/>
            <w:rtl/>
            <w:lang w:eastAsia="he-IL"/>
          </w:rPr>
          <w:t>נאמן</w:t>
        </w:r>
        <w:r w:rsidRPr="003176D0">
          <w:rPr>
            <w:rFonts w:ascii="Times New Roman" w:eastAsia="Times New Roman" w:hAnsi="Times New Roman" w:cs="David"/>
            <w:sz w:val="20"/>
            <w:szCs w:val="24"/>
            <w:rtl/>
            <w:lang w:eastAsia="he-IL"/>
          </w:rPr>
          <w:t xml:space="preserve"> או שהגיע להסדר נושים עם נושיו או שהציע להם להגיע להסדר נושים או שניתן בעניינו צו הקפאת הליכים או ננקטו כנגדו הליכים אחרים כלשהם הנוגעים לחדלות פירעון, בין באופן זמני ובין באופן קבוע, ובלבד ש</w:t>
        </w:r>
        <w:r w:rsidRPr="003176D0">
          <w:rPr>
            <w:rFonts w:ascii="Times New Roman" w:eastAsia="Times New Roman" w:hAnsi="Times New Roman" w:cs="David" w:hint="eastAsia"/>
            <w:sz w:val="20"/>
            <w:szCs w:val="24"/>
            <w:rtl/>
            <w:lang w:eastAsia="he-IL"/>
          </w:rPr>
          <w:t>כל</w:t>
        </w:r>
        <w:r w:rsidRPr="003176D0">
          <w:rPr>
            <w:rFonts w:ascii="Times New Roman" w:eastAsia="Times New Roman" w:hAnsi="Times New Roman" w:cs="David"/>
            <w:sz w:val="20"/>
            <w:szCs w:val="24"/>
            <w:rtl/>
            <w:lang w:eastAsia="he-IL"/>
          </w:rPr>
          <w:t xml:space="preserve"> צו או החלטה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הצעה או מינוי </w:t>
        </w:r>
        <w:r w:rsidRPr="003176D0">
          <w:rPr>
            <w:rFonts w:ascii="Times New Roman" w:eastAsia="Times New Roman" w:hAnsi="Times New Roman" w:cs="David" w:hint="eastAsia"/>
            <w:sz w:val="20"/>
            <w:szCs w:val="24"/>
            <w:rtl/>
            <w:lang w:eastAsia="he-IL"/>
          </w:rPr>
          <w:t>הליך</w:t>
        </w:r>
        <w:r w:rsidRPr="003176D0">
          <w:rPr>
            <w:rFonts w:ascii="Times New Roman" w:eastAsia="Times New Roman" w:hAnsi="Times New Roman" w:cs="David"/>
            <w:sz w:val="20"/>
            <w:szCs w:val="24"/>
            <w:rtl/>
            <w:lang w:eastAsia="he-IL"/>
          </w:rPr>
          <w:t xml:space="preserve"> כאמור לא בוטל בתוך 21 ימים ממועד נתינתם.</w:t>
        </w:r>
      </w:ins>
    </w:p>
    <w:p w14:paraId="32F60BC8" w14:textId="77777777" w:rsidR="00D94868" w:rsidRDefault="00D94868" w:rsidP="00D94868">
      <w:pPr>
        <w:widowControl w:val="0"/>
        <w:numPr>
          <w:ilvl w:val="3"/>
          <w:numId w:val="1"/>
        </w:numPr>
        <w:tabs>
          <w:tab w:val="left" w:pos="2357"/>
        </w:tabs>
        <w:spacing w:before="0" w:beforeAutospacing="0" w:after="200" w:afterAutospacing="0" w:line="240" w:lineRule="auto"/>
        <w:ind w:left="2359" w:hanging="142"/>
        <w:jc w:val="both"/>
        <w:rPr>
          <w:ins w:id="251" w:author="Avi Cohen" w:date="2020-08-09T13:51:00Z"/>
          <w:rFonts w:ascii="Times New Roman" w:eastAsia="Times New Roman" w:hAnsi="Times New Roman" w:cs="David"/>
          <w:sz w:val="20"/>
          <w:szCs w:val="24"/>
          <w:lang w:eastAsia="he-IL"/>
        </w:rPr>
      </w:pPr>
      <w:ins w:id="252" w:author="Avi Cohen" w:date="2020-08-09T13:51:00Z">
        <w:r w:rsidRPr="00CC40AC">
          <w:rPr>
            <w:rFonts w:ascii="Times New Roman" w:eastAsia="Times New Roman" w:hAnsi="Times New Roman" w:cs="David" w:hint="cs"/>
            <w:sz w:val="20"/>
            <w:szCs w:val="24"/>
            <w:rtl/>
            <w:lang w:eastAsia="he-IL"/>
          </w:rPr>
          <w:t>המתכנן ה</w:t>
        </w:r>
        <w:r w:rsidRPr="00CC40AC">
          <w:rPr>
            <w:rFonts w:ascii="Times New Roman" w:eastAsia="Times New Roman" w:hAnsi="Times New Roman" w:cs="David"/>
            <w:sz w:val="20"/>
            <w:szCs w:val="24"/>
            <w:rtl/>
            <w:lang w:eastAsia="he-IL"/>
          </w:rPr>
          <w:t xml:space="preserve">פסיק לקיים שגרת עבודה סדירה </w:t>
        </w:r>
        <w:r w:rsidRPr="00CC40AC">
          <w:rPr>
            <w:rFonts w:ascii="Times New Roman" w:eastAsia="Times New Roman" w:hAnsi="Times New Roman" w:cs="David" w:hint="cs"/>
            <w:sz w:val="20"/>
            <w:szCs w:val="24"/>
            <w:rtl/>
            <w:lang w:eastAsia="he-IL"/>
          </w:rPr>
          <w:t xml:space="preserve">ורצופה </w:t>
        </w:r>
        <w:r w:rsidRPr="00CC40AC">
          <w:rPr>
            <w:rFonts w:ascii="Times New Roman" w:eastAsia="Times New Roman" w:hAnsi="Times New Roman" w:cs="David"/>
            <w:sz w:val="20"/>
            <w:szCs w:val="24"/>
            <w:rtl/>
            <w:lang w:eastAsia="he-IL"/>
          </w:rPr>
          <w:t>וסגר את עסקיו לתקופה העולה על</w:t>
        </w:r>
        <w:r w:rsidRPr="00CC40AC">
          <w:rPr>
            <w:rFonts w:ascii="Times New Roman" w:eastAsia="Times New Roman" w:hAnsi="Times New Roman" w:cs="David"/>
            <w:sz w:val="20"/>
            <w:szCs w:val="24"/>
            <w:lang w:eastAsia="he-IL"/>
          </w:rPr>
          <w:t xml:space="preserve"> </w:t>
        </w:r>
        <w:r w:rsidRPr="00CC40AC">
          <w:rPr>
            <w:rFonts w:ascii="Times New Roman" w:eastAsia="Times New Roman" w:hAnsi="Times New Roman" w:cs="David" w:hint="cs"/>
            <w:sz w:val="20"/>
            <w:szCs w:val="24"/>
            <w:rtl/>
            <w:lang w:eastAsia="he-IL"/>
          </w:rPr>
          <w:t>10</w:t>
        </w:r>
        <w:r w:rsidRPr="00CC40AC">
          <w:rPr>
            <w:rFonts w:ascii="Times New Roman" w:eastAsia="Times New Roman" w:hAnsi="Times New Roman" w:cs="David"/>
            <w:sz w:val="20"/>
            <w:szCs w:val="24"/>
            <w:rtl/>
            <w:lang w:eastAsia="he-IL"/>
          </w:rPr>
          <w:t xml:space="preserve"> </w:t>
        </w:r>
        <w:r w:rsidRPr="00CC40AC">
          <w:rPr>
            <w:rFonts w:ascii="Times New Roman" w:eastAsia="Times New Roman" w:hAnsi="Times New Roman" w:cs="David" w:hint="cs"/>
            <w:sz w:val="20"/>
            <w:szCs w:val="24"/>
            <w:rtl/>
            <w:lang w:eastAsia="he-IL"/>
          </w:rPr>
          <w:t>ימים</w:t>
        </w:r>
        <w:r>
          <w:rPr>
            <w:rFonts w:ascii="Times New Roman" w:eastAsia="Times New Roman" w:hAnsi="Times New Roman" w:cs="David" w:hint="cs"/>
            <w:sz w:val="20"/>
            <w:szCs w:val="24"/>
            <w:rtl/>
            <w:lang w:eastAsia="he-IL"/>
          </w:rPr>
          <w:t>.</w:t>
        </w:r>
      </w:ins>
    </w:p>
    <w:p w14:paraId="242EC416"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ins w:id="253" w:author="Avi Cohen" w:date="2020-08-09T13:51:00Z"/>
          <w:rFonts w:ascii="Times New Roman" w:eastAsia="Times New Roman" w:hAnsi="Times New Roman" w:cs="David"/>
          <w:sz w:val="20"/>
          <w:szCs w:val="24"/>
          <w:rtl/>
          <w:lang w:eastAsia="he-IL"/>
        </w:rPr>
      </w:pPr>
      <w:ins w:id="254" w:author="Avi Cohen" w:date="2020-08-09T13:51:00Z">
        <w:r w:rsidRPr="00CC40AC">
          <w:rPr>
            <w:rFonts w:ascii="Times New Roman" w:eastAsia="Times New Roman" w:hAnsi="Times New Roman" w:cs="David"/>
            <w:sz w:val="20"/>
            <w:szCs w:val="24"/>
            <w:rtl/>
            <w:lang w:eastAsia="he-IL"/>
          </w:rPr>
          <w:t>פקע הב</w:t>
        </w:r>
        <w:r w:rsidRPr="00CC40AC">
          <w:rPr>
            <w:rFonts w:ascii="Times New Roman" w:eastAsia="Times New Roman" w:hAnsi="Times New Roman" w:cs="David" w:hint="cs"/>
            <w:sz w:val="20"/>
            <w:szCs w:val="24"/>
            <w:rtl/>
            <w:lang w:eastAsia="he-IL"/>
          </w:rPr>
          <w:t>י</w:t>
        </w:r>
        <w:r w:rsidRPr="00CC40AC">
          <w:rPr>
            <w:rFonts w:ascii="Times New Roman" w:eastAsia="Times New Roman" w:hAnsi="Times New Roman" w:cs="David"/>
            <w:sz w:val="20"/>
            <w:szCs w:val="24"/>
            <w:rtl/>
            <w:lang w:eastAsia="he-IL"/>
          </w:rPr>
          <w:t>טוח של המתכנן</w:t>
        </w:r>
        <w:r w:rsidRPr="00CC40AC">
          <w:rPr>
            <w:rFonts w:ascii="Times New Roman" w:eastAsia="Times New Roman" w:hAnsi="Times New Roman" w:cs="David" w:hint="cs"/>
            <w:sz w:val="20"/>
            <w:szCs w:val="24"/>
            <w:rtl/>
            <w:lang w:eastAsia="he-IL"/>
          </w:rPr>
          <w:t xml:space="preserve"> הנדרש על פי הוראות </w:t>
        </w:r>
        <w:r>
          <w:rPr>
            <w:rFonts w:ascii="Times New Roman" w:eastAsia="Times New Roman" w:hAnsi="Times New Roman" w:cs="David" w:hint="cs"/>
            <w:sz w:val="20"/>
            <w:szCs w:val="24"/>
            <w:rtl/>
            <w:lang w:eastAsia="he-IL"/>
          </w:rPr>
          <w:t>חוזה</w:t>
        </w:r>
        <w:r w:rsidRPr="00CC40AC">
          <w:rPr>
            <w:rFonts w:ascii="Times New Roman" w:eastAsia="Times New Roman" w:hAnsi="Times New Roman" w:cs="David" w:hint="cs"/>
            <w:sz w:val="20"/>
            <w:szCs w:val="24"/>
            <w:rtl/>
            <w:lang w:eastAsia="he-IL"/>
          </w:rPr>
          <w:t xml:space="preserve"> זה</w:t>
        </w:r>
        <w:r w:rsidRPr="00CC40AC">
          <w:rPr>
            <w:rFonts w:ascii="Times New Roman" w:eastAsia="Times New Roman" w:hAnsi="Times New Roman" w:cs="David"/>
            <w:sz w:val="20"/>
            <w:szCs w:val="24"/>
            <w:rtl/>
            <w:lang w:eastAsia="he-IL"/>
          </w:rPr>
          <w:t xml:space="preserve"> או שהב</w:t>
        </w:r>
        <w:r w:rsidRPr="00CC40AC">
          <w:rPr>
            <w:rFonts w:ascii="Times New Roman" w:eastAsia="Times New Roman" w:hAnsi="Times New Roman" w:cs="David" w:hint="cs"/>
            <w:sz w:val="20"/>
            <w:szCs w:val="24"/>
            <w:rtl/>
            <w:lang w:eastAsia="he-IL"/>
          </w:rPr>
          <w:t>י</w:t>
        </w:r>
        <w:r w:rsidRPr="00CC40AC">
          <w:rPr>
            <w:rFonts w:ascii="Times New Roman" w:eastAsia="Times New Roman" w:hAnsi="Times New Roman" w:cs="David"/>
            <w:sz w:val="20"/>
            <w:szCs w:val="24"/>
            <w:rtl/>
            <w:lang w:eastAsia="he-IL"/>
          </w:rPr>
          <w:t xml:space="preserve">טוח אינו עונה על </w:t>
        </w:r>
        <w:r w:rsidRPr="00CC40AC">
          <w:rPr>
            <w:rFonts w:ascii="Times New Roman" w:eastAsia="Times New Roman" w:hAnsi="Times New Roman" w:cs="David"/>
            <w:sz w:val="20"/>
            <w:szCs w:val="24"/>
            <w:rtl/>
            <w:lang w:eastAsia="he-IL"/>
          </w:rPr>
          <w:lastRenderedPageBreak/>
          <w:t xml:space="preserve">דרישות הסכם זה ולא חודש בתוך </w:t>
        </w:r>
        <w:r w:rsidRPr="00CC40AC">
          <w:rPr>
            <w:rFonts w:ascii="Times New Roman" w:eastAsia="Times New Roman" w:hAnsi="Times New Roman" w:cs="David" w:hint="cs"/>
            <w:sz w:val="20"/>
            <w:szCs w:val="24"/>
            <w:rtl/>
            <w:lang w:eastAsia="he-IL"/>
          </w:rPr>
          <w:t>3</w:t>
        </w:r>
        <w:r w:rsidRPr="00CC40AC">
          <w:rPr>
            <w:rFonts w:ascii="Times New Roman" w:eastAsia="Times New Roman" w:hAnsi="Times New Roman" w:cs="David"/>
            <w:sz w:val="20"/>
            <w:szCs w:val="24"/>
            <w:rtl/>
            <w:lang w:eastAsia="he-IL"/>
          </w:rPr>
          <w:t xml:space="preserve"> ימי עסקים מדרישת ה</w:t>
        </w:r>
        <w:r>
          <w:rPr>
            <w:rFonts w:ascii="Times New Roman" w:eastAsia="Times New Roman" w:hAnsi="Times New Roman" w:cs="David" w:hint="cs"/>
            <w:sz w:val="20"/>
            <w:szCs w:val="24"/>
            <w:rtl/>
            <w:lang w:eastAsia="he-IL"/>
          </w:rPr>
          <w:t>מנהל</w:t>
        </w:r>
        <w:r w:rsidRPr="00CC40AC">
          <w:rPr>
            <w:rFonts w:ascii="Times New Roman" w:eastAsia="Times New Roman" w:hAnsi="Times New Roman" w:cs="David"/>
            <w:sz w:val="20"/>
            <w:szCs w:val="24"/>
            <w:rtl/>
            <w:lang w:eastAsia="he-IL"/>
          </w:rPr>
          <w:t xml:space="preserve"> ו/או המזמין</w:t>
        </w:r>
        <w:r>
          <w:rPr>
            <w:rFonts w:ascii="Times New Roman" w:eastAsia="Times New Roman" w:hAnsi="Times New Roman" w:cs="David" w:hint="cs"/>
            <w:sz w:val="20"/>
            <w:szCs w:val="24"/>
            <w:rtl/>
            <w:lang w:eastAsia="he-IL"/>
          </w:rPr>
          <w:t>.</w:t>
        </w:r>
      </w:ins>
    </w:p>
    <w:p w14:paraId="31253DF6" w14:textId="77777777" w:rsidR="00D94868" w:rsidRPr="00B27B4C" w:rsidRDefault="00D94868" w:rsidP="00D94868">
      <w:pPr>
        <w:widowControl w:val="0"/>
        <w:numPr>
          <w:ilvl w:val="2"/>
          <w:numId w:val="1"/>
        </w:numPr>
        <w:tabs>
          <w:tab w:val="clear" w:pos="1507"/>
          <w:tab w:val="num" w:pos="1224"/>
        </w:tabs>
        <w:spacing w:before="0" w:beforeAutospacing="0" w:after="200" w:afterAutospacing="0" w:line="240" w:lineRule="auto"/>
        <w:ind w:left="1508" w:hanging="374"/>
        <w:jc w:val="both"/>
        <w:rPr>
          <w:ins w:id="255" w:author="Avi Cohen" w:date="2020-08-09T13:51:00Z"/>
          <w:rFonts w:ascii="Times New Roman" w:eastAsia="Times New Roman" w:hAnsi="Times New Roman" w:cs="David"/>
          <w:sz w:val="20"/>
          <w:szCs w:val="24"/>
          <w:rtl/>
          <w:lang w:eastAsia="he-IL"/>
        </w:rPr>
      </w:pPr>
      <w:ins w:id="256" w:author="Avi Cohen" w:date="2020-08-09T13:51:00Z">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ins>
    </w:p>
    <w:p w14:paraId="7CC6C228" w14:textId="24936E5C" w:rsidR="00D94868" w:rsidRPr="0019323D" w:rsidRDefault="00D94868" w:rsidP="00D94868">
      <w:pPr>
        <w:widowControl w:val="0"/>
        <w:numPr>
          <w:ilvl w:val="2"/>
          <w:numId w:val="1"/>
        </w:numPr>
        <w:tabs>
          <w:tab w:val="clear" w:pos="1507"/>
          <w:tab w:val="num" w:pos="1224"/>
        </w:tabs>
        <w:spacing w:before="0" w:beforeAutospacing="0" w:after="200" w:afterAutospacing="0" w:line="240" w:lineRule="auto"/>
        <w:ind w:left="1508" w:hanging="374"/>
        <w:jc w:val="both"/>
        <w:rPr>
          <w:ins w:id="257" w:author="Avi Cohen" w:date="2020-08-09T13:51:00Z"/>
          <w:rFonts w:ascii="Times New Roman" w:eastAsia="Times New Roman" w:hAnsi="Times New Roman" w:cs="David"/>
          <w:b/>
          <w:bCs/>
          <w:sz w:val="20"/>
          <w:szCs w:val="24"/>
          <w:highlight w:val="yellow"/>
          <w:u w:val="single"/>
          <w:rtl/>
          <w:lang w:eastAsia="he-IL"/>
          <w:rPrChange w:id="258" w:author="Avi Cohen" w:date="2020-11-22T15:02:00Z">
            <w:rPr>
              <w:ins w:id="259" w:author="Avi Cohen" w:date="2020-08-09T13:51:00Z"/>
              <w:rFonts w:ascii="Times New Roman" w:eastAsia="Times New Roman" w:hAnsi="Times New Roman" w:cs="David"/>
              <w:sz w:val="20"/>
              <w:szCs w:val="24"/>
              <w:rtl/>
              <w:lang w:eastAsia="he-IL"/>
            </w:rPr>
          </w:rPrChange>
        </w:rPr>
      </w:pPr>
      <w:ins w:id="260" w:author="Avi Cohen" w:date="2020-08-09T13:51:00Z">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w:t>
        </w:r>
        <w:r w:rsidRPr="0019323D">
          <w:rPr>
            <w:rFonts w:ascii="Times New Roman" w:eastAsia="Times New Roman" w:hAnsi="Times New Roman" w:cs="David"/>
            <w:sz w:val="20"/>
            <w:szCs w:val="24"/>
            <w:highlight w:val="yellow"/>
            <w:rtl/>
            <w:lang w:eastAsia="he-IL"/>
            <w:rPrChange w:id="261" w:author="Avi Cohen" w:date="2020-11-22T15:01:00Z">
              <w:rPr>
                <w:rFonts w:ascii="Times New Roman" w:eastAsia="Times New Roman" w:hAnsi="Times New Roman" w:cs="David"/>
                <w:sz w:val="20"/>
                <w:szCs w:val="24"/>
                <w:rtl/>
                <w:lang w:eastAsia="he-IL"/>
              </w:rPr>
            </w:rPrChange>
          </w:rPr>
          <w:t>בין ע</w:t>
        </w:r>
        <w:r w:rsidRPr="0019323D">
          <w:rPr>
            <w:rFonts w:ascii="Times New Roman" w:eastAsia="Times New Roman" w:hAnsi="Times New Roman" w:cs="David" w:hint="cs"/>
            <w:sz w:val="20"/>
            <w:szCs w:val="24"/>
            <w:highlight w:val="yellow"/>
            <w:rtl/>
            <w:lang w:eastAsia="he-IL"/>
            <w:rPrChange w:id="262" w:author="Avi Cohen" w:date="2020-11-22T15:01:00Z">
              <w:rPr>
                <w:rFonts w:ascii="Times New Roman" w:eastAsia="Times New Roman" w:hAnsi="Times New Roman" w:cs="David" w:hint="cs"/>
                <w:sz w:val="20"/>
                <w:szCs w:val="24"/>
                <w:rtl/>
                <w:lang w:eastAsia="he-IL"/>
              </w:rPr>
            </w:rPrChange>
          </w:rPr>
          <w:t>ל פי</w:t>
        </w:r>
        <w:r w:rsidRPr="0019323D">
          <w:rPr>
            <w:rFonts w:ascii="Times New Roman" w:eastAsia="Times New Roman" w:hAnsi="Times New Roman" w:cs="David"/>
            <w:sz w:val="20"/>
            <w:szCs w:val="24"/>
            <w:highlight w:val="yellow"/>
            <w:rtl/>
            <w:lang w:eastAsia="he-IL"/>
            <w:rPrChange w:id="263" w:author="Avi Cohen" w:date="2020-11-22T15:01:00Z">
              <w:rPr>
                <w:rFonts w:ascii="Times New Roman" w:eastAsia="Times New Roman" w:hAnsi="Times New Roman" w:cs="David"/>
                <w:sz w:val="20"/>
                <w:szCs w:val="24"/>
                <w:rtl/>
                <w:lang w:eastAsia="he-IL"/>
              </w:rPr>
            </w:rPrChange>
          </w:rPr>
          <w:t xml:space="preserve"> חוזה</w:t>
        </w:r>
        <w:r w:rsidRPr="0019323D">
          <w:rPr>
            <w:rFonts w:ascii="Times New Roman" w:eastAsia="Times New Roman" w:hAnsi="Times New Roman" w:cs="David" w:hint="cs"/>
            <w:sz w:val="20"/>
            <w:szCs w:val="24"/>
            <w:highlight w:val="yellow"/>
            <w:rtl/>
            <w:lang w:eastAsia="he-IL"/>
            <w:rPrChange w:id="264" w:author="Avi Cohen" w:date="2020-11-22T15:01:00Z">
              <w:rPr>
                <w:rFonts w:ascii="Times New Roman" w:eastAsia="Times New Roman" w:hAnsi="Times New Roman" w:cs="David" w:hint="cs"/>
                <w:sz w:val="20"/>
                <w:szCs w:val="24"/>
                <w:rtl/>
                <w:lang w:eastAsia="he-IL"/>
              </w:rPr>
            </w:rPrChange>
          </w:rPr>
          <w:t xml:space="preserve"> זה</w:t>
        </w:r>
        <w:r w:rsidRPr="0019323D">
          <w:rPr>
            <w:rFonts w:ascii="Times New Roman" w:eastAsia="Times New Roman" w:hAnsi="Times New Roman" w:cs="David"/>
            <w:sz w:val="20"/>
            <w:szCs w:val="24"/>
            <w:highlight w:val="yellow"/>
            <w:rtl/>
            <w:lang w:eastAsia="he-IL"/>
            <w:rPrChange w:id="265" w:author="Avi Cohen" w:date="2020-11-22T15:01:00Z">
              <w:rPr>
                <w:rFonts w:ascii="Times New Roman" w:eastAsia="Times New Roman" w:hAnsi="Times New Roman" w:cs="David"/>
                <w:sz w:val="20"/>
                <w:szCs w:val="24"/>
                <w:rtl/>
                <w:lang w:eastAsia="he-IL"/>
              </w:rPr>
            </w:rPrChange>
          </w:rPr>
          <w:t xml:space="preserve"> ובין מכוח עילה כלשהי ע</w:t>
        </w:r>
        <w:r w:rsidRPr="0019323D">
          <w:rPr>
            <w:rFonts w:ascii="Times New Roman" w:eastAsia="Times New Roman" w:hAnsi="Times New Roman" w:cs="David" w:hint="cs"/>
            <w:sz w:val="20"/>
            <w:szCs w:val="24"/>
            <w:highlight w:val="yellow"/>
            <w:rtl/>
            <w:lang w:eastAsia="he-IL"/>
            <w:rPrChange w:id="266" w:author="Avi Cohen" w:date="2020-11-22T15:01:00Z">
              <w:rPr>
                <w:rFonts w:ascii="Times New Roman" w:eastAsia="Times New Roman" w:hAnsi="Times New Roman" w:cs="David" w:hint="cs"/>
                <w:sz w:val="20"/>
                <w:szCs w:val="24"/>
                <w:rtl/>
                <w:lang w:eastAsia="he-IL"/>
              </w:rPr>
            </w:rPrChange>
          </w:rPr>
          <w:t>ל פי</w:t>
        </w:r>
        <w:r w:rsidRPr="0019323D">
          <w:rPr>
            <w:rFonts w:ascii="Times New Roman" w:eastAsia="Times New Roman" w:hAnsi="Times New Roman" w:cs="David"/>
            <w:sz w:val="20"/>
            <w:szCs w:val="24"/>
            <w:highlight w:val="yellow"/>
            <w:rtl/>
            <w:lang w:eastAsia="he-IL"/>
            <w:rPrChange w:id="267" w:author="Avi Cohen" w:date="2020-11-22T15:01:00Z">
              <w:rPr>
                <w:rFonts w:ascii="Times New Roman" w:eastAsia="Times New Roman" w:hAnsi="Times New Roman" w:cs="David"/>
                <w:sz w:val="20"/>
                <w:szCs w:val="24"/>
                <w:rtl/>
                <w:lang w:eastAsia="he-IL"/>
              </w:rPr>
            </w:rPrChange>
          </w:rPr>
          <w:t xml:space="preserve"> הדין.</w:t>
        </w:r>
      </w:ins>
      <w:ins w:id="268" w:author="Avi Cohen" w:date="2020-11-22T15:02:00Z">
        <w:r w:rsidR="0019323D">
          <w:rPr>
            <w:rFonts w:ascii="Times New Roman" w:eastAsia="Times New Roman" w:hAnsi="Times New Roman" w:cs="David" w:hint="cs"/>
            <w:sz w:val="20"/>
            <w:szCs w:val="24"/>
            <w:highlight w:val="yellow"/>
            <w:rtl/>
            <w:lang w:eastAsia="he-IL"/>
          </w:rPr>
          <w:t xml:space="preserve"> </w:t>
        </w:r>
        <w:r w:rsidR="0019323D">
          <w:rPr>
            <w:rFonts w:ascii="Times New Roman" w:eastAsia="Times New Roman" w:hAnsi="Times New Roman" w:cs="David"/>
            <w:sz w:val="20"/>
            <w:szCs w:val="24"/>
            <w:highlight w:val="yellow"/>
            <w:rtl/>
            <w:lang w:eastAsia="he-IL"/>
          </w:rPr>
          <w:t>–</w:t>
        </w:r>
        <w:r w:rsidR="0019323D">
          <w:rPr>
            <w:rFonts w:ascii="Times New Roman" w:eastAsia="Times New Roman" w:hAnsi="Times New Roman" w:cs="David" w:hint="cs"/>
            <w:sz w:val="20"/>
            <w:szCs w:val="24"/>
            <w:highlight w:val="yellow"/>
            <w:rtl/>
            <w:lang w:eastAsia="he-IL"/>
          </w:rPr>
          <w:t xml:space="preserve"> </w:t>
        </w:r>
        <w:r w:rsidR="0019323D" w:rsidRPr="0019323D">
          <w:rPr>
            <w:rFonts w:ascii="Times New Roman" w:eastAsia="Times New Roman" w:hAnsi="Times New Roman" w:cs="David" w:hint="cs"/>
            <w:b/>
            <w:bCs/>
            <w:sz w:val="20"/>
            <w:szCs w:val="24"/>
            <w:highlight w:val="yellow"/>
            <w:u w:val="single"/>
            <w:rtl/>
            <w:lang w:eastAsia="he-IL"/>
            <w:rPrChange w:id="269" w:author="Avi Cohen" w:date="2020-11-22T15:02:00Z">
              <w:rPr>
                <w:rFonts w:ascii="Times New Roman" w:eastAsia="Times New Roman" w:hAnsi="Times New Roman" w:cs="David" w:hint="cs"/>
                <w:sz w:val="20"/>
                <w:szCs w:val="24"/>
                <w:highlight w:val="yellow"/>
                <w:rtl/>
                <w:lang w:eastAsia="he-IL"/>
              </w:rPr>
            </w:rPrChange>
          </w:rPr>
          <w:t xml:space="preserve">אייל </w:t>
        </w:r>
        <w:r w:rsidR="0019323D" w:rsidRPr="0019323D">
          <w:rPr>
            <w:rFonts w:ascii="Times New Roman" w:eastAsia="Times New Roman" w:hAnsi="Times New Roman" w:cs="David"/>
            <w:b/>
            <w:bCs/>
            <w:sz w:val="20"/>
            <w:szCs w:val="24"/>
            <w:highlight w:val="yellow"/>
            <w:u w:val="single"/>
            <w:rtl/>
            <w:lang w:eastAsia="he-IL"/>
            <w:rPrChange w:id="270" w:author="Avi Cohen" w:date="2020-11-22T15:02:00Z">
              <w:rPr>
                <w:rFonts w:ascii="Times New Roman" w:eastAsia="Times New Roman" w:hAnsi="Times New Roman" w:cs="David"/>
                <w:sz w:val="20"/>
                <w:szCs w:val="24"/>
                <w:highlight w:val="yellow"/>
                <w:rtl/>
                <w:lang w:eastAsia="he-IL"/>
              </w:rPr>
            </w:rPrChange>
          </w:rPr>
          <w:t>–</w:t>
        </w:r>
        <w:r w:rsidR="0019323D" w:rsidRPr="0019323D">
          <w:rPr>
            <w:rFonts w:ascii="Times New Roman" w:eastAsia="Times New Roman" w:hAnsi="Times New Roman" w:cs="David" w:hint="cs"/>
            <w:b/>
            <w:bCs/>
            <w:sz w:val="20"/>
            <w:szCs w:val="24"/>
            <w:highlight w:val="yellow"/>
            <w:u w:val="single"/>
            <w:rtl/>
            <w:lang w:eastAsia="he-IL"/>
            <w:rPrChange w:id="271" w:author="Avi Cohen" w:date="2020-11-22T15:02:00Z">
              <w:rPr>
                <w:rFonts w:ascii="Times New Roman" w:eastAsia="Times New Roman" w:hAnsi="Times New Roman" w:cs="David" w:hint="cs"/>
                <w:sz w:val="20"/>
                <w:szCs w:val="24"/>
                <w:highlight w:val="yellow"/>
                <w:rtl/>
                <w:lang w:eastAsia="he-IL"/>
              </w:rPr>
            </w:rPrChange>
          </w:rPr>
          <w:t xml:space="preserve"> מבקשים למחוק הסיפא .</w:t>
        </w:r>
      </w:ins>
    </w:p>
    <w:p w14:paraId="701376C8" w14:textId="77777777" w:rsidR="00D94868" w:rsidRPr="00B27B4C" w:rsidRDefault="00D94868" w:rsidP="00D94868">
      <w:pPr>
        <w:widowControl w:val="0"/>
        <w:numPr>
          <w:ilvl w:val="1"/>
          <w:numId w:val="1"/>
        </w:numPr>
        <w:spacing w:before="0" w:beforeAutospacing="0" w:after="200" w:afterAutospacing="0" w:line="240" w:lineRule="auto"/>
        <w:jc w:val="both"/>
        <w:rPr>
          <w:ins w:id="272" w:author="Avi Cohen" w:date="2020-08-09T13:51:00Z"/>
          <w:rFonts w:ascii="Times New Roman" w:eastAsia="Times New Roman" w:hAnsi="Times New Roman" w:cs="David"/>
          <w:sz w:val="20"/>
          <w:szCs w:val="24"/>
          <w:rtl/>
          <w:lang w:eastAsia="he-IL"/>
        </w:rPr>
      </w:pPr>
      <w:ins w:id="273" w:author="Avi Cohen" w:date="2020-08-09T13:51:00Z">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ins>
    </w:p>
    <w:p w14:paraId="35C0D968" w14:textId="77777777" w:rsidR="00D94868" w:rsidRPr="00B27B4C" w:rsidRDefault="00D94868" w:rsidP="00D94868">
      <w:pPr>
        <w:widowControl w:val="0"/>
        <w:numPr>
          <w:ilvl w:val="1"/>
          <w:numId w:val="1"/>
        </w:numPr>
        <w:spacing w:before="0" w:beforeAutospacing="0" w:after="200" w:afterAutospacing="0" w:line="240" w:lineRule="auto"/>
        <w:jc w:val="both"/>
        <w:rPr>
          <w:ins w:id="274" w:author="Avi Cohen" w:date="2020-08-09T13:51:00Z"/>
          <w:rFonts w:ascii="Times New Roman" w:eastAsia="Times New Roman" w:hAnsi="Times New Roman" w:cs="David"/>
          <w:sz w:val="20"/>
          <w:szCs w:val="24"/>
          <w:rtl/>
          <w:lang w:eastAsia="he-IL"/>
        </w:rPr>
      </w:pPr>
      <w:ins w:id="275" w:author="Avi Cohen" w:date="2020-08-09T13:51:00Z">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ins>
    </w:p>
    <w:p w14:paraId="42614346" w14:textId="77777777" w:rsidR="00D94868" w:rsidRPr="00B27B4C" w:rsidRDefault="00D94868" w:rsidP="00D94868">
      <w:pPr>
        <w:widowControl w:val="0"/>
        <w:numPr>
          <w:ilvl w:val="1"/>
          <w:numId w:val="1"/>
        </w:numPr>
        <w:spacing w:before="0" w:beforeAutospacing="0" w:after="200" w:afterAutospacing="0" w:line="240" w:lineRule="auto"/>
        <w:jc w:val="both"/>
        <w:rPr>
          <w:ins w:id="276" w:author="Avi Cohen" w:date="2020-08-09T13:51:00Z"/>
          <w:rFonts w:ascii="Times New Roman" w:eastAsia="Times New Roman" w:hAnsi="Times New Roman" w:cs="David"/>
          <w:sz w:val="20"/>
          <w:szCs w:val="24"/>
          <w:rtl/>
          <w:lang w:eastAsia="he-IL"/>
        </w:rPr>
      </w:pPr>
      <w:ins w:id="277" w:author="Avi Cohen" w:date="2020-08-09T13:51:00Z">
        <w:r w:rsidRPr="00B27B4C">
          <w:rPr>
            <w:rFonts w:ascii="Times New Roman" w:eastAsia="Times New Roman" w:hAnsi="Times New Roman" w:cs="David"/>
            <w:sz w:val="20"/>
            <w:szCs w:val="24"/>
            <w:rtl/>
            <w:lang w:eastAsia="he-IL"/>
          </w:rPr>
          <w:lastRenderedPageBreak/>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ins>
    </w:p>
    <w:p w14:paraId="285E9BC3" w14:textId="77777777" w:rsidR="00D94868" w:rsidRPr="00B27B4C" w:rsidRDefault="00D94868" w:rsidP="00D94868">
      <w:pPr>
        <w:widowControl w:val="0"/>
        <w:numPr>
          <w:ilvl w:val="1"/>
          <w:numId w:val="1"/>
        </w:numPr>
        <w:spacing w:before="0" w:beforeAutospacing="0" w:after="200" w:afterAutospacing="0" w:line="240" w:lineRule="auto"/>
        <w:jc w:val="both"/>
        <w:rPr>
          <w:ins w:id="278" w:author="Avi Cohen" w:date="2020-08-09T13:51:00Z"/>
          <w:rFonts w:ascii="Times New Roman" w:eastAsia="Times New Roman" w:hAnsi="Times New Roman" w:cs="David"/>
          <w:sz w:val="20"/>
          <w:szCs w:val="24"/>
          <w:rtl/>
          <w:lang w:eastAsia="he-IL"/>
        </w:rPr>
      </w:pPr>
      <w:ins w:id="279" w:author="Avi Cohen" w:date="2020-08-09T13:51:00Z">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ins>
    </w:p>
    <w:p w14:paraId="508A5EAE" w14:textId="54D24527" w:rsidR="00D94868" w:rsidRDefault="00D94868" w:rsidP="00B37B6C">
      <w:pPr>
        <w:widowControl w:val="0"/>
        <w:numPr>
          <w:ilvl w:val="1"/>
          <w:numId w:val="1"/>
        </w:numPr>
        <w:spacing w:before="0" w:beforeAutospacing="0" w:after="200" w:afterAutospacing="0" w:line="240" w:lineRule="auto"/>
        <w:jc w:val="both"/>
        <w:rPr>
          <w:ins w:id="280" w:author="Avi Cohen" w:date="2020-08-09T13:51:00Z"/>
          <w:rFonts w:ascii="Times New Roman" w:eastAsia="Times New Roman" w:hAnsi="Times New Roman" w:cs="David"/>
          <w:sz w:val="20"/>
          <w:szCs w:val="24"/>
          <w:lang w:eastAsia="he-IL"/>
        </w:rPr>
      </w:pPr>
      <w:ins w:id="281" w:author="Avi Cohen" w:date="2020-08-09T13:51:00Z">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ins>
      <w:ins w:id="282" w:author="Avi Cohen" w:date="2020-11-22T15:03:00Z">
        <w:r w:rsidR="00BD4118">
          <w:rPr>
            <w:rFonts w:ascii="Times New Roman" w:eastAsia="Times New Roman" w:hAnsi="Times New Roman" w:cs="David" w:hint="cs"/>
            <w:sz w:val="20"/>
            <w:szCs w:val="24"/>
            <w:rtl/>
            <w:lang w:eastAsia="he-IL"/>
          </w:rPr>
          <w:t xml:space="preserve"> </w:t>
        </w:r>
        <w:r w:rsidR="00BD4118" w:rsidRPr="00BD4118">
          <w:rPr>
            <w:rFonts w:ascii="Times New Roman" w:eastAsia="Times New Roman" w:hAnsi="Times New Roman" w:cs="David" w:hint="cs"/>
            <w:b/>
            <w:bCs/>
            <w:sz w:val="20"/>
            <w:szCs w:val="24"/>
            <w:highlight w:val="yellow"/>
            <w:rtl/>
            <w:lang w:eastAsia="he-IL"/>
            <w:rPrChange w:id="283" w:author="Avi Cohen" w:date="2020-11-22T15:03:00Z">
              <w:rPr>
                <w:rFonts w:ascii="Times New Roman" w:eastAsia="Times New Roman" w:hAnsi="Times New Roman" w:cs="David" w:hint="cs"/>
                <w:sz w:val="20"/>
                <w:szCs w:val="24"/>
                <w:rtl/>
                <w:lang w:eastAsia="he-IL"/>
              </w:rPr>
            </w:rPrChange>
          </w:rPr>
          <w:t>אייל ק'  -</w:t>
        </w:r>
        <w:r w:rsidR="00BD4118">
          <w:rPr>
            <w:rFonts w:ascii="Times New Roman" w:eastAsia="Times New Roman" w:hAnsi="Times New Roman" w:cs="David" w:hint="cs"/>
            <w:sz w:val="20"/>
            <w:szCs w:val="24"/>
            <w:rtl/>
            <w:lang w:eastAsia="he-IL"/>
          </w:rPr>
          <w:t xml:space="preserve"> </w:t>
        </w:r>
        <w:r w:rsidR="00BD4118" w:rsidRPr="00BD4118">
          <w:rPr>
            <w:rFonts w:ascii="Times New Roman" w:eastAsia="Times New Roman" w:hAnsi="Times New Roman" w:cs="David" w:hint="cs"/>
            <w:b/>
            <w:bCs/>
            <w:sz w:val="20"/>
            <w:szCs w:val="24"/>
            <w:highlight w:val="yellow"/>
            <w:rtl/>
            <w:lang w:eastAsia="he-IL"/>
            <w:rPrChange w:id="284" w:author="Avi Cohen" w:date="2020-11-22T15:03:00Z">
              <w:rPr>
                <w:rFonts w:ascii="Times New Roman" w:eastAsia="Times New Roman" w:hAnsi="Times New Roman" w:cs="David" w:hint="cs"/>
                <w:sz w:val="20"/>
                <w:szCs w:val="24"/>
                <w:rtl/>
                <w:lang w:eastAsia="he-IL"/>
              </w:rPr>
            </w:rPrChange>
          </w:rPr>
          <w:t>המתכנן מבקש לבטל כל הסעיף</w:t>
        </w:r>
        <w:r w:rsidR="00BD4118">
          <w:rPr>
            <w:rFonts w:ascii="Times New Roman" w:eastAsia="Times New Roman" w:hAnsi="Times New Roman" w:cs="David" w:hint="cs"/>
            <w:sz w:val="20"/>
            <w:szCs w:val="24"/>
            <w:rtl/>
            <w:lang w:eastAsia="he-IL"/>
          </w:rPr>
          <w:t xml:space="preserve"> . </w:t>
        </w:r>
      </w:ins>
    </w:p>
    <w:p w14:paraId="675F270E" w14:textId="77777777" w:rsidR="00D94868" w:rsidRPr="00B27B4C" w:rsidRDefault="00D94868" w:rsidP="00D94868">
      <w:pPr>
        <w:widowControl w:val="0"/>
        <w:numPr>
          <w:ilvl w:val="1"/>
          <w:numId w:val="1"/>
        </w:numPr>
        <w:spacing w:before="0" w:beforeAutospacing="0" w:after="200" w:afterAutospacing="0" w:line="240" w:lineRule="auto"/>
        <w:jc w:val="both"/>
        <w:rPr>
          <w:ins w:id="285" w:author="Avi Cohen" w:date="2020-08-09T13:51:00Z"/>
          <w:rFonts w:ascii="Times New Roman" w:eastAsia="Times New Roman" w:hAnsi="Times New Roman" w:cs="David"/>
          <w:sz w:val="20"/>
          <w:szCs w:val="24"/>
          <w:lang w:eastAsia="he-IL"/>
        </w:rPr>
      </w:pPr>
      <w:ins w:id="286" w:author="Avi Cohen" w:date="2020-08-09T13:51:00Z">
        <w:r w:rsidRPr="00CC40AC">
          <w:rPr>
            <w:rFonts w:ascii="Times New Roman" w:eastAsia="Times New Roman" w:hAnsi="Times New Roman" w:cs="David"/>
            <w:sz w:val="20"/>
            <w:szCs w:val="24"/>
            <w:rtl/>
            <w:lang w:eastAsia="he-IL"/>
          </w:rPr>
          <w:t>מבלי לגרוע מ</w:t>
        </w:r>
        <w:r>
          <w:rPr>
            <w:rFonts w:ascii="Times New Roman" w:eastAsia="Times New Roman" w:hAnsi="Times New Roman" w:cs="David" w:hint="cs"/>
            <w:sz w:val="20"/>
            <w:szCs w:val="24"/>
            <w:rtl/>
            <w:lang w:eastAsia="he-IL"/>
          </w:rPr>
          <w:t xml:space="preserve">זכויות המזמין על פי חוזה זה, </w:t>
        </w:r>
        <w:r w:rsidRPr="00CC40AC">
          <w:rPr>
            <w:rFonts w:ascii="Times New Roman" w:eastAsia="Times New Roman" w:hAnsi="Times New Roman" w:cs="David" w:hint="cs"/>
            <w:sz w:val="20"/>
            <w:szCs w:val="24"/>
            <w:rtl/>
            <w:lang w:eastAsia="he-IL"/>
          </w:rPr>
          <w:t xml:space="preserve">בכל מקרה </w:t>
        </w:r>
        <w:r w:rsidRPr="00CC40AC">
          <w:rPr>
            <w:rFonts w:ascii="Times New Roman" w:eastAsia="Times New Roman" w:hAnsi="Times New Roman" w:cs="David"/>
            <w:sz w:val="20"/>
            <w:szCs w:val="24"/>
            <w:rtl/>
            <w:lang w:eastAsia="he-IL"/>
          </w:rPr>
          <w:t xml:space="preserve">לא יהא המתכנן רשאי לעתור לקבלת צו מניעה אשר מטרתו או תוצאתו עיכוב </w:t>
        </w:r>
        <w:r w:rsidRPr="00CC40AC">
          <w:rPr>
            <w:rFonts w:ascii="Times New Roman" w:eastAsia="Times New Roman" w:hAnsi="Times New Roman" w:cs="David" w:hint="cs"/>
            <w:sz w:val="20"/>
            <w:szCs w:val="24"/>
            <w:rtl/>
            <w:lang w:eastAsia="he-IL"/>
          </w:rPr>
          <w:t>בינוי ה</w:t>
        </w:r>
        <w:r w:rsidRPr="00CC40AC">
          <w:rPr>
            <w:rFonts w:ascii="Times New Roman" w:eastAsia="Times New Roman" w:hAnsi="Times New Roman" w:cs="David"/>
            <w:sz w:val="20"/>
            <w:szCs w:val="24"/>
            <w:rtl/>
            <w:lang w:eastAsia="he-IL"/>
          </w:rPr>
          <w:t>פרויקט</w:t>
        </w:r>
        <w:r>
          <w:rPr>
            <w:rFonts w:ascii="Times New Roman" w:eastAsia="Times New Roman" w:hAnsi="Times New Roman" w:cs="David" w:hint="cs"/>
            <w:sz w:val="20"/>
            <w:szCs w:val="24"/>
            <w:rtl/>
            <w:lang w:eastAsia="he-IL"/>
          </w:rPr>
          <w:t xml:space="preserve"> ו/או עיכוב שירותי התכנון</w:t>
        </w:r>
        <w:r w:rsidRPr="00CC40AC">
          <w:rPr>
            <w:rFonts w:ascii="Times New Roman" w:eastAsia="Times New Roman" w:hAnsi="Times New Roman" w:cs="David"/>
            <w:sz w:val="20"/>
            <w:szCs w:val="24"/>
            <w:rtl/>
            <w:lang w:eastAsia="he-IL"/>
          </w:rPr>
          <w:t>, לרבות צו מניעה לשימוש במסמכים אשר הוכנו על ידו במסגרת הסכם זה</w:t>
        </w:r>
        <w:r>
          <w:rPr>
            <w:rFonts w:ascii="Times New Roman" w:eastAsia="Times New Roman" w:hAnsi="Times New Roman" w:cs="David" w:hint="cs"/>
            <w:sz w:val="20"/>
            <w:szCs w:val="24"/>
            <w:rtl/>
            <w:lang w:eastAsia="he-IL"/>
          </w:rPr>
          <w:t>.</w:t>
        </w:r>
      </w:ins>
    </w:p>
    <w:p w14:paraId="77F41448" w14:textId="271362BE" w:rsidR="00B27B4C" w:rsidRPr="00B27B4C" w:rsidDel="00D94868" w:rsidRDefault="00B27B4C" w:rsidP="00B27B4C">
      <w:pPr>
        <w:widowControl w:val="0"/>
        <w:numPr>
          <w:ilvl w:val="2"/>
          <w:numId w:val="1"/>
        </w:numPr>
        <w:spacing w:before="0" w:beforeAutospacing="0" w:after="200" w:afterAutospacing="0" w:line="240" w:lineRule="auto"/>
        <w:ind w:left="1508" w:hanging="374"/>
        <w:jc w:val="both"/>
        <w:rPr>
          <w:del w:id="287" w:author="Avi Cohen" w:date="2020-08-09T13:51:00Z"/>
          <w:rFonts w:ascii="Times New Roman" w:eastAsia="Times New Roman" w:hAnsi="Times New Roman" w:cs="David"/>
          <w:sz w:val="20"/>
          <w:szCs w:val="24"/>
          <w:rtl/>
          <w:lang w:eastAsia="he-IL"/>
        </w:rPr>
      </w:pPr>
      <w:del w:id="288" w:author="Avi Cohen" w:date="2020-08-09T13:51:00Z">
        <w:r w:rsidRPr="00B27B4C" w:rsidDel="00D94868">
          <w:rPr>
            <w:rFonts w:ascii="Times New Roman" w:eastAsia="Times New Roman" w:hAnsi="Times New Roman" w:cs="David"/>
            <w:sz w:val="20"/>
            <w:szCs w:val="24"/>
            <w:rtl/>
            <w:lang w:eastAsia="he-IL"/>
          </w:rPr>
          <w:delText>מבלי לגרוע מזכויות מזמין לפי סעיף 12.1 לעיל</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זכאי המזמין לבטל חוזה</w:delText>
        </w:r>
        <w:r w:rsidRPr="00B27B4C" w:rsidDel="00D94868">
          <w:rPr>
            <w:rFonts w:ascii="Times New Roman" w:eastAsia="Times New Roman" w:hAnsi="Times New Roman" w:cs="David" w:hint="cs"/>
            <w:sz w:val="20"/>
            <w:szCs w:val="24"/>
            <w:rtl/>
            <w:lang w:eastAsia="he-IL"/>
          </w:rPr>
          <w:delText xml:space="preserve"> זה</w:delText>
        </w:r>
        <w:r w:rsidRPr="00B27B4C" w:rsidDel="00D94868">
          <w:rPr>
            <w:rFonts w:ascii="Times New Roman" w:eastAsia="Times New Roman" w:hAnsi="Times New Roman" w:cs="David"/>
            <w:sz w:val="20"/>
            <w:szCs w:val="24"/>
            <w:rtl/>
            <w:lang w:eastAsia="he-IL"/>
          </w:rPr>
          <w:delText>, לפי ש</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קול דעתו הבלעדי</w:delText>
        </w:r>
        <w:r w:rsidRPr="00B27B4C" w:rsidDel="00D94868">
          <w:rPr>
            <w:rFonts w:ascii="Times New Roman" w:eastAsia="Times New Roman" w:hAnsi="Times New Roman" w:cs="David" w:hint="cs"/>
            <w:sz w:val="20"/>
            <w:szCs w:val="24"/>
            <w:rtl/>
            <w:lang w:eastAsia="he-IL"/>
          </w:rPr>
          <w:delText xml:space="preserve">, </w:delText>
        </w:r>
        <w:r w:rsidRPr="00B27B4C" w:rsidDel="00D94868">
          <w:rPr>
            <w:rFonts w:ascii="Times New Roman" w:eastAsia="Times New Roman" w:hAnsi="Times New Roman" w:cs="David"/>
            <w:sz w:val="20"/>
            <w:szCs w:val="24"/>
            <w:rtl/>
            <w:lang w:eastAsia="he-IL"/>
          </w:rPr>
          <w:delText>בלא צורך בהודעה מוקדמת</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בכל אחד מהמקרים הבאים:</w:delText>
        </w:r>
      </w:del>
    </w:p>
    <w:p w14:paraId="69BB122D" w14:textId="3700779B" w:rsidR="00B27B4C" w:rsidRPr="00B27B4C" w:rsidDel="00D94868" w:rsidRDefault="00B27B4C" w:rsidP="00B27B4C">
      <w:pPr>
        <w:widowControl w:val="0"/>
        <w:numPr>
          <w:ilvl w:val="3"/>
          <w:numId w:val="1"/>
        </w:numPr>
        <w:tabs>
          <w:tab w:val="left" w:pos="2357"/>
        </w:tabs>
        <w:spacing w:before="0" w:beforeAutospacing="0" w:after="200" w:afterAutospacing="0" w:line="240" w:lineRule="auto"/>
        <w:ind w:left="2359" w:hanging="142"/>
        <w:jc w:val="both"/>
        <w:rPr>
          <w:del w:id="289" w:author="Avi Cohen" w:date="2020-08-09T13:51:00Z"/>
          <w:rFonts w:ascii="Times New Roman" w:eastAsia="Times New Roman" w:hAnsi="Times New Roman" w:cs="David"/>
          <w:sz w:val="20"/>
          <w:szCs w:val="24"/>
          <w:rtl/>
          <w:lang w:eastAsia="he-IL"/>
        </w:rPr>
      </w:pPr>
      <w:del w:id="290" w:author="Avi Cohen" w:date="2020-08-09T13:51:00Z">
        <w:r w:rsidRPr="00B27B4C" w:rsidDel="00D94868">
          <w:rPr>
            <w:rFonts w:ascii="Times New Roman" w:eastAsia="Times New Roman" w:hAnsi="Times New Roman" w:cs="David"/>
            <w:sz w:val="20"/>
            <w:szCs w:val="24"/>
            <w:rtl/>
            <w:lang w:eastAsia="he-IL"/>
          </w:rPr>
          <w:delText>המתכנן הפר ו/או לא קיים איזה מהוראות החוזה ולא ת</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 xml:space="preserve">קן </w:delText>
        </w:r>
        <w:r w:rsidRPr="00B27B4C" w:rsidDel="00D94868">
          <w:rPr>
            <w:rFonts w:ascii="Times New Roman" w:eastAsia="Times New Roman" w:hAnsi="Times New Roman" w:cs="David" w:hint="cs"/>
            <w:sz w:val="20"/>
            <w:szCs w:val="24"/>
            <w:rtl/>
            <w:lang w:eastAsia="he-IL"/>
          </w:rPr>
          <w:delText>את ה</w:delText>
        </w:r>
        <w:r w:rsidRPr="00B27B4C" w:rsidDel="00D94868">
          <w:rPr>
            <w:rFonts w:ascii="Times New Roman" w:eastAsia="Times New Roman" w:hAnsi="Times New Roman" w:cs="David"/>
            <w:sz w:val="20"/>
            <w:szCs w:val="24"/>
            <w:rtl/>
            <w:lang w:eastAsia="he-IL"/>
          </w:rPr>
          <w:delText>הפרה</w:delText>
        </w:r>
        <w:r w:rsidRPr="00B27B4C" w:rsidDel="00D94868">
          <w:rPr>
            <w:rFonts w:ascii="Times New Roman" w:eastAsia="Times New Roman" w:hAnsi="Times New Roman" w:cs="David" w:hint="cs"/>
            <w:sz w:val="20"/>
            <w:szCs w:val="24"/>
            <w:rtl/>
            <w:lang w:eastAsia="he-IL"/>
          </w:rPr>
          <w:delText xml:space="preserve"> כאמור,</w:delText>
        </w:r>
        <w:r w:rsidRPr="00B27B4C" w:rsidDel="00D94868">
          <w:rPr>
            <w:rFonts w:ascii="Times New Roman" w:eastAsia="Times New Roman" w:hAnsi="Times New Roman" w:cs="David"/>
            <w:sz w:val="20"/>
            <w:szCs w:val="24"/>
            <w:rtl/>
            <w:lang w:eastAsia="he-IL"/>
          </w:rPr>
          <w:delText xml:space="preserve"> לאחר שק</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בל התראה על כך מהמזמין בתוך הזמן הנקוב בהתראה.</w:delText>
        </w:r>
      </w:del>
    </w:p>
    <w:p w14:paraId="48B54AA6" w14:textId="0E06D15C" w:rsidR="00B27B4C" w:rsidRPr="00B27B4C" w:rsidDel="00D94868" w:rsidRDefault="00B27B4C" w:rsidP="00B27B4C">
      <w:pPr>
        <w:widowControl w:val="0"/>
        <w:numPr>
          <w:ilvl w:val="3"/>
          <w:numId w:val="1"/>
        </w:numPr>
        <w:tabs>
          <w:tab w:val="left" w:pos="2357"/>
        </w:tabs>
        <w:spacing w:before="0" w:beforeAutospacing="0" w:after="200" w:afterAutospacing="0" w:line="240" w:lineRule="auto"/>
        <w:ind w:left="2359" w:hanging="142"/>
        <w:jc w:val="both"/>
        <w:rPr>
          <w:del w:id="291" w:author="Avi Cohen" w:date="2020-08-09T13:51:00Z"/>
          <w:rFonts w:ascii="Times New Roman" w:eastAsia="Times New Roman" w:hAnsi="Times New Roman" w:cs="David"/>
          <w:sz w:val="20"/>
          <w:szCs w:val="24"/>
          <w:rtl/>
          <w:lang w:eastAsia="he-IL"/>
        </w:rPr>
      </w:pPr>
      <w:del w:id="292" w:author="Avi Cohen" w:date="2020-08-09T13:51:00Z">
        <w:r w:rsidRPr="00B27B4C" w:rsidDel="00D94868">
          <w:rPr>
            <w:rFonts w:ascii="Times New Roman" w:eastAsia="Times New Roman" w:hAnsi="Times New Roman" w:cs="David"/>
            <w:sz w:val="20"/>
            <w:szCs w:val="24"/>
            <w:rtl/>
            <w:lang w:eastAsia="he-IL"/>
          </w:rPr>
          <w:delText>המזמין התרה במתכנן</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שאין הוא מבצע את עבודתו בצורה המבטיחה את ב</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צועה התקין ו/או התקדמותה וסיומה לפי לוח הזמנים, והמתכנן לא נקט בצעדים המבטיחים לדעת המזמין את ב</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צועה התקין ו/או התקדמותה וסיומה לפי לוח הזמנים.</w:delText>
        </w:r>
      </w:del>
    </w:p>
    <w:p w14:paraId="6DFD9745" w14:textId="369A786F" w:rsidR="00B27B4C" w:rsidRPr="00B27B4C" w:rsidDel="00D94868" w:rsidRDefault="00B27B4C" w:rsidP="00B27B4C">
      <w:pPr>
        <w:widowControl w:val="0"/>
        <w:numPr>
          <w:ilvl w:val="3"/>
          <w:numId w:val="1"/>
        </w:numPr>
        <w:tabs>
          <w:tab w:val="left" w:pos="2357"/>
        </w:tabs>
        <w:spacing w:before="0" w:beforeAutospacing="0" w:after="200" w:afterAutospacing="0" w:line="240" w:lineRule="auto"/>
        <w:ind w:left="2359" w:hanging="142"/>
        <w:jc w:val="both"/>
        <w:rPr>
          <w:del w:id="293" w:author="Avi Cohen" w:date="2020-08-09T13:51:00Z"/>
          <w:rFonts w:ascii="Times New Roman" w:eastAsia="Times New Roman" w:hAnsi="Times New Roman" w:cs="David"/>
          <w:sz w:val="20"/>
          <w:szCs w:val="24"/>
          <w:rtl/>
          <w:lang w:eastAsia="he-IL"/>
        </w:rPr>
      </w:pPr>
      <w:del w:id="294" w:author="Avi Cohen" w:date="2020-08-09T13:51:00Z">
        <w:r w:rsidRPr="00B27B4C" w:rsidDel="00D94868">
          <w:rPr>
            <w:rFonts w:ascii="Times New Roman" w:eastAsia="Times New Roman" w:hAnsi="Times New Roman" w:cs="David"/>
            <w:sz w:val="20"/>
            <w:szCs w:val="24"/>
            <w:rtl/>
            <w:lang w:eastAsia="he-IL"/>
          </w:rPr>
          <w:delText>המתכנן הפר את הוראת סעיף 7.5 לעיל.</w:delText>
        </w:r>
      </w:del>
    </w:p>
    <w:p w14:paraId="34A13185" w14:textId="1A2F1C5E" w:rsidR="00B27B4C" w:rsidRPr="00B27B4C" w:rsidDel="00D94868" w:rsidRDefault="00B27B4C" w:rsidP="00B27B4C">
      <w:pPr>
        <w:widowControl w:val="0"/>
        <w:numPr>
          <w:ilvl w:val="3"/>
          <w:numId w:val="1"/>
        </w:numPr>
        <w:tabs>
          <w:tab w:val="left" w:pos="2357"/>
        </w:tabs>
        <w:spacing w:before="0" w:beforeAutospacing="0" w:after="200" w:afterAutospacing="0" w:line="240" w:lineRule="auto"/>
        <w:ind w:left="2359" w:hanging="142"/>
        <w:jc w:val="both"/>
        <w:rPr>
          <w:del w:id="295" w:author="Avi Cohen" w:date="2020-08-09T13:51:00Z"/>
          <w:rFonts w:ascii="Times New Roman" w:eastAsia="Times New Roman" w:hAnsi="Times New Roman" w:cs="David"/>
          <w:sz w:val="20"/>
          <w:szCs w:val="24"/>
          <w:lang w:eastAsia="he-IL"/>
        </w:rPr>
      </w:pPr>
      <w:del w:id="296" w:author="Avi Cohen" w:date="2020-08-09T13:51:00Z">
        <w:r w:rsidRPr="00B27B4C" w:rsidDel="00D94868">
          <w:rPr>
            <w:rFonts w:ascii="Times New Roman" w:eastAsia="Times New Roman" w:hAnsi="Times New Roman" w:cs="David"/>
            <w:sz w:val="20"/>
            <w:szCs w:val="24"/>
            <w:rtl/>
            <w:lang w:eastAsia="he-IL"/>
          </w:rPr>
          <w:delText>נבצר מהמתכנן או מהמנהל הראשי לקיים את ה</w:delText>
        </w:r>
        <w:r w:rsidRPr="00B27B4C" w:rsidDel="00D94868">
          <w:rPr>
            <w:rFonts w:ascii="Times New Roman" w:eastAsia="Times New Roman" w:hAnsi="Times New Roman" w:cs="David" w:hint="cs"/>
            <w:sz w:val="20"/>
            <w:szCs w:val="24"/>
            <w:rtl/>
            <w:lang w:eastAsia="he-IL"/>
          </w:rPr>
          <w:delText xml:space="preserve">וראות </w:delText>
        </w:r>
        <w:r w:rsidRPr="00B27B4C" w:rsidDel="00D94868">
          <w:rPr>
            <w:rFonts w:ascii="Times New Roman" w:eastAsia="Times New Roman" w:hAnsi="Times New Roman" w:cs="David"/>
            <w:sz w:val="20"/>
            <w:szCs w:val="24"/>
            <w:rtl/>
            <w:lang w:eastAsia="he-IL"/>
          </w:rPr>
          <w:delText>חוזה</w:delText>
        </w:r>
        <w:r w:rsidRPr="00B27B4C" w:rsidDel="00D94868">
          <w:rPr>
            <w:rFonts w:ascii="Times New Roman" w:eastAsia="Times New Roman" w:hAnsi="Times New Roman" w:cs="David" w:hint="cs"/>
            <w:sz w:val="20"/>
            <w:szCs w:val="24"/>
            <w:rtl/>
            <w:lang w:eastAsia="he-IL"/>
          </w:rPr>
          <w:delText xml:space="preserve"> זה,</w:delText>
        </w:r>
        <w:r w:rsidRPr="00B27B4C" w:rsidDel="00D94868">
          <w:rPr>
            <w:rFonts w:ascii="Times New Roman" w:eastAsia="Times New Roman" w:hAnsi="Times New Roman" w:cs="David"/>
            <w:sz w:val="20"/>
            <w:szCs w:val="24"/>
            <w:rtl/>
            <w:lang w:eastAsia="he-IL"/>
          </w:rPr>
          <w:delText xml:space="preserve"> מסיבת מחלה או מכל סיבה אחרת שהיא. מבלי לפגוע בכלליות האמור לעיל</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יחול הסעיף אם המנהל הראשי במשרד המתכנן נפטר, המתכנן פשט רגל, או נעשה בלתי כש</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ר לפעולה משפטית או בלתי כש</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ר למתן שירותי המתכנן או אם ארע אירוע דומה.</w:delText>
        </w:r>
      </w:del>
    </w:p>
    <w:p w14:paraId="26F5941C" w14:textId="1C600E6E" w:rsidR="00B27B4C" w:rsidRPr="00B27B4C" w:rsidDel="00D94868" w:rsidRDefault="00B27B4C" w:rsidP="00B27B4C">
      <w:pPr>
        <w:widowControl w:val="0"/>
        <w:numPr>
          <w:ilvl w:val="3"/>
          <w:numId w:val="1"/>
        </w:numPr>
        <w:tabs>
          <w:tab w:val="left" w:pos="2357"/>
        </w:tabs>
        <w:spacing w:before="0" w:beforeAutospacing="0" w:after="200" w:afterAutospacing="0" w:line="240" w:lineRule="auto"/>
        <w:ind w:left="2359" w:hanging="142"/>
        <w:jc w:val="both"/>
        <w:rPr>
          <w:del w:id="297" w:author="Avi Cohen" w:date="2020-08-09T13:51:00Z"/>
          <w:rFonts w:ascii="Times New Roman" w:eastAsia="Times New Roman" w:hAnsi="Times New Roman" w:cs="David"/>
          <w:sz w:val="20"/>
          <w:szCs w:val="24"/>
          <w:rtl/>
          <w:lang w:eastAsia="he-IL"/>
        </w:rPr>
      </w:pPr>
      <w:del w:id="298" w:author="Avi Cohen" w:date="2020-08-09T13:51:00Z">
        <w:r w:rsidRPr="00B27B4C" w:rsidDel="00D94868">
          <w:rPr>
            <w:rFonts w:ascii="Times New Roman" w:eastAsia="Times New Roman" w:hAnsi="Times New Roman" w:cs="David"/>
            <w:sz w:val="20"/>
            <w:szCs w:val="24"/>
            <w:rtl/>
            <w:lang w:eastAsia="he-IL"/>
          </w:rPr>
          <w:delText>חל שינוי בהחזקת המניות ו/או בהרכב המנהלים של המתכנן.</w:delText>
        </w:r>
      </w:del>
    </w:p>
    <w:p w14:paraId="363FB304" w14:textId="6A2E9AF0" w:rsidR="00B27B4C" w:rsidRPr="00B27B4C" w:rsidDel="00D94868" w:rsidRDefault="00B27B4C" w:rsidP="00B27B4C">
      <w:pPr>
        <w:widowControl w:val="0"/>
        <w:numPr>
          <w:ilvl w:val="2"/>
          <w:numId w:val="1"/>
        </w:numPr>
        <w:spacing w:before="0" w:beforeAutospacing="0" w:after="200" w:afterAutospacing="0" w:line="240" w:lineRule="auto"/>
        <w:ind w:left="1508" w:hanging="374"/>
        <w:jc w:val="both"/>
        <w:rPr>
          <w:del w:id="299" w:author="Avi Cohen" w:date="2020-08-09T13:51:00Z"/>
          <w:rFonts w:ascii="Times New Roman" w:eastAsia="Times New Roman" w:hAnsi="Times New Roman" w:cs="David"/>
          <w:sz w:val="20"/>
          <w:szCs w:val="24"/>
          <w:rtl/>
          <w:lang w:eastAsia="he-IL"/>
        </w:rPr>
      </w:pPr>
      <w:del w:id="300" w:author="Avi Cohen" w:date="2020-08-09T13:51:00Z">
        <w:r w:rsidRPr="00B27B4C" w:rsidDel="00D94868">
          <w:rPr>
            <w:rFonts w:ascii="Times New Roman" w:eastAsia="Times New Roman" w:hAnsi="Times New Roman" w:cs="David"/>
            <w:sz w:val="20"/>
            <w:szCs w:val="24"/>
            <w:rtl/>
            <w:lang w:eastAsia="he-IL"/>
          </w:rPr>
          <w:delText>בוטל החוזה כאמור בסעיף 12.3.1 לעיל</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ישלם המזמין למתכנן שכר בעד אותו קטע מקטעי הפרויקט ו/או שלב משרותי המתכנן שהוא ב</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צע עד לב</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טול החוזה</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וזאת לפי השיעור המפורט בנספחים </w:delText>
        </w:r>
        <w:r w:rsidRPr="00B27B4C" w:rsidDel="00D94868">
          <w:rPr>
            <w:rFonts w:ascii="Times New Roman" w:eastAsia="Times New Roman" w:hAnsi="Times New Roman" w:cs="David"/>
            <w:bCs/>
            <w:sz w:val="20"/>
            <w:szCs w:val="24"/>
            <w:rtl/>
            <w:lang w:eastAsia="he-IL"/>
          </w:rPr>
          <w:delText>ד'</w:delText>
        </w:r>
        <w:r w:rsidRPr="00B27B4C" w:rsidDel="00D94868">
          <w:rPr>
            <w:rFonts w:ascii="Times New Roman" w:eastAsia="Times New Roman" w:hAnsi="Times New Roman" w:cs="David" w:hint="cs"/>
            <w:bCs/>
            <w:sz w:val="20"/>
            <w:szCs w:val="24"/>
            <w:rtl/>
            <w:lang w:eastAsia="he-IL"/>
          </w:rPr>
          <w:delText xml:space="preserve"> </w:delText>
        </w:r>
        <w:r w:rsidRPr="00B27B4C" w:rsidDel="00D94868">
          <w:rPr>
            <w:rFonts w:ascii="Times New Roman" w:eastAsia="Times New Roman" w:hAnsi="Times New Roman" w:cs="David"/>
            <w:bCs/>
            <w:sz w:val="20"/>
            <w:szCs w:val="24"/>
            <w:rtl/>
            <w:lang w:eastAsia="he-IL"/>
          </w:rPr>
          <w:delText xml:space="preserve">ו -ה' </w:delText>
        </w:r>
        <w:r w:rsidRPr="00B27B4C" w:rsidDel="00D94868">
          <w:rPr>
            <w:rFonts w:ascii="Times New Roman" w:eastAsia="Times New Roman" w:hAnsi="Times New Roman" w:cs="David"/>
            <w:sz w:val="20"/>
            <w:szCs w:val="24"/>
            <w:rtl/>
            <w:lang w:eastAsia="he-IL"/>
          </w:rPr>
          <w:delText xml:space="preserve">לגבי כל שלב שבוצע, ובמקרה שבוצע חלק של שלב - חלק יחסי מתאים מהשכר הקבוע בנספחים </w:delText>
        </w:r>
        <w:r w:rsidRPr="00B27B4C" w:rsidDel="00D94868">
          <w:rPr>
            <w:rFonts w:ascii="Times New Roman" w:eastAsia="Times New Roman" w:hAnsi="Times New Roman" w:cs="David"/>
            <w:bCs/>
            <w:sz w:val="20"/>
            <w:szCs w:val="24"/>
            <w:rtl/>
            <w:lang w:eastAsia="he-IL"/>
          </w:rPr>
          <w:delText xml:space="preserve">ד' ו-ה' </w:delText>
        </w:r>
        <w:r w:rsidRPr="00B27B4C" w:rsidDel="00D94868">
          <w:rPr>
            <w:rFonts w:ascii="Times New Roman" w:eastAsia="Times New Roman" w:hAnsi="Times New Roman" w:cs="David"/>
            <w:sz w:val="20"/>
            <w:szCs w:val="24"/>
            <w:rtl/>
            <w:lang w:eastAsia="he-IL"/>
          </w:rPr>
          <w:delText>לאותו שלב כפי שיקבע המנהל, וזאת לסילוק כל המגיע למתכנן מהמזמין.</w:delText>
        </w:r>
      </w:del>
    </w:p>
    <w:p w14:paraId="44C366D0" w14:textId="76B0DC13" w:rsidR="00B27B4C" w:rsidRPr="00B27B4C" w:rsidDel="00D94868" w:rsidRDefault="00B27B4C" w:rsidP="00B27B4C">
      <w:pPr>
        <w:widowControl w:val="0"/>
        <w:numPr>
          <w:ilvl w:val="2"/>
          <w:numId w:val="1"/>
        </w:numPr>
        <w:spacing w:before="0" w:beforeAutospacing="0" w:after="200" w:afterAutospacing="0" w:line="240" w:lineRule="auto"/>
        <w:ind w:left="1508" w:hanging="374"/>
        <w:jc w:val="both"/>
        <w:rPr>
          <w:del w:id="301" w:author="Avi Cohen" w:date="2020-08-09T13:51:00Z"/>
          <w:rFonts w:ascii="Times New Roman" w:eastAsia="Times New Roman" w:hAnsi="Times New Roman" w:cs="David"/>
          <w:sz w:val="20"/>
          <w:szCs w:val="24"/>
          <w:rtl/>
          <w:lang w:eastAsia="he-IL"/>
        </w:rPr>
      </w:pPr>
      <w:del w:id="302" w:author="Avi Cohen" w:date="2020-08-09T13:51:00Z">
        <w:r w:rsidRPr="00B27B4C" w:rsidDel="00D94868">
          <w:rPr>
            <w:rFonts w:ascii="Times New Roman" w:eastAsia="Times New Roman" w:hAnsi="Times New Roman" w:cs="David"/>
            <w:sz w:val="20"/>
            <w:szCs w:val="24"/>
            <w:rtl/>
            <w:lang w:eastAsia="he-IL"/>
          </w:rPr>
          <w:delText>הודעה בדבר הבאת החוזה לידי גמר כאמור בסעיף 12.3.1 לעיל</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לא תשמש עילה למתכנן לתביעת פיצויים כלשהם </w:delText>
        </w:r>
        <w:r w:rsidRPr="00B27B4C" w:rsidDel="00D94868">
          <w:rPr>
            <w:rFonts w:ascii="Times New Roman" w:eastAsia="Times New Roman" w:hAnsi="Times New Roman" w:cs="David" w:hint="cs"/>
            <w:sz w:val="20"/>
            <w:szCs w:val="24"/>
            <w:rtl/>
            <w:lang w:eastAsia="he-IL"/>
          </w:rPr>
          <w:delText>ו/</w:delText>
        </w:r>
        <w:r w:rsidRPr="00B27B4C" w:rsidDel="00D94868">
          <w:rPr>
            <w:rFonts w:ascii="Times New Roman" w:eastAsia="Times New Roman" w:hAnsi="Times New Roman" w:cs="David"/>
            <w:sz w:val="20"/>
            <w:szCs w:val="24"/>
            <w:rtl/>
            <w:lang w:eastAsia="he-IL"/>
          </w:rPr>
          <w:delText>או לטענה</w:delText>
        </w:r>
        <w:r w:rsidRPr="00B27B4C" w:rsidDel="00D94868">
          <w:rPr>
            <w:rFonts w:ascii="Times New Roman" w:eastAsia="Times New Roman" w:hAnsi="Times New Roman" w:cs="David" w:hint="cs"/>
            <w:sz w:val="20"/>
            <w:szCs w:val="24"/>
            <w:rtl/>
            <w:lang w:eastAsia="he-IL"/>
          </w:rPr>
          <w:delText xml:space="preserve"> ו/או לדרישה ו/או לתלונה</w:delText>
        </w:r>
        <w:r w:rsidRPr="00B27B4C" w:rsidDel="00D94868">
          <w:rPr>
            <w:rFonts w:ascii="Times New Roman" w:eastAsia="Times New Roman" w:hAnsi="Times New Roman" w:cs="David"/>
            <w:sz w:val="20"/>
            <w:szCs w:val="24"/>
            <w:rtl/>
            <w:lang w:eastAsia="he-IL"/>
          </w:rPr>
          <w:delText xml:space="preserve"> </w:delText>
        </w:r>
        <w:r w:rsidRPr="00B27B4C" w:rsidDel="00D94868">
          <w:rPr>
            <w:rFonts w:ascii="Times New Roman" w:eastAsia="Times New Roman" w:hAnsi="Times New Roman" w:cs="David" w:hint="cs"/>
            <w:sz w:val="20"/>
            <w:szCs w:val="24"/>
            <w:rtl/>
            <w:lang w:eastAsia="he-IL"/>
          </w:rPr>
          <w:delText>ו/</w:delText>
        </w:r>
        <w:r w:rsidRPr="00B27B4C" w:rsidDel="00D94868">
          <w:rPr>
            <w:rFonts w:ascii="Times New Roman" w:eastAsia="Times New Roman" w:hAnsi="Times New Roman" w:cs="David"/>
            <w:sz w:val="20"/>
            <w:szCs w:val="24"/>
            <w:rtl/>
            <w:lang w:eastAsia="he-IL"/>
          </w:rPr>
          <w:delText xml:space="preserve">או </w:delText>
        </w:r>
        <w:r w:rsidRPr="00B27B4C" w:rsidDel="00D94868">
          <w:rPr>
            <w:rFonts w:ascii="Times New Roman" w:eastAsia="Times New Roman" w:hAnsi="Times New Roman" w:cs="David" w:hint="cs"/>
            <w:sz w:val="20"/>
            <w:szCs w:val="24"/>
            <w:rtl/>
            <w:lang w:eastAsia="he-IL"/>
          </w:rPr>
          <w:delText>ל</w:delText>
        </w:r>
        <w:r w:rsidRPr="00B27B4C" w:rsidDel="00D94868">
          <w:rPr>
            <w:rFonts w:ascii="Times New Roman" w:eastAsia="Times New Roman" w:hAnsi="Times New Roman" w:cs="David"/>
            <w:sz w:val="20"/>
            <w:szCs w:val="24"/>
            <w:rtl/>
            <w:lang w:eastAsia="he-IL"/>
          </w:rPr>
          <w:delText>תביעה כלשהי, פרט לאמור בסעיף 12.3.2 לעיל, והשכר שישולם לפי סעיף 12.3.2</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יהיה לסילוק כל המגיע למתכנן מהמזמין לפי החוזה ו/או עקב הבאתו לידי גמר כאמור, בין ע</w:delText>
        </w:r>
        <w:r w:rsidRPr="00B27B4C" w:rsidDel="00D94868">
          <w:rPr>
            <w:rFonts w:ascii="Times New Roman" w:eastAsia="Times New Roman" w:hAnsi="Times New Roman" w:cs="David" w:hint="cs"/>
            <w:sz w:val="20"/>
            <w:szCs w:val="24"/>
            <w:rtl/>
            <w:lang w:eastAsia="he-IL"/>
          </w:rPr>
          <w:delText>ל פי</w:delText>
        </w:r>
        <w:r w:rsidRPr="00B27B4C" w:rsidDel="00D94868">
          <w:rPr>
            <w:rFonts w:ascii="Times New Roman" w:eastAsia="Times New Roman" w:hAnsi="Times New Roman" w:cs="David"/>
            <w:sz w:val="20"/>
            <w:szCs w:val="24"/>
            <w:rtl/>
            <w:lang w:eastAsia="he-IL"/>
          </w:rPr>
          <w:delText xml:space="preserve"> חוזה</w:delText>
        </w:r>
        <w:r w:rsidRPr="00B27B4C" w:rsidDel="00D94868">
          <w:rPr>
            <w:rFonts w:ascii="Times New Roman" w:eastAsia="Times New Roman" w:hAnsi="Times New Roman" w:cs="David" w:hint="cs"/>
            <w:sz w:val="20"/>
            <w:szCs w:val="24"/>
            <w:rtl/>
            <w:lang w:eastAsia="he-IL"/>
          </w:rPr>
          <w:delText xml:space="preserve"> זה</w:delText>
        </w:r>
        <w:r w:rsidRPr="00B27B4C" w:rsidDel="00D94868">
          <w:rPr>
            <w:rFonts w:ascii="Times New Roman" w:eastAsia="Times New Roman" w:hAnsi="Times New Roman" w:cs="David"/>
            <w:sz w:val="20"/>
            <w:szCs w:val="24"/>
            <w:rtl/>
            <w:lang w:eastAsia="he-IL"/>
          </w:rPr>
          <w:delText xml:space="preserve"> ובין מכוח עילה כלשהי ע</w:delText>
        </w:r>
        <w:r w:rsidRPr="00B27B4C" w:rsidDel="00D94868">
          <w:rPr>
            <w:rFonts w:ascii="Times New Roman" w:eastAsia="Times New Roman" w:hAnsi="Times New Roman" w:cs="David" w:hint="cs"/>
            <w:sz w:val="20"/>
            <w:szCs w:val="24"/>
            <w:rtl/>
            <w:lang w:eastAsia="he-IL"/>
          </w:rPr>
          <w:delText>ל פי</w:delText>
        </w:r>
        <w:r w:rsidRPr="00B27B4C" w:rsidDel="00D94868">
          <w:rPr>
            <w:rFonts w:ascii="Times New Roman" w:eastAsia="Times New Roman" w:hAnsi="Times New Roman" w:cs="David"/>
            <w:sz w:val="20"/>
            <w:szCs w:val="24"/>
            <w:rtl/>
            <w:lang w:eastAsia="he-IL"/>
          </w:rPr>
          <w:delText xml:space="preserve"> הדין.</w:delText>
        </w:r>
      </w:del>
    </w:p>
    <w:p w14:paraId="174C028C" w14:textId="56B121FC" w:rsidR="00B27B4C" w:rsidRPr="00B27B4C" w:rsidDel="00D94868" w:rsidRDefault="00B27B4C" w:rsidP="00B27B4C">
      <w:pPr>
        <w:widowControl w:val="0"/>
        <w:numPr>
          <w:ilvl w:val="1"/>
          <w:numId w:val="1"/>
        </w:numPr>
        <w:spacing w:before="0" w:beforeAutospacing="0" w:after="200" w:afterAutospacing="0" w:line="240" w:lineRule="auto"/>
        <w:jc w:val="both"/>
        <w:rPr>
          <w:del w:id="303" w:author="Avi Cohen" w:date="2020-08-09T13:51:00Z"/>
          <w:rFonts w:ascii="Times New Roman" w:eastAsia="Times New Roman" w:hAnsi="Times New Roman" w:cs="David"/>
          <w:sz w:val="20"/>
          <w:szCs w:val="24"/>
          <w:rtl/>
          <w:lang w:eastAsia="he-IL"/>
        </w:rPr>
      </w:pPr>
      <w:del w:id="304" w:author="Avi Cohen" w:date="2020-08-09T13:51:00Z">
        <w:r w:rsidRPr="00B27B4C" w:rsidDel="00D94868">
          <w:rPr>
            <w:rFonts w:ascii="Times New Roman" w:eastAsia="Times New Roman" w:hAnsi="Times New Roman" w:cs="David"/>
            <w:sz w:val="20"/>
            <w:szCs w:val="24"/>
            <w:rtl/>
            <w:lang w:eastAsia="he-IL"/>
          </w:rPr>
          <w:delText>אם המנהל הראשי במשרד המתכנן ו/או המתכנן נפטר, פשט רגל, או נעשה בלתי כש</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ר למתן השירותים ע</w:delText>
        </w:r>
        <w:r w:rsidRPr="00B27B4C" w:rsidDel="00D94868">
          <w:rPr>
            <w:rFonts w:ascii="Times New Roman" w:eastAsia="Times New Roman" w:hAnsi="Times New Roman" w:cs="David" w:hint="cs"/>
            <w:sz w:val="20"/>
            <w:szCs w:val="24"/>
            <w:rtl/>
            <w:lang w:eastAsia="he-IL"/>
          </w:rPr>
          <w:delText>ל פ</w:delText>
        </w:r>
        <w:r w:rsidRPr="00B27B4C" w:rsidDel="00D94868">
          <w:rPr>
            <w:rFonts w:ascii="Times New Roman" w:eastAsia="Times New Roman" w:hAnsi="Times New Roman" w:cs="David"/>
            <w:sz w:val="20"/>
            <w:szCs w:val="24"/>
            <w:rtl/>
            <w:lang w:eastAsia="he-IL"/>
          </w:rPr>
          <w:delText>י חוזה זה או אם אירע אירוע דומה למתכנן</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יהיה המזמין זכאי לבטל </w:delText>
        </w:r>
        <w:r w:rsidRPr="00B27B4C" w:rsidDel="00D94868">
          <w:rPr>
            <w:rFonts w:ascii="Times New Roman" w:eastAsia="Times New Roman" w:hAnsi="Times New Roman" w:cs="David" w:hint="cs"/>
            <w:sz w:val="20"/>
            <w:szCs w:val="24"/>
            <w:rtl/>
            <w:lang w:eastAsia="he-IL"/>
          </w:rPr>
          <w:delText xml:space="preserve">את </w:delText>
        </w:r>
        <w:r w:rsidRPr="00B27B4C" w:rsidDel="00D94868">
          <w:rPr>
            <w:rFonts w:ascii="Times New Roman" w:eastAsia="Times New Roman" w:hAnsi="Times New Roman" w:cs="David"/>
            <w:sz w:val="20"/>
            <w:szCs w:val="24"/>
            <w:rtl/>
            <w:lang w:eastAsia="he-IL"/>
          </w:rPr>
          <w:delText>החוזה ויחולו הוראות סעיפים 12.3.2 ו - 12.3.3 לעיל.</w:delText>
        </w:r>
      </w:del>
    </w:p>
    <w:p w14:paraId="5A0A6530" w14:textId="650CFAE9" w:rsidR="00B27B4C" w:rsidRPr="00B27B4C" w:rsidDel="00D94868" w:rsidRDefault="00B27B4C" w:rsidP="00B27B4C">
      <w:pPr>
        <w:widowControl w:val="0"/>
        <w:numPr>
          <w:ilvl w:val="1"/>
          <w:numId w:val="1"/>
        </w:numPr>
        <w:spacing w:before="0" w:beforeAutospacing="0" w:after="200" w:afterAutospacing="0" w:line="240" w:lineRule="auto"/>
        <w:jc w:val="both"/>
        <w:rPr>
          <w:del w:id="305" w:author="Avi Cohen" w:date="2020-08-09T13:51:00Z"/>
          <w:rFonts w:ascii="Times New Roman" w:eastAsia="Times New Roman" w:hAnsi="Times New Roman" w:cs="David"/>
          <w:sz w:val="20"/>
          <w:szCs w:val="24"/>
          <w:rtl/>
          <w:lang w:eastAsia="he-IL"/>
        </w:rPr>
      </w:pPr>
      <w:del w:id="306" w:author="Avi Cohen" w:date="2020-08-09T13:51:00Z">
        <w:r w:rsidRPr="00B27B4C" w:rsidDel="00D94868">
          <w:rPr>
            <w:rFonts w:ascii="Times New Roman" w:eastAsia="Times New Roman" w:hAnsi="Times New Roman" w:cs="David"/>
            <w:sz w:val="20"/>
            <w:szCs w:val="24"/>
            <w:rtl/>
            <w:lang w:eastAsia="he-IL"/>
          </w:rPr>
          <w:delText>התשלום ע</w:delText>
        </w:r>
        <w:r w:rsidRPr="00B27B4C" w:rsidDel="00D94868">
          <w:rPr>
            <w:rFonts w:ascii="Times New Roman" w:eastAsia="Times New Roman" w:hAnsi="Times New Roman" w:cs="David" w:hint="cs"/>
            <w:sz w:val="20"/>
            <w:szCs w:val="24"/>
            <w:rtl/>
            <w:lang w:eastAsia="he-IL"/>
          </w:rPr>
          <w:delText>ל פי</w:delText>
        </w:r>
        <w:r w:rsidRPr="00B27B4C" w:rsidDel="00D94868">
          <w:rPr>
            <w:rFonts w:ascii="Times New Roman" w:eastAsia="Times New Roman" w:hAnsi="Times New Roman" w:cs="David"/>
            <w:sz w:val="20"/>
            <w:szCs w:val="24"/>
            <w:rtl/>
            <w:lang w:eastAsia="he-IL"/>
          </w:rPr>
          <w:delText xml:space="preserve"> סעיפים 12.1, 12.2 ו-12.3 לעיל</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מותנה בכך שהמזמין קיבל לידיו את כל התכניות ועד לקבלתן לא יהיה עליו לבצע תשלום ע</w:delText>
        </w:r>
        <w:r w:rsidRPr="00B27B4C" w:rsidDel="00D94868">
          <w:rPr>
            <w:rFonts w:ascii="Times New Roman" w:eastAsia="Times New Roman" w:hAnsi="Times New Roman" w:cs="David" w:hint="cs"/>
            <w:sz w:val="20"/>
            <w:szCs w:val="24"/>
            <w:rtl/>
            <w:lang w:eastAsia="he-IL"/>
          </w:rPr>
          <w:delText>ל פי</w:delText>
        </w:r>
        <w:r w:rsidRPr="00B27B4C" w:rsidDel="00D94868">
          <w:rPr>
            <w:rFonts w:ascii="Times New Roman" w:eastAsia="Times New Roman" w:hAnsi="Times New Roman" w:cs="David"/>
            <w:sz w:val="20"/>
            <w:szCs w:val="24"/>
            <w:rtl/>
            <w:lang w:eastAsia="he-IL"/>
          </w:rPr>
          <w:delText xml:space="preserve"> הסעיפים הנ"ל.</w:delText>
        </w:r>
      </w:del>
    </w:p>
    <w:p w14:paraId="5BD8C258" w14:textId="525D9EED" w:rsidR="00B27B4C" w:rsidRPr="00B27B4C" w:rsidDel="00D94868" w:rsidRDefault="00B27B4C" w:rsidP="00B27B4C">
      <w:pPr>
        <w:widowControl w:val="0"/>
        <w:numPr>
          <w:ilvl w:val="1"/>
          <w:numId w:val="1"/>
        </w:numPr>
        <w:spacing w:before="0" w:beforeAutospacing="0" w:after="200" w:afterAutospacing="0" w:line="240" w:lineRule="auto"/>
        <w:jc w:val="both"/>
        <w:rPr>
          <w:del w:id="307" w:author="Avi Cohen" w:date="2020-08-09T13:51:00Z"/>
          <w:rFonts w:ascii="Times New Roman" w:eastAsia="Times New Roman" w:hAnsi="Times New Roman" w:cs="David"/>
          <w:sz w:val="20"/>
          <w:szCs w:val="24"/>
          <w:rtl/>
          <w:lang w:eastAsia="he-IL"/>
        </w:rPr>
      </w:pPr>
      <w:del w:id="308" w:author="Avi Cohen" w:date="2020-08-09T13:51:00Z">
        <w:r w:rsidRPr="00B27B4C" w:rsidDel="00D94868">
          <w:rPr>
            <w:rFonts w:ascii="Times New Roman" w:eastAsia="Times New Roman" w:hAnsi="Times New Roman" w:cs="David"/>
            <w:sz w:val="20"/>
            <w:szCs w:val="24"/>
            <w:rtl/>
            <w:lang w:eastAsia="he-IL"/>
          </w:rPr>
          <w:delText>בכל מקרה של הבאת חוזה</w:delText>
        </w:r>
        <w:r w:rsidRPr="00B27B4C" w:rsidDel="00D94868">
          <w:rPr>
            <w:rFonts w:ascii="Times New Roman" w:eastAsia="Times New Roman" w:hAnsi="Times New Roman" w:cs="David" w:hint="cs"/>
            <w:sz w:val="20"/>
            <w:szCs w:val="24"/>
            <w:rtl/>
            <w:lang w:eastAsia="he-IL"/>
          </w:rPr>
          <w:delText xml:space="preserve"> זה לידי</w:delText>
        </w:r>
        <w:r w:rsidRPr="00B27B4C" w:rsidDel="00D94868">
          <w:rPr>
            <w:rFonts w:ascii="Times New Roman" w:eastAsia="Times New Roman" w:hAnsi="Times New Roman" w:cs="David"/>
            <w:sz w:val="20"/>
            <w:szCs w:val="24"/>
            <w:rtl/>
            <w:lang w:eastAsia="he-IL"/>
          </w:rPr>
          <w:delText xml:space="preserve"> גמר או ביטולו</w:delText>
        </w:r>
        <w:r w:rsidRPr="00B27B4C" w:rsidDel="00D94868">
          <w:rPr>
            <w:rFonts w:ascii="Times New Roman" w:eastAsia="Times New Roman" w:hAnsi="Times New Roman" w:cs="David" w:hint="cs"/>
            <w:sz w:val="20"/>
            <w:szCs w:val="24"/>
            <w:rtl/>
            <w:lang w:eastAsia="he-IL"/>
          </w:rPr>
          <w:delText>,</w:delText>
        </w:r>
        <w:r w:rsidRPr="00B27B4C" w:rsidDel="00D94868">
          <w:rPr>
            <w:rFonts w:ascii="Times New Roman" w:eastAsia="Times New Roman" w:hAnsi="Times New Roman" w:cs="David"/>
            <w:sz w:val="20"/>
            <w:szCs w:val="24"/>
            <w:rtl/>
            <w:lang w:eastAsia="he-IL"/>
          </w:rPr>
          <w:delText xml:space="preserve"> יהיה המזמין זכאי למסור את ב</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צוע המשך ש</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רותי המתכנן לאחר ולהשתמש ללא הגבלה בשרותי המתכנן שבוצעו עד לאותו מועד, והמתכנן מסכים לכך ולא יהיה זכאי לדבר בגין זאת.</w:delText>
        </w:r>
      </w:del>
    </w:p>
    <w:p w14:paraId="25A496FE" w14:textId="0AC35CDB" w:rsidR="00B27B4C" w:rsidRPr="00B27B4C" w:rsidDel="00D94868" w:rsidRDefault="00B27B4C" w:rsidP="00B27B4C">
      <w:pPr>
        <w:widowControl w:val="0"/>
        <w:numPr>
          <w:ilvl w:val="1"/>
          <w:numId w:val="1"/>
        </w:numPr>
        <w:spacing w:before="0" w:beforeAutospacing="0" w:after="200" w:afterAutospacing="0" w:line="240" w:lineRule="auto"/>
        <w:jc w:val="both"/>
        <w:rPr>
          <w:del w:id="309" w:author="Avi Cohen" w:date="2020-08-09T13:52:00Z"/>
          <w:rFonts w:ascii="Times New Roman" w:eastAsia="Times New Roman" w:hAnsi="Times New Roman" w:cs="David"/>
          <w:sz w:val="20"/>
          <w:szCs w:val="24"/>
          <w:rtl/>
          <w:lang w:eastAsia="he-IL"/>
        </w:rPr>
      </w:pPr>
      <w:del w:id="310" w:author="Avi Cohen" w:date="2020-08-09T13:52:00Z">
        <w:r w:rsidRPr="00B27B4C" w:rsidDel="00D94868">
          <w:rPr>
            <w:rFonts w:ascii="Times New Roman" w:eastAsia="Times New Roman" w:hAnsi="Times New Roman" w:cs="David"/>
            <w:sz w:val="20"/>
            <w:szCs w:val="24"/>
            <w:rtl/>
            <w:lang w:eastAsia="he-IL"/>
          </w:rPr>
          <w:delText>כל אימת שהמתכנן לא יקיים איזו מהתחייבויותיו לפי חוזה</w:delText>
        </w:r>
        <w:r w:rsidRPr="00B27B4C" w:rsidDel="00D94868">
          <w:rPr>
            <w:rFonts w:ascii="Times New Roman" w:eastAsia="Times New Roman" w:hAnsi="Times New Roman" w:cs="David" w:hint="cs"/>
            <w:sz w:val="20"/>
            <w:szCs w:val="24"/>
            <w:rtl/>
            <w:lang w:eastAsia="he-IL"/>
          </w:rPr>
          <w:delText xml:space="preserve"> זה</w:delText>
        </w:r>
        <w:r w:rsidRPr="00B27B4C" w:rsidDel="00D94868">
          <w:rPr>
            <w:rFonts w:ascii="Times New Roman" w:eastAsia="Times New Roman" w:hAnsi="Times New Roman" w:cs="David"/>
            <w:sz w:val="20"/>
            <w:szCs w:val="24"/>
            <w:rtl/>
            <w:lang w:eastAsia="he-IL"/>
          </w:rPr>
          <w:delText>, ולאחר שקיבל מהמזמין התראה בכתב בגין כך, יהיה המזמין זכאי לבצע התחייבות זאת באמצעות בעל מקצוע אחר וזאת מבלי לגרוע מאיזה מזכויותיו של המזמין לפי החוזה.</w:delText>
        </w:r>
      </w:del>
    </w:p>
    <w:p w14:paraId="36414CC4" w14:textId="526B1C43" w:rsidR="00B27B4C" w:rsidRPr="00B27B4C" w:rsidDel="00D94868" w:rsidRDefault="00B27B4C" w:rsidP="00B27B4C">
      <w:pPr>
        <w:widowControl w:val="0"/>
        <w:numPr>
          <w:ilvl w:val="1"/>
          <w:numId w:val="1"/>
        </w:numPr>
        <w:spacing w:before="0" w:beforeAutospacing="0" w:after="200" w:afterAutospacing="0" w:line="240" w:lineRule="auto"/>
        <w:jc w:val="both"/>
        <w:rPr>
          <w:del w:id="311" w:author="Avi Cohen" w:date="2020-08-09T13:52:00Z"/>
          <w:rFonts w:ascii="Times New Roman" w:eastAsia="Times New Roman" w:hAnsi="Times New Roman" w:cs="David"/>
          <w:sz w:val="20"/>
          <w:szCs w:val="24"/>
          <w:lang w:eastAsia="he-IL"/>
        </w:rPr>
      </w:pPr>
      <w:del w:id="312" w:author="Avi Cohen" w:date="2020-08-09T13:52:00Z">
        <w:r w:rsidRPr="00B27B4C" w:rsidDel="00D94868">
          <w:rPr>
            <w:rFonts w:ascii="Times New Roman" w:eastAsia="Times New Roman" w:hAnsi="Times New Roman" w:cs="David"/>
            <w:sz w:val="20"/>
            <w:szCs w:val="24"/>
            <w:rtl/>
            <w:lang w:eastAsia="he-IL"/>
          </w:rPr>
          <w:delText xml:space="preserve">השתמש המזמין בזכותו על פי סעיף 12.7 לעיל, יהיה הוא רשאי לגבות מאת המתכנן </w:delText>
        </w:r>
        <w:r w:rsidRPr="00B27B4C" w:rsidDel="00D94868">
          <w:rPr>
            <w:rFonts w:ascii="Times New Roman" w:eastAsia="Times New Roman" w:hAnsi="Times New Roman" w:cs="David" w:hint="cs"/>
            <w:sz w:val="20"/>
            <w:szCs w:val="24"/>
            <w:rtl/>
            <w:lang w:eastAsia="he-IL"/>
          </w:rPr>
          <w:delText>ו/</w:delText>
        </w:r>
        <w:r w:rsidRPr="00B27B4C" w:rsidDel="00D94868">
          <w:rPr>
            <w:rFonts w:ascii="Times New Roman" w:eastAsia="Times New Roman" w:hAnsi="Times New Roman" w:cs="David"/>
            <w:sz w:val="20"/>
            <w:szCs w:val="24"/>
            <w:rtl/>
            <w:lang w:eastAsia="he-IL"/>
          </w:rPr>
          <w:delText>או לנכות מכל סכום שיגיע לו את הסכומים שהמזמין נשא בהם בשל כך, בתוספת 15% לכ</w:delText>
        </w:r>
        <w:r w:rsidRPr="00B27B4C" w:rsidDel="00D94868">
          <w:rPr>
            <w:rFonts w:ascii="Times New Roman" w:eastAsia="Times New Roman" w:hAnsi="Times New Roman" w:cs="David" w:hint="cs"/>
            <w:sz w:val="20"/>
            <w:szCs w:val="24"/>
            <w:rtl/>
            <w:lang w:eastAsia="he-IL"/>
          </w:rPr>
          <w:delText>י</w:delText>
        </w:r>
        <w:r w:rsidRPr="00B27B4C" w:rsidDel="00D94868">
          <w:rPr>
            <w:rFonts w:ascii="Times New Roman" w:eastAsia="Times New Roman" w:hAnsi="Times New Roman" w:cs="David"/>
            <w:sz w:val="20"/>
            <w:szCs w:val="24"/>
            <w:rtl/>
            <w:lang w:eastAsia="he-IL"/>
          </w:rPr>
          <w:delText>סוי הוצאותיו הכלליות, וזאת מבלי שיהיה עליו להוכיח את הסכומים הנ"ל.</w:delText>
        </w:r>
      </w:del>
    </w:p>
    <w:p w14:paraId="022AC16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D4ABA8D"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6E39228"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136AFEB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0AB9B76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11BCA7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0D5FB5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5CD4999D" w14:textId="77777777" w:rsidR="00DE6183" w:rsidRPr="00B27B4C" w:rsidRDefault="00DE6183" w:rsidP="00DE6183">
      <w:pPr>
        <w:widowControl w:val="0"/>
        <w:numPr>
          <w:ilvl w:val="1"/>
          <w:numId w:val="1"/>
        </w:numPr>
        <w:spacing w:before="0" w:beforeAutospacing="0" w:after="240" w:afterAutospacing="0" w:line="240" w:lineRule="auto"/>
        <w:ind w:left="788" w:hanging="431"/>
        <w:jc w:val="both"/>
        <w:rPr>
          <w:ins w:id="313" w:author="Avi Cohen" w:date="2020-08-09T13:52:00Z"/>
          <w:rFonts w:ascii="Times New Roman" w:eastAsia="Times New Roman" w:hAnsi="Times New Roman" w:cs="David"/>
          <w:sz w:val="20"/>
          <w:szCs w:val="24"/>
          <w:rtl/>
          <w:lang w:eastAsia="he-IL"/>
        </w:rPr>
      </w:pPr>
      <w:ins w:id="314" w:author="Avi Cohen" w:date="2020-08-09T13:52:00Z">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w:t>
        </w:r>
        <w:r>
          <w:rPr>
            <w:rFonts w:ascii="Times New Roman" w:eastAsia="Times New Roman" w:hAnsi="Times New Roman" w:cs="David" w:hint="cs"/>
            <w:sz w:val="20"/>
            <w:szCs w:val="24"/>
            <w:rtl/>
            <w:lang w:eastAsia="he-IL"/>
          </w:rPr>
          <w:t xml:space="preserve"> ו/או במקרקעי הפרויקט</w:t>
        </w:r>
        <w:r w:rsidRPr="00B27B4C">
          <w:rPr>
            <w:rFonts w:ascii="Times New Roman" w:eastAsia="Times New Roman" w:hAnsi="Times New Roman" w:cs="David"/>
            <w:sz w:val="20"/>
            <w:szCs w:val="24"/>
            <w:rtl/>
            <w:lang w:eastAsia="he-IL"/>
          </w:rPr>
          <w:t>, כפי שיראה בעיניו, בלא צורך בהסכמה כלשהי מצד המתכנן.</w:t>
        </w:r>
      </w:ins>
    </w:p>
    <w:p w14:paraId="2BD5A8F1" w14:textId="67BF868B" w:rsidR="00B27B4C" w:rsidRPr="00B27B4C" w:rsidDel="00DE6183" w:rsidRDefault="00B27B4C" w:rsidP="00B27B4C">
      <w:pPr>
        <w:widowControl w:val="0"/>
        <w:numPr>
          <w:ilvl w:val="1"/>
          <w:numId w:val="1"/>
        </w:numPr>
        <w:spacing w:before="0" w:beforeAutospacing="0" w:after="240" w:afterAutospacing="0" w:line="240" w:lineRule="auto"/>
        <w:ind w:left="788" w:hanging="431"/>
        <w:jc w:val="both"/>
        <w:rPr>
          <w:del w:id="315" w:author="Avi Cohen" w:date="2020-08-09T13:52:00Z"/>
          <w:rFonts w:ascii="Times New Roman" w:eastAsia="Times New Roman" w:hAnsi="Times New Roman" w:cs="David"/>
          <w:sz w:val="20"/>
          <w:szCs w:val="24"/>
          <w:rtl/>
          <w:lang w:eastAsia="he-IL"/>
        </w:rPr>
      </w:pPr>
      <w:del w:id="316" w:author="Avi Cohen" w:date="2020-08-09T13:52:00Z">
        <w:r w:rsidRPr="00B27B4C" w:rsidDel="00DE6183">
          <w:rPr>
            <w:rFonts w:ascii="Times New Roman" w:eastAsia="Times New Roman" w:hAnsi="Times New Roman" w:cs="David"/>
            <w:sz w:val="20"/>
            <w:szCs w:val="24"/>
            <w:rtl/>
            <w:lang w:eastAsia="he-IL"/>
          </w:rPr>
          <w:delText>המזמין רשאי להעביר, בכל עת, כל זכות מזכויותיו וכל חובה מחובותיו לפי חוזה זה, כפי שיראה בעיניו, בלא צורך בהסכמה כלשהי מצד המתכנן.</w:delText>
        </w:r>
      </w:del>
    </w:p>
    <w:p w14:paraId="3EBEECF5"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3D9550D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244A254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B8546AC"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52F5169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1F6F899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4FE930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55AD18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w:t>
      </w:r>
      <w:r w:rsidRPr="00B27B4C">
        <w:rPr>
          <w:rFonts w:ascii="Times New Roman" w:eastAsia="Times New Roman" w:hAnsi="Times New Roman" w:cs="David"/>
          <w:sz w:val="20"/>
          <w:szCs w:val="24"/>
          <w:rtl/>
          <w:lang w:eastAsia="he-IL"/>
        </w:rPr>
        <w:lastRenderedPageBreak/>
        <w:t xml:space="preserve">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0824F00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0C19EB8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596E6F5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7CB244C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5E048C6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w:t>
      </w:r>
      <w:r w:rsidRPr="00B27B4C">
        <w:rPr>
          <w:rFonts w:ascii="Times New Roman" w:eastAsia="Times New Roman" w:hAnsi="Times New Roman" w:cs="David"/>
          <w:sz w:val="20"/>
          <w:szCs w:val="24"/>
          <w:rtl/>
          <w:lang w:eastAsia="he-IL"/>
        </w:rPr>
        <w:lastRenderedPageBreak/>
        <w:t>הפרויקט עד להפסקת עבודתו וחפיפה נאותה של המתכנן החליפי.</w:t>
      </w:r>
    </w:p>
    <w:p w14:paraId="6F8A7792"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E1A126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3941B923" w14:textId="776962E1"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ins w:id="317" w:author="Avi Cohen" w:date="2020-11-22T15:05:00Z">
        <w:r w:rsidR="00DF6012">
          <w:rPr>
            <w:rFonts w:ascii="Times New Roman" w:eastAsia="Times New Roman" w:hAnsi="Times New Roman" w:cs="David" w:hint="cs"/>
            <w:sz w:val="20"/>
            <w:szCs w:val="24"/>
            <w:rtl/>
            <w:lang w:eastAsia="he-IL"/>
          </w:rPr>
          <w:t xml:space="preserve"> , </w:t>
        </w:r>
        <w:r w:rsidR="00DF6012" w:rsidRPr="00DF6012">
          <w:rPr>
            <w:rFonts w:ascii="Times New Roman" w:eastAsia="Times New Roman" w:hAnsi="Times New Roman" w:cs="David" w:hint="cs"/>
            <w:b/>
            <w:bCs/>
            <w:sz w:val="20"/>
            <w:szCs w:val="24"/>
            <w:highlight w:val="yellow"/>
            <w:rtl/>
            <w:lang w:eastAsia="he-IL"/>
            <w:rPrChange w:id="318" w:author="Avi Cohen" w:date="2020-11-22T15:05:00Z">
              <w:rPr>
                <w:rFonts w:ascii="Times New Roman" w:eastAsia="Times New Roman" w:hAnsi="Times New Roman" w:cs="David" w:hint="cs"/>
                <w:sz w:val="20"/>
                <w:szCs w:val="24"/>
                <w:rtl/>
                <w:lang w:eastAsia="he-IL"/>
              </w:rPr>
            </w:rPrChange>
          </w:rPr>
          <w:t>אשר ייקבעו ע"י ביה"מש</w:t>
        </w:r>
        <w:r w:rsidR="00DF6012" w:rsidRPr="00DF6012">
          <w:rPr>
            <w:rFonts w:ascii="Times New Roman" w:eastAsia="Times New Roman" w:hAnsi="Times New Roman" w:cs="David" w:hint="cs"/>
            <w:b/>
            <w:bCs/>
            <w:sz w:val="20"/>
            <w:szCs w:val="24"/>
            <w:rtl/>
            <w:lang w:eastAsia="he-IL"/>
            <w:rPrChange w:id="319" w:author="Avi Cohen" w:date="2020-11-22T15:05:00Z">
              <w:rPr>
                <w:rFonts w:ascii="Times New Roman" w:eastAsia="Times New Roman" w:hAnsi="Times New Roman" w:cs="David" w:hint="cs"/>
                <w:sz w:val="20"/>
                <w:szCs w:val="24"/>
                <w:rtl/>
                <w:lang w:eastAsia="he-IL"/>
              </w:rPr>
            </w:rPrChange>
          </w:rPr>
          <w:t xml:space="preserve"> .</w:t>
        </w:r>
      </w:ins>
      <w:del w:id="320" w:author="Avi Cohen" w:date="2020-11-22T15:05:00Z">
        <w:r w:rsidRPr="00DF6012" w:rsidDel="00DF6012">
          <w:rPr>
            <w:rFonts w:ascii="Times New Roman" w:eastAsia="Times New Roman" w:hAnsi="Times New Roman" w:cs="David"/>
            <w:b/>
            <w:bCs/>
            <w:sz w:val="20"/>
            <w:szCs w:val="24"/>
            <w:rtl/>
            <w:lang w:eastAsia="he-IL"/>
            <w:rPrChange w:id="321" w:author="Avi Cohen" w:date="2020-11-22T15:05:00Z">
              <w:rPr>
                <w:rFonts w:ascii="Times New Roman" w:eastAsia="Times New Roman" w:hAnsi="Times New Roman" w:cs="David"/>
                <w:sz w:val="20"/>
                <w:szCs w:val="24"/>
                <w:rtl/>
                <w:lang w:eastAsia="he-IL"/>
              </w:rPr>
            </w:rPrChange>
          </w:rPr>
          <w:delText>.</w:delText>
        </w:r>
      </w:del>
    </w:p>
    <w:p w14:paraId="29684FE1"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1CD2E40"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577419FA" w14:textId="579E9425" w:rsidR="00B27B4C" w:rsidRPr="00B27B4C" w:rsidRDefault="005F297E" w:rsidP="005F297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בוטל </w:t>
      </w:r>
      <w:del w:id="322" w:author="Avi Cohen" w:date="2020-11-09T15:18:00Z">
        <w:r w:rsidR="00B27B4C" w:rsidRPr="00B27B4C" w:rsidDel="005F297E">
          <w:rPr>
            <w:rFonts w:ascii="Times New Roman" w:eastAsia="Times New Roman" w:hAnsi="Times New Roman" w:cs="David"/>
            <w:sz w:val="20"/>
            <w:szCs w:val="24"/>
            <w:rtl/>
            <w:lang w:eastAsia="he-IL"/>
          </w:rPr>
          <w:delText>המזמין זכאי לקזז כנגד כל סכום המגיע למתכנן מאת המזמין לפי חוזה</w:delText>
        </w:r>
        <w:r w:rsidR="00B27B4C" w:rsidRPr="00B27B4C" w:rsidDel="005F297E">
          <w:rPr>
            <w:rFonts w:ascii="Times New Roman" w:eastAsia="Times New Roman" w:hAnsi="Times New Roman" w:cs="David" w:hint="cs"/>
            <w:sz w:val="20"/>
            <w:szCs w:val="24"/>
            <w:rtl/>
            <w:lang w:eastAsia="he-IL"/>
          </w:rPr>
          <w:delText xml:space="preserve"> זה,</w:delText>
        </w:r>
        <w:r w:rsidR="00B27B4C" w:rsidRPr="00B27B4C" w:rsidDel="005F297E">
          <w:rPr>
            <w:rFonts w:ascii="Times New Roman" w:eastAsia="Times New Roman" w:hAnsi="Times New Roman" w:cs="David"/>
            <w:sz w:val="20"/>
            <w:szCs w:val="24"/>
            <w:rtl/>
            <w:lang w:eastAsia="he-IL"/>
          </w:rPr>
          <w:delText xml:space="preserve"> כל סכום שלפי טענתו מגיע לו מהמתכנן, וכל זכות של המתכנן לתשלום מהמזמין כפופה לזכות הקיזוז הנ"ל</w:delText>
        </w:r>
      </w:del>
    </w:p>
    <w:p w14:paraId="1C1565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BE9D61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54C62390"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504F3FF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B562C8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3F7985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C9C95F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2E3182A4"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3C6D8E9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2051059"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75115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CA2659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D1F92EB"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2F5405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51DE9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70D458A2"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D5937A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2B83A91"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0AB71B0" w14:textId="1D9CB4DB" w:rsidR="00B27B4C" w:rsidRPr="00DE7868" w:rsidRDefault="00F40212" w:rsidP="00B37B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ins w:id="323" w:author="Avi Cohen" w:date="2020-10-19T15:55:00Z">
        <w:r>
          <w:rPr>
            <w:rFonts w:ascii="Times New Roman" w:eastAsia="Times New Roman" w:hAnsi="Times New Roman" w:cs="David"/>
            <w:noProof/>
            <w:color w:val="00B0F0"/>
            <w:sz w:val="20"/>
            <w:szCs w:val="24"/>
            <w:rPrChange w:id="324" w:author="Unknown">
              <w:rPr>
                <w:noProof/>
              </w:rPr>
            </w:rPrChange>
          </w:rPr>
          <mc:AlternateContent>
            <mc:Choice Requires="wps">
              <w:drawing>
                <wp:anchor distT="0" distB="0" distL="114300" distR="114300" simplePos="0" relativeHeight="251662336" behindDoc="0" locked="0" layoutInCell="1" allowOverlap="1" wp14:anchorId="1FD2F03B" wp14:editId="713AD169">
                  <wp:simplePos x="0" y="0"/>
                  <wp:positionH relativeFrom="column">
                    <wp:posOffset>1671762</wp:posOffset>
                  </wp:positionH>
                  <wp:positionV relativeFrom="paragraph">
                    <wp:posOffset>105051</wp:posOffset>
                  </wp:positionV>
                  <wp:extent cx="1852654" cy="7951"/>
                  <wp:effectExtent l="0" t="0" r="33655" b="30480"/>
                  <wp:wrapNone/>
                  <wp:docPr id="5" name="מחבר ישר 5"/>
                  <wp:cNvGraphicFramePr/>
                  <a:graphic xmlns:a="http://schemas.openxmlformats.org/drawingml/2006/main">
                    <a:graphicData uri="http://schemas.microsoft.com/office/word/2010/wordprocessingShape">
                      <wps:wsp>
                        <wps:cNvCnPr/>
                        <wps:spPr>
                          <a:xfrm flipV="1">
                            <a:off x="0" y="0"/>
                            <a:ext cx="1852654"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3EAAF6" id="מחבר ישר 5"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31.65pt,8.25pt" to="277.5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" strokecolor="#5b9bd5 [3204]" strokeweight=".5pt">
                  <v:stroke joinstyle="miter"/>
                </v:line>
              </w:pict>
            </mc:Fallback>
          </mc:AlternateContent>
        </w:r>
      </w:ins>
      <w:r w:rsidR="00B27B4C" w:rsidRPr="00DE7868">
        <w:rPr>
          <w:rFonts w:ascii="Times New Roman" w:eastAsia="Times New Roman" w:hAnsi="Times New Roman" w:cs="David"/>
          <w:color w:val="00B0F0"/>
          <w:sz w:val="20"/>
          <w:szCs w:val="24"/>
          <w:rtl/>
          <w:lang w:eastAsia="he-IL"/>
        </w:rPr>
        <w:tab/>
      </w:r>
      <w:customXmlDelRangeStart w:id="325" w:author="Avi Cohen" w:date="2020-10-19T15:54:00Z"/>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customXmlDelRangeEnd w:id="325"/>
          <w:customXmlDelRangeStart w:id="326" w:author="Avi Cohen" w:date="2020-10-19T15:54:00Z"/>
        </w:sdtContent>
      </w:sdt>
      <w:customXmlDelRangeEnd w:id="326"/>
      <w:r w:rsidR="00B27B4C"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327" w:author="Avi Cohen" w:date="2020-10-19T15:54:00Z">
            <w:r w:rsidR="00433F2A" w:rsidRPr="003E6FC4">
              <w:rPr>
                <w:rStyle w:val="PlaceholderText"/>
                <w:rtl/>
              </w:rPr>
              <w:t>[שם צד א]</w:t>
            </w:r>
          </w:ins>
        </w:sdtContent>
      </w:sdt>
    </w:p>
    <w:p w14:paraId="7C3562CC" w14:textId="7B11F8EF" w:rsidR="00B27B4C" w:rsidRPr="00B27B4C" w:rsidRDefault="00B27B4C" w:rsidP="006C74EA">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2E7459">
        <w:rPr>
          <w:rFonts w:ascii="Times New Roman" w:eastAsia="Times New Roman" w:hAnsi="Times New Roman" w:cs="David"/>
          <w:b/>
          <w:bCs/>
          <w:sz w:val="20"/>
          <w:szCs w:val="24"/>
          <w:rtl/>
          <w:lang w:eastAsia="he-IL"/>
          <w:rPrChange w:id="328" w:author="Avi Cohen" w:date="2020-10-19T15:55:00Z">
            <w:rPr>
              <w:rFonts w:ascii="Times New Roman" w:eastAsia="Times New Roman" w:hAnsi="Times New Roman" w:cs="David"/>
              <w:sz w:val="20"/>
              <w:szCs w:val="24"/>
              <w:rtl/>
              <w:lang w:eastAsia="he-IL"/>
            </w:rPr>
          </w:rPrChange>
        </w:rPr>
        <w:t>המתכנן</w:t>
      </w:r>
      <w:r w:rsidRPr="002E7459">
        <w:rPr>
          <w:rFonts w:ascii="Times New Roman" w:eastAsia="Times New Roman" w:hAnsi="Times New Roman" w:cs="David"/>
          <w:b/>
          <w:bCs/>
          <w:sz w:val="20"/>
          <w:szCs w:val="24"/>
          <w:lang w:eastAsia="he-IL"/>
          <w:rPrChange w:id="329" w:author="Avi Cohen" w:date="2020-10-19T15:55:00Z">
            <w:rPr>
              <w:rFonts w:ascii="Times New Roman" w:eastAsia="Times New Roman" w:hAnsi="Times New Roman" w:cs="David"/>
              <w:sz w:val="20"/>
              <w:szCs w:val="24"/>
              <w:lang w:eastAsia="he-IL"/>
            </w:rPr>
          </w:rPrChange>
        </w:rPr>
        <w:t xml:space="preserve"> </w:t>
      </w:r>
      <w:ins w:id="330" w:author="Avi Cohen" w:date="2020-10-19T15:54:00Z">
        <w:r w:rsidR="00433F2A" w:rsidRPr="002E7459">
          <w:rPr>
            <w:rFonts w:ascii="Times New Roman" w:eastAsia="Times New Roman" w:hAnsi="Times New Roman" w:cs="David"/>
            <w:b/>
            <w:bCs/>
            <w:sz w:val="20"/>
            <w:szCs w:val="24"/>
            <w:rtl/>
            <w:lang w:eastAsia="he-IL"/>
            <w:rPrChange w:id="331" w:author="Avi Cohen" w:date="2020-10-19T15:55:00Z">
              <w:rPr>
                <w:rFonts w:ascii="Times New Roman" w:eastAsia="Times New Roman" w:hAnsi="Times New Roman" w:cs="David"/>
                <w:sz w:val="20"/>
                <w:szCs w:val="24"/>
                <w:rtl/>
                <w:lang w:eastAsia="he-IL"/>
              </w:rPr>
            </w:rPrChange>
          </w:rPr>
          <w:t>:</w:t>
        </w:r>
        <w:r w:rsidR="00433F2A">
          <w:rPr>
            <w:rFonts w:ascii="Times New Roman" w:eastAsia="Times New Roman" w:hAnsi="Times New Roman" w:cs="David" w:hint="cs"/>
            <w:sz w:val="20"/>
            <w:szCs w:val="24"/>
            <w:rtl/>
            <w:lang w:eastAsia="he-IL"/>
          </w:rPr>
          <w:t xml:space="preserve">   </w:t>
        </w:r>
      </w:ins>
      <w:customXmlInsRangeStart w:id="332" w:author="Avi Cohen" w:date="2020-10-19T15:54:00Z"/>
      <w:sdt>
        <w:sdtPr>
          <w:rPr>
            <w:rFonts w:ascii="Times New Roman" w:eastAsia="Times New Roman" w:hAnsi="Times New Roman" w:cs="David"/>
            <w:color w:val="00B0F0"/>
            <w:sz w:val="20"/>
            <w:szCs w:val="24"/>
            <w:rtl/>
            <w:lang w:eastAsia="he-IL"/>
          </w:rPr>
          <w:alias w:val="שם ספק"/>
          <w:tag w:val="cntSupllierName"/>
          <w:id w:val="-1995634974"/>
          <w:placeholder>
            <w:docPart w:val="C4C38DCCF1154F519B3B2AD665DE14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customXmlInsRangeEnd w:id="332"/>
          <w:ins w:id="333" w:author="Avi Cohen" w:date="2020-10-19T15:55:00Z">
            <w:r w:rsidR="00433F2A" w:rsidRPr="00433F2A">
              <w:rPr>
                <w:rFonts w:ascii="Times New Roman" w:eastAsia="Times New Roman" w:hAnsi="Times New Roman" w:cs="David"/>
                <w:color w:val="00B0F0"/>
                <w:sz w:val="20"/>
                <w:szCs w:val="24"/>
                <w:rtl/>
                <w:lang w:eastAsia="he-IL"/>
                <w:rPrChange w:id="334" w:author="Avi Cohen" w:date="2020-10-19T15:55:00Z">
                  <w:rPr>
                    <w:rFonts w:ascii="Times New Roman" w:eastAsia="Times New Roman" w:hAnsi="Times New Roman" w:cs="David"/>
                    <w:color w:val="00B0F0"/>
                    <w:sz w:val="20"/>
                    <w:szCs w:val="24"/>
                    <w:u w:val="single"/>
                    <w:rtl/>
                    <w:lang w:eastAsia="he-IL"/>
                  </w:rPr>
                </w:rPrChange>
              </w:rPr>
              <w:t xml:space="preserve">                                   </w:t>
            </w:r>
          </w:ins>
          <w:ins w:id="335" w:author="Avi Cohen" w:date="2020-10-19T15:54:00Z">
            <w:r w:rsidR="00433F2A" w:rsidRPr="00433F2A">
              <w:rPr>
                <w:rFonts w:ascii="Times New Roman" w:eastAsia="Times New Roman" w:hAnsi="Times New Roman" w:cs="David" w:hint="eastAsia"/>
                <w:color w:val="00B0F0"/>
                <w:sz w:val="20"/>
                <w:szCs w:val="24"/>
                <w:rtl/>
                <w:lang w:eastAsia="he-IL"/>
                <w:rPrChange w:id="336" w:author="Avi Cohen" w:date="2020-10-19T15:55:00Z">
                  <w:rPr>
                    <w:rFonts w:ascii="Times New Roman" w:eastAsia="Times New Roman" w:hAnsi="Times New Roman" w:cs="David" w:hint="eastAsia"/>
                    <w:color w:val="00B0F0"/>
                    <w:sz w:val="20"/>
                    <w:szCs w:val="24"/>
                    <w:u w:val="single"/>
                    <w:rtl/>
                    <w:lang w:eastAsia="he-IL"/>
                  </w:rPr>
                </w:rPrChange>
              </w:rPr>
              <w:t>גיורא</w:t>
            </w:r>
            <w:r w:rsidR="00433F2A" w:rsidRPr="00433F2A">
              <w:rPr>
                <w:rFonts w:ascii="Times New Roman" w:eastAsia="Times New Roman" w:hAnsi="Times New Roman" w:cs="David"/>
                <w:color w:val="00B0F0"/>
                <w:sz w:val="20"/>
                <w:szCs w:val="24"/>
                <w:rtl/>
                <w:lang w:eastAsia="he-IL"/>
                <w:rPrChange w:id="337" w:author="Avi Cohen" w:date="2020-10-19T15:55:00Z">
                  <w:rPr>
                    <w:rFonts w:ascii="Times New Roman" w:eastAsia="Times New Roman" w:hAnsi="Times New Roman" w:cs="David"/>
                    <w:color w:val="00B0F0"/>
                    <w:sz w:val="20"/>
                    <w:szCs w:val="24"/>
                    <w:u w:val="single"/>
                    <w:rtl/>
                    <w:lang w:eastAsia="he-IL"/>
                  </w:rPr>
                </w:rPrChange>
              </w:rPr>
              <w:t xml:space="preserve"> </w:t>
            </w:r>
            <w:r w:rsidR="00433F2A" w:rsidRPr="00433F2A">
              <w:rPr>
                <w:rFonts w:ascii="Times New Roman" w:eastAsia="Times New Roman" w:hAnsi="Times New Roman" w:cs="David" w:hint="eastAsia"/>
                <w:color w:val="00B0F0"/>
                <w:sz w:val="20"/>
                <w:szCs w:val="24"/>
                <w:rtl/>
                <w:lang w:eastAsia="he-IL"/>
                <w:rPrChange w:id="338" w:author="Avi Cohen" w:date="2020-10-19T15:55:00Z">
                  <w:rPr>
                    <w:rFonts w:ascii="Times New Roman" w:eastAsia="Times New Roman" w:hAnsi="Times New Roman" w:cs="David" w:hint="eastAsia"/>
                    <w:color w:val="00B0F0"/>
                    <w:sz w:val="20"/>
                    <w:szCs w:val="24"/>
                    <w:u w:val="single"/>
                    <w:rtl/>
                    <w:lang w:eastAsia="he-IL"/>
                  </w:rPr>
                </w:rPrChange>
              </w:rPr>
              <w:t>גור</w:t>
            </w:r>
            <w:r w:rsidR="00433F2A" w:rsidRPr="00433F2A">
              <w:rPr>
                <w:rFonts w:ascii="Times New Roman" w:eastAsia="Times New Roman" w:hAnsi="Times New Roman" w:cs="David"/>
                <w:color w:val="00B0F0"/>
                <w:sz w:val="20"/>
                <w:szCs w:val="24"/>
                <w:rtl/>
                <w:lang w:eastAsia="he-IL"/>
                <w:rPrChange w:id="339" w:author="Avi Cohen" w:date="2020-10-19T15:55:00Z">
                  <w:rPr>
                    <w:rFonts w:ascii="Times New Roman" w:eastAsia="Times New Roman" w:hAnsi="Times New Roman" w:cs="David"/>
                    <w:color w:val="00B0F0"/>
                    <w:sz w:val="20"/>
                    <w:szCs w:val="24"/>
                    <w:u w:val="single"/>
                    <w:rtl/>
                    <w:lang w:eastAsia="he-IL"/>
                  </w:rPr>
                </w:rPrChange>
              </w:rPr>
              <w:t xml:space="preserve"> </w:t>
            </w:r>
            <w:r w:rsidR="00433F2A" w:rsidRPr="00433F2A">
              <w:rPr>
                <w:rFonts w:ascii="Times New Roman" w:eastAsia="Times New Roman" w:hAnsi="Times New Roman" w:cs="David" w:hint="eastAsia"/>
                <w:color w:val="00B0F0"/>
                <w:sz w:val="20"/>
                <w:szCs w:val="24"/>
                <w:rtl/>
                <w:lang w:eastAsia="he-IL"/>
                <w:rPrChange w:id="340" w:author="Avi Cohen" w:date="2020-10-19T15:55:00Z">
                  <w:rPr>
                    <w:rFonts w:ascii="Times New Roman" w:eastAsia="Times New Roman" w:hAnsi="Times New Roman" w:cs="David" w:hint="eastAsia"/>
                    <w:color w:val="00B0F0"/>
                    <w:sz w:val="20"/>
                    <w:szCs w:val="24"/>
                    <w:u w:val="single"/>
                    <w:rtl/>
                    <w:lang w:eastAsia="he-IL"/>
                  </w:rPr>
                </w:rPrChange>
              </w:rPr>
              <w:t>ושות</w:t>
            </w:r>
            <w:r w:rsidR="00433F2A" w:rsidRPr="00433F2A">
              <w:rPr>
                <w:rFonts w:ascii="Times New Roman" w:eastAsia="Times New Roman" w:hAnsi="Times New Roman" w:cs="David"/>
                <w:color w:val="00B0F0"/>
                <w:sz w:val="20"/>
                <w:szCs w:val="24"/>
                <w:rtl/>
                <w:lang w:eastAsia="he-IL"/>
                <w:rPrChange w:id="341" w:author="Avi Cohen" w:date="2020-10-19T15:55:00Z">
                  <w:rPr>
                    <w:rFonts w:ascii="Times New Roman" w:eastAsia="Times New Roman" w:hAnsi="Times New Roman" w:cs="David"/>
                    <w:color w:val="00B0F0"/>
                    <w:sz w:val="20"/>
                    <w:szCs w:val="24"/>
                    <w:u w:val="single"/>
                    <w:rtl/>
                    <w:lang w:eastAsia="he-IL"/>
                  </w:rPr>
                </w:rPrChange>
              </w:rPr>
              <w:t xml:space="preserve">' </w:t>
            </w:r>
            <w:r w:rsidR="00433F2A" w:rsidRPr="00433F2A">
              <w:rPr>
                <w:rFonts w:ascii="Times New Roman" w:eastAsia="Times New Roman" w:hAnsi="Times New Roman" w:cs="David" w:hint="eastAsia"/>
                <w:color w:val="00B0F0"/>
                <w:sz w:val="20"/>
                <w:szCs w:val="24"/>
                <w:rtl/>
                <w:lang w:eastAsia="he-IL"/>
                <w:rPrChange w:id="342" w:author="Avi Cohen" w:date="2020-10-19T15:55:00Z">
                  <w:rPr>
                    <w:rFonts w:ascii="Times New Roman" w:eastAsia="Times New Roman" w:hAnsi="Times New Roman" w:cs="David" w:hint="eastAsia"/>
                    <w:color w:val="00B0F0"/>
                    <w:sz w:val="20"/>
                    <w:szCs w:val="24"/>
                    <w:u w:val="single"/>
                    <w:rtl/>
                    <w:lang w:eastAsia="he-IL"/>
                  </w:rPr>
                </w:rPrChange>
              </w:rPr>
              <w:t>אדריכלים</w:t>
            </w:r>
            <w:r w:rsidR="00433F2A" w:rsidRPr="00433F2A">
              <w:rPr>
                <w:rFonts w:ascii="Times New Roman" w:eastAsia="Times New Roman" w:hAnsi="Times New Roman" w:cs="David"/>
                <w:color w:val="00B0F0"/>
                <w:sz w:val="20"/>
                <w:szCs w:val="24"/>
                <w:rtl/>
                <w:lang w:eastAsia="he-IL"/>
                <w:rPrChange w:id="343" w:author="Avi Cohen" w:date="2020-10-19T15:55:00Z">
                  <w:rPr>
                    <w:rFonts w:ascii="Times New Roman" w:eastAsia="Times New Roman" w:hAnsi="Times New Roman" w:cs="David"/>
                    <w:color w:val="00B0F0"/>
                    <w:sz w:val="20"/>
                    <w:szCs w:val="24"/>
                    <w:u w:val="single"/>
                    <w:rtl/>
                    <w:lang w:eastAsia="he-IL"/>
                  </w:rPr>
                </w:rPrChange>
              </w:rPr>
              <w:t xml:space="preserve"> </w:t>
            </w:r>
            <w:r w:rsidR="00433F2A" w:rsidRPr="00433F2A">
              <w:rPr>
                <w:rFonts w:ascii="Times New Roman" w:eastAsia="Times New Roman" w:hAnsi="Times New Roman" w:cs="David" w:hint="eastAsia"/>
                <w:color w:val="00B0F0"/>
                <w:sz w:val="20"/>
                <w:szCs w:val="24"/>
                <w:rtl/>
                <w:lang w:eastAsia="he-IL"/>
                <w:rPrChange w:id="344" w:author="Avi Cohen" w:date="2020-10-19T15:55:00Z">
                  <w:rPr>
                    <w:rFonts w:ascii="Times New Roman" w:eastAsia="Times New Roman" w:hAnsi="Times New Roman" w:cs="David" w:hint="eastAsia"/>
                    <w:color w:val="00B0F0"/>
                    <w:sz w:val="20"/>
                    <w:szCs w:val="24"/>
                    <w:u w:val="single"/>
                    <w:rtl/>
                    <w:lang w:eastAsia="he-IL"/>
                  </w:rPr>
                </w:rPrChange>
              </w:rPr>
              <w:t>בע</w:t>
            </w:r>
            <w:r w:rsidR="00433F2A" w:rsidRPr="00433F2A">
              <w:rPr>
                <w:rFonts w:ascii="Times New Roman" w:eastAsia="Times New Roman" w:hAnsi="Times New Roman" w:cs="David"/>
                <w:color w:val="00B0F0"/>
                <w:sz w:val="20"/>
                <w:szCs w:val="24"/>
                <w:rtl/>
                <w:lang w:eastAsia="he-IL"/>
                <w:rPrChange w:id="345" w:author="Avi Cohen" w:date="2020-10-19T15:55:00Z">
                  <w:rPr>
                    <w:rFonts w:ascii="Times New Roman" w:eastAsia="Times New Roman" w:hAnsi="Times New Roman" w:cs="David"/>
                    <w:color w:val="00B0F0"/>
                    <w:sz w:val="20"/>
                    <w:szCs w:val="24"/>
                    <w:u w:val="single"/>
                    <w:rtl/>
                    <w:lang w:eastAsia="he-IL"/>
                  </w:rPr>
                </w:rPrChange>
              </w:rPr>
              <w:t>"מ</w:t>
            </w:r>
          </w:ins>
          <w:customXmlInsRangeStart w:id="346" w:author="Avi Cohen" w:date="2020-10-19T15:54:00Z"/>
        </w:sdtContent>
      </w:sdt>
      <w:customXmlInsRangeEnd w:id="346"/>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del w:id="347" w:author="Avi Cohen" w:date="2020-09-21T14:22:00Z">
        <w:r w:rsidRPr="00B27B4C" w:rsidDel="001361AD">
          <w:rPr>
            <w:rFonts w:ascii="Times New Roman" w:eastAsia="Times New Roman" w:hAnsi="Times New Roman" w:cs="David"/>
            <w:sz w:val="20"/>
            <w:szCs w:val="24"/>
            <w:rtl/>
            <w:lang w:eastAsia="he-IL"/>
          </w:rPr>
          <w:delText>המזמין</w:delText>
        </w:r>
        <w:r w:rsidRPr="00B27B4C" w:rsidDel="001361AD">
          <w:rPr>
            <w:rFonts w:ascii="Times New Roman" w:eastAsia="Times New Roman" w:hAnsi="Times New Roman" w:cs="David"/>
            <w:sz w:val="20"/>
            <w:szCs w:val="24"/>
            <w:lang w:eastAsia="he-IL"/>
          </w:rPr>
          <w:delText xml:space="preserve"> </w:delText>
        </w:r>
      </w:del>
    </w:p>
    <w:p w14:paraId="271C389A" w14:textId="59501092" w:rsidR="00B27B4C" w:rsidDel="002E7459" w:rsidRDefault="00B27B4C" w:rsidP="001361AD">
      <w:pPr>
        <w:rPr>
          <w:del w:id="348" w:author="Unknown"/>
          <w:rFonts w:ascii="Times New Roman" w:eastAsia="Times New Roman" w:hAnsi="Times New Roman" w:cs="David"/>
          <w:sz w:val="20"/>
          <w:szCs w:val="24"/>
          <w:rtl/>
          <w:lang w:eastAsia="he-IL"/>
        </w:rPr>
      </w:pPr>
    </w:p>
    <w:p w14:paraId="3CCE81A3" w14:textId="77777777" w:rsidR="002E7459" w:rsidRPr="00B27B4C" w:rsidRDefault="002E7459" w:rsidP="00BC719C">
      <w:pPr>
        <w:widowControl w:val="0"/>
        <w:spacing w:before="0" w:beforeAutospacing="0" w:after="0" w:afterAutospacing="0" w:line="240" w:lineRule="auto"/>
        <w:jc w:val="both"/>
        <w:rPr>
          <w:ins w:id="349" w:author="Avi Cohen" w:date="2020-10-19T15:55:00Z"/>
          <w:rFonts w:ascii="Times New Roman" w:eastAsia="Times New Roman" w:hAnsi="Times New Roman" w:cs="David"/>
          <w:sz w:val="20"/>
          <w:szCs w:val="24"/>
          <w:rtl/>
          <w:lang w:eastAsia="he-IL"/>
        </w:rPr>
      </w:pPr>
    </w:p>
    <w:p w14:paraId="00B4359B" w14:textId="734239E6" w:rsidR="00B27B4C" w:rsidRPr="002E7459" w:rsidDel="002E7459" w:rsidRDefault="00B27B4C" w:rsidP="00B27B4C">
      <w:pPr>
        <w:widowControl w:val="0"/>
        <w:spacing w:before="0" w:beforeAutospacing="0" w:after="0" w:afterAutospacing="0" w:line="240" w:lineRule="auto"/>
        <w:jc w:val="both"/>
        <w:rPr>
          <w:del w:id="350" w:author="Avi Cohen" w:date="2020-10-19T15:55:00Z"/>
          <w:rFonts w:ascii="Times New Roman" w:eastAsia="Times New Roman" w:hAnsi="Times New Roman" w:cs="David"/>
          <w:b/>
          <w:bCs/>
          <w:sz w:val="20"/>
          <w:szCs w:val="24"/>
          <w:rtl/>
          <w:lang w:eastAsia="he-IL"/>
          <w:rPrChange w:id="351" w:author="Avi Cohen" w:date="2020-10-19T15:55:00Z">
            <w:rPr>
              <w:del w:id="352" w:author="Avi Cohen" w:date="2020-10-19T15:55:00Z"/>
              <w:rFonts w:ascii="Times New Roman" w:eastAsia="Times New Roman" w:hAnsi="Times New Roman" w:cs="David"/>
              <w:sz w:val="20"/>
              <w:szCs w:val="24"/>
              <w:rtl/>
              <w:lang w:eastAsia="he-IL"/>
            </w:rPr>
          </w:rPrChange>
        </w:rPr>
      </w:pPr>
    </w:p>
    <w:p w14:paraId="1C791DA1" w14:textId="7A9AA216" w:rsidR="00B27B4C" w:rsidRPr="002E7459" w:rsidDel="0018191E" w:rsidRDefault="00B27B4C" w:rsidP="00B27B4C">
      <w:pPr>
        <w:widowControl w:val="0"/>
        <w:spacing w:before="0" w:beforeAutospacing="0" w:after="0" w:afterAutospacing="0" w:line="240" w:lineRule="auto"/>
        <w:jc w:val="both"/>
        <w:rPr>
          <w:del w:id="353" w:author="Avi Cohen" w:date="2020-09-21T14:25:00Z"/>
          <w:rFonts w:ascii="Times New Roman" w:eastAsia="Times New Roman" w:hAnsi="Times New Roman" w:cs="David"/>
          <w:b/>
          <w:bCs/>
          <w:sz w:val="20"/>
          <w:szCs w:val="24"/>
          <w:rtl/>
          <w:lang w:eastAsia="he-IL"/>
          <w:rPrChange w:id="354" w:author="Avi Cohen" w:date="2020-10-19T15:55:00Z">
            <w:rPr>
              <w:del w:id="355" w:author="Avi Cohen" w:date="2020-09-21T14:25:00Z"/>
              <w:rFonts w:ascii="Times New Roman" w:eastAsia="Times New Roman" w:hAnsi="Times New Roman" w:cs="David"/>
              <w:sz w:val="20"/>
              <w:szCs w:val="24"/>
              <w:rtl/>
              <w:lang w:eastAsia="he-IL"/>
            </w:rPr>
          </w:rPrChange>
        </w:rPr>
      </w:pPr>
      <w:del w:id="356" w:author="Avi Cohen" w:date="2020-09-21T14:25:00Z">
        <w:r w:rsidRPr="002E7459" w:rsidDel="0018191E">
          <w:rPr>
            <w:rFonts w:ascii="Times New Roman" w:eastAsia="Times New Roman" w:hAnsi="Times New Roman" w:cs="David"/>
            <w:b/>
            <w:bCs/>
            <w:sz w:val="20"/>
            <w:szCs w:val="24"/>
            <w:rtl/>
            <w:lang w:eastAsia="he-IL"/>
            <w:rPrChange w:id="357" w:author="Avi Cohen" w:date="2020-10-19T15:55:00Z">
              <w:rPr>
                <w:rFonts w:ascii="Times New Roman" w:eastAsia="Times New Roman" w:hAnsi="Times New Roman" w:cs="David"/>
                <w:sz w:val="20"/>
                <w:szCs w:val="24"/>
                <w:rtl/>
                <w:lang w:eastAsia="he-IL"/>
              </w:rPr>
            </w:rPrChange>
          </w:rPr>
          <w:delText>אני הח"מ, ______________ עו"ד/ רו"ח מרח' __________ מאשר כי ה"ה __________ הם שחתמו בשם המתכנן על החוזה דלעיל וכי חתימתם המשותפת בצירוף חותמת החברה מחייבת את המתכנן לעני</w:delText>
        </w:r>
        <w:r w:rsidRPr="002E7459" w:rsidDel="0018191E">
          <w:rPr>
            <w:rFonts w:ascii="Times New Roman" w:eastAsia="Times New Roman" w:hAnsi="Times New Roman" w:cs="David" w:hint="eastAsia"/>
            <w:b/>
            <w:bCs/>
            <w:sz w:val="20"/>
            <w:szCs w:val="24"/>
            <w:rtl/>
            <w:lang w:eastAsia="he-IL"/>
            <w:rPrChange w:id="358" w:author="Avi Cohen" w:date="2020-10-19T15:55:00Z">
              <w:rPr>
                <w:rFonts w:ascii="Times New Roman" w:eastAsia="Times New Roman" w:hAnsi="Times New Roman" w:cs="David" w:hint="eastAsia"/>
                <w:sz w:val="20"/>
                <w:szCs w:val="24"/>
                <w:rtl/>
                <w:lang w:eastAsia="he-IL"/>
              </w:rPr>
            </w:rPrChange>
          </w:rPr>
          <w:delText>י</w:delText>
        </w:r>
        <w:r w:rsidRPr="002E7459" w:rsidDel="0018191E">
          <w:rPr>
            <w:rFonts w:ascii="Times New Roman" w:eastAsia="Times New Roman" w:hAnsi="Times New Roman" w:cs="David"/>
            <w:b/>
            <w:bCs/>
            <w:sz w:val="20"/>
            <w:szCs w:val="24"/>
            <w:rtl/>
            <w:lang w:eastAsia="he-IL"/>
            <w:rPrChange w:id="359" w:author="Avi Cohen" w:date="2020-10-19T15:55:00Z">
              <w:rPr>
                <w:rFonts w:ascii="Times New Roman" w:eastAsia="Times New Roman" w:hAnsi="Times New Roman" w:cs="David"/>
                <w:sz w:val="20"/>
                <w:szCs w:val="24"/>
                <w:rtl/>
                <w:lang w:eastAsia="he-IL"/>
              </w:rPr>
            </w:rPrChange>
          </w:rPr>
          <w:delText xml:space="preserve">ן זה. </w:delText>
        </w:r>
      </w:del>
    </w:p>
    <w:p w14:paraId="6D72644E" w14:textId="19492719" w:rsidR="00B27B4C" w:rsidRPr="002E7459" w:rsidDel="0018191E" w:rsidRDefault="00B27B4C" w:rsidP="00B27B4C">
      <w:pPr>
        <w:widowControl w:val="0"/>
        <w:spacing w:before="0" w:beforeAutospacing="0" w:after="0" w:afterAutospacing="0" w:line="240" w:lineRule="auto"/>
        <w:jc w:val="both"/>
        <w:rPr>
          <w:del w:id="360" w:author="Avi Cohen" w:date="2020-09-21T14:25:00Z"/>
          <w:rFonts w:ascii="Times New Roman" w:eastAsia="Times New Roman" w:hAnsi="Times New Roman" w:cs="David"/>
          <w:b/>
          <w:bCs/>
          <w:sz w:val="20"/>
          <w:szCs w:val="24"/>
          <w:rtl/>
          <w:lang w:eastAsia="he-IL"/>
          <w:rPrChange w:id="361" w:author="Avi Cohen" w:date="2020-10-19T15:55:00Z">
            <w:rPr>
              <w:del w:id="362" w:author="Avi Cohen" w:date="2020-09-21T14:25:00Z"/>
              <w:rFonts w:ascii="Times New Roman" w:eastAsia="Times New Roman" w:hAnsi="Times New Roman" w:cs="David"/>
              <w:sz w:val="20"/>
              <w:szCs w:val="24"/>
              <w:rtl/>
              <w:lang w:eastAsia="he-IL"/>
            </w:rPr>
          </w:rPrChange>
        </w:rPr>
      </w:pPr>
    </w:p>
    <w:p w14:paraId="587F003B" w14:textId="56144AB0" w:rsidR="00124F1F" w:rsidRPr="002E7459" w:rsidDel="0018191E" w:rsidRDefault="00B27B4C" w:rsidP="00B27B4C">
      <w:pPr>
        <w:widowControl w:val="0"/>
        <w:spacing w:before="0" w:beforeAutospacing="0" w:after="0" w:afterAutospacing="0" w:line="240" w:lineRule="auto"/>
        <w:jc w:val="both"/>
        <w:rPr>
          <w:del w:id="363" w:author="Avi Cohen" w:date="2020-09-21T14:25:00Z"/>
          <w:rFonts w:ascii="Times New Roman" w:eastAsia="Times New Roman" w:hAnsi="Times New Roman" w:cs="David"/>
          <w:b/>
          <w:bCs/>
          <w:sz w:val="20"/>
          <w:szCs w:val="24"/>
          <w:rtl/>
          <w:lang w:eastAsia="he-IL"/>
          <w:rPrChange w:id="364" w:author="Avi Cohen" w:date="2020-10-19T15:55:00Z">
            <w:rPr>
              <w:del w:id="365" w:author="Avi Cohen" w:date="2020-09-21T14:25:00Z"/>
              <w:rFonts w:ascii="Times New Roman" w:eastAsia="Times New Roman" w:hAnsi="Times New Roman" w:cs="David"/>
              <w:sz w:val="20"/>
              <w:szCs w:val="24"/>
              <w:rtl/>
              <w:lang w:eastAsia="he-IL"/>
            </w:rPr>
          </w:rPrChange>
        </w:rPr>
      </w:pPr>
      <w:del w:id="366" w:author="Avi Cohen" w:date="2020-09-21T14:25:00Z">
        <w:r w:rsidRPr="002E7459" w:rsidDel="0018191E">
          <w:rPr>
            <w:rFonts w:ascii="Times New Roman" w:eastAsia="Times New Roman" w:hAnsi="Times New Roman" w:cs="David"/>
            <w:b/>
            <w:bCs/>
            <w:sz w:val="20"/>
            <w:szCs w:val="24"/>
            <w:rtl/>
            <w:lang w:eastAsia="he-IL"/>
            <w:rPrChange w:id="367" w:author="Avi Cohen" w:date="2020-10-19T15:55:00Z">
              <w:rPr>
                <w:rFonts w:ascii="Times New Roman" w:eastAsia="Times New Roman" w:hAnsi="Times New Roman" w:cs="David"/>
                <w:sz w:val="20"/>
                <w:szCs w:val="24"/>
                <w:rtl/>
                <w:lang w:eastAsia="he-IL"/>
              </w:rPr>
            </w:rPrChange>
          </w:rPr>
          <w:delText>תאריך :  _______________</w:delText>
        </w:r>
        <w:r w:rsidRPr="002E7459" w:rsidDel="0018191E">
          <w:rPr>
            <w:rFonts w:ascii="Times New Roman" w:eastAsia="Times New Roman" w:hAnsi="Times New Roman" w:cs="David"/>
            <w:b/>
            <w:bCs/>
            <w:sz w:val="20"/>
            <w:szCs w:val="24"/>
            <w:rtl/>
            <w:lang w:eastAsia="he-IL"/>
            <w:rPrChange w:id="368" w:author="Avi Cohen" w:date="2020-10-19T15:55:00Z">
              <w:rPr>
                <w:rFonts w:ascii="Times New Roman" w:eastAsia="Times New Roman" w:hAnsi="Times New Roman" w:cs="David"/>
                <w:sz w:val="20"/>
                <w:szCs w:val="24"/>
                <w:rtl/>
                <w:lang w:eastAsia="he-IL"/>
              </w:rPr>
            </w:rPrChange>
          </w:rPr>
          <w:tab/>
        </w:r>
        <w:r w:rsidRPr="002E7459" w:rsidDel="0018191E">
          <w:rPr>
            <w:rFonts w:ascii="Times New Roman" w:eastAsia="Times New Roman" w:hAnsi="Times New Roman" w:cs="David"/>
            <w:b/>
            <w:bCs/>
            <w:sz w:val="20"/>
            <w:szCs w:val="24"/>
            <w:rtl/>
            <w:lang w:eastAsia="he-IL"/>
            <w:rPrChange w:id="369" w:author="Avi Cohen" w:date="2020-10-19T15:55:00Z">
              <w:rPr>
                <w:rFonts w:ascii="Times New Roman" w:eastAsia="Times New Roman" w:hAnsi="Times New Roman" w:cs="David"/>
                <w:sz w:val="20"/>
                <w:szCs w:val="24"/>
                <w:rtl/>
                <w:lang w:eastAsia="he-IL"/>
              </w:rPr>
            </w:rPrChange>
          </w:rPr>
          <w:tab/>
        </w:r>
        <w:r w:rsidRPr="002E7459" w:rsidDel="0018191E">
          <w:rPr>
            <w:rFonts w:ascii="Times New Roman" w:eastAsia="Times New Roman" w:hAnsi="Times New Roman" w:cs="David"/>
            <w:b/>
            <w:bCs/>
            <w:sz w:val="20"/>
            <w:szCs w:val="24"/>
            <w:rtl/>
            <w:lang w:eastAsia="he-IL"/>
            <w:rPrChange w:id="370" w:author="Avi Cohen" w:date="2020-10-19T15:55:00Z">
              <w:rPr>
                <w:rFonts w:ascii="Times New Roman" w:eastAsia="Times New Roman" w:hAnsi="Times New Roman" w:cs="David"/>
                <w:sz w:val="20"/>
                <w:szCs w:val="24"/>
                <w:rtl/>
                <w:lang w:eastAsia="he-IL"/>
              </w:rPr>
            </w:rPrChange>
          </w:rPr>
          <w:tab/>
        </w:r>
      </w:del>
    </w:p>
    <w:p w14:paraId="1B38AB48" w14:textId="638236E6" w:rsidR="00B27B4C" w:rsidRPr="002E7459" w:rsidDel="0018191E" w:rsidRDefault="00B27B4C" w:rsidP="00B27B4C">
      <w:pPr>
        <w:widowControl w:val="0"/>
        <w:spacing w:before="0" w:beforeAutospacing="0" w:after="0" w:afterAutospacing="0" w:line="240" w:lineRule="auto"/>
        <w:jc w:val="both"/>
        <w:rPr>
          <w:del w:id="371" w:author="Avi Cohen" w:date="2020-09-21T14:25:00Z"/>
          <w:rFonts w:ascii="Times New Roman" w:eastAsia="Times New Roman" w:hAnsi="Times New Roman" w:cs="David"/>
          <w:b/>
          <w:bCs/>
          <w:sz w:val="20"/>
          <w:szCs w:val="24"/>
          <w:rtl/>
          <w:lang w:eastAsia="he-IL"/>
          <w:rPrChange w:id="372" w:author="Avi Cohen" w:date="2020-10-19T15:55:00Z">
            <w:rPr>
              <w:del w:id="373" w:author="Avi Cohen" w:date="2020-09-21T14:25:00Z"/>
              <w:rFonts w:ascii="Times New Roman" w:eastAsia="Times New Roman" w:hAnsi="Times New Roman" w:cs="David"/>
              <w:sz w:val="20"/>
              <w:szCs w:val="24"/>
              <w:rtl/>
              <w:lang w:eastAsia="he-IL"/>
            </w:rPr>
          </w:rPrChange>
        </w:rPr>
      </w:pPr>
      <w:del w:id="374" w:author="Avi Cohen" w:date="2020-09-21T14:25:00Z">
        <w:r w:rsidRPr="002E7459" w:rsidDel="0018191E">
          <w:rPr>
            <w:rFonts w:ascii="Times New Roman" w:eastAsia="Times New Roman" w:hAnsi="Times New Roman" w:cs="David"/>
            <w:b/>
            <w:bCs/>
            <w:sz w:val="20"/>
            <w:szCs w:val="24"/>
            <w:rtl/>
            <w:lang w:eastAsia="he-IL"/>
            <w:rPrChange w:id="375" w:author="Avi Cohen" w:date="2020-10-19T15:55:00Z">
              <w:rPr>
                <w:rFonts w:ascii="Times New Roman" w:eastAsia="Times New Roman" w:hAnsi="Times New Roman" w:cs="David"/>
                <w:sz w:val="20"/>
                <w:szCs w:val="24"/>
                <w:rtl/>
                <w:lang w:eastAsia="he-IL"/>
              </w:rPr>
            </w:rPrChange>
          </w:rPr>
          <w:delText>חתימה וחותמת עו"ד/ רו"ח : ________________</w:delText>
        </w:r>
      </w:del>
    </w:p>
    <w:p w14:paraId="680FA672" w14:textId="1223240B" w:rsidR="00B27B4C" w:rsidRPr="002E7459" w:rsidDel="002E7459" w:rsidRDefault="00B27B4C" w:rsidP="00B27B4C">
      <w:pPr>
        <w:widowControl w:val="0"/>
        <w:spacing w:before="0" w:beforeAutospacing="0" w:after="0" w:afterAutospacing="0" w:line="240" w:lineRule="auto"/>
        <w:jc w:val="both"/>
        <w:rPr>
          <w:del w:id="376" w:author="Avi Cohen" w:date="2020-10-19T15:55:00Z"/>
          <w:rFonts w:ascii="Times New Roman" w:eastAsia="Times New Roman" w:hAnsi="Times New Roman" w:cs="David"/>
          <w:b/>
          <w:bCs/>
          <w:sz w:val="20"/>
          <w:szCs w:val="24"/>
          <w:rtl/>
          <w:lang w:eastAsia="he-IL"/>
          <w:rPrChange w:id="377" w:author="Avi Cohen" w:date="2020-10-19T15:55:00Z">
            <w:rPr>
              <w:del w:id="378" w:author="Avi Cohen" w:date="2020-10-19T15:55:00Z"/>
              <w:rFonts w:ascii="Times New Roman" w:eastAsia="Times New Roman" w:hAnsi="Times New Roman" w:cs="David"/>
              <w:sz w:val="20"/>
              <w:szCs w:val="24"/>
              <w:rtl/>
              <w:lang w:eastAsia="he-IL"/>
            </w:rPr>
          </w:rPrChange>
        </w:rPr>
      </w:pPr>
    </w:p>
    <w:p w14:paraId="3B715395" w14:textId="02B114BE" w:rsidR="00B27B4C" w:rsidRPr="002E7459" w:rsidDel="002E7459" w:rsidRDefault="00B27B4C" w:rsidP="00B27B4C">
      <w:pPr>
        <w:widowControl w:val="0"/>
        <w:spacing w:before="0" w:beforeAutospacing="0" w:after="0" w:afterAutospacing="0" w:line="240" w:lineRule="auto"/>
        <w:jc w:val="center"/>
        <w:rPr>
          <w:del w:id="379" w:author="Avi Cohen" w:date="2020-10-19T15:55:00Z"/>
          <w:rFonts w:ascii="Times New Roman" w:eastAsia="Times New Roman" w:hAnsi="Times New Roman" w:cs="David"/>
          <w:b/>
          <w:bCs/>
          <w:sz w:val="24"/>
          <w:szCs w:val="24"/>
          <w:rtl/>
          <w:lang w:eastAsia="he-IL"/>
        </w:rPr>
      </w:pPr>
    </w:p>
    <w:p w14:paraId="251441D8" w14:textId="798E428A" w:rsidR="001361AD" w:rsidRDefault="0018191E" w:rsidP="001361AD">
      <w:pPr>
        <w:rPr>
          <w:ins w:id="380" w:author="Avi Cohen" w:date="2020-09-21T14:22:00Z"/>
          <w:b/>
          <w:bCs/>
          <w:color w:val="800080"/>
          <w:rtl/>
        </w:rPr>
      </w:pPr>
      <w:ins w:id="381" w:author="Avi Cohen" w:date="2020-09-21T14:24:00Z">
        <w:r w:rsidRPr="002E7459">
          <w:rPr>
            <w:rFonts w:ascii="Times New Roman" w:eastAsia="Times New Roman" w:hAnsi="Times New Roman" w:cs="David"/>
            <w:b/>
            <w:bCs/>
            <w:noProof/>
            <w:sz w:val="20"/>
            <w:szCs w:val="24"/>
            <w:rPrChange w:id="382" w:author="Avi Cohen" w:date="2020-10-19T15:55:00Z">
              <w:rPr>
                <w:noProof/>
              </w:rPr>
            </w:rPrChange>
          </w:rPr>
          <mc:AlternateContent>
            <mc:Choice Requires="wps">
              <w:drawing>
                <wp:anchor distT="0" distB="0" distL="114300" distR="114300" simplePos="0" relativeHeight="251661312" behindDoc="0" locked="0" layoutInCell="1" allowOverlap="1" wp14:anchorId="63BD34D5" wp14:editId="2199C18A">
                  <wp:simplePos x="0" y="0"/>
                  <wp:positionH relativeFrom="column">
                    <wp:posOffset>478541</wp:posOffset>
                  </wp:positionH>
                  <wp:positionV relativeFrom="paragraph">
                    <wp:posOffset>746842</wp:posOffset>
                  </wp:positionV>
                  <wp:extent cx="1343632" cy="7979"/>
                  <wp:effectExtent l="0" t="0" r="28575" b="30480"/>
                  <wp:wrapNone/>
                  <wp:docPr id="4" name="מחבר ישר 4"/>
                  <wp:cNvGraphicFramePr/>
                  <a:graphic xmlns:a="http://schemas.openxmlformats.org/drawingml/2006/main">
                    <a:graphicData uri="http://schemas.microsoft.com/office/word/2010/wordprocessingShape">
                      <wps:wsp>
                        <wps:cNvCnPr/>
                        <wps:spPr>
                          <a:xfrm flipV="1">
                            <a:off x="0" y="0"/>
                            <a:ext cx="1343632" cy="79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2103B1" id="מחבר ישר 4"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pt,58.8pt" to="143.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" strokecolor="#5b9bd5 [3204]" strokeweight=".5pt">
                  <v:stroke joinstyle="miter"/>
                </v:line>
              </w:pict>
            </mc:Fallback>
          </mc:AlternateContent>
        </w:r>
        <w:r w:rsidRPr="002E7459">
          <w:rPr>
            <w:rFonts w:ascii="Times New Roman" w:eastAsia="Times New Roman" w:hAnsi="Times New Roman" w:cs="David"/>
            <w:b/>
            <w:bCs/>
            <w:noProof/>
            <w:sz w:val="20"/>
            <w:szCs w:val="24"/>
            <w:rPrChange w:id="383" w:author="Avi Cohen" w:date="2020-10-19T15:55:00Z">
              <w:rPr>
                <w:noProof/>
              </w:rPr>
            </w:rPrChange>
          </w:rPr>
          <mc:AlternateContent>
            <mc:Choice Requires="wps">
              <w:drawing>
                <wp:anchor distT="0" distB="0" distL="114300" distR="114300" simplePos="0" relativeHeight="251660288" behindDoc="0" locked="0" layoutInCell="1" allowOverlap="1" wp14:anchorId="346E92C9" wp14:editId="619B93A7">
                  <wp:simplePos x="0" y="0"/>
                  <wp:positionH relativeFrom="column">
                    <wp:posOffset>2601844</wp:posOffset>
                  </wp:positionH>
                  <wp:positionV relativeFrom="paragraph">
                    <wp:posOffset>755042</wp:posOffset>
                  </wp:positionV>
                  <wp:extent cx="1160890" cy="0"/>
                  <wp:effectExtent l="0" t="0" r="20320" b="19050"/>
                  <wp:wrapNone/>
                  <wp:docPr id="3" name="מחבר ישר 3"/>
                  <wp:cNvGraphicFramePr/>
                  <a:graphic xmlns:a="http://schemas.openxmlformats.org/drawingml/2006/main">
                    <a:graphicData uri="http://schemas.microsoft.com/office/word/2010/wordprocessingShape">
                      <wps:wsp>
                        <wps:cNvCnPr/>
                        <wps:spPr>
                          <a:xfrm>
                            <a:off x="0" y="0"/>
                            <a:ext cx="11608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77C1C8" id="מחבר ישר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204.85pt,59.45pt" to="296.2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" strokecolor="#5b9bd5 [3204]" strokeweight=".5pt">
                  <v:stroke joinstyle="miter"/>
                </v:line>
              </w:pict>
            </mc:Fallback>
          </mc:AlternateContent>
        </w:r>
        <w:r w:rsidRPr="002E7459">
          <w:rPr>
            <w:rFonts w:ascii="Times New Roman" w:eastAsia="Times New Roman" w:hAnsi="Times New Roman" w:cs="David"/>
            <w:b/>
            <w:bCs/>
            <w:noProof/>
            <w:sz w:val="20"/>
            <w:szCs w:val="24"/>
            <w:rPrChange w:id="384" w:author="Avi Cohen" w:date="2020-10-19T15:55:00Z">
              <w:rPr>
                <w:noProof/>
              </w:rPr>
            </w:rPrChange>
          </w:rPr>
          <mc:AlternateContent>
            <mc:Choice Requires="wps">
              <w:drawing>
                <wp:anchor distT="0" distB="0" distL="114300" distR="114300" simplePos="0" relativeHeight="251659264" behindDoc="0" locked="0" layoutInCell="1" allowOverlap="1" wp14:anchorId="31D0CD6B" wp14:editId="2210A60C">
                  <wp:simplePos x="0" y="0"/>
                  <wp:positionH relativeFrom="column">
                    <wp:posOffset>4001494</wp:posOffset>
                  </wp:positionH>
                  <wp:positionV relativeFrom="paragraph">
                    <wp:posOffset>755125</wp:posOffset>
                  </wp:positionV>
                  <wp:extent cx="1304014" cy="0"/>
                  <wp:effectExtent l="0" t="0" r="10795" b="19050"/>
                  <wp:wrapNone/>
                  <wp:docPr id="2" name="מחבר ישר 2"/>
                  <wp:cNvGraphicFramePr/>
                  <a:graphic xmlns:a="http://schemas.openxmlformats.org/drawingml/2006/main">
                    <a:graphicData uri="http://schemas.microsoft.com/office/word/2010/wordprocessingShape">
                      <wps:wsp>
                        <wps:cNvCnPr/>
                        <wps:spPr>
                          <a:xfrm flipH="1">
                            <a:off x="0" y="0"/>
                            <a:ext cx="1304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E8D89C" id="מחבר ישר 2" o:spid="_x0000_s1026" style="position:absolute;left:0;text-align:left;flip:x;z-index:251659264;visibility:visible;mso-wrap-style:square;mso-wrap-distance-left:9pt;mso-wrap-distance-top:0;mso-wrap-distance-right:9pt;mso-wrap-distance-bottom:0;mso-position-horizontal:absolute;mso-position-horizontal-relative:text;mso-position-vertical:absolute;mso-position-vertical-relative:text" from="315.1pt,59.45pt" to="417.8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" strokecolor="#5b9bd5 [3204]" strokeweight=".5pt">
                  <v:stroke joinstyle="miter"/>
                </v:line>
              </w:pict>
            </mc:Fallback>
          </mc:AlternateContent>
        </w:r>
      </w:ins>
      <w:ins w:id="385" w:author="Avi Cohen" w:date="2020-09-21T14:22:00Z">
        <w:r w:rsidR="001361AD" w:rsidRPr="002E7459">
          <w:rPr>
            <w:rFonts w:ascii="Times New Roman" w:eastAsia="Times New Roman" w:hAnsi="Times New Roman" w:cs="David"/>
            <w:b/>
            <w:bCs/>
            <w:sz w:val="20"/>
            <w:szCs w:val="24"/>
            <w:rtl/>
            <w:lang w:eastAsia="he-IL"/>
            <w:rPrChange w:id="386" w:author="Avi Cohen" w:date="2020-10-19T15:55:00Z">
              <w:rPr>
                <w:rFonts w:ascii="Times New Roman" w:eastAsia="Times New Roman" w:hAnsi="Times New Roman" w:cs="David"/>
                <w:sz w:val="20"/>
                <w:szCs w:val="24"/>
                <w:rtl/>
                <w:lang w:eastAsia="he-IL"/>
              </w:rPr>
            </w:rPrChange>
          </w:rPr>
          <w:t>המזמין</w:t>
        </w:r>
        <w:r w:rsidR="001361AD" w:rsidRPr="002E7459">
          <w:rPr>
            <w:b/>
            <w:bCs/>
            <w:color w:val="800080"/>
            <w:rtl/>
          </w:rPr>
          <w:t xml:space="preserve"> </w:t>
        </w:r>
        <w:r w:rsidR="001361AD">
          <w:rPr>
            <w:rFonts w:hint="cs"/>
            <w:b/>
            <w:bCs/>
            <w:color w:val="800080"/>
            <w:rtl/>
          </w:rPr>
          <w:t xml:space="preserve">: </w:t>
        </w:r>
      </w:ins>
    </w:p>
    <w:p w14:paraId="6D241B04" w14:textId="7858ABEA" w:rsidR="001361AD" w:rsidRPr="001361AD" w:rsidRDefault="001361AD" w:rsidP="00B37B6C">
      <w:pPr>
        <w:rPr>
          <w:ins w:id="387" w:author="Avi Cohen" w:date="2020-09-21T14:22:00Z"/>
        </w:rPr>
      </w:pPr>
      <w:ins w:id="388" w:author="Avi Cohen" w:date="2020-09-21T14:22:00Z">
        <w:r w:rsidRPr="001361AD">
          <w:rPr>
            <w:rFonts w:hint="eastAsia"/>
            <w:color w:val="800080"/>
            <w:sz w:val="20"/>
            <w:szCs w:val="20"/>
            <w:rtl/>
            <w:rPrChange w:id="389" w:author="Avi Cohen" w:date="2020-09-21T14:23:00Z">
              <w:rPr>
                <w:rFonts w:hint="eastAsia"/>
                <w:color w:val="800080"/>
                <w:rtl/>
              </w:rPr>
            </w:rPrChange>
          </w:rPr>
          <w:t>אפריקה</w:t>
        </w:r>
        <w:r w:rsidRPr="001361AD">
          <w:rPr>
            <w:color w:val="800080"/>
            <w:sz w:val="20"/>
            <w:szCs w:val="20"/>
            <w:rtl/>
            <w:rPrChange w:id="390" w:author="Avi Cohen" w:date="2020-09-21T14:23:00Z">
              <w:rPr>
                <w:color w:val="800080"/>
                <w:rtl/>
              </w:rPr>
            </w:rPrChange>
          </w:rPr>
          <w:t xml:space="preserve"> </w:t>
        </w:r>
        <w:r w:rsidRPr="001361AD">
          <w:rPr>
            <w:rFonts w:hint="eastAsia"/>
            <w:color w:val="800080"/>
            <w:sz w:val="20"/>
            <w:szCs w:val="20"/>
            <w:rtl/>
            <w:rPrChange w:id="391" w:author="Avi Cohen" w:date="2020-09-21T14:23:00Z">
              <w:rPr>
                <w:rFonts w:hint="eastAsia"/>
                <w:color w:val="800080"/>
                <w:rtl/>
              </w:rPr>
            </w:rPrChange>
          </w:rPr>
          <w:t>ישראל</w:t>
        </w:r>
        <w:r w:rsidRPr="001361AD">
          <w:rPr>
            <w:color w:val="800080"/>
            <w:sz w:val="20"/>
            <w:szCs w:val="20"/>
            <w:rtl/>
            <w:rPrChange w:id="392" w:author="Avi Cohen" w:date="2020-09-21T14:23:00Z">
              <w:rPr>
                <w:color w:val="800080"/>
                <w:rtl/>
              </w:rPr>
            </w:rPrChange>
          </w:rPr>
          <w:t xml:space="preserve"> </w:t>
        </w:r>
        <w:r w:rsidRPr="001361AD">
          <w:rPr>
            <w:rFonts w:hint="eastAsia"/>
            <w:color w:val="800080"/>
            <w:sz w:val="20"/>
            <w:szCs w:val="20"/>
            <w:rtl/>
            <w:rPrChange w:id="393" w:author="Avi Cohen" w:date="2020-09-21T14:23:00Z">
              <w:rPr>
                <w:rFonts w:hint="eastAsia"/>
                <w:color w:val="800080"/>
                <w:rtl/>
              </w:rPr>
            </w:rPrChange>
          </w:rPr>
          <w:t>מגורים</w:t>
        </w:r>
        <w:r w:rsidRPr="001361AD">
          <w:rPr>
            <w:color w:val="800080"/>
            <w:sz w:val="20"/>
            <w:szCs w:val="20"/>
            <w:rtl/>
            <w:rPrChange w:id="394" w:author="Avi Cohen" w:date="2020-09-21T14:23:00Z">
              <w:rPr>
                <w:color w:val="800080"/>
                <w:rtl/>
              </w:rPr>
            </w:rPrChange>
          </w:rPr>
          <w:t xml:space="preserve"> </w:t>
        </w:r>
        <w:r w:rsidRPr="001361AD">
          <w:rPr>
            <w:rFonts w:hint="eastAsia"/>
            <w:color w:val="800080"/>
            <w:sz w:val="20"/>
            <w:szCs w:val="20"/>
            <w:rtl/>
            <w:rPrChange w:id="395" w:author="Avi Cohen" w:date="2020-09-21T14:23:00Z">
              <w:rPr>
                <w:rFonts w:hint="eastAsia"/>
                <w:color w:val="800080"/>
                <w:rtl/>
              </w:rPr>
            </w:rPrChange>
          </w:rPr>
          <w:t>בע</w:t>
        </w:r>
        <w:r w:rsidRPr="001361AD">
          <w:rPr>
            <w:color w:val="800080"/>
            <w:sz w:val="20"/>
            <w:szCs w:val="20"/>
            <w:rtl/>
            <w:rPrChange w:id="396" w:author="Avi Cohen" w:date="2020-09-21T14:23:00Z">
              <w:rPr>
                <w:color w:val="800080"/>
                <w:rtl/>
              </w:rPr>
            </w:rPrChange>
          </w:rPr>
          <w:t>"</w:t>
        </w:r>
        <w:r w:rsidRPr="001361AD">
          <w:rPr>
            <w:rFonts w:hint="eastAsia"/>
            <w:color w:val="800080"/>
            <w:sz w:val="20"/>
            <w:szCs w:val="20"/>
            <w:rtl/>
            <w:rPrChange w:id="397" w:author="Avi Cohen" w:date="2020-09-21T14:23:00Z">
              <w:rPr>
                <w:rFonts w:hint="eastAsia"/>
                <w:color w:val="800080"/>
                <w:rtl/>
              </w:rPr>
            </w:rPrChange>
          </w:rPr>
          <w:t>מ</w:t>
        </w:r>
      </w:ins>
      <w:ins w:id="398" w:author="Avi Cohen" w:date="2020-09-21T14:23:00Z">
        <w:r w:rsidRPr="001361AD">
          <w:rPr>
            <w:color w:val="800080"/>
            <w:sz w:val="20"/>
            <w:szCs w:val="20"/>
            <w:rtl/>
          </w:rPr>
          <w:t xml:space="preserve">   </w:t>
        </w:r>
        <w:r>
          <w:rPr>
            <w:rFonts w:hint="cs"/>
            <w:color w:val="800080"/>
            <w:sz w:val="20"/>
            <w:szCs w:val="20"/>
            <w:rtl/>
          </w:rPr>
          <w:t xml:space="preserve"> </w:t>
        </w:r>
      </w:ins>
      <w:ins w:id="399" w:author="Avi Cohen" w:date="2020-09-21T14:22:00Z">
        <w:r w:rsidRPr="001361AD">
          <w:rPr>
            <w:rFonts w:hint="eastAsia"/>
            <w:color w:val="800080"/>
            <w:sz w:val="20"/>
            <w:szCs w:val="20"/>
            <w:rtl/>
            <w:rPrChange w:id="400" w:author="Avi Cohen" w:date="2020-09-21T14:23:00Z">
              <w:rPr>
                <w:rFonts w:hint="eastAsia"/>
                <w:color w:val="800080"/>
                <w:rtl/>
              </w:rPr>
            </w:rPrChange>
          </w:rPr>
          <w:t>שיכון</w:t>
        </w:r>
        <w:r w:rsidRPr="001361AD">
          <w:rPr>
            <w:color w:val="800080"/>
            <w:sz w:val="20"/>
            <w:szCs w:val="20"/>
            <w:rtl/>
            <w:rPrChange w:id="401" w:author="Avi Cohen" w:date="2020-09-21T14:23:00Z">
              <w:rPr>
                <w:color w:val="800080"/>
                <w:rtl/>
              </w:rPr>
            </w:rPrChange>
          </w:rPr>
          <w:t xml:space="preserve"> </w:t>
        </w:r>
        <w:r w:rsidRPr="001361AD">
          <w:rPr>
            <w:rFonts w:hint="eastAsia"/>
            <w:color w:val="800080"/>
            <w:sz w:val="20"/>
            <w:szCs w:val="20"/>
            <w:rtl/>
            <w:rPrChange w:id="402" w:author="Avi Cohen" w:date="2020-09-21T14:23:00Z">
              <w:rPr>
                <w:rFonts w:hint="eastAsia"/>
                <w:color w:val="800080"/>
                <w:rtl/>
              </w:rPr>
            </w:rPrChange>
          </w:rPr>
          <w:t>ובינוי</w:t>
        </w:r>
        <w:r w:rsidRPr="001361AD">
          <w:rPr>
            <w:color w:val="800080"/>
            <w:sz w:val="20"/>
            <w:szCs w:val="20"/>
            <w:rtl/>
            <w:rPrChange w:id="403" w:author="Avi Cohen" w:date="2020-09-21T14:23:00Z">
              <w:rPr>
                <w:color w:val="800080"/>
                <w:rtl/>
              </w:rPr>
            </w:rPrChange>
          </w:rPr>
          <w:t xml:space="preserve"> </w:t>
        </w:r>
        <w:r w:rsidRPr="001361AD">
          <w:rPr>
            <w:rFonts w:hint="eastAsia"/>
            <w:color w:val="800080"/>
            <w:sz w:val="20"/>
            <w:szCs w:val="20"/>
            <w:rtl/>
            <w:rPrChange w:id="404" w:author="Avi Cohen" w:date="2020-09-21T14:23:00Z">
              <w:rPr>
                <w:rFonts w:hint="eastAsia"/>
                <w:color w:val="800080"/>
                <w:rtl/>
              </w:rPr>
            </w:rPrChange>
          </w:rPr>
          <w:t>נדל</w:t>
        </w:r>
        <w:r w:rsidRPr="001361AD">
          <w:rPr>
            <w:color w:val="800080"/>
            <w:sz w:val="20"/>
            <w:szCs w:val="20"/>
            <w:rtl/>
            <w:rPrChange w:id="405" w:author="Avi Cohen" w:date="2020-09-21T14:23:00Z">
              <w:rPr>
                <w:color w:val="800080"/>
                <w:rtl/>
              </w:rPr>
            </w:rPrChange>
          </w:rPr>
          <w:t>"</w:t>
        </w:r>
        <w:r w:rsidRPr="001361AD">
          <w:rPr>
            <w:rFonts w:hint="eastAsia"/>
            <w:color w:val="800080"/>
            <w:sz w:val="20"/>
            <w:szCs w:val="20"/>
            <w:rtl/>
            <w:rPrChange w:id="406" w:author="Avi Cohen" w:date="2020-09-21T14:23:00Z">
              <w:rPr>
                <w:rFonts w:hint="eastAsia"/>
                <w:color w:val="800080"/>
                <w:rtl/>
              </w:rPr>
            </w:rPrChange>
          </w:rPr>
          <w:t>ן</w:t>
        </w:r>
        <w:r w:rsidRPr="001361AD">
          <w:rPr>
            <w:color w:val="800080"/>
            <w:sz w:val="20"/>
            <w:szCs w:val="20"/>
            <w:rtl/>
            <w:rPrChange w:id="407" w:author="Avi Cohen" w:date="2020-09-21T14:23:00Z">
              <w:rPr>
                <w:color w:val="800080"/>
                <w:rtl/>
              </w:rPr>
            </w:rPrChange>
          </w:rPr>
          <w:t xml:space="preserve"> </w:t>
        </w:r>
        <w:r w:rsidRPr="001361AD">
          <w:rPr>
            <w:rFonts w:hint="eastAsia"/>
            <w:color w:val="800080"/>
            <w:sz w:val="20"/>
            <w:szCs w:val="20"/>
            <w:rtl/>
            <w:rPrChange w:id="408" w:author="Avi Cohen" w:date="2020-09-21T14:23:00Z">
              <w:rPr>
                <w:rFonts w:hint="eastAsia"/>
                <w:color w:val="800080"/>
                <w:rtl/>
              </w:rPr>
            </w:rPrChange>
          </w:rPr>
          <w:t>בע</w:t>
        </w:r>
        <w:r w:rsidRPr="001361AD">
          <w:rPr>
            <w:color w:val="800080"/>
            <w:sz w:val="20"/>
            <w:szCs w:val="20"/>
            <w:rtl/>
            <w:rPrChange w:id="409" w:author="Avi Cohen" w:date="2020-09-21T14:23:00Z">
              <w:rPr>
                <w:color w:val="800080"/>
                <w:rtl/>
              </w:rPr>
            </w:rPrChange>
          </w:rPr>
          <w:t>"</w:t>
        </w:r>
        <w:r w:rsidRPr="001361AD">
          <w:rPr>
            <w:rFonts w:hint="eastAsia"/>
            <w:color w:val="800080"/>
            <w:sz w:val="20"/>
            <w:szCs w:val="20"/>
            <w:rtl/>
            <w:rPrChange w:id="410" w:author="Avi Cohen" w:date="2020-09-21T14:23:00Z">
              <w:rPr>
                <w:rFonts w:hint="eastAsia"/>
                <w:color w:val="800080"/>
                <w:rtl/>
              </w:rPr>
            </w:rPrChange>
          </w:rPr>
          <w:t>מ</w:t>
        </w:r>
      </w:ins>
      <w:ins w:id="411" w:author="Avi Cohen" w:date="2020-09-21T14:23:00Z">
        <w:r w:rsidRPr="001361AD">
          <w:rPr>
            <w:color w:val="800080"/>
            <w:sz w:val="20"/>
            <w:szCs w:val="20"/>
            <w:rtl/>
            <w:rPrChange w:id="412" w:author="Avi Cohen" w:date="2020-09-21T14:23:00Z">
              <w:rPr>
                <w:color w:val="800080"/>
                <w:rtl/>
              </w:rPr>
            </w:rPrChange>
          </w:rPr>
          <w:t xml:space="preserve">   </w:t>
        </w:r>
        <w:r>
          <w:rPr>
            <w:rFonts w:hint="cs"/>
            <w:color w:val="800080"/>
            <w:sz w:val="20"/>
            <w:szCs w:val="20"/>
            <w:rtl/>
          </w:rPr>
          <w:t xml:space="preserve">   </w:t>
        </w:r>
      </w:ins>
      <w:ins w:id="413" w:author="Avi Cohen" w:date="2020-09-21T14:22:00Z">
        <w:r w:rsidRPr="001361AD">
          <w:rPr>
            <w:rFonts w:hint="eastAsia"/>
            <w:color w:val="800080"/>
            <w:sz w:val="20"/>
            <w:szCs w:val="20"/>
            <w:rtl/>
            <w:rPrChange w:id="414" w:author="Avi Cohen" w:date="2020-09-21T14:23:00Z">
              <w:rPr>
                <w:rFonts w:hint="eastAsia"/>
                <w:color w:val="800080"/>
                <w:rtl/>
              </w:rPr>
            </w:rPrChange>
          </w:rPr>
          <w:t>כלל</w:t>
        </w:r>
        <w:r w:rsidRPr="001361AD">
          <w:rPr>
            <w:color w:val="800080"/>
            <w:sz w:val="20"/>
            <w:szCs w:val="20"/>
            <w:rtl/>
            <w:rPrChange w:id="415" w:author="Avi Cohen" w:date="2020-09-21T14:23:00Z">
              <w:rPr>
                <w:color w:val="800080"/>
                <w:rtl/>
              </w:rPr>
            </w:rPrChange>
          </w:rPr>
          <w:t xml:space="preserve"> </w:t>
        </w:r>
        <w:r w:rsidRPr="001361AD">
          <w:rPr>
            <w:rFonts w:hint="eastAsia"/>
            <w:color w:val="800080"/>
            <w:sz w:val="20"/>
            <w:szCs w:val="20"/>
            <w:rtl/>
            <w:rPrChange w:id="416" w:author="Avi Cohen" w:date="2020-09-21T14:23:00Z">
              <w:rPr>
                <w:rFonts w:hint="eastAsia"/>
                <w:color w:val="800080"/>
                <w:rtl/>
              </w:rPr>
            </w:rPrChange>
          </w:rPr>
          <w:t>נכסי</w:t>
        </w:r>
        <w:r w:rsidRPr="001361AD">
          <w:rPr>
            <w:color w:val="800080"/>
            <w:sz w:val="20"/>
            <w:szCs w:val="20"/>
            <w:rtl/>
            <w:rPrChange w:id="417" w:author="Avi Cohen" w:date="2020-09-21T14:23:00Z">
              <w:rPr>
                <w:color w:val="800080"/>
                <w:rtl/>
              </w:rPr>
            </w:rPrChange>
          </w:rPr>
          <w:t xml:space="preserve"> </w:t>
        </w:r>
        <w:r w:rsidRPr="001361AD">
          <w:rPr>
            <w:rFonts w:hint="eastAsia"/>
            <w:color w:val="800080"/>
            <w:sz w:val="20"/>
            <w:szCs w:val="20"/>
            <w:rtl/>
            <w:rPrChange w:id="418" w:author="Avi Cohen" w:date="2020-09-21T14:23:00Z">
              <w:rPr>
                <w:rFonts w:hint="eastAsia"/>
                <w:color w:val="800080"/>
                <w:rtl/>
              </w:rPr>
            </w:rPrChange>
          </w:rPr>
          <w:t>נדלן</w:t>
        </w:r>
        <w:r w:rsidRPr="001361AD">
          <w:rPr>
            <w:color w:val="800080"/>
            <w:sz w:val="20"/>
            <w:szCs w:val="20"/>
            <w:rtl/>
            <w:rPrChange w:id="419" w:author="Avi Cohen" w:date="2020-09-21T14:23:00Z">
              <w:rPr>
                <w:color w:val="800080"/>
                <w:rtl/>
              </w:rPr>
            </w:rPrChange>
          </w:rPr>
          <w:t xml:space="preserve"> </w:t>
        </w:r>
        <w:r w:rsidRPr="001361AD">
          <w:rPr>
            <w:rFonts w:hint="eastAsia"/>
            <w:color w:val="800080"/>
            <w:sz w:val="20"/>
            <w:szCs w:val="20"/>
            <w:rtl/>
            <w:rPrChange w:id="420" w:author="Avi Cohen" w:date="2020-09-21T14:23:00Z">
              <w:rPr>
                <w:rFonts w:hint="eastAsia"/>
                <w:color w:val="800080"/>
                <w:rtl/>
              </w:rPr>
            </w:rPrChange>
          </w:rPr>
          <w:t>נשר</w:t>
        </w:r>
        <w:r w:rsidRPr="001361AD">
          <w:rPr>
            <w:color w:val="800080"/>
            <w:sz w:val="20"/>
            <w:szCs w:val="20"/>
            <w:rtl/>
            <w:rPrChange w:id="421" w:author="Avi Cohen" w:date="2020-09-21T14:23:00Z">
              <w:rPr>
                <w:color w:val="800080"/>
                <w:rtl/>
              </w:rPr>
            </w:rPrChange>
          </w:rPr>
          <w:t xml:space="preserve"> </w:t>
        </w:r>
        <w:r w:rsidRPr="001361AD">
          <w:rPr>
            <w:rFonts w:hint="eastAsia"/>
            <w:color w:val="800080"/>
            <w:sz w:val="20"/>
            <w:szCs w:val="20"/>
            <w:rtl/>
            <w:rPrChange w:id="422" w:author="Avi Cohen" w:date="2020-09-21T14:23:00Z">
              <w:rPr>
                <w:rFonts w:hint="eastAsia"/>
                <w:color w:val="800080"/>
                <w:rtl/>
              </w:rPr>
            </w:rPrChange>
          </w:rPr>
          <w:t>מרכז</w:t>
        </w:r>
        <w:r w:rsidRPr="001361AD">
          <w:rPr>
            <w:color w:val="800080"/>
            <w:sz w:val="20"/>
            <w:szCs w:val="20"/>
            <w:rtl/>
            <w:rPrChange w:id="423" w:author="Avi Cohen" w:date="2020-09-21T14:23:00Z">
              <w:rPr>
                <w:color w:val="800080"/>
                <w:rtl/>
              </w:rPr>
            </w:rPrChange>
          </w:rPr>
          <w:t xml:space="preserve"> (</w:t>
        </w:r>
        <w:r w:rsidRPr="001361AD">
          <w:rPr>
            <w:rFonts w:hint="eastAsia"/>
            <w:color w:val="800080"/>
            <w:sz w:val="20"/>
            <w:szCs w:val="20"/>
            <w:rtl/>
            <w:rPrChange w:id="424" w:author="Avi Cohen" w:date="2020-09-21T14:23:00Z">
              <w:rPr>
                <w:rFonts w:hint="eastAsia"/>
                <w:color w:val="800080"/>
                <w:rtl/>
              </w:rPr>
            </w:rPrChange>
          </w:rPr>
          <w:t>נ</w:t>
        </w:r>
        <w:r w:rsidRPr="001361AD">
          <w:rPr>
            <w:color w:val="800080"/>
            <w:sz w:val="20"/>
            <w:szCs w:val="20"/>
            <w:rtl/>
            <w:rPrChange w:id="425" w:author="Avi Cohen" w:date="2020-09-21T14:23:00Z">
              <w:rPr>
                <w:color w:val="800080"/>
                <w:rtl/>
              </w:rPr>
            </w:rPrChange>
          </w:rPr>
          <w:t>.</w:t>
        </w:r>
        <w:r w:rsidRPr="001361AD">
          <w:rPr>
            <w:rFonts w:hint="eastAsia"/>
            <w:color w:val="800080"/>
            <w:sz w:val="20"/>
            <w:szCs w:val="20"/>
            <w:rtl/>
            <w:rPrChange w:id="426" w:author="Avi Cohen" w:date="2020-09-21T14:23:00Z">
              <w:rPr>
                <w:rFonts w:hint="eastAsia"/>
                <w:color w:val="800080"/>
                <w:rtl/>
              </w:rPr>
            </w:rPrChange>
          </w:rPr>
          <w:t>נ</w:t>
        </w:r>
        <w:r w:rsidRPr="001361AD">
          <w:rPr>
            <w:color w:val="800080"/>
            <w:sz w:val="20"/>
            <w:szCs w:val="20"/>
            <w:rtl/>
            <w:rPrChange w:id="427" w:author="Avi Cohen" w:date="2020-09-21T14:23:00Z">
              <w:rPr>
                <w:color w:val="800080"/>
                <w:rtl/>
              </w:rPr>
            </w:rPrChange>
          </w:rPr>
          <w:t>.</w:t>
        </w:r>
        <w:r w:rsidRPr="001361AD">
          <w:rPr>
            <w:rFonts w:hint="eastAsia"/>
            <w:color w:val="800080"/>
            <w:sz w:val="20"/>
            <w:szCs w:val="20"/>
            <w:rtl/>
            <w:rPrChange w:id="428" w:author="Avi Cohen" w:date="2020-09-21T14:23:00Z">
              <w:rPr>
                <w:rFonts w:hint="eastAsia"/>
                <w:color w:val="800080"/>
                <w:rtl/>
              </w:rPr>
            </w:rPrChange>
          </w:rPr>
          <w:t>נ</w:t>
        </w:r>
        <w:r w:rsidRPr="001361AD">
          <w:rPr>
            <w:color w:val="800080"/>
            <w:sz w:val="20"/>
            <w:szCs w:val="20"/>
            <w:rtl/>
            <w:rPrChange w:id="429" w:author="Avi Cohen" w:date="2020-09-21T14:23:00Z">
              <w:rPr>
                <w:color w:val="800080"/>
                <w:rtl/>
              </w:rPr>
            </w:rPrChange>
          </w:rPr>
          <w:t>.</w:t>
        </w:r>
        <w:r w:rsidRPr="001361AD">
          <w:rPr>
            <w:rFonts w:hint="eastAsia"/>
            <w:color w:val="800080"/>
            <w:sz w:val="20"/>
            <w:szCs w:val="20"/>
            <w:rtl/>
            <w:rPrChange w:id="430" w:author="Avi Cohen" w:date="2020-09-21T14:23:00Z">
              <w:rPr>
                <w:rFonts w:hint="eastAsia"/>
                <w:color w:val="800080"/>
                <w:rtl/>
              </w:rPr>
            </w:rPrChange>
          </w:rPr>
          <w:t>מ</w:t>
        </w:r>
        <w:r w:rsidRPr="001361AD">
          <w:rPr>
            <w:color w:val="800080"/>
            <w:sz w:val="20"/>
            <w:szCs w:val="20"/>
            <w:rtl/>
            <w:rPrChange w:id="431" w:author="Avi Cohen" w:date="2020-09-21T14:23:00Z">
              <w:rPr>
                <w:color w:val="800080"/>
                <w:rtl/>
              </w:rPr>
            </w:rPrChange>
          </w:rPr>
          <w:t xml:space="preserve">) </w:t>
        </w:r>
        <w:r w:rsidRPr="001361AD">
          <w:rPr>
            <w:rFonts w:hint="eastAsia"/>
            <w:color w:val="800080"/>
            <w:sz w:val="20"/>
            <w:szCs w:val="20"/>
            <w:rtl/>
            <w:rPrChange w:id="432" w:author="Avi Cohen" w:date="2020-09-21T14:23:00Z">
              <w:rPr>
                <w:rFonts w:hint="eastAsia"/>
                <w:color w:val="800080"/>
                <w:rtl/>
              </w:rPr>
            </w:rPrChange>
          </w:rPr>
          <w:t>שותפות</w:t>
        </w:r>
        <w:r w:rsidRPr="001361AD">
          <w:rPr>
            <w:color w:val="800080"/>
            <w:sz w:val="20"/>
            <w:szCs w:val="20"/>
            <w:rtl/>
            <w:rPrChange w:id="433" w:author="Avi Cohen" w:date="2020-09-21T14:23:00Z">
              <w:rPr>
                <w:color w:val="800080"/>
                <w:rtl/>
              </w:rPr>
            </w:rPrChange>
          </w:rPr>
          <w:t xml:space="preserve"> </w:t>
        </w:r>
        <w:r w:rsidRPr="001361AD">
          <w:rPr>
            <w:rFonts w:hint="eastAsia"/>
            <w:color w:val="800080"/>
            <w:sz w:val="20"/>
            <w:szCs w:val="20"/>
            <w:rtl/>
            <w:rPrChange w:id="434" w:author="Avi Cohen" w:date="2020-09-21T14:23:00Z">
              <w:rPr>
                <w:rFonts w:hint="eastAsia"/>
                <w:color w:val="800080"/>
                <w:rtl/>
              </w:rPr>
            </w:rPrChange>
          </w:rPr>
          <w:t>מוגבלת</w:t>
        </w:r>
      </w:ins>
    </w:p>
    <w:p w14:paraId="05A051C0" w14:textId="2AB24F73" w:rsidR="00B27B4C" w:rsidDel="001361AD" w:rsidRDefault="00B27B4C">
      <w:pPr>
        <w:spacing w:before="0" w:beforeAutospacing="0" w:after="160" w:afterAutospacing="0" w:line="259" w:lineRule="auto"/>
        <w:rPr>
          <w:del w:id="435" w:author="Avi Cohen" w:date="2020-09-21T14:22:00Z"/>
          <w:rFonts w:ascii="Times New Roman" w:eastAsia="Times New Roman" w:hAnsi="Times New Roman" w:cs="David"/>
          <w:b/>
          <w:bCs/>
          <w:sz w:val="24"/>
          <w:szCs w:val="24"/>
          <w:lang w:eastAsia="he-IL"/>
        </w:rPr>
        <w:pPrChange w:id="436" w:author="Avi Cohen" w:date="2020-09-21T14:22:00Z">
          <w:pPr>
            <w:bidi w:val="0"/>
            <w:spacing w:before="0" w:beforeAutospacing="0" w:after="160" w:afterAutospacing="0" w:line="259" w:lineRule="auto"/>
          </w:pPr>
        </w:pPrChange>
      </w:pPr>
      <w:del w:id="437" w:author="Avi Cohen" w:date="2020-09-21T14:22:00Z">
        <w:r w:rsidDel="001361AD">
          <w:rPr>
            <w:rFonts w:ascii="Times New Roman" w:eastAsia="Times New Roman" w:hAnsi="Times New Roman" w:cs="David"/>
            <w:b/>
            <w:bCs/>
            <w:sz w:val="24"/>
            <w:szCs w:val="24"/>
            <w:rtl/>
            <w:lang w:eastAsia="he-IL"/>
          </w:rPr>
          <w:br w:type="page"/>
        </w:r>
      </w:del>
    </w:p>
    <w:p w14:paraId="726CE553"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6A6924B"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F472BE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86B080A" w14:textId="77777777" w:rsidR="00B27B4C" w:rsidRDefault="00B27B4C" w:rsidP="00B27B4C">
      <w:pPr>
        <w:widowControl w:val="0"/>
        <w:spacing w:before="0" w:beforeAutospacing="0" w:after="0" w:afterAutospacing="0" w:line="240" w:lineRule="auto"/>
        <w:jc w:val="both"/>
        <w:rPr>
          <w:ins w:id="438" w:author="Avi Cohen" w:date="2020-09-21T14:25:00Z"/>
          <w:rFonts w:ascii="Times New Roman" w:eastAsia="Times New Roman" w:hAnsi="Times New Roman" w:cs="David"/>
          <w:sz w:val="24"/>
          <w:szCs w:val="24"/>
          <w:rtl/>
          <w:lang w:eastAsia="he-IL"/>
        </w:rPr>
      </w:pPr>
    </w:p>
    <w:p w14:paraId="0842692C" w14:textId="77777777" w:rsidR="005C65AA" w:rsidRDefault="005C65AA" w:rsidP="00B27B4C">
      <w:pPr>
        <w:widowControl w:val="0"/>
        <w:spacing w:before="0" w:beforeAutospacing="0" w:after="0" w:afterAutospacing="0" w:line="240" w:lineRule="auto"/>
        <w:jc w:val="both"/>
        <w:rPr>
          <w:ins w:id="439" w:author="Avi Cohen" w:date="2020-08-09T13:54:00Z"/>
          <w:rFonts w:ascii="Times New Roman" w:eastAsia="Times New Roman" w:hAnsi="Times New Roman" w:cs="David"/>
          <w:sz w:val="24"/>
          <w:szCs w:val="24"/>
          <w:rtl/>
          <w:lang w:eastAsia="he-IL"/>
        </w:rPr>
      </w:pPr>
    </w:p>
    <w:p w14:paraId="69504B65" w14:textId="79F5596D" w:rsidR="00E5253D" w:rsidRPr="00DF6012" w:rsidRDefault="00E5253D" w:rsidP="00B37B6C">
      <w:pPr>
        <w:widowControl w:val="0"/>
        <w:spacing w:before="0" w:beforeAutospacing="0" w:after="0" w:afterAutospacing="0" w:line="240" w:lineRule="auto"/>
        <w:ind w:left="720"/>
        <w:jc w:val="both"/>
        <w:rPr>
          <w:ins w:id="440" w:author="Avi Cohen" w:date="2020-08-09T13:54:00Z"/>
          <w:rFonts w:ascii="Times New Roman" w:eastAsia="Times New Roman" w:hAnsi="Times New Roman" w:cs="David"/>
          <w:b/>
          <w:bCs/>
          <w:sz w:val="24"/>
          <w:szCs w:val="24"/>
          <w:rtl/>
          <w:lang w:eastAsia="he-IL"/>
          <w:rPrChange w:id="441" w:author="Avi Cohen" w:date="2020-11-22T15:08:00Z">
            <w:rPr>
              <w:ins w:id="442" w:author="Avi Cohen" w:date="2020-08-09T13:54:00Z"/>
              <w:rFonts w:ascii="Times New Roman" w:eastAsia="Times New Roman" w:hAnsi="Times New Roman" w:cs="David"/>
              <w:sz w:val="24"/>
              <w:szCs w:val="24"/>
              <w:rtl/>
              <w:lang w:eastAsia="he-IL"/>
            </w:rPr>
          </w:rPrChange>
        </w:rPr>
      </w:pPr>
      <w:ins w:id="443" w:author="Avi Cohen" w:date="2020-08-09T13:54:00Z">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w:t>
        </w:r>
      </w:ins>
      <w:ins w:id="444" w:author="Avi Cohen" w:date="2020-10-19T12:31:00Z">
        <w:r w:rsidR="007846CA">
          <w:rPr>
            <w:rFonts w:ascii="Times New Roman" w:eastAsia="Times New Roman" w:hAnsi="Times New Roman" w:cs="David" w:hint="cs"/>
            <w:sz w:val="24"/>
            <w:szCs w:val="24"/>
            <w:rtl/>
            <w:lang w:eastAsia="he-IL"/>
          </w:rPr>
          <w:t xml:space="preserve">  </w:t>
        </w:r>
      </w:ins>
      <w:ins w:id="445" w:author="Avi Cohen" w:date="2020-08-09T13:54:00Z">
        <w:r w:rsidRPr="00B27B4C">
          <w:rPr>
            <w:rFonts w:ascii="Times New Roman" w:eastAsia="Times New Roman" w:hAnsi="Times New Roman" w:cs="David" w:hint="cs"/>
            <w:sz w:val="24"/>
            <w:szCs w:val="24"/>
            <w:rtl/>
            <w:lang w:eastAsia="he-IL"/>
          </w:rPr>
          <w:t>, שטחי מסחר ו</w:t>
        </w:r>
        <w:r>
          <w:rPr>
            <w:rFonts w:ascii="Times New Roman" w:eastAsia="Times New Roman" w:hAnsi="Times New Roman" w:cs="David" w:hint="cs"/>
            <w:sz w:val="24"/>
            <w:szCs w:val="24"/>
            <w:rtl/>
            <w:lang w:eastAsia="he-IL"/>
          </w:rPr>
          <w:t xml:space="preserve">/או </w:t>
        </w:r>
        <w:r w:rsidRPr="00B27B4C">
          <w:rPr>
            <w:rFonts w:ascii="Times New Roman" w:eastAsia="Times New Roman" w:hAnsi="Times New Roman" w:cs="David" w:hint="cs"/>
            <w:sz w:val="24"/>
            <w:szCs w:val="24"/>
            <w:rtl/>
            <w:lang w:eastAsia="he-IL"/>
          </w:rPr>
          <w:t>משרדים</w:t>
        </w:r>
        <w:r>
          <w:rPr>
            <w:rFonts w:ascii="Times New Roman" w:eastAsia="Times New Roman" w:hAnsi="Times New Roman" w:cs="David" w:hint="cs"/>
            <w:sz w:val="24"/>
            <w:szCs w:val="24"/>
            <w:rtl/>
            <w:lang w:eastAsia="he-IL"/>
          </w:rPr>
          <w:t xml:space="preserve"> </w:t>
        </w:r>
      </w:ins>
      <w:ins w:id="446" w:author="Avi Cohen" w:date="2020-10-19T12:32:00Z">
        <w:r w:rsidR="007846CA">
          <w:rPr>
            <w:rFonts w:ascii="Times New Roman" w:eastAsia="Times New Roman" w:hAnsi="Times New Roman" w:cs="David" w:hint="cs"/>
            <w:sz w:val="24"/>
            <w:szCs w:val="24"/>
            <w:rtl/>
            <w:lang w:eastAsia="he-IL"/>
          </w:rPr>
          <w:t xml:space="preserve"> </w:t>
        </w:r>
      </w:ins>
      <w:ins w:id="447" w:author="Avi Cohen" w:date="2020-08-09T13:54:00Z">
        <w:r>
          <w:rPr>
            <w:rFonts w:ascii="Times New Roman" w:eastAsia="Times New Roman" w:hAnsi="Times New Roman" w:cs="David" w:hint="cs"/>
            <w:sz w:val="24"/>
            <w:szCs w:val="24"/>
            <w:rtl/>
            <w:lang w:eastAsia="he-IL"/>
          </w:rPr>
          <w:t xml:space="preserve">ו/או שילוב מגורים ו/או מסחר ו/או </w:t>
        </w:r>
      </w:ins>
      <w:ins w:id="448" w:author="Avi Cohen" w:date="2020-10-19T15:54:00Z">
        <w:r w:rsidR="00B6755A">
          <w:rPr>
            <w:rFonts w:ascii="Times New Roman" w:eastAsia="Times New Roman" w:hAnsi="Times New Roman" w:cs="David" w:hint="cs"/>
            <w:sz w:val="24"/>
            <w:szCs w:val="24"/>
            <w:rtl/>
            <w:lang w:eastAsia="he-IL"/>
          </w:rPr>
          <w:t xml:space="preserve">תעסוקה </w:t>
        </w:r>
      </w:ins>
      <w:ins w:id="449" w:author="Avi Cohen" w:date="2020-08-09T13:54:00Z">
        <w:r w:rsidRPr="00B27B4C">
          <w:rPr>
            <w:rFonts w:ascii="Times New Roman" w:eastAsia="Times New Roman" w:hAnsi="Times New Roman" w:cs="David" w:hint="cs"/>
            <w:sz w:val="24"/>
            <w:szCs w:val="24"/>
            <w:rtl/>
            <w:lang w:eastAsia="he-IL"/>
          </w:rPr>
          <w:t>,</w:t>
        </w:r>
      </w:ins>
      <w:ins w:id="450" w:author="Avi Cohen" w:date="2020-10-19T15:54:00Z">
        <w:r w:rsidR="00B6755A">
          <w:rPr>
            <w:rFonts w:ascii="Times New Roman" w:eastAsia="Times New Roman" w:hAnsi="Times New Roman" w:cs="David" w:hint="cs"/>
            <w:sz w:val="24"/>
            <w:szCs w:val="24"/>
            <w:rtl/>
            <w:lang w:eastAsia="he-IL"/>
          </w:rPr>
          <w:t xml:space="preserve">כולל </w:t>
        </w:r>
      </w:ins>
      <w:ins w:id="451" w:author="Avi Cohen" w:date="2020-08-09T13:54:00Z">
        <w:r w:rsidRPr="00B27B4C">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מרתפים לכל מבנה  ו/או משולב , </w:t>
        </w:r>
        <w:r w:rsidRPr="00B27B4C">
          <w:rPr>
            <w:rFonts w:ascii="Times New Roman" w:eastAsia="Times New Roman" w:hAnsi="Times New Roman" w:cs="David" w:hint="cs"/>
            <w:sz w:val="24"/>
            <w:szCs w:val="24"/>
            <w:rtl/>
            <w:lang w:eastAsia="he-IL"/>
          </w:rPr>
          <w:t>חניונים ופיתוח</w:t>
        </w:r>
      </w:ins>
      <w:ins w:id="452" w:author="Avi Cohen" w:date="2020-08-12T12:43:00Z">
        <w:r w:rsidR="009B66D2">
          <w:rPr>
            <w:rFonts w:ascii="Times New Roman" w:eastAsia="Times New Roman" w:hAnsi="Times New Roman" w:cs="David" w:hint="cs"/>
            <w:sz w:val="24"/>
            <w:szCs w:val="24"/>
            <w:rtl/>
            <w:lang w:eastAsia="he-IL"/>
          </w:rPr>
          <w:t xml:space="preserve"> צמוד </w:t>
        </w:r>
      </w:ins>
      <w:customXmlInsRangeStart w:id="453" w:author="Avi Cohen" w:date="2020-08-09T13:54:00Z"/>
      <w:sdt>
        <w:sdtPr>
          <w:rPr>
            <w:rFonts w:ascii="Times New Roman" w:eastAsia="Times New Roman" w:hAnsi="Times New Roman" w:cs="David" w:hint="cs"/>
            <w:color w:val="00B0F0"/>
            <w:sz w:val="24"/>
            <w:szCs w:val="24"/>
            <w:rtl/>
            <w:lang w:eastAsia="he-IL"/>
          </w:rPr>
          <w:alias w:val="רשות מקומית"/>
          <w:tag w:val="cntLocalAuth"/>
          <w:id w:val="1327011867"/>
          <w:placeholder>
            <w:docPart w:val="252734FA9A9846D9BAA9A8C402FBC9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customXmlInsRangeEnd w:id="453"/>
          <w:ins w:id="454" w:author="Avi Cohen" w:date="2020-08-12T12:44:00Z">
            <w:r w:rsidR="009B66D2">
              <w:rPr>
                <w:rFonts w:ascii="Times New Roman" w:eastAsia="Times New Roman" w:hAnsi="Times New Roman" w:cs="David" w:hint="cs"/>
                <w:color w:val="00B0F0"/>
                <w:sz w:val="24"/>
                <w:szCs w:val="24"/>
                <w:rtl/>
                <w:lang w:eastAsia="he-IL"/>
              </w:rPr>
              <w:t xml:space="preserve"> בפרויקט נשר </w:t>
            </w:r>
          </w:ins>
          <w:customXmlInsRangeStart w:id="455" w:author="Avi Cohen" w:date="2020-08-09T13:54:00Z"/>
        </w:sdtContent>
      </w:sdt>
      <w:customXmlInsRangeEnd w:id="455"/>
      <w:ins w:id="456" w:author="Avi Cohen" w:date="2020-08-09T13:54:00Z">
        <w:r w:rsidRPr="00E95AE9">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color w:val="00B0F0"/>
            <w:sz w:val="24"/>
            <w:szCs w:val="24"/>
            <w:rtl/>
            <w:lang w:eastAsia="he-IL"/>
          </w:rPr>
          <w:t>–</w:t>
        </w:r>
        <w:r w:rsidRPr="00E95AE9">
          <w:rPr>
            <w:rFonts w:ascii="Times New Roman" w:eastAsia="Times New Roman" w:hAnsi="Times New Roman" w:cs="David" w:hint="cs"/>
            <w:color w:val="00B0F0"/>
            <w:sz w:val="24"/>
            <w:szCs w:val="24"/>
            <w:rtl/>
            <w:lang w:eastAsia="he-IL"/>
          </w:rPr>
          <w:t xml:space="preserve"> </w:t>
        </w:r>
      </w:ins>
      <w:customXmlInsRangeStart w:id="457" w:author="Avi Cohen" w:date="2020-08-09T13:54:00Z"/>
      <w:sdt>
        <w:sdtPr>
          <w:rPr>
            <w:rFonts w:ascii="Times New Roman" w:eastAsia="Times New Roman" w:hAnsi="Times New Roman" w:cs="David" w:hint="cs"/>
            <w:color w:val="00B0F0"/>
            <w:sz w:val="24"/>
            <w:szCs w:val="24"/>
            <w:rtl/>
          </w:rPr>
          <w:alias w:val="שם אתר"/>
          <w:tag w:val="cntSite"/>
          <w:id w:val="-1745489621"/>
          <w:placeholder>
            <w:docPart w:val="ECA1E0B2BA38423EBF8D3C329F49FA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InsRangeEnd w:id="457"/>
          <w:ins w:id="458" w:author="Avi Cohen" w:date="2020-08-09T13:54:00Z">
            <w:r>
              <w:rPr>
                <w:rFonts w:ascii="Times New Roman" w:eastAsia="Times New Roman" w:hAnsi="Times New Roman" w:cs="David" w:hint="cs"/>
                <w:color w:val="00B0F0"/>
                <w:sz w:val="24"/>
                <w:szCs w:val="24"/>
                <w:rtl/>
              </w:rPr>
              <w:t>( טרם ניתן שם לפרויקט ) בעיר נשר</w:t>
            </w:r>
          </w:ins>
          <w:customXmlInsRangeStart w:id="459" w:author="Avi Cohen" w:date="2020-08-09T13:54:00Z"/>
        </w:sdtContent>
      </w:sdt>
      <w:customXmlInsRangeEnd w:id="459"/>
      <w:ins w:id="460" w:author="Avi Cohen" w:date="2020-08-09T13:54:00Z">
        <w:r w:rsidRPr="00E95AE9">
          <w:rPr>
            <w:rFonts w:ascii="Times New Roman" w:eastAsia="Times New Roman" w:hAnsi="Times New Roman" w:cs="David" w:hint="cs"/>
            <w:color w:val="00B0F0"/>
            <w:sz w:val="24"/>
            <w:szCs w:val="24"/>
            <w:rtl/>
            <w:lang w:eastAsia="he-IL"/>
          </w:rPr>
          <w:t xml:space="preserve">, </w:t>
        </w:r>
        <w:r w:rsidRPr="00B27B4C">
          <w:rPr>
            <w:rFonts w:ascii="Times New Roman" w:eastAsia="Times New Roman" w:hAnsi="Times New Roman" w:cs="David" w:hint="cs"/>
            <w:sz w:val="24"/>
            <w:szCs w:val="24"/>
            <w:rtl/>
            <w:lang w:eastAsia="he-IL"/>
          </w:rPr>
          <w:t>לרבות עבודות פיתוח על</w:t>
        </w:r>
      </w:ins>
      <w:ins w:id="461" w:author="Avi Cohen" w:date="2020-08-12T12:44:00Z">
        <w:r w:rsidR="009B66D2">
          <w:rPr>
            <w:rFonts w:ascii="Times New Roman" w:eastAsia="Times New Roman" w:hAnsi="Times New Roman" w:cs="David" w:hint="cs"/>
            <w:sz w:val="24"/>
            <w:szCs w:val="24"/>
            <w:rtl/>
            <w:lang w:eastAsia="he-IL"/>
          </w:rPr>
          <w:t xml:space="preserve"> </w:t>
        </w:r>
      </w:ins>
      <w:ins w:id="462" w:author="Avi Cohen" w:date="2020-08-09T13:54:00Z">
        <w:r w:rsidRPr="00B27B4C">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 חדרי טרפו ( בתוך ו/או מחוץ למגרשים ), מבני מכירות וכיו"ב, </w:t>
        </w:r>
        <w:r w:rsidRPr="00B27B4C">
          <w:rPr>
            <w:rFonts w:ascii="Times New Roman" w:eastAsia="Times New Roman" w:hAnsi="Times New Roman" w:cs="David" w:hint="cs"/>
            <w:sz w:val="24"/>
            <w:szCs w:val="24"/>
            <w:rtl/>
            <w:lang w:eastAsia="he-IL"/>
          </w:rPr>
          <w:t>אשר יתוכנן ו/או יבוצע עבור המזמין ב</w:t>
        </w:r>
        <w:r>
          <w:rPr>
            <w:rFonts w:ascii="Times New Roman" w:eastAsia="Times New Roman" w:hAnsi="Times New Roman" w:cs="David" w:hint="cs"/>
            <w:sz w:val="24"/>
            <w:szCs w:val="24"/>
            <w:rtl/>
            <w:lang w:eastAsia="he-IL"/>
          </w:rPr>
          <w:t>מקטעים א' + ב' של התוכנית, כהגדרת מונחים אלו להלן,</w:t>
        </w:r>
        <w:r w:rsidRPr="00B27B4C">
          <w:rPr>
            <w:rFonts w:ascii="Times New Roman" w:eastAsia="Times New Roman" w:hAnsi="Times New Roman" w:cs="David" w:hint="cs"/>
            <w:sz w:val="24"/>
            <w:szCs w:val="24"/>
            <w:rtl/>
            <w:lang w:eastAsia="he-IL"/>
          </w:rPr>
          <w:t xml:space="preserve"> בקטעים ובשלבים לפי שיקול דעתו</w:t>
        </w:r>
        <w:r>
          <w:rPr>
            <w:rFonts w:ascii="Times New Roman" w:eastAsia="Times New Roman" w:hAnsi="Times New Roman" w:cs="David" w:hint="cs"/>
            <w:sz w:val="24"/>
            <w:szCs w:val="24"/>
            <w:rtl/>
            <w:lang w:eastAsia="he-IL"/>
          </w:rPr>
          <w:t xml:space="preserve"> הבלעדי של המזמין</w:t>
        </w:r>
        <w:r w:rsidRPr="00B27B4C">
          <w:rPr>
            <w:rFonts w:ascii="Times New Roman" w:eastAsia="Times New Roman" w:hAnsi="Times New Roman" w:cs="David" w:hint="cs"/>
            <w:sz w:val="24"/>
            <w:szCs w:val="24"/>
            <w:rtl/>
            <w:lang w:eastAsia="he-IL"/>
          </w:rPr>
          <w:t>.</w:t>
        </w:r>
      </w:ins>
      <w:ins w:id="463" w:author="Avi Cohen" w:date="2020-11-22T15:06:00Z">
        <w:r w:rsidR="00DF6012">
          <w:rPr>
            <w:rFonts w:ascii="Times New Roman" w:eastAsia="Times New Roman" w:hAnsi="Times New Roman" w:cs="David" w:hint="cs"/>
            <w:sz w:val="24"/>
            <w:szCs w:val="24"/>
            <w:rtl/>
            <w:lang w:eastAsia="he-IL"/>
          </w:rPr>
          <w:t xml:space="preserve"> </w:t>
        </w:r>
        <w:r w:rsidR="00DF6012" w:rsidRPr="00DF6012">
          <w:rPr>
            <w:rFonts w:ascii="Times New Roman" w:eastAsia="Times New Roman" w:hAnsi="Times New Roman" w:cs="David" w:hint="cs"/>
            <w:b/>
            <w:bCs/>
            <w:sz w:val="24"/>
            <w:szCs w:val="24"/>
            <w:highlight w:val="yellow"/>
            <w:rtl/>
            <w:lang w:eastAsia="he-IL"/>
            <w:rPrChange w:id="464" w:author="Avi Cohen" w:date="2020-11-22T15:08:00Z">
              <w:rPr>
                <w:rFonts w:ascii="Times New Roman" w:eastAsia="Times New Roman" w:hAnsi="Times New Roman" w:cs="David" w:hint="cs"/>
                <w:sz w:val="24"/>
                <w:szCs w:val="24"/>
                <w:rtl/>
                <w:lang w:eastAsia="he-IL"/>
              </w:rPr>
            </w:rPrChange>
          </w:rPr>
          <w:t xml:space="preserve">אייל </w:t>
        </w:r>
        <w:r w:rsidR="00DF6012" w:rsidRPr="00DF6012">
          <w:rPr>
            <w:rFonts w:ascii="Times New Roman" w:eastAsia="Times New Roman" w:hAnsi="Times New Roman" w:cs="David"/>
            <w:b/>
            <w:bCs/>
            <w:sz w:val="24"/>
            <w:szCs w:val="24"/>
            <w:highlight w:val="yellow"/>
            <w:rtl/>
            <w:lang w:eastAsia="he-IL"/>
            <w:rPrChange w:id="465" w:author="Avi Cohen" w:date="2020-11-22T15:08:00Z">
              <w:rPr>
                <w:rFonts w:ascii="Times New Roman" w:eastAsia="Times New Roman" w:hAnsi="Times New Roman" w:cs="David"/>
                <w:sz w:val="24"/>
                <w:szCs w:val="24"/>
                <w:rtl/>
                <w:lang w:eastAsia="he-IL"/>
              </w:rPr>
            </w:rPrChange>
          </w:rPr>
          <w:t>–</w:t>
        </w:r>
        <w:r w:rsidR="00DF6012" w:rsidRPr="00DF6012">
          <w:rPr>
            <w:rFonts w:ascii="Times New Roman" w:eastAsia="Times New Roman" w:hAnsi="Times New Roman" w:cs="David" w:hint="cs"/>
            <w:b/>
            <w:bCs/>
            <w:sz w:val="24"/>
            <w:szCs w:val="24"/>
            <w:highlight w:val="yellow"/>
            <w:rtl/>
            <w:lang w:eastAsia="he-IL"/>
            <w:rPrChange w:id="466" w:author="Avi Cohen" w:date="2020-11-22T15:08:00Z">
              <w:rPr>
                <w:rFonts w:ascii="Times New Roman" w:eastAsia="Times New Roman" w:hAnsi="Times New Roman" w:cs="David" w:hint="cs"/>
                <w:sz w:val="24"/>
                <w:szCs w:val="24"/>
                <w:rtl/>
                <w:lang w:eastAsia="he-IL"/>
              </w:rPr>
            </w:rPrChange>
          </w:rPr>
          <w:t xml:space="preserve"> מוסכם על הצדדים שהמתכנן יקבל מחצית הפרויקט </w:t>
        </w:r>
      </w:ins>
      <w:ins w:id="467" w:author="Avi Cohen" w:date="2020-11-22T15:07:00Z">
        <w:r w:rsidR="00DF6012" w:rsidRPr="00DF6012">
          <w:rPr>
            <w:rFonts w:ascii="Times New Roman" w:eastAsia="Times New Roman" w:hAnsi="Times New Roman" w:cs="David"/>
            <w:b/>
            <w:bCs/>
            <w:sz w:val="24"/>
            <w:szCs w:val="24"/>
            <w:highlight w:val="yellow"/>
            <w:rtl/>
            <w:lang w:eastAsia="he-IL"/>
            <w:rPrChange w:id="468" w:author="Avi Cohen" w:date="2020-11-22T15:08:00Z">
              <w:rPr>
                <w:rFonts w:ascii="Times New Roman" w:eastAsia="Times New Roman" w:hAnsi="Times New Roman" w:cs="David"/>
                <w:sz w:val="24"/>
                <w:szCs w:val="24"/>
                <w:rtl/>
                <w:lang w:eastAsia="he-IL"/>
              </w:rPr>
            </w:rPrChange>
          </w:rPr>
          <w:t>–</w:t>
        </w:r>
      </w:ins>
      <w:ins w:id="469" w:author="Avi Cohen" w:date="2020-11-22T15:06:00Z">
        <w:r w:rsidR="00DF6012" w:rsidRPr="00DF6012">
          <w:rPr>
            <w:rFonts w:ascii="Times New Roman" w:eastAsia="Times New Roman" w:hAnsi="Times New Roman" w:cs="David" w:hint="cs"/>
            <w:b/>
            <w:bCs/>
            <w:sz w:val="24"/>
            <w:szCs w:val="24"/>
            <w:highlight w:val="yellow"/>
            <w:rtl/>
            <w:lang w:eastAsia="he-IL"/>
            <w:rPrChange w:id="470" w:author="Avi Cohen" w:date="2020-11-22T15:08:00Z">
              <w:rPr>
                <w:rFonts w:ascii="Times New Roman" w:eastAsia="Times New Roman" w:hAnsi="Times New Roman" w:cs="David" w:hint="cs"/>
                <w:sz w:val="24"/>
                <w:szCs w:val="24"/>
                <w:rtl/>
                <w:lang w:eastAsia="he-IL"/>
              </w:rPr>
            </w:rPrChange>
          </w:rPr>
          <w:t xml:space="preserve"> קרי </w:t>
        </w:r>
      </w:ins>
      <w:ins w:id="471" w:author="Avi Cohen" w:date="2020-11-22T15:07:00Z">
        <w:r w:rsidR="00DF6012" w:rsidRPr="00DF6012">
          <w:rPr>
            <w:rFonts w:ascii="Times New Roman" w:eastAsia="Times New Roman" w:hAnsi="Times New Roman" w:cs="David" w:hint="cs"/>
            <w:b/>
            <w:bCs/>
            <w:sz w:val="24"/>
            <w:szCs w:val="24"/>
            <w:highlight w:val="yellow"/>
            <w:rtl/>
            <w:lang w:eastAsia="he-IL"/>
            <w:rPrChange w:id="472" w:author="Avi Cohen" w:date="2020-11-22T15:08:00Z">
              <w:rPr>
                <w:rFonts w:ascii="Times New Roman" w:eastAsia="Times New Roman" w:hAnsi="Times New Roman" w:cs="David" w:hint="cs"/>
                <w:sz w:val="24"/>
                <w:szCs w:val="24"/>
                <w:rtl/>
                <w:lang w:eastAsia="he-IL"/>
              </w:rPr>
            </w:rPrChange>
          </w:rPr>
          <w:t xml:space="preserve">1,000 יח"ד , הנ"ל לא גורע מהאפשרות לסיים ההתקשרות עימו המצוינת בחוזה </w:t>
        </w:r>
        <w:r w:rsidR="00DF6012" w:rsidRPr="00DF6012">
          <w:rPr>
            <w:rFonts w:ascii="Times New Roman" w:eastAsia="Times New Roman" w:hAnsi="Times New Roman" w:cs="David"/>
            <w:b/>
            <w:bCs/>
            <w:sz w:val="24"/>
            <w:szCs w:val="24"/>
            <w:highlight w:val="yellow"/>
            <w:rtl/>
            <w:lang w:eastAsia="he-IL"/>
            <w:rPrChange w:id="473" w:author="Avi Cohen" w:date="2020-11-22T15:08:00Z">
              <w:rPr>
                <w:rFonts w:ascii="Times New Roman" w:eastAsia="Times New Roman" w:hAnsi="Times New Roman" w:cs="David"/>
                <w:sz w:val="24"/>
                <w:szCs w:val="24"/>
                <w:rtl/>
                <w:lang w:eastAsia="he-IL"/>
              </w:rPr>
            </w:rPrChange>
          </w:rPr>
          <w:t>–</w:t>
        </w:r>
        <w:r w:rsidR="00DF6012" w:rsidRPr="00DF6012">
          <w:rPr>
            <w:rFonts w:ascii="Times New Roman" w:eastAsia="Times New Roman" w:hAnsi="Times New Roman" w:cs="David" w:hint="cs"/>
            <w:b/>
            <w:bCs/>
            <w:sz w:val="24"/>
            <w:szCs w:val="24"/>
            <w:highlight w:val="yellow"/>
            <w:rtl/>
            <w:lang w:eastAsia="he-IL"/>
            <w:rPrChange w:id="474" w:author="Avi Cohen" w:date="2020-11-22T15:08:00Z">
              <w:rPr>
                <w:rFonts w:ascii="Times New Roman" w:eastAsia="Times New Roman" w:hAnsi="Times New Roman" w:cs="David" w:hint="cs"/>
                <w:sz w:val="24"/>
                <w:szCs w:val="24"/>
                <w:rtl/>
                <w:lang w:eastAsia="he-IL"/>
              </w:rPr>
            </w:rPrChange>
          </w:rPr>
          <w:t xml:space="preserve"> אודה לנסח הרעיון .</w:t>
        </w:r>
        <w:r w:rsidR="00DF6012" w:rsidRPr="00DF6012">
          <w:rPr>
            <w:rFonts w:ascii="Times New Roman" w:eastAsia="Times New Roman" w:hAnsi="Times New Roman" w:cs="David" w:hint="cs"/>
            <w:b/>
            <w:bCs/>
            <w:sz w:val="24"/>
            <w:szCs w:val="24"/>
            <w:rtl/>
            <w:lang w:eastAsia="he-IL"/>
            <w:rPrChange w:id="475" w:author="Avi Cohen" w:date="2020-11-22T15:08:00Z">
              <w:rPr>
                <w:rFonts w:ascii="Times New Roman" w:eastAsia="Times New Roman" w:hAnsi="Times New Roman" w:cs="David" w:hint="cs"/>
                <w:sz w:val="24"/>
                <w:szCs w:val="24"/>
                <w:rtl/>
                <w:lang w:eastAsia="he-IL"/>
              </w:rPr>
            </w:rPrChange>
          </w:rPr>
          <w:t xml:space="preserve"> </w:t>
        </w:r>
      </w:ins>
    </w:p>
    <w:p w14:paraId="48695335" w14:textId="77777777" w:rsidR="00E5253D" w:rsidRPr="00B27B4C" w:rsidRDefault="00E5253D" w:rsidP="00E5253D">
      <w:pPr>
        <w:widowControl w:val="0"/>
        <w:spacing w:before="0" w:beforeAutospacing="0" w:after="0" w:afterAutospacing="0" w:line="240" w:lineRule="auto"/>
        <w:jc w:val="both"/>
        <w:rPr>
          <w:ins w:id="476" w:author="Avi Cohen" w:date="2020-08-09T13:54:00Z"/>
          <w:rFonts w:ascii="Times New Roman" w:eastAsia="Times New Roman" w:hAnsi="Times New Roman" w:cs="David"/>
          <w:sz w:val="24"/>
          <w:szCs w:val="24"/>
          <w:rtl/>
          <w:lang w:eastAsia="he-IL"/>
        </w:rPr>
      </w:pPr>
    </w:p>
    <w:p w14:paraId="0BA9F937" w14:textId="77777777" w:rsidR="00E5253D" w:rsidRDefault="00E5253D" w:rsidP="00E5253D">
      <w:pPr>
        <w:widowControl w:val="0"/>
        <w:spacing w:before="0" w:beforeAutospacing="0" w:after="0" w:afterAutospacing="0" w:line="240" w:lineRule="auto"/>
        <w:ind w:left="720"/>
        <w:jc w:val="both"/>
        <w:rPr>
          <w:ins w:id="477" w:author="Avi Cohen" w:date="2020-08-09T13:54:00Z"/>
          <w:rFonts w:ascii="Times New Roman" w:eastAsia="Times New Roman" w:hAnsi="Times New Roman" w:cs="David"/>
          <w:sz w:val="24"/>
          <w:szCs w:val="24"/>
          <w:rtl/>
          <w:lang w:eastAsia="he-IL"/>
        </w:rPr>
      </w:pPr>
      <w:ins w:id="478" w:author="Avi Cohen" w:date="2020-08-09T13:54:00Z">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ins>
      <w:customXmlInsRangeStart w:id="479" w:author="Avi Cohen" w:date="2020-08-09T13:54:00Z"/>
      <w:sdt>
        <w:sdtPr>
          <w:rPr>
            <w:rFonts w:ascii="Times New Roman" w:eastAsia="Times New Roman" w:hAnsi="Times New Roman" w:cs="David" w:hint="cs"/>
            <w:color w:val="008000"/>
            <w:sz w:val="24"/>
            <w:szCs w:val="24"/>
            <w:rtl/>
          </w:rPr>
          <w:alias w:val="שדה נוסף 2"/>
          <w:tag w:val="cntCustomField2"/>
          <w:id w:val="1703288077"/>
          <w:placeholder>
            <w:docPart w:val="5B20B03CE9DC4405AE75338FEA43CA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customXmlInsRangeEnd w:id="479"/>
          <w:ins w:id="480" w:author="Avi Cohen" w:date="2020-08-09T13:54:00Z">
            <w:r>
              <w:rPr>
                <w:rFonts w:ascii="Times New Roman" w:eastAsia="Times New Roman" w:hAnsi="Times New Roman" w:cs="David" w:hint="cs"/>
                <w:color w:val="008000"/>
                <w:sz w:val="24"/>
                <w:szCs w:val="24"/>
                <w:rtl/>
              </w:rPr>
              <w:t>355-0359364  מכ/866</w:t>
            </w:r>
          </w:ins>
          <w:customXmlInsRangeStart w:id="481" w:author="Avi Cohen" w:date="2020-08-09T13:54:00Z"/>
        </w:sdtContent>
      </w:sdt>
      <w:customXmlInsRangeEnd w:id="481"/>
      <w:ins w:id="482" w:author="Avi Cohen" w:date="2020-08-09T13:54:00Z">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w:t>
        </w:r>
        <w:r>
          <w:rPr>
            <w:rFonts w:ascii="Times New Roman" w:eastAsia="Times New Roman" w:hAnsi="Times New Roman" w:cs="David" w:hint="cs"/>
            <w:sz w:val="24"/>
            <w:szCs w:val="24"/>
            <w:rtl/>
            <w:lang w:eastAsia="he-IL"/>
          </w:rPr>
          <w:t>.</w:t>
        </w:r>
      </w:ins>
    </w:p>
    <w:p w14:paraId="12CA681C" w14:textId="77777777" w:rsidR="00E5253D" w:rsidRPr="00B736A5" w:rsidRDefault="00E5253D" w:rsidP="00E5253D">
      <w:pPr>
        <w:widowControl w:val="0"/>
        <w:spacing w:before="0" w:beforeAutospacing="0" w:after="0" w:afterAutospacing="0" w:line="240" w:lineRule="auto"/>
        <w:ind w:left="720"/>
        <w:jc w:val="both"/>
        <w:rPr>
          <w:ins w:id="483" w:author="Avi Cohen" w:date="2020-08-09T13:54:00Z"/>
          <w:rFonts w:ascii="Times New Roman" w:eastAsia="Times New Roman" w:hAnsi="Times New Roman" w:cs="David"/>
          <w:b/>
          <w:bCs/>
          <w:sz w:val="24"/>
          <w:szCs w:val="24"/>
          <w:lang w:eastAsia="he-IL"/>
        </w:rPr>
      </w:pPr>
      <w:ins w:id="484" w:author="Avi Cohen" w:date="2020-08-09T13:54:00Z">
        <w:r w:rsidRPr="00B736A5">
          <w:rPr>
            <w:rFonts w:ascii="Times New Roman" w:eastAsia="Times New Roman" w:hAnsi="Times New Roman" w:cs="David" w:hint="cs"/>
            <w:b/>
            <w:bCs/>
            <w:sz w:val="24"/>
            <w:szCs w:val="24"/>
            <w:rtl/>
            <w:lang w:eastAsia="he-IL"/>
          </w:rPr>
          <w:t>מקטעי</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התוכנית</w:t>
        </w:r>
        <w:r w:rsidRPr="00B736A5">
          <w:rPr>
            <w:rFonts w:ascii="Times New Roman" w:eastAsia="Times New Roman" w:hAnsi="Times New Roman" w:cs="David"/>
            <w:b/>
            <w:bCs/>
            <w:sz w:val="24"/>
            <w:szCs w:val="24"/>
            <w:rtl/>
            <w:lang w:eastAsia="he-IL"/>
          </w:rPr>
          <w:t xml:space="preserve"> </w:t>
        </w:r>
      </w:ins>
    </w:p>
    <w:p w14:paraId="7A08A554" w14:textId="77777777" w:rsidR="00E5253D" w:rsidRDefault="00E5253D" w:rsidP="00E5253D">
      <w:pPr>
        <w:pStyle w:val="ListParagraph"/>
        <w:numPr>
          <w:ilvl w:val="0"/>
          <w:numId w:val="27"/>
        </w:numPr>
        <w:spacing w:before="0" w:beforeAutospacing="0" w:after="0" w:afterAutospacing="0" w:line="240" w:lineRule="auto"/>
        <w:jc w:val="both"/>
        <w:rPr>
          <w:ins w:id="485" w:author="Avi Cohen" w:date="2020-08-09T13:54:00Z"/>
        </w:rPr>
      </w:pPr>
      <w:ins w:id="486" w:author="Avi Cohen" w:date="2020-08-09T13:54:00Z">
        <w:r w:rsidRPr="00F85BEE">
          <w:rPr>
            <w:rFonts w:hint="cs"/>
            <w:u w:val="single"/>
            <w:rtl/>
          </w:rPr>
          <w:t>מקטע א</w:t>
        </w:r>
        <w:r>
          <w:rPr>
            <w:rFonts w:hint="cs"/>
            <w:u w:val="single"/>
            <w:rtl/>
          </w:rPr>
          <w:t xml:space="preserve">', </w:t>
        </w:r>
        <w:r w:rsidRPr="00F85BEE">
          <w:rPr>
            <w:rFonts w:hint="cs"/>
            <w:u w:val="single"/>
            <w:rtl/>
          </w:rPr>
          <w:t>ב'</w:t>
        </w:r>
        <w:r>
          <w:rPr>
            <w:rFonts w:hint="cs"/>
            <w:b/>
            <w:bCs/>
            <w:rtl/>
          </w:rPr>
          <w:t xml:space="preserve"> </w:t>
        </w:r>
        <w:r w:rsidRPr="001C5C1E">
          <w:rPr>
            <w:rFonts w:hint="cs"/>
            <w:rtl/>
          </w:rPr>
          <w:t>- 'רכס הכרמל', מדרום לציר בר-יהודה</w:t>
        </w:r>
        <w:r>
          <w:rPr>
            <w:rFonts w:hint="cs"/>
            <w:rtl/>
          </w:rPr>
          <w:t xml:space="preserve">  </w:t>
        </w:r>
      </w:ins>
    </w:p>
    <w:p w14:paraId="38BB7955" w14:textId="77777777" w:rsidR="00E5253D" w:rsidRDefault="00E5253D" w:rsidP="00E5253D">
      <w:pPr>
        <w:pStyle w:val="ListParagraph"/>
        <w:numPr>
          <w:ilvl w:val="0"/>
          <w:numId w:val="27"/>
        </w:numPr>
        <w:spacing w:before="0" w:beforeAutospacing="0" w:after="0" w:afterAutospacing="0" w:line="240" w:lineRule="auto"/>
        <w:jc w:val="both"/>
        <w:rPr>
          <w:ins w:id="487" w:author="Avi Cohen" w:date="2020-08-09T13:54:00Z"/>
        </w:rPr>
      </w:pPr>
      <w:ins w:id="488" w:author="Avi Cohen" w:date="2020-08-09T13:54:00Z">
        <w:r w:rsidRPr="00E05C1F">
          <w:rPr>
            <w:rFonts w:hint="cs"/>
            <w:u w:val="single"/>
            <w:rtl/>
          </w:rPr>
          <w:t>מקטע א'+ב'</w:t>
        </w:r>
        <w:r>
          <w:rPr>
            <w:rFonts w:hint="cs"/>
            <w:rtl/>
          </w:rPr>
          <w:t xml:space="preserve"> - שטחים בתחום מקטע ג' בצידו המערבי </w:t>
        </w:r>
      </w:ins>
    </w:p>
    <w:p w14:paraId="0B2A886D" w14:textId="77777777" w:rsidR="00E5253D" w:rsidRDefault="00E5253D" w:rsidP="00E5253D">
      <w:pPr>
        <w:pStyle w:val="ListParagraph"/>
        <w:numPr>
          <w:ilvl w:val="0"/>
          <w:numId w:val="27"/>
        </w:numPr>
        <w:spacing w:before="0" w:beforeAutospacing="0" w:after="0" w:afterAutospacing="0" w:line="240" w:lineRule="auto"/>
        <w:jc w:val="both"/>
        <w:rPr>
          <w:ins w:id="489" w:author="Avi Cohen" w:date="2020-08-09T13:54:00Z"/>
        </w:rPr>
      </w:pPr>
      <w:ins w:id="490" w:author="Avi Cohen" w:date="2020-08-09T13:54:00Z">
        <w:r w:rsidRPr="00F85BEE">
          <w:rPr>
            <w:rFonts w:hint="cs"/>
            <w:u w:val="single"/>
            <w:rtl/>
          </w:rPr>
          <w:t>מקטע ג'</w:t>
        </w:r>
        <w:r>
          <w:rPr>
            <w:rFonts w:hint="cs"/>
            <w:rtl/>
          </w:rPr>
          <w:t xml:space="preserve"> </w:t>
        </w:r>
        <w:r w:rsidRPr="001C5C1E">
          <w:rPr>
            <w:rFonts w:hint="cs"/>
            <w:rtl/>
          </w:rPr>
          <w:t>-</w:t>
        </w:r>
        <w:r>
          <w:rPr>
            <w:rFonts w:hint="cs"/>
            <w:rtl/>
          </w:rPr>
          <w:t xml:space="preserve"> </w:t>
        </w:r>
        <w:r w:rsidRPr="001C5C1E">
          <w:rPr>
            <w:rFonts w:hint="cs"/>
            <w:rtl/>
          </w:rPr>
          <w:t>'מפעל נשר', בין כביש מספר 75 לציר בר-יהודה</w:t>
        </w:r>
        <w:r>
          <w:rPr>
            <w:rFonts w:hint="cs"/>
            <w:rtl/>
          </w:rPr>
          <w:t>, למעט השטחים הכלולים במסגרת מקטע א'+ב'</w:t>
        </w:r>
      </w:ins>
    </w:p>
    <w:p w14:paraId="79C06934" w14:textId="77777777" w:rsidR="00E5253D" w:rsidRPr="001C5C1E" w:rsidRDefault="00E5253D" w:rsidP="00E5253D">
      <w:pPr>
        <w:pStyle w:val="ListParagraph"/>
        <w:numPr>
          <w:ilvl w:val="0"/>
          <w:numId w:val="27"/>
        </w:numPr>
        <w:spacing w:before="0" w:beforeAutospacing="0" w:after="0" w:afterAutospacing="0" w:line="240" w:lineRule="auto"/>
        <w:jc w:val="both"/>
        <w:rPr>
          <w:ins w:id="491" w:author="Avi Cohen" w:date="2020-08-09T13:54:00Z"/>
        </w:rPr>
      </w:pPr>
      <w:ins w:id="492" w:author="Avi Cohen" w:date="2020-08-09T13:54:00Z">
        <w:r w:rsidRPr="00F85BEE">
          <w:rPr>
            <w:rFonts w:hint="cs"/>
            <w:u w:val="single"/>
            <w:rtl/>
          </w:rPr>
          <w:t>מקטע ד'</w:t>
        </w:r>
        <w:r>
          <w:rPr>
            <w:rFonts w:hint="cs"/>
            <w:b/>
            <w:bCs/>
            <w:rtl/>
          </w:rPr>
          <w:t xml:space="preserve"> </w:t>
        </w:r>
        <w:r w:rsidRPr="001C5C1E">
          <w:rPr>
            <w:rFonts w:hint="cs"/>
            <w:rtl/>
          </w:rPr>
          <w:t>-</w:t>
        </w:r>
        <w:r>
          <w:rPr>
            <w:rFonts w:hint="cs"/>
            <w:rtl/>
          </w:rPr>
          <w:t xml:space="preserve"> </w:t>
        </w:r>
        <w:r w:rsidRPr="001C5C1E">
          <w:rPr>
            <w:rFonts w:hint="cs"/>
            <w:rtl/>
          </w:rPr>
          <w:t>מצפון לכביש מספר 75.</w:t>
        </w:r>
      </w:ins>
    </w:p>
    <w:p w14:paraId="6590E527" w14:textId="77777777" w:rsidR="00E5253D" w:rsidRPr="001C5C1E" w:rsidRDefault="00E5253D" w:rsidP="00E5253D">
      <w:pPr>
        <w:pStyle w:val="ListParagraph"/>
        <w:spacing w:after="0" w:line="240" w:lineRule="auto"/>
        <w:ind w:left="651"/>
        <w:rPr>
          <w:ins w:id="493" w:author="Avi Cohen" w:date="2020-08-09T13:54:00Z"/>
        </w:rPr>
      </w:pPr>
      <w:ins w:id="494" w:author="Avi Cohen" w:date="2020-08-09T13:54:00Z">
        <w:r w:rsidRPr="001C5C1E">
          <w:rPr>
            <w:rFonts w:hint="cs"/>
            <w:rtl/>
          </w:rPr>
          <w:t xml:space="preserve"> והכל לפי תשריט מצ"ב בנספח </w:t>
        </w:r>
        <w:r>
          <w:rPr>
            <w:rFonts w:hint="cs"/>
            <w:rtl/>
          </w:rPr>
          <w:t>א1'</w:t>
        </w:r>
        <w:r w:rsidRPr="001C5C1E">
          <w:rPr>
            <w:rFonts w:hint="cs"/>
            <w:rtl/>
          </w:rPr>
          <w:t>.</w:t>
        </w:r>
      </w:ins>
    </w:p>
    <w:p w14:paraId="02B3ED5A" w14:textId="77777777" w:rsidR="00E5253D" w:rsidRPr="00B736A5" w:rsidRDefault="00E5253D" w:rsidP="00E5253D">
      <w:pPr>
        <w:widowControl w:val="0"/>
        <w:spacing w:before="0" w:beforeAutospacing="0" w:after="0" w:afterAutospacing="0" w:line="240" w:lineRule="auto"/>
        <w:ind w:left="720"/>
        <w:jc w:val="both"/>
        <w:rPr>
          <w:ins w:id="495" w:author="Avi Cohen" w:date="2020-08-09T13:54:00Z"/>
          <w:rFonts w:ascii="Times New Roman" w:eastAsia="Times New Roman" w:hAnsi="Times New Roman" w:cs="David"/>
          <w:sz w:val="24"/>
          <w:szCs w:val="24"/>
          <w:lang w:eastAsia="he-IL"/>
        </w:rPr>
      </w:pPr>
      <w:ins w:id="496" w:author="Avi Cohen" w:date="2020-08-09T13:54:00Z">
        <w:r w:rsidRPr="00B736A5">
          <w:rPr>
            <w:rFonts w:ascii="Times New Roman" w:eastAsia="Times New Roman" w:hAnsi="Times New Roman" w:cs="David"/>
            <w:b/>
            <w:bCs/>
            <w:sz w:val="24"/>
            <w:szCs w:val="24"/>
            <w:rtl/>
            <w:lang w:eastAsia="he-IL"/>
          </w:rPr>
          <w:t>"</w:t>
        </w:r>
        <w:r w:rsidRPr="00B736A5">
          <w:rPr>
            <w:rFonts w:ascii="Times New Roman" w:eastAsia="Times New Roman" w:hAnsi="Times New Roman" w:cs="David" w:hint="cs"/>
            <w:b/>
            <w:bCs/>
            <w:sz w:val="24"/>
            <w:szCs w:val="24"/>
            <w:rtl/>
            <w:lang w:eastAsia="he-IL"/>
          </w:rPr>
          <w:t>תכניות</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הבינוי</w:t>
        </w:r>
        <w:r w:rsidRPr="00B736A5">
          <w:rPr>
            <w:rFonts w:ascii="Times New Roman" w:eastAsia="Times New Roman" w:hAnsi="Times New Roman" w:cs="David"/>
            <w:b/>
            <w:bCs/>
            <w:sz w:val="24"/>
            <w:szCs w:val="24"/>
            <w:rtl/>
            <w:lang w:eastAsia="he-IL"/>
          </w:rPr>
          <w:t>"</w:t>
        </w:r>
        <w:r>
          <w:rPr>
            <w:rFonts w:hint="cs"/>
            <w:rtl/>
          </w:rPr>
          <w:t xml:space="preserve"> </w:t>
        </w:r>
        <w:r>
          <w:rPr>
            <w:rtl/>
          </w:rPr>
          <w:t>–</w:t>
        </w:r>
        <w:r>
          <w:rPr>
            <w:rFonts w:hint="cs"/>
            <w:rtl/>
          </w:rPr>
          <w:t xml:space="preserve"> </w:t>
        </w:r>
        <w:r w:rsidRPr="00B736A5">
          <w:rPr>
            <w:rFonts w:ascii="Times New Roman" w:eastAsia="Times New Roman" w:hAnsi="Times New Roman" w:cs="David" w:hint="cs"/>
            <w:sz w:val="24"/>
            <w:szCs w:val="24"/>
            <w:rtl/>
            <w:lang w:eastAsia="he-IL"/>
          </w:rPr>
          <w:t>תכניות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אשר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הכנתן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ואישורן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נדרשים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תחילה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בהתאם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כבסיס</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לתכנון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ולהליכי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הרישוי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של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מקטעי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ins>
    </w:p>
    <w:p w14:paraId="4BA5438D" w14:textId="77777777" w:rsidR="00E5253D" w:rsidRPr="00B736A5" w:rsidRDefault="00E5253D" w:rsidP="00E5253D">
      <w:pPr>
        <w:pStyle w:val="ListParagraph"/>
        <w:widowControl w:val="0"/>
        <w:numPr>
          <w:ilvl w:val="0"/>
          <w:numId w:val="28"/>
        </w:numPr>
        <w:spacing w:before="0" w:beforeAutospacing="0" w:after="0" w:afterAutospacing="0" w:line="240" w:lineRule="auto"/>
        <w:jc w:val="both"/>
        <w:rPr>
          <w:ins w:id="497" w:author="Avi Cohen" w:date="2020-08-09T13:54:00Z"/>
          <w:rFonts w:ascii="Times New Roman" w:eastAsia="Times New Roman" w:hAnsi="Times New Roman" w:cs="David"/>
          <w:sz w:val="24"/>
          <w:szCs w:val="24"/>
          <w:lang w:eastAsia="he-IL"/>
        </w:rPr>
      </w:pPr>
      <w:ins w:id="498" w:author="Avi Cohen" w:date="2020-08-09T13:54:00Z">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1.1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ins>
    </w:p>
    <w:p w14:paraId="1E1D585C" w14:textId="77777777" w:rsidR="00E5253D" w:rsidRPr="00B736A5" w:rsidRDefault="00E5253D" w:rsidP="00E5253D">
      <w:pPr>
        <w:pStyle w:val="ListParagraph"/>
        <w:widowControl w:val="0"/>
        <w:numPr>
          <w:ilvl w:val="0"/>
          <w:numId w:val="28"/>
        </w:numPr>
        <w:spacing w:before="0" w:beforeAutospacing="0" w:after="0" w:afterAutospacing="0" w:line="240" w:lineRule="auto"/>
        <w:jc w:val="both"/>
        <w:rPr>
          <w:ins w:id="499" w:author="Avi Cohen" w:date="2020-08-09T13:54:00Z"/>
          <w:rFonts w:ascii="Times New Roman" w:eastAsia="Times New Roman" w:hAnsi="Times New Roman" w:cs="David"/>
          <w:sz w:val="24"/>
          <w:szCs w:val="24"/>
          <w:lang w:eastAsia="he-IL"/>
        </w:rPr>
      </w:pPr>
      <w:ins w:id="500" w:author="Avi Cohen" w:date="2020-08-09T13:54:00Z">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בינוי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עיצוב</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2.2 </w:t>
        </w: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6.6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ins>
    </w:p>
    <w:p w14:paraId="66D38D9F" w14:textId="77777777" w:rsidR="00E5253D" w:rsidRPr="00B736A5" w:rsidRDefault="00E5253D" w:rsidP="00E5253D">
      <w:pPr>
        <w:widowControl w:val="0"/>
        <w:spacing w:before="0" w:beforeAutospacing="0" w:after="0" w:afterAutospacing="0" w:line="240" w:lineRule="auto"/>
        <w:ind w:left="720"/>
        <w:jc w:val="both"/>
        <w:rPr>
          <w:ins w:id="501" w:author="Avi Cohen" w:date="2020-08-09T13:54:00Z"/>
          <w:rFonts w:ascii="Times New Roman" w:eastAsia="Times New Roman" w:hAnsi="Times New Roman" w:cs="David"/>
          <w:sz w:val="24"/>
          <w:szCs w:val="24"/>
          <w:rtl/>
          <w:lang w:eastAsia="he-IL"/>
        </w:rPr>
      </w:pPr>
    </w:p>
    <w:p w14:paraId="5CED028C" w14:textId="77777777" w:rsidR="00E5253D" w:rsidRPr="00B736A5" w:rsidRDefault="00E5253D" w:rsidP="00E5253D">
      <w:pPr>
        <w:widowControl w:val="0"/>
        <w:spacing w:before="0" w:beforeAutospacing="0" w:after="0" w:afterAutospacing="0" w:line="240" w:lineRule="auto"/>
        <w:ind w:left="720"/>
        <w:jc w:val="both"/>
        <w:rPr>
          <w:ins w:id="502" w:author="Avi Cohen" w:date="2020-08-09T13:54:00Z"/>
          <w:rFonts w:ascii="Times New Roman" w:eastAsia="Times New Roman" w:hAnsi="Times New Roman" w:cs="David"/>
          <w:sz w:val="24"/>
          <w:szCs w:val="24"/>
          <w:rtl/>
          <w:lang w:eastAsia="he-IL"/>
        </w:rPr>
      </w:pPr>
      <w:ins w:id="503" w:author="Avi Cohen" w:date="2020-08-09T13:54:00Z">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אדריכלית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כוללת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w:t>
        </w:r>
        <w:r>
          <w:rPr>
            <w:rFonts w:ascii="Times New Roman" w:eastAsia="Times New Roman" w:hAnsi="Times New Roman" w:cs="David" w:hint="cs"/>
            <w:sz w:val="24"/>
            <w:szCs w:val="24"/>
            <w:rtl/>
            <w:lang w:eastAsia="he-IL"/>
          </w:rPr>
          <w:t>פרויקט</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כאמור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המהווה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תנאי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להוצאת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היתרי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בנייה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במסגרת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w:t>
        </w:r>
      </w:ins>
    </w:p>
    <w:p w14:paraId="0B87A362" w14:textId="77777777" w:rsidR="00E5253D" w:rsidRPr="009B6725" w:rsidRDefault="00E5253D" w:rsidP="00E5253D">
      <w:pPr>
        <w:widowControl w:val="0"/>
        <w:spacing w:before="0" w:beforeAutospacing="0" w:after="0" w:afterAutospacing="0" w:line="240" w:lineRule="auto"/>
        <w:ind w:left="720"/>
        <w:jc w:val="both"/>
        <w:rPr>
          <w:ins w:id="504" w:author="Avi Cohen" w:date="2020-08-09T13:54:00Z"/>
          <w:rFonts w:ascii="Times New Roman" w:eastAsia="Times New Roman" w:hAnsi="Times New Roman" w:cs="David"/>
          <w:sz w:val="24"/>
          <w:szCs w:val="24"/>
          <w:rtl/>
          <w:lang w:eastAsia="he-IL"/>
        </w:rPr>
      </w:pPr>
    </w:p>
    <w:p w14:paraId="6D939701" w14:textId="77777777" w:rsidR="00E5253D" w:rsidRPr="00B27B4C" w:rsidRDefault="00E5253D" w:rsidP="00E5253D">
      <w:pPr>
        <w:widowControl w:val="0"/>
        <w:spacing w:before="0" w:beforeAutospacing="0" w:after="0" w:afterAutospacing="0" w:line="240" w:lineRule="auto"/>
        <w:ind w:left="720"/>
        <w:jc w:val="both"/>
        <w:rPr>
          <w:ins w:id="505" w:author="Avi Cohen" w:date="2020-08-09T13:54:00Z"/>
          <w:rFonts w:ascii="Times New Roman" w:eastAsia="Times New Roman" w:hAnsi="Times New Roman" w:cs="David"/>
          <w:sz w:val="24"/>
          <w:szCs w:val="24"/>
          <w:rtl/>
          <w:lang w:eastAsia="he-IL"/>
        </w:rPr>
      </w:pPr>
      <w:ins w:id="506" w:author="Avi Cohen" w:date="2020-08-09T13:54:00Z">
        <w:r w:rsidRPr="00B27B4C">
          <w:rPr>
            <w:rFonts w:ascii="Times New Roman" w:eastAsia="Times New Roman" w:hAnsi="Times New Roman" w:cs="David" w:hint="cs"/>
            <w:sz w:val="24"/>
            <w:szCs w:val="24"/>
            <w:rtl/>
            <w:lang w:eastAsia="he-IL"/>
          </w:rPr>
          <w:t>המזמין שומר לעצמו הזכות לערוך שינויים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הת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ins>
    </w:p>
    <w:p w14:paraId="5214E83D" w14:textId="77777777" w:rsidR="00E5253D" w:rsidRPr="00B27B4C" w:rsidRDefault="00E5253D" w:rsidP="00E5253D">
      <w:pPr>
        <w:widowControl w:val="0"/>
        <w:spacing w:before="0" w:beforeAutospacing="0" w:after="0" w:afterAutospacing="0" w:line="240" w:lineRule="auto"/>
        <w:ind w:left="720"/>
        <w:jc w:val="both"/>
        <w:rPr>
          <w:ins w:id="507" w:author="Avi Cohen" w:date="2020-08-09T13:54:00Z"/>
          <w:rFonts w:ascii="Times New Roman" w:eastAsia="Times New Roman" w:hAnsi="Times New Roman" w:cs="David"/>
          <w:sz w:val="24"/>
          <w:szCs w:val="24"/>
          <w:rtl/>
          <w:lang w:eastAsia="he-IL"/>
        </w:rPr>
      </w:pPr>
    </w:p>
    <w:p w14:paraId="071E5523" w14:textId="7F52A031" w:rsidR="00E5253D" w:rsidRPr="00B27B4C" w:rsidRDefault="00E5253D" w:rsidP="00E5253D">
      <w:pPr>
        <w:spacing w:before="0" w:beforeAutospacing="0" w:after="0" w:afterAutospacing="0" w:line="240" w:lineRule="auto"/>
        <w:ind w:left="720"/>
        <w:rPr>
          <w:ins w:id="508" w:author="Avi Cohen" w:date="2020-08-09T13:54:00Z"/>
          <w:rFonts w:ascii="Times New Roman" w:eastAsia="Times New Roman" w:hAnsi="Times New Roman" w:cs="David"/>
          <w:color w:val="008000"/>
          <w:sz w:val="24"/>
          <w:szCs w:val="24"/>
          <w:rtl/>
        </w:rPr>
      </w:pPr>
      <w:ins w:id="509" w:author="Avi Cohen" w:date="2020-08-09T13:54:00Z">
        <w:r w:rsidRPr="00B27B4C">
          <w:rPr>
            <w:rFonts w:ascii="Times New Roman" w:eastAsia="Times New Roman" w:hAnsi="Times New Roman" w:cs="David" w:hint="cs"/>
            <w:sz w:val="24"/>
            <w:szCs w:val="24"/>
            <w:rtl/>
            <w:lang w:eastAsia="he-IL"/>
          </w:rPr>
          <w:t xml:space="preserve">"הרשות המקומית" </w:t>
        </w:r>
        <w:r>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4"/>
            <w:szCs w:val="24"/>
            <w:rtl/>
            <w:lang w:eastAsia="he-IL"/>
          </w:rPr>
          <w:t xml:space="preserve"> </w:t>
        </w:r>
      </w:ins>
      <w:customXmlInsRangeStart w:id="510" w:author="Avi Cohen" w:date="2020-08-09T13:54:00Z"/>
      <w:sdt>
        <w:sdtPr>
          <w:rPr>
            <w:rFonts w:ascii="Times New Roman" w:eastAsia="Times New Roman" w:hAnsi="Times New Roman" w:cs="David" w:hint="cs"/>
            <w:color w:val="008000"/>
            <w:sz w:val="24"/>
            <w:szCs w:val="24"/>
            <w:rtl/>
          </w:rPr>
          <w:alias w:val="רשות מקומית"/>
          <w:tag w:val="cntLocalAuth"/>
          <w:id w:val="-912936957"/>
          <w:placeholder>
            <w:docPart w:val="73DD567D8E6943779105D5071B4AF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customXmlInsRangeEnd w:id="510"/>
          <w:ins w:id="511" w:author="Avi Cohen" w:date="2020-08-12T12:44:00Z">
            <w:r w:rsidR="009B66D2">
              <w:rPr>
                <w:rFonts w:ascii="Times New Roman" w:eastAsia="Times New Roman" w:hAnsi="Times New Roman" w:cs="David" w:hint="cs"/>
                <w:color w:val="008000"/>
                <w:sz w:val="24"/>
                <w:szCs w:val="24"/>
                <w:rtl/>
              </w:rPr>
              <w:t xml:space="preserve"> בפרויקט נשר </w:t>
            </w:r>
          </w:ins>
          <w:customXmlInsRangeStart w:id="512" w:author="Avi Cohen" w:date="2020-08-09T13:54:00Z"/>
        </w:sdtContent>
      </w:sdt>
      <w:customXmlInsRangeEnd w:id="512"/>
      <w:ins w:id="513" w:author="Avi Cohen" w:date="2020-08-09T13:54:00Z">
        <w:r w:rsidRPr="00B27B4C">
          <w:rPr>
            <w:rFonts w:ascii="Times New Roman" w:eastAsia="Times New Roman" w:hAnsi="Times New Roman" w:cs="David" w:hint="cs"/>
            <w:color w:val="008000"/>
            <w:sz w:val="24"/>
            <w:szCs w:val="24"/>
            <w:rtl/>
          </w:rPr>
          <w:t>.</w:t>
        </w:r>
      </w:ins>
    </w:p>
    <w:p w14:paraId="5D670A6B" w14:textId="7F6D84CB" w:rsidR="00E5253D" w:rsidRPr="00B27B4C" w:rsidRDefault="00E5253D"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205567" w14:textId="677995C4" w:rsidR="00B27B4C" w:rsidRPr="00B27B4C" w:rsidDel="00E5253D" w:rsidRDefault="00B27B4C" w:rsidP="00B37B6C">
      <w:pPr>
        <w:widowControl w:val="0"/>
        <w:spacing w:before="0" w:beforeAutospacing="0" w:after="0" w:afterAutospacing="0" w:line="240" w:lineRule="auto"/>
        <w:ind w:left="720"/>
        <w:jc w:val="both"/>
        <w:rPr>
          <w:del w:id="514" w:author="Avi Cohen" w:date="2020-08-09T13:54:00Z"/>
          <w:rFonts w:ascii="Times New Roman" w:eastAsia="Times New Roman" w:hAnsi="Times New Roman" w:cs="David"/>
          <w:sz w:val="24"/>
          <w:szCs w:val="24"/>
          <w:rtl/>
          <w:lang w:eastAsia="he-IL"/>
        </w:rPr>
      </w:pPr>
      <w:del w:id="515" w:author="Avi Cohen" w:date="2020-08-09T13:54:00Z">
        <w:r w:rsidRPr="00B27B4C" w:rsidDel="00E5253D">
          <w:rPr>
            <w:rFonts w:ascii="Times New Roman" w:eastAsia="Times New Roman" w:hAnsi="Times New Roman" w:cs="David" w:hint="cs"/>
            <w:sz w:val="24"/>
            <w:szCs w:val="24"/>
            <w:rtl/>
            <w:lang w:eastAsia="he-IL"/>
          </w:rPr>
          <w:delText>"</w:delText>
        </w:r>
        <w:r w:rsidRPr="00B27B4C" w:rsidDel="00E5253D">
          <w:rPr>
            <w:rFonts w:ascii="Times New Roman" w:eastAsia="Times New Roman" w:hAnsi="Times New Roman" w:cs="David" w:hint="cs"/>
            <w:b/>
            <w:bCs/>
            <w:sz w:val="24"/>
            <w:szCs w:val="24"/>
            <w:rtl/>
            <w:lang w:eastAsia="he-IL"/>
          </w:rPr>
          <w:delText>הפרויקט</w:delText>
        </w:r>
        <w:r w:rsidRPr="00B27B4C" w:rsidDel="00E5253D">
          <w:rPr>
            <w:rFonts w:ascii="Times New Roman" w:eastAsia="Times New Roman" w:hAnsi="Times New Roman" w:cs="David" w:hint="cs"/>
            <w:sz w:val="24"/>
            <w:szCs w:val="24"/>
            <w:rtl/>
            <w:lang w:eastAsia="he-IL"/>
          </w:rPr>
          <w:delText>"-</w:delText>
        </w:r>
        <w:r w:rsidRPr="00B27B4C" w:rsidDel="00E5253D">
          <w:rPr>
            <w:rFonts w:ascii="Times New Roman" w:eastAsia="Times New Roman" w:hAnsi="Times New Roman" w:cs="David" w:hint="cs"/>
            <w:sz w:val="24"/>
            <w:szCs w:val="24"/>
            <w:lang w:eastAsia="he-IL"/>
          </w:rPr>
          <w:delText xml:space="preserve"> </w:delText>
        </w:r>
        <w:r w:rsidRPr="00B27B4C" w:rsidDel="00E5253D">
          <w:rPr>
            <w:rFonts w:ascii="Times New Roman" w:eastAsia="Times New Roman" w:hAnsi="Times New Roman" w:cs="David" w:hint="cs"/>
            <w:sz w:val="24"/>
            <w:szCs w:val="24"/>
            <w:rtl/>
            <w:lang w:eastAsia="he-IL"/>
          </w:rPr>
          <w:delText>פרויקט לבניית יחידות דיור, שטחי מסחר ומשרדים, חניונים ועבודות פיתוח ב</w:delText>
        </w:r>
      </w:del>
      <w:customXmlDelRangeStart w:id="516" w:author="Avi Cohen" w:date="2020-08-09T13:54: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customXmlDelRangeEnd w:id="516"/>
          <w:customXmlDelRangeStart w:id="517" w:author="Avi Cohen" w:date="2020-08-09T13:54:00Z"/>
        </w:sdtContent>
      </w:sdt>
      <w:customXmlDelRangeEnd w:id="517"/>
      <w:del w:id="518" w:author="Avi Cohen" w:date="2020-08-09T13:54:00Z">
        <w:r w:rsidRPr="00E95AE9" w:rsidDel="00E5253D">
          <w:rPr>
            <w:rFonts w:ascii="Times New Roman" w:eastAsia="Times New Roman" w:hAnsi="Times New Roman" w:cs="David" w:hint="cs"/>
            <w:color w:val="00B0F0"/>
            <w:sz w:val="24"/>
            <w:szCs w:val="24"/>
            <w:rtl/>
            <w:lang w:eastAsia="he-IL"/>
          </w:rPr>
          <w:delText xml:space="preserve"> </w:delText>
        </w:r>
      </w:del>
      <w:del w:id="519" w:author="Avi Cohen" w:date="2020-07-12T16:23:00Z">
        <w:r w:rsidRPr="00E95AE9" w:rsidDel="00331BBA">
          <w:rPr>
            <w:rFonts w:ascii="Times New Roman" w:eastAsia="Times New Roman" w:hAnsi="Times New Roman" w:cs="David"/>
            <w:color w:val="00B0F0"/>
            <w:sz w:val="24"/>
            <w:szCs w:val="24"/>
            <w:rtl/>
            <w:lang w:eastAsia="he-IL"/>
          </w:rPr>
          <w:delText>-</w:delText>
        </w:r>
      </w:del>
      <w:del w:id="520" w:author="Avi Cohen" w:date="2020-08-09T13:54:00Z">
        <w:r w:rsidRPr="00E95AE9" w:rsidDel="00E5253D">
          <w:rPr>
            <w:rFonts w:ascii="Times New Roman" w:eastAsia="Times New Roman" w:hAnsi="Times New Roman" w:cs="David" w:hint="cs"/>
            <w:color w:val="00B0F0"/>
            <w:sz w:val="24"/>
            <w:szCs w:val="24"/>
            <w:rtl/>
            <w:lang w:eastAsia="he-IL"/>
          </w:rPr>
          <w:delText xml:space="preserve"> </w:delText>
        </w:r>
      </w:del>
      <w:customXmlDelRangeStart w:id="521" w:author="Avi Cohen" w:date="2020-08-09T13:54:00Z"/>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521"/>
          <w:customXmlDelRangeStart w:id="522" w:author="Avi Cohen" w:date="2020-08-09T13:54:00Z"/>
        </w:sdtContent>
      </w:sdt>
      <w:customXmlDelRangeEnd w:id="522"/>
      <w:del w:id="523" w:author="Avi Cohen" w:date="2020-08-09T13:54:00Z">
        <w:r w:rsidRPr="00E95AE9" w:rsidDel="00E5253D">
          <w:rPr>
            <w:rFonts w:ascii="Times New Roman" w:eastAsia="Times New Roman" w:hAnsi="Times New Roman" w:cs="David" w:hint="cs"/>
            <w:color w:val="00B0F0"/>
            <w:sz w:val="24"/>
            <w:szCs w:val="24"/>
            <w:rtl/>
            <w:lang w:eastAsia="he-IL"/>
          </w:rPr>
          <w:delText xml:space="preserve">, </w:delText>
        </w:r>
      </w:del>
      <w:customXmlDelRangeStart w:id="524" w:author="Avi Cohen" w:date="2020-07-12T16:25:00Z"/>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524"/>
          <w:customXmlDelRangeStart w:id="525" w:author="Avi Cohen" w:date="2020-07-12T16:25:00Z"/>
        </w:sdtContent>
      </w:sdt>
      <w:customXmlDelRangeEnd w:id="525"/>
      <w:del w:id="526" w:author="Avi Cohen" w:date="2020-07-12T16:25:00Z">
        <w:r w:rsidRPr="00B27B4C" w:rsidDel="00E43F01">
          <w:rPr>
            <w:rFonts w:ascii="Times New Roman" w:eastAsia="Times New Roman" w:hAnsi="Times New Roman" w:cs="David" w:hint="cs"/>
            <w:sz w:val="24"/>
            <w:szCs w:val="24"/>
            <w:rtl/>
            <w:lang w:eastAsia="he-IL"/>
          </w:rPr>
          <w:delText xml:space="preserve"> </w:delText>
        </w:r>
      </w:del>
      <w:del w:id="527" w:author="Avi Cohen" w:date="2020-08-09T13:54:00Z">
        <w:r w:rsidRPr="00B27B4C" w:rsidDel="00E5253D">
          <w:rPr>
            <w:rFonts w:ascii="Times New Roman" w:eastAsia="Times New Roman" w:hAnsi="Times New Roman" w:cs="David" w:hint="cs"/>
            <w:sz w:val="24"/>
            <w:szCs w:val="24"/>
            <w:rtl/>
            <w:lang w:eastAsia="he-IL"/>
          </w:rPr>
          <w:delText>לרבות עבודות פיתוח על, אשר יתוכנן ו/או יבוצע עבור המזמין באתר בקטעים ובשלבים לפי שיקול דעתו.</w:delText>
        </w:r>
      </w:del>
    </w:p>
    <w:p w14:paraId="1C792E4E" w14:textId="3E73655B" w:rsidR="00B27B4C" w:rsidRPr="00B27B4C" w:rsidDel="00E5253D" w:rsidRDefault="00B27B4C" w:rsidP="00B27B4C">
      <w:pPr>
        <w:widowControl w:val="0"/>
        <w:spacing w:before="0" w:beforeAutospacing="0" w:after="0" w:afterAutospacing="0" w:line="240" w:lineRule="auto"/>
        <w:jc w:val="both"/>
        <w:rPr>
          <w:del w:id="528" w:author="Avi Cohen" w:date="2020-08-09T13:54:00Z"/>
          <w:rFonts w:ascii="Times New Roman" w:eastAsia="Times New Roman" w:hAnsi="Times New Roman" w:cs="David"/>
          <w:sz w:val="24"/>
          <w:szCs w:val="24"/>
          <w:rtl/>
          <w:lang w:eastAsia="he-IL"/>
        </w:rPr>
      </w:pPr>
    </w:p>
    <w:p w14:paraId="6FF230AA" w14:textId="5A5BEBF5" w:rsidR="00B27B4C" w:rsidRPr="00B27B4C" w:rsidDel="00E5253D" w:rsidRDefault="00B27B4C" w:rsidP="00C41F2F">
      <w:pPr>
        <w:widowControl w:val="0"/>
        <w:spacing w:before="0" w:beforeAutospacing="0" w:after="0" w:afterAutospacing="0" w:line="240" w:lineRule="auto"/>
        <w:ind w:left="720"/>
        <w:jc w:val="both"/>
        <w:rPr>
          <w:del w:id="529" w:author="Avi Cohen" w:date="2020-08-09T13:54:00Z"/>
          <w:rFonts w:ascii="Times New Roman" w:eastAsia="Times New Roman" w:hAnsi="Times New Roman" w:cs="David"/>
          <w:sz w:val="24"/>
          <w:szCs w:val="24"/>
          <w:rtl/>
          <w:lang w:eastAsia="he-IL"/>
        </w:rPr>
      </w:pPr>
      <w:del w:id="530" w:author="Avi Cohen" w:date="2020-08-09T13:54:00Z">
        <w:r w:rsidRPr="00B27B4C" w:rsidDel="00E5253D">
          <w:rPr>
            <w:rFonts w:ascii="Times New Roman" w:eastAsia="Times New Roman" w:hAnsi="Times New Roman" w:cs="David" w:hint="cs"/>
            <w:sz w:val="24"/>
            <w:szCs w:val="24"/>
            <w:rtl/>
            <w:lang w:eastAsia="he-IL"/>
          </w:rPr>
          <w:delText>"</w:delText>
        </w:r>
        <w:r w:rsidRPr="00B27B4C" w:rsidDel="00E5253D">
          <w:rPr>
            <w:rFonts w:ascii="Times New Roman" w:eastAsia="Times New Roman" w:hAnsi="Times New Roman" w:cs="David" w:hint="cs"/>
            <w:b/>
            <w:bCs/>
            <w:sz w:val="24"/>
            <w:szCs w:val="24"/>
            <w:rtl/>
            <w:lang w:eastAsia="he-IL"/>
          </w:rPr>
          <w:delText>התכנית</w:delText>
        </w:r>
        <w:r w:rsidRPr="00B27B4C" w:rsidDel="00E5253D">
          <w:rPr>
            <w:rFonts w:ascii="Times New Roman" w:eastAsia="Times New Roman" w:hAnsi="Times New Roman" w:cs="David" w:hint="cs"/>
            <w:sz w:val="24"/>
            <w:szCs w:val="24"/>
            <w:rtl/>
            <w:lang w:eastAsia="he-IL"/>
          </w:rPr>
          <w:delText xml:space="preserve">" או </w:delText>
        </w:r>
        <w:r w:rsidRPr="00B27B4C" w:rsidDel="00E5253D">
          <w:rPr>
            <w:rFonts w:ascii="Times New Roman" w:eastAsia="Times New Roman" w:hAnsi="Times New Roman" w:cs="David" w:hint="cs"/>
            <w:b/>
            <w:bCs/>
            <w:sz w:val="24"/>
            <w:szCs w:val="24"/>
            <w:rtl/>
            <w:lang w:eastAsia="he-IL"/>
          </w:rPr>
          <w:delText xml:space="preserve">"המקרקעין" </w:delText>
        </w:r>
        <w:r w:rsidRPr="00B27B4C" w:rsidDel="00E5253D">
          <w:rPr>
            <w:rFonts w:ascii="Times New Roman" w:eastAsia="Times New Roman" w:hAnsi="Times New Roman" w:cs="David"/>
            <w:sz w:val="24"/>
            <w:szCs w:val="24"/>
            <w:lang w:eastAsia="he-IL"/>
          </w:rPr>
          <w:delText>–</w:delText>
        </w:r>
        <w:r w:rsidRPr="00B27B4C" w:rsidDel="00E5253D">
          <w:rPr>
            <w:rFonts w:ascii="Times New Roman" w:eastAsia="Times New Roman" w:hAnsi="Times New Roman" w:cs="David" w:hint="cs"/>
            <w:sz w:val="24"/>
            <w:szCs w:val="24"/>
            <w:rtl/>
            <w:lang w:eastAsia="he-IL"/>
          </w:rPr>
          <w:delText xml:space="preserve"> תכנית בנין עיר מס' </w:delText>
        </w:r>
      </w:del>
      <w:customXmlDelRangeStart w:id="531" w:author="Avi Cohen" w:date="2020-08-09T13:54:00Z"/>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customXmlDelRangeEnd w:id="531"/>
          <w:customXmlDelRangeStart w:id="532" w:author="Avi Cohen" w:date="2020-08-09T13:54:00Z"/>
        </w:sdtContent>
      </w:sdt>
      <w:customXmlDelRangeEnd w:id="532"/>
      <w:del w:id="533" w:author="Avi Cohen" w:date="2020-08-09T13:54:00Z">
        <w:r w:rsidRPr="00B27B4C" w:rsidDel="00E5253D">
          <w:rPr>
            <w:rFonts w:ascii="Times New Roman" w:eastAsia="Times New Roman" w:hAnsi="Times New Roman" w:cs="David" w:hint="cs"/>
            <w:sz w:val="24"/>
            <w:szCs w:val="24"/>
            <w:rtl/>
            <w:lang w:eastAsia="he-IL"/>
          </w:rPr>
          <w:delText xml:space="preserve"> על שינוייה מעת לעת וכן כל תכנית נוספת החלה על מקרקעי הפרויקט ו/או המקרקעין </w:delText>
        </w:r>
      </w:del>
      <w:del w:id="534" w:author="Avi Cohen" w:date="2020-07-12T16:24:00Z">
        <w:r w:rsidRPr="00B27B4C" w:rsidDel="00331BBA">
          <w:rPr>
            <w:rFonts w:ascii="Times New Roman" w:eastAsia="Times New Roman" w:hAnsi="Times New Roman" w:cs="David" w:hint="cs"/>
            <w:sz w:val="24"/>
            <w:szCs w:val="24"/>
            <w:rtl/>
            <w:lang w:eastAsia="he-IL"/>
          </w:rPr>
          <w:delText>הידועים כ-.</w:delText>
        </w:r>
      </w:del>
    </w:p>
    <w:p w14:paraId="3941CACA" w14:textId="7A562B88" w:rsidR="00B27B4C" w:rsidRPr="00B27B4C" w:rsidDel="00E5253D" w:rsidRDefault="00B27B4C" w:rsidP="00B27B4C">
      <w:pPr>
        <w:widowControl w:val="0"/>
        <w:spacing w:before="0" w:beforeAutospacing="0" w:after="0" w:afterAutospacing="0" w:line="240" w:lineRule="auto"/>
        <w:ind w:left="720"/>
        <w:jc w:val="both"/>
        <w:rPr>
          <w:del w:id="535" w:author="Avi Cohen" w:date="2020-08-09T13:54:00Z"/>
          <w:rFonts w:ascii="Times New Roman" w:eastAsia="Times New Roman" w:hAnsi="Times New Roman" w:cs="David"/>
          <w:sz w:val="24"/>
          <w:szCs w:val="24"/>
          <w:rtl/>
          <w:lang w:eastAsia="he-IL"/>
        </w:rPr>
      </w:pPr>
      <w:del w:id="536" w:author="Avi Cohen" w:date="2020-08-09T13:54:00Z">
        <w:r w:rsidRPr="00B27B4C" w:rsidDel="00E5253D">
          <w:rPr>
            <w:rFonts w:ascii="Times New Roman" w:eastAsia="Times New Roman" w:hAnsi="Times New Roman" w:cs="David" w:hint="cs"/>
            <w:sz w:val="24"/>
            <w:szCs w:val="24"/>
            <w:rtl/>
            <w:lang w:eastAsia="he-IL"/>
          </w:rPr>
          <w:delTex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delText>
        </w:r>
      </w:del>
    </w:p>
    <w:p w14:paraId="2C0D89EA" w14:textId="56D10C25" w:rsidR="00B27B4C" w:rsidRPr="00B27B4C" w:rsidDel="00E5253D" w:rsidRDefault="00B27B4C" w:rsidP="00B27B4C">
      <w:pPr>
        <w:widowControl w:val="0"/>
        <w:spacing w:before="0" w:beforeAutospacing="0" w:after="0" w:afterAutospacing="0" w:line="240" w:lineRule="auto"/>
        <w:ind w:left="720"/>
        <w:jc w:val="both"/>
        <w:rPr>
          <w:del w:id="537" w:author="Avi Cohen" w:date="2020-08-09T13:54:00Z"/>
          <w:rFonts w:ascii="Times New Roman" w:eastAsia="Times New Roman" w:hAnsi="Times New Roman" w:cs="David"/>
          <w:sz w:val="24"/>
          <w:szCs w:val="24"/>
          <w:rtl/>
          <w:lang w:eastAsia="he-IL"/>
        </w:rPr>
      </w:pPr>
    </w:p>
    <w:p w14:paraId="1E70AA61" w14:textId="754FF650" w:rsidR="00B27B4C" w:rsidRPr="00B27B4C" w:rsidDel="00E5253D" w:rsidRDefault="00B27B4C" w:rsidP="00B37B6C">
      <w:pPr>
        <w:spacing w:before="0" w:beforeAutospacing="0" w:after="0" w:afterAutospacing="0" w:line="240" w:lineRule="auto"/>
        <w:ind w:left="720"/>
        <w:rPr>
          <w:del w:id="538" w:author="Avi Cohen" w:date="2020-08-09T13:54:00Z"/>
          <w:rFonts w:ascii="Times New Roman" w:eastAsia="Times New Roman" w:hAnsi="Times New Roman" w:cs="David"/>
          <w:color w:val="008000"/>
          <w:sz w:val="24"/>
          <w:szCs w:val="24"/>
          <w:rtl/>
        </w:rPr>
      </w:pPr>
      <w:del w:id="539" w:author="Avi Cohen" w:date="2020-08-09T13:54:00Z">
        <w:r w:rsidRPr="00B27B4C" w:rsidDel="00E5253D">
          <w:rPr>
            <w:rFonts w:ascii="Times New Roman" w:eastAsia="Times New Roman" w:hAnsi="Times New Roman" w:cs="David" w:hint="cs"/>
            <w:sz w:val="24"/>
            <w:szCs w:val="24"/>
            <w:rtl/>
            <w:lang w:eastAsia="he-IL"/>
          </w:rPr>
          <w:delText xml:space="preserve">"הרשות המקומית" - </w:delText>
        </w:r>
      </w:del>
      <w:customXmlDelRangeStart w:id="540" w:author="Avi Cohen" w:date="2020-08-09T13:54:00Z"/>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customXmlDelRangeEnd w:id="540"/>
          <w:customXmlDelRangeStart w:id="541" w:author="Avi Cohen" w:date="2020-08-09T13:54:00Z"/>
        </w:sdtContent>
      </w:sdt>
      <w:customXmlDelRangeEnd w:id="541"/>
      <w:del w:id="542" w:author="Avi Cohen" w:date="2020-08-09T13:54:00Z">
        <w:r w:rsidRPr="00B27B4C" w:rsidDel="00E5253D">
          <w:rPr>
            <w:rFonts w:ascii="Times New Roman" w:eastAsia="Times New Roman" w:hAnsi="Times New Roman" w:cs="David" w:hint="cs"/>
            <w:color w:val="008000"/>
            <w:sz w:val="24"/>
            <w:szCs w:val="24"/>
            <w:rtl/>
          </w:rPr>
          <w:delText>.</w:delText>
        </w:r>
      </w:del>
    </w:p>
    <w:p w14:paraId="634512F1"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6BF4A13B" w14:textId="4609CAC6" w:rsidR="00B27B4C" w:rsidRPr="00B27B4C" w:rsidRDefault="00B27B4C" w:rsidP="00B37B6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w:t>
      </w:r>
      <w:del w:id="543" w:author="Avi Cohen" w:date="2020-07-12T16:24:00Z">
        <w:r w:rsidRPr="00B27B4C" w:rsidDel="00E43F01">
          <w:rPr>
            <w:rFonts w:ascii="Times New Roman" w:eastAsia="Times New Roman" w:hAnsi="Times New Roman" w:cs="David" w:hint="cs"/>
            <w:sz w:val="24"/>
            <w:szCs w:val="24"/>
            <w:rtl/>
          </w:rPr>
          <w:delText>נ</w:delText>
        </w:r>
      </w:del>
      <w:ins w:id="544" w:author="Avi Cohen" w:date="2020-07-12T16:24:00Z">
        <w:r w:rsidR="00E43F01">
          <w:rPr>
            <w:rFonts w:ascii="Times New Roman" w:eastAsia="Times New Roman" w:hAnsi="Times New Roman" w:cs="David" w:hint="cs"/>
            <w:sz w:val="24"/>
            <w:szCs w:val="24"/>
            <w:rtl/>
          </w:rPr>
          <w:t>י</w:t>
        </w:r>
      </w:ins>
      <w:r w:rsidRPr="00B27B4C">
        <w:rPr>
          <w:rFonts w:ascii="Times New Roman" w:eastAsia="Times New Roman" w:hAnsi="Times New Roman" w:cs="David" w:hint="cs"/>
          <w:sz w:val="24"/>
          <w:szCs w:val="24"/>
          <w:rtl/>
        </w:rPr>
        <w:t>חתם בין המזמין לבין הרשות המקומית.</w:t>
      </w:r>
    </w:p>
    <w:p w14:paraId="22DA540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D6C3FF" w14:textId="488A815D"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545" w:author="Avi Cohen" w:date="2020-06-25T12:01:00Z">
            <w:r w:rsidR="0058594E">
              <w:rPr>
                <w:rFonts w:ascii="Times New Roman" w:eastAsia="Times New Roman" w:hAnsi="Times New Roman" w:cs="David" w:hint="cs"/>
                <w:sz w:val="24"/>
                <w:szCs w:val="24"/>
                <w:rtl/>
                <w:lang w:eastAsia="he-IL"/>
              </w:rPr>
              <w:t>אבי כהן מאפריקה ישראל מגורים בע"מ</w:t>
            </w:r>
          </w:ins>
        </w:sdtContent>
      </w:sdt>
    </w:p>
    <w:p w14:paraId="4629E8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0CD230D" w14:textId="77777777" w:rsidR="008F5534" w:rsidRDefault="00170ACE" w:rsidP="00263199">
      <w:pPr>
        <w:widowControl w:val="0"/>
        <w:spacing w:line="240" w:lineRule="auto"/>
        <w:ind w:left="720" w:hanging="720"/>
        <w:jc w:val="both"/>
        <w:rPr>
          <w:ins w:id="546" w:author="Avi Cohen" w:date="2020-10-19T12:33: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0EE136C2" w14:textId="1D6D4696" w:rsidR="007846CA" w:rsidRDefault="007846CA">
      <w:pPr>
        <w:widowControl w:val="0"/>
        <w:spacing w:line="240" w:lineRule="auto"/>
        <w:ind w:left="720"/>
        <w:jc w:val="both"/>
        <w:rPr>
          <w:ins w:id="547" w:author="Avi Cohen" w:date="2020-09-21T14:28:00Z"/>
          <w:rFonts w:ascii="Times New Roman" w:eastAsia="Times New Roman" w:hAnsi="Times New Roman" w:cs="David"/>
          <w:sz w:val="24"/>
          <w:szCs w:val="24"/>
          <w:rtl/>
          <w:lang w:eastAsia="he-IL"/>
        </w:rPr>
        <w:pPrChange w:id="548" w:author="Avi Cohen" w:date="2020-10-20T11:51:00Z">
          <w:pPr>
            <w:widowControl w:val="0"/>
            <w:spacing w:line="240" w:lineRule="auto"/>
            <w:ind w:left="720" w:hanging="720"/>
            <w:jc w:val="both"/>
          </w:pPr>
        </w:pPrChange>
      </w:pPr>
      <w:ins w:id="549" w:author="Avi Cohen" w:date="2020-10-19T12:33:00Z">
        <w:r>
          <w:rPr>
            <w:rFonts w:ascii="Times New Roman" w:eastAsia="Times New Roman" w:hAnsi="Times New Roman" w:cs="David" w:hint="cs"/>
            <w:sz w:val="24"/>
            <w:szCs w:val="24"/>
            <w:rtl/>
            <w:lang w:eastAsia="he-IL"/>
          </w:rPr>
          <w:t xml:space="preserve">אדריכל יבצע התכנון ע"י תוכנת </w:t>
        </w:r>
        <w:r>
          <w:rPr>
            <w:rFonts w:ascii="Times New Roman" w:eastAsia="Times New Roman" w:hAnsi="Times New Roman" w:cs="David" w:hint="cs"/>
            <w:sz w:val="24"/>
            <w:szCs w:val="24"/>
            <w:lang w:eastAsia="he-IL"/>
          </w:rPr>
          <w:t xml:space="preserve">REVIT  </w:t>
        </w:r>
        <w:r>
          <w:rPr>
            <w:rFonts w:ascii="Times New Roman" w:eastAsia="Times New Roman" w:hAnsi="Times New Roman" w:cs="David" w:hint="cs"/>
            <w:sz w:val="24"/>
            <w:szCs w:val="24"/>
            <w:rtl/>
            <w:lang w:eastAsia="he-IL"/>
          </w:rPr>
          <w:t xml:space="preserve"> כמפורט לעיל ובתנאי שיועצים הבאים מטעם המזמין </w:t>
        </w:r>
      </w:ins>
      <w:ins w:id="550" w:author="Avi Cohen" w:date="2020-10-19T12:34:00Z">
        <w:r>
          <w:rPr>
            <w:rFonts w:ascii="Times New Roman" w:eastAsia="Times New Roman" w:hAnsi="Times New Roman" w:cs="David" w:hint="cs"/>
            <w:sz w:val="24"/>
            <w:szCs w:val="24"/>
            <w:rtl/>
            <w:lang w:eastAsia="he-IL"/>
          </w:rPr>
          <w:t xml:space="preserve">: יועצי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קונס' , אינסט' ,  מ"א וחשמל </w:t>
        </w:r>
      </w:ins>
      <w:ins w:id="551" w:author="Avi Cohen" w:date="2020-11-22T15:19:00Z">
        <w:r w:rsidR="00F2771C">
          <w:rPr>
            <w:rFonts w:ascii="Times New Roman" w:eastAsia="Times New Roman" w:hAnsi="Times New Roman" w:cs="David" w:hint="cs"/>
            <w:sz w:val="24"/>
            <w:szCs w:val="24"/>
            <w:rtl/>
            <w:lang w:eastAsia="he-IL"/>
          </w:rPr>
          <w:t xml:space="preserve"> , פיתוח - </w:t>
        </w:r>
      </w:ins>
      <w:ins w:id="552" w:author="Avi Cohen" w:date="2020-10-19T12:34:00Z">
        <w:r>
          <w:rPr>
            <w:rFonts w:ascii="Times New Roman" w:eastAsia="Times New Roman" w:hAnsi="Times New Roman" w:cs="David" w:hint="cs"/>
            <w:sz w:val="24"/>
            <w:szCs w:val="24"/>
            <w:rtl/>
            <w:lang w:eastAsia="he-IL"/>
          </w:rPr>
          <w:t xml:space="preserve">יעבדו כמו-כן ב- </w:t>
        </w:r>
        <w:r>
          <w:rPr>
            <w:rFonts w:ascii="Times New Roman" w:eastAsia="Times New Roman" w:hAnsi="Times New Roman" w:cs="David" w:hint="cs"/>
            <w:sz w:val="24"/>
            <w:szCs w:val="24"/>
            <w:lang w:eastAsia="he-IL"/>
          </w:rPr>
          <w:t xml:space="preserve">RAVIT </w:t>
        </w:r>
      </w:ins>
      <w:ins w:id="553" w:author="Avi Cohen" w:date="2020-10-19T12:35:00Z">
        <w:r>
          <w:rPr>
            <w:rFonts w:ascii="Times New Roman" w:eastAsia="Times New Roman" w:hAnsi="Times New Roman" w:cs="David" w:hint="cs"/>
            <w:sz w:val="24"/>
            <w:szCs w:val="24"/>
            <w:rtl/>
            <w:lang w:eastAsia="he-IL"/>
          </w:rPr>
          <w:t xml:space="preserve">. </w:t>
        </w:r>
      </w:ins>
      <w:ins w:id="554" w:author="Avi Cohen" w:date="2020-10-19T12:34:00Z">
        <w:r>
          <w:rPr>
            <w:rFonts w:ascii="Times New Roman" w:eastAsia="Times New Roman" w:hAnsi="Times New Roman" w:cs="David" w:hint="cs"/>
            <w:sz w:val="24"/>
            <w:szCs w:val="24"/>
            <w:rtl/>
            <w:lang w:eastAsia="he-IL"/>
          </w:rPr>
          <w:t xml:space="preserve"> </w:t>
        </w:r>
      </w:ins>
    </w:p>
    <w:p w14:paraId="1601DD2C" w14:textId="4399F431" w:rsidR="005C65AA" w:rsidRPr="008F5534" w:rsidDel="007846CA" w:rsidRDefault="005C65AA" w:rsidP="00B37B6C">
      <w:pPr>
        <w:widowControl w:val="0"/>
        <w:spacing w:line="240" w:lineRule="auto"/>
        <w:ind w:left="720" w:hanging="720"/>
        <w:jc w:val="both"/>
        <w:rPr>
          <w:del w:id="555" w:author="Avi Cohen" w:date="2020-10-19T12:35:00Z"/>
          <w:rFonts w:ascii="Times New Roman" w:eastAsia="Times New Roman" w:hAnsi="Times New Roman" w:cs="David"/>
          <w:sz w:val="24"/>
          <w:szCs w:val="24"/>
          <w:rtl/>
          <w:lang w:eastAsia="he-IL"/>
        </w:rPr>
      </w:pPr>
    </w:p>
    <w:p w14:paraId="68C69205" w14:textId="0CF59119" w:rsidR="00E319B9" w:rsidRPr="00DE0948" w:rsidDel="007846CA" w:rsidRDefault="00E319B9" w:rsidP="00263199">
      <w:pPr>
        <w:widowControl w:val="0"/>
        <w:spacing w:before="0" w:beforeAutospacing="0" w:after="0" w:afterAutospacing="0" w:line="240" w:lineRule="auto"/>
        <w:ind w:left="651" w:right="720"/>
        <w:jc w:val="both"/>
        <w:rPr>
          <w:del w:id="556" w:author="Avi Cohen" w:date="2020-10-19T12:35:00Z"/>
          <w:rFonts w:ascii="Times New Roman" w:eastAsia="Times New Roman" w:hAnsi="Times New Roman" w:cs="David"/>
          <w:sz w:val="24"/>
          <w:szCs w:val="24"/>
          <w:rtl/>
          <w:lang w:eastAsia="he-IL"/>
        </w:rPr>
      </w:pPr>
    </w:p>
    <w:p w14:paraId="24DCC407"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458FDD6"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250EC4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97057A" w14:textId="54CE3AC5" w:rsidR="00B27B4C" w:rsidRPr="00B27B4C" w:rsidRDefault="00B27B4C" w:rsidP="00B37B6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r>
      <w:del w:id="557" w:author="Avi Cohen" w:date="2020-09-21T14:36:00Z">
        <w:r w:rsidRPr="00B27B4C" w:rsidDel="00A564D0">
          <w:rPr>
            <w:rFonts w:ascii="Times New Roman" w:eastAsia="Times New Roman" w:hAnsi="Times New Roman" w:cs="David" w:hint="cs"/>
            <w:sz w:val="24"/>
            <w:szCs w:val="24"/>
            <w:rtl/>
            <w:lang w:eastAsia="he-IL"/>
          </w:rPr>
          <w:delText>ראש צוות</w:delText>
        </w:r>
      </w:del>
      <w:ins w:id="558" w:author="Avi Cohen" w:date="2020-09-21T14:36:00Z">
        <w:r w:rsidR="00A564D0">
          <w:rPr>
            <w:rFonts w:ascii="Times New Roman" w:eastAsia="Times New Roman" w:hAnsi="Times New Roman" w:cs="David" w:hint="cs"/>
            <w:sz w:val="24"/>
            <w:szCs w:val="24"/>
            <w:rtl/>
            <w:lang w:eastAsia="he-IL"/>
          </w:rPr>
          <w:t xml:space="preserve">מתכנן בכיר </w:t>
        </w:r>
      </w:ins>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559" w:author="Avi Cohen" w:date="2020-07-12T16:21:00Z">
            <w:r w:rsidR="00E33E82">
              <w:rPr>
                <w:rFonts w:ascii="Times New Roman" w:eastAsia="Times New Roman" w:hAnsi="Times New Roman" w:cs="David" w:hint="cs"/>
                <w:color w:val="008000"/>
                <w:sz w:val="24"/>
                <w:szCs w:val="24"/>
                <w:rtl/>
                <w:lang w:eastAsia="he-IL"/>
              </w:rPr>
              <w:t xml:space="preserve">עמיקם וודעי / ליאור אחירון </w:t>
            </w:r>
          </w:ins>
        </w:sdtContent>
      </w:sdt>
    </w:p>
    <w:p w14:paraId="36B9F243" w14:textId="0F381E05" w:rsidR="00B27B4C" w:rsidRPr="00B27B4C" w:rsidRDefault="00B27B4C" w:rsidP="00986355">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ins w:id="560" w:author="Avi Cohen" w:date="2020-11-22T15:21:00Z">
            <w:r w:rsidR="00986355" w:rsidRPr="003059F5">
              <w:rPr>
                <w:rStyle w:val="PlaceholderText"/>
                <w:rtl/>
              </w:rPr>
              <w:t>[שדה נוסף 5]</w:t>
            </w:r>
          </w:ins>
        </w:sdtContent>
      </w:sdt>
    </w:p>
    <w:p w14:paraId="168FBF1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A3C661" w14:textId="239625F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561" w:author="Avi Cohen" w:date="2020-07-12T16:21:00Z">
            <w:r w:rsidR="00E33E82">
              <w:rPr>
                <w:rFonts w:ascii="Times New Roman" w:eastAsia="Times New Roman" w:hAnsi="Times New Roman" w:cs="David" w:hint="cs"/>
                <w:color w:val="008000"/>
                <w:sz w:val="24"/>
                <w:szCs w:val="24"/>
                <w:rtl/>
                <w:lang w:eastAsia="he-IL"/>
              </w:rPr>
              <w:t xml:space="preserve">ליאור אחירון ו/או עמיקם וודעי </w:t>
            </w:r>
          </w:ins>
        </w:sdtContent>
      </w:sdt>
    </w:p>
    <w:p w14:paraId="5CFE40F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0F39BF" w14:textId="1627FC3B" w:rsidR="00B27B4C" w:rsidRPr="00B27B4C" w:rsidDel="007846CA" w:rsidRDefault="00170ACE" w:rsidP="00B27B4C">
      <w:pPr>
        <w:widowControl w:val="0"/>
        <w:spacing w:before="0" w:beforeAutospacing="0" w:after="0" w:afterAutospacing="0" w:line="240" w:lineRule="auto"/>
        <w:jc w:val="both"/>
        <w:rPr>
          <w:del w:id="562" w:author="Avi Cohen" w:date="2020-10-19T12:35:00Z"/>
          <w:rFonts w:ascii="Times New Roman" w:eastAsia="Times New Roman" w:hAnsi="Times New Roman" w:cs="David"/>
          <w:sz w:val="24"/>
          <w:szCs w:val="24"/>
          <w:rtl/>
          <w:lang w:eastAsia="he-IL"/>
        </w:rPr>
      </w:pPr>
      <w:del w:id="563" w:author="Avi Cohen" w:date="2020-10-19T12:35:00Z">
        <w:r w:rsidDel="007846CA">
          <w:rPr>
            <w:rFonts w:ascii="Times New Roman" w:eastAsia="Times New Roman" w:hAnsi="Times New Roman" w:cs="David" w:hint="cs"/>
            <w:sz w:val="24"/>
            <w:szCs w:val="24"/>
            <w:rtl/>
            <w:lang w:eastAsia="he-IL"/>
          </w:rPr>
          <w:delText>5.2</w:delText>
        </w:r>
        <w:r w:rsidR="00B27B4C" w:rsidRPr="00B27B4C" w:rsidDel="007846CA">
          <w:rPr>
            <w:rFonts w:ascii="Times New Roman" w:eastAsia="Times New Roman" w:hAnsi="Times New Roman" w:cs="David" w:hint="cs"/>
            <w:sz w:val="24"/>
            <w:szCs w:val="24"/>
            <w:rtl/>
            <w:lang w:eastAsia="he-IL"/>
          </w:rPr>
          <w:tab/>
          <w:delText>הנושאים הם:</w:delText>
        </w:r>
      </w:del>
    </w:p>
    <w:p w14:paraId="60270B15" w14:textId="170431D0" w:rsidR="00B27B4C" w:rsidRPr="00B27B4C" w:rsidDel="007846CA" w:rsidRDefault="00B27B4C" w:rsidP="00B27B4C">
      <w:pPr>
        <w:widowControl w:val="0"/>
        <w:spacing w:before="0" w:beforeAutospacing="0" w:after="0" w:afterAutospacing="0" w:line="240" w:lineRule="auto"/>
        <w:jc w:val="both"/>
        <w:rPr>
          <w:del w:id="564" w:author="Avi Cohen" w:date="2020-10-19T12:35:00Z"/>
          <w:rFonts w:ascii="Times New Roman" w:eastAsia="Times New Roman" w:hAnsi="Times New Roman" w:cs="David"/>
          <w:sz w:val="24"/>
          <w:szCs w:val="24"/>
          <w:rtl/>
          <w:lang w:eastAsia="he-IL"/>
        </w:rPr>
      </w:pPr>
    </w:p>
    <w:p w14:paraId="54E11565" w14:textId="368A0D90" w:rsidR="00B27B4C" w:rsidRPr="00B27B4C" w:rsidDel="007846CA" w:rsidRDefault="00B27B4C" w:rsidP="00B27B4C">
      <w:pPr>
        <w:widowControl w:val="0"/>
        <w:spacing w:before="0" w:beforeAutospacing="0" w:after="0" w:afterAutospacing="0" w:line="240" w:lineRule="auto"/>
        <w:ind w:firstLine="720"/>
        <w:jc w:val="both"/>
        <w:rPr>
          <w:del w:id="565" w:author="Avi Cohen" w:date="2020-10-19T12:35:00Z"/>
          <w:rFonts w:ascii="Times New Roman" w:eastAsia="Times New Roman" w:hAnsi="Times New Roman" w:cs="David"/>
          <w:sz w:val="24"/>
          <w:szCs w:val="24"/>
          <w:rtl/>
          <w:lang w:eastAsia="he-IL"/>
        </w:rPr>
      </w:pPr>
      <w:del w:id="566" w:author="Avi Cohen" w:date="2020-10-19T12:35:00Z">
        <w:r w:rsidRPr="00B27B4C" w:rsidDel="007846CA">
          <w:rPr>
            <w:rFonts w:ascii="Times New Roman" w:eastAsia="Times New Roman" w:hAnsi="Times New Roman" w:cs="David" w:hint="cs"/>
            <w:sz w:val="24"/>
            <w:szCs w:val="24"/>
            <w:rtl/>
            <w:lang w:eastAsia="he-IL"/>
          </w:rPr>
          <w:delText>א.</w:delText>
        </w:r>
        <w:r w:rsidRPr="00B27B4C" w:rsidDel="007846CA">
          <w:rPr>
            <w:rFonts w:ascii="Times New Roman" w:eastAsia="Times New Roman" w:hAnsi="Times New Roman" w:cs="David" w:hint="cs"/>
            <w:sz w:val="24"/>
            <w:szCs w:val="24"/>
            <w:rtl/>
            <w:lang w:eastAsia="he-IL"/>
          </w:rPr>
          <w:tab/>
          <w:delText>התקדמות שרותי המתכנן.</w:delText>
        </w:r>
      </w:del>
    </w:p>
    <w:p w14:paraId="59FEABB1" w14:textId="0510C765" w:rsidR="00B27B4C" w:rsidRPr="00B27B4C" w:rsidDel="007846CA" w:rsidRDefault="00B27B4C" w:rsidP="00B27B4C">
      <w:pPr>
        <w:widowControl w:val="0"/>
        <w:spacing w:before="0" w:beforeAutospacing="0" w:after="0" w:afterAutospacing="0" w:line="240" w:lineRule="auto"/>
        <w:ind w:firstLine="720"/>
        <w:jc w:val="both"/>
        <w:rPr>
          <w:del w:id="567" w:author="Avi Cohen" w:date="2020-10-19T12:35:00Z"/>
          <w:rFonts w:ascii="Times New Roman" w:eastAsia="Times New Roman" w:hAnsi="Times New Roman" w:cs="David"/>
          <w:sz w:val="24"/>
          <w:szCs w:val="24"/>
          <w:rtl/>
          <w:lang w:eastAsia="he-IL"/>
        </w:rPr>
      </w:pPr>
      <w:del w:id="568" w:author="Avi Cohen" w:date="2020-10-19T12:35:00Z">
        <w:r w:rsidRPr="00B27B4C" w:rsidDel="007846CA">
          <w:rPr>
            <w:rFonts w:ascii="Times New Roman" w:eastAsia="Times New Roman" w:hAnsi="Times New Roman" w:cs="David" w:hint="cs"/>
            <w:sz w:val="24"/>
            <w:szCs w:val="24"/>
            <w:rtl/>
            <w:lang w:eastAsia="he-IL"/>
          </w:rPr>
          <w:delText>ב.</w:delText>
        </w:r>
        <w:r w:rsidRPr="00B27B4C" w:rsidDel="007846CA">
          <w:rPr>
            <w:rFonts w:ascii="Times New Roman" w:eastAsia="Times New Roman" w:hAnsi="Times New Roman" w:cs="David" w:hint="cs"/>
            <w:sz w:val="24"/>
            <w:szCs w:val="24"/>
            <w:rtl/>
            <w:lang w:eastAsia="he-IL"/>
          </w:rPr>
          <w:tab/>
          <w:delText>סטיות מלוח הזמנים לרבות סיבת הסטייה.</w:delText>
        </w:r>
      </w:del>
    </w:p>
    <w:p w14:paraId="1A0D83A3" w14:textId="2DB97AFD" w:rsidR="00B27B4C" w:rsidRPr="00B27B4C" w:rsidDel="007846CA" w:rsidRDefault="00B27B4C" w:rsidP="00B27B4C">
      <w:pPr>
        <w:widowControl w:val="0"/>
        <w:spacing w:before="0" w:beforeAutospacing="0" w:after="0" w:afterAutospacing="0" w:line="240" w:lineRule="auto"/>
        <w:ind w:firstLine="720"/>
        <w:jc w:val="both"/>
        <w:rPr>
          <w:del w:id="569" w:author="Avi Cohen" w:date="2020-10-19T12:35:00Z"/>
          <w:rFonts w:ascii="Times New Roman" w:eastAsia="Times New Roman" w:hAnsi="Times New Roman" w:cs="David"/>
          <w:sz w:val="24"/>
          <w:szCs w:val="24"/>
          <w:rtl/>
          <w:lang w:eastAsia="he-IL"/>
        </w:rPr>
      </w:pPr>
      <w:del w:id="570" w:author="Avi Cohen" w:date="2020-10-19T12:35:00Z">
        <w:r w:rsidRPr="00B27B4C" w:rsidDel="007846CA">
          <w:rPr>
            <w:rFonts w:ascii="Times New Roman" w:eastAsia="Times New Roman" w:hAnsi="Times New Roman" w:cs="David" w:hint="cs"/>
            <w:sz w:val="24"/>
            <w:szCs w:val="24"/>
            <w:rtl/>
            <w:lang w:eastAsia="he-IL"/>
          </w:rPr>
          <w:delText>ג.</w:delText>
        </w:r>
        <w:r w:rsidRPr="00B27B4C" w:rsidDel="007846CA">
          <w:rPr>
            <w:rFonts w:ascii="Times New Roman" w:eastAsia="Times New Roman" w:hAnsi="Times New Roman" w:cs="David" w:hint="cs"/>
            <w:sz w:val="24"/>
            <w:szCs w:val="24"/>
            <w:rtl/>
            <w:lang w:eastAsia="he-IL"/>
          </w:rPr>
          <w:tab/>
          <w:delText>תאום לוח הזמנים המתחייב מסטיות לרבות ת</w:delText>
        </w:r>
        <w:r w:rsidR="00E95AE9" w:rsidDel="007846CA">
          <w:rPr>
            <w:rFonts w:ascii="Times New Roman" w:eastAsia="Times New Roman" w:hAnsi="Times New Roman" w:cs="David" w:hint="cs"/>
            <w:sz w:val="24"/>
            <w:szCs w:val="24"/>
            <w:rtl/>
            <w:lang w:eastAsia="he-IL"/>
          </w:rPr>
          <w:delText>י</w:delText>
        </w:r>
        <w:r w:rsidRPr="00B27B4C" w:rsidDel="007846CA">
          <w:rPr>
            <w:rFonts w:ascii="Times New Roman" w:eastAsia="Times New Roman" w:hAnsi="Times New Roman" w:cs="David" w:hint="cs"/>
            <w:sz w:val="24"/>
            <w:szCs w:val="24"/>
            <w:rtl/>
            <w:lang w:eastAsia="he-IL"/>
          </w:rPr>
          <w:delText>אור השלכות התאום על הפרויקט.</w:delText>
        </w:r>
      </w:del>
    </w:p>
    <w:p w14:paraId="137FD1FE" w14:textId="615BF720" w:rsidR="00B27B4C" w:rsidRPr="00B27B4C" w:rsidDel="007846CA" w:rsidRDefault="00B27B4C" w:rsidP="00B27B4C">
      <w:pPr>
        <w:widowControl w:val="0"/>
        <w:spacing w:before="0" w:beforeAutospacing="0" w:after="0" w:afterAutospacing="0" w:line="240" w:lineRule="auto"/>
        <w:ind w:firstLine="720"/>
        <w:jc w:val="both"/>
        <w:rPr>
          <w:del w:id="571" w:author="Avi Cohen" w:date="2020-10-19T12:35:00Z"/>
          <w:rFonts w:ascii="Times New Roman" w:eastAsia="Times New Roman" w:hAnsi="Times New Roman" w:cs="David"/>
          <w:sz w:val="24"/>
          <w:szCs w:val="24"/>
          <w:rtl/>
          <w:lang w:eastAsia="he-IL"/>
        </w:rPr>
      </w:pPr>
      <w:del w:id="572" w:author="Avi Cohen" w:date="2020-10-19T12:35:00Z">
        <w:r w:rsidRPr="00B27B4C" w:rsidDel="007846CA">
          <w:rPr>
            <w:rFonts w:ascii="Times New Roman" w:eastAsia="Times New Roman" w:hAnsi="Times New Roman" w:cs="David" w:hint="cs"/>
            <w:sz w:val="24"/>
            <w:szCs w:val="24"/>
            <w:rtl/>
            <w:lang w:eastAsia="he-IL"/>
          </w:rPr>
          <w:delText>ד.</w:delText>
        </w:r>
        <w:r w:rsidRPr="00B27B4C" w:rsidDel="007846CA">
          <w:rPr>
            <w:rFonts w:ascii="Times New Roman" w:eastAsia="Times New Roman" w:hAnsi="Times New Roman" w:cs="David" w:hint="cs"/>
            <w:sz w:val="24"/>
            <w:szCs w:val="24"/>
            <w:rtl/>
            <w:lang w:eastAsia="he-IL"/>
          </w:rPr>
          <w:tab/>
          <w:delText>סטיות מהערכות ו/או תחזיות תקציביות והשלכותיהן.</w:delText>
        </w:r>
      </w:del>
    </w:p>
    <w:p w14:paraId="29A7C595" w14:textId="33D6CA61" w:rsidR="00B27B4C" w:rsidRPr="00B27B4C" w:rsidDel="007846CA" w:rsidRDefault="00B27B4C" w:rsidP="00B27B4C">
      <w:pPr>
        <w:widowControl w:val="0"/>
        <w:spacing w:before="0" w:beforeAutospacing="0" w:after="0" w:afterAutospacing="0" w:line="240" w:lineRule="auto"/>
        <w:ind w:firstLine="720"/>
        <w:jc w:val="both"/>
        <w:rPr>
          <w:del w:id="573" w:author="Avi Cohen" w:date="2020-10-19T12:35:00Z"/>
          <w:rFonts w:ascii="Times New Roman" w:eastAsia="Times New Roman" w:hAnsi="Times New Roman" w:cs="David"/>
          <w:sz w:val="24"/>
          <w:szCs w:val="24"/>
          <w:rtl/>
          <w:lang w:eastAsia="he-IL"/>
        </w:rPr>
      </w:pPr>
      <w:del w:id="574" w:author="Avi Cohen" w:date="2020-10-19T12:35:00Z">
        <w:r w:rsidRPr="00B27B4C" w:rsidDel="007846CA">
          <w:rPr>
            <w:rFonts w:ascii="Times New Roman" w:eastAsia="Times New Roman" w:hAnsi="Times New Roman" w:cs="David" w:hint="cs"/>
            <w:sz w:val="24"/>
            <w:szCs w:val="24"/>
            <w:rtl/>
            <w:lang w:eastAsia="he-IL"/>
          </w:rPr>
          <w:delText>ה.</w:delText>
        </w:r>
        <w:r w:rsidRPr="00B27B4C" w:rsidDel="007846CA">
          <w:rPr>
            <w:rFonts w:ascii="Times New Roman" w:eastAsia="Times New Roman" w:hAnsi="Times New Roman" w:cs="David" w:hint="cs"/>
            <w:sz w:val="24"/>
            <w:szCs w:val="24"/>
            <w:rtl/>
            <w:lang w:eastAsia="he-IL"/>
          </w:rPr>
          <w:tab/>
          <w:delText>ריכוז הוראות שנויים.</w:delText>
        </w:r>
      </w:del>
    </w:p>
    <w:p w14:paraId="2453A379"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7B3113B" w14:textId="65AF980C" w:rsidR="00F319D3" w:rsidRDefault="00170ACE" w:rsidP="00B37B6C">
      <w:pPr>
        <w:widowControl w:val="0"/>
        <w:spacing w:before="0" w:beforeAutospacing="0" w:after="0" w:afterAutospacing="0" w:line="240" w:lineRule="auto"/>
        <w:ind w:left="-30"/>
        <w:outlineLvl w:val="2"/>
        <w:rPr>
          <w:ins w:id="575" w:author="Avi Cohen" w:date="2020-09-03T13:36:00Z"/>
          <w:rFonts w:ascii="Times New Roman" w:eastAsia="Times New Roman" w:hAnsi="Times New Roman" w:cs="David"/>
          <w:b/>
          <w:bCs/>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ins w:id="576" w:author="Avi Cohen" w:date="2020-07-12T16:26:00Z">
        <w:r w:rsidR="00E43F01">
          <w:rPr>
            <w:rFonts w:ascii="Times New Roman" w:eastAsia="Times New Roman" w:hAnsi="Times New Roman" w:cs="David" w:hint="cs"/>
            <w:sz w:val="24"/>
            <w:szCs w:val="24"/>
            <w:rtl/>
            <w:lang w:eastAsia="he-IL"/>
          </w:rPr>
          <w:t xml:space="preserve">  </w:t>
        </w:r>
      </w:ins>
    </w:p>
    <w:p w14:paraId="64BA99EA" w14:textId="77777777" w:rsidR="002D3E36" w:rsidRDefault="002D3E36" w:rsidP="006C74EA">
      <w:pPr>
        <w:widowControl w:val="0"/>
        <w:spacing w:before="0" w:beforeAutospacing="0" w:after="0" w:afterAutospacing="0" w:line="240" w:lineRule="auto"/>
        <w:ind w:left="-30"/>
        <w:outlineLvl w:val="2"/>
        <w:rPr>
          <w:ins w:id="577" w:author="Avi Cohen" w:date="2020-09-03T13:37:00Z"/>
          <w:rFonts w:ascii="Times New Roman" w:eastAsia="Times New Roman" w:hAnsi="Times New Roman" w:cs="David"/>
          <w:b/>
          <w:bCs/>
          <w:sz w:val="24"/>
          <w:szCs w:val="24"/>
          <w:rtl/>
          <w:lang w:eastAsia="he-IL"/>
        </w:rPr>
      </w:pPr>
    </w:p>
    <w:p w14:paraId="5D9BBA0B" w14:textId="6DD13752" w:rsidR="002D3E36" w:rsidRDefault="002D3E36">
      <w:pPr>
        <w:widowControl w:val="0"/>
        <w:spacing w:before="0" w:beforeAutospacing="0" w:after="0" w:afterAutospacing="0" w:line="240" w:lineRule="auto"/>
        <w:ind w:left="-30"/>
        <w:outlineLvl w:val="2"/>
        <w:rPr>
          <w:ins w:id="578" w:author="Avi Cohen" w:date="2020-09-03T13:39:00Z"/>
          <w:rFonts w:ascii="Times New Roman" w:eastAsia="Times New Roman" w:hAnsi="Times New Roman" w:cs="David"/>
          <w:b/>
          <w:bCs/>
          <w:sz w:val="24"/>
          <w:szCs w:val="24"/>
          <w:rtl/>
          <w:lang w:eastAsia="he-IL"/>
        </w:rPr>
        <w:pPrChange w:id="579" w:author="Avi Cohen" w:date="2020-09-03T13:40:00Z">
          <w:pPr>
            <w:widowControl w:val="0"/>
            <w:spacing w:before="0" w:beforeAutospacing="0" w:after="0" w:afterAutospacing="0" w:line="240" w:lineRule="auto"/>
            <w:ind w:left="-30"/>
            <w:outlineLvl w:val="2"/>
          </w:pPr>
        </w:pPrChange>
      </w:pPr>
      <w:ins w:id="580" w:author="Avi Cohen" w:date="2020-09-03T13:37:00Z">
        <w:r>
          <w:rPr>
            <w:rFonts w:ascii="Times New Roman" w:eastAsia="Times New Roman" w:hAnsi="Times New Roman" w:cs="David" w:hint="cs"/>
            <w:b/>
            <w:bCs/>
            <w:sz w:val="24"/>
            <w:szCs w:val="24"/>
            <w:rtl/>
            <w:lang w:eastAsia="he-IL"/>
          </w:rPr>
          <w:t xml:space="preserve">כלל נכסי נדל"ן נשר מרכז </w:t>
        </w:r>
      </w:ins>
      <w:ins w:id="581" w:author="Avi Cohen" w:date="2020-09-03T13:40:00Z">
        <w:r w:rsidR="004E454F" w:rsidRPr="004E454F">
          <w:rPr>
            <w:rFonts w:ascii="Times New Roman" w:eastAsia="Times New Roman" w:hAnsi="Times New Roman" w:cs="David"/>
            <w:b/>
            <w:bCs/>
            <w:sz w:val="24"/>
            <w:szCs w:val="24"/>
            <w:rtl/>
            <w:lang w:eastAsia="he-IL"/>
          </w:rPr>
          <w:t>(</w:t>
        </w:r>
        <w:r w:rsidR="004E454F" w:rsidRPr="004E454F">
          <w:rPr>
            <w:rFonts w:ascii="Times New Roman" w:eastAsia="Times New Roman" w:hAnsi="Times New Roman" w:cs="David" w:hint="eastAsia"/>
            <w:b/>
            <w:bCs/>
            <w:sz w:val="24"/>
            <w:szCs w:val="24"/>
            <w:rtl/>
            <w:lang w:eastAsia="he-IL"/>
          </w:rPr>
          <w:t>נ</w:t>
        </w:r>
        <w:r w:rsidR="004E454F" w:rsidRPr="004E454F">
          <w:rPr>
            <w:rFonts w:ascii="Times New Roman" w:eastAsia="Times New Roman" w:hAnsi="Times New Roman" w:cs="David"/>
            <w:b/>
            <w:bCs/>
            <w:sz w:val="24"/>
            <w:szCs w:val="24"/>
            <w:rtl/>
            <w:lang w:eastAsia="he-IL"/>
          </w:rPr>
          <w:t xml:space="preserve">.נ.נ.מ) </w:t>
        </w:r>
        <w:r w:rsidR="004E454F" w:rsidRPr="004E454F">
          <w:rPr>
            <w:rFonts w:ascii="Times New Roman" w:eastAsia="Times New Roman" w:hAnsi="Times New Roman" w:cs="David" w:hint="eastAsia"/>
            <w:b/>
            <w:bCs/>
            <w:sz w:val="24"/>
            <w:szCs w:val="24"/>
            <w:rtl/>
            <w:lang w:eastAsia="he-IL"/>
          </w:rPr>
          <w:t>שותפות</w:t>
        </w:r>
        <w:r w:rsidR="004E454F" w:rsidRPr="004E454F">
          <w:rPr>
            <w:rFonts w:ascii="Times New Roman" w:eastAsia="Times New Roman" w:hAnsi="Times New Roman" w:cs="David"/>
            <w:b/>
            <w:bCs/>
            <w:sz w:val="24"/>
            <w:szCs w:val="24"/>
            <w:rtl/>
            <w:lang w:eastAsia="he-IL"/>
          </w:rPr>
          <w:t xml:space="preserve"> </w:t>
        </w:r>
        <w:r w:rsidR="004E454F" w:rsidRPr="004E454F">
          <w:rPr>
            <w:rFonts w:ascii="Times New Roman" w:eastAsia="Times New Roman" w:hAnsi="Times New Roman" w:cs="David" w:hint="eastAsia"/>
            <w:b/>
            <w:bCs/>
            <w:sz w:val="24"/>
            <w:szCs w:val="24"/>
            <w:rtl/>
            <w:lang w:eastAsia="he-IL"/>
          </w:rPr>
          <w:t>מוגבלת</w:t>
        </w:r>
        <w:r w:rsidR="004E454F">
          <w:rPr>
            <w:rFonts w:ascii="Times New Roman" w:eastAsia="Times New Roman" w:hAnsi="Times New Roman" w:cs="David"/>
            <w:b/>
            <w:bCs/>
            <w:sz w:val="24"/>
            <w:szCs w:val="24"/>
            <w:rtl/>
            <w:lang w:eastAsia="he-IL"/>
          </w:rPr>
          <w:tab/>
        </w:r>
        <w:r w:rsidR="004E454F">
          <w:rPr>
            <w:rFonts w:ascii="Times New Roman" w:eastAsia="Times New Roman" w:hAnsi="Times New Roman" w:cs="David"/>
            <w:b/>
            <w:bCs/>
            <w:sz w:val="24"/>
            <w:szCs w:val="24"/>
            <w:rtl/>
            <w:lang w:eastAsia="he-IL"/>
          </w:rPr>
          <w:tab/>
        </w:r>
      </w:ins>
      <w:ins w:id="582" w:author="Avi Cohen" w:date="2020-09-03T13:38:00Z">
        <w:r>
          <w:rPr>
            <w:rFonts w:ascii="Times New Roman" w:eastAsia="Times New Roman" w:hAnsi="Times New Roman" w:cs="David" w:hint="cs"/>
            <w:b/>
            <w:bCs/>
            <w:sz w:val="24"/>
            <w:szCs w:val="24"/>
            <w:rtl/>
            <w:lang w:eastAsia="he-IL"/>
          </w:rPr>
          <w:t xml:space="preserve"> </w:t>
        </w:r>
      </w:ins>
      <w:ins w:id="583" w:author="Avi Cohen" w:date="2020-09-03T13:37:00Z">
        <w:r>
          <w:rPr>
            <w:rFonts w:ascii="Times New Roman" w:eastAsia="Times New Roman" w:hAnsi="Times New Roman" w:cs="David" w:hint="cs"/>
            <w:b/>
            <w:bCs/>
            <w:sz w:val="24"/>
            <w:szCs w:val="24"/>
            <w:rtl/>
            <w:lang w:eastAsia="he-IL"/>
          </w:rPr>
          <w:t>-50%</w:t>
        </w:r>
      </w:ins>
    </w:p>
    <w:p w14:paraId="38678879" w14:textId="77777777" w:rsidR="004E454F" w:rsidRDefault="004E454F">
      <w:pPr>
        <w:widowControl w:val="0"/>
        <w:spacing w:before="0" w:beforeAutospacing="0" w:after="0" w:afterAutospacing="0" w:line="240" w:lineRule="auto"/>
        <w:ind w:left="-30"/>
        <w:outlineLvl w:val="2"/>
        <w:rPr>
          <w:ins w:id="584" w:author="Avi Cohen" w:date="2020-09-03T13:37:00Z"/>
          <w:rFonts w:ascii="Times New Roman" w:eastAsia="Times New Roman" w:hAnsi="Times New Roman" w:cs="David"/>
          <w:b/>
          <w:bCs/>
          <w:sz w:val="24"/>
          <w:szCs w:val="24"/>
          <w:rtl/>
          <w:lang w:eastAsia="he-IL"/>
        </w:rPr>
        <w:pPrChange w:id="585" w:author="Avi Cohen" w:date="2020-09-03T13:36:00Z">
          <w:pPr>
            <w:widowControl w:val="0"/>
            <w:spacing w:before="0" w:beforeAutospacing="0" w:after="0" w:afterAutospacing="0" w:line="240" w:lineRule="auto"/>
            <w:ind w:left="-30"/>
            <w:outlineLvl w:val="2"/>
          </w:pPr>
        </w:pPrChange>
      </w:pPr>
    </w:p>
    <w:p w14:paraId="1A467EBC" w14:textId="6A36860A" w:rsidR="002D3E36" w:rsidRDefault="002D3E36">
      <w:pPr>
        <w:widowControl w:val="0"/>
        <w:spacing w:before="0" w:beforeAutospacing="0" w:after="0" w:afterAutospacing="0" w:line="240" w:lineRule="auto"/>
        <w:ind w:left="-30"/>
        <w:outlineLvl w:val="2"/>
        <w:rPr>
          <w:ins w:id="586" w:author="Avi Cohen" w:date="2020-08-09T13:58:00Z"/>
          <w:rFonts w:ascii="Times New Roman" w:eastAsia="Times New Roman" w:hAnsi="Times New Roman" w:cs="David"/>
          <w:b/>
          <w:bCs/>
          <w:sz w:val="24"/>
          <w:szCs w:val="24"/>
          <w:rtl/>
          <w:lang w:eastAsia="he-IL"/>
        </w:rPr>
        <w:pPrChange w:id="587" w:author="Avi Cohen" w:date="2020-09-03T13:38:00Z">
          <w:pPr>
            <w:widowControl w:val="0"/>
            <w:spacing w:before="0" w:beforeAutospacing="0" w:after="0" w:afterAutospacing="0" w:line="240" w:lineRule="auto"/>
            <w:ind w:left="-30"/>
            <w:outlineLvl w:val="2"/>
          </w:pPr>
        </w:pPrChange>
      </w:pPr>
      <w:ins w:id="588" w:author="Avi Cohen" w:date="2020-09-03T13:37:00Z">
        <w:r>
          <w:rPr>
            <w:rFonts w:ascii="Times New Roman" w:eastAsia="Times New Roman" w:hAnsi="Times New Roman" w:cs="David" w:hint="cs"/>
            <w:b/>
            <w:bCs/>
            <w:sz w:val="24"/>
            <w:szCs w:val="24"/>
            <w:rtl/>
            <w:lang w:eastAsia="he-IL"/>
          </w:rPr>
          <w:t xml:space="preserve">שיכון ובינוי נדל"ן בע"מ יחד עם אפריקה ישראל מגורים בע"מ </w:t>
        </w:r>
      </w:ins>
      <w:ins w:id="589" w:author="Avi Cohen" w:date="2020-09-03T13:38:00Z">
        <w:r>
          <w:rPr>
            <w:rFonts w:ascii="Times New Roman" w:eastAsia="Times New Roman" w:hAnsi="Times New Roman" w:cs="David"/>
            <w:b/>
            <w:bCs/>
            <w:sz w:val="24"/>
            <w:szCs w:val="24"/>
            <w:rtl/>
            <w:lang w:eastAsia="he-IL"/>
          </w:rPr>
          <w:tab/>
        </w:r>
      </w:ins>
      <w:ins w:id="590" w:author="Avi Cohen" w:date="2020-09-03T13:37:00Z">
        <w:r>
          <w:rPr>
            <w:rFonts w:ascii="Times New Roman" w:eastAsia="Times New Roman" w:hAnsi="Times New Roman" w:cs="David" w:hint="cs"/>
            <w:b/>
            <w:bCs/>
            <w:sz w:val="24"/>
            <w:szCs w:val="24"/>
            <w:rtl/>
            <w:lang w:eastAsia="he-IL"/>
          </w:rPr>
          <w:t xml:space="preserve"> -50% </w:t>
        </w:r>
      </w:ins>
    </w:p>
    <w:p w14:paraId="5F0AED6F" w14:textId="4B920699" w:rsidR="00C82868" w:rsidRDefault="00C82868" w:rsidP="00B27B4C">
      <w:pPr>
        <w:widowControl w:val="0"/>
        <w:spacing w:before="0" w:beforeAutospacing="0" w:after="0" w:afterAutospacing="0" w:line="240" w:lineRule="auto"/>
        <w:ind w:left="-30"/>
        <w:outlineLvl w:val="2"/>
        <w:rPr>
          <w:ins w:id="591" w:author="Avi Cohen" w:date="2020-08-09T13:58:00Z"/>
          <w:rFonts w:ascii="Times New Roman" w:eastAsia="Times New Roman" w:hAnsi="Times New Roman" w:cs="David"/>
          <w:b/>
          <w:bCs/>
          <w:sz w:val="24"/>
          <w:szCs w:val="24"/>
          <w:rtl/>
          <w:lang w:eastAsia="he-IL"/>
        </w:rPr>
      </w:pPr>
    </w:p>
    <w:p w14:paraId="77C13EC5" w14:textId="77777777" w:rsidR="00C82868" w:rsidRPr="00E43F01" w:rsidRDefault="00C82868">
      <w:pPr>
        <w:widowControl w:val="0"/>
        <w:spacing w:before="0" w:beforeAutospacing="0" w:after="0" w:afterAutospacing="0" w:line="240" w:lineRule="auto"/>
        <w:outlineLvl w:val="2"/>
        <w:rPr>
          <w:rFonts w:ascii="Times New Roman" w:eastAsia="Times New Roman" w:hAnsi="Times New Roman" w:cs="David"/>
          <w:b/>
          <w:bCs/>
          <w:sz w:val="24"/>
          <w:szCs w:val="24"/>
          <w:rtl/>
          <w:lang w:eastAsia="he-IL"/>
          <w:rPrChange w:id="592" w:author="Avi Cohen" w:date="2020-07-12T16:26:00Z">
            <w:rPr>
              <w:rFonts w:ascii="Times New Roman" w:eastAsia="Times New Roman" w:hAnsi="Times New Roman" w:cs="David"/>
              <w:sz w:val="24"/>
              <w:szCs w:val="24"/>
              <w:rtl/>
              <w:lang w:eastAsia="he-IL"/>
            </w:rPr>
          </w:rPrChange>
        </w:rPr>
        <w:pPrChange w:id="593" w:author="Avi Cohen" w:date="2020-08-09T13:58:00Z">
          <w:pPr>
            <w:widowControl w:val="0"/>
            <w:spacing w:before="0" w:beforeAutospacing="0" w:after="0" w:afterAutospacing="0" w:line="240" w:lineRule="auto"/>
            <w:ind w:left="-30"/>
            <w:outlineLvl w:val="2"/>
          </w:pPr>
        </w:pPrChange>
      </w:pP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15891FAC" w14:textId="77777777" w:rsidTr="00F319D3">
        <w:tc>
          <w:tcPr>
            <w:tcW w:w="3366" w:type="dxa"/>
          </w:tcPr>
          <w:p w14:paraId="6BA8C7B8" w14:textId="43E641BD" w:rsidR="00F319D3" w:rsidDel="00E43F01" w:rsidRDefault="00B37B6C" w:rsidP="00B27B4C">
            <w:pPr>
              <w:widowControl w:val="0"/>
              <w:spacing w:before="0" w:beforeAutospacing="0" w:after="0" w:afterAutospacing="0" w:line="240" w:lineRule="auto"/>
              <w:outlineLvl w:val="2"/>
              <w:rPr>
                <w:del w:id="594" w:author="Avi Cohen" w:date="2020-07-12T16:25:00Z"/>
                <w:rFonts w:ascii="Times New Roman" w:eastAsia="Times New Roman" w:hAnsi="Times New Roman" w:cs="David"/>
                <w:sz w:val="24"/>
                <w:szCs w:val="24"/>
                <w:rtl/>
                <w:lang w:eastAsia="he-IL"/>
              </w:rPr>
            </w:pPr>
            <w:customXmlDelRangeStart w:id="595" w:author="Avi Cohen" w:date="2020-07-12T16:25:00Z"/>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customXmlDelRangeEnd w:id="595"/>
                <w:customXmlDelRangeStart w:id="596" w:author="Avi Cohen" w:date="2020-07-12T16:25:00Z"/>
              </w:sdtContent>
            </w:sdt>
            <w:customXmlDelRangeEnd w:id="596"/>
          </w:p>
          <w:p w14:paraId="4502BC07" w14:textId="301F3F6A"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del w:id="597" w:author="Avi Cohen" w:date="2020-07-12T16:25:00Z">
              <w:r w:rsidDel="00E43F01">
                <w:rPr>
                  <w:rFonts w:ascii="Times New Roman" w:eastAsia="Times New Roman" w:hAnsi="Times New Roman" w:cs="David" w:hint="cs"/>
                  <w:sz w:val="24"/>
                  <w:szCs w:val="24"/>
                  <w:rtl/>
                  <w:lang w:eastAsia="he-IL"/>
                </w:rPr>
                <w:delText xml:space="preserve">             </w:delText>
              </w:r>
            </w:del>
          </w:p>
        </w:tc>
        <w:tc>
          <w:tcPr>
            <w:tcW w:w="2163" w:type="dxa"/>
          </w:tcPr>
          <w:p w14:paraId="14F43ED3" w14:textId="77777777" w:rsidR="00F319D3" w:rsidRDefault="00F319D3" w:rsidP="00F319D3">
            <w:pPr>
              <w:widowControl w:val="0"/>
              <w:spacing w:before="0" w:beforeAutospacing="0" w:after="0" w:afterAutospacing="0" w:line="240" w:lineRule="auto"/>
              <w:ind w:left="720"/>
              <w:outlineLvl w:val="2"/>
            </w:pPr>
          </w:p>
          <w:p w14:paraId="791AD5CD"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890C940"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58565D4"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19A05E1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8467DBC"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035265E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1CD34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6BE2C5C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CB4D56" w14:textId="3A072E4F" w:rsidR="00B27B4C" w:rsidRPr="00B27B4C" w:rsidDel="00AE605F" w:rsidRDefault="00986355" w:rsidP="00986355">
      <w:pPr>
        <w:widowControl w:val="0"/>
        <w:numPr>
          <w:ilvl w:val="0"/>
          <w:numId w:val="19"/>
        </w:numPr>
        <w:spacing w:before="0" w:beforeAutospacing="0" w:after="0" w:afterAutospacing="0" w:line="240" w:lineRule="auto"/>
        <w:jc w:val="both"/>
        <w:rPr>
          <w:del w:id="598" w:author="Avi Cohen" w:date="2020-08-06T15:35:00Z"/>
          <w:rFonts w:ascii="Times New Roman" w:eastAsia="Times New Roman" w:hAnsi="Times New Roman" w:cs="David"/>
          <w:sz w:val="24"/>
          <w:szCs w:val="24"/>
          <w:lang w:eastAsia="he-IL"/>
        </w:rPr>
        <w:pPrChange w:id="599" w:author="Avi Cohen" w:date="2020-11-22T15:22:00Z">
          <w:pPr>
            <w:widowControl w:val="0"/>
            <w:numPr>
              <w:ilvl w:val="1"/>
              <w:numId w:val="19"/>
            </w:numPr>
            <w:spacing w:before="0" w:beforeAutospacing="0" w:after="0" w:afterAutospacing="0" w:line="240" w:lineRule="auto"/>
            <w:ind w:left="1440" w:hanging="720"/>
            <w:jc w:val="both"/>
          </w:pPr>
        </w:pPrChange>
      </w:pPr>
      <w:ins w:id="600" w:author="Avi Cohen" w:date="2020-11-22T15:21:00Z">
        <w:r>
          <w:rPr>
            <w:rFonts w:ascii="Times New Roman" w:eastAsia="Times New Roman" w:hAnsi="Times New Roman" w:cs="David" w:hint="cs"/>
            <w:sz w:val="24"/>
            <w:szCs w:val="24"/>
            <w:rtl/>
            <w:lang w:eastAsia="he-IL"/>
          </w:rPr>
          <w:t xml:space="preserve">1.1 </w:t>
        </w:r>
      </w:ins>
      <w:ins w:id="601" w:author="Avi Cohen" w:date="2020-11-22T15:22:00Z">
        <w:r>
          <w:rPr>
            <w:rFonts w:ascii="Times New Roman" w:eastAsia="Times New Roman" w:hAnsi="Times New Roman" w:cs="David" w:hint="cs"/>
            <w:sz w:val="24"/>
            <w:szCs w:val="24"/>
            <w:rtl/>
            <w:lang w:eastAsia="he-IL"/>
          </w:rPr>
          <w:t xml:space="preserve">    </w:t>
        </w:r>
      </w:ins>
      <w:r w:rsidR="00B27B4C" w:rsidRPr="00AE605F">
        <w:rPr>
          <w:rFonts w:ascii="Times New Roman" w:eastAsia="Times New Roman" w:hAnsi="Times New Roman" w:cs="David" w:hint="eastAsia"/>
          <w:sz w:val="24"/>
          <w:szCs w:val="24"/>
          <w:rtl/>
          <w:lang w:eastAsia="he-IL"/>
        </w:rPr>
        <w:t>שרותי</w:t>
      </w:r>
      <w:r w:rsidR="00B27B4C" w:rsidRPr="00AE605F">
        <w:rPr>
          <w:rFonts w:ascii="Times New Roman" w:eastAsia="Times New Roman" w:hAnsi="Times New Roman" w:cs="David"/>
          <w:sz w:val="24"/>
          <w:szCs w:val="24"/>
          <w:rtl/>
          <w:lang w:eastAsia="he-IL"/>
        </w:rPr>
        <w:t xml:space="preserve">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w:t>
      </w:r>
      <w:ins w:id="602" w:author="Avi Cohen" w:date="2020-08-12T12:45:00Z">
        <w:r w:rsidR="009B66D2">
          <w:rPr>
            <w:rFonts w:ascii="Times New Roman" w:eastAsia="Times New Roman" w:hAnsi="Times New Roman" w:cs="David" w:hint="cs"/>
            <w:sz w:val="24"/>
            <w:szCs w:val="24"/>
            <w:rtl/>
            <w:lang w:eastAsia="he-IL"/>
          </w:rPr>
          <w:t>הפרטיים ו/או ה</w:t>
        </w:r>
      </w:ins>
      <w:r w:rsidR="00B27B4C" w:rsidRPr="00AE605F">
        <w:rPr>
          <w:rFonts w:ascii="Times New Roman" w:eastAsia="Times New Roman" w:hAnsi="Times New Roman" w:cs="David"/>
          <w:sz w:val="24"/>
          <w:szCs w:val="24"/>
          <w:rtl/>
          <w:lang w:eastAsia="he-IL"/>
        </w:rPr>
        <w:t xml:space="preserve">ציבוריים, תכנון </w:t>
      </w:r>
      <w:ins w:id="603" w:author="Avi Cohen" w:date="2020-08-06T15:34:00Z">
        <w:r w:rsidR="00AE605F" w:rsidRPr="00AE605F">
          <w:rPr>
            <w:rFonts w:ascii="Times New Roman" w:eastAsia="Times New Roman" w:hAnsi="Times New Roman" w:cs="David" w:hint="eastAsia"/>
            <w:sz w:val="24"/>
            <w:szCs w:val="24"/>
            <w:rtl/>
            <w:lang w:eastAsia="he-IL"/>
          </w:rPr>
          <w:t>והוצאת</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היתרים</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ל</w:t>
        </w:r>
      </w:ins>
      <w:r w:rsidR="00B27B4C" w:rsidRPr="00AE605F">
        <w:rPr>
          <w:rFonts w:ascii="Times New Roman" w:eastAsia="Times New Roman" w:hAnsi="Times New Roman" w:cs="David" w:hint="eastAsia"/>
          <w:sz w:val="24"/>
          <w:szCs w:val="24"/>
          <w:rtl/>
          <w:lang w:eastAsia="he-IL"/>
        </w:rPr>
        <w:t>מבנ</w:t>
      </w:r>
      <w:ins w:id="604" w:author="Avi Cohen" w:date="2020-08-06T15:34:00Z">
        <w:r w:rsidR="00AE605F" w:rsidRPr="00AE605F">
          <w:rPr>
            <w:rFonts w:ascii="Times New Roman" w:eastAsia="Times New Roman" w:hAnsi="Times New Roman" w:cs="David" w:hint="eastAsia"/>
            <w:sz w:val="24"/>
            <w:szCs w:val="24"/>
            <w:rtl/>
            <w:lang w:eastAsia="he-IL"/>
          </w:rPr>
          <w:t>י</w:t>
        </w:r>
      </w:ins>
      <w:del w:id="605" w:author="Avi Cohen" w:date="2020-08-06T15:34:00Z">
        <w:r w:rsidR="00B27B4C" w:rsidRPr="00AE605F" w:rsidDel="00AE605F">
          <w:rPr>
            <w:rFonts w:ascii="Times New Roman" w:eastAsia="Times New Roman" w:hAnsi="Times New Roman" w:cs="David" w:hint="eastAsia"/>
            <w:sz w:val="24"/>
            <w:szCs w:val="24"/>
            <w:rtl/>
            <w:lang w:eastAsia="he-IL"/>
          </w:rPr>
          <w:delText>ה</w:delText>
        </w:r>
      </w:del>
      <w:r w:rsidR="00B27B4C" w:rsidRPr="00AE605F">
        <w:rPr>
          <w:rFonts w:ascii="Times New Roman" w:eastAsia="Times New Roman" w:hAnsi="Times New Roman" w:cs="David"/>
          <w:sz w:val="24"/>
          <w:szCs w:val="24"/>
          <w:rtl/>
          <w:lang w:eastAsia="he-IL"/>
        </w:rPr>
        <w:t xml:space="preserve"> מכירות ו/או דירה לדוגמא בסמוך למבנה המכירות, לרבות עריכה וטיפול באישור תכנית מתאר מקומית ו/או תכנית מפורטת, בסמכות ועדה מקומית.</w:t>
      </w:r>
      <w:ins w:id="606" w:author="Avi Cohen" w:date="2020-08-06T15:33:00Z">
        <w:r w:rsidR="00AE605F" w:rsidRPr="00AE605F">
          <w:rPr>
            <w:rFonts w:ascii="Times New Roman" w:eastAsia="Times New Roman" w:hAnsi="Times New Roman" w:cs="David"/>
            <w:sz w:val="24"/>
            <w:szCs w:val="24"/>
            <w:rtl/>
            <w:lang w:eastAsia="he-IL"/>
          </w:rPr>
          <w:t xml:space="preserve"> </w:t>
        </w:r>
      </w:ins>
      <w:ins w:id="607" w:author="Avi Cohen" w:date="2020-08-06T15:35:00Z">
        <w:r w:rsidR="00AE605F" w:rsidRPr="00AE605F">
          <w:rPr>
            <w:rFonts w:ascii="Times New Roman" w:eastAsia="Times New Roman" w:hAnsi="Times New Roman" w:cs="David" w:hint="eastAsia"/>
            <w:sz w:val="24"/>
            <w:szCs w:val="24"/>
            <w:rtl/>
            <w:lang w:eastAsia="he-IL"/>
          </w:rPr>
          <w:t>כ</w:t>
        </w:r>
        <w:r w:rsidR="00AE605F" w:rsidRPr="00AE605F">
          <w:rPr>
            <w:rFonts w:ascii="Times New Roman" w:eastAsia="Times New Roman" w:hAnsi="Times New Roman" w:cs="David"/>
            <w:sz w:val="24"/>
            <w:szCs w:val="24"/>
            <w:rtl/>
            <w:lang w:eastAsia="he-IL"/>
          </w:rPr>
          <w:t xml:space="preserve">"כ </w:t>
        </w:r>
        <w:r w:rsidR="00AE605F" w:rsidRPr="00AE605F">
          <w:rPr>
            <w:rFonts w:ascii="Times New Roman" w:eastAsia="Times New Roman" w:hAnsi="Times New Roman" w:cs="David" w:hint="eastAsia"/>
            <w:sz w:val="24"/>
            <w:szCs w:val="24"/>
            <w:rtl/>
            <w:lang w:eastAsia="he-IL"/>
          </w:rPr>
          <w:t>הוצאת</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היתרים</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לשילוט</w:t>
        </w:r>
        <w:r w:rsidR="00AE605F" w:rsidRPr="00AE605F">
          <w:rPr>
            <w:rFonts w:ascii="Times New Roman" w:eastAsia="Times New Roman" w:hAnsi="Times New Roman" w:cs="David"/>
            <w:sz w:val="24"/>
            <w:szCs w:val="24"/>
            <w:rtl/>
            <w:lang w:eastAsia="he-IL"/>
          </w:rPr>
          <w:t xml:space="preserve"> .</w:t>
        </w:r>
      </w:ins>
    </w:p>
    <w:p w14:paraId="1362C153" w14:textId="77777777" w:rsidR="00B27B4C" w:rsidRPr="00AE605F" w:rsidRDefault="00B27B4C" w:rsidP="00986355">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E9F41FA"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4EB2EFD5"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41A79A51"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55D7EA65"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5747FDC8"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FDFBA5E"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4FDAAC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28C524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6C3E49E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CA645BD"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01CE324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6AFC92"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9684AC7"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410987B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5A74B26" w14:textId="23B32F78"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ins w:id="608" w:author="Avi Cohen" w:date="2020-07-12T16:26:00Z">
        <w:r w:rsidR="005F4993">
          <w:rPr>
            <w:rFonts w:ascii="Times New Roman" w:eastAsia="Times New Roman" w:hAnsi="Times New Roman" w:cs="David" w:hint="cs"/>
            <w:sz w:val="24"/>
            <w:szCs w:val="24"/>
            <w:rtl/>
            <w:lang w:eastAsia="he-IL"/>
          </w:rPr>
          <w:t xml:space="preserve"> מבוטל בחוזה זה המיועד ל</w:t>
        </w:r>
      </w:ins>
      <w:ins w:id="609" w:author="Avi Cohen" w:date="2020-07-12T16:28:00Z">
        <w:r w:rsidR="005F4993">
          <w:rPr>
            <w:rFonts w:ascii="Times New Roman" w:eastAsia="Times New Roman" w:hAnsi="Times New Roman" w:cs="David" w:hint="cs"/>
            <w:sz w:val="24"/>
            <w:szCs w:val="24"/>
            <w:rtl/>
            <w:lang w:eastAsia="he-IL"/>
          </w:rPr>
          <w:t>עבודות התכנון בתוך ה</w:t>
        </w:r>
      </w:ins>
      <w:ins w:id="610" w:author="Avi Cohen" w:date="2020-07-12T16:26:00Z">
        <w:r w:rsidR="005F4993">
          <w:rPr>
            <w:rFonts w:ascii="Times New Roman" w:eastAsia="Times New Roman" w:hAnsi="Times New Roman" w:cs="David" w:hint="cs"/>
            <w:sz w:val="24"/>
            <w:szCs w:val="24"/>
            <w:rtl/>
            <w:lang w:eastAsia="he-IL"/>
          </w:rPr>
          <w:t xml:space="preserve">מגרשים </w:t>
        </w:r>
      </w:ins>
      <w:ins w:id="611" w:author="Avi Cohen" w:date="2020-07-12T16:27:00Z">
        <w:r w:rsidR="005F4993">
          <w:rPr>
            <w:rFonts w:ascii="Times New Roman" w:eastAsia="Times New Roman" w:hAnsi="Times New Roman" w:cs="David" w:hint="cs"/>
            <w:sz w:val="24"/>
            <w:szCs w:val="24"/>
            <w:rtl/>
            <w:lang w:eastAsia="he-IL"/>
          </w:rPr>
          <w:t xml:space="preserve">( ראה חוזה נפרד בין המזמין למתכנן ) </w:t>
        </w:r>
      </w:ins>
    </w:p>
    <w:p w14:paraId="1DFAACF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CAA0D4" w14:textId="74A140E5" w:rsidR="00B27B4C" w:rsidRPr="00B27B4C" w:rsidDel="005F4993" w:rsidRDefault="00B27B4C" w:rsidP="00B37B6C">
      <w:pPr>
        <w:widowControl w:val="0"/>
        <w:spacing w:before="0" w:beforeAutospacing="0" w:after="0" w:afterAutospacing="0" w:line="240" w:lineRule="auto"/>
        <w:ind w:left="2352" w:hanging="850"/>
        <w:jc w:val="both"/>
        <w:rPr>
          <w:del w:id="612" w:author="Avi Cohen" w:date="2020-07-12T16:28: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r>
      <w:ins w:id="613" w:author="Avi Cohen" w:date="2020-07-12T16:28:00Z">
        <w:r w:rsidR="005F4993">
          <w:rPr>
            <w:rFonts w:ascii="Times New Roman" w:eastAsia="Times New Roman" w:hAnsi="Times New Roman" w:cs="David" w:hint="cs"/>
            <w:sz w:val="24"/>
            <w:szCs w:val="24"/>
            <w:rtl/>
            <w:lang w:eastAsia="he-IL"/>
          </w:rPr>
          <w:t xml:space="preserve">מבוטל </w:t>
        </w:r>
      </w:ins>
      <w:del w:id="614" w:author="Avi Cohen" w:date="2020-07-12T16:28:00Z">
        <w:r w:rsidRPr="00B27B4C" w:rsidDel="005F4993">
          <w:rPr>
            <w:rFonts w:ascii="Times New Roman" w:eastAsia="Times New Roman" w:hAnsi="Times New Roman" w:cs="David" w:hint="cs"/>
            <w:sz w:val="24"/>
            <w:szCs w:val="24"/>
            <w:rtl/>
            <w:lang w:eastAsia="he-IL"/>
          </w:rPr>
          <w:delText>בירור הפרוגרמה עם המזמין, ביקורים באתר, חקירות מוקדמות, התייעצויות ותאום עם המתכננים ועם היועצים האחרים.</w:delText>
        </w:r>
      </w:del>
    </w:p>
    <w:p w14:paraId="5C88ACB8" w14:textId="3616711D" w:rsidR="00B27B4C" w:rsidRPr="00B27B4C" w:rsidDel="005F4993" w:rsidRDefault="00B27B4C" w:rsidP="006C74EA">
      <w:pPr>
        <w:widowControl w:val="0"/>
        <w:spacing w:before="0" w:beforeAutospacing="0" w:after="0" w:afterAutospacing="0" w:line="240" w:lineRule="auto"/>
        <w:ind w:left="2352" w:hanging="850"/>
        <w:jc w:val="both"/>
        <w:rPr>
          <w:del w:id="615" w:author="Avi Cohen" w:date="2020-07-12T16:28:00Z"/>
          <w:rFonts w:ascii="Times New Roman" w:eastAsia="Times New Roman" w:hAnsi="Times New Roman" w:cs="David"/>
          <w:sz w:val="24"/>
          <w:szCs w:val="24"/>
          <w:rtl/>
          <w:lang w:eastAsia="he-IL"/>
        </w:rPr>
      </w:pPr>
    </w:p>
    <w:p w14:paraId="02570888" w14:textId="50BF4BE2" w:rsidR="00B27B4C" w:rsidRPr="00B27B4C" w:rsidDel="005F4993" w:rsidRDefault="00B27B4C" w:rsidP="00986355">
      <w:pPr>
        <w:widowControl w:val="0"/>
        <w:spacing w:before="0" w:beforeAutospacing="0" w:after="0" w:afterAutospacing="0" w:line="240" w:lineRule="auto"/>
        <w:ind w:left="2352" w:hanging="850"/>
        <w:jc w:val="both"/>
        <w:rPr>
          <w:del w:id="616" w:author="Avi Cohen" w:date="2020-07-12T16:28:00Z"/>
          <w:rFonts w:ascii="Times New Roman" w:eastAsia="Times New Roman" w:hAnsi="Times New Roman" w:cs="David"/>
          <w:sz w:val="24"/>
          <w:szCs w:val="24"/>
          <w:rtl/>
          <w:lang w:eastAsia="he-IL"/>
        </w:rPr>
      </w:pPr>
      <w:del w:id="617" w:author="Avi Cohen" w:date="2020-07-12T16:28:00Z">
        <w:r w:rsidRPr="00B27B4C" w:rsidDel="005F4993">
          <w:rPr>
            <w:rFonts w:ascii="Times New Roman" w:eastAsia="Times New Roman" w:hAnsi="Times New Roman" w:cs="David" w:hint="cs"/>
            <w:sz w:val="24"/>
            <w:szCs w:val="24"/>
            <w:rtl/>
            <w:lang w:eastAsia="he-IL"/>
          </w:rPr>
          <w:delText>ב.</w:delText>
        </w:r>
        <w:r w:rsidRPr="00B27B4C" w:rsidDel="005F4993">
          <w:rPr>
            <w:rFonts w:ascii="Times New Roman" w:eastAsia="Times New Roman" w:hAnsi="Times New Roman" w:cs="David" w:hint="cs"/>
            <w:sz w:val="24"/>
            <w:szCs w:val="24"/>
            <w:rtl/>
            <w:lang w:eastAsia="he-IL"/>
          </w:rPr>
          <w:tab/>
          <w:delTex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delText>
        </w:r>
      </w:del>
    </w:p>
    <w:p w14:paraId="5FEEFC48" w14:textId="55CF0D0B" w:rsidR="00B27B4C" w:rsidRPr="00B27B4C" w:rsidDel="005F4993" w:rsidRDefault="00B27B4C">
      <w:pPr>
        <w:widowControl w:val="0"/>
        <w:spacing w:before="0" w:beforeAutospacing="0" w:after="0" w:afterAutospacing="0" w:line="240" w:lineRule="auto"/>
        <w:ind w:left="2352" w:hanging="850"/>
        <w:jc w:val="both"/>
        <w:rPr>
          <w:del w:id="618" w:author="Avi Cohen" w:date="2020-07-12T16:28:00Z"/>
          <w:rFonts w:ascii="Times New Roman" w:eastAsia="Times New Roman" w:hAnsi="Times New Roman" w:cs="David"/>
          <w:sz w:val="24"/>
          <w:szCs w:val="24"/>
          <w:rtl/>
          <w:lang w:eastAsia="he-IL"/>
        </w:rPr>
        <w:pPrChange w:id="619" w:author="Avi Cohen" w:date="2020-07-12T16:28:00Z">
          <w:pPr>
            <w:widowControl w:val="0"/>
            <w:spacing w:before="0" w:beforeAutospacing="0" w:after="0" w:afterAutospacing="0" w:line="240" w:lineRule="auto"/>
            <w:ind w:left="2352" w:hanging="850"/>
            <w:jc w:val="both"/>
          </w:pPr>
        </w:pPrChange>
      </w:pPr>
    </w:p>
    <w:p w14:paraId="6E513CCF" w14:textId="55B7C220" w:rsidR="00B27B4C" w:rsidRPr="00B27B4C" w:rsidDel="005F4993" w:rsidRDefault="00B27B4C">
      <w:pPr>
        <w:widowControl w:val="0"/>
        <w:spacing w:before="0" w:beforeAutospacing="0" w:after="0" w:afterAutospacing="0" w:line="240" w:lineRule="auto"/>
        <w:ind w:left="2352" w:hanging="850"/>
        <w:jc w:val="both"/>
        <w:rPr>
          <w:del w:id="620" w:author="Avi Cohen" w:date="2020-07-12T16:28:00Z"/>
          <w:rFonts w:ascii="Times New Roman" w:eastAsia="Times New Roman" w:hAnsi="Times New Roman" w:cs="David"/>
          <w:sz w:val="24"/>
          <w:szCs w:val="24"/>
          <w:rtl/>
          <w:lang w:eastAsia="he-IL"/>
        </w:rPr>
        <w:pPrChange w:id="621"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22" w:author="Avi Cohen" w:date="2020-07-12T16:28:00Z">
        <w:r w:rsidRPr="00B27B4C" w:rsidDel="005F4993">
          <w:rPr>
            <w:rFonts w:ascii="Times New Roman" w:eastAsia="Times New Roman" w:hAnsi="Times New Roman" w:cs="David" w:hint="cs"/>
            <w:sz w:val="24"/>
            <w:szCs w:val="24"/>
            <w:rtl/>
            <w:lang w:eastAsia="he-IL"/>
          </w:rPr>
          <w:delText>ג.</w:delText>
        </w:r>
        <w:r w:rsidRPr="00B27B4C" w:rsidDel="005F4993">
          <w:rPr>
            <w:rFonts w:ascii="Times New Roman" w:eastAsia="Times New Roman" w:hAnsi="Times New Roman" w:cs="David" w:hint="cs"/>
            <w:sz w:val="24"/>
            <w:szCs w:val="24"/>
            <w:rtl/>
            <w:lang w:eastAsia="he-IL"/>
          </w:rPr>
          <w:tab/>
          <w:delText>הגדרה ראשונית של מטרות, בעיות, אילוצים ויעדים לתכנון, לאישור המזמין. קבלה מהמזמין/ממודד האתר מפת רקע מדידה מצבית מעודכנת ברמת פרוט המאפשרת הכנת תכנית.</w:delText>
        </w:r>
      </w:del>
    </w:p>
    <w:p w14:paraId="3D96BC33" w14:textId="059F254E" w:rsidR="00B27B4C" w:rsidRPr="00B27B4C" w:rsidDel="005F4993" w:rsidRDefault="00B27B4C">
      <w:pPr>
        <w:widowControl w:val="0"/>
        <w:spacing w:before="0" w:beforeAutospacing="0" w:after="0" w:afterAutospacing="0" w:line="240" w:lineRule="auto"/>
        <w:ind w:left="2352" w:hanging="850"/>
        <w:jc w:val="both"/>
        <w:rPr>
          <w:del w:id="623" w:author="Avi Cohen" w:date="2020-07-12T16:28:00Z"/>
          <w:rFonts w:ascii="Times New Roman" w:eastAsia="Times New Roman" w:hAnsi="Times New Roman" w:cs="David"/>
          <w:sz w:val="24"/>
          <w:szCs w:val="24"/>
          <w:rtl/>
          <w:lang w:eastAsia="he-IL"/>
        </w:rPr>
        <w:pPrChange w:id="624"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5ABEB2B0" w14:textId="4D6F4F01" w:rsidR="00B27B4C" w:rsidRPr="00B27B4C" w:rsidDel="005F4993" w:rsidRDefault="00B27B4C">
      <w:pPr>
        <w:widowControl w:val="0"/>
        <w:spacing w:before="0" w:beforeAutospacing="0" w:after="0" w:afterAutospacing="0" w:line="240" w:lineRule="auto"/>
        <w:ind w:left="2352" w:hanging="850"/>
        <w:jc w:val="both"/>
        <w:rPr>
          <w:del w:id="625" w:author="Avi Cohen" w:date="2020-07-12T16:28:00Z"/>
          <w:rFonts w:ascii="Times New Roman" w:eastAsia="Times New Roman" w:hAnsi="Times New Roman" w:cs="David"/>
          <w:sz w:val="24"/>
          <w:szCs w:val="24"/>
          <w:rtl/>
          <w:lang w:eastAsia="he-IL"/>
        </w:rPr>
        <w:pPrChange w:id="626"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27" w:author="Avi Cohen" w:date="2020-07-12T16:28:00Z">
        <w:r w:rsidRPr="00B27B4C" w:rsidDel="005F4993">
          <w:rPr>
            <w:rFonts w:ascii="Times New Roman" w:eastAsia="Times New Roman" w:hAnsi="Times New Roman" w:cs="David" w:hint="cs"/>
            <w:sz w:val="24"/>
            <w:szCs w:val="24"/>
            <w:rtl/>
            <w:lang w:eastAsia="he-IL"/>
          </w:rPr>
          <w:delText>ד.</w:delText>
        </w:r>
        <w:r w:rsidRPr="00B27B4C" w:rsidDel="005F4993">
          <w:rPr>
            <w:rFonts w:ascii="Times New Roman" w:eastAsia="Times New Roman" w:hAnsi="Times New Roman" w:cs="David" w:hint="cs"/>
            <w:sz w:val="24"/>
            <w:szCs w:val="24"/>
            <w:rtl/>
            <w:lang w:eastAsia="he-IL"/>
          </w:rPr>
          <w:tab/>
          <w:delTex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delText>
        </w:r>
      </w:del>
    </w:p>
    <w:p w14:paraId="60D9F2B0" w14:textId="4236C5A3" w:rsidR="00B27B4C" w:rsidRPr="00B27B4C" w:rsidDel="005F4993" w:rsidRDefault="00B27B4C">
      <w:pPr>
        <w:widowControl w:val="0"/>
        <w:spacing w:before="0" w:beforeAutospacing="0" w:after="0" w:afterAutospacing="0" w:line="240" w:lineRule="auto"/>
        <w:ind w:left="2352" w:hanging="850"/>
        <w:jc w:val="both"/>
        <w:rPr>
          <w:del w:id="628" w:author="Avi Cohen" w:date="2020-07-12T16:28:00Z"/>
          <w:rFonts w:ascii="Times New Roman" w:eastAsia="Times New Roman" w:hAnsi="Times New Roman" w:cs="David"/>
          <w:sz w:val="24"/>
          <w:szCs w:val="24"/>
          <w:rtl/>
          <w:lang w:eastAsia="he-IL"/>
        </w:rPr>
        <w:pPrChange w:id="629"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2440213B" w14:textId="648A65CE" w:rsidR="00B27B4C" w:rsidRPr="00B27B4C" w:rsidDel="005F4993" w:rsidRDefault="00B27B4C">
      <w:pPr>
        <w:widowControl w:val="0"/>
        <w:spacing w:before="0" w:beforeAutospacing="0" w:after="0" w:afterAutospacing="0" w:line="240" w:lineRule="auto"/>
        <w:ind w:left="2352" w:hanging="850"/>
        <w:jc w:val="both"/>
        <w:rPr>
          <w:del w:id="630" w:author="Avi Cohen" w:date="2020-07-12T16:28:00Z"/>
          <w:rFonts w:ascii="Times New Roman" w:eastAsia="Times New Roman" w:hAnsi="Times New Roman" w:cs="David"/>
          <w:sz w:val="24"/>
          <w:szCs w:val="24"/>
          <w:rtl/>
          <w:lang w:eastAsia="he-IL"/>
        </w:rPr>
        <w:pPrChange w:id="631"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32" w:author="Avi Cohen" w:date="2020-07-12T16:28:00Z">
        <w:r w:rsidRPr="00B27B4C" w:rsidDel="005F4993">
          <w:rPr>
            <w:rFonts w:ascii="Times New Roman" w:eastAsia="Times New Roman" w:hAnsi="Times New Roman" w:cs="David" w:hint="cs"/>
            <w:sz w:val="24"/>
            <w:szCs w:val="24"/>
            <w:rtl/>
            <w:lang w:eastAsia="he-IL"/>
          </w:rPr>
          <w:delText>ה.</w:delText>
        </w:r>
        <w:r w:rsidRPr="00B27B4C" w:rsidDel="005F4993">
          <w:rPr>
            <w:rFonts w:ascii="Times New Roman" w:eastAsia="Times New Roman" w:hAnsi="Times New Roman" w:cs="David" w:hint="cs"/>
            <w:sz w:val="24"/>
            <w:szCs w:val="24"/>
            <w:rtl/>
            <w:lang w:eastAsia="he-IL"/>
          </w:rPr>
          <w:tab/>
          <w:delText>הכנת פרוגרמה לתכנון, הכוללת: מטרות, בעיות, אילוצים, יעדים, נתונים כמותיים ואיכותיים וניתוח שפועים מפורט, בתאום עם המתכננים והיועצים ובאישור המזמין.</w:delText>
        </w:r>
      </w:del>
    </w:p>
    <w:p w14:paraId="4B479F5D" w14:textId="2C706D7F" w:rsidR="00B27B4C" w:rsidRPr="00B27B4C" w:rsidDel="005F4993" w:rsidRDefault="00B27B4C">
      <w:pPr>
        <w:widowControl w:val="0"/>
        <w:spacing w:before="0" w:beforeAutospacing="0" w:after="0" w:afterAutospacing="0" w:line="240" w:lineRule="auto"/>
        <w:ind w:left="2352" w:hanging="850"/>
        <w:jc w:val="both"/>
        <w:rPr>
          <w:del w:id="633" w:author="Avi Cohen" w:date="2020-07-12T16:28:00Z"/>
          <w:rFonts w:ascii="Times New Roman" w:eastAsia="Times New Roman" w:hAnsi="Times New Roman" w:cs="David"/>
          <w:sz w:val="24"/>
          <w:szCs w:val="24"/>
          <w:rtl/>
          <w:lang w:eastAsia="he-IL"/>
        </w:rPr>
        <w:pPrChange w:id="634"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15B97ED7" w14:textId="20AD3205" w:rsidR="00B27B4C" w:rsidRPr="00B27B4C" w:rsidDel="005F4993" w:rsidRDefault="00B27B4C">
      <w:pPr>
        <w:widowControl w:val="0"/>
        <w:spacing w:before="0" w:beforeAutospacing="0" w:after="0" w:afterAutospacing="0" w:line="240" w:lineRule="auto"/>
        <w:ind w:left="2352" w:hanging="850"/>
        <w:jc w:val="both"/>
        <w:rPr>
          <w:del w:id="635" w:author="Avi Cohen" w:date="2020-07-12T16:28:00Z"/>
          <w:rFonts w:ascii="Times New Roman" w:eastAsia="Times New Roman" w:hAnsi="Times New Roman" w:cs="David"/>
          <w:sz w:val="24"/>
          <w:szCs w:val="24"/>
          <w:rtl/>
          <w:lang w:eastAsia="he-IL"/>
        </w:rPr>
        <w:pPrChange w:id="636"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37" w:author="Avi Cohen" w:date="2020-07-12T16:28:00Z">
        <w:r w:rsidRPr="00B27B4C" w:rsidDel="005F4993">
          <w:rPr>
            <w:rFonts w:ascii="Times New Roman" w:eastAsia="Times New Roman" w:hAnsi="Times New Roman" w:cs="David" w:hint="cs"/>
            <w:sz w:val="24"/>
            <w:szCs w:val="24"/>
            <w:rtl/>
            <w:lang w:eastAsia="he-IL"/>
          </w:rPr>
          <w:delText>ו.</w:delText>
        </w:r>
        <w:r w:rsidRPr="00B27B4C" w:rsidDel="005F4993">
          <w:rPr>
            <w:rFonts w:ascii="Times New Roman" w:eastAsia="Times New Roman" w:hAnsi="Times New Roman" w:cs="David" w:hint="cs"/>
            <w:sz w:val="24"/>
            <w:szCs w:val="24"/>
            <w:rtl/>
            <w:lang w:eastAsia="he-IL"/>
          </w:rPr>
          <w:tab/>
          <w:delText>הכנת תכניות מוקדמות במספר חלופות, המתארות את פ</w:delText>
        </w:r>
        <w:r w:rsidR="00E95AE9" w:rsidDel="005F4993">
          <w:rPr>
            <w:rFonts w:ascii="Times New Roman" w:eastAsia="Times New Roman" w:hAnsi="Times New Roman" w:cs="David" w:hint="cs"/>
            <w:sz w:val="24"/>
            <w:szCs w:val="24"/>
            <w:rtl/>
            <w:lang w:eastAsia="he-IL"/>
          </w:rPr>
          <w:delText>ריסת שימושי הקרקע, פריסת צפיפו</w:delText>
        </w:r>
        <w:r w:rsidRPr="00B27B4C" w:rsidDel="005F4993">
          <w:rPr>
            <w:rFonts w:ascii="Times New Roman" w:eastAsia="Times New Roman" w:hAnsi="Times New Roman" w:cs="David" w:hint="cs"/>
            <w:sz w:val="24"/>
            <w:szCs w:val="24"/>
            <w:rtl/>
            <w:lang w:eastAsia="he-IL"/>
          </w:rPr>
          <w:delTex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delText>
        </w:r>
      </w:del>
    </w:p>
    <w:p w14:paraId="0843BF99" w14:textId="15B96266" w:rsidR="00B27B4C" w:rsidRPr="00B27B4C" w:rsidDel="005F4993" w:rsidRDefault="00B27B4C">
      <w:pPr>
        <w:widowControl w:val="0"/>
        <w:spacing w:before="0" w:beforeAutospacing="0" w:after="0" w:afterAutospacing="0" w:line="240" w:lineRule="auto"/>
        <w:ind w:left="2352" w:hanging="850"/>
        <w:jc w:val="both"/>
        <w:rPr>
          <w:del w:id="638" w:author="Avi Cohen" w:date="2020-07-12T16:28:00Z"/>
          <w:rFonts w:ascii="Times New Roman" w:eastAsia="Times New Roman" w:hAnsi="Times New Roman" w:cs="David"/>
          <w:sz w:val="24"/>
          <w:szCs w:val="24"/>
          <w:rtl/>
          <w:lang w:eastAsia="he-IL"/>
        </w:rPr>
        <w:pPrChange w:id="639"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40" w:author="Avi Cohen" w:date="2020-07-12T16:28:00Z">
        <w:r w:rsidRPr="00B27B4C" w:rsidDel="005F4993">
          <w:rPr>
            <w:rFonts w:ascii="Times New Roman" w:eastAsia="Times New Roman" w:hAnsi="Times New Roman" w:cs="David" w:hint="cs"/>
            <w:sz w:val="24"/>
            <w:szCs w:val="24"/>
            <w:rtl/>
            <w:lang w:eastAsia="he-IL"/>
          </w:rPr>
          <w:tab/>
          <w:delText xml:space="preserve">תכניות הבינוי יגדירו את עקרונות העמדת המבנים, עקרונות החניה, הפנית המבנים, גבהים, תכסיות, חתכים עקרוניים ואיורים מוגדלים לקטעים אופייניים. </w:delText>
        </w:r>
      </w:del>
    </w:p>
    <w:p w14:paraId="2A19FA9E" w14:textId="0400951C" w:rsidR="00B27B4C" w:rsidRPr="00B27B4C" w:rsidDel="005F4993" w:rsidRDefault="00B27B4C">
      <w:pPr>
        <w:widowControl w:val="0"/>
        <w:spacing w:before="0" w:beforeAutospacing="0" w:after="0" w:afterAutospacing="0" w:line="240" w:lineRule="auto"/>
        <w:ind w:left="2352" w:hanging="850"/>
        <w:jc w:val="both"/>
        <w:rPr>
          <w:del w:id="641" w:author="Avi Cohen" w:date="2020-07-12T16:28:00Z"/>
          <w:rFonts w:ascii="Times New Roman" w:eastAsia="Times New Roman" w:hAnsi="Times New Roman" w:cs="David"/>
          <w:sz w:val="24"/>
          <w:szCs w:val="24"/>
          <w:rtl/>
          <w:lang w:eastAsia="he-IL"/>
        </w:rPr>
        <w:pPrChange w:id="642"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41B0556B" w14:textId="31AB49BC" w:rsidR="00B27B4C" w:rsidRPr="00B27B4C" w:rsidDel="005F4993" w:rsidRDefault="00B27B4C">
      <w:pPr>
        <w:widowControl w:val="0"/>
        <w:spacing w:before="0" w:beforeAutospacing="0" w:after="0" w:afterAutospacing="0" w:line="240" w:lineRule="auto"/>
        <w:ind w:left="2352" w:hanging="850"/>
        <w:jc w:val="both"/>
        <w:rPr>
          <w:del w:id="643" w:author="Avi Cohen" w:date="2020-07-12T16:28:00Z"/>
          <w:rFonts w:ascii="Times New Roman" w:eastAsia="Times New Roman" w:hAnsi="Times New Roman" w:cs="David"/>
          <w:sz w:val="24"/>
          <w:szCs w:val="24"/>
          <w:rtl/>
          <w:lang w:eastAsia="he-IL"/>
        </w:rPr>
        <w:pPrChange w:id="644"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45" w:author="Avi Cohen" w:date="2020-07-12T16:28:00Z">
        <w:r w:rsidRPr="00B27B4C" w:rsidDel="005F4993">
          <w:rPr>
            <w:rFonts w:ascii="Times New Roman" w:eastAsia="Times New Roman" w:hAnsi="Times New Roman" w:cs="David" w:hint="cs"/>
            <w:sz w:val="24"/>
            <w:szCs w:val="24"/>
            <w:rtl/>
            <w:lang w:eastAsia="he-IL"/>
          </w:rPr>
          <w:delText>ז.</w:delText>
        </w:r>
        <w:r w:rsidRPr="00B27B4C" w:rsidDel="005F4993">
          <w:rPr>
            <w:rFonts w:ascii="Times New Roman" w:eastAsia="Times New Roman" w:hAnsi="Times New Roman" w:cs="David" w:hint="cs"/>
            <w:sz w:val="24"/>
            <w:szCs w:val="24"/>
            <w:rtl/>
            <w:lang w:eastAsia="he-IL"/>
          </w:rPr>
          <w:tab/>
          <w:delTex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delText>
        </w:r>
      </w:del>
    </w:p>
    <w:p w14:paraId="24C9B16E" w14:textId="13387868" w:rsidR="00B27B4C" w:rsidRPr="00B27B4C" w:rsidDel="005F4993" w:rsidRDefault="00B27B4C">
      <w:pPr>
        <w:widowControl w:val="0"/>
        <w:spacing w:before="0" w:beforeAutospacing="0" w:after="0" w:afterAutospacing="0" w:line="240" w:lineRule="auto"/>
        <w:ind w:left="2352" w:hanging="850"/>
        <w:jc w:val="both"/>
        <w:rPr>
          <w:del w:id="646" w:author="Avi Cohen" w:date="2020-07-12T16:28:00Z"/>
          <w:rFonts w:ascii="Times New Roman" w:eastAsia="Times New Roman" w:hAnsi="Times New Roman" w:cs="David"/>
          <w:sz w:val="24"/>
          <w:szCs w:val="24"/>
          <w:rtl/>
          <w:lang w:eastAsia="he-IL"/>
        </w:rPr>
        <w:pPrChange w:id="647"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68A88E58" w14:textId="7C4DF8AA" w:rsidR="00B27B4C" w:rsidRPr="00B27B4C" w:rsidDel="005F4993" w:rsidRDefault="00B27B4C">
      <w:pPr>
        <w:widowControl w:val="0"/>
        <w:spacing w:before="0" w:beforeAutospacing="0" w:after="0" w:afterAutospacing="0" w:line="240" w:lineRule="auto"/>
        <w:ind w:left="2352" w:hanging="850"/>
        <w:jc w:val="both"/>
        <w:rPr>
          <w:del w:id="648" w:author="Avi Cohen" w:date="2020-07-12T16:28:00Z"/>
          <w:rFonts w:ascii="Times New Roman" w:eastAsia="Times New Roman" w:hAnsi="Times New Roman" w:cs="David"/>
          <w:sz w:val="24"/>
          <w:szCs w:val="24"/>
          <w:rtl/>
          <w:lang w:eastAsia="he-IL"/>
        </w:rPr>
        <w:pPrChange w:id="649"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50" w:author="Avi Cohen" w:date="2020-07-12T16:28:00Z">
        <w:r w:rsidRPr="00B27B4C" w:rsidDel="005F4993">
          <w:rPr>
            <w:rFonts w:ascii="Times New Roman" w:eastAsia="Times New Roman" w:hAnsi="Times New Roman" w:cs="David" w:hint="cs"/>
            <w:sz w:val="24"/>
            <w:szCs w:val="24"/>
            <w:rtl/>
            <w:lang w:eastAsia="he-IL"/>
          </w:rPr>
          <w:delText>ח.</w:delText>
        </w:r>
        <w:r w:rsidRPr="00B27B4C" w:rsidDel="005F4993">
          <w:rPr>
            <w:rFonts w:ascii="Times New Roman" w:eastAsia="Times New Roman" w:hAnsi="Times New Roman" w:cs="David" w:hint="cs"/>
            <w:sz w:val="24"/>
            <w:szCs w:val="24"/>
            <w:rtl/>
            <w:lang w:eastAsia="he-IL"/>
          </w:rPr>
          <w:tab/>
          <w:delText>הצגת החלופות בפני המזמין תוך ניתוחן, פרוט היתרונות והחסרונות של כל חלופה, מידת התאמתן לפרוגרמה והמלצה על חלופה מועדפת.</w:delText>
        </w:r>
      </w:del>
    </w:p>
    <w:p w14:paraId="2569A774" w14:textId="564988F8" w:rsidR="00B27B4C" w:rsidRPr="00B27B4C" w:rsidDel="005F4993" w:rsidRDefault="00B27B4C">
      <w:pPr>
        <w:widowControl w:val="0"/>
        <w:spacing w:before="0" w:beforeAutospacing="0" w:after="0" w:afterAutospacing="0" w:line="240" w:lineRule="auto"/>
        <w:ind w:left="2352" w:hanging="850"/>
        <w:jc w:val="both"/>
        <w:rPr>
          <w:del w:id="651" w:author="Avi Cohen" w:date="2020-07-12T16:28:00Z"/>
          <w:rFonts w:ascii="Times New Roman" w:eastAsia="Times New Roman" w:hAnsi="Times New Roman" w:cs="David"/>
          <w:sz w:val="24"/>
          <w:szCs w:val="24"/>
          <w:rtl/>
          <w:lang w:eastAsia="he-IL"/>
        </w:rPr>
        <w:pPrChange w:id="652"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6149CCAE" w14:textId="69E60203" w:rsidR="00B27B4C" w:rsidRPr="00B27B4C" w:rsidDel="005F4993" w:rsidRDefault="00B27B4C">
      <w:pPr>
        <w:widowControl w:val="0"/>
        <w:spacing w:before="0" w:beforeAutospacing="0" w:after="0" w:afterAutospacing="0" w:line="240" w:lineRule="auto"/>
        <w:ind w:left="2352" w:hanging="850"/>
        <w:jc w:val="both"/>
        <w:rPr>
          <w:del w:id="653" w:author="Avi Cohen" w:date="2020-07-12T16:28:00Z"/>
          <w:rFonts w:ascii="Times New Roman" w:eastAsia="Times New Roman" w:hAnsi="Times New Roman" w:cs="David"/>
          <w:sz w:val="24"/>
          <w:szCs w:val="24"/>
          <w:rtl/>
          <w:lang w:eastAsia="he-IL"/>
        </w:rPr>
        <w:pPrChange w:id="654"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55" w:author="Avi Cohen" w:date="2020-07-12T16:28:00Z">
        <w:r w:rsidRPr="00B27B4C" w:rsidDel="005F4993">
          <w:rPr>
            <w:rFonts w:ascii="Times New Roman" w:eastAsia="Times New Roman" w:hAnsi="Times New Roman" w:cs="David" w:hint="cs"/>
            <w:sz w:val="24"/>
            <w:szCs w:val="24"/>
            <w:rtl/>
            <w:lang w:eastAsia="he-IL"/>
          </w:rPr>
          <w:delText>ט.</w:delText>
        </w:r>
        <w:r w:rsidRPr="00B27B4C" w:rsidDel="005F4993">
          <w:rPr>
            <w:rFonts w:ascii="Times New Roman" w:eastAsia="Times New Roman" w:hAnsi="Times New Roman" w:cs="David" w:hint="cs"/>
            <w:sz w:val="24"/>
            <w:szCs w:val="24"/>
            <w:rtl/>
            <w:lang w:eastAsia="he-IL"/>
          </w:rPr>
          <w:tab/>
          <w:delText>הכנסת שינויים בתכניות המוקדמות, בהתאם לדרישת המזמין ו/או לפי דרישת הרשויות המוסמכות, באישור המזמין.</w:delText>
        </w:r>
      </w:del>
    </w:p>
    <w:p w14:paraId="673E0A3F" w14:textId="37E816F7" w:rsidR="00B27B4C" w:rsidRPr="00B27B4C" w:rsidDel="005F4993" w:rsidRDefault="00B27B4C">
      <w:pPr>
        <w:widowControl w:val="0"/>
        <w:spacing w:before="0" w:beforeAutospacing="0" w:after="0" w:afterAutospacing="0" w:line="240" w:lineRule="auto"/>
        <w:ind w:left="2352" w:hanging="850"/>
        <w:jc w:val="both"/>
        <w:rPr>
          <w:del w:id="656" w:author="Avi Cohen" w:date="2020-07-12T16:28:00Z"/>
          <w:rFonts w:ascii="Times New Roman" w:eastAsia="Times New Roman" w:hAnsi="Times New Roman" w:cs="David"/>
          <w:sz w:val="24"/>
          <w:szCs w:val="24"/>
          <w:rtl/>
          <w:lang w:eastAsia="he-IL"/>
        </w:rPr>
        <w:pPrChange w:id="657"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521C0753" w14:textId="531459A4" w:rsidR="00B27B4C" w:rsidRPr="00B27B4C" w:rsidDel="005F4993" w:rsidRDefault="00B27B4C">
      <w:pPr>
        <w:widowControl w:val="0"/>
        <w:spacing w:before="0" w:beforeAutospacing="0" w:after="0" w:afterAutospacing="0" w:line="240" w:lineRule="auto"/>
        <w:ind w:left="2352" w:hanging="850"/>
        <w:jc w:val="both"/>
        <w:rPr>
          <w:del w:id="658" w:author="Avi Cohen" w:date="2020-07-12T16:28:00Z"/>
          <w:rFonts w:ascii="Times New Roman" w:eastAsia="Times New Roman" w:hAnsi="Times New Roman" w:cs="David"/>
          <w:sz w:val="24"/>
          <w:szCs w:val="24"/>
          <w:rtl/>
          <w:lang w:eastAsia="he-IL"/>
        </w:rPr>
        <w:pPrChange w:id="659"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60" w:author="Avi Cohen" w:date="2020-07-12T16:28:00Z">
        <w:r w:rsidRPr="00B27B4C" w:rsidDel="005F4993">
          <w:rPr>
            <w:rFonts w:ascii="Times New Roman" w:eastAsia="Times New Roman" w:hAnsi="Times New Roman" w:cs="David" w:hint="cs"/>
            <w:sz w:val="24"/>
            <w:szCs w:val="24"/>
            <w:rtl/>
            <w:lang w:eastAsia="he-IL"/>
          </w:rPr>
          <w:delText>י.</w:delText>
        </w:r>
        <w:r w:rsidRPr="00B27B4C" w:rsidDel="005F4993">
          <w:rPr>
            <w:rFonts w:ascii="Times New Roman" w:eastAsia="Times New Roman" w:hAnsi="Times New Roman" w:cs="David" w:hint="cs"/>
            <w:sz w:val="24"/>
            <w:szCs w:val="24"/>
            <w:rtl/>
            <w:lang w:eastAsia="he-IL"/>
          </w:rPr>
          <w:tab/>
          <w:delTex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delText>
        </w:r>
      </w:del>
    </w:p>
    <w:p w14:paraId="1851DF56" w14:textId="4EBFC1F8" w:rsidR="00B27B4C" w:rsidRPr="00B27B4C" w:rsidDel="005F4993" w:rsidRDefault="00B27B4C">
      <w:pPr>
        <w:widowControl w:val="0"/>
        <w:spacing w:before="0" w:beforeAutospacing="0" w:after="0" w:afterAutospacing="0" w:line="240" w:lineRule="auto"/>
        <w:ind w:left="2352" w:hanging="850"/>
        <w:jc w:val="both"/>
        <w:rPr>
          <w:del w:id="661" w:author="Avi Cohen" w:date="2020-07-12T16:28:00Z"/>
          <w:rFonts w:ascii="Times New Roman" w:eastAsia="Times New Roman" w:hAnsi="Times New Roman" w:cs="David"/>
          <w:sz w:val="24"/>
          <w:szCs w:val="24"/>
          <w:rtl/>
          <w:lang w:eastAsia="he-IL"/>
        </w:rPr>
        <w:pPrChange w:id="662"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17F1941A" w14:textId="0D9E73C5" w:rsidR="00B27B4C" w:rsidRPr="00B27B4C" w:rsidDel="005F4993" w:rsidRDefault="00B27B4C">
      <w:pPr>
        <w:widowControl w:val="0"/>
        <w:spacing w:before="0" w:beforeAutospacing="0" w:after="0" w:afterAutospacing="0" w:line="240" w:lineRule="auto"/>
        <w:ind w:left="2352" w:hanging="850"/>
        <w:jc w:val="both"/>
        <w:rPr>
          <w:del w:id="663" w:author="Avi Cohen" w:date="2020-07-12T16:28:00Z"/>
          <w:rFonts w:ascii="Times New Roman" w:eastAsia="Times New Roman" w:hAnsi="Times New Roman" w:cs="David"/>
          <w:sz w:val="24"/>
          <w:szCs w:val="24"/>
          <w:rtl/>
          <w:lang w:eastAsia="he-IL"/>
        </w:rPr>
        <w:pPrChange w:id="664"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65" w:author="Avi Cohen" w:date="2020-07-12T16:28:00Z">
        <w:r w:rsidRPr="00B27B4C" w:rsidDel="005F4993">
          <w:rPr>
            <w:rFonts w:ascii="Times New Roman" w:eastAsia="Times New Roman" w:hAnsi="Times New Roman" w:cs="David" w:hint="cs"/>
            <w:sz w:val="24"/>
            <w:szCs w:val="24"/>
            <w:rtl/>
            <w:lang w:eastAsia="he-IL"/>
          </w:rPr>
          <w:delText>יא.</w:delText>
        </w:r>
        <w:r w:rsidRPr="00B27B4C" w:rsidDel="005F4993">
          <w:rPr>
            <w:rFonts w:ascii="Times New Roman" w:eastAsia="Times New Roman" w:hAnsi="Times New Roman" w:cs="David" w:hint="cs"/>
            <w:sz w:val="24"/>
            <w:szCs w:val="24"/>
            <w:rtl/>
            <w:lang w:eastAsia="he-IL"/>
          </w:rPr>
          <w:tab/>
          <w:delText xml:space="preserve">מסירת נתונים ליועצים האחרים לרבות </w:delText>
        </w:r>
        <w:r w:rsidR="002D7834" w:rsidDel="005F4993">
          <w:rPr>
            <w:rFonts w:ascii="Times New Roman" w:eastAsia="Times New Roman" w:hAnsi="Times New Roman" w:cs="David" w:hint="cs"/>
            <w:sz w:val="24"/>
            <w:szCs w:val="24"/>
            <w:rtl/>
            <w:lang w:eastAsia="he-IL"/>
          </w:rPr>
          <w:delText>מתכנן</w:delText>
        </w:r>
        <w:r w:rsidRPr="00B27B4C" w:rsidDel="005F4993">
          <w:rPr>
            <w:rFonts w:ascii="Times New Roman" w:eastAsia="Times New Roman" w:hAnsi="Times New Roman" w:cs="David" w:hint="cs"/>
            <w:sz w:val="24"/>
            <w:szCs w:val="24"/>
            <w:rtl/>
            <w:lang w:eastAsia="he-IL"/>
          </w:rPr>
          <w:delTex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delText>
        </w:r>
      </w:del>
    </w:p>
    <w:p w14:paraId="29CB6337" w14:textId="12CC17A6" w:rsidR="00B27B4C" w:rsidRPr="00B27B4C" w:rsidDel="005F4993" w:rsidRDefault="00B27B4C">
      <w:pPr>
        <w:widowControl w:val="0"/>
        <w:spacing w:before="0" w:beforeAutospacing="0" w:after="0" w:afterAutospacing="0" w:line="240" w:lineRule="auto"/>
        <w:ind w:left="2352" w:hanging="850"/>
        <w:jc w:val="both"/>
        <w:rPr>
          <w:del w:id="666" w:author="Avi Cohen" w:date="2020-07-12T16:28:00Z"/>
          <w:rFonts w:ascii="Times New Roman" w:eastAsia="Times New Roman" w:hAnsi="Times New Roman" w:cs="David"/>
          <w:sz w:val="24"/>
          <w:szCs w:val="24"/>
          <w:rtl/>
          <w:lang w:eastAsia="he-IL"/>
        </w:rPr>
        <w:pPrChange w:id="667"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7AAA108A" w14:textId="23E20012" w:rsidR="00B27B4C" w:rsidRPr="00B27B4C" w:rsidDel="005F4993" w:rsidRDefault="00B27B4C">
      <w:pPr>
        <w:widowControl w:val="0"/>
        <w:spacing w:before="0" w:beforeAutospacing="0" w:after="0" w:afterAutospacing="0" w:line="240" w:lineRule="auto"/>
        <w:ind w:left="2352" w:hanging="850"/>
        <w:jc w:val="both"/>
        <w:rPr>
          <w:del w:id="668" w:author="Avi Cohen" w:date="2020-07-12T16:28:00Z"/>
          <w:rFonts w:ascii="Times New Roman" w:eastAsia="Times New Roman" w:hAnsi="Times New Roman" w:cs="David"/>
          <w:sz w:val="24"/>
          <w:szCs w:val="24"/>
          <w:rtl/>
          <w:lang w:eastAsia="he-IL"/>
        </w:rPr>
        <w:pPrChange w:id="669"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70" w:author="Avi Cohen" w:date="2020-07-12T16:28:00Z">
        <w:r w:rsidRPr="00B27B4C" w:rsidDel="005F4993">
          <w:rPr>
            <w:rFonts w:ascii="Times New Roman" w:eastAsia="Times New Roman" w:hAnsi="Times New Roman" w:cs="David" w:hint="cs"/>
            <w:sz w:val="24"/>
            <w:szCs w:val="24"/>
            <w:rtl/>
            <w:lang w:eastAsia="he-IL"/>
          </w:rPr>
          <w:delText>יב.</w:delText>
        </w:r>
        <w:r w:rsidRPr="00B27B4C" w:rsidDel="005F4993">
          <w:rPr>
            <w:rFonts w:ascii="Times New Roman" w:eastAsia="Times New Roman" w:hAnsi="Times New Roman" w:cs="David" w:hint="cs"/>
            <w:sz w:val="24"/>
            <w:szCs w:val="24"/>
            <w:rtl/>
            <w:lang w:eastAsia="he-IL"/>
          </w:rPr>
          <w:tab/>
          <w:delTex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delText>
        </w:r>
      </w:del>
    </w:p>
    <w:p w14:paraId="69497CFC" w14:textId="302983B0" w:rsidR="00B27B4C" w:rsidRPr="00B27B4C" w:rsidDel="005F4993" w:rsidRDefault="00B27B4C">
      <w:pPr>
        <w:widowControl w:val="0"/>
        <w:spacing w:before="0" w:beforeAutospacing="0" w:after="0" w:afterAutospacing="0" w:line="240" w:lineRule="auto"/>
        <w:ind w:left="2352" w:hanging="850"/>
        <w:jc w:val="both"/>
        <w:rPr>
          <w:del w:id="671" w:author="Avi Cohen" w:date="2020-07-12T16:28:00Z"/>
          <w:rFonts w:ascii="Times New Roman" w:eastAsia="Times New Roman" w:hAnsi="Times New Roman" w:cs="David"/>
          <w:sz w:val="24"/>
          <w:szCs w:val="24"/>
          <w:rtl/>
          <w:lang w:eastAsia="he-IL"/>
        </w:rPr>
        <w:pPrChange w:id="672"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434CBD51" w14:textId="7E0769F8" w:rsidR="00B27B4C" w:rsidRPr="00B27B4C" w:rsidDel="005F4993" w:rsidRDefault="00B27B4C">
      <w:pPr>
        <w:widowControl w:val="0"/>
        <w:spacing w:before="0" w:beforeAutospacing="0" w:after="0" w:afterAutospacing="0" w:line="240" w:lineRule="auto"/>
        <w:ind w:left="2352" w:hanging="850"/>
        <w:jc w:val="both"/>
        <w:rPr>
          <w:del w:id="673" w:author="Avi Cohen" w:date="2020-07-12T16:28:00Z"/>
          <w:rFonts w:ascii="Times New Roman" w:eastAsia="Times New Roman" w:hAnsi="Times New Roman" w:cs="David"/>
          <w:sz w:val="24"/>
          <w:szCs w:val="24"/>
          <w:rtl/>
          <w:lang w:eastAsia="he-IL"/>
        </w:rPr>
        <w:pPrChange w:id="674"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75" w:author="Avi Cohen" w:date="2020-07-12T16:28:00Z">
        <w:r w:rsidRPr="00B27B4C" w:rsidDel="005F4993">
          <w:rPr>
            <w:rFonts w:ascii="Times New Roman" w:eastAsia="Times New Roman" w:hAnsi="Times New Roman" w:cs="David" w:hint="cs"/>
            <w:sz w:val="24"/>
            <w:szCs w:val="24"/>
            <w:rtl/>
            <w:lang w:eastAsia="he-IL"/>
          </w:rPr>
          <w:delText>יג.</w:delText>
        </w:r>
        <w:r w:rsidRPr="00B27B4C" w:rsidDel="005F4993">
          <w:rPr>
            <w:rFonts w:ascii="Times New Roman" w:eastAsia="Times New Roman" w:hAnsi="Times New Roman" w:cs="David" w:hint="cs"/>
            <w:sz w:val="24"/>
            <w:szCs w:val="24"/>
            <w:rtl/>
            <w:lang w:eastAsia="he-IL"/>
          </w:rPr>
          <w:tab/>
          <w:delTex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delText>
        </w:r>
      </w:del>
    </w:p>
    <w:p w14:paraId="7207AA3C" w14:textId="7D795A15" w:rsidR="00B27B4C" w:rsidRPr="00B27B4C" w:rsidDel="005F4993" w:rsidRDefault="00B27B4C">
      <w:pPr>
        <w:widowControl w:val="0"/>
        <w:spacing w:before="0" w:beforeAutospacing="0" w:after="0" w:afterAutospacing="0" w:line="240" w:lineRule="auto"/>
        <w:ind w:left="2352" w:hanging="850"/>
        <w:jc w:val="both"/>
        <w:rPr>
          <w:del w:id="676" w:author="Avi Cohen" w:date="2020-07-12T16:28:00Z"/>
          <w:rFonts w:ascii="Times New Roman" w:eastAsia="Times New Roman" w:hAnsi="Times New Roman" w:cs="David"/>
          <w:sz w:val="24"/>
          <w:szCs w:val="24"/>
          <w:rtl/>
          <w:lang w:eastAsia="he-IL"/>
        </w:rPr>
        <w:pPrChange w:id="677"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2B1AA986" w14:textId="16F15BC0" w:rsidR="00B27B4C" w:rsidRPr="00B27B4C" w:rsidDel="005F4993" w:rsidRDefault="00B27B4C">
      <w:pPr>
        <w:widowControl w:val="0"/>
        <w:spacing w:before="0" w:beforeAutospacing="0" w:after="0" w:afterAutospacing="0" w:line="240" w:lineRule="auto"/>
        <w:ind w:left="2352" w:hanging="850"/>
        <w:jc w:val="both"/>
        <w:rPr>
          <w:del w:id="678" w:author="Avi Cohen" w:date="2020-07-12T16:28:00Z"/>
          <w:rFonts w:ascii="Times New Roman" w:eastAsia="Times New Roman" w:hAnsi="Times New Roman" w:cs="David"/>
          <w:sz w:val="24"/>
          <w:szCs w:val="24"/>
          <w:rtl/>
          <w:lang w:eastAsia="he-IL"/>
        </w:rPr>
        <w:pPrChange w:id="679"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80" w:author="Avi Cohen" w:date="2020-07-12T16:28:00Z">
        <w:r w:rsidRPr="00B27B4C" w:rsidDel="005F4993">
          <w:rPr>
            <w:rFonts w:ascii="Times New Roman" w:eastAsia="Times New Roman" w:hAnsi="Times New Roman" w:cs="David" w:hint="cs"/>
            <w:sz w:val="24"/>
            <w:szCs w:val="24"/>
            <w:rtl/>
            <w:lang w:eastAsia="he-IL"/>
          </w:rPr>
          <w:delText>יד.</w:delText>
        </w:r>
        <w:r w:rsidRPr="00B27B4C" w:rsidDel="005F4993">
          <w:rPr>
            <w:rFonts w:ascii="Times New Roman" w:eastAsia="Times New Roman" w:hAnsi="Times New Roman" w:cs="David" w:hint="cs"/>
            <w:sz w:val="24"/>
            <w:szCs w:val="24"/>
            <w:rtl/>
            <w:lang w:eastAsia="he-IL"/>
          </w:rPr>
          <w:tab/>
          <w:delText>הצגת אפשרויות מימוש הבינוי המוצע בשלבים.</w:delText>
        </w:r>
      </w:del>
    </w:p>
    <w:p w14:paraId="38E6388C" w14:textId="44598F0B" w:rsidR="00B27B4C" w:rsidRPr="00B27B4C" w:rsidDel="005F4993" w:rsidRDefault="00B27B4C">
      <w:pPr>
        <w:widowControl w:val="0"/>
        <w:spacing w:before="0" w:beforeAutospacing="0" w:after="0" w:afterAutospacing="0" w:line="240" w:lineRule="auto"/>
        <w:ind w:left="2352" w:hanging="850"/>
        <w:jc w:val="both"/>
        <w:rPr>
          <w:del w:id="681" w:author="Avi Cohen" w:date="2020-07-12T16:28:00Z"/>
          <w:rFonts w:ascii="Times New Roman" w:eastAsia="Times New Roman" w:hAnsi="Times New Roman" w:cs="David"/>
          <w:sz w:val="24"/>
          <w:szCs w:val="24"/>
          <w:rtl/>
          <w:lang w:eastAsia="he-IL"/>
        </w:rPr>
        <w:pPrChange w:id="682"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7314158B" w14:textId="62A86AA0" w:rsidR="00B27B4C" w:rsidRPr="00B27B4C" w:rsidDel="005F4993" w:rsidRDefault="00B27B4C">
      <w:pPr>
        <w:widowControl w:val="0"/>
        <w:spacing w:before="0" w:beforeAutospacing="0" w:after="0" w:afterAutospacing="0" w:line="240" w:lineRule="auto"/>
        <w:ind w:left="2352" w:hanging="850"/>
        <w:jc w:val="both"/>
        <w:rPr>
          <w:del w:id="683" w:author="Avi Cohen" w:date="2020-07-12T16:28:00Z"/>
          <w:rFonts w:ascii="Times New Roman" w:eastAsia="Times New Roman" w:hAnsi="Times New Roman" w:cs="David"/>
          <w:sz w:val="24"/>
          <w:szCs w:val="24"/>
          <w:rtl/>
          <w:lang w:eastAsia="he-IL"/>
        </w:rPr>
        <w:pPrChange w:id="684"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85" w:author="Avi Cohen" w:date="2020-07-12T16:28:00Z">
        <w:r w:rsidRPr="00B27B4C" w:rsidDel="005F4993">
          <w:rPr>
            <w:rFonts w:ascii="Times New Roman" w:eastAsia="Times New Roman" w:hAnsi="Times New Roman" w:cs="David" w:hint="cs"/>
            <w:sz w:val="24"/>
            <w:szCs w:val="24"/>
            <w:rtl/>
            <w:lang w:eastAsia="he-IL"/>
          </w:rPr>
          <w:delText>טו.</w:delText>
        </w:r>
        <w:r w:rsidRPr="00B27B4C" w:rsidDel="005F4993">
          <w:rPr>
            <w:rFonts w:ascii="Times New Roman" w:eastAsia="Times New Roman" w:hAnsi="Times New Roman" w:cs="David" w:hint="cs"/>
            <w:sz w:val="24"/>
            <w:szCs w:val="24"/>
            <w:rtl/>
            <w:lang w:eastAsia="he-IL"/>
          </w:rPr>
          <w:tab/>
          <w:delTex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delText>
        </w:r>
      </w:del>
    </w:p>
    <w:p w14:paraId="648B68A9" w14:textId="720F732F" w:rsidR="00B27B4C" w:rsidRPr="00B27B4C" w:rsidDel="005F4993" w:rsidRDefault="00B27B4C">
      <w:pPr>
        <w:widowControl w:val="0"/>
        <w:spacing w:before="0" w:beforeAutospacing="0" w:after="0" w:afterAutospacing="0" w:line="240" w:lineRule="auto"/>
        <w:ind w:left="2352" w:hanging="850"/>
        <w:jc w:val="both"/>
        <w:rPr>
          <w:del w:id="686" w:author="Avi Cohen" w:date="2020-07-12T16:28:00Z"/>
          <w:rFonts w:ascii="Times New Roman" w:eastAsia="Times New Roman" w:hAnsi="Times New Roman" w:cs="David"/>
          <w:sz w:val="24"/>
          <w:szCs w:val="24"/>
          <w:rtl/>
          <w:lang w:eastAsia="he-IL"/>
        </w:rPr>
        <w:pPrChange w:id="687"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533AFC47" w14:textId="2BE4B82B" w:rsidR="00B27B4C" w:rsidRPr="00B27B4C" w:rsidDel="005F4993" w:rsidRDefault="00B27B4C">
      <w:pPr>
        <w:widowControl w:val="0"/>
        <w:spacing w:before="0" w:beforeAutospacing="0" w:after="0" w:afterAutospacing="0" w:line="240" w:lineRule="auto"/>
        <w:ind w:left="2352" w:hanging="850"/>
        <w:jc w:val="both"/>
        <w:rPr>
          <w:del w:id="688" w:author="Avi Cohen" w:date="2020-07-12T16:28:00Z"/>
          <w:rFonts w:ascii="Times New Roman" w:eastAsia="Times New Roman" w:hAnsi="Times New Roman" w:cs="David"/>
          <w:sz w:val="24"/>
          <w:szCs w:val="24"/>
          <w:rtl/>
          <w:lang w:eastAsia="he-IL"/>
        </w:rPr>
        <w:pPrChange w:id="689"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90" w:author="Avi Cohen" w:date="2020-07-12T16:28:00Z">
        <w:r w:rsidRPr="00B27B4C" w:rsidDel="005F4993">
          <w:rPr>
            <w:rFonts w:ascii="Times New Roman" w:eastAsia="Times New Roman" w:hAnsi="Times New Roman" w:cs="David" w:hint="cs"/>
            <w:sz w:val="24"/>
            <w:szCs w:val="24"/>
            <w:rtl/>
            <w:lang w:eastAsia="he-IL"/>
          </w:rPr>
          <w:delText>טז.</w:delText>
        </w:r>
        <w:r w:rsidRPr="00B27B4C" w:rsidDel="005F4993">
          <w:rPr>
            <w:rFonts w:ascii="Times New Roman" w:eastAsia="Times New Roman" w:hAnsi="Times New Roman" w:cs="David" w:hint="cs"/>
            <w:sz w:val="24"/>
            <w:szCs w:val="24"/>
            <w:rtl/>
            <w:lang w:eastAsia="he-IL"/>
          </w:rPr>
          <w:tab/>
          <w:delTex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delText>
        </w:r>
      </w:del>
    </w:p>
    <w:p w14:paraId="18ED0451" w14:textId="007A1082" w:rsidR="00B27B4C" w:rsidRPr="00B27B4C" w:rsidDel="005F4993" w:rsidRDefault="00B27B4C">
      <w:pPr>
        <w:widowControl w:val="0"/>
        <w:spacing w:before="0" w:beforeAutospacing="0" w:after="0" w:afterAutospacing="0" w:line="240" w:lineRule="auto"/>
        <w:ind w:left="2352" w:hanging="850"/>
        <w:jc w:val="both"/>
        <w:rPr>
          <w:del w:id="691" w:author="Avi Cohen" w:date="2020-07-12T16:28:00Z"/>
          <w:rFonts w:ascii="Times New Roman" w:eastAsia="Times New Roman" w:hAnsi="Times New Roman" w:cs="David"/>
          <w:sz w:val="24"/>
          <w:szCs w:val="24"/>
          <w:rtl/>
          <w:lang w:eastAsia="he-IL"/>
        </w:rPr>
        <w:pPrChange w:id="692"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57CB46B4" w14:textId="441AE512" w:rsidR="00B27B4C" w:rsidRPr="00B27B4C" w:rsidDel="005F4993" w:rsidRDefault="00B27B4C">
      <w:pPr>
        <w:widowControl w:val="0"/>
        <w:spacing w:before="0" w:beforeAutospacing="0" w:after="0" w:afterAutospacing="0" w:line="240" w:lineRule="auto"/>
        <w:ind w:left="2352" w:hanging="850"/>
        <w:jc w:val="both"/>
        <w:rPr>
          <w:del w:id="693" w:author="Avi Cohen" w:date="2020-07-12T16:28:00Z"/>
          <w:rFonts w:ascii="Times New Roman" w:eastAsia="Times New Roman" w:hAnsi="Times New Roman" w:cs="David"/>
          <w:sz w:val="24"/>
          <w:szCs w:val="24"/>
          <w:rtl/>
          <w:lang w:eastAsia="he-IL"/>
        </w:rPr>
        <w:pPrChange w:id="694"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695" w:author="Avi Cohen" w:date="2020-07-12T16:28:00Z">
        <w:r w:rsidRPr="00B27B4C" w:rsidDel="005F4993">
          <w:rPr>
            <w:rFonts w:ascii="Times New Roman" w:eastAsia="Times New Roman" w:hAnsi="Times New Roman" w:cs="David" w:hint="cs"/>
            <w:sz w:val="24"/>
            <w:szCs w:val="24"/>
            <w:rtl/>
            <w:lang w:eastAsia="he-IL"/>
          </w:rPr>
          <w:delText>יז.</w:delText>
        </w:r>
        <w:r w:rsidRPr="00B27B4C" w:rsidDel="005F4993">
          <w:rPr>
            <w:rFonts w:ascii="Times New Roman" w:eastAsia="Times New Roman" w:hAnsi="Times New Roman" w:cs="David" w:hint="cs"/>
            <w:sz w:val="24"/>
            <w:szCs w:val="24"/>
            <w:rtl/>
            <w:lang w:eastAsia="he-IL"/>
          </w:rPr>
          <w:tab/>
          <w:delTex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delText>
        </w:r>
      </w:del>
    </w:p>
    <w:p w14:paraId="2C6458D5" w14:textId="56D2AFE4" w:rsidR="00B27B4C" w:rsidRPr="00B27B4C" w:rsidDel="005F4993" w:rsidRDefault="00B27B4C">
      <w:pPr>
        <w:widowControl w:val="0"/>
        <w:spacing w:before="0" w:beforeAutospacing="0" w:after="0" w:afterAutospacing="0" w:line="240" w:lineRule="auto"/>
        <w:ind w:left="2352" w:hanging="850"/>
        <w:jc w:val="both"/>
        <w:rPr>
          <w:del w:id="696" w:author="Avi Cohen" w:date="2020-07-12T16:28:00Z"/>
          <w:rFonts w:ascii="Times New Roman" w:eastAsia="Times New Roman" w:hAnsi="Times New Roman" w:cs="David"/>
          <w:sz w:val="24"/>
          <w:szCs w:val="24"/>
          <w:rtl/>
          <w:lang w:eastAsia="he-IL"/>
        </w:rPr>
        <w:pPrChange w:id="697"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20B0BD5F" w14:textId="3DF866B7" w:rsidR="00B27B4C" w:rsidRPr="00B27B4C" w:rsidDel="005F4993" w:rsidRDefault="00B27B4C">
      <w:pPr>
        <w:widowControl w:val="0"/>
        <w:spacing w:before="0" w:beforeAutospacing="0" w:after="0" w:afterAutospacing="0" w:line="240" w:lineRule="auto"/>
        <w:ind w:left="2352" w:hanging="850"/>
        <w:jc w:val="both"/>
        <w:rPr>
          <w:del w:id="698" w:author="Avi Cohen" w:date="2020-07-12T16:28:00Z"/>
          <w:rFonts w:ascii="Times New Roman" w:eastAsia="Times New Roman" w:hAnsi="Times New Roman" w:cs="David"/>
          <w:sz w:val="24"/>
          <w:szCs w:val="24"/>
          <w:rtl/>
          <w:lang w:eastAsia="he-IL"/>
        </w:rPr>
        <w:pPrChange w:id="699"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700" w:author="Avi Cohen" w:date="2020-07-12T16:28:00Z">
        <w:r w:rsidRPr="00B27B4C" w:rsidDel="005F4993">
          <w:rPr>
            <w:rFonts w:ascii="Times New Roman" w:eastAsia="Times New Roman" w:hAnsi="Times New Roman" w:cs="David" w:hint="cs"/>
            <w:sz w:val="24"/>
            <w:szCs w:val="24"/>
            <w:rtl/>
            <w:lang w:eastAsia="he-IL"/>
          </w:rPr>
          <w:delText>יח.</w:delText>
        </w:r>
        <w:r w:rsidRPr="00B27B4C" w:rsidDel="005F4993">
          <w:rPr>
            <w:rFonts w:ascii="Times New Roman" w:eastAsia="Times New Roman" w:hAnsi="Times New Roman" w:cs="David" w:hint="cs"/>
            <w:sz w:val="24"/>
            <w:szCs w:val="24"/>
            <w:rtl/>
            <w:lang w:eastAsia="he-IL"/>
          </w:rPr>
          <w:tab/>
          <w:delText>מתן הסברים והנחיות, לאור התכניות, למתכננים וליועצים האחרים.</w:delText>
        </w:r>
      </w:del>
    </w:p>
    <w:p w14:paraId="375D9EC2" w14:textId="7D895211" w:rsidR="00B27B4C" w:rsidRPr="00B27B4C" w:rsidDel="005F4993" w:rsidRDefault="00B27B4C">
      <w:pPr>
        <w:widowControl w:val="0"/>
        <w:spacing w:before="0" w:beforeAutospacing="0" w:after="0" w:afterAutospacing="0" w:line="240" w:lineRule="auto"/>
        <w:ind w:left="2352" w:hanging="850"/>
        <w:jc w:val="both"/>
        <w:rPr>
          <w:del w:id="701" w:author="Avi Cohen" w:date="2020-07-12T16:28:00Z"/>
          <w:rFonts w:ascii="Times New Roman" w:eastAsia="Times New Roman" w:hAnsi="Times New Roman" w:cs="David"/>
          <w:sz w:val="24"/>
          <w:szCs w:val="24"/>
          <w:rtl/>
          <w:lang w:eastAsia="he-IL"/>
        </w:rPr>
        <w:pPrChange w:id="702"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1DA049A0" w14:textId="08608B1F" w:rsidR="00B27B4C" w:rsidRPr="00B27B4C" w:rsidDel="005F4993" w:rsidRDefault="00B27B4C">
      <w:pPr>
        <w:widowControl w:val="0"/>
        <w:spacing w:before="0" w:beforeAutospacing="0" w:after="0" w:afterAutospacing="0" w:line="240" w:lineRule="auto"/>
        <w:ind w:left="2352" w:hanging="850"/>
        <w:jc w:val="both"/>
        <w:rPr>
          <w:del w:id="703" w:author="Avi Cohen" w:date="2020-07-12T16:28:00Z"/>
          <w:rFonts w:ascii="Times New Roman" w:eastAsia="Times New Roman" w:hAnsi="Times New Roman" w:cs="David"/>
          <w:sz w:val="24"/>
          <w:szCs w:val="24"/>
          <w:rtl/>
          <w:lang w:eastAsia="he-IL"/>
        </w:rPr>
        <w:pPrChange w:id="704"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705" w:author="Avi Cohen" w:date="2020-07-12T16:28:00Z">
        <w:r w:rsidRPr="00B27B4C" w:rsidDel="005F4993">
          <w:rPr>
            <w:rFonts w:ascii="Times New Roman" w:eastAsia="Times New Roman" w:hAnsi="Times New Roman" w:cs="David" w:hint="cs"/>
            <w:sz w:val="24"/>
            <w:szCs w:val="24"/>
            <w:rtl/>
            <w:lang w:eastAsia="he-IL"/>
          </w:rPr>
          <w:delText>יט.</w:delText>
        </w:r>
        <w:r w:rsidRPr="00B27B4C" w:rsidDel="005F4993">
          <w:rPr>
            <w:rFonts w:ascii="Times New Roman" w:eastAsia="Times New Roman" w:hAnsi="Times New Roman" w:cs="David" w:hint="cs"/>
            <w:sz w:val="24"/>
            <w:szCs w:val="24"/>
            <w:rtl/>
            <w:lang w:eastAsia="he-IL"/>
          </w:rPr>
          <w:tab/>
          <w:delText>הכנת כל המסמכים הנדרשים למתן תוקף לתכנית, מעקב וטיפול בהליך מתן התוקף לתכנית עד לפרסום ברשומות ובעיתונות.</w:delText>
        </w:r>
      </w:del>
    </w:p>
    <w:p w14:paraId="29354E1A" w14:textId="7AC5E692" w:rsidR="00B27B4C" w:rsidRPr="00B27B4C" w:rsidDel="005F4993" w:rsidRDefault="00B27B4C">
      <w:pPr>
        <w:widowControl w:val="0"/>
        <w:spacing w:before="0" w:beforeAutospacing="0" w:after="0" w:afterAutospacing="0" w:line="240" w:lineRule="auto"/>
        <w:ind w:left="2352" w:hanging="850"/>
        <w:jc w:val="both"/>
        <w:rPr>
          <w:del w:id="706" w:author="Avi Cohen" w:date="2020-07-12T16:28:00Z"/>
          <w:rFonts w:ascii="Times New Roman" w:eastAsia="Times New Roman" w:hAnsi="Times New Roman" w:cs="David"/>
          <w:sz w:val="24"/>
          <w:szCs w:val="24"/>
          <w:rtl/>
          <w:lang w:eastAsia="he-IL"/>
        </w:rPr>
        <w:pPrChange w:id="707"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p>
    <w:p w14:paraId="7D020027" w14:textId="3CEA5F9F" w:rsidR="00B27B4C" w:rsidRPr="00B27B4C" w:rsidRDefault="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Change w:id="708" w:author="Avi Cohen" w:date="2020-07-12T16:28:00Z">
          <w:pPr>
            <w:widowControl w:val="0"/>
            <w:tabs>
              <w:tab w:val="left" w:pos="720"/>
              <w:tab w:val="center" w:pos="4153"/>
              <w:tab w:val="right" w:pos="8306"/>
            </w:tabs>
            <w:spacing w:before="0" w:beforeAutospacing="0" w:after="0" w:afterAutospacing="0" w:line="240" w:lineRule="auto"/>
            <w:ind w:left="2352" w:hanging="850"/>
            <w:jc w:val="both"/>
          </w:pPr>
        </w:pPrChange>
      </w:pPr>
      <w:del w:id="709" w:author="Avi Cohen" w:date="2020-07-12T16:28:00Z">
        <w:r w:rsidRPr="00B27B4C" w:rsidDel="005F4993">
          <w:rPr>
            <w:rFonts w:ascii="Times New Roman" w:eastAsia="Times New Roman" w:hAnsi="Times New Roman" w:cs="David" w:hint="cs"/>
            <w:sz w:val="24"/>
            <w:szCs w:val="24"/>
            <w:rtl/>
            <w:lang w:eastAsia="he-IL"/>
          </w:rPr>
          <w:delText>כ.</w:delText>
        </w:r>
        <w:r w:rsidRPr="00B27B4C" w:rsidDel="005F4993">
          <w:rPr>
            <w:rFonts w:ascii="Times New Roman" w:eastAsia="Times New Roman" w:hAnsi="Times New Roman" w:cs="David" w:hint="cs"/>
            <w:sz w:val="24"/>
            <w:szCs w:val="24"/>
            <w:rtl/>
            <w:lang w:eastAsia="he-IL"/>
          </w:rPr>
          <w:tab/>
          <w:delText>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w:delText>
        </w:r>
      </w:del>
      <w:r w:rsidRPr="00B27B4C">
        <w:rPr>
          <w:rFonts w:ascii="Times New Roman" w:eastAsia="Times New Roman" w:hAnsi="Times New Roman" w:cs="David" w:hint="cs"/>
          <w:sz w:val="24"/>
          <w:szCs w:val="24"/>
          <w:rtl/>
          <w:lang w:eastAsia="he-IL"/>
        </w:rPr>
        <w:t xml:space="preserve"> </w:t>
      </w:r>
    </w:p>
    <w:p w14:paraId="50CCC7A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5B14830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3CF354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0AD0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5FE391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863C0D1" w14:textId="69438E52" w:rsidR="00B27B4C" w:rsidRPr="00B27B4C" w:rsidDel="005F4993" w:rsidRDefault="00B27B4C" w:rsidP="00B27B4C">
      <w:pPr>
        <w:widowControl w:val="0"/>
        <w:spacing w:before="0" w:beforeAutospacing="0" w:after="0" w:afterAutospacing="0" w:line="240" w:lineRule="auto"/>
        <w:ind w:left="720" w:hanging="720"/>
        <w:jc w:val="both"/>
        <w:rPr>
          <w:del w:id="710" w:author="Avi Cohen" w:date="2020-07-12T16:28:00Z"/>
          <w:rFonts w:ascii="Times New Roman" w:eastAsia="Times New Roman" w:hAnsi="Times New Roman" w:cs="David"/>
          <w:sz w:val="20"/>
          <w:szCs w:val="24"/>
          <w:rtl/>
          <w:lang w:eastAsia="he-IL"/>
        </w:rPr>
      </w:pPr>
    </w:p>
    <w:p w14:paraId="65E8F714" w14:textId="15A8F60B" w:rsidR="00B27B4C" w:rsidRPr="00B27B4C" w:rsidDel="005F4993" w:rsidRDefault="00B27B4C" w:rsidP="00B27B4C">
      <w:pPr>
        <w:widowControl w:val="0"/>
        <w:spacing w:before="0" w:beforeAutospacing="0" w:after="0" w:afterAutospacing="0" w:line="240" w:lineRule="auto"/>
        <w:ind w:left="2160" w:hanging="720"/>
        <w:jc w:val="both"/>
        <w:rPr>
          <w:del w:id="711" w:author="Avi Cohen" w:date="2020-07-12T16:28:00Z"/>
          <w:rFonts w:ascii="Times New Roman" w:eastAsia="Times New Roman" w:hAnsi="Times New Roman" w:cs="David"/>
          <w:sz w:val="24"/>
          <w:szCs w:val="24"/>
          <w:rtl/>
          <w:lang w:eastAsia="he-IL"/>
        </w:rPr>
      </w:pPr>
    </w:p>
    <w:p w14:paraId="355B9C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1689D34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7A45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2DB7AE6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ABA05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2532A5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0BFFE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1E63F6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E76F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78A08A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E0E9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6C6DFD3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987CD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3EF994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B28C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7C6A3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6A6C3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6FC7285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628231" w14:textId="77777777" w:rsidR="00B27B4C" w:rsidRDefault="00B27B4C" w:rsidP="00B27B4C">
      <w:pPr>
        <w:widowControl w:val="0"/>
        <w:spacing w:before="0" w:beforeAutospacing="0" w:after="0" w:afterAutospacing="0" w:line="240" w:lineRule="auto"/>
        <w:ind w:left="2160" w:hanging="720"/>
        <w:jc w:val="both"/>
        <w:rPr>
          <w:ins w:id="712" w:author="Avi Cohen" w:date="2020-08-06T15:36: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4BCF4935" w14:textId="01CF0C9C" w:rsidR="00DE6A76" w:rsidRDefault="00DE6A76" w:rsidP="00B27B4C">
      <w:pPr>
        <w:widowControl w:val="0"/>
        <w:spacing w:before="0" w:beforeAutospacing="0" w:after="0" w:afterAutospacing="0" w:line="240" w:lineRule="auto"/>
        <w:ind w:left="2160" w:hanging="720"/>
        <w:jc w:val="both"/>
        <w:rPr>
          <w:ins w:id="713" w:author="Avi Cohen" w:date="2020-08-06T15:36:00Z"/>
          <w:rFonts w:ascii="Times New Roman" w:eastAsia="Times New Roman" w:hAnsi="Times New Roman" w:cs="David"/>
          <w:sz w:val="24"/>
          <w:szCs w:val="24"/>
          <w:rtl/>
          <w:lang w:eastAsia="he-IL"/>
        </w:rPr>
      </w:pPr>
    </w:p>
    <w:p w14:paraId="0E580F2E" w14:textId="77777777" w:rsidR="00DE6A76" w:rsidRPr="00B27B4C" w:rsidRDefault="00DE6A76" w:rsidP="00DE6A76">
      <w:pPr>
        <w:widowControl w:val="0"/>
        <w:spacing w:before="0" w:beforeAutospacing="0" w:after="0" w:afterAutospacing="0" w:line="240" w:lineRule="auto"/>
        <w:ind w:left="2160" w:hanging="658"/>
        <w:jc w:val="both"/>
        <w:rPr>
          <w:ins w:id="714" w:author="Avi Cohen" w:date="2020-08-06T15:36:00Z"/>
          <w:rFonts w:ascii="Times New Roman" w:eastAsia="Times New Roman" w:hAnsi="Times New Roman" w:cs="David"/>
          <w:sz w:val="24"/>
          <w:szCs w:val="24"/>
          <w:rtl/>
          <w:lang w:eastAsia="he-IL"/>
        </w:rPr>
      </w:pPr>
      <w:ins w:id="715" w:author="Avi Cohen" w:date="2020-08-06T15:36:00Z">
        <w:r>
          <w:rPr>
            <w:rFonts w:ascii="Times New Roman" w:eastAsia="Times New Roman" w:hAnsi="Times New Roman" w:cs="David" w:hint="cs"/>
            <w:sz w:val="24"/>
            <w:szCs w:val="24"/>
            <w:rtl/>
            <w:lang w:eastAsia="he-IL"/>
          </w:rPr>
          <w:t>יא.</w:t>
        </w:r>
        <w:r>
          <w:rPr>
            <w:rFonts w:ascii="Times New Roman" w:eastAsia="Times New Roman" w:hAnsi="Times New Roman" w:cs="David" w:hint="cs"/>
            <w:sz w:val="24"/>
            <w:szCs w:val="24"/>
            <w:rtl/>
            <w:lang w:eastAsia="he-IL"/>
          </w:rPr>
          <w:tab/>
          <w:t>הפקת חוברת לאישור המזמין לפי הנחיותיו</w:t>
        </w:r>
      </w:ins>
    </w:p>
    <w:p w14:paraId="091EE8A1" w14:textId="45B365E0" w:rsidR="00DE6A76" w:rsidRPr="00B27B4C" w:rsidRDefault="00DE6A76"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C2978D4"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E0D2D7C"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0A96F16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B7999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2D8B1C6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CD754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011836A7"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8F557B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173215E5" w14:textId="2707751C" w:rsidR="00B27B4C" w:rsidRPr="00B27B4C" w:rsidRDefault="00B27B4C" w:rsidP="00B37B6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ins w:id="716" w:author="Avi Cohen" w:date="2020-09-21T14:41:00Z">
        <w:r w:rsidR="00A564D0">
          <w:rPr>
            <w:rFonts w:ascii="Times New Roman" w:eastAsia="Times New Roman" w:hAnsi="Times New Roman" w:cs="David" w:hint="cs"/>
            <w:sz w:val="24"/>
            <w:szCs w:val="24"/>
            <w:rtl/>
            <w:lang w:eastAsia="he-IL"/>
          </w:rPr>
          <w:t xml:space="preserve"> </w:t>
        </w:r>
      </w:ins>
      <w:ins w:id="717" w:author="Avi Cohen" w:date="2020-10-19T12:37:00Z">
        <w:r w:rsidR="00AC2F37">
          <w:rPr>
            <w:rFonts w:ascii="Times New Roman" w:eastAsia="Times New Roman" w:hAnsi="Times New Roman" w:cs="David" w:hint="cs"/>
            <w:sz w:val="24"/>
            <w:szCs w:val="24"/>
            <w:rtl/>
            <w:lang w:eastAsia="he-IL"/>
          </w:rPr>
          <w:t xml:space="preserve">מוסכם כי שכ"ט כמפורט בנספח ד' - כולל עד 2 פיצולי היתר לבניין </w:t>
        </w:r>
      </w:ins>
      <w:ins w:id="718" w:author="Avi Cohen" w:date="2020-10-19T12:38:00Z">
        <w:r w:rsidR="00AC2F37">
          <w:rPr>
            <w:rFonts w:ascii="Times New Roman" w:eastAsia="Times New Roman" w:hAnsi="Times New Roman" w:cs="David" w:hint="cs"/>
            <w:sz w:val="24"/>
            <w:szCs w:val="24"/>
            <w:rtl/>
            <w:lang w:eastAsia="he-IL"/>
          </w:rPr>
          <w:t xml:space="preserve">, המזמין יחליט באם היתר אחד כולל לבנין או לפצל כאמור לכל היותר עד 2 לבנין . </w:t>
        </w:r>
      </w:ins>
    </w:p>
    <w:p w14:paraId="777EA31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04337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3DAB99F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B3DB0E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08B78B0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5D0C3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00AA8C2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9D046EF" w14:textId="1E19FD8A" w:rsidR="00B27B4C" w:rsidRPr="00B27B4C" w:rsidRDefault="00B27B4C" w:rsidP="00B37B6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r>
      <w:ins w:id="719" w:author="Avi Cohen" w:date="2020-09-21T14:40:00Z">
        <w:r w:rsidR="00A564D0">
          <w:rPr>
            <w:rFonts w:ascii="Times New Roman" w:eastAsia="Times New Roman" w:hAnsi="Times New Roman" w:cs="David" w:hint="cs"/>
            <w:sz w:val="24"/>
            <w:szCs w:val="24"/>
            <w:rtl/>
            <w:lang w:eastAsia="he-IL"/>
          </w:rPr>
          <w:t xml:space="preserve">בוטל </w:t>
        </w:r>
      </w:ins>
      <w:del w:id="720" w:author="Avi Cohen" w:date="2020-09-21T14:40:00Z">
        <w:r w:rsidRPr="00B27B4C" w:rsidDel="00A564D0">
          <w:rPr>
            <w:rFonts w:ascii="Times New Roman" w:eastAsia="Times New Roman" w:hAnsi="Times New Roman" w:cs="David" w:hint="cs"/>
            <w:sz w:val="24"/>
            <w:szCs w:val="24"/>
            <w:rtl/>
            <w:lang w:eastAsia="he-IL"/>
          </w:rPr>
          <w:delText>חשובי שטחים לצורך התחשבנות עם הקבלנים בהתאם להנחיות המזמין</w:delText>
        </w:r>
      </w:del>
      <w:r w:rsidRPr="00B27B4C">
        <w:rPr>
          <w:rFonts w:ascii="Times New Roman" w:eastAsia="Times New Roman" w:hAnsi="Times New Roman" w:cs="David" w:hint="cs"/>
          <w:sz w:val="24"/>
          <w:szCs w:val="24"/>
          <w:rtl/>
          <w:lang w:eastAsia="he-IL"/>
        </w:rPr>
        <w:t>.</w:t>
      </w:r>
    </w:p>
    <w:p w14:paraId="363DF53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1F56C1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3F4102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C00452B"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716A4D0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619C72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75FB0E0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3B56B02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07AFF72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AA1F4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0D7E23B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B2DA755" w14:textId="77777777" w:rsidR="00B27B4C" w:rsidRDefault="00B27B4C" w:rsidP="00B27B4C">
      <w:pPr>
        <w:widowControl w:val="0"/>
        <w:spacing w:before="0" w:beforeAutospacing="0" w:after="0" w:afterAutospacing="0" w:line="240" w:lineRule="auto"/>
        <w:ind w:left="2160" w:hanging="658"/>
        <w:jc w:val="both"/>
        <w:rPr>
          <w:ins w:id="721" w:author="Avi Cohen" w:date="2020-08-06T15:38: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077B914B" w14:textId="77777777" w:rsidR="00B7343D" w:rsidRDefault="00B7343D" w:rsidP="00B27B4C">
      <w:pPr>
        <w:widowControl w:val="0"/>
        <w:spacing w:before="0" w:beforeAutospacing="0" w:after="0" w:afterAutospacing="0" w:line="240" w:lineRule="auto"/>
        <w:ind w:left="2160" w:hanging="658"/>
        <w:jc w:val="both"/>
        <w:rPr>
          <w:ins w:id="722" w:author="Avi Cohen" w:date="2020-08-06T15:38:00Z"/>
          <w:rFonts w:ascii="Times New Roman" w:eastAsia="Times New Roman" w:hAnsi="Times New Roman" w:cs="David"/>
          <w:sz w:val="24"/>
          <w:szCs w:val="24"/>
          <w:rtl/>
          <w:lang w:eastAsia="he-IL"/>
        </w:rPr>
      </w:pPr>
    </w:p>
    <w:p w14:paraId="0C53D769" w14:textId="77777777" w:rsidR="00B7343D" w:rsidRPr="00B27B4C" w:rsidRDefault="00B7343D" w:rsidP="00B7343D">
      <w:pPr>
        <w:widowControl w:val="0"/>
        <w:spacing w:before="0" w:beforeAutospacing="0" w:after="0" w:afterAutospacing="0" w:line="240" w:lineRule="auto"/>
        <w:ind w:left="2160" w:hanging="658"/>
        <w:jc w:val="both"/>
        <w:rPr>
          <w:ins w:id="723" w:author="Avi Cohen" w:date="2020-08-06T15:38:00Z"/>
          <w:rFonts w:ascii="Times New Roman" w:eastAsia="Times New Roman" w:hAnsi="Times New Roman" w:cs="David"/>
          <w:sz w:val="24"/>
          <w:szCs w:val="24"/>
          <w:rtl/>
          <w:lang w:eastAsia="he-IL"/>
        </w:rPr>
      </w:pPr>
      <w:ins w:id="724" w:author="Avi Cohen" w:date="2020-08-06T15:38:00Z">
        <w:r>
          <w:rPr>
            <w:rFonts w:ascii="Times New Roman" w:eastAsia="Times New Roman" w:hAnsi="Times New Roman" w:cs="David" w:hint="cs"/>
            <w:sz w:val="24"/>
            <w:szCs w:val="24"/>
            <w:rtl/>
            <w:lang w:eastAsia="he-IL"/>
          </w:rPr>
          <w:t>יג.</w:t>
        </w:r>
        <w:r>
          <w:rPr>
            <w:rFonts w:ascii="Times New Roman" w:eastAsia="Times New Roman" w:hAnsi="Times New Roman" w:cs="David" w:hint="cs"/>
            <w:sz w:val="24"/>
            <w:szCs w:val="24"/>
            <w:rtl/>
            <w:lang w:eastAsia="he-IL"/>
          </w:rPr>
          <w:tab/>
          <w:t>עזרה בהכנת נתונים לפי ת"י 1045 בתיאום עם יועץ הקונסטרוקציה של המבנה</w:t>
        </w:r>
      </w:ins>
    </w:p>
    <w:p w14:paraId="3A2D95DD" w14:textId="43B8319B" w:rsidR="00B7343D" w:rsidRPr="00B27B4C" w:rsidRDefault="00B7343D"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1793F0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73862D"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01EF1A4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4CCFFCE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6225B4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8F9AB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2F2F65F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6704B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332C36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3A30B0" w14:textId="482BE2A5"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w:t>
      </w:r>
      <w:ins w:id="725" w:author="Avi Cohen" w:date="2020-09-21T14:43:00Z">
        <w:r w:rsidR="00A564D0">
          <w:rPr>
            <w:rFonts w:ascii="Times New Roman" w:eastAsia="Times New Roman" w:hAnsi="Times New Roman" w:cs="David" w:hint="cs"/>
            <w:sz w:val="24"/>
            <w:szCs w:val="24"/>
            <w:rtl/>
            <w:lang w:eastAsia="he-IL"/>
          </w:rPr>
          <w:t xml:space="preserve">סיוע לכמאי להכנת </w:t>
        </w:r>
      </w:ins>
      <w:r w:rsidRPr="00B27B4C">
        <w:rPr>
          <w:rFonts w:ascii="Times New Roman" w:eastAsia="Times New Roman" w:hAnsi="Times New Roman" w:cs="David" w:hint="cs"/>
          <w:sz w:val="24"/>
          <w:szCs w:val="24"/>
          <w:rtl/>
          <w:lang w:eastAsia="he-IL"/>
        </w:rPr>
        <w:t>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4D6A9F5C" w14:textId="7234F284" w:rsidR="00B27B4C" w:rsidRPr="00B27B4C" w:rsidDel="00A564D0" w:rsidRDefault="00B27B4C" w:rsidP="00B27B4C">
      <w:pPr>
        <w:widowControl w:val="0"/>
        <w:spacing w:before="0" w:beforeAutospacing="0" w:after="0" w:afterAutospacing="0" w:line="240" w:lineRule="auto"/>
        <w:ind w:left="2160" w:hanging="720"/>
        <w:jc w:val="both"/>
        <w:rPr>
          <w:del w:id="726" w:author="Avi Cohen" w:date="2020-09-21T14:43: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del w:id="727" w:author="Avi Cohen" w:date="2020-09-21T14:43:00Z">
        <w:r w:rsidRPr="00B27B4C" w:rsidDel="00A564D0">
          <w:rPr>
            <w:rFonts w:ascii="Times New Roman" w:eastAsia="Times New Roman" w:hAnsi="Times New Roman" w:cs="David" w:hint="cs"/>
            <w:sz w:val="24"/>
            <w:szCs w:val="24"/>
            <w:rtl/>
            <w:lang w:eastAsia="he-IL"/>
          </w:rPr>
          <w:delText>כתבי הכמויות יוכנו לפי מתכונת הנהוגה אצל המזמין של מכלולי עבודות ו/או כמויות מפורטות למדידה. לפי דרישת המנהל יוכנו כתבי כמויות בחלוקה לפי אזורים.</w:delText>
        </w:r>
      </w:del>
    </w:p>
    <w:p w14:paraId="0E707AF2" w14:textId="77777777" w:rsidR="00B27B4C" w:rsidRPr="00B27B4C" w:rsidRDefault="00B27B4C" w:rsidP="00B37B6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294652" w14:textId="4D7B6B38" w:rsidR="00B27B4C" w:rsidRPr="00B27B4C" w:rsidRDefault="00B27B4C" w:rsidP="006C74EA">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תאום המפרטים </w:t>
      </w:r>
      <w:del w:id="728" w:author="Avi Cohen" w:date="2020-09-21T14:44:00Z">
        <w:r w:rsidRPr="00B27B4C" w:rsidDel="00A564D0">
          <w:rPr>
            <w:rFonts w:ascii="Times New Roman" w:eastAsia="Times New Roman" w:hAnsi="Times New Roman" w:cs="David" w:hint="cs"/>
            <w:sz w:val="24"/>
            <w:szCs w:val="24"/>
            <w:rtl/>
            <w:lang w:eastAsia="he-IL"/>
          </w:rPr>
          <w:delText xml:space="preserve">וכתבי הכמויות </w:delText>
        </w:r>
      </w:del>
      <w:r w:rsidRPr="00B27B4C">
        <w:rPr>
          <w:rFonts w:ascii="Times New Roman" w:eastAsia="Times New Roman" w:hAnsi="Times New Roman" w:cs="David" w:hint="cs"/>
          <w:sz w:val="24"/>
          <w:szCs w:val="24"/>
          <w:rtl/>
          <w:lang w:eastAsia="he-IL"/>
        </w:rPr>
        <w:t>של היועצים האחרים ושילובם במפרטים וכתבי הכמויות דלעיל.</w:t>
      </w:r>
    </w:p>
    <w:p w14:paraId="267B78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C30AD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A84F2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94DF73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1F119F9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236C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2403308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6A1F0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67349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A20DB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71F4D1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8176D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15CFD3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E3BC2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1BB722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A32C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1DE6D0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CFF80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576AD0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D456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67FA508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8EFA7D5" w14:textId="77777777" w:rsidR="00B27B4C" w:rsidRDefault="00B27B4C" w:rsidP="00B27B4C">
      <w:pPr>
        <w:widowControl w:val="0"/>
        <w:spacing w:before="0" w:beforeAutospacing="0" w:after="0" w:afterAutospacing="0" w:line="240" w:lineRule="auto"/>
        <w:ind w:left="2160" w:hanging="720"/>
        <w:jc w:val="both"/>
        <w:rPr>
          <w:ins w:id="729" w:author="Avi Cohen" w:date="2020-08-06T15:42: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76738DA1" w14:textId="30FB487B" w:rsidR="00F15FB2" w:rsidRDefault="00F15FB2" w:rsidP="00B27B4C">
      <w:pPr>
        <w:widowControl w:val="0"/>
        <w:spacing w:before="0" w:beforeAutospacing="0" w:after="0" w:afterAutospacing="0" w:line="240" w:lineRule="auto"/>
        <w:ind w:left="2160" w:hanging="720"/>
        <w:jc w:val="both"/>
        <w:rPr>
          <w:ins w:id="730" w:author="Avi Cohen" w:date="2020-08-06T15:42:00Z"/>
          <w:rFonts w:ascii="Times New Roman" w:eastAsia="Times New Roman" w:hAnsi="Times New Roman" w:cs="David"/>
          <w:sz w:val="24"/>
          <w:szCs w:val="24"/>
          <w:rtl/>
          <w:lang w:eastAsia="he-IL"/>
        </w:rPr>
      </w:pPr>
    </w:p>
    <w:p w14:paraId="3B93D265" w14:textId="614B13E8" w:rsidR="00F15FB2" w:rsidRDefault="00F15FB2" w:rsidP="00B27B4C">
      <w:pPr>
        <w:widowControl w:val="0"/>
        <w:spacing w:before="0" w:beforeAutospacing="0" w:after="0" w:afterAutospacing="0" w:line="240" w:lineRule="auto"/>
        <w:ind w:left="2160" w:hanging="720"/>
        <w:jc w:val="both"/>
        <w:rPr>
          <w:ins w:id="731" w:author="Avi Cohen" w:date="2020-08-06T15:42:00Z"/>
          <w:rFonts w:ascii="Times New Roman" w:eastAsia="Times New Roman" w:hAnsi="Times New Roman" w:cs="David"/>
          <w:sz w:val="24"/>
          <w:szCs w:val="24"/>
          <w:rtl/>
          <w:lang w:eastAsia="he-IL"/>
        </w:rPr>
      </w:pPr>
      <w:ins w:id="732" w:author="Avi Cohen" w:date="2020-08-06T15:42:00Z">
        <w:r>
          <w:rPr>
            <w:rFonts w:ascii="Times New Roman" w:eastAsia="Times New Roman" w:hAnsi="Times New Roman" w:cs="David" w:hint="cs"/>
            <w:sz w:val="24"/>
            <w:szCs w:val="24"/>
            <w:rtl/>
            <w:lang w:eastAsia="he-IL"/>
          </w:rPr>
          <w:t>כ.</w:t>
        </w:r>
        <w:r>
          <w:rPr>
            <w:rFonts w:ascii="Times New Roman" w:eastAsia="Times New Roman" w:hAnsi="Times New Roman" w:cs="David" w:hint="cs"/>
            <w:sz w:val="24"/>
            <w:szCs w:val="24"/>
            <w:rtl/>
            <w:lang w:eastAsia="he-IL"/>
          </w:rPr>
          <w:tab/>
          <w:t>סיוע בהכנת מודלים ו/או אמצעים שמקימים אחרים לפרויקט .</w:t>
        </w:r>
      </w:ins>
    </w:p>
    <w:p w14:paraId="382F7B53" w14:textId="77777777" w:rsidR="00F15FB2" w:rsidRDefault="00F15FB2" w:rsidP="00B27B4C">
      <w:pPr>
        <w:widowControl w:val="0"/>
        <w:spacing w:before="0" w:beforeAutospacing="0" w:after="0" w:afterAutospacing="0" w:line="240" w:lineRule="auto"/>
        <w:ind w:left="2160" w:hanging="720"/>
        <w:jc w:val="both"/>
        <w:rPr>
          <w:ins w:id="733" w:author="Avi Cohen" w:date="2020-08-06T15:42:00Z"/>
          <w:rFonts w:ascii="Times New Roman" w:eastAsia="Times New Roman" w:hAnsi="Times New Roman" w:cs="David"/>
          <w:sz w:val="24"/>
          <w:szCs w:val="24"/>
          <w:rtl/>
          <w:lang w:eastAsia="he-IL"/>
        </w:rPr>
      </w:pPr>
    </w:p>
    <w:p w14:paraId="5284E32E" w14:textId="77777777" w:rsidR="00F15FB2" w:rsidRPr="00B27B4C" w:rsidRDefault="00F15FB2" w:rsidP="00F15FB2">
      <w:pPr>
        <w:widowControl w:val="0"/>
        <w:spacing w:before="0" w:beforeAutospacing="0" w:after="0" w:afterAutospacing="0" w:line="240" w:lineRule="auto"/>
        <w:ind w:left="2160" w:hanging="720"/>
        <w:jc w:val="both"/>
        <w:rPr>
          <w:ins w:id="734" w:author="Avi Cohen" w:date="2020-08-06T15:43:00Z"/>
          <w:rFonts w:ascii="Times New Roman" w:eastAsia="Times New Roman" w:hAnsi="Times New Roman" w:cs="David"/>
          <w:sz w:val="24"/>
          <w:szCs w:val="24"/>
          <w:rtl/>
          <w:lang w:eastAsia="he-IL"/>
        </w:rPr>
      </w:pPr>
      <w:ins w:id="735" w:author="Avi Cohen" w:date="2020-08-06T15:42:00Z">
        <w:r>
          <w:rPr>
            <w:rFonts w:ascii="Times New Roman" w:eastAsia="Times New Roman" w:hAnsi="Times New Roman" w:cs="David" w:hint="cs"/>
            <w:sz w:val="24"/>
            <w:szCs w:val="24"/>
            <w:rtl/>
            <w:lang w:eastAsia="he-IL"/>
          </w:rPr>
          <w:t xml:space="preserve">כא. </w:t>
        </w:r>
        <w:r>
          <w:rPr>
            <w:rFonts w:ascii="Times New Roman" w:eastAsia="Times New Roman" w:hAnsi="Times New Roman" w:cs="David" w:hint="cs"/>
            <w:sz w:val="24"/>
            <w:szCs w:val="24"/>
            <w:rtl/>
            <w:lang w:eastAsia="he-IL"/>
          </w:rPr>
          <w:tab/>
        </w:r>
      </w:ins>
      <w:ins w:id="736" w:author="Avi Cohen" w:date="2020-08-06T15:43:00Z">
        <w:r>
          <w:rPr>
            <w:rFonts w:ascii="Times New Roman" w:eastAsia="Times New Roman" w:hAnsi="Times New Roman" w:cs="David" w:hint="cs"/>
            <w:sz w:val="24"/>
            <w:szCs w:val="24"/>
            <w:rtl/>
            <w:lang w:eastAsia="he-IL"/>
          </w:rPr>
          <w:t xml:space="preserve">הכנת תכניות עבור </w:t>
        </w:r>
        <w:r>
          <w:rPr>
            <w:rFonts w:ascii="Times New Roman" w:eastAsia="Times New Roman" w:hAnsi="Times New Roman" w:cs="David"/>
            <w:sz w:val="24"/>
            <w:szCs w:val="24"/>
            <w:lang w:eastAsia="he-IL"/>
          </w:rPr>
          <w:t>Design Review</w:t>
        </w:r>
        <w:r>
          <w:rPr>
            <w:rFonts w:ascii="Times New Roman" w:eastAsia="Times New Roman" w:hAnsi="Times New Roman" w:cs="David" w:hint="cs"/>
            <w:sz w:val="24"/>
            <w:szCs w:val="24"/>
            <w:rtl/>
            <w:lang w:eastAsia="he-IL"/>
          </w:rPr>
          <w:t xml:space="preserve"> ותיקונם כנדרש לפי הנחיות המזמין.</w:t>
        </w:r>
      </w:ins>
    </w:p>
    <w:p w14:paraId="4F0C2A76" w14:textId="77777777" w:rsidR="00F15FB2" w:rsidRPr="00B27B4C" w:rsidRDefault="00F15FB2" w:rsidP="00F15FB2">
      <w:pPr>
        <w:widowControl w:val="0"/>
        <w:spacing w:before="0" w:beforeAutospacing="0" w:after="0" w:afterAutospacing="0" w:line="240" w:lineRule="auto"/>
        <w:ind w:left="2160" w:hanging="720"/>
        <w:jc w:val="both"/>
        <w:rPr>
          <w:ins w:id="737" w:author="Avi Cohen" w:date="2020-08-06T15:43:00Z"/>
          <w:rFonts w:ascii="Times New Roman" w:eastAsia="Times New Roman" w:hAnsi="Times New Roman" w:cs="David"/>
          <w:sz w:val="24"/>
          <w:szCs w:val="24"/>
          <w:rtl/>
          <w:lang w:eastAsia="he-IL"/>
        </w:rPr>
      </w:pPr>
    </w:p>
    <w:p w14:paraId="5403B4B0" w14:textId="16B30A47" w:rsidR="00F15FB2" w:rsidRPr="00B27B4C"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D063B9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2A00CE"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1D6DA19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1DD3E5B" w14:textId="78D864D3" w:rsidR="00B27B4C" w:rsidRPr="00B27B4C" w:rsidRDefault="00B27B4C" w:rsidP="00B37B6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r>
      <w:ins w:id="738" w:author="Avi Cohen" w:date="2020-09-21T14:44:00Z">
        <w:r w:rsidR="00A564D0">
          <w:rPr>
            <w:rFonts w:ascii="Times New Roman" w:eastAsia="Times New Roman" w:hAnsi="Times New Roman" w:cs="David" w:hint="cs"/>
            <w:sz w:val="20"/>
            <w:szCs w:val="24"/>
            <w:rtl/>
            <w:lang w:eastAsia="he-IL"/>
          </w:rPr>
          <w:t xml:space="preserve">מבוטל </w:t>
        </w:r>
      </w:ins>
      <w:del w:id="739" w:author="Avi Cohen" w:date="2020-09-21T14:44:00Z">
        <w:r w:rsidRPr="00B27B4C" w:rsidDel="00A564D0">
          <w:rPr>
            <w:rFonts w:ascii="Times New Roman" w:eastAsia="Times New Roman" w:hAnsi="Times New Roman" w:cs="David" w:hint="cs"/>
            <w:sz w:val="20"/>
            <w:szCs w:val="24"/>
            <w:rtl/>
            <w:lang w:eastAsia="he-IL"/>
          </w:rPr>
          <w:delText>תכניות לצרכי רישום ורישום בתים משותפ</w:delText>
        </w:r>
      </w:del>
      <w:del w:id="740" w:author="Avi Cohen" w:date="2020-11-09T15:19:00Z">
        <w:r w:rsidRPr="00B27B4C" w:rsidDel="00D87CF7">
          <w:rPr>
            <w:rFonts w:ascii="Times New Roman" w:eastAsia="Times New Roman" w:hAnsi="Times New Roman" w:cs="David" w:hint="cs"/>
            <w:sz w:val="20"/>
            <w:szCs w:val="24"/>
            <w:rtl/>
            <w:lang w:eastAsia="he-IL"/>
          </w:rPr>
          <w:delText>ים:</w:delText>
        </w:r>
      </w:del>
      <w:ins w:id="741" w:author="Avi Cohen" w:date="2020-09-21T14:44:00Z">
        <w:r w:rsidR="00A564D0">
          <w:rPr>
            <w:rFonts w:ascii="Times New Roman" w:eastAsia="Times New Roman" w:hAnsi="Times New Roman" w:cs="David" w:hint="cs"/>
            <w:sz w:val="20"/>
            <w:szCs w:val="24"/>
            <w:rtl/>
            <w:lang w:eastAsia="he-IL"/>
          </w:rPr>
          <w:t xml:space="preserve"> </w:t>
        </w:r>
      </w:ins>
    </w:p>
    <w:p w14:paraId="6FADDF6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C5F8086" w14:textId="153EB1C6" w:rsidR="00FE5392" w:rsidDel="00A564D0" w:rsidRDefault="00B27B4C" w:rsidP="00B37B6C">
      <w:pPr>
        <w:widowControl w:val="0"/>
        <w:spacing w:before="0" w:beforeAutospacing="0" w:after="0" w:afterAutospacing="0" w:line="240" w:lineRule="auto"/>
        <w:ind w:hanging="720"/>
        <w:jc w:val="both"/>
        <w:rPr>
          <w:del w:id="742" w:author="Avi Cohen" w:date="2020-09-21T14:44: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del w:id="743" w:author="Avi Cohen" w:date="2020-09-21T14:44:00Z">
        <w:r w:rsidRPr="00B27B4C" w:rsidDel="00A564D0">
          <w:rPr>
            <w:rFonts w:ascii="Times New Roman" w:eastAsia="Times New Roman" w:hAnsi="Times New Roman" w:cs="David" w:hint="cs"/>
            <w:sz w:val="24"/>
            <w:szCs w:val="24"/>
            <w:rtl/>
            <w:lang w:eastAsia="he-IL"/>
          </w:rPr>
          <w:delText xml:space="preserve">העברת תכניות ומסמכים לבעלי מקצוע אחרים מטעם המזמין לשם הכנת </w:delText>
        </w:r>
      </w:del>
    </w:p>
    <w:p w14:paraId="76D29148" w14:textId="4893527E" w:rsidR="00FE5392" w:rsidDel="00A564D0" w:rsidRDefault="00FE5392" w:rsidP="006C74EA">
      <w:pPr>
        <w:widowControl w:val="0"/>
        <w:spacing w:before="0" w:beforeAutospacing="0" w:after="0" w:afterAutospacing="0" w:line="240" w:lineRule="auto"/>
        <w:ind w:hanging="720"/>
        <w:jc w:val="both"/>
        <w:rPr>
          <w:del w:id="744" w:author="Avi Cohen" w:date="2020-09-21T14:44:00Z"/>
          <w:rFonts w:ascii="Times New Roman" w:eastAsia="Times New Roman" w:hAnsi="Times New Roman" w:cs="David"/>
          <w:sz w:val="24"/>
          <w:szCs w:val="24"/>
          <w:rtl/>
          <w:lang w:eastAsia="he-IL"/>
        </w:rPr>
      </w:pPr>
      <w:del w:id="745" w:author="Avi Cohen" w:date="2020-09-21T14:44:00Z">
        <w:r w:rsidDel="00A564D0">
          <w:rPr>
            <w:rFonts w:ascii="Times New Roman" w:eastAsia="Times New Roman" w:hAnsi="Times New Roman" w:cs="David" w:hint="cs"/>
            <w:sz w:val="24"/>
            <w:szCs w:val="24"/>
            <w:rtl/>
            <w:lang w:eastAsia="he-IL"/>
          </w:rPr>
          <w:delText xml:space="preserve">                                         רש</w:delText>
        </w:r>
        <w:r w:rsidR="00B27B4C" w:rsidRPr="00B27B4C" w:rsidDel="00A564D0">
          <w:rPr>
            <w:rFonts w:ascii="Times New Roman" w:eastAsia="Times New Roman" w:hAnsi="Times New Roman" w:cs="David" w:hint="cs"/>
            <w:sz w:val="24"/>
            <w:szCs w:val="24"/>
            <w:rtl/>
            <w:lang w:eastAsia="he-IL"/>
          </w:rPr>
          <w:delText>מים</w:delText>
        </w:r>
        <w:r w:rsidDel="00A564D0">
          <w:rPr>
            <w:rFonts w:ascii="Times New Roman" w:eastAsia="Times New Roman" w:hAnsi="Times New Roman" w:cs="David" w:hint="cs"/>
            <w:sz w:val="24"/>
            <w:szCs w:val="24"/>
            <w:rtl/>
            <w:lang w:eastAsia="he-IL"/>
          </w:rPr>
          <w:delText xml:space="preserve"> </w:delText>
        </w:r>
        <w:r w:rsidR="00B27B4C" w:rsidRPr="00B27B4C" w:rsidDel="00A564D0">
          <w:rPr>
            <w:rFonts w:ascii="Times New Roman" w:eastAsia="Times New Roman" w:hAnsi="Times New Roman" w:cs="David" w:hint="cs"/>
            <w:sz w:val="24"/>
            <w:szCs w:val="24"/>
            <w:rtl/>
            <w:lang w:eastAsia="he-IL"/>
          </w:rPr>
          <w:tab/>
          <w:delText xml:space="preserve">ותשריטים לפרצלציה, תכניות לצרכי רישום ורישום בתים </w:delText>
        </w:r>
      </w:del>
    </w:p>
    <w:p w14:paraId="071C7A0F" w14:textId="0A8D18D5" w:rsidR="00FE5392" w:rsidDel="00A564D0" w:rsidRDefault="00FE5392" w:rsidP="00986355">
      <w:pPr>
        <w:widowControl w:val="0"/>
        <w:spacing w:before="0" w:beforeAutospacing="0" w:after="0" w:afterAutospacing="0" w:line="240" w:lineRule="auto"/>
        <w:ind w:hanging="720"/>
        <w:jc w:val="both"/>
        <w:rPr>
          <w:del w:id="746" w:author="Avi Cohen" w:date="2020-09-21T14:44:00Z"/>
          <w:rFonts w:ascii="Times New Roman" w:eastAsia="Times New Roman" w:hAnsi="Times New Roman" w:cs="David"/>
          <w:sz w:val="24"/>
          <w:szCs w:val="24"/>
          <w:rtl/>
          <w:lang w:eastAsia="he-IL"/>
        </w:rPr>
      </w:pPr>
      <w:del w:id="747" w:author="Avi Cohen" w:date="2020-09-21T14:44:00Z">
        <w:r w:rsidDel="00A564D0">
          <w:rPr>
            <w:rFonts w:ascii="Times New Roman" w:eastAsia="Times New Roman" w:hAnsi="Times New Roman" w:cs="David" w:hint="cs"/>
            <w:sz w:val="24"/>
            <w:szCs w:val="24"/>
            <w:rtl/>
            <w:lang w:eastAsia="he-IL"/>
          </w:rPr>
          <w:delText xml:space="preserve">                                         </w:delText>
        </w:r>
        <w:r w:rsidR="00B27B4C" w:rsidRPr="00B27B4C" w:rsidDel="00A564D0">
          <w:rPr>
            <w:rFonts w:ascii="Times New Roman" w:eastAsia="Times New Roman" w:hAnsi="Times New Roman" w:cs="David" w:hint="cs"/>
            <w:sz w:val="24"/>
            <w:szCs w:val="24"/>
            <w:rtl/>
            <w:lang w:eastAsia="he-IL"/>
          </w:rPr>
          <w:delText>משותפים.</w:delText>
        </w:r>
        <w:r w:rsidDel="00A564D0">
          <w:rPr>
            <w:rFonts w:ascii="Times New Roman" w:eastAsia="Times New Roman" w:hAnsi="Times New Roman" w:cs="David" w:hint="cs"/>
            <w:sz w:val="24"/>
            <w:szCs w:val="24"/>
            <w:rtl/>
            <w:lang w:eastAsia="he-IL"/>
          </w:rPr>
          <w:delText xml:space="preserve"> </w:delText>
        </w:r>
      </w:del>
    </w:p>
    <w:p w14:paraId="6A835183" w14:textId="160B3573" w:rsidR="00B27B4C" w:rsidRPr="00B27B4C" w:rsidDel="00A564D0" w:rsidRDefault="00FE5392">
      <w:pPr>
        <w:widowControl w:val="0"/>
        <w:spacing w:before="0" w:beforeAutospacing="0" w:after="0" w:afterAutospacing="0" w:line="240" w:lineRule="auto"/>
        <w:ind w:hanging="720"/>
        <w:jc w:val="both"/>
        <w:rPr>
          <w:del w:id="748" w:author="Avi Cohen" w:date="2020-09-21T14:44:00Z"/>
          <w:rFonts w:ascii="Times New Roman" w:eastAsia="Times New Roman" w:hAnsi="Times New Roman" w:cs="David"/>
          <w:sz w:val="24"/>
          <w:szCs w:val="24"/>
          <w:rtl/>
          <w:lang w:eastAsia="he-IL"/>
        </w:rPr>
        <w:pPrChange w:id="749" w:author="Avi Cohen" w:date="2020-09-21T14:44:00Z">
          <w:pPr>
            <w:widowControl w:val="0"/>
            <w:spacing w:before="0" w:beforeAutospacing="0" w:after="0" w:afterAutospacing="0" w:line="240" w:lineRule="auto"/>
            <w:ind w:left="1440"/>
          </w:pPr>
        </w:pPrChange>
      </w:pPr>
      <w:del w:id="750" w:author="Avi Cohen" w:date="2020-09-21T14:44:00Z">
        <w:r w:rsidDel="00A564D0">
          <w:rPr>
            <w:rFonts w:ascii="Times New Roman" w:eastAsia="Times New Roman" w:hAnsi="Times New Roman" w:cs="David" w:hint="cs"/>
            <w:sz w:val="24"/>
            <w:szCs w:val="24"/>
            <w:rtl/>
            <w:lang w:eastAsia="he-IL"/>
          </w:rPr>
          <w:br/>
          <w:delText xml:space="preserve">וידוא נכונות </w:delText>
        </w:r>
        <w:r w:rsidR="00B27B4C" w:rsidRPr="00B27B4C" w:rsidDel="00A564D0">
          <w:rPr>
            <w:rFonts w:ascii="Times New Roman" w:eastAsia="Times New Roman" w:hAnsi="Times New Roman" w:cs="David" w:hint="cs"/>
            <w:sz w:val="24"/>
            <w:szCs w:val="24"/>
            <w:rtl/>
            <w:lang w:eastAsia="he-IL"/>
          </w:rPr>
          <w:delText>תרשים מגרש ותשריט בית משותף. הכנת בקשות לשינויים בהיתרי הבניה בהתאם</w:delText>
        </w:r>
        <w:r w:rsidDel="00A564D0">
          <w:rPr>
            <w:rFonts w:ascii="Times New Roman" w:eastAsia="Times New Roman" w:hAnsi="Times New Roman" w:cs="David" w:hint="cs"/>
            <w:sz w:val="24"/>
            <w:szCs w:val="24"/>
            <w:rtl/>
            <w:lang w:eastAsia="he-IL"/>
          </w:rPr>
          <w:delText xml:space="preserve"> </w:delText>
        </w:r>
        <w:r w:rsidR="00B27B4C" w:rsidRPr="00B27B4C" w:rsidDel="00A564D0">
          <w:rPr>
            <w:rFonts w:ascii="Times New Roman" w:eastAsia="Times New Roman" w:hAnsi="Times New Roman" w:cs="David" w:hint="cs"/>
            <w:sz w:val="24"/>
            <w:szCs w:val="24"/>
            <w:rtl/>
            <w:lang w:eastAsia="he-IL"/>
          </w:rPr>
          <w:delText>לתכניות הביצוע וטיפול באישורן. הכנת בקשות ל</w:delText>
        </w:r>
        <w:r w:rsidDel="00A564D0">
          <w:rPr>
            <w:rFonts w:ascii="Times New Roman" w:eastAsia="Times New Roman" w:hAnsi="Times New Roman" w:cs="David" w:hint="cs"/>
            <w:sz w:val="24"/>
            <w:szCs w:val="24"/>
            <w:rtl/>
            <w:lang w:eastAsia="he-IL"/>
          </w:rPr>
          <w:delText xml:space="preserve">הפרדת היתרי בניה בהתאם לבניה </w:delText>
        </w:r>
        <w:r w:rsidR="00B27B4C" w:rsidRPr="00B27B4C" w:rsidDel="00A564D0">
          <w:rPr>
            <w:rFonts w:ascii="Times New Roman" w:eastAsia="Times New Roman" w:hAnsi="Times New Roman" w:cs="David" w:hint="cs"/>
            <w:sz w:val="24"/>
            <w:szCs w:val="24"/>
            <w:rtl/>
            <w:lang w:eastAsia="he-IL"/>
          </w:rPr>
          <w:delText>בשלבים וטיפול באישורן.</w:delText>
        </w:r>
      </w:del>
    </w:p>
    <w:p w14:paraId="4ADAF40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CD1219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0E025E4C"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BE8452E"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68B2B8B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646D5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6C372EE"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31CE382" w14:textId="18565B9C" w:rsidR="00B27B4C" w:rsidRPr="00B27B4C" w:rsidRDefault="00B27B4C" w:rsidP="005717B2">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del w:id="751" w:author="Avi Cohen" w:date="2020-11-22T15:26:00Z">
        <w:r w:rsidRPr="00B27B4C" w:rsidDel="005717B2">
          <w:rPr>
            <w:rFonts w:ascii="Times New Roman" w:eastAsia="Times New Roman" w:hAnsi="Times New Roman" w:cs="David" w:hint="cs"/>
            <w:sz w:val="24"/>
            <w:szCs w:val="24"/>
            <w:rtl/>
            <w:lang w:eastAsia="he-IL"/>
          </w:rPr>
          <w:delText>שילוב הפיקוח העליון של היועצים עם הפיקוח העליון על ביצוע העבודה האדריכלית.</w:delText>
        </w:r>
      </w:del>
    </w:p>
    <w:p w14:paraId="1650E445"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851F01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3A73EDE8"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C7AB16E"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59F57BC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999C78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5B8837C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3D157F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612863D0"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58A0E8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7C5C6DC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0ECDE4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1A1872C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F746F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4769F91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786901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1051E7C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1353341" w14:textId="7A685016" w:rsidR="00B27B4C" w:rsidRPr="00B27B4C" w:rsidRDefault="00B27B4C" w:rsidP="00B37B6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del w:id="752" w:author="Avi Cohen" w:date="2020-09-21T14:45:00Z">
        <w:r w:rsidRPr="00B27B4C" w:rsidDel="00FF3059">
          <w:rPr>
            <w:rFonts w:ascii="Times New Roman" w:eastAsia="Times New Roman" w:hAnsi="Times New Roman" w:cs="David" w:hint="cs"/>
            <w:sz w:val="24"/>
            <w:szCs w:val="24"/>
            <w:rtl/>
            <w:lang w:eastAsia="he-IL"/>
          </w:rPr>
          <w:delText>אישור תכניות שינויי דיירים (התכניות יוכנו ע"י הקבלן/הדיירים).</w:delText>
        </w:r>
      </w:del>
    </w:p>
    <w:p w14:paraId="60FC116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4134F05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6F420FA"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A1F09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2597753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E77DCC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175C86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3A35A3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3CC7EAC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85EFF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1953A84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96A911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484C0FA5"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900F7F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2534D1F0"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666A18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5A5095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7EBD1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9281C6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2D766F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6C96558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5E5B9AD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7B502DE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4DFDE42A"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2026F2C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113D909F"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01E1D7B1"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501C500E"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6938101D"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26CF1003"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70A6170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ECD925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F744C7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A5DC1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34F9A2B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E52FE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5E6CC6A7"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E0DE4E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6139C3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795D584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BE8B43" w14:textId="4D2C736D" w:rsidR="00EC69C3" w:rsidRPr="00EC69C3" w:rsidRDefault="00B27B4C">
      <w:pPr>
        <w:pStyle w:val="ListParagraph"/>
        <w:widowControl w:val="0"/>
        <w:numPr>
          <w:ilvl w:val="0"/>
          <w:numId w:val="26"/>
        </w:numPr>
        <w:spacing w:before="0" w:beforeAutospacing="0" w:after="0" w:afterAutospacing="0" w:line="240" w:lineRule="auto"/>
        <w:rPr>
          <w:ins w:id="753" w:author="Avi Cohen" w:date="2020-08-06T15:45:00Z"/>
          <w:rFonts w:cs="David"/>
          <w:sz w:val="24"/>
          <w:szCs w:val="24"/>
          <w:rtl/>
          <w:rPrChange w:id="754" w:author="Avi Cohen" w:date="2020-08-06T15:45:00Z">
            <w:rPr>
              <w:ins w:id="755" w:author="Avi Cohen" w:date="2020-08-06T15:45:00Z"/>
              <w:rtl/>
            </w:rPr>
          </w:rPrChange>
        </w:rPr>
        <w:pPrChange w:id="756" w:author="Avi Cohen" w:date="2020-08-06T15:48:00Z">
          <w:pPr>
            <w:numPr>
              <w:ilvl w:val="1"/>
              <w:numId w:val="25"/>
            </w:numPr>
            <w:spacing w:before="0" w:beforeAutospacing="0" w:after="94" w:afterAutospacing="0" w:line="251" w:lineRule="auto"/>
            <w:ind w:left="919" w:right="123"/>
          </w:pPr>
        </w:pPrChange>
      </w:pPr>
      <w:del w:id="757" w:author="Avi Cohen" w:date="2020-08-06T15:45:00Z">
        <w:r w:rsidRPr="00EC69C3" w:rsidDel="00EC69C3">
          <w:rPr>
            <w:rFonts w:ascii="Times New Roman" w:eastAsia="Times New Roman" w:hAnsi="Times New Roman" w:cs="David"/>
            <w:sz w:val="24"/>
            <w:szCs w:val="24"/>
            <w:rtl/>
            <w:lang w:eastAsia="he-IL"/>
            <w:rPrChange w:id="758" w:author="Avi Cohen" w:date="2020-08-06T15:45:00Z">
              <w:rPr>
                <w:rtl/>
                <w:lang w:eastAsia="he-IL"/>
              </w:rPr>
            </w:rPrChange>
          </w:rPr>
          <w:delText>4.</w:delText>
        </w:r>
        <w:r w:rsidRPr="00EC69C3" w:rsidDel="00EC69C3">
          <w:rPr>
            <w:rFonts w:ascii="Times New Roman" w:eastAsia="Times New Roman" w:hAnsi="Times New Roman" w:cs="David"/>
            <w:sz w:val="24"/>
            <w:szCs w:val="24"/>
            <w:rtl/>
            <w:lang w:eastAsia="he-IL"/>
            <w:rPrChange w:id="759" w:author="Avi Cohen" w:date="2020-08-06T15:45:00Z">
              <w:rPr>
                <w:rtl/>
                <w:lang w:eastAsia="he-IL"/>
              </w:rPr>
            </w:rPrChange>
          </w:rPr>
          <w:tab/>
        </w:r>
      </w:del>
      <w:r w:rsidRPr="00EC69C3">
        <w:rPr>
          <w:rFonts w:ascii="Times New Roman" w:eastAsia="Times New Roman" w:hAnsi="Times New Roman" w:cs="David" w:hint="eastAsia"/>
          <w:sz w:val="24"/>
          <w:szCs w:val="24"/>
          <w:rtl/>
          <w:lang w:eastAsia="he-IL"/>
          <w:rPrChange w:id="760" w:author="Avi Cohen" w:date="2020-08-06T15:45:00Z">
            <w:rPr>
              <w:rFonts w:hint="eastAsia"/>
              <w:rtl/>
              <w:lang w:eastAsia="he-IL"/>
            </w:rPr>
          </w:rPrChange>
        </w:rPr>
        <w:t>נציג</w:t>
      </w:r>
      <w:r w:rsidRPr="00EC69C3">
        <w:rPr>
          <w:rFonts w:ascii="Times New Roman" w:eastAsia="Times New Roman" w:hAnsi="Times New Roman" w:cs="David"/>
          <w:sz w:val="24"/>
          <w:szCs w:val="24"/>
          <w:rtl/>
          <w:lang w:eastAsia="he-IL"/>
          <w:rPrChange w:id="761"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62" w:author="Avi Cohen" w:date="2020-08-06T15:45:00Z">
            <w:rPr>
              <w:rFonts w:hint="eastAsia"/>
              <w:rtl/>
              <w:lang w:eastAsia="he-IL"/>
            </w:rPr>
          </w:rPrChange>
        </w:rPr>
        <w:t>המזמין</w:t>
      </w:r>
      <w:r w:rsidRPr="00EC69C3">
        <w:rPr>
          <w:rFonts w:ascii="Times New Roman" w:eastAsia="Times New Roman" w:hAnsi="Times New Roman" w:cs="David"/>
          <w:sz w:val="24"/>
          <w:szCs w:val="24"/>
          <w:rtl/>
          <w:lang w:eastAsia="he-IL"/>
          <w:rPrChange w:id="763"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64" w:author="Avi Cohen" w:date="2020-08-06T15:45:00Z">
            <w:rPr>
              <w:rFonts w:hint="eastAsia"/>
              <w:rtl/>
              <w:lang w:eastAsia="he-IL"/>
            </w:rPr>
          </w:rPrChange>
        </w:rPr>
        <w:t>רשאי</w:t>
      </w:r>
      <w:r w:rsidRPr="00EC69C3">
        <w:rPr>
          <w:rFonts w:ascii="Times New Roman" w:eastAsia="Times New Roman" w:hAnsi="Times New Roman" w:cs="David"/>
          <w:sz w:val="24"/>
          <w:szCs w:val="24"/>
          <w:rtl/>
          <w:lang w:eastAsia="he-IL"/>
          <w:rPrChange w:id="765"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66" w:author="Avi Cohen" w:date="2020-08-06T15:45:00Z">
            <w:rPr>
              <w:rFonts w:hint="eastAsia"/>
              <w:rtl/>
              <w:lang w:eastAsia="he-IL"/>
            </w:rPr>
          </w:rPrChange>
        </w:rPr>
        <w:t>להזמין</w:t>
      </w:r>
      <w:r w:rsidRPr="00EC69C3">
        <w:rPr>
          <w:rFonts w:ascii="Times New Roman" w:eastAsia="Times New Roman" w:hAnsi="Times New Roman" w:cs="David"/>
          <w:sz w:val="24"/>
          <w:szCs w:val="24"/>
          <w:rtl/>
          <w:lang w:eastAsia="he-IL"/>
          <w:rPrChange w:id="767"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68" w:author="Avi Cohen" w:date="2020-08-06T15:45:00Z">
            <w:rPr>
              <w:rFonts w:hint="eastAsia"/>
              <w:rtl/>
              <w:lang w:eastAsia="he-IL"/>
            </w:rPr>
          </w:rPrChange>
        </w:rPr>
        <w:t>מהמתכנן</w:t>
      </w:r>
      <w:r w:rsidRPr="00EC69C3">
        <w:rPr>
          <w:rFonts w:ascii="Times New Roman" w:eastAsia="Times New Roman" w:hAnsi="Times New Roman" w:cs="David"/>
          <w:sz w:val="24"/>
          <w:szCs w:val="24"/>
          <w:rtl/>
          <w:lang w:eastAsia="he-IL"/>
          <w:rPrChange w:id="769"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70" w:author="Avi Cohen" w:date="2020-08-06T15:45:00Z">
            <w:rPr>
              <w:rFonts w:hint="eastAsia"/>
              <w:rtl/>
              <w:lang w:eastAsia="he-IL"/>
            </w:rPr>
          </w:rPrChange>
        </w:rPr>
        <w:t>את</w:t>
      </w:r>
      <w:r w:rsidRPr="00EC69C3">
        <w:rPr>
          <w:rFonts w:ascii="Times New Roman" w:eastAsia="Times New Roman" w:hAnsi="Times New Roman" w:cs="David"/>
          <w:sz w:val="24"/>
          <w:szCs w:val="24"/>
          <w:rtl/>
          <w:lang w:eastAsia="he-IL"/>
          <w:rPrChange w:id="771"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72" w:author="Avi Cohen" w:date="2020-08-06T15:45:00Z">
            <w:rPr>
              <w:rFonts w:hint="eastAsia"/>
              <w:rtl/>
              <w:lang w:eastAsia="he-IL"/>
            </w:rPr>
          </w:rPrChange>
        </w:rPr>
        <w:t>כל</w:t>
      </w:r>
      <w:r w:rsidRPr="00EC69C3">
        <w:rPr>
          <w:rFonts w:ascii="Times New Roman" w:eastAsia="Times New Roman" w:hAnsi="Times New Roman" w:cs="David"/>
          <w:sz w:val="24"/>
          <w:szCs w:val="24"/>
          <w:rtl/>
          <w:lang w:eastAsia="he-IL"/>
          <w:rPrChange w:id="773"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74" w:author="Avi Cohen" w:date="2020-08-06T15:45:00Z">
            <w:rPr>
              <w:rFonts w:hint="eastAsia"/>
              <w:rtl/>
              <w:lang w:eastAsia="he-IL"/>
            </w:rPr>
          </w:rPrChange>
        </w:rPr>
        <w:t>שלבי</w:t>
      </w:r>
      <w:r w:rsidRPr="00EC69C3">
        <w:rPr>
          <w:rFonts w:ascii="Times New Roman" w:eastAsia="Times New Roman" w:hAnsi="Times New Roman" w:cs="David"/>
          <w:sz w:val="24"/>
          <w:szCs w:val="24"/>
          <w:rtl/>
          <w:lang w:eastAsia="he-IL"/>
          <w:rPrChange w:id="775"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76" w:author="Avi Cohen" w:date="2020-08-06T15:45:00Z">
            <w:rPr>
              <w:rFonts w:hint="eastAsia"/>
              <w:rtl/>
              <w:lang w:eastAsia="he-IL"/>
            </w:rPr>
          </w:rPrChange>
        </w:rPr>
        <w:t>התכנון</w:t>
      </w:r>
      <w:r w:rsidRPr="00EC69C3">
        <w:rPr>
          <w:rFonts w:ascii="Times New Roman" w:eastAsia="Times New Roman" w:hAnsi="Times New Roman" w:cs="David"/>
          <w:sz w:val="24"/>
          <w:szCs w:val="24"/>
          <w:rtl/>
          <w:lang w:eastAsia="he-IL"/>
          <w:rPrChange w:id="777"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78" w:author="Avi Cohen" w:date="2020-08-06T15:45:00Z">
            <w:rPr>
              <w:rFonts w:hint="eastAsia"/>
              <w:rtl/>
              <w:lang w:eastAsia="he-IL"/>
            </w:rPr>
          </w:rPrChange>
        </w:rPr>
        <w:t>המפורטים</w:t>
      </w:r>
      <w:r w:rsidRPr="00EC69C3">
        <w:rPr>
          <w:rFonts w:ascii="Times New Roman" w:eastAsia="Times New Roman" w:hAnsi="Times New Roman" w:cs="David"/>
          <w:sz w:val="24"/>
          <w:szCs w:val="24"/>
          <w:rtl/>
          <w:lang w:eastAsia="he-IL"/>
          <w:rPrChange w:id="779"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80" w:author="Avi Cohen" w:date="2020-08-06T15:45:00Z">
            <w:rPr>
              <w:rFonts w:hint="eastAsia"/>
              <w:rtl/>
              <w:lang w:eastAsia="he-IL"/>
            </w:rPr>
          </w:rPrChange>
        </w:rPr>
        <w:t>בנספח</w:t>
      </w:r>
      <w:r w:rsidRPr="00EC69C3">
        <w:rPr>
          <w:rFonts w:ascii="Times New Roman" w:eastAsia="Times New Roman" w:hAnsi="Times New Roman" w:cs="David"/>
          <w:sz w:val="24"/>
          <w:szCs w:val="24"/>
          <w:rtl/>
          <w:lang w:eastAsia="he-IL"/>
          <w:rPrChange w:id="781"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82" w:author="Avi Cohen" w:date="2020-08-06T15:45:00Z">
            <w:rPr>
              <w:rFonts w:hint="eastAsia"/>
              <w:rtl/>
              <w:lang w:eastAsia="he-IL"/>
            </w:rPr>
          </w:rPrChange>
        </w:rPr>
        <w:t>זה</w:t>
      </w:r>
      <w:r w:rsidRPr="00EC69C3">
        <w:rPr>
          <w:rFonts w:ascii="Times New Roman" w:eastAsia="Times New Roman" w:hAnsi="Times New Roman" w:cs="David"/>
          <w:sz w:val="24"/>
          <w:szCs w:val="24"/>
          <w:rtl/>
          <w:lang w:eastAsia="he-IL"/>
          <w:rPrChange w:id="783"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84" w:author="Avi Cohen" w:date="2020-08-06T15:45:00Z">
            <w:rPr>
              <w:rFonts w:hint="eastAsia"/>
              <w:rtl/>
              <w:lang w:eastAsia="he-IL"/>
            </w:rPr>
          </w:rPrChange>
        </w:rPr>
        <w:t>ו</w:t>
      </w:r>
      <w:r w:rsidRPr="00EC69C3">
        <w:rPr>
          <w:rFonts w:ascii="Times New Roman" w:eastAsia="Times New Roman" w:hAnsi="Times New Roman" w:cs="David"/>
          <w:sz w:val="24"/>
          <w:szCs w:val="24"/>
          <w:rtl/>
          <w:lang w:eastAsia="he-IL"/>
          <w:rPrChange w:id="785" w:author="Avi Cohen" w:date="2020-08-06T15:45:00Z">
            <w:rPr>
              <w:rtl/>
              <w:lang w:eastAsia="he-IL"/>
            </w:rPr>
          </w:rPrChange>
        </w:rPr>
        <w:t>/</w:t>
      </w:r>
      <w:r w:rsidRPr="00EC69C3">
        <w:rPr>
          <w:rFonts w:ascii="Times New Roman" w:eastAsia="Times New Roman" w:hAnsi="Times New Roman" w:cs="David" w:hint="eastAsia"/>
          <w:sz w:val="24"/>
          <w:szCs w:val="24"/>
          <w:rtl/>
          <w:lang w:eastAsia="he-IL"/>
          <w:rPrChange w:id="786" w:author="Avi Cohen" w:date="2020-08-06T15:45:00Z">
            <w:rPr>
              <w:rFonts w:hint="eastAsia"/>
              <w:rtl/>
              <w:lang w:eastAsia="he-IL"/>
            </w:rPr>
          </w:rPrChange>
        </w:rPr>
        <w:t>או</w:t>
      </w:r>
      <w:r w:rsidRPr="00EC69C3">
        <w:rPr>
          <w:rFonts w:ascii="Times New Roman" w:eastAsia="Times New Roman" w:hAnsi="Times New Roman" w:cs="David"/>
          <w:sz w:val="24"/>
          <w:szCs w:val="24"/>
          <w:rtl/>
          <w:lang w:eastAsia="he-IL"/>
          <w:rPrChange w:id="787"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88" w:author="Avi Cohen" w:date="2020-08-06T15:45:00Z">
            <w:rPr>
              <w:rFonts w:hint="eastAsia"/>
              <w:rtl/>
              <w:lang w:eastAsia="he-IL"/>
            </w:rPr>
          </w:rPrChange>
        </w:rPr>
        <w:t>חלק</w:t>
      </w:r>
      <w:r w:rsidRPr="00EC69C3">
        <w:rPr>
          <w:rFonts w:ascii="Times New Roman" w:eastAsia="Times New Roman" w:hAnsi="Times New Roman" w:cs="David"/>
          <w:sz w:val="24"/>
          <w:szCs w:val="24"/>
          <w:rtl/>
          <w:lang w:eastAsia="he-IL"/>
          <w:rPrChange w:id="789"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90" w:author="Avi Cohen" w:date="2020-08-06T15:45:00Z">
            <w:rPr>
              <w:rFonts w:hint="eastAsia"/>
              <w:rtl/>
              <w:lang w:eastAsia="he-IL"/>
            </w:rPr>
          </w:rPrChange>
        </w:rPr>
        <w:t>מהם</w:t>
      </w:r>
      <w:r w:rsidRPr="00EC69C3">
        <w:rPr>
          <w:rFonts w:ascii="Times New Roman" w:eastAsia="Times New Roman" w:hAnsi="Times New Roman" w:cs="David"/>
          <w:sz w:val="24"/>
          <w:szCs w:val="24"/>
          <w:rtl/>
          <w:lang w:eastAsia="he-IL"/>
          <w:rPrChange w:id="791"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92" w:author="Avi Cohen" w:date="2020-08-06T15:45:00Z">
            <w:rPr>
              <w:rFonts w:hint="eastAsia"/>
              <w:rtl/>
              <w:lang w:eastAsia="he-IL"/>
            </w:rPr>
          </w:rPrChange>
        </w:rPr>
        <w:t>ו</w:t>
      </w:r>
      <w:r w:rsidRPr="00EC69C3">
        <w:rPr>
          <w:rFonts w:ascii="Times New Roman" w:eastAsia="Times New Roman" w:hAnsi="Times New Roman" w:cs="David"/>
          <w:sz w:val="24"/>
          <w:szCs w:val="24"/>
          <w:rtl/>
          <w:lang w:eastAsia="he-IL"/>
          <w:rPrChange w:id="793" w:author="Avi Cohen" w:date="2020-08-06T15:45:00Z">
            <w:rPr>
              <w:rtl/>
              <w:lang w:eastAsia="he-IL"/>
            </w:rPr>
          </w:rPrChange>
        </w:rPr>
        <w:t>/</w:t>
      </w:r>
      <w:r w:rsidRPr="00EC69C3">
        <w:rPr>
          <w:rFonts w:ascii="Times New Roman" w:eastAsia="Times New Roman" w:hAnsi="Times New Roman" w:cs="David" w:hint="eastAsia"/>
          <w:sz w:val="24"/>
          <w:szCs w:val="24"/>
          <w:rtl/>
          <w:lang w:eastAsia="he-IL"/>
          <w:rPrChange w:id="794" w:author="Avi Cohen" w:date="2020-08-06T15:45:00Z">
            <w:rPr>
              <w:rFonts w:hint="eastAsia"/>
              <w:rtl/>
              <w:lang w:eastAsia="he-IL"/>
            </w:rPr>
          </w:rPrChange>
        </w:rPr>
        <w:t>או</w:t>
      </w:r>
      <w:r w:rsidRPr="00EC69C3">
        <w:rPr>
          <w:rFonts w:ascii="Times New Roman" w:eastAsia="Times New Roman" w:hAnsi="Times New Roman" w:cs="David"/>
          <w:sz w:val="24"/>
          <w:szCs w:val="24"/>
          <w:rtl/>
          <w:lang w:eastAsia="he-IL"/>
          <w:rPrChange w:id="795"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96" w:author="Avi Cohen" w:date="2020-08-06T15:45:00Z">
            <w:rPr>
              <w:rFonts w:hint="eastAsia"/>
              <w:rtl/>
              <w:lang w:eastAsia="he-IL"/>
            </w:rPr>
          </w:rPrChange>
        </w:rPr>
        <w:t>שירותים</w:t>
      </w:r>
      <w:r w:rsidRPr="00EC69C3">
        <w:rPr>
          <w:rFonts w:ascii="Times New Roman" w:eastAsia="Times New Roman" w:hAnsi="Times New Roman" w:cs="David"/>
          <w:sz w:val="24"/>
          <w:szCs w:val="24"/>
          <w:rtl/>
          <w:lang w:eastAsia="he-IL"/>
          <w:rPrChange w:id="797"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798" w:author="Avi Cohen" w:date="2020-08-06T15:45:00Z">
            <w:rPr>
              <w:rFonts w:hint="eastAsia"/>
              <w:rtl/>
              <w:lang w:eastAsia="he-IL"/>
            </w:rPr>
          </w:rPrChange>
        </w:rPr>
        <w:t>נוספים</w:t>
      </w:r>
      <w:r w:rsidRPr="00EC69C3">
        <w:rPr>
          <w:rFonts w:ascii="Times New Roman" w:eastAsia="Times New Roman" w:hAnsi="Times New Roman" w:cs="David"/>
          <w:sz w:val="24"/>
          <w:szCs w:val="24"/>
          <w:rtl/>
          <w:lang w:eastAsia="he-IL"/>
          <w:rPrChange w:id="799"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800" w:author="Avi Cohen" w:date="2020-08-06T15:45:00Z">
            <w:rPr>
              <w:rFonts w:hint="eastAsia"/>
              <w:rtl/>
              <w:lang w:eastAsia="he-IL"/>
            </w:rPr>
          </w:rPrChange>
        </w:rPr>
        <w:t>מעבר</w:t>
      </w:r>
      <w:r w:rsidRPr="00EC69C3">
        <w:rPr>
          <w:rFonts w:ascii="Times New Roman" w:eastAsia="Times New Roman" w:hAnsi="Times New Roman" w:cs="David"/>
          <w:sz w:val="24"/>
          <w:szCs w:val="24"/>
          <w:rtl/>
          <w:lang w:eastAsia="he-IL"/>
          <w:rPrChange w:id="801" w:author="Avi Cohen" w:date="2020-08-06T15:45:00Z">
            <w:rPr>
              <w:rtl/>
              <w:lang w:eastAsia="he-IL"/>
            </w:rPr>
          </w:rPrChange>
        </w:rPr>
        <w:t xml:space="preserve"> </w:t>
      </w:r>
      <w:r w:rsidRPr="00EC69C3">
        <w:rPr>
          <w:rFonts w:ascii="Times New Roman" w:eastAsia="Times New Roman" w:hAnsi="Times New Roman" w:cs="David" w:hint="eastAsia"/>
          <w:sz w:val="24"/>
          <w:szCs w:val="24"/>
          <w:rtl/>
          <w:lang w:eastAsia="he-IL"/>
          <w:rPrChange w:id="802" w:author="Avi Cohen" w:date="2020-08-06T15:45:00Z">
            <w:rPr>
              <w:rFonts w:hint="eastAsia"/>
              <w:rtl/>
              <w:lang w:eastAsia="he-IL"/>
            </w:rPr>
          </w:rPrChange>
        </w:rPr>
        <w:t>להם</w:t>
      </w:r>
      <w:r w:rsidRPr="00EC69C3">
        <w:rPr>
          <w:rFonts w:ascii="Times New Roman" w:eastAsia="Times New Roman" w:hAnsi="Times New Roman" w:cs="David"/>
          <w:sz w:val="24"/>
          <w:szCs w:val="24"/>
          <w:rtl/>
          <w:lang w:eastAsia="he-IL"/>
          <w:rPrChange w:id="803" w:author="Avi Cohen" w:date="2020-08-06T15:45:00Z">
            <w:rPr>
              <w:rtl/>
              <w:lang w:eastAsia="he-IL"/>
            </w:rPr>
          </w:rPrChange>
        </w:rPr>
        <w:t>.</w:t>
      </w:r>
      <w:ins w:id="804" w:author="Avi Cohen" w:date="2020-08-06T15:44:00Z">
        <w:r w:rsidR="00EC69C3" w:rsidRPr="00EC69C3">
          <w:rPr>
            <w:rFonts w:ascii="Times New Roman" w:eastAsia="Times New Roman" w:hAnsi="Times New Roman" w:cs="David"/>
            <w:sz w:val="24"/>
            <w:szCs w:val="24"/>
            <w:rtl/>
            <w:lang w:eastAsia="he-IL"/>
            <w:rPrChange w:id="805" w:author="Avi Cohen" w:date="2020-08-06T15:45:00Z">
              <w:rPr>
                <w:rtl/>
                <w:lang w:eastAsia="he-IL"/>
              </w:rPr>
            </w:rPrChange>
          </w:rPr>
          <w:t xml:space="preserve"> </w:t>
        </w:r>
        <w:r w:rsidR="00EC69C3" w:rsidRPr="00EC69C3">
          <w:rPr>
            <w:rFonts w:cs="David" w:hint="eastAsia"/>
            <w:sz w:val="24"/>
            <w:szCs w:val="24"/>
            <w:rtl/>
            <w:rPrChange w:id="806" w:author="Avi Cohen" w:date="2020-08-06T15:45:00Z">
              <w:rPr>
                <w:rFonts w:hint="eastAsia"/>
                <w:rtl/>
              </w:rPr>
            </w:rPrChange>
          </w:rPr>
          <w:t>השלמת</w:t>
        </w:r>
        <w:r w:rsidR="00EC69C3" w:rsidRPr="00EC69C3">
          <w:rPr>
            <w:rFonts w:cs="David"/>
            <w:sz w:val="24"/>
            <w:szCs w:val="24"/>
            <w:rtl/>
            <w:rPrChange w:id="807" w:author="Avi Cohen" w:date="2020-08-06T15:45:00Z">
              <w:rPr>
                <w:rtl/>
              </w:rPr>
            </w:rPrChange>
          </w:rPr>
          <w:t xml:space="preserve"> </w:t>
        </w:r>
        <w:r w:rsidR="00EC69C3" w:rsidRPr="00EC69C3">
          <w:rPr>
            <w:rFonts w:cs="David" w:hint="eastAsia"/>
            <w:sz w:val="24"/>
            <w:szCs w:val="24"/>
            <w:rtl/>
            <w:rPrChange w:id="808" w:author="Avi Cohen" w:date="2020-08-06T15:45:00Z">
              <w:rPr>
                <w:rFonts w:hint="eastAsia"/>
                <w:rtl/>
              </w:rPr>
            </w:rPrChange>
          </w:rPr>
          <w:t>תכניות</w:t>
        </w:r>
        <w:r w:rsidR="00EC69C3" w:rsidRPr="00EC69C3">
          <w:rPr>
            <w:rFonts w:cs="David"/>
            <w:sz w:val="24"/>
            <w:szCs w:val="24"/>
            <w:rtl/>
            <w:rPrChange w:id="809" w:author="Avi Cohen" w:date="2020-08-06T15:45:00Z">
              <w:rPr>
                <w:rtl/>
              </w:rPr>
            </w:rPrChange>
          </w:rPr>
          <w:t xml:space="preserve"> </w:t>
        </w:r>
        <w:r w:rsidR="00EC69C3" w:rsidRPr="00EC69C3">
          <w:rPr>
            <w:rFonts w:cs="David" w:hint="eastAsia"/>
            <w:sz w:val="24"/>
            <w:szCs w:val="24"/>
            <w:rtl/>
            <w:rPrChange w:id="810" w:author="Avi Cohen" w:date="2020-08-06T15:45:00Z">
              <w:rPr>
                <w:rFonts w:hint="eastAsia"/>
                <w:rtl/>
              </w:rPr>
            </w:rPrChange>
          </w:rPr>
          <w:t>ופרטים</w:t>
        </w:r>
        <w:r w:rsidR="00EC69C3" w:rsidRPr="00EC69C3">
          <w:rPr>
            <w:rFonts w:cs="David"/>
            <w:sz w:val="24"/>
            <w:szCs w:val="24"/>
            <w:rtl/>
            <w:rPrChange w:id="811" w:author="Avi Cohen" w:date="2020-08-06T15:45:00Z">
              <w:rPr>
                <w:rtl/>
              </w:rPr>
            </w:rPrChange>
          </w:rPr>
          <w:t xml:space="preserve"> </w:t>
        </w:r>
        <w:r w:rsidR="00EC69C3" w:rsidRPr="00EC69C3">
          <w:rPr>
            <w:rFonts w:cs="David" w:hint="eastAsia"/>
            <w:sz w:val="24"/>
            <w:szCs w:val="24"/>
            <w:rtl/>
            <w:rPrChange w:id="812" w:author="Avi Cohen" w:date="2020-08-06T15:45:00Z">
              <w:rPr>
                <w:rFonts w:hint="eastAsia"/>
                <w:rtl/>
              </w:rPr>
            </w:rPrChange>
          </w:rPr>
          <w:t>ורישום</w:t>
        </w:r>
        <w:r w:rsidR="00EC69C3" w:rsidRPr="00EC69C3">
          <w:rPr>
            <w:rFonts w:cs="David"/>
            <w:sz w:val="24"/>
            <w:szCs w:val="24"/>
            <w:rtl/>
            <w:rPrChange w:id="813" w:author="Avi Cohen" w:date="2020-08-06T15:45:00Z">
              <w:rPr>
                <w:rtl/>
              </w:rPr>
            </w:rPrChange>
          </w:rPr>
          <w:t xml:space="preserve"> </w:t>
        </w:r>
        <w:r w:rsidR="00EC69C3" w:rsidRPr="00EC69C3">
          <w:rPr>
            <w:rFonts w:cs="David" w:hint="eastAsia"/>
            <w:sz w:val="24"/>
            <w:szCs w:val="24"/>
            <w:rtl/>
            <w:rPrChange w:id="814" w:author="Avi Cohen" w:date="2020-08-06T15:45:00Z">
              <w:rPr>
                <w:rFonts w:hint="eastAsia"/>
                <w:rtl/>
              </w:rPr>
            </w:rPrChange>
          </w:rPr>
          <w:t>דו</w:t>
        </w:r>
        <w:r w:rsidR="00EC69C3" w:rsidRPr="00EC69C3">
          <w:rPr>
            <w:rFonts w:cs="David"/>
            <w:sz w:val="24"/>
            <w:szCs w:val="24"/>
            <w:rtl/>
            <w:rPrChange w:id="815" w:author="Avi Cohen" w:date="2020-08-06T15:45:00Z">
              <w:rPr>
                <w:rtl/>
              </w:rPr>
            </w:rPrChange>
          </w:rPr>
          <w:t>"</w:t>
        </w:r>
        <w:r w:rsidR="00EC69C3" w:rsidRPr="00EC69C3">
          <w:rPr>
            <w:rFonts w:cs="David" w:hint="eastAsia"/>
            <w:sz w:val="24"/>
            <w:szCs w:val="24"/>
            <w:rtl/>
            <w:rPrChange w:id="816" w:author="Avi Cohen" w:date="2020-08-06T15:45:00Z">
              <w:rPr>
                <w:rFonts w:hint="eastAsia"/>
                <w:rtl/>
              </w:rPr>
            </w:rPrChange>
          </w:rPr>
          <w:t>חות</w:t>
        </w:r>
        <w:r w:rsidR="00EC69C3" w:rsidRPr="00EC69C3">
          <w:rPr>
            <w:rFonts w:cs="David"/>
            <w:sz w:val="24"/>
            <w:szCs w:val="24"/>
            <w:rtl/>
            <w:rPrChange w:id="817" w:author="Avi Cohen" w:date="2020-08-06T15:45:00Z">
              <w:rPr>
                <w:rtl/>
              </w:rPr>
            </w:rPrChange>
          </w:rPr>
          <w:t xml:space="preserve"> </w:t>
        </w:r>
        <w:r w:rsidR="00EC69C3" w:rsidRPr="00EC69C3">
          <w:rPr>
            <w:rFonts w:cs="David" w:hint="eastAsia"/>
            <w:sz w:val="24"/>
            <w:szCs w:val="24"/>
            <w:rtl/>
            <w:rPrChange w:id="818" w:author="Avi Cohen" w:date="2020-08-06T15:45:00Z">
              <w:rPr>
                <w:rFonts w:hint="eastAsia"/>
                <w:rtl/>
              </w:rPr>
            </w:rPrChange>
          </w:rPr>
          <w:t>במהלך</w:t>
        </w:r>
        <w:r w:rsidR="00EC69C3" w:rsidRPr="00EC69C3">
          <w:rPr>
            <w:rFonts w:cs="David"/>
            <w:sz w:val="24"/>
            <w:szCs w:val="24"/>
            <w:rtl/>
            <w:rPrChange w:id="819" w:author="Avi Cohen" w:date="2020-08-06T15:45:00Z">
              <w:rPr>
                <w:rtl/>
              </w:rPr>
            </w:rPrChange>
          </w:rPr>
          <w:t xml:space="preserve"> </w:t>
        </w:r>
        <w:r w:rsidR="00EC69C3" w:rsidRPr="00EC69C3">
          <w:rPr>
            <w:rFonts w:cs="David" w:hint="eastAsia"/>
            <w:sz w:val="24"/>
            <w:szCs w:val="24"/>
            <w:rtl/>
            <w:rPrChange w:id="820" w:author="Avi Cohen" w:date="2020-08-06T15:45:00Z">
              <w:rPr>
                <w:rFonts w:hint="eastAsia"/>
                <w:rtl/>
              </w:rPr>
            </w:rPrChange>
          </w:rPr>
          <w:t>הביצוע</w:t>
        </w:r>
        <w:r w:rsidR="00EC69C3" w:rsidRPr="00EC69C3">
          <w:rPr>
            <w:rFonts w:cs="David"/>
            <w:sz w:val="24"/>
            <w:szCs w:val="24"/>
            <w:rtl/>
            <w:rPrChange w:id="821" w:author="Avi Cohen" w:date="2020-08-06T15:45:00Z">
              <w:rPr>
                <w:rtl/>
              </w:rPr>
            </w:rPrChange>
          </w:rPr>
          <w:t xml:space="preserve"> </w:t>
        </w:r>
        <w:r w:rsidR="00EC69C3" w:rsidRPr="00EC69C3">
          <w:rPr>
            <w:rFonts w:cs="David" w:hint="eastAsia"/>
            <w:sz w:val="24"/>
            <w:szCs w:val="24"/>
            <w:rtl/>
            <w:rPrChange w:id="822" w:author="Avi Cohen" w:date="2020-08-06T15:45:00Z">
              <w:rPr>
                <w:rFonts w:hint="eastAsia"/>
                <w:rtl/>
              </w:rPr>
            </w:rPrChange>
          </w:rPr>
          <w:t>ככל</w:t>
        </w:r>
        <w:r w:rsidR="00EC69C3" w:rsidRPr="00EC69C3">
          <w:rPr>
            <w:rFonts w:cs="David"/>
            <w:sz w:val="24"/>
            <w:szCs w:val="24"/>
            <w:rtl/>
            <w:rPrChange w:id="823" w:author="Avi Cohen" w:date="2020-08-06T15:45:00Z">
              <w:rPr>
                <w:rtl/>
              </w:rPr>
            </w:rPrChange>
          </w:rPr>
          <w:t xml:space="preserve"> </w:t>
        </w:r>
        <w:r w:rsidR="00EC69C3" w:rsidRPr="00EC69C3">
          <w:rPr>
            <w:rFonts w:cs="David" w:hint="eastAsia"/>
            <w:sz w:val="24"/>
            <w:szCs w:val="24"/>
            <w:rtl/>
            <w:rPrChange w:id="824" w:author="Avi Cohen" w:date="2020-08-06T15:45:00Z">
              <w:rPr>
                <w:rFonts w:hint="eastAsia"/>
                <w:rtl/>
              </w:rPr>
            </w:rPrChange>
          </w:rPr>
          <w:t>שיידרש</w:t>
        </w:r>
        <w:r w:rsidR="00EC69C3" w:rsidRPr="00EC69C3">
          <w:rPr>
            <w:rFonts w:cs="David"/>
            <w:sz w:val="24"/>
            <w:szCs w:val="24"/>
            <w:rtl/>
            <w:rPrChange w:id="825" w:author="Avi Cohen" w:date="2020-08-06T15:45:00Z">
              <w:rPr>
                <w:rtl/>
              </w:rPr>
            </w:rPrChange>
          </w:rPr>
          <w:t xml:space="preserve"> </w:t>
        </w:r>
        <w:r w:rsidR="00EC69C3" w:rsidRPr="00EC69C3">
          <w:rPr>
            <w:rFonts w:cs="David" w:hint="eastAsia"/>
            <w:sz w:val="24"/>
            <w:szCs w:val="24"/>
            <w:rtl/>
            <w:rPrChange w:id="826" w:author="Avi Cohen" w:date="2020-08-06T15:45:00Z">
              <w:rPr>
                <w:rFonts w:hint="eastAsia"/>
                <w:rtl/>
              </w:rPr>
            </w:rPrChange>
          </w:rPr>
          <w:t>על</w:t>
        </w:r>
        <w:r w:rsidR="00EC69C3" w:rsidRPr="00EC69C3">
          <w:rPr>
            <w:rFonts w:cs="David"/>
            <w:sz w:val="24"/>
            <w:szCs w:val="24"/>
            <w:rtl/>
            <w:rPrChange w:id="827" w:author="Avi Cohen" w:date="2020-08-06T15:45:00Z">
              <w:rPr>
                <w:rtl/>
              </w:rPr>
            </w:rPrChange>
          </w:rPr>
          <w:t xml:space="preserve"> </w:t>
        </w:r>
        <w:r w:rsidR="00EC69C3" w:rsidRPr="00EC69C3">
          <w:rPr>
            <w:rFonts w:cs="David" w:hint="eastAsia"/>
            <w:sz w:val="24"/>
            <w:szCs w:val="24"/>
            <w:rtl/>
            <w:rPrChange w:id="828" w:author="Avi Cohen" w:date="2020-08-06T15:45:00Z">
              <w:rPr>
                <w:rFonts w:hint="eastAsia"/>
                <w:rtl/>
              </w:rPr>
            </w:rPrChange>
          </w:rPr>
          <w:t>ידי</w:t>
        </w:r>
        <w:r w:rsidR="00EC69C3" w:rsidRPr="00EC69C3">
          <w:rPr>
            <w:rFonts w:cs="David"/>
            <w:sz w:val="24"/>
            <w:szCs w:val="24"/>
            <w:rtl/>
            <w:rPrChange w:id="829" w:author="Avi Cohen" w:date="2020-08-06T15:45:00Z">
              <w:rPr>
                <w:rtl/>
              </w:rPr>
            </w:rPrChange>
          </w:rPr>
          <w:t xml:space="preserve"> </w:t>
        </w:r>
        <w:r w:rsidR="00EC69C3" w:rsidRPr="00EC69C3">
          <w:rPr>
            <w:rFonts w:cs="David" w:hint="eastAsia"/>
            <w:sz w:val="24"/>
            <w:szCs w:val="24"/>
            <w:rtl/>
            <w:rPrChange w:id="830" w:author="Avi Cohen" w:date="2020-08-06T15:45:00Z">
              <w:rPr>
                <w:rFonts w:hint="eastAsia"/>
                <w:rtl/>
              </w:rPr>
            </w:rPrChange>
          </w:rPr>
          <w:t>המפקח</w:t>
        </w:r>
        <w:r w:rsidR="00EC69C3" w:rsidRPr="00EC69C3">
          <w:rPr>
            <w:rFonts w:cs="David"/>
            <w:sz w:val="24"/>
            <w:szCs w:val="24"/>
            <w:rtl/>
            <w:rPrChange w:id="831" w:author="Avi Cohen" w:date="2020-08-06T15:45:00Z">
              <w:rPr>
                <w:rtl/>
              </w:rPr>
            </w:rPrChange>
          </w:rPr>
          <w:t>.</w:t>
        </w:r>
      </w:ins>
    </w:p>
    <w:p w14:paraId="2D2B9AFB" w14:textId="77777777" w:rsidR="00EC69C3" w:rsidRPr="00EC69C3" w:rsidRDefault="00EC69C3">
      <w:pPr>
        <w:pStyle w:val="ListParagraph"/>
        <w:widowControl w:val="0"/>
        <w:spacing w:before="0" w:beforeAutospacing="0" w:after="0" w:afterAutospacing="0" w:line="240" w:lineRule="auto"/>
        <w:rPr>
          <w:ins w:id="832" w:author="Avi Cohen" w:date="2020-08-06T15:44:00Z"/>
          <w:rFonts w:cs="David"/>
          <w:sz w:val="24"/>
          <w:szCs w:val="24"/>
          <w:rPrChange w:id="833" w:author="Avi Cohen" w:date="2020-08-06T15:45:00Z">
            <w:rPr>
              <w:ins w:id="834" w:author="Avi Cohen" w:date="2020-08-06T15:44:00Z"/>
            </w:rPr>
          </w:rPrChange>
        </w:rPr>
        <w:pPrChange w:id="835" w:author="Avi Cohen" w:date="2020-08-06T15:48:00Z">
          <w:pPr>
            <w:numPr>
              <w:ilvl w:val="1"/>
              <w:numId w:val="25"/>
            </w:numPr>
            <w:spacing w:before="0" w:beforeAutospacing="0" w:after="94" w:afterAutospacing="0" w:line="251" w:lineRule="auto"/>
            <w:ind w:left="919" w:right="123"/>
          </w:pPr>
        </w:pPrChange>
      </w:pPr>
    </w:p>
    <w:p w14:paraId="51F16307" w14:textId="28ABC93D" w:rsidR="00EC69C3" w:rsidRPr="00EC69C3" w:rsidRDefault="00EC69C3">
      <w:pPr>
        <w:spacing w:before="0" w:beforeAutospacing="0" w:after="0" w:afterAutospacing="0" w:line="251" w:lineRule="auto"/>
        <w:ind w:left="1440" w:right="123"/>
        <w:rPr>
          <w:ins w:id="836" w:author="Avi Cohen" w:date="2020-08-06T15:44:00Z"/>
          <w:rFonts w:cs="David"/>
          <w:sz w:val="24"/>
          <w:szCs w:val="24"/>
        </w:rPr>
        <w:pPrChange w:id="837" w:author="Avi Cohen" w:date="2020-08-06T15:48:00Z">
          <w:pPr>
            <w:numPr>
              <w:ilvl w:val="1"/>
              <w:numId w:val="25"/>
            </w:numPr>
            <w:spacing w:before="0" w:beforeAutospacing="0" w:after="0" w:afterAutospacing="0" w:line="251" w:lineRule="auto"/>
            <w:ind w:left="919" w:right="123"/>
          </w:pPr>
        </w:pPrChange>
      </w:pPr>
      <w:ins w:id="838" w:author="Avi Cohen" w:date="2020-08-06T15:45:00Z">
        <w:r>
          <w:rPr>
            <w:rFonts w:cs="David" w:hint="cs"/>
            <w:sz w:val="24"/>
            <w:szCs w:val="24"/>
            <w:rtl/>
          </w:rPr>
          <w:t xml:space="preserve">4.1 </w:t>
        </w:r>
      </w:ins>
      <w:ins w:id="839" w:author="Avi Cohen" w:date="2020-08-06T15:44:00Z">
        <w:r w:rsidRPr="00EC69C3">
          <w:rPr>
            <w:rFonts w:cs="David"/>
            <w:sz w:val="24"/>
            <w:szCs w:val="24"/>
            <w:rtl/>
          </w:rPr>
          <w:t xml:space="preserve">הכנת תכניות שינויים כפי שיידרשו על ידי המזמין ו/או לרבות </w:t>
        </w:r>
      </w:ins>
      <w:ins w:id="840" w:author="Avi Cohen" w:date="2020-08-06T15:46:00Z">
        <w:r>
          <w:rPr>
            <w:rFonts w:cs="David" w:hint="cs"/>
            <w:sz w:val="24"/>
            <w:szCs w:val="24"/>
            <w:rtl/>
          </w:rPr>
          <w:t>ע</w:t>
        </w:r>
      </w:ins>
      <w:ins w:id="841" w:author="Avi Cohen" w:date="2020-08-06T15:44:00Z">
        <w:r w:rsidRPr="00EC69C3">
          <w:rPr>
            <w:rFonts w:cs="David"/>
            <w:sz w:val="24"/>
            <w:szCs w:val="24"/>
            <w:rtl/>
          </w:rPr>
          <w:t>דכון תכניות קיימות בהתאם לשינויים שידרשו במהלך ביצוע הפרויקט.</w:t>
        </w:r>
      </w:ins>
    </w:p>
    <w:p w14:paraId="6B598E35" w14:textId="4A7CB3C4" w:rsidR="00EC69C3" w:rsidRPr="00EC69C3" w:rsidRDefault="00EC69C3" w:rsidP="005717B2">
      <w:pPr>
        <w:spacing w:line="240" w:lineRule="auto"/>
        <w:ind w:left="720" w:right="889" w:firstLine="720"/>
        <w:jc w:val="both"/>
        <w:rPr>
          <w:ins w:id="842" w:author="Avi Cohen" w:date="2020-08-06T15:44:00Z"/>
          <w:rFonts w:cs="David"/>
          <w:sz w:val="24"/>
          <w:szCs w:val="24"/>
        </w:rPr>
        <w:pPrChange w:id="843" w:author="Avi Cohen" w:date="2020-11-22T15:31:00Z">
          <w:pPr>
            <w:ind w:left="362" w:right="889"/>
          </w:pPr>
        </w:pPrChange>
      </w:pPr>
      <w:ins w:id="844" w:author="Avi Cohen" w:date="2020-08-06T15:46:00Z">
        <w:r>
          <w:rPr>
            <w:rFonts w:cs="David" w:hint="cs"/>
            <w:sz w:val="24"/>
            <w:szCs w:val="24"/>
            <w:rtl/>
          </w:rPr>
          <w:t>4.2 ל</w:t>
        </w:r>
      </w:ins>
      <w:ins w:id="845" w:author="Avi Cohen" w:date="2020-08-06T15:44:00Z">
        <w:r w:rsidRPr="00EC69C3">
          <w:rPr>
            <w:rFonts w:cs="David"/>
            <w:sz w:val="24"/>
            <w:szCs w:val="24"/>
            <w:rtl/>
          </w:rPr>
          <w:t xml:space="preserve">מען הסר ספק מודגש בזאת כי  האדריכל </w:t>
        </w:r>
      </w:ins>
      <w:ins w:id="846" w:author="Avi Cohen" w:date="2020-11-22T15:28:00Z">
        <w:r w:rsidR="005717B2">
          <w:rPr>
            <w:rFonts w:cs="David" w:hint="cs"/>
            <w:sz w:val="24"/>
            <w:szCs w:val="24"/>
            <w:rtl/>
          </w:rPr>
          <w:t>י</w:t>
        </w:r>
      </w:ins>
      <w:ins w:id="847" w:author="Avi Cohen" w:date="2020-11-22T15:30:00Z">
        <w:r w:rsidR="005717B2">
          <w:rPr>
            <w:rFonts w:cs="David" w:hint="cs"/>
            <w:sz w:val="24"/>
            <w:szCs w:val="24"/>
            <w:rtl/>
          </w:rPr>
          <w:t>עיר הערותיו ליועצים שאכן בצעו  ה</w:t>
        </w:r>
      </w:ins>
      <w:ins w:id="848" w:author="Avi Cohen" w:date="2020-08-06T15:44:00Z">
        <w:r w:rsidRPr="00EC69C3">
          <w:rPr>
            <w:rFonts w:cs="David"/>
            <w:sz w:val="24"/>
            <w:szCs w:val="24"/>
            <w:rtl/>
          </w:rPr>
          <w:t xml:space="preserve">שינויים האמורים לעיל בכל תכניות </w:t>
        </w:r>
      </w:ins>
      <w:ins w:id="849" w:author="Avi Cohen" w:date="2020-11-22T15:28:00Z">
        <w:r w:rsidR="005717B2">
          <w:rPr>
            <w:rFonts w:cs="David" w:hint="cs"/>
            <w:sz w:val="24"/>
            <w:szCs w:val="24"/>
            <w:rtl/>
          </w:rPr>
          <w:t xml:space="preserve">אשר הושפעו </w:t>
        </w:r>
      </w:ins>
      <w:ins w:id="850" w:author="Avi Cohen" w:date="2020-08-06T15:44:00Z">
        <w:r w:rsidRPr="00EC69C3">
          <w:rPr>
            <w:rFonts w:cs="David"/>
            <w:sz w:val="24"/>
            <w:szCs w:val="24"/>
            <w:rtl/>
          </w:rPr>
          <w:t xml:space="preserve"> מהשינוי שבוצע בתכניות האדריכלו</w:t>
        </w:r>
        <w:r w:rsidR="00FF3059">
          <w:rPr>
            <w:rFonts w:cs="David"/>
            <w:sz w:val="24"/>
            <w:szCs w:val="24"/>
            <w:rtl/>
          </w:rPr>
          <w:t>ת</w:t>
        </w:r>
      </w:ins>
      <w:ins w:id="851" w:author="Avi Cohen" w:date="2020-09-21T14:46:00Z">
        <w:r w:rsidR="005717B2">
          <w:rPr>
            <w:rFonts w:cs="David" w:hint="cs"/>
            <w:sz w:val="24"/>
            <w:szCs w:val="24"/>
            <w:rtl/>
          </w:rPr>
          <w:t>, זאת נוסף על אחריות מנה"פ</w:t>
        </w:r>
      </w:ins>
      <w:ins w:id="852" w:author="Avi Cohen" w:date="2020-11-22T15:29:00Z">
        <w:r w:rsidR="005717B2">
          <w:rPr>
            <w:rFonts w:cs="David" w:hint="cs"/>
            <w:sz w:val="24"/>
            <w:szCs w:val="24"/>
            <w:rtl/>
          </w:rPr>
          <w:t>.</w:t>
        </w:r>
      </w:ins>
      <w:ins w:id="853" w:author="Avi Cohen" w:date="2020-09-21T14:46:00Z">
        <w:r w:rsidR="00FF3059">
          <w:rPr>
            <w:rFonts w:cs="David" w:hint="cs"/>
            <w:sz w:val="24"/>
            <w:szCs w:val="24"/>
            <w:rtl/>
          </w:rPr>
          <w:t xml:space="preserve"> </w:t>
        </w:r>
      </w:ins>
    </w:p>
    <w:p w14:paraId="65B17B17" w14:textId="157A5FC6" w:rsidR="00EC69C3" w:rsidRPr="00EC69C3" w:rsidRDefault="00EC69C3">
      <w:pPr>
        <w:spacing w:before="0" w:beforeAutospacing="0" w:after="59" w:afterAutospacing="0" w:line="251" w:lineRule="auto"/>
        <w:ind w:left="920" w:right="123"/>
        <w:rPr>
          <w:ins w:id="854" w:author="Avi Cohen" w:date="2020-08-06T15:44:00Z"/>
          <w:rFonts w:cs="David"/>
          <w:sz w:val="24"/>
          <w:szCs w:val="24"/>
        </w:rPr>
        <w:pPrChange w:id="855" w:author="Avi Cohen" w:date="2020-08-06T15:48:00Z">
          <w:pPr>
            <w:numPr>
              <w:ilvl w:val="1"/>
              <w:numId w:val="25"/>
            </w:numPr>
            <w:spacing w:before="0" w:beforeAutospacing="0" w:after="59" w:afterAutospacing="0" w:line="251" w:lineRule="auto"/>
            <w:ind w:left="919" w:right="123"/>
          </w:pPr>
        </w:pPrChange>
      </w:pPr>
      <w:ins w:id="856" w:author="Avi Cohen" w:date="2020-08-06T15:47:00Z">
        <w:r>
          <w:rPr>
            <w:rFonts w:cs="David" w:hint="cs"/>
            <w:sz w:val="24"/>
            <w:szCs w:val="24"/>
            <w:rtl/>
          </w:rPr>
          <w:t xml:space="preserve">4.3 </w:t>
        </w:r>
      </w:ins>
      <w:ins w:id="857" w:author="Avi Cohen" w:date="2020-08-06T15:44:00Z">
        <w:r w:rsidRPr="00EC69C3">
          <w:rPr>
            <w:rFonts w:cs="David"/>
            <w:sz w:val="24"/>
            <w:szCs w:val="24"/>
            <w:rtl/>
          </w:rPr>
          <w:t>הכנת דו"ח מסכם בנוגע לקבלת הפרויקט, ככל שיידרש עד למועד הקבלה הסופית , ואישור הקבלה הסופית של הפרו</w:t>
        </w:r>
        <w:r w:rsidRPr="00EC69C3">
          <w:rPr>
            <w:rFonts w:cs="David" w:hint="cs"/>
            <w:sz w:val="24"/>
            <w:szCs w:val="24"/>
            <w:rtl/>
          </w:rPr>
          <w:t>י</w:t>
        </w:r>
        <w:r w:rsidRPr="00EC69C3">
          <w:rPr>
            <w:rFonts w:cs="David"/>
            <w:sz w:val="24"/>
            <w:szCs w:val="24"/>
            <w:rtl/>
          </w:rPr>
          <w:t>קט.</w:t>
        </w:r>
      </w:ins>
    </w:p>
    <w:p w14:paraId="64CC1AAA" w14:textId="04BB0493" w:rsidR="00EC69C3" w:rsidRPr="00EC69C3" w:rsidRDefault="00EC69C3">
      <w:pPr>
        <w:spacing w:before="0" w:beforeAutospacing="0" w:after="94" w:afterAutospacing="0" w:line="251" w:lineRule="auto"/>
        <w:ind w:left="920" w:right="123"/>
        <w:rPr>
          <w:ins w:id="858" w:author="Avi Cohen" w:date="2020-08-06T15:44:00Z"/>
          <w:rFonts w:cs="David"/>
          <w:sz w:val="24"/>
          <w:szCs w:val="24"/>
        </w:rPr>
        <w:pPrChange w:id="859" w:author="Avi Cohen" w:date="2020-08-06T15:48:00Z">
          <w:pPr>
            <w:numPr>
              <w:ilvl w:val="1"/>
              <w:numId w:val="25"/>
            </w:numPr>
            <w:spacing w:before="0" w:beforeAutospacing="0" w:after="94" w:afterAutospacing="0" w:line="251" w:lineRule="auto"/>
            <w:ind w:left="919" w:right="123"/>
          </w:pPr>
        </w:pPrChange>
      </w:pPr>
      <w:ins w:id="860" w:author="Avi Cohen" w:date="2020-08-06T15:47:00Z">
        <w:r>
          <w:rPr>
            <w:rFonts w:cs="David" w:hint="cs"/>
            <w:sz w:val="24"/>
            <w:szCs w:val="24"/>
            <w:rtl/>
          </w:rPr>
          <w:t xml:space="preserve">4.4 </w:t>
        </w:r>
      </w:ins>
      <w:ins w:id="861" w:author="Avi Cohen" w:date="2020-08-06T15:44:00Z">
        <w:r w:rsidRPr="00EC69C3">
          <w:rPr>
            <w:rFonts w:cs="David"/>
            <w:sz w:val="24"/>
            <w:szCs w:val="24"/>
            <w:rtl/>
          </w:rPr>
          <w:t>ייעוץ למזמין בברור תביעות וסכסוכים עם הקבלן ו/או עם המשתכן בקשר עם ביצוע הפרויקט.</w:t>
        </w:r>
      </w:ins>
    </w:p>
    <w:p w14:paraId="0527C886" w14:textId="3AF31974" w:rsidR="00EC69C3" w:rsidRDefault="00EC69C3">
      <w:pPr>
        <w:spacing w:before="0" w:beforeAutospacing="0" w:after="197" w:afterAutospacing="0" w:line="259" w:lineRule="auto"/>
        <w:ind w:left="920" w:right="123"/>
        <w:rPr>
          <w:ins w:id="862" w:author="Avi Cohen" w:date="2020-08-06T15:50:00Z"/>
          <w:rFonts w:cs="David"/>
          <w:sz w:val="24"/>
          <w:szCs w:val="24"/>
          <w:rtl/>
        </w:rPr>
        <w:pPrChange w:id="863" w:author="Avi Cohen" w:date="2020-08-06T15:48:00Z">
          <w:pPr>
            <w:numPr>
              <w:ilvl w:val="1"/>
              <w:numId w:val="25"/>
            </w:numPr>
            <w:spacing w:before="0" w:beforeAutospacing="0" w:after="197" w:afterAutospacing="0" w:line="259" w:lineRule="auto"/>
            <w:ind w:left="919" w:right="123"/>
          </w:pPr>
        </w:pPrChange>
      </w:pPr>
      <w:ins w:id="864" w:author="Avi Cohen" w:date="2020-08-06T15:48:00Z">
        <w:r>
          <w:rPr>
            <w:rFonts w:cs="David" w:hint="cs"/>
            <w:sz w:val="24"/>
            <w:szCs w:val="24"/>
            <w:rtl/>
          </w:rPr>
          <w:t>4.5</w:t>
        </w:r>
      </w:ins>
      <w:ins w:id="865" w:author="Avi Cohen" w:date="2020-08-06T15:44:00Z">
        <w:r w:rsidRPr="00EC69C3">
          <w:rPr>
            <w:rFonts w:cs="David"/>
            <w:sz w:val="24"/>
            <w:szCs w:val="24"/>
            <w:rtl/>
          </w:rPr>
          <w:t>סיוע ככל הנדרש לשם קבלת תעודת גמר או ו/גם אישור הפרויקט על ידי הרשויות המוסמכות.</w:t>
        </w:r>
      </w:ins>
    </w:p>
    <w:p w14:paraId="4DE4B445" w14:textId="77777777" w:rsidR="00EC69C3" w:rsidRPr="00EC69C3" w:rsidRDefault="00EC69C3">
      <w:pPr>
        <w:spacing w:before="0" w:beforeAutospacing="0" w:after="197" w:afterAutospacing="0" w:line="259" w:lineRule="auto"/>
        <w:ind w:left="920" w:right="123"/>
        <w:rPr>
          <w:ins w:id="866" w:author="Avi Cohen" w:date="2020-08-06T15:44:00Z"/>
          <w:rFonts w:cs="David"/>
          <w:sz w:val="24"/>
          <w:szCs w:val="24"/>
        </w:rPr>
        <w:pPrChange w:id="867" w:author="Avi Cohen" w:date="2020-08-06T15:48:00Z">
          <w:pPr>
            <w:numPr>
              <w:ilvl w:val="1"/>
              <w:numId w:val="25"/>
            </w:numPr>
            <w:spacing w:before="0" w:beforeAutospacing="0" w:after="197" w:afterAutospacing="0" w:line="259" w:lineRule="auto"/>
            <w:ind w:left="919" w:right="123"/>
          </w:pPr>
        </w:pPrChange>
      </w:pPr>
    </w:p>
    <w:p w14:paraId="62446B35" w14:textId="77777777" w:rsidR="00EC69C3" w:rsidRPr="00EC69C3" w:rsidRDefault="00EC69C3">
      <w:pPr>
        <w:spacing w:before="0" w:beforeAutospacing="0" w:after="152" w:afterAutospacing="0" w:line="259" w:lineRule="auto"/>
        <w:ind w:left="144"/>
        <w:rPr>
          <w:ins w:id="868" w:author="Avi Cohen" w:date="2020-08-06T15:44:00Z"/>
          <w:rFonts w:cs="David"/>
          <w:sz w:val="24"/>
          <w:szCs w:val="24"/>
        </w:rPr>
        <w:pPrChange w:id="869" w:author="Avi Cohen" w:date="2020-08-06T15:45:00Z">
          <w:pPr>
            <w:spacing w:before="0" w:beforeAutospacing="0" w:after="152" w:afterAutospacing="0" w:line="259" w:lineRule="auto"/>
            <w:ind w:left="142"/>
          </w:pPr>
        </w:pPrChange>
      </w:pPr>
      <w:ins w:id="870" w:author="Avi Cohen" w:date="2020-08-06T15:44:00Z">
        <w:r w:rsidRPr="00EC69C3">
          <w:rPr>
            <w:rFonts w:ascii="Times New Roman" w:eastAsia="Times New Roman" w:hAnsi="Times New Roman" w:cs="David"/>
            <w:sz w:val="24"/>
            <w:szCs w:val="24"/>
            <w:rtl/>
            <w:lang w:eastAsia="he-IL"/>
          </w:rPr>
          <w:t xml:space="preserve">5. </w:t>
        </w:r>
        <w:r w:rsidRPr="00EC69C3">
          <w:rPr>
            <w:rFonts w:ascii="David" w:eastAsia="David" w:hAnsi="David" w:cs="David"/>
            <w:sz w:val="24"/>
            <w:szCs w:val="24"/>
            <w:rtl/>
            <w:rPrChange w:id="871" w:author="Avi Cohen" w:date="2020-08-06T15:50:00Z">
              <w:rPr>
                <w:rFonts w:ascii="David" w:eastAsia="David" w:hAnsi="David" w:cs="David"/>
                <w:b/>
                <w:bCs/>
                <w:sz w:val="24"/>
                <w:szCs w:val="24"/>
                <w:rtl/>
              </w:rPr>
            </w:rPrChange>
          </w:rPr>
          <w:t>הכנת בקשות והוצאת היתר עבור שילוט בפרויקט:</w:t>
        </w:r>
      </w:ins>
    </w:p>
    <w:p w14:paraId="75D1C8BC" w14:textId="77777777" w:rsidR="00EC69C3" w:rsidRPr="00EC69C3" w:rsidRDefault="00EC69C3">
      <w:pPr>
        <w:numPr>
          <w:ilvl w:val="1"/>
          <w:numId w:val="29"/>
        </w:numPr>
        <w:spacing w:before="0" w:beforeAutospacing="0" w:after="85" w:afterAutospacing="0" w:line="259" w:lineRule="auto"/>
        <w:ind w:right="123" w:hanging="557"/>
        <w:rPr>
          <w:ins w:id="872" w:author="Avi Cohen" w:date="2020-08-06T15:44:00Z"/>
          <w:rFonts w:cs="David"/>
          <w:sz w:val="24"/>
          <w:szCs w:val="24"/>
        </w:rPr>
        <w:pPrChange w:id="873" w:author="Avi Cohen" w:date="2020-08-09T14:12:00Z">
          <w:pPr>
            <w:numPr>
              <w:ilvl w:val="1"/>
              <w:numId w:val="25"/>
            </w:numPr>
            <w:spacing w:before="0" w:beforeAutospacing="0" w:after="85" w:afterAutospacing="0" w:line="259" w:lineRule="auto"/>
            <w:ind w:left="918" w:right="123" w:hanging="557"/>
          </w:pPr>
        </w:pPrChange>
      </w:pPr>
      <w:ins w:id="874" w:author="Avi Cohen" w:date="2020-08-06T15:44:00Z">
        <w:r w:rsidRPr="00EC69C3">
          <w:rPr>
            <w:rFonts w:cs="David"/>
            <w:sz w:val="24"/>
            <w:szCs w:val="24"/>
            <w:rtl/>
          </w:rPr>
          <w:t>אישור מיקום השלט עם מנהל הפרויקט ונציג מנהל השיווק.</w:t>
        </w:r>
      </w:ins>
    </w:p>
    <w:p w14:paraId="0C0ED780" w14:textId="77777777" w:rsidR="00EC69C3" w:rsidRPr="00EC69C3" w:rsidRDefault="00EC69C3">
      <w:pPr>
        <w:numPr>
          <w:ilvl w:val="1"/>
          <w:numId w:val="29"/>
        </w:numPr>
        <w:spacing w:before="0" w:beforeAutospacing="0" w:after="59" w:afterAutospacing="0" w:line="251" w:lineRule="auto"/>
        <w:ind w:right="123" w:hanging="557"/>
        <w:rPr>
          <w:ins w:id="875" w:author="Avi Cohen" w:date="2020-08-06T15:44:00Z"/>
          <w:rFonts w:cs="David"/>
          <w:sz w:val="24"/>
          <w:szCs w:val="24"/>
        </w:rPr>
        <w:pPrChange w:id="876" w:author="Avi Cohen" w:date="2020-08-09T14:12:00Z">
          <w:pPr>
            <w:numPr>
              <w:ilvl w:val="1"/>
              <w:numId w:val="25"/>
            </w:numPr>
            <w:spacing w:before="0" w:beforeAutospacing="0" w:after="59" w:afterAutospacing="0" w:line="251" w:lineRule="auto"/>
            <w:ind w:left="918" w:right="123" w:hanging="557"/>
          </w:pPr>
        </w:pPrChange>
      </w:pPr>
      <w:ins w:id="877" w:author="Avi Cohen" w:date="2020-08-06T15:44:00Z">
        <w:r w:rsidRPr="00EC69C3">
          <w:rPr>
            <w:rFonts w:cs="David"/>
            <w:sz w:val="24"/>
            <w:szCs w:val="24"/>
            <w:rtl/>
          </w:rPr>
          <w:t>הכנה וטיפול בקבלת ההיתר בועדה המקומית ו/או בוועדת רישוי שלטים ו/או הוועדה המחוזית ,הכל לפי העניין.</w:t>
        </w:r>
      </w:ins>
    </w:p>
    <w:p w14:paraId="306DFF13" w14:textId="77777777" w:rsidR="00EC69C3" w:rsidRPr="00EC69C3" w:rsidRDefault="00EC69C3">
      <w:pPr>
        <w:numPr>
          <w:ilvl w:val="1"/>
          <w:numId w:val="29"/>
        </w:numPr>
        <w:spacing w:before="0" w:beforeAutospacing="0" w:after="85" w:afterAutospacing="0" w:line="259" w:lineRule="auto"/>
        <w:ind w:right="123" w:hanging="557"/>
        <w:rPr>
          <w:ins w:id="878" w:author="Avi Cohen" w:date="2020-08-06T15:44:00Z"/>
          <w:rFonts w:cs="David"/>
          <w:sz w:val="24"/>
          <w:szCs w:val="24"/>
        </w:rPr>
        <w:pPrChange w:id="879" w:author="Avi Cohen" w:date="2020-08-09T14:12:00Z">
          <w:pPr>
            <w:numPr>
              <w:ilvl w:val="1"/>
              <w:numId w:val="25"/>
            </w:numPr>
            <w:spacing w:before="0" w:beforeAutospacing="0" w:after="85" w:afterAutospacing="0" w:line="259" w:lineRule="auto"/>
            <w:ind w:left="918" w:right="123" w:hanging="557"/>
          </w:pPr>
        </w:pPrChange>
      </w:pPr>
      <w:ins w:id="880" w:author="Avi Cohen" w:date="2020-08-06T15:44:00Z">
        <w:r w:rsidRPr="00EC69C3">
          <w:rPr>
            <w:rFonts w:cs="David"/>
            <w:sz w:val="24"/>
            <w:szCs w:val="24"/>
            <w:rtl/>
          </w:rPr>
          <w:t>תיאום עם יצרן השלטים לקבלת תכניות עיצוב ופירוט וטכני לשלט והכנת שירטוטים כנדרש.</w:t>
        </w:r>
      </w:ins>
    </w:p>
    <w:p w14:paraId="06DF50E0" w14:textId="77777777" w:rsidR="00EC69C3" w:rsidRPr="00EC69C3" w:rsidRDefault="00EC69C3">
      <w:pPr>
        <w:numPr>
          <w:ilvl w:val="1"/>
          <w:numId w:val="29"/>
        </w:numPr>
        <w:spacing w:before="0" w:beforeAutospacing="0" w:after="85" w:afterAutospacing="0" w:line="259" w:lineRule="auto"/>
        <w:ind w:right="123" w:hanging="557"/>
        <w:rPr>
          <w:ins w:id="881" w:author="Avi Cohen" w:date="2020-08-06T15:44:00Z"/>
          <w:rFonts w:cs="David"/>
          <w:sz w:val="24"/>
          <w:szCs w:val="24"/>
        </w:rPr>
        <w:pPrChange w:id="882" w:author="Avi Cohen" w:date="2020-08-09T14:12:00Z">
          <w:pPr>
            <w:numPr>
              <w:ilvl w:val="1"/>
              <w:numId w:val="25"/>
            </w:numPr>
            <w:spacing w:before="0" w:beforeAutospacing="0" w:after="85" w:afterAutospacing="0" w:line="259" w:lineRule="auto"/>
            <w:ind w:left="918" w:right="123" w:hanging="557"/>
          </w:pPr>
        </w:pPrChange>
      </w:pPr>
      <w:ins w:id="883" w:author="Avi Cohen" w:date="2020-08-06T15:44:00Z">
        <w:r w:rsidRPr="00EC69C3">
          <w:rPr>
            <w:rFonts w:cs="David"/>
            <w:sz w:val="24"/>
            <w:szCs w:val="24"/>
            <w:rtl/>
          </w:rPr>
          <w:t>קבלת קבצים מהמהנדס האחראי והטמעתם בבקשה להיתר.</w:t>
        </w:r>
      </w:ins>
    </w:p>
    <w:p w14:paraId="402E541A" w14:textId="77777777" w:rsidR="00EC69C3" w:rsidRPr="00EC69C3" w:rsidRDefault="00EC69C3">
      <w:pPr>
        <w:numPr>
          <w:ilvl w:val="1"/>
          <w:numId w:val="29"/>
        </w:numPr>
        <w:spacing w:before="0" w:beforeAutospacing="0" w:after="85" w:afterAutospacing="0" w:line="259" w:lineRule="auto"/>
        <w:ind w:right="123" w:hanging="557"/>
        <w:rPr>
          <w:ins w:id="884" w:author="Avi Cohen" w:date="2020-08-06T15:44:00Z"/>
          <w:rFonts w:cs="David"/>
          <w:sz w:val="24"/>
          <w:szCs w:val="24"/>
        </w:rPr>
        <w:pPrChange w:id="885" w:author="Avi Cohen" w:date="2020-08-09T14:12:00Z">
          <w:pPr>
            <w:numPr>
              <w:ilvl w:val="1"/>
              <w:numId w:val="25"/>
            </w:numPr>
            <w:spacing w:before="0" w:beforeAutospacing="0" w:after="85" w:afterAutospacing="0" w:line="259" w:lineRule="auto"/>
            <w:ind w:left="918" w:right="123" w:hanging="557"/>
          </w:pPr>
        </w:pPrChange>
      </w:pPr>
      <w:ins w:id="886" w:author="Avi Cohen" w:date="2020-08-06T15:44:00Z">
        <w:r w:rsidRPr="00EC69C3">
          <w:rPr>
            <w:rFonts w:cs="David"/>
            <w:sz w:val="24"/>
            <w:szCs w:val="24"/>
            <w:rtl/>
          </w:rPr>
          <w:t>פיקוח עליון.</w:t>
        </w:r>
      </w:ins>
    </w:p>
    <w:p w14:paraId="4C5D4229" w14:textId="77777777" w:rsidR="00EC69C3" w:rsidRPr="00EC69C3" w:rsidRDefault="00EC69C3">
      <w:pPr>
        <w:numPr>
          <w:ilvl w:val="1"/>
          <w:numId w:val="29"/>
        </w:numPr>
        <w:spacing w:before="0" w:beforeAutospacing="0" w:after="85" w:afterAutospacing="0" w:line="259" w:lineRule="auto"/>
        <w:ind w:right="123" w:hanging="557"/>
        <w:rPr>
          <w:ins w:id="887" w:author="Avi Cohen" w:date="2020-08-06T15:44:00Z"/>
          <w:rFonts w:cs="David"/>
          <w:sz w:val="24"/>
          <w:szCs w:val="24"/>
        </w:rPr>
        <w:pPrChange w:id="888" w:author="Avi Cohen" w:date="2020-08-09T14:12:00Z">
          <w:pPr>
            <w:numPr>
              <w:ilvl w:val="1"/>
              <w:numId w:val="25"/>
            </w:numPr>
            <w:spacing w:before="0" w:beforeAutospacing="0" w:after="85" w:afterAutospacing="0" w:line="259" w:lineRule="auto"/>
            <w:ind w:left="918" w:right="123" w:hanging="557"/>
          </w:pPr>
        </w:pPrChange>
      </w:pPr>
      <w:ins w:id="889" w:author="Avi Cohen" w:date="2020-08-06T15:44:00Z">
        <w:r w:rsidRPr="00EC69C3">
          <w:rPr>
            <w:rFonts w:cs="David"/>
            <w:sz w:val="24"/>
            <w:szCs w:val="24"/>
            <w:rtl/>
          </w:rPr>
          <w:t>התמורה תהיה כפי שיקבע לכל פרויקט בנפרד.</w:t>
        </w:r>
      </w:ins>
    </w:p>
    <w:p w14:paraId="30BFFB22" w14:textId="77777777" w:rsidR="00EC69C3" w:rsidRPr="00EC69C3" w:rsidRDefault="00EC69C3" w:rsidP="00EC69C3">
      <w:pPr>
        <w:spacing w:before="0" w:beforeAutospacing="0" w:after="85" w:afterAutospacing="0" w:line="259" w:lineRule="auto"/>
        <w:ind w:right="123"/>
        <w:rPr>
          <w:ins w:id="890" w:author="Avi Cohen" w:date="2020-08-06T15:44:00Z"/>
          <w:rFonts w:cs="David"/>
          <w:sz w:val="24"/>
          <w:szCs w:val="24"/>
          <w:rtl/>
        </w:rPr>
      </w:pPr>
    </w:p>
    <w:p w14:paraId="501211D4" w14:textId="6E0DE85F" w:rsidR="00EC69C3" w:rsidRPr="00EC69C3" w:rsidRDefault="00EC69C3" w:rsidP="00B37B6C">
      <w:pPr>
        <w:spacing w:before="0" w:beforeAutospacing="0" w:after="200" w:afterAutospacing="0" w:line="360" w:lineRule="auto"/>
        <w:ind w:left="141"/>
        <w:contextualSpacing/>
        <w:jc w:val="both"/>
        <w:rPr>
          <w:ins w:id="891" w:author="Avi Cohen" w:date="2020-08-06T15:44:00Z"/>
          <w:rFonts w:cs="David"/>
          <w:sz w:val="24"/>
          <w:szCs w:val="24"/>
          <w:rPrChange w:id="892" w:author="Avi Cohen" w:date="2020-08-06T15:49:00Z">
            <w:rPr>
              <w:ins w:id="893" w:author="Avi Cohen" w:date="2020-08-06T15:44:00Z"/>
              <w:rFonts w:ascii="David" w:eastAsia="David" w:hAnsi="David" w:cs="David"/>
              <w:b/>
              <w:bCs/>
              <w:color w:val="000000"/>
              <w:szCs w:val="28"/>
            </w:rPr>
          </w:rPrChange>
        </w:rPr>
      </w:pPr>
      <w:ins w:id="894" w:author="Avi Cohen" w:date="2020-08-06T15:44:00Z">
        <w:r w:rsidRPr="00EC69C3">
          <w:rPr>
            <w:rFonts w:cs="David" w:hint="cs"/>
            <w:sz w:val="24"/>
            <w:szCs w:val="24"/>
            <w:rtl/>
          </w:rPr>
          <w:t xml:space="preserve">6. </w:t>
        </w:r>
        <w:r w:rsidRPr="00EC69C3">
          <w:rPr>
            <w:rFonts w:cs="David"/>
            <w:sz w:val="24"/>
            <w:szCs w:val="24"/>
            <w:rtl/>
            <w:rPrChange w:id="895" w:author="Avi Cohen" w:date="2020-08-06T15:49:00Z">
              <w:rPr>
                <w:rFonts w:ascii="David" w:eastAsia="David" w:hAnsi="David" w:cs="David"/>
                <w:b/>
                <w:bCs/>
                <w:color w:val="000000"/>
                <w:szCs w:val="28"/>
                <w:rtl/>
              </w:rPr>
            </w:rPrChange>
          </w:rPr>
          <w:t>הכנת בקשה והוצאת היתר עבור משרד</w:t>
        </w:r>
      </w:ins>
      <w:ins w:id="896" w:author="Avi Cohen" w:date="2020-08-06T15:49:00Z">
        <w:r w:rsidRPr="00EC69C3">
          <w:rPr>
            <w:rFonts w:cs="David" w:hint="eastAsia"/>
            <w:sz w:val="24"/>
            <w:szCs w:val="24"/>
            <w:rtl/>
            <w:rPrChange w:id="897" w:author="Avi Cohen" w:date="2020-08-06T15:49:00Z">
              <w:rPr>
                <w:rFonts w:ascii="David" w:eastAsia="David" w:hAnsi="David" w:cs="David" w:hint="eastAsia"/>
                <w:b/>
                <w:bCs/>
                <w:color w:val="000000"/>
                <w:szCs w:val="28"/>
                <w:rtl/>
              </w:rPr>
            </w:rPrChange>
          </w:rPr>
          <w:t>י</w:t>
        </w:r>
        <w:r w:rsidRPr="00EC69C3">
          <w:rPr>
            <w:rFonts w:cs="David"/>
            <w:sz w:val="24"/>
            <w:szCs w:val="24"/>
            <w:rtl/>
            <w:rPrChange w:id="898" w:author="Avi Cohen" w:date="2020-08-06T15:49:00Z">
              <w:rPr>
                <w:rFonts w:ascii="David" w:eastAsia="David" w:hAnsi="David" w:cs="David"/>
                <w:b/>
                <w:bCs/>
                <w:color w:val="000000"/>
                <w:szCs w:val="28"/>
                <w:rtl/>
              </w:rPr>
            </w:rPrChange>
          </w:rPr>
          <w:t xml:space="preserve"> </w:t>
        </w:r>
        <w:r w:rsidRPr="00EC69C3">
          <w:rPr>
            <w:rFonts w:cs="David" w:hint="eastAsia"/>
            <w:sz w:val="24"/>
            <w:szCs w:val="24"/>
            <w:rtl/>
            <w:rPrChange w:id="899" w:author="Avi Cohen" w:date="2020-08-06T15:49:00Z">
              <w:rPr>
                <w:rFonts w:ascii="David" w:eastAsia="David" w:hAnsi="David" w:cs="David" w:hint="eastAsia"/>
                <w:b/>
                <w:bCs/>
                <w:color w:val="000000"/>
                <w:szCs w:val="28"/>
                <w:rtl/>
              </w:rPr>
            </w:rPrChange>
          </w:rPr>
          <w:t>ה</w:t>
        </w:r>
      </w:ins>
      <w:ins w:id="900" w:author="Avi Cohen" w:date="2020-08-06T15:44:00Z">
        <w:r w:rsidRPr="00EC69C3">
          <w:rPr>
            <w:rFonts w:cs="David"/>
            <w:sz w:val="24"/>
            <w:szCs w:val="24"/>
            <w:rtl/>
            <w:rPrChange w:id="901" w:author="Avi Cohen" w:date="2020-08-06T15:49:00Z">
              <w:rPr>
                <w:rFonts w:ascii="David" w:eastAsia="David" w:hAnsi="David" w:cs="David"/>
                <w:b/>
                <w:bCs/>
                <w:color w:val="000000"/>
                <w:szCs w:val="28"/>
                <w:rtl/>
              </w:rPr>
            </w:rPrChange>
          </w:rPr>
          <w:t>מכירות:</w:t>
        </w:r>
      </w:ins>
    </w:p>
    <w:p w14:paraId="6042E0FC" w14:textId="77777777" w:rsidR="00EC69C3" w:rsidRPr="00EC69C3" w:rsidRDefault="00EC69C3">
      <w:pPr>
        <w:numPr>
          <w:ilvl w:val="1"/>
          <w:numId w:val="30"/>
        </w:numPr>
        <w:spacing w:before="0" w:beforeAutospacing="0" w:after="200" w:afterAutospacing="0" w:line="360" w:lineRule="auto"/>
        <w:ind w:hanging="551"/>
        <w:contextualSpacing/>
        <w:rPr>
          <w:ins w:id="902" w:author="Avi Cohen" w:date="2020-08-06T15:44:00Z"/>
          <w:rFonts w:cs="David"/>
          <w:sz w:val="24"/>
          <w:szCs w:val="24"/>
          <w:rPrChange w:id="903" w:author="Avi Cohen" w:date="2020-08-06T15:49:00Z">
            <w:rPr>
              <w:ins w:id="904" w:author="Avi Cohen" w:date="2020-08-06T15:44:00Z"/>
              <w:rFonts w:ascii="David" w:hAnsi="David" w:cs="David"/>
              <w:sz w:val="28"/>
              <w:szCs w:val="28"/>
            </w:rPr>
          </w:rPrChange>
        </w:rPr>
        <w:pPrChange w:id="905" w:author="Avi Cohen" w:date="2020-08-09T14:12:00Z">
          <w:pPr>
            <w:numPr>
              <w:ilvl w:val="1"/>
              <w:numId w:val="25"/>
            </w:numPr>
            <w:spacing w:before="0" w:beforeAutospacing="0" w:after="200" w:afterAutospacing="0" w:line="360" w:lineRule="auto"/>
            <w:ind w:left="919" w:hanging="551"/>
            <w:contextualSpacing/>
          </w:pPr>
        </w:pPrChange>
      </w:pPr>
      <w:ins w:id="906" w:author="Avi Cohen" w:date="2020-08-06T15:44:00Z">
        <w:r w:rsidRPr="00EC69C3">
          <w:rPr>
            <w:rFonts w:cs="David"/>
            <w:sz w:val="24"/>
            <w:szCs w:val="24"/>
            <w:rtl/>
            <w:rPrChange w:id="907" w:author="Avi Cohen" w:date="2020-08-06T15:49:00Z">
              <w:rPr>
                <w:rFonts w:ascii="David" w:hAnsi="David" w:cs="David"/>
                <w:sz w:val="28"/>
                <w:szCs w:val="28"/>
                <w:rtl/>
              </w:rPr>
            </w:rPrChange>
          </w:rPr>
          <w:t>הכנת תכניות ראשוניות להצבת משרד המכירות ואישורו מול המזמין.</w:t>
        </w:r>
      </w:ins>
    </w:p>
    <w:p w14:paraId="00BDFDC4" w14:textId="77777777" w:rsidR="00EC69C3" w:rsidRPr="00EC69C3" w:rsidRDefault="00EC69C3">
      <w:pPr>
        <w:numPr>
          <w:ilvl w:val="1"/>
          <w:numId w:val="30"/>
        </w:numPr>
        <w:spacing w:before="0" w:beforeAutospacing="0" w:after="200" w:afterAutospacing="0" w:line="360" w:lineRule="auto"/>
        <w:ind w:hanging="551"/>
        <w:contextualSpacing/>
        <w:rPr>
          <w:ins w:id="908" w:author="Avi Cohen" w:date="2020-08-06T15:44:00Z"/>
          <w:rFonts w:cs="David"/>
          <w:sz w:val="24"/>
          <w:szCs w:val="24"/>
          <w:rPrChange w:id="909" w:author="Avi Cohen" w:date="2020-08-06T15:49:00Z">
            <w:rPr>
              <w:ins w:id="910" w:author="Avi Cohen" w:date="2020-08-06T15:44:00Z"/>
              <w:rFonts w:ascii="David" w:hAnsi="David" w:cs="David"/>
              <w:sz w:val="28"/>
              <w:szCs w:val="28"/>
            </w:rPr>
          </w:rPrChange>
        </w:rPr>
        <w:pPrChange w:id="911" w:author="Avi Cohen" w:date="2020-08-09T14:12:00Z">
          <w:pPr>
            <w:numPr>
              <w:ilvl w:val="1"/>
              <w:numId w:val="25"/>
            </w:numPr>
            <w:spacing w:before="0" w:beforeAutospacing="0" w:after="200" w:afterAutospacing="0" w:line="360" w:lineRule="auto"/>
            <w:ind w:left="919" w:hanging="551"/>
            <w:contextualSpacing/>
          </w:pPr>
        </w:pPrChange>
      </w:pPr>
      <w:ins w:id="912" w:author="Avi Cohen" w:date="2020-08-06T15:44:00Z">
        <w:r w:rsidRPr="00EC69C3">
          <w:rPr>
            <w:rFonts w:cs="David"/>
            <w:sz w:val="24"/>
            <w:szCs w:val="24"/>
            <w:rtl/>
            <w:rPrChange w:id="913" w:author="Avi Cohen" w:date="2020-08-06T15:49:00Z">
              <w:rPr>
                <w:rFonts w:ascii="David" w:hAnsi="David" w:cs="David"/>
                <w:sz w:val="28"/>
                <w:szCs w:val="28"/>
                <w:rtl/>
              </w:rPr>
            </w:rPrChange>
          </w:rPr>
          <w:t>הכנת תכניות מפורטות של משרד המכירות.</w:t>
        </w:r>
      </w:ins>
    </w:p>
    <w:p w14:paraId="13BCEFFE" w14:textId="77777777" w:rsidR="00EC69C3" w:rsidRPr="00EC69C3" w:rsidRDefault="00EC69C3">
      <w:pPr>
        <w:numPr>
          <w:ilvl w:val="1"/>
          <w:numId w:val="30"/>
        </w:numPr>
        <w:spacing w:before="0" w:beforeAutospacing="0" w:after="200" w:afterAutospacing="0" w:line="360" w:lineRule="auto"/>
        <w:ind w:hanging="551"/>
        <w:contextualSpacing/>
        <w:rPr>
          <w:ins w:id="914" w:author="Avi Cohen" w:date="2020-08-06T15:44:00Z"/>
          <w:rFonts w:cs="David"/>
          <w:sz w:val="24"/>
          <w:szCs w:val="24"/>
          <w:rPrChange w:id="915" w:author="Avi Cohen" w:date="2020-08-06T15:49:00Z">
            <w:rPr>
              <w:ins w:id="916" w:author="Avi Cohen" w:date="2020-08-06T15:44:00Z"/>
              <w:rFonts w:ascii="David" w:hAnsi="David" w:cs="David"/>
              <w:sz w:val="28"/>
              <w:szCs w:val="28"/>
            </w:rPr>
          </w:rPrChange>
        </w:rPr>
        <w:pPrChange w:id="917" w:author="Avi Cohen" w:date="2020-08-09T14:12:00Z">
          <w:pPr>
            <w:numPr>
              <w:ilvl w:val="1"/>
              <w:numId w:val="25"/>
            </w:numPr>
            <w:spacing w:before="0" w:beforeAutospacing="0" w:after="200" w:afterAutospacing="0" w:line="360" w:lineRule="auto"/>
            <w:ind w:left="919" w:hanging="551"/>
            <w:contextualSpacing/>
          </w:pPr>
        </w:pPrChange>
      </w:pPr>
      <w:ins w:id="918" w:author="Avi Cohen" w:date="2020-08-06T15:44:00Z">
        <w:r w:rsidRPr="00EC69C3">
          <w:rPr>
            <w:rFonts w:cs="David"/>
            <w:sz w:val="24"/>
            <w:szCs w:val="24"/>
            <w:rtl/>
            <w:rPrChange w:id="919" w:author="Avi Cohen" w:date="2020-08-06T15:49:00Z">
              <w:rPr>
                <w:rFonts w:ascii="David" w:hAnsi="David" w:cs="David"/>
                <w:sz w:val="28"/>
                <w:szCs w:val="28"/>
                <w:rtl/>
              </w:rPr>
            </w:rPrChange>
          </w:rPr>
          <w:t>הכנת בקשה להיתר עבור משרד המכירות.</w:t>
        </w:r>
      </w:ins>
    </w:p>
    <w:p w14:paraId="524FA80F" w14:textId="1B08586A" w:rsidR="00EC69C3" w:rsidRPr="00EC69C3" w:rsidRDefault="00EC69C3">
      <w:pPr>
        <w:numPr>
          <w:ilvl w:val="1"/>
          <w:numId w:val="30"/>
        </w:numPr>
        <w:spacing w:before="0" w:beforeAutospacing="0" w:after="200" w:afterAutospacing="0" w:line="360" w:lineRule="auto"/>
        <w:ind w:hanging="551"/>
        <w:contextualSpacing/>
        <w:rPr>
          <w:ins w:id="920" w:author="Avi Cohen" w:date="2020-08-06T15:44:00Z"/>
          <w:rFonts w:cs="David"/>
          <w:sz w:val="24"/>
          <w:szCs w:val="24"/>
          <w:rPrChange w:id="921" w:author="Avi Cohen" w:date="2020-08-06T15:49:00Z">
            <w:rPr>
              <w:ins w:id="922" w:author="Avi Cohen" w:date="2020-08-06T15:44:00Z"/>
              <w:rFonts w:ascii="David" w:hAnsi="David" w:cs="David"/>
              <w:sz w:val="28"/>
              <w:szCs w:val="28"/>
            </w:rPr>
          </w:rPrChange>
        </w:rPr>
        <w:pPrChange w:id="923" w:author="Avi Cohen" w:date="2020-08-09T14:12:00Z">
          <w:pPr>
            <w:numPr>
              <w:ilvl w:val="1"/>
              <w:numId w:val="25"/>
            </w:numPr>
            <w:spacing w:before="0" w:beforeAutospacing="0" w:after="200" w:afterAutospacing="0" w:line="360" w:lineRule="auto"/>
            <w:ind w:left="919" w:hanging="551"/>
            <w:contextualSpacing/>
          </w:pPr>
        </w:pPrChange>
      </w:pPr>
      <w:ins w:id="924" w:author="Avi Cohen" w:date="2020-08-06T15:44:00Z">
        <w:r w:rsidRPr="00EC69C3">
          <w:rPr>
            <w:rFonts w:cs="David"/>
            <w:sz w:val="24"/>
            <w:szCs w:val="24"/>
            <w:rtl/>
            <w:rPrChange w:id="925" w:author="Avi Cohen" w:date="2020-08-06T15:49:00Z">
              <w:rPr>
                <w:rFonts w:ascii="David" w:hAnsi="David" w:cs="David"/>
                <w:sz w:val="28"/>
                <w:szCs w:val="28"/>
                <w:rtl/>
              </w:rPr>
            </w:rPrChange>
          </w:rPr>
          <w:t>קבלת היתר בניה וכל המסמכים הנדרשים לצורך קבלת היתר למשרד מכירות.</w:t>
        </w:r>
      </w:ins>
    </w:p>
    <w:p w14:paraId="54EF230C" w14:textId="77777777" w:rsidR="00EC69C3" w:rsidRPr="00EC69C3" w:rsidRDefault="00EC69C3" w:rsidP="00EC69C3">
      <w:pPr>
        <w:spacing w:before="0" w:beforeAutospacing="0" w:after="85" w:afterAutospacing="0" w:line="259" w:lineRule="auto"/>
        <w:ind w:right="123"/>
        <w:rPr>
          <w:ins w:id="926" w:author="Avi Cohen" w:date="2020-08-06T15:44:00Z"/>
          <w:rFonts w:cs="David"/>
          <w:sz w:val="24"/>
          <w:szCs w:val="24"/>
        </w:rPr>
      </w:pPr>
    </w:p>
    <w:p w14:paraId="0D0F80C5" w14:textId="1899EE9F" w:rsidR="00B27B4C" w:rsidRPr="00B27B4C" w:rsidDel="00BD424B" w:rsidRDefault="00EC69C3">
      <w:pPr>
        <w:widowControl w:val="0"/>
        <w:spacing w:before="0" w:beforeAutospacing="0" w:after="0" w:afterAutospacing="0" w:line="240" w:lineRule="auto"/>
        <w:ind w:hanging="720"/>
        <w:jc w:val="both"/>
        <w:rPr>
          <w:del w:id="927" w:author="Avi Cohen" w:date="2020-08-06T15:50:00Z"/>
          <w:rFonts w:ascii="Times New Roman" w:eastAsia="Times New Roman" w:hAnsi="Times New Roman" w:cs="David"/>
          <w:sz w:val="24"/>
          <w:szCs w:val="24"/>
          <w:rtl/>
          <w:lang w:eastAsia="he-IL"/>
        </w:rPr>
        <w:pPrChange w:id="928" w:author="Avi Cohen" w:date="2020-08-06T15:50:00Z">
          <w:pPr>
            <w:widowControl w:val="0"/>
            <w:spacing w:before="0" w:beforeAutospacing="0" w:after="0" w:afterAutospacing="0" w:line="240" w:lineRule="auto"/>
            <w:ind w:left="720" w:hanging="720"/>
            <w:jc w:val="both"/>
          </w:pPr>
        </w:pPrChange>
      </w:pPr>
      <w:ins w:id="929" w:author="Avi Cohen" w:date="2020-08-06T15:44:00Z">
        <w:r w:rsidRPr="00EC69C3">
          <w:rPr>
            <w:rFonts w:ascii="Times New Roman" w:eastAsia="Times New Roman" w:hAnsi="Times New Roman" w:cs="David" w:hint="cs"/>
            <w:sz w:val="24"/>
            <w:szCs w:val="24"/>
            <w:rtl/>
            <w:lang w:eastAsia="he-IL"/>
          </w:rPr>
          <w:br w:type="page"/>
        </w:r>
      </w:ins>
    </w:p>
    <w:p w14:paraId="26CBC03D" w14:textId="07E115DE" w:rsidR="00B27B4C" w:rsidRPr="00B27B4C" w:rsidDel="00BD424B" w:rsidRDefault="00B27B4C" w:rsidP="00B37B6C">
      <w:pPr>
        <w:widowControl w:val="0"/>
        <w:spacing w:before="0" w:beforeAutospacing="0" w:after="0" w:afterAutospacing="0" w:line="240" w:lineRule="auto"/>
        <w:ind w:hanging="720"/>
        <w:jc w:val="both"/>
        <w:rPr>
          <w:del w:id="930" w:author="Avi Cohen" w:date="2020-08-06T15:50:00Z"/>
          <w:rFonts w:ascii="Times New Roman" w:eastAsia="Times New Roman" w:hAnsi="Times New Roman" w:cs="David"/>
          <w:sz w:val="24"/>
          <w:szCs w:val="24"/>
          <w:rtl/>
          <w:lang w:eastAsia="he-IL"/>
        </w:rPr>
      </w:pPr>
      <w:del w:id="931" w:author="Avi Cohen" w:date="2020-08-06T15:50:00Z">
        <w:r w:rsidRPr="00B27B4C" w:rsidDel="00BD424B">
          <w:rPr>
            <w:rFonts w:ascii="Times New Roman" w:eastAsia="Times New Roman" w:hAnsi="Times New Roman" w:cs="David" w:hint="cs"/>
            <w:sz w:val="24"/>
            <w:szCs w:val="24"/>
            <w:rtl/>
            <w:lang w:eastAsia="he-IL"/>
          </w:rPr>
          <w:br w:type="page"/>
        </w:r>
      </w:del>
    </w:p>
    <w:p w14:paraId="719AA040" w14:textId="4D5A6359" w:rsidR="00B27B4C" w:rsidRPr="00B27B4C" w:rsidRDefault="00B27B4C">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Change w:id="932" w:author="Avi Cohen" w:date="2020-08-06T15:50:00Z">
          <w:pPr>
            <w:widowControl w:val="0"/>
            <w:spacing w:before="0" w:beforeAutospacing="0" w:after="0" w:afterAutospacing="0" w:line="240" w:lineRule="auto"/>
            <w:jc w:val="center"/>
          </w:pPr>
        </w:pPrChange>
      </w:pPr>
      <w:r w:rsidRPr="00B27B4C">
        <w:rPr>
          <w:rFonts w:ascii="Times New Roman" w:eastAsia="Times New Roman" w:hAnsi="Times New Roman" w:cs="David" w:hint="cs"/>
          <w:bCs/>
          <w:sz w:val="20"/>
          <w:szCs w:val="24"/>
          <w:u w:val="single"/>
          <w:rtl/>
          <w:lang w:eastAsia="he-IL"/>
        </w:rPr>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5402AB0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67845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6F4D70F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8F3D91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DDC696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5BC5502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A145B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34FCF50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51863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D975A1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687B0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2D447E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B129F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A43463"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107A8845" w14:textId="77777777" w:rsidR="006F07FB" w:rsidRPr="006F07FB" w:rsidRDefault="006F07FB" w:rsidP="006F07FB">
      <w:pPr>
        <w:rPr>
          <w:rFonts w:ascii="Times New Roman" w:eastAsia="Times New Roman" w:hAnsi="Times New Roman" w:cs="David"/>
          <w:sz w:val="20"/>
          <w:szCs w:val="24"/>
          <w:rtl/>
          <w:lang w:eastAsia="he-IL"/>
        </w:rPr>
      </w:pPr>
    </w:p>
    <w:p w14:paraId="47CA6B6C" w14:textId="77777777" w:rsidR="006F07FB" w:rsidRPr="006F07FB" w:rsidRDefault="006F07FB" w:rsidP="006F07FB">
      <w:pPr>
        <w:rPr>
          <w:rFonts w:ascii="Times New Roman" w:eastAsia="Times New Roman" w:hAnsi="Times New Roman" w:cs="David"/>
          <w:sz w:val="20"/>
          <w:szCs w:val="24"/>
          <w:rtl/>
          <w:lang w:eastAsia="he-IL"/>
        </w:rPr>
      </w:pPr>
    </w:p>
    <w:p w14:paraId="3B87FC74" w14:textId="77777777" w:rsidR="006F07FB" w:rsidRPr="006F07FB" w:rsidRDefault="006F07FB" w:rsidP="006F07FB">
      <w:pPr>
        <w:rPr>
          <w:rFonts w:ascii="Times New Roman" w:eastAsia="Times New Roman" w:hAnsi="Times New Roman" w:cs="David"/>
          <w:sz w:val="20"/>
          <w:szCs w:val="24"/>
          <w:rtl/>
          <w:lang w:eastAsia="he-IL"/>
        </w:rPr>
      </w:pPr>
    </w:p>
    <w:p w14:paraId="6AECCF65" w14:textId="77777777" w:rsidR="006F07FB" w:rsidRPr="006F07FB" w:rsidRDefault="006F07FB" w:rsidP="006F07FB">
      <w:pPr>
        <w:rPr>
          <w:rFonts w:ascii="Times New Roman" w:eastAsia="Times New Roman" w:hAnsi="Times New Roman" w:cs="David"/>
          <w:sz w:val="20"/>
          <w:szCs w:val="24"/>
          <w:rtl/>
          <w:lang w:eastAsia="he-IL"/>
        </w:rPr>
      </w:pPr>
    </w:p>
    <w:p w14:paraId="19DD4D0E" w14:textId="77777777" w:rsidR="006F07FB" w:rsidRPr="006F07FB" w:rsidRDefault="006F07FB" w:rsidP="006F07FB">
      <w:pPr>
        <w:rPr>
          <w:rFonts w:ascii="Times New Roman" w:eastAsia="Times New Roman" w:hAnsi="Times New Roman" w:cs="David"/>
          <w:sz w:val="20"/>
          <w:szCs w:val="24"/>
          <w:rtl/>
          <w:lang w:eastAsia="he-IL"/>
        </w:rPr>
      </w:pPr>
    </w:p>
    <w:p w14:paraId="59E1D333" w14:textId="77777777" w:rsidR="006F07FB" w:rsidRPr="006F07FB" w:rsidRDefault="006F07FB" w:rsidP="006F07FB">
      <w:pPr>
        <w:rPr>
          <w:rFonts w:ascii="Times New Roman" w:eastAsia="Times New Roman" w:hAnsi="Times New Roman" w:cs="David"/>
          <w:sz w:val="20"/>
          <w:szCs w:val="24"/>
          <w:rtl/>
          <w:lang w:eastAsia="he-IL"/>
        </w:rPr>
      </w:pPr>
    </w:p>
    <w:p w14:paraId="47701F72" w14:textId="77777777" w:rsidR="006F07FB" w:rsidRPr="006F07FB" w:rsidRDefault="006F07FB" w:rsidP="006F07FB">
      <w:pPr>
        <w:rPr>
          <w:rFonts w:ascii="Times New Roman" w:eastAsia="Times New Roman" w:hAnsi="Times New Roman" w:cs="David"/>
          <w:sz w:val="20"/>
          <w:szCs w:val="24"/>
          <w:rtl/>
          <w:lang w:eastAsia="he-IL"/>
        </w:rPr>
      </w:pPr>
    </w:p>
    <w:p w14:paraId="3373430A" w14:textId="77777777" w:rsidR="006F07FB" w:rsidRPr="006F07FB" w:rsidRDefault="006F07FB" w:rsidP="006F07FB">
      <w:pPr>
        <w:rPr>
          <w:rFonts w:ascii="Times New Roman" w:eastAsia="Times New Roman" w:hAnsi="Times New Roman" w:cs="David"/>
          <w:sz w:val="20"/>
          <w:szCs w:val="24"/>
          <w:rtl/>
          <w:lang w:eastAsia="he-IL"/>
        </w:rPr>
      </w:pPr>
    </w:p>
    <w:p w14:paraId="67DF9C50"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087CA66C"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31092C4A"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7F4EF6B" w14:textId="74AC5DE9" w:rsidR="00B27B4C" w:rsidRPr="00B27B4C" w:rsidRDefault="00B27B4C" w:rsidP="00B37B6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w:t>
      </w:r>
      <w:ins w:id="933" w:author="Avi Cohen" w:date="2020-07-26T14:26:00Z">
        <w:r w:rsidR="00816D8E">
          <w:rPr>
            <w:rFonts w:ascii="Times New Roman" w:eastAsia="Times New Roman" w:hAnsi="Times New Roman" w:cs="David" w:hint="cs"/>
            <w:sz w:val="20"/>
            <w:szCs w:val="24"/>
            <w:rtl/>
            <w:lang w:eastAsia="he-IL"/>
          </w:rPr>
          <w:t xml:space="preserve"> במגרשים </w:t>
        </w:r>
      </w:ins>
      <w:r w:rsidRPr="00B27B4C">
        <w:rPr>
          <w:rFonts w:ascii="Times New Roman" w:eastAsia="Times New Roman" w:hAnsi="Times New Roman" w:cs="David" w:hint="cs"/>
          <w:sz w:val="20"/>
          <w:szCs w:val="24"/>
          <w:rtl/>
          <w:lang w:eastAsia="he-IL"/>
        </w:rPr>
        <w:t xml:space="preserve">, כמפורט בנספח ב', ישלם המזמין למתכנן </w:t>
      </w:r>
      <w:ins w:id="934" w:author="Avi Cohen" w:date="2020-08-12T12:46:00Z">
        <w:r w:rsidR="009B66D2">
          <w:rPr>
            <w:rFonts w:ascii="Times New Roman" w:eastAsia="Times New Roman" w:hAnsi="Times New Roman" w:cs="David" w:hint="cs"/>
            <w:sz w:val="20"/>
            <w:szCs w:val="24"/>
            <w:rtl/>
            <w:lang w:eastAsia="he-IL"/>
          </w:rPr>
          <w:t xml:space="preserve"> </w:t>
        </w:r>
      </w:ins>
      <w:r w:rsidRPr="00B27B4C">
        <w:rPr>
          <w:rFonts w:ascii="Times New Roman" w:eastAsia="Times New Roman" w:hAnsi="Times New Roman" w:cs="David" w:hint="cs"/>
          <w:sz w:val="20"/>
          <w:szCs w:val="24"/>
          <w:rtl/>
          <w:lang w:eastAsia="he-IL"/>
        </w:rPr>
        <w:t>את שכר המתכנן בשעורים ובמועדים כדלקמן:</w:t>
      </w:r>
    </w:p>
    <w:p w14:paraId="1A91C23A"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64D4E331" w14:textId="29458374" w:rsidR="00B27B4C" w:rsidRPr="00B27B4C" w:rsidRDefault="00B27B4C" w:rsidP="00B37B6C">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r>
      <w:ins w:id="935" w:author="Avi Cohen" w:date="2020-06-25T12:04:00Z">
        <w:r w:rsidR="00D07D85">
          <w:rPr>
            <w:rFonts w:ascii="Times New Roman" w:eastAsia="Times New Roman" w:hAnsi="Times New Roman" w:cs="David" w:hint="cs"/>
            <w:sz w:val="20"/>
            <w:szCs w:val="24"/>
            <w:rtl/>
            <w:lang w:eastAsia="he-IL"/>
          </w:rPr>
          <w:t xml:space="preserve">מבוטל </w:t>
        </w:r>
      </w:ins>
      <w:del w:id="936" w:author="Avi Cohen" w:date="2020-06-25T12:05:00Z">
        <w:r w:rsidRPr="00B27B4C" w:rsidDel="00D07D85">
          <w:rPr>
            <w:rFonts w:ascii="Times New Roman" w:eastAsia="Times New Roman" w:hAnsi="Times New Roman" w:cs="David" w:hint="cs"/>
            <w:sz w:val="20"/>
            <w:szCs w:val="24"/>
            <w:rtl/>
            <w:lang w:eastAsia="he-IL"/>
          </w:rPr>
          <w:delText>עבור עריכת ואישור תכנית בנין עיר מפורטת בסמכות ועדה מקומית: _________ ש"ח.</w:delText>
        </w:r>
        <w:r w:rsidR="00672C76" w:rsidDel="00D07D85">
          <w:rPr>
            <w:rFonts w:ascii="Times New Roman" w:eastAsia="Times New Roman" w:hAnsi="Times New Roman" w:cs="David" w:hint="cs"/>
            <w:sz w:val="20"/>
            <w:szCs w:val="24"/>
            <w:rtl/>
            <w:lang w:eastAsia="he-IL"/>
          </w:rPr>
          <w:delText xml:space="preserve"> </w:delText>
        </w:r>
        <w:r w:rsidRPr="00B27B4C" w:rsidDel="00D07D85">
          <w:rPr>
            <w:rFonts w:ascii="Times New Roman" w:eastAsia="Times New Roman" w:hAnsi="Times New Roman" w:cs="David" w:hint="cs"/>
            <w:sz w:val="20"/>
            <w:szCs w:val="24"/>
            <w:rtl/>
            <w:lang w:eastAsia="he-IL"/>
          </w:rPr>
          <w:delText>במידה והמזמין יזמין מהמתכנן תכנון בניינים שיכיל</w:delText>
        </w:r>
        <w:r w:rsidR="00672C76" w:rsidDel="00D07D85">
          <w:rPr>
            <w:rFonts w:ascii="Times New Roman" w:eastAsia="Times New Roman" w:hAnsi="Times New Roman" w:cs="David" w:hint="cs"/>
            <w:sz w:val="20"/>
            <w:szCs w:val="24"/>
            <w:rtl/>
            <w:lang w:eastAsia="he-IL"/>
          </w:rPr>
          <w:delText xml:space="preserve">ו במצטבר למעלה מ- 200 יח"ד אזי </w:delText>
        </w:r>
        <w:r w:rsidRPr="00B27B4C" w:rsidDel="00D07D85">
          <w:rPr>
            <w:rFonts w:ascii="Times New Roman" w:eastAsia="Times New Roman" w:hAnsi="Times New Roman" w:cs="David" w:hint="cs"/>
            <w:sz w:val="20"/>
            <w:szCs w:val="24"/>
            <w:rtl/>
            <w:lang w:eastAsia="he-IL"/>
          </w:rPr>
          <w:delText>יקוזז סכום זה מהתשלום האמור בסעיף 1.2 להלן עבור תכנון הבניינים.</w:delText>
        </w:r>
      </w:del>
    </w:p>
    <w:p w14:paraId="561CAA83"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4C64A05" w14:textId="783CD7B8" w:rsidR="00B27B4C" w:rsidRDefault="00B27B4C" w:rsidP="00B37B6C">
      <w:pPr>
        <w:widowControl w:val="0"/>
        <w:spacing w:before="0" w:beforeAutospacing="0" w:after="0" w:afterAutospacing="0" w:line="240" w:lineRule="auto"/>
        <w:ind w:left="793" w:hanging="433"/>
        <w:jc w:val="both"/>
        <w:rPr>
          <w:ins w:id="937" w:author="Avi Cohen" w:date="2020-10-19T15:46: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r>
      <w:del w:id="938" w:author="Avi Cohen" w:date="2020-06-25T12:05:00Z">
        <w:r w:rsidRPr="00B27B4C" w:rsidDel="00D07D85">
          <w:rPr>
            <w:rFonts w:ascii="Times New Roman" w:eastAsia="Times New Roman" w:hAnsi="Times New Roman" w:cs="David" w:hint="cs"/>
            <w:sz w:val="20"/>
            <w:szCs w:val="24"/>
            <w:rtl/>
            <w:lang w:eastAsia="he-IL"/>
          </w:rPr>
          <w:delText xml:space="preserve">עבור הכנת תכנית בינוי ופיתוח לביצוע/תכנית עיצוב ארכיטקטוני, </w:delText>
        </w:r>
      </w:del>
      <w:ins w:id="939" w:author="Avi Cohen" w:date="2020-06-25T12:05:00Z">
        <w:r w:rsidR="00D07D85">
          <w:rPr>
            <w:rFonts w:ascii="Times New Roman" w:eastAsia="Times New Roman" w:hAnsi="Times New Roman" w:cs="David" w:hint="cs"/>
            <w:sz w:val="20"/>
            <w:szCs w:val="24"/>
            <w:rtl/>
            <w:lang w:eastAsia="he-IL"/>
          </w:rPr>
          <w:t xml:space="preserve">עבור </w:t>
        </w:r>
      </w:ins>
      <w:r w:rsidRPr="00B27B4C">
        <w:rPr>
          <w:rFonts w:ascii="Times New Roman" w:eastAsia="Times New Roman" w:hAnsi="Times New Roman" w:cs="David" w:hint="cs"/>
          <w:sz w:val="20"/>
          <w:szCs w:val="24"/>
          <w:rtl/>
          <w:lang w:eastAsia="he-IL"/>
        </w:rPr>
        <w:t xml:space="preserve">תכנון ופיקוח </w:t>
      </w:r>
      <w:ins w:id="940" w:author="Avi Cohen" w:date="2020-07-26T14:53:00Z">
        <w:r w:rsidR="00032533">
          <w:rPr>
            <w:rFonts w:ascii="Times New Roman" w:eastAsia="Times New Roman" w:hAnsi="Times New Roman" w:cs="David" w:hint="cs"/>
            <w:sz w:val="20"/>
            <w:szCs w:val="24"/>
            <w:rtl/>
            <w:lang w:eastAsia="he-IL"/>
          </w:rPr>
          <w:t>ל</w:t>
        </w:r>
      </w:ins>
      <w:r w:rsidRPr="00B27B4C">
        <w:rPr>
          <w:rFonts w:ascii="Times New Roman" w:eastAsia="Times New Roman" w:hAnsi="Times New Roman" w:cs="David" w:hint="cs"/>
          <w:sz w:val="20"/>
          <w:szCs w:val="24"/>
          <w:rtl/>
          <w:lang w:eastAsia="he-IL"/>
        </w:rPr>
        <w:t xml:space="preserve">בנייני </w:t>
      </w:r>
      <w:del w:id="941" w:author="Avi Cohen" w:date="2020-10-19T15:45:00Z">
        <w:r w:rsidRPr="00B27B4C" w:rsidDel="00E33D5A">
          <w:rPr>
            <w:rFonts w:ascii="Times New Roman" w:eastAsia="Times New Roman" w:hAnsi="Times New Roman" w:cs="David" w:hint="cs"/>
            <w:sz w:val="20"/>
            <w:szCs w:val="24"/>
            <w:rtl/>
            <w:lang w:eastAsia="he-IL"/>
          </w:rPr>
          <w:tab/>
          <w:delText>מ</w:delText>
        </w:r>
      </w:del>
      <w:ins w:id="942" w:author="Avi Cohen" w:date="2020-10-19T15:45:00Z">
        <w:r w:rsidR="00E33D5A">
          <w:rPr>
            <w:rFonts w:ascii="Times New Roman" w:eastAsia="Times New Roman" w:hAnsi="Times New Roman" w:cs="David" w:hint="cs"/>
            <w:sz w:val="20"/>
            <w:szCs w:val="24"/>
            <w:rtl/>
            <w:lang w:eastAsia="he-IL"/>
          </w:rPr>
          <w:t>מ</w:t>
        </w:r>
      </w:ins>
      <w:r w:rsidRPr="00B27B4C">
        <w:rPr>
          <w:rFonts w:ascii="Times New Roman" w:eastAsia="Times New Roman" w:hAnsi="Times New Roman" w:cs="David" w:hint="cs"/>
          <w:sz w:val="20"/>
          <w:szCs w:val="24"/>
          <w:rtl/>
          <w:lang w:eastAsia="he-IL"/>
        </w:rPr>
        <w:t xml:space="preserve">גורים </w:t>
      </w:r>
      <w:ins w:id="943" w:author="Avi Cohen" w:date="2020-06-25T12:05:00Z">
        <w:r w:rsidR="00D07D85">
          <w:rPr>
            <w:rFonts w:ascii="Times New Roman" w:eastAsia="Times New Roman" w:hAnsi="Times New Roman" w:cs="David" w:hint="cs"/>
            <w:sz w:val="20"/>
            <w:szCs w:val="24"/>
            <w:rtl/>
            <w:lang w:eastAsia="he-IL"/>
          </w:rPr>
          <w:t xml:space="preserve"> , </w:t>
        </w:r>
      </w:ins>
      <w:ins w:id="944" w:author="Avi Cohen" w:date="2020-07-26T14:42:00Z">
        <w:r w:rsidR="00767F9D">
          <w:rPr>
            <w:rFonts w:ascii="Times New Roman" w:eastAsia="Times New Roman" w:hAnsi="Times New Roman" w:cs="David" w:hint="cs"/>
            <w:sz w:val="20"/>
            <w:szCs w:val="24"/>
            <w:rtl/>
            <w:lang w:eastAsia="he-IL"/>
          </w:rPr>
          <w:t xml:space="preserve">תעסוקה </w:t>
        </w:r>
      </w:ins>
      <w:ins w:id="945" w:author="Avi Cohen" w:date="2020-10-19T15:46:00Z">
        <w:r w:rsidR="00E33D5A">
          <w:rPr>
            <w:rFonts w:ascii="Times New Roman" w:eastAsia="Times New Roman" w:hAnsi="Times New Roman" w:cs="David" w:hint="cs"/>
            <w:sz w:val="20"/>
            <w:szCs w:val="24"/>
            <w:rtl/>
            <w:lang w:eastAsia="he-IL"/>
          </w:rPr>
          <w:t xml:space="preserve">, מסחר </w:t>
        </w:r>
      </w:ins>
      <w:ins w:id="946" w:author="Avi Cohen" w:date="2020-06-25T12:05:00Z">
        <w:r w:rsidR="00D07D85">
          <w:rPr>
            <w:rFonts w:ascii="Times New Roman" w:eastAsia="Times New Roman" w:hAnsi="Times New Roman" w:cs="David" w:hint="cs"/>
            <w:sz w:val="20"/>
            <w:szCs w:val="24"/>
            <w:rtl/>
            <w:lang w:eastAsia="he-IL"/>
          </w:rPr>
          <w:t xml:space="preserve"> , מגורים ו/או מסחר ו/או </w:t>
        </w:r>
      </w:ins>
      <w:ins w:id="947" w:author="Avi Cohen" w:date="2020-10-19T15:46:00Z">
        <w:r w:rsidR="00E33D5A">
          <w:rPr>
            <w:rFonts w:ascii="Times New Roman" w:eastAsia="Times New Roman" w:hAnsi="Times New Roman" w:cs="David" w:hint="cs"/>
            <w:sz w:val="20"/>
            <w:szCs w:val="24"/>
            <w:rtl/>
            <w:lang w:eastAsia="he-IL"/>
          </w:rPr>
          <w:t xml:space="preserve">תעסוקה </w:t>
        </w:r>
      </w:ins>
      <w:ins w:id="948" w:author="Avi Cohen" w:date="2020-06-25T12:05:00Z">
        <w:r w:rsidR="00D07D85">
          <w:rPr>
            <w:rFonts w:ascii="Times New Roman" w:eastAsia="Times New Roman" w:hAnsi="Times New Roman" w:cs="David" w:hint="cs"/>
            <w:sz w:val="20"/>
            <w:szCs w:val="24"/>
            <w:rtl/>
            <w:lang w:eastAsia="he-IL"/>
          </w:rPr>
          <w:t xml:space="preserve"> משולבים , </w:t>
        </w:r>
      </w:ins>
      <w:ins w:id="949" w:author="Avi Cohen" w:date="2020-07-26T14:42:00Z">
        <w:r w:rsidR="00767F9D">
          <w:rPr>
            <w:rFonts w:ascii="Times New Roman" w:eastAsia="Times New Roman" w:hAnsi="Times New Roman" w:cs="David" w:hint="cs"/>
            <w:sz w:val="20"/>
            <w:szCs w:val="24"/>
            <w:rtl/>
            <w:lang w:eastAsia="he-IL"/>
          </w:rPr>
          <w:t xml:space="preserve">הכוללים </w:t>
        </w:r>
      </w:ins>
      <w:ins w:id="950" w:author="Avi Cohen" w:date="2020-06-25T12:05:00Z">
        <w:r w:rsidR="00D07D85">
          <w:rPr>
            <w:rFonts w:ascii="Times New Roman" w:eastAsia="Times New Roman" w:hAnsi="Times New Roman" w:cs="David" w:hint="cs"/>
            <w:sz w:val="20"/>
            <w:szCs w:val="24"/>
            <w:rtl/>
            <w:lang w:eastAsia="he-IL"/>
          </w:rPr>
          <w:t>מרתפים לנ</w:t>
        </w:r>
      </w:ins>
      <w:ins w:id="951" w:author="Avi Cohen" w:date="2020-06-25T12:06:00Z">
        <w:r w:rsidR="00D07D85">
          <w:rPr>
            <w:rFonts w:ascii="Times New Roman" w:eastAsia="Times New Roman" w:hAnsi="Times New Roman" w:cs="David" w:hint="cs"/>
            <w:sz w:val="20"/>
            <w:szCs w:val="24"/>
            <w:rtl/>
            <w:lang w:eastAsia="he-IL"/>
          </w:rPr>
          <w:t xml:space="preserve">"ל </w:t>
        </w:r>
      </w:ins>
      <w:ins w:id="952" w:author="Avi Cohen" w:date="2020-07-26T14:42:00Z">
        <w:r w:rsidR="00767F9D">
          <w:rPr>
            <w:rFonts w:ascii="Times New Roman" w:eastAsia="Times New Roman" w:hAnsi="Times New Roman" w:cs="David" w:hint="cs"/>
            <w:sz w:val="20"/>
            <w:szCs w:val="24"/>
            <w:rtl/>
            <w:lang w:eastAsia="he-IL"/>
          </w:rPr>
          <w:t>ו</w:t>
        </w:r>
      </w:ins>
      <w:ins w:id="953" w:author="Avi Cohen" w:date="2020-06-25T12:06:00Z">
        <w:r w:rsidR="00D07D85">
          <w:rPr>
            <w:rFonts w:ascii="Times New Roman" w:eastAsia="Times New Roman" w:hAnsi="Times New Roman" w:cs="David" w:hint="cs"/>
            <w:sz w:val="20"/>
            <w:szCs w:val="24"/>
            <w:rtl/>
            <w:lang w:eastAsia="he-IL"/>
          </w:rPr>
          <w:t>חניונים</w:t>
        </w:r>
      </w:ins>
      <w:ins w:id="954" w:author="Avi Cohen" w:date="2020-07-26T14:42:00Z">
        <w:r w:rsidR="00767F9D">
          <w:rPr>
            <w:rFonts w:ascii="Times New Roman" w:eastAsia="Times New Roman" w:hAnsi="Times New Roman" w:cs="David" w:hint="cs"/>
            <w:sz w:val="20"/>
            <w:szCs w:val="24"/>
            <w:rtl/>
            <w:lang w:eastAsia="he-IL"/>
          </w:rPr>
          <w:t xml:space="preserve"> ( עילי ותת-קרקעי )</w:t>
        </w:r>
      </w:ins>
      <w:ins w:id="955" w:author="Avi Cohen" w:date="2020-06-25T12:06:00Z">
        <w:r w:rsidR="00D07D85">
          <w:rPr>
            <w:rFonts w:ascii="Times New Roman" w:eastAsia="Times New Roman" w:hAnsi="Times New Roman" w:cs="David" w:hint="cs"/>
            <w:sz w:val="20"/>
            <w:szCs w:val="24"/>
            <w:rtl/>
            <w:lang w:eastAsia="he-IL"/>
          </w:rPr>
          <w:t xml:space="preserve"> , </w:t>
        </w:r>
      </w:ins>
      <w:r w:rsidRPr="00B27B4C">
        <w:rPr>
          <w:rFonts w:ascii="Times New Roman" w:eastAsia="Times New Roman" w:hAnsi="Times New Roman" w:cs="David" w:hint="cs"/>
          <w:sz w:val="20"/>
          <w:szCs w:val="24"/>
          <w:rtl/>
          <w:lang w:eastAsia="he-IL"/>
        </w:rPr>
        <w:t xml:space="preserve">לרבות מבני עזר במגרשים, תחנות טרנספורמציה במגרשים פרטיים ו/או ציבוריים, </w:t>
      </w:r>
      <w:del w:id="956" w:author="Avi Cohen" w:date="2020-07-26T14:42:00Z">
        <w:r w:rsidRPr="00B27B4C" w:rsidDel="00767F9D">
          <w:rPr>
            <w:rFonts w:ascii="Times New Roman" w:eastAsia="Times New Roman" w:hAnsi="Times New Roman" w:cs="David" w:hint="cs"/>
            <w:sz w:val="20"/>
            <w:szCs w:val="24"/>
            <w:rtl/>
            <w:lang w:eastAsia="he-IL"/>
          </w:rPr>
          <w:tab/>
        </w:r>
      </w:del>
      <w:r w:rsidRPr="00B27B4C">
        <w:rPr>
          <w:rFonts w:ascii="Times New Roman" w:eastAsia="Times New Roman" w:hAnsi="Times New Roman" w:cs="David" w:hint="cs"/>
          <w:sz w:val="20"/>
          <w:szCs w:val="24"/>
          <w:rtl/>
          <w:lang w:eastAsia="he-IL"/>
        </w:rPr>
        <w:t>מבנ</w:t>
      </w:r>
      <w:del w:id="957" w:author="Avi Cohen" w:date="2020-06-25T12:06:00Z">
        <w:r w:rsidRPr="00B27B4C" w:rsidDel="00D07D85">
          <w:rPr>
            <w:rFonts w:ascii="Times New Roman" w:eastAsia="Times New Roman" w:hAnsi="Times New Roman" w:cs="David" w:hint="cs"/>
            <w:sz w:val="20"/>
            <w:szCs w:val="24"/>
            <w:rtl/>
            <w:lang w:eastAsia="he-IL"/>
          </w:rPr>
          <w:delText>ה</w:delText>
        </w:r>
      </w:del>
      <w:ins w:id="958" w:author="Avi Cohen" w:date="2020-06-25T12:06:00Z">
        <w:r w:rsidR="00D07D85">
          <w:rPr>
            <w:rFonts w:ascii="Times New Roman" w:eastAsia="Times New Roman" w:hAnsi="Times New Roman" w:cs="David" w:hint="cs"/>
            <w:sz w:val="20"/>
            <w:szCs w:val="24"/>
            <w:rtl/>
            <w:lang w:eastAsia="he-IL"/>
          </w:rPr>
          <w:t>י</w:t>
        </w:r>
      </w:ins>
      <w:r w:rsidRPr="00B27B4C">
        <w:rPr>
          <w:rFonts w:ascii="Times New Roman" w:eastAsia="Times New Roman" w:hAnsi="Times New Roman" w:cs="David" w:hint="cs"/>
          <w:sz w:val="20"/>
          <w:szCs w:val="24"/>
          <w:rtl/>
          <w:lang w:eastAsia="he-IL"/>
        </w:rPr>
        <w:t xml:space="preserve"> מכירות</w:t>
      </w:r>
      <w:del w:id="959" w:author="Avi Cohen" w:date="2020-06-25T12:06:00Z">
        <w:r w:rsidRPr="00B27B4C" w:rsidDel="00D07D85">
          <w:rPr>
            <w:rFonts w:ascii="Times New Roman" w:eastAsia="Times New Roman" w:hAnsi="Times New Roman" w:cs="David" w:hint="cs"/>
            <w:sz w:val="20"/>
            <w:szCs w:val="24"/>
            <w:rtl/>
            <w:lang w:eastAsia="he-IL"/>
          </w:rPr>
          <w:delText xml:space="preserve"> ו/או דירה לדוגמא בסמוך למבנה המכירות</w:delText>
        </w:r>
      </w:del>
      <w:ins w:id="960" w:author="Avi Cohen" w:date="2020-06-25T12:06:00Z">
        <w:r w:rsidR="00D07D85">
          <w:rPr>
            <w:rFonts w:ascii="Times New Roman" w:eastAsia="Times New Roman" w:hAnsi="Times New Roman" w:cs="David" w:hint="cs"/>
            <w:sz w:val="20"/>
            <w:szCs w:val="24"/>
            <w:rtl/>
            <w:lang w:eastAsia="he-IL"/>
          </w:rPr>
          <w:t xml:space="preserve"> וכיו"ב </w:t>
        </w:r>
      </w:ins>
      <w:r w:rsidRPr="00B27B4C">
        <w:rPr>
          <w:rFonts w:ascii="Times New Roman" w:eastAsia="Times New Roman" w:hAnsi="Times New Roman" w:cs="David" w:hint="cs"/>
          <w:sz w:val="20"/>
          <w:szCs w:val="24"/>
          <w:rtl/>
          <w:lang w:eastAsia="he-IL"/>
        </w:rPr>
        <w:t>:</w:t>
      </w:r>
    </w:p>
    <w:p w14:paraId="30AD0245" w14:textId="77777777" w:rsidR="00E33D5A" w:rsidRPr="00B27B4C" w:rsidRDefault="00E33D5A" w:rsidP="006C74EA">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p>
    <w:p w14:paraId="661260E7" w14:textId="6FEAD51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D2ED262" w14:textId="77777777" w:rsidR="00BE1810" w:rsidRDefault="00B27B4C">
      <w:pPr>
        <w:widowControl w:val="0"/>
        <w:spacing w:before="0" w:beforeAutospacing="0" w:after="0" w:afterAutospacing="0" w:line="240" w:lineRule="auto"/>
        <w:ind w:left="360"/>
        <w:rPr>
          <w:ins w:id="961" w:author="Avi Cohen" w:date="2020-10-19T15:38:00Z"/>
          <w:rFonts w:ascii="Times New Roman" w:eastAsia="Times New Roman" w:hAnsi="Times New Roman" w:cs="David"/>
          <w:sz w:val="20"/>
          <w:szCs w:val="24"/>
          <w:rtl/>
          <w:lang w:eastAsia="he-IL"/>
        </w:rPr>
        <w:pPrChange w:id="962" w:author="Avi Cohen" w:date="2020-10-19T15:38:00Z">
          <w:pPr>
            <w:widowControl w:val="0"/>
            <w:spacing w:before="0" w:beforeAutospacing="0" w:after="0" w:afterAutospacing="0" w:line="240" w:lineRule="auto"/>
            <w:ind w:left="360"/>
            <w:jc w:val="both"/>
          </w:pPr>
        </w:pPrChange>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ins w:id="963" w:author="Avi Cohen" w:date="2020-10-19T15:38:00Z">
        <w:r w:rsidR="00BE1810" w:rsidRPr="00BE1810">
          <w:rPr>
            <w:rFonts w:ascii="Times New Roman" w:eastAsia="Times New Roman" w:hAnsi="Times New Roman" w:cs="David" w:hint="eastAsia"/>
            <w:b/>
            <w:bCs/>
            <w:sz w:val="20"/>
            <w:szCs w:val="24"/>
            <w:u w:val="single"/>
            <w:rtl/>
            <w:lang w:eastAsia="he-IL"/>
          </w:rPr>
          <w:t>בבניינים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המיועדים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למגורים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בלבד</w:t>
        </w:r>
        <w:r w:rsidR="00BE1810" w:rsidRPr="00BE1810">
          <w:rPr>
            <w:rFonts w:ascii="Times New Roman" w:eastAsia="Times New Roman" w:hAnsi="Times New Roman" w:cs="David"/>
            <w:b/>
            <w:bCs/>
            <w:sz w:val="20"/>
            <w:szCs w:val="24"/>
            <w:u w:val="single"/>
            <w:rtl/>
            <w:lang w:eastAsia="he-IL"/>
          </w:rPr>
          <w:t xml:space="preserve"> ( </w:t>
        </w:r>
        <w:r w:rsidR="00BE1810" w:rsidRPr="00BE1810">
          <w:rPr>
            <w:rFonts w:ascii="Times New Roman" w:eastAsia="Times New Roman" w:hAnsi="Times New Roman" w:cs="David" w:hint="eastAsia"/>
            <w:b/>
            <w:bCs/>
            <w:sz w:val="20"/>
            <w:szCs w:val="24"/>
            <w:u w:val="single"/>
            <w:rtl/>
            <w:lang w:eastAsia="he-IL"/>
          </w:rPr>
          <w:t>ללא</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תעסוקה</w:t>
        </w:r>
        <w:r w:rsidR="00BE1810" w:rsidRPr="00BE1810">
          <w:rPr>
            <w:rFonts w:ascii="Times New Roman" w:eastAsia="Times New Roman" w:hAnsi="Times New Roman" w:cs="David"/>
            <w:b/>
            <w:bCs/>
            <w:sz w:val="20"/>
            <w:szCs w:val="24"/>
            <w:u w:val="single"/>
            <w:rtl/>
            <w:lang w:eastAsia="he-IL"/>
          </w:rPr>
          <w:t xml:space="preserve"> /מסחר </w:t>
        </w:r>
        <w:r w:rsidR="00BE1810" w:rsidRPr="00BE1810">
          <w:rPr>
            <w:rFonts w:ascii="Times New Roman" w:eastAsia="Times New Roman" w:hAnsi="Times New Roman" w:cs="David" w:hint="eastAsia"/>
            <w:b/>
            <w:bCs/>
            <w:sz w:val="20"/>
            <w:szCs w:val="24"/>
            <w:u w:val="single"/>
            <w:rtl/>
            <w:lang w:eastAsia="he-IL"/>
          </w:rPr>
          <w:t>וכו</w:t>
        </w:r>
        <w:r w:rsidR="00BE1810" w:rsidRPr="00BE1810">
          <w:rPr>
            <w:rFonts w:ascii="Times New Roman" w:eastAsia="Times New Roman" w:hAnsi="Times New Roman" w:cs="David"/>
            <w:b/>
            <w:bCs/>
            <w:sz w:val="20"/>
            <w:szCs w:val="24"/>
            <w:u w:val="single"/>
            <w:rtl/>
            <w:lang w:eastAsia="he-IL"/>
          </w:rPr>
          <w:t>' )</w:t>
        </w:r>
      </w:ins>
    </w:p>
    <w:p w14:paraId="6A1C7BDF" w14:textId="6E6B240D" w:rsidR="003F2F80" w:rsidDel="005F4993" w:rsidRDefault="00BE1810" w:rsidP="00B37B6C">
      <w:pPr>
        <w:widowControl w:val="0"/>
        <w:spacing w:before="0" w:beforeAutospacing="0" w:after="0" w:afterAutospacing="0" w:line="240" w:lineRule="auto"/>
        <w:ind w:left="1223" w:hanging="425"/>
        <w:jc w:val="both"/>
        <w:rPr>
          <w:del w:id="964" w:author="Avi Cohen" w:date="2020-07-12T16:30:00Z"/>
          <w:rFonts w:ascii="Times New Roman" w:eastAsia="Times New Roman" w:hAnsi="Times New Roman" w:cs="David"/>
          <w:sz w:val="20"/>
          <w:szCs w:val="24"/>
          <w:rtl/>
          <w:lang w:eastAsia="he-IL"/>
        </w:rPr>
      </w:pPr>
      <w:ins w:id="965" w:author="Avi Cohen" w:date="2020-10-19T15:38:00Z">
        <w:r w:rsidRPr="00B27B4C">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rtl/>
            <w:lang w:eastAsia="he-IL"/>
          </w:rPr>
          <w:tab/>
        </w:r>
      </w:ins>
      <w:r w:rsidR="00B27B4C" w:rsidRPr="00B27B4C">
        <w:rPr>
          <w:rFonts w:ascii="Times New Roman" w:eastAsia="Times New Roman" w:hAnsi="Times New Roman" w:cs="David" w:hint="cs"/>
          <w:sz w:val="20"/>
          <w:szCs w:val="24"/>
          <w:rtl/>
          <w:lang w:eastAsia="he-IL"/>
        </w:rPr>
        <w:t xml:space="preserve">סכום קבוע ומוחלט של </w:t>
      </w:r>
      <w:ins w:id="966" w:author="Avi Cohen" w:date="2020-07-12T16:30:00Z">
        <w:r w:rsidR="005F4993" w:rsidRPr="00767F9D">
          <w:rPr>
            <w:rFonts w:ascii="Times New Roman" w:eastAsia="Times New Roman" w:hAnsi="Times New Roman" w:cs="David"/>
            <w:b/>
            <w:bCs/>
            <w:sz w:val="20"/>
            <w:szCs w:val="24"/>
            <w:rtl/>
            <w:lang w:eastAsia="he-IL"/>
            <w:rPrChange w:id="967" w:author="Avi Cohen" w:date="2020-07-26T14:43:00Z">
              <w:rPr>
                <w:rFonts w:ascii="Times New Roman" w:eastAsia="Times New Roman" w:hAnsi="Times New Roman" w:cs="David"/>
                <w:sz w:val="20"/>
                <w:szCs w:val="24"/>
                <w:rtl/>
                <w:lang w:eastAsia="he-IL"/>
              </w:rPr>
            </w:rPrChange>
          </w:rPr>
          <w:t xml:space="preserve">6,850 </w:t>
        </w:r>
      </w:ins>
      <w:del w:id="968" w:author="Avi Cohen" w:date="2020-06-25T12:07:00Z">
        <w:r w:rsidR="00B27B4C" w:rsidRPr="00767F9D" w:rsidDel="00D07D85">
          <w:rPr>
            <w:rFonts w:ascii="Times New Roman" w:eastAsia="Times New Roman" w:hAnsi="Times New Roman" w:cs="David"/>
            <w:b/>
            <w:bCs/>
            <w:sz w:val="20"/>
            <w:szCs w:val="24"/>
            <w:rtl/>
            <w:lang w:eastAsia="he-IL"/>
            <w:rPrChange w:id="969" w:author="Avi Cohen" w:date="2020-07-26T14:43:00Z">
              <w:rPr>
                <w:rFonts w:ascii="Times New Roman" w:eastAsia="Times New Roman" w:hAnsi="Times New Roman" w:cs="David"/>
                <w:sz w:val="20"/>
                <w:szCs w:val="24"/>
                <w:rtl/>
                <w:lang w:eastAsia="he-IL"/>
              </w:rPr>
            </w:rPrChange>
          </w:rPr>
          <w:delText>_________</w:delText>
        </w:r>
      </w:del>
      <w:r w:rsidR="00B27B4C" w:rsidRPr="00767F9D">
        <w:rPr>
          <w:rFonts w:ascii="Times New Roman" w:eastAsia="Times New Roman" w:hAnsi="Times New Roman" w:cs="David"/>
          <w:b/>
          <w:bCs/>
          <w:sz w:val="20"/>
          <w:szCs w:val="24"/>
          <w:rtl/>
          <w:lang w:eastAsia="he-IL"/>
          <w:rPrChange w:id="970" w:author="Avi Cohen" w:date="2020-07-26T14:43:00Z">
            <w:rPr>
              <w:rFonts w:ascii="Times New Roman" w:eastAsia="Times New Roman" w:hAnsi="Times New Roman" w:cs="David"/>
              <w:sz w:val="20"/>
              <w:szCs w:val="24"/>
              <w:rtl/>
              <w:lang w:eastAsia="he-IL"/>
            </w:rPr>
          </w:rPrChange>
        </w:rPr>
        <w:t xml:space="preserve"> ש"ח</w:t>
      </w:r>
      <w:r w:rsidR="00B27B4C" w:rsidRPr="00B27B4C">
        <w:rPr>
          <w:rFonts w:ascii="Times New Roman" w:eastAsia="Times New Roman" w:hAnsi="Times New Roman" w:cs="David" w:hint="cs"/>
          <w:sz w:val="20"/>
          <w:szCs w:val="24"/>
          <w:rtl/>
          <w:lang w:eastAsia="he-IL"/>
        </w:rPr>
        <w:t xml:space="preserve"> (במילים: </w:t>
      </w:r>
      <w:del w:id="971" w:author="Avi Cohen" w:date="2020-06-25T12:07:00Z">
        <w:r w:rsidR="00B27B4C" w:rsidRPr="00B27B4C" w:rsidDel="00D07D85">
          <w:rPr>
            <w:rFonts w:ascii="Times New Roman" w:eastAsia="Times New Roman" w:hAnsi="Times New Roman" w:cs="David" w:hint="cs"/>
            <w:sz w:val="20"/>
            <w:szCs w:val="24"/>
            <w:rtl/>
            <w:lang w:eastAsia="he-IL"/>
          </w:rPr>
          <w:delText>__________</w:delText>
        </w:r>
      </w:del>
      <w:ins w:id="972" w:author="Avi Cohen" w:date="2020-06-25T12:07:00Z">
        <w:r w:rsidR="00D07D85">
          <w:rPr>
            <w:rFonts w:ascii="Times New Roman" w:eastAsia="Times New Roman" w:hAnsi="Times New Roman" w:cs="David" w:hint="cs"/>
            <w:sz w:val="20"/>
            <w:szCs w:val="24"/>
            <w:rtl/>
            <w:lang w:eastAsia="he-IL"/>
          </w:rPr>
          <w:t>ש</w:t>
        </w:r>
      </w:ins>
      <w:ins w:id="973" w:author="Avi Cohen" w:date="2020-07-12T16:30:00Z">
        <w:r w:rsidR="005F4993">
          <w:rPr>
            <w:rFonts w:ascii="Times New Roman" w:eastAsia="Times New Roman" w:hAnsi="Times New Roman" w:cs="David" w:hint="cs"/>
            <w:sz w:val="20"/>
            <w:szCs w:val="24"/>
            <w:rtl/>
            <w:lang w:eastAsia="he-IL"/>
          </w:rPr>
          <w:t xml:space="preserve">שת אלפים שמונה מאות </w:t>
        </w:r>
      </w:ins>
      <w:ins w:id="974" w:author="Avi Cohen" w:date="2020-10-19T15:40:00Z">
        <w:r>
          <w:rPr>
            <w:rFonts w:ascii="Times New Roman" w:eastAsia="Times New Roman" w:hAnsi="Times New Roman" w:cs="David" w:hint="cs"/>
            <w:sz w:val="20"/>
            <w:szCs w:val="24"/>
            <w:rtl/>
            <w:lang w:eastAsia="he-IL"/>
          </w:rPr>
          <w:t>ו</w:t>
        </w:r>
      </w:ins>
      <w:ins w:id="975" w:author="Avi Cohen" w:date="2020-07-12T16:30:00Z">
        <w:r w:rsidR="005F4993">
          <w:rPr>
            <w:rFonts w:ascii="Times New Roman" w:eastAsia="Times New Roman" w:hAnsi="Times New Roman" w:cs="David" w:hint="cs"/>
            <w:sz w:val="20"/>
            <w:szCs w:val="24"/>
            <w:rtl/>
            <w:lang w:eastAsia="he-IL"/>
          </w:rPr>
          <w:t xml:space="preserve">חמישים </w:t>
        </w:r>
      </w:ins>
      <w:ins w:id="976" w:author="Avi Cohen" w:date="2020-06-25T12:07:00Z">
        <w:r w:rsidR="00D07D85">
          <w:rPr>
            <w:rFonts w:ascii="Times New Roman" w:eastAsia="Times New Roman" w:hAnsi="Times New Roman" w:cs="David" w:hint="cs"/>
            <w:sz w:val="20"/>
            <w:szCs w:val="24"/>
            <w:rtl/>
            <w:lang w:eastAsia="he-IL"/>
          </w:rPr>
          <w:t xml:space="preserve"> </w:t>
        </w:r>
      </w:ins>
      <w:r w:rsidR="00B27B4C" w:rsidRPr="00B27B4C">
        <w:rPr>
          <w:rFonts w:ascii="Times New Roman" w:eastAsia="Times New Roman" w:hAnsi="Times New Roman" w:cs="David" w:hint="cs"/>
          <w:sz w:val="20"/>
          <w:szCs w:val="24"/>
          <w:rtl/>
          <w:lang w:eastAsia="he-IL"/>
        </w:rPr>
        <w:t xml:space="preserve"> ש"ח) </w:t>
      </w:r>
      <w:r w:rsidR="003F2F80">
        <w:rPr>
          <w:rFonts w:ascii="Times New Roman" w:eastAsia="Times New Roman" w:hAnsi="Times New Roman" w:cs="David" w:hint="cs"/>
          <w:sz w:val="20"/>
          <w:szCs w:val="24"/>
          <w:rtl/>
          <w:lang w:eastAsia="he-IL"/>
        </w:rPr>
        <w:t xml:space="preserve"> </w:t>
      </w:r>
    </w:p>
    <w:p w14:paraId="06555A59" w14:textId="5F27E515" w:rsidR="005F4993" w:rsidRDefault="003F2F80" w:rsidP="006C74EA">
      <w:pPr>
        <w:widowControl w:val="0"/>
        <w:spacing w:before="0" w:beforeAutospacing="0" w:after="0" w:afterAutospacing="0" w:line="240" w:lineRule="auto"/>
        <w:ind w:left="1223" w:hanging="425"/>
        <w:jc w:val="both"/>
        <w:rPr>
          <w:ins w:id="977" w:author="Avi Cohen" w:date="2020-07-12T16:30:00Z"/>
          <w:rFonts w:ascii="Times New Roman" w:eastAsia="Times New Roman" w:hAnsi="Times New Roman" w:cs="David"/>
          <w:sz w:val="20"/>
          <w:szCs w:val="24"/>
          <w:rtl/>
          <w:lang w:eastAsia="he-IL"/>
        </w:rPr>
      </w:pPr>
      <w:del w:id="978" w:author="Avi Cohen" w:date="2020-07-12T16:30:00Z">
        <w:r w:rsidDel="005F4993">
          <w:rPr>
            <w:rFonts w:ascii="Times New Roman" w:eastAsia="Times New Roman" w:hAnsi="Times New Roman" w:cs="David" w:hint="cs"/>
            <w:sz w:val="20"/>
            <w:szCs w:val="24"/>
            <w:rtl/>
            <w:lang w:eastAsia="he-IL"/>
          </w:rPr>
          <w:delText xml:space="preserve">   </w:delText>
        </w:r>
      </w:del>
      <w:del w:id="979" w:author="Avi Cohen" w:date="2020-07-26T14:43:00Z">
        <w:r w:rsidDel="00767F9D">
          <w:rPr>
            <w:rFonts w:ascii="Times New Roman" w:eastAsia="Times New Roman" w:hAnsi="Times New Roman" w:cs="David" w:hint="cs"/>
            <w:sz w:val="20"/>
            <w:szCs w:val="24"/>
            <w:rtl/>
            <w:lang w:eastAsia="he-IL"/>
          </w:rPr>
          <w:delText xml:space="preserve">       </w:delText>
        </w:r>
      </w:del>
      <w:del w:id="980" w:author="Avi Cohen" w:date="2020-10-19T15:39:00Z">
        <w:r w:rsidDel="00BE1810">
          <w:rPr>
            <w:rFonts w:ascii="Times New Roman" w:eastAsia="Times New Roman" w:hAnsi="Times New Roman" w:cs="David" w:hint="cs"/>
            <w:sz w:val="20"/>
            <w:szCs w:val="24"/>
            <w:rtl/>
            <w:lang w:eastAsia="he-IL"/>
          </w:rPr>
          <w:delText xml:space="preserve">  </w:delText>
        </w:r>
      </w:del>
      <w:r w:rsidR="00B27B4C" w:rsidRPr="00B27B4C">
        <w:rPr>
          <w:rFonts w:ascii="Times New Roman" w:eastAsia="Times New Roman" w:hAnsi="Times New Roman" w:cs="David" w:hint="cs"/>
          <w:sz w:val="20"/>
          <w:szCs w:val="24"/>
          <w:rtl/>
          <w:lang w:eastAsia="he-IL"/>
        </w:rPr>
        <w:t>לכל יחידת דיור</w:t>
      </w:r>
      <w:del w:id="981" w:author="Avi Cohen" w:date="2020-07-12T16:30:00Z">
        <w:r w:rsidR="00B27B4C" w:rsidRPr="00B27B4C" w:rsidDel="005F4993">
          <w:rPr>
            <w:rFonts w:ascii="Times New Roman" w:eastAsia="Times New Roman" w:hAnsi="Times New Roman" w:cs="David" w:hint="cs"/>
            <w:sz w:val="20"/>
            <w:szCs w:val="24"/>
            <w:rtl/>
            <w:lang w:eastAsia="he-IL"/>
          </w:rPr>
          <w:delText xml:space="preserve"> </w:delText>
        </w:r>
      </w:del>
      <w:ins w:id="982" w:author="Avi Cohen" w:date="2020-10-19T15:36:00Z">
        <w:r w:rsidR="00BE1810">
          <w:rPr>
            <w:rFonts w:ascii="Times New Roman" w:eastAsia="Times New Roman" w:hAnsi="Times New Roman" w:cs="David" w:hint="cs"/>
            <w:sz w:val="20"/>
            <w:szCs w:val="24"/>
            <w:rtl/>
            <w:lang w:eastAsia="he-IL"/>
          </w:rPr>
          <w:t>.</w:t>
        </w:r>
      </w:ins>
      <w:del w:id="983" w:author="Avi Cohen" w:date="2020-07-12T16:30:00Z">
        <w:r w:rsidR="00B27B4C" w:rsidRPr="00B27B4C" w:rsidDel="005F4993">
          <w:rPr>
            <w:rFonts w:ascii="Times New Roman" w:eastAsia="Times New Roman" w:hAnsi="Times New Roman" w:cs="David" w:hint="cs"/>
            <w:sz w:val="20"/>
            <w:szCs w:val="24"/>
            <w:rtl/>
            <w:lang w:eastAsia="he-IL"/>
          </w:rPr>
          <w:delText>במבנה ראשוני</w:delText>
        </w:r>
      </w:del>
      <w:r w:rsidR="00B27B4C" w:rsidRPr="00B27B4C">
        <w:rPr>
          <w:rFonts w:ascii="Times New Roman" w:eastAsia="Times New Roman" w:hAnsi="Times New Roman" w:cs="David" w:hint="cs"/>
          <w:sz w:val="20"/>
          <w:szCs w:val="24"/>
          <w:rtl/>
          <w:lang w:eastAsia="he-IL"/>
        </w:rPr>
        <w:t>.</w:t>
      </w:r>
      <w:ins w:id="984" w:author="Avi Cohen" w:date="2020-06-25T12:07:00Z">
        <w:r w:rsidR="00D07D85">
          <w:rPr>
            <w:rFonts w:ascii="Times New Roman" w:eastAsia="Times New Roman" w:hAnsi="Times New Roman" w:cs="David" w:hint="cs"/>
            <w:sz w:val="20"/>
            <w:szCs w:val="24"/>
            <w:rtl/>
            <w:lang w:eastAsia="he-IL"/>
          </w:rPr>
          <w:t xml:space="preserve"> </w:t>
        </w:r>
      </w:ins>
    </w:p>
    <w:p w14:paraId="61C900D0" w14:textId="5E0F2211" w:rsidR="00B27B4C" w:rsidRDefault="00D07D85">
      <w:pPr>
        <w:widowControl w:val="0"/>
        <w:spacing w:before="0" w:beforeAutospacing="0" w:after="0" w:afterAutospacing="0" w:line="240" w:lineRule="auto"/>
        <w:ind w:left="1223"/>
        <w:jc w:val="both"/>
        <w:rPr>
          <w:ins w:id="985" w:author="Avi Cohen" w:date="2020-10-19T12:40:00Z"/>
          <w:rFonts w:ascii="Times New Roman" w:eastAsia="Times New Roman" w:hAnsi="Times New Roman" w:cs="David"/>
          <w:sz w:val="20"/>
          <w:szCs w:val="24"/>
          <w:rtl/>
          <w:lang w:eastAsia="he-IL"/>
        </w:rPr>
        <w:pPrChange w:id="986" w:author="Avi Cohen" w:date="2020-10-19T15:47:00Z">
          <w:pPr>
            <w:widowControl w:val="0"/>
            <w:spacing w:before="0" w:beforeAutospacing="0" w:after="0" w:afterAutospacing="0" w:line="240" w:lineRule="auto"/>
            <w:ind w:left="1223" w:hanging="425"/>
            <w:jc w:val="both"/>
          </w:pPr>
        </w:pPrChange>
      </w:pPr>
      <w:ins w:id="987" w:author="Avi Cohen" w:date="2020-06-25T12:07:00Z">
        <w:r>
          <w:rPr>
            <w:rFonts w:ascii="Times New Roman" w:eastAsia="Times New Roman" w:hAnsi="Times New Roman" w:cs="David" w:hint="cs"/>
            <w:sz w:val="20"/>
            <w:szCs w:val="24"/>
            <w:rtl/>
            <w:lang w:eastAsia="he-IL"/>
          </w:rPr>
          <w:t xml:space="preserve">למען הסר ספק , המחיר </w:t>
        </w:r>
      </w:ins>
      <w:ins w:id="988" w:author="Avi Cohen" w:date="2020-07-26T14:43:00Z">
        <w:r w:rsidR="00767F9D">
          <w:rPr>
            <w:rFonts w:ascii="Times New Roman" w:eastAsia="Times New Roman" w:hAnsi="Times New Roman" w:cs="David" w:hint="cs"/>
            <w:sz w:val="20"/>
            <w:szCs w:val="24"/>
            <w:rtl/>
            <w:lang w:eastAsia="he-IL"/>
          </w:rPr>
          <w:t xml:space="preserve">הנקוב </w:t>
        </w:r>
      </w:ins>
      <w:ins w:id="989" w:author="Avi Cohen" w:date="2020-06-25T12:07:00Z">
        <w:r>
          <w:rPr>
            <w:rFonts w:ascii="Times New Roman" w:eastAsia="Times New Roman" w:hAnsi="Times New Roman" w:cs="David" w:hint="cs"/>
            <w:sz w:val="20"/>
            <w:szCs w:val="24"/>
            <w:rtl/>
            <w:lang w:eastAsia="he-IL"/>
          </w:rPr>
          <w:t xml:space="preserve">כולל </w:t>
        </w:r>
      </w:ins>
      <w:ins w:id="990" w:author="Avi Cohen" w:date="2020-07-26T14:43:00Z">
        <w:r w:rsidR="00767F9D">
          <w:rPr>
            <w:rFonts w:ascii="Times New Roman" w:eastAsia="Times New Roman" w:hAnsi="Times New Roman" w:cs="David" w:hint="cs"/>
            <w:sz w:val="20"/>
            <w:szCs w:val="24"/>
            <w:rtl/>
            <w:lang w:eastAsia="he-IL"/>
          </w:rPr>
          <w:t xml:space="preserve">שכ"ט עבור </w:t>
        </w:r>
      </w:ins>
      <w:ins w:id="991" w:author="Avi Cohen" w:date="2020-06-25T12:07:00Z">
        <w:r>
          <w:rPr>
            <w:rFonts w:ascii="Times New Roman" w:eastAsia="Times New Roman" w:hAnsi="Times New Roman" w:cs="David" w:hint="cs"/>
            <w:sz w:val="20"/>
            <w:szCs w:val="24"/>
            <w:rtl/>
            <w:lang w:eastAsia="he-IL"/>
          </w:rPr>
          <w:t>חניונים עיליים ו/או מרתפים</w:t>
        </w:r>
      </w:ins>
      <w:ins w:id="992" w:author="Avi Cohen" w:date="2020-10-19T15:47:00Z">
        <w:r w:rsidR="00E33D5A">
          <w:rPr>
            <w:rFonts w:ascii="Times New Roman" w:eastAsia="Times New Roman" w:hAnsi="Times New Roman" w:cs="David" w:hint="cs"/>
            <w:sz w:val="20"/>
            <w:szCs w:val="24"/>
            <w:rtl/>
            <w:lang w:eastAsia="he-IL"/>
          </w:rPr>
          <w:t xml:space="preserve">, </w:t>
        </w:r>
      </w:ins>
      <w:ins w:id="993" w:author="Avi Cohen" w:date="2020-07-26T14:30:00Z">
        <w:r w:rsidR="003C6C12">
          <w:rPr>
            <w:rFonts w:ascii="Times New Roman" w:eastAsia="Times New Roman" w:hAnsi="Times New Roman" w:cs="David" w:hint="cs"/>
            <w:sz w:val="20"/>
            <w:szCs w:val="24"/>
            <w:rtl/>
            <w:lang w:eastAsia="he-IL"/>
          </w:rPr>
          <w:t xml:space="preserve"> </w:t>
        </w:r>
      </w:ins>
      <w:ins w:id="994" w:author="Avi Cohen" w:date="2020-10-19T15:37:00Z">
        <w:r w:rsidR="00BE1810">
          <w:rPr>
            <w:rFonts w:ascii="Times New Roman" w:eastAsia="Times New Roman" w:hAnsi="Times New Roman" w:cs="David" w:hint="cs"/>
            <w:sz w:val="20"/>
            <w:szCs w:val="24"/>
            <w:rtl/>
            <w:lang w:eastAsia="he-IL"/>
          </w:rPr>
          <w:t xml:space="preserve">מחסנים , </w:t>
        </w:r>
      </w:ins>
      <w:ins w:id="995" w:author="Avi Cohen" w:date="2020-10-19T15:32:00Z">
        <w:r w:rsidR="00BE1810">
          <w:rPr>
            <w:rFonts w:ascii="Times New Roman" w:eastAsia="Times New Roman" w:hAnsi="Times New Roman" w:cs="David" w:hint="cs"/>
            <w:sz w:val="20"/>
            <w:szCs w:val="24"/>
            <w:rtl/>
            <w:lang w:eastAsia="he-IL"/>
          </w:rPr>
          <w:t xml:space="preserve"> חד"ט וכל המצוי במגרש </w:t>
        </w:r>
      </w:ins>
      <w:ins w:id="996" w:author="Avi Cohen" w:date="2020-07-26T14:30:00Z">
        <w:r w:rsidR="003C6C12">
          <w:rPr>
            <w:rFonts w:ascii="Times New Roman" w:eastAsia="Times New Roman" w:hAnsi="Times New Roman" w:cs="David" w:hint="cs"/>
            <w:sz w:val="20"/>
            <w:szCs w:val="24"/>
            <w:rtl/>
            <w:lang w:eastAsia="he-IL"/>
          </w:rPr>
          <w:t>(לא תחול תוספת מחיר עבור מרתפים /חניונים</w:t>
        </w:r>
      </w:ins>
      <w:ins w:id="997" w:author="Avi Cohen" w:date="2020-07-26T14:31:00Z">
        <w:r w:rsidR="003C6C12">
          <w:rPr>
            <w:rFonts w:ascii="Times New Roman" w:eastAsia="Times New Roman" w:hAnsi="Times New Roman" w:cs="David" w:hint="cs"/>
            <w:sz w:val="20"/>
            <w:szCs w:val="24"/>
            <w:rtl/>
            <w:lang w:eastAsia="he-IL"/>
          </w:rPr>
          <w:t>)</w:t>
        </w:r>
      </w:ins>
      <w:ins w:id="998" w:author="Avi Cohen" w:date="2020-06-25T12:07:00Z">
        <w:r>
          <w:rPr>
            <w:rFonts w:ascii="Times New Roman" w:eastAsia="Times New Roman" w:hAnsi="Times New Roman" w:cs="David" w:hint="cs"/>
            <w:sz w:val="20"/>
            <w:szCs w:val="24"/>
            <w:rtl/>
            <w:lang w:eastAsia="he-IL"/>
          </w:rPr>
          <w:t>.</w:t>
        </w:r>
      </w:ins>
    </w:p>
    <w:p w14:paraId="11112F55" w14:textId="496130D0" w:rsidR="00F9010A" w:rsidRPr="00B27B4C" w:rsidRDefault="00F9010A">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Change w:id="999" w:author="Avi Cohen" w:date="2020-10-19T15:33:00Z">
          <w:pPr>
            <w:widowControl w:val="0"/>
            <w:spacing w:before="0" w:beforeAutospacing="0" w:after="0" w:afterAutospacing="0" w:line="240" w:lineRule="auto"/>
            <w:ind w:left="1223" w:hanging="425"/>
            <w:jc w:val="both"/>
          </w:pPr>
        </w:pPrChange>
      </w:pPr>
      <w:ins w:id="1000" w:author="Avi Cohen" w:date="2020-10-19T12:40:00Z">
        <w:r>
          <w:rPr>
            <w:rFonts w:ascii="Times New Roman" w:eastAsia="Times New Roman" w:hAnsi="Times New Roman" w:cs="David" w:hint="cs"/>
            <w:sz w:val="20"/>
            <w:szCs w:val="24"/>
            <w:rtl/>
            <w:lang w:eastAsia="he-IL"/>
          </w:rPr>
          <w:t xml:space="preserve"> </w:t>
        </w:r>
      </w:ins>
    </w:p>
    <w:p w14:paraId="77310D7E"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9BF328E" w14:textId="2893E2A3" w:rsidR="00BE1810" w:rsidRDefault="00B27B4C">
      <w:pPr>
        <w:widowControl w:val="0"/>
        <w:spacing w:before="0" w:beforeAutospacing="0" w:after="0" w:afterAutospacing="0" w:line="240" w:lineRule="auto"/>
        <w:ind w:left="360"/>
        <w:rPr>
          <w:ins w:id="1001" w:author="Avi Cohen" w:date="2020-10-19T15:40:00Z"/>
          <w:rFonts w:ascii="Times New Roman" w:eastAsia="Times New Roman" w:hAnsi="Times New Roman" w:cs="David"/>
          <w:sz w:val="20"/>
          <w:szCs w:val="24"/>
          <w:rtl/>
          <w:lang w:eastAsia="he-IL"/>
        </w:rPr>
        <w:pPrChange w:id="1002" w:author="Avi Cohen" w:date="2020-10-19T15:47:00Z">
          <w:pPr>
            <w:widowControl w:val="0"/>
            <w:spacing w:before="0" w:beforeAutospacing="0" w:after="0" w:afterAutospacing="0" w:line="240" w:lineRule="auto"/>
            <w:ind w:left="1223" w:hanging="425"/>
            <w:jc w:val="both"/>
          </w:pPr>
        </w:pPrChange>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r>
      <w:ins w:id="1003" w:author="Avi Cohen" w:date="2020-10-19T15:39:00Z">
        <w:r w:rsidR="00BE1810" w:rsidRPr="004229AD">
          <w:rPr>
            <w:rFonts w:ascii="Times New Roman" w:eastAsia="Times New Roman" w:hAnsi="Times New Roman" w:cs="David" w:hint="cs"/>
            <w:b/>
            <w:bCs/>
            <w:sz w:val="20"/>
            <w:szCs w:val="24"/>
            <w:u w:val="single"/>
            <w:rtl/>
            <w:lang w:eastAsia="he-IL"/>
          </w:rPr>
          <w:t>בבניינים המיועדים ל</w:t>
        </w:r>
        <w:r w:rsidR="00BE1810">
          <w:rPr>
            <w:rFonts w:ascii="Times New Roman" w:eastAsia="Times New Roman" w:hAnsi="Times New Roman" w:cs="David" w:hint="cs"/>
            <w:b/>
            <w:bCs/>
            <w:sz w:val="20"/>
            <w:szCs w:val="24"/>
            <w:u w:val="single"/>
            <w:rtl/>
            <w:lang w:eastAsia="he-IL"/>
          </w:rPr>
          <w:t xml:space="preserve">תעסוקה בלבד </w:t>
        </w:r>
      </w:ins>
      <w:ins w:id="1004" w:author="Avi Cohen" w:date="2020-10-19T15:40:00Z">
        <w:r w:rsidR="00BE1810">
          <w:rPr>
            <w:rFonts w:ascii="Times New Roman" w:eastAsia="Times New Roman" w:hAnsi="Times New Roman" w:cs="David" w:hint="cs"/>
            <w:sz w:val="20"/>
            <w:szCs w:val="24"/>
            <w:rtl/>
            <w:lang w:eastAsia="he-IL"/>
          </w:rPr>
          <w:t xml:space="preserve"> - ללא מגורים : </w:t>
        </w:r>
      </w:ins>
      <w:ins w:id="1005" w:author="Avi Cohen" w:date="2020-10-19T15:39:00Z">
        <w:r w:rsidR="00BE1810" w:rsidRPr="00B27B4C">
          <w:rPr>
            <w:rFonts w:ascii="Times New Roman" w:eastAsia="Times New Roman" w:hAnsi="Times New Roman" w:cs="David" w:hint="cs"/>
            <w:sz w:val="20"/>
            <w:szCs w:val="24"/>
            <w:rtl/>
            <w:lang w:eastAsia="he-IL"/>
          </w:rPr>
          <w:t xml:space="preserve"> </w:t>
        </w:r>
        <w:r w:rsidR="00BE1810">
          <w:rPr>
            <w:rFonts w:ascii="Times New Roman" w:eastAsia="Times New Roman" w:hAnsi="Times New Roman" w:cs="David"/>
            <w:sz w:val="20"/>
            <w:szCs w:val="24"/>
            <w:rtl/>
            <w:lang w:eastAsia="he-IL"/>
          </w:rPr>
          <w:tab/>
        </w:r>
      </w:ins>
    </w:p>
    <w:p w14:paraId="0437864E" w14:textId="42CDDB84" w:rsidR="00BE1810" w:rsidRDefault="00BE1810" w:rsidP="00BE1810">
      <w:pPr>
        <w:widowControl w:val="0"/>
        <w:spacing w:before="0" w:beforeAutospacing="0" w:after="0" w:afterAutospacing="0" w:line="240" w:lineRule="auto"/>
        <w:ind w:left="1223" w:hanging="425"/>
        <w:jc w:val="both"/>
        <w:rPr>
          <w:ins w:id="1006" w:author="Avi Cohen" w:date="2020-10-19T15:40:00Z"/>
          <w:rFonts w:ascii="Times New Roman" w:eastAsia="Times New Roman" w:hAnsi="Times New Roman" w:cs="David"/>
          <w:sz w:val="20"/>
          <w:szCs w:val="24"/>
          <w:rtl/>
          <w:lang w:eastAsia="he-IL"/>
        </w:rPr>
      </w:pPr>
      <w:ins w:id="1007" w:author="Avi Cohen" w:date="2020-10-19T15:39:00Z">
        <w:r>
          <w:rPr>
            <w:rFonts w:ascii="Times New Roman" w:eastAsia="Times New Roman" w:hAnsi="Times New Roman" w:cs="David" w:hint="cs"/>
            <w:sz w:val="20"/>
            <w:szCs w:val="24"/>
            <w:rtl/>
            <w:lang w:eastAsia="he-IL"/>
          </w:rPr>
          <w:t xml:space="preserve"> </w:t>
        </w:r>
      </w:ins>
      <w:ins w:id="1008" w:author="Avi Cohen" w:date="2020-10-19T15:40:00Z">
        <w:r>
          <w:rPr>
            <w:rFonts w:ascii="Times New Roman" w:eastAsia="Times New Roman" w:hAnsi="Times New Roman" w:cs="David"/>
            <w:sz w:val="20"/>
            <w:szCs w:val="24"/>
            <w:rtl/>
            <w:lang w:eastAsia="he-IL"/>
          </w:rPr>
          <w:tab/>
        </w:r>
        <w:r w:rsidRPr="00B27B4C">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 xml:space="preserve">95 </w:t>
        </w:r>
        <w:r w:rsidRPr="004229AD">
          <w:rPr>
            <w:rFonts w:ascii="Times New Roman" w:eastAsia="Times New Roman" w:hAnsi="Times New Roman" w:cs="David" w:hint="eastAsia"/>
            <w:b/>
            <w:bCs/>
            <w:sz w:val="20"/>
            <w:szCs w:val="24"/>
            <w:rtl/>
            <w:lang w:eastAsia="he-IL"/>
          </w:rPr>
          <w:t>₪</w:t>
        </w:r>
        <w:r w:rsidRPr="004229AD">
          <w:rPr>
            <w:rFonts w:ascii="Times New Roman" w:eastAsia="Times New Roman" w:hAnsi="Times New Roman" w:cs="David"/>
            <w:b/>
            <w:bCs/>
            <w:sz w:val="20"/>
            <w:szCs w:val="24"/>
            <w:rtl/>
            <w:lang w:eastAsia="he-IL"/>
          </w:rPr>
          <w:t xml:space="preserve"> </w:t>
        </w:r>
        <w:r w:rsidRPr="004229AD">
          <w:rPr>
            <w:rFonts w:ascii="Times New Roman" w:eastAsia="Times New Roman" w:hAnsi="Times New Roman" w:cs="David" w:hint="eastAsia"/>
            <w:b/>
            <w:bCs/>
            <w:sz w:val="20"/>
            <w:szCs w:val="24"/>
            <w:rtl/>
            <w:lang w:eastAsia="he-IL"/>
          </w:rPr>
          <w:t>למ</w:t>
        </w:r>
        <w:r w:rsidRPr="004229AD">
          <w:rPr>
            <w:rFonts w:ascii="Times New Roman" w:eastAsia="Times New Roman" w:hAnsi="Times New Roman" w:cs="David"/>
            <w:b/>
            <w:bCs/>
            <w:sz w:val="20"/>
            <w:szCs w:val="24"/>
            <w:rtl/>
            <w:lang w:eastAsia="he-IL"/>
          </w:rPr>
          <w:t>"ר</w:t>
        </w:r>
        <w:r>
          <w:rPr>
            <w:rFonts w:ascii="Times New Roman" w:eastAsia="Times New Roman" w:hAnsi="Times New Roman" w:cs="David" w:hint="cs"/>
            <w:sz w:val="20"/>
            <w:szCs w:val="24"/>
            <w:rtl/>
            <w:lang w:eastAsia="he-IL"/>
          </w:rPr>
          <w:t xml:space="preserve"> מבונה עילי  </w:t>
        </w:r>
        <w:r w:rsidRPr="00B27B4C">
          <w:rPr>
            <w:rFonts w:ascii="Times New Roman" w:eastAsia="Times New Roman" w:hAnsi="Times New Roman" w:cs="David" w:hint="cs"/>
            <w:sz w:val="20"/>
            <w:szCs w:val="24"/>
            <w:rtl/>
            <w:lang w:eastAsia="he-IL"/>
          </w:rPr>
          <w:t xml:space="preserve"> (במילים: </w:t>
        </w:r>
        <w:r>
          <w:rPr>
            <w:rFonts w:ascii="Times New Roman" w:eastAsia="Times New Roman" w:hAnsi="Times New Roman" w:cs="David" w:hint="cs"/>
            <w:sz w:val="20"/>
            <w:szCs w:val="24"/>
            <w:rtl/>
            <w:lang w:eastAsia="he-IL"/>
          </w:rPr>
          <w:t xml:space="preserve">תשעים וחמישה  ₪  </w:t>
        </w:r>
        <w:r w:rsidRPr="00B27B4C">
          <w:rPr>
            <w:rFonts w:ascii="Times New Roman" w:eastAsia="Times New Roman" w:hAnsi="Times New Roman" w:cs="David" w:hint="cs"/>
            <w:sz w:val="20"/>
            <w:szCs w:val="24"/>
            <w:rtl/>
            <w:lang w:eastAsia="he-IL"/>
          </w:rPr>
          <w:t xml:space="preserve">) </w:t>
        </w:r>
      </w:ins>
    </w:p>
    <w:p w14:paraId="61281196" w14:textId="5C375099" w:rsidR="00BE1810" w:rsidRDefault="00BE1810" w:rsidP="00BE533B">
      <w:pPr>
        <w:widowControl w:val="0"/>
        <w:spacing w:before="0" w:beforeAutospacing="0" w:after="0" w:afterAutospacing="0" w:line="240" w:lineRule="auto"/>
        <w:ind w:left="1223" w:hanging="425"/>
        <w:jc w:val="both"/>
        <w:rPr>
          <w:ins w:id="1009" w:author="Avi Cohen" w:date="2020-10-19T15:40:00Z"/>
          <w:rFonts w:ascii="Times New Roman" w:eastAsia="Times New Roman" w:hAnsi="Times New Roman" w:cs="David"/>
          <w:sz w:val="20"/>
          <w:szCs w:val="24"/>
          <w:rtl/>
          <w:lang w:eastAsia="he-IL"/>
        </w:rPr>
      </w:pPr>
      <w:ins w:id="1010" w:author="Avi Cohen" w:date="2020-10-19T15:40:00Z">
        <w:r>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מ"ר </w:t>
        </w:r>
        <w:r>
          <w:rPr>
            <w:rFonts w:ascii="Times New Roman" w:eastAsia="Times New Roman" w:hAnsi="Times New Roman" w:cs="David" w:hint="cs"/>
            <w:sz w:val="20"/>
            <w:szCs w:val="24"/>
            <w:rtl/>
            <w:lang w:eastAsia="he-IL"/>
          </w:rPr>
          <w:t>מבנים שלא כוללים מגורים .</w:t>
        </w:r>
      </w:ins>
    </w:p>
    <w:p w14:paraId="4FC4733E" w14:textId="6D085BFC" w:rsidR="00BE1810" w:rsidRDefault="00BE1810" w:rsidP="00BE533B">
      <w:pPr>
        <w:widowControl w:val="0"/>
        <w:spacing w:before="0" w:beforeAutospacing="0" w:after="0" w:afterAutospacing="0" w:line="240" w:lineRule="auto"/>
        <w:ind w:left="1223"/>
        <w:jc w:val="both"/>
        <w:rPr>
          <w:ins w:id="1011" w:author="Avi Cohen" w:date="2020-10-19T15:39:00Z"/>
          <w:rFonts w:ascii="Times New Roman" w:eastAsia="Times New Roman" w:hAnsi="Times New Roman" w:cs="David"/>
          <w:sz w:val="20"/>
          <w:szCs w:val="24"/>
          <w:rtl/>
          <w:lang w:eastAsia="he-IL"/>
        </w:rPr>
      </w:pPr>
      <w:ins w:id="1012" w:author="Avi Cohen" w:date="2020-10-19T15:39:00Z">
        <w:r>
          <w:rPr>
            <w:rFonts w:ascii="Times New Roman" w:eastAsia="Times New Roman" w:hAnsi="Times New Roman" w:cs="David" w:hint="cs"/>
            <w:sz w:val="20"/>
            <w:szCs w:val="24"/>
            <w:rtl/>
            <w:lang w:eastAsia="he-IL"/>
          </w:rPr>
          <w:t xml:space="preserve">למען הסר ספק , המחיר הנקוב כולל שכ"ט עבור חניונים עיליים ו/או מרתפים במגרש ,מחסנים , </w:t>
        </w:r>
      </w:ins>
      <w:ins w:id="1013" w:author="Avi Cohen" w:date="2020-10-19T15:49:00Z">
        <w:r w:rsidR="00E33D5A">
          <w:rPr>
            <w:rFonts w:ascii="Times New Roman" w:eastAsia="Times New Roman" w:hAnsi="Times New Roman" w:cs="David" w:hint="cs"/>
            <w:sz w:val="20"/>
            <w:szCs w:val="24"/>
            <w:rtl/>
            <w:lang w:eastAsia="he-IL"/>
          </w:rPr>
          <w:t>פיתוח צמוד ,</w:t>
        </w:r>
      </w:ins>
      <w:ins w:id="1014" w:author="Avi Cohen" w:date="2020-10-19T15:39:00Z">
        <w:r>
          <w:rPr>
            <w:rFonts w:ascii="Times New Roman" w:eastAsia="Times New Roman" w:hAnsi="Times New Roman" w:cs="David" w:hint="cs"/>
            <w:sz w:val="20"/>
            <w:szCs w:val="24"/>
            <w:rtl/>
            <w:lang w:eastAsia="he-IL"/>
          </w:rPr>
          <w:t xml:space="preserve"> חד"ט וכל המצוי במגרש (לא תחול תוספת מחיר עבור מרתפים /חניונים )</w:t>
        </w:r>
      </w:ins>
      <w:ins w:id="1015" w:author="Avi Cohen" w:date="2020-11-22T15:32:00Z">
        <w:r w:rsidR="00BE533B">
          <w:rPr>
            <w:rFonts w:ascii="Times New Roman" w:eastAsia="Times New Roman" w:hAnsi="Times New Roman" w:cs="David" w:hint="cs"/>
            <w:sz w:val="20"/>
            <w:szCs w:val="24"/>
            <w:rtl/>
            <w:lang w:eastAsia="he-IL"/>
          </w:rPr>
          <w:t xml:space="preserve">. המחיר הנקוב מיועד לתכנון מעטפת </w:t>
        </w:r>
      </w:ins>
      <w:ins w:id="1016" w:author="Avi Cohen" w:date="2020-10-19T15:39:00Z">
        <w:r>
          <w:rPr>
            <w:rFonts w:ascii="Times New Roman" w:eastAsia="Times New Roman" w:hAnsi="Times New Roman" w:cs="David" w:hint="cs"/>
            <w:sz w:val="20"/>
            <w:szCs w:val="24"/>
            <w:rtl/>
            <w:lang w:eastAsia="he-IL"/>
          </w:rPr>
          <w:t xml:space="preserve"> .</w:t>
        </w:r>
      </w:ins>
    </w:p>
    <w:p w14:paraId="2FDF8420" w14:textId="6A59AADA" w:rsidR="003F2F80" w:rsidDel="00D07D85" w:rsidRDefault="00B27B4C" w:rsidP="00B37B6C">
      <w:pPr>
        <w:widowControl w:val="0"/>
        <w:spacing w:before="0" w:beforeAutospacing="0" w:after="0" w:afterAutospacing="0" w:line="240" w:lineRule="auto"/>
        <w:ind w:left="1223" w:hanging="425"/>
        <w:jc w:val="both"/>
        <w:rPr>
          <w:del w:id="1017" w:author="Avi Cohen" w:date="2020-06-25T12:08:00Z"/>
          <w:rFonts w:ascii="Times New Roman" w:eastAsia="Times New Roman" w:hAnsi="Times New Roman" w:cs="David"/>
          <w:sz w:val="20"/>
          <w:szCs w:val="24"/>
          <w:rtl/>
          <w:lang w:eastAsia="he-IL"/>
        </w:rPr>
      </w:pPr>
      <w:del w:id="1018" w:author="Avi Cohen" w:date="2020-06-25T12:08:00Z">
        <w:r w:rsidRPr="00B27B4C" w:rsidDel="00D07D85">
          <w:rPr>
            <w:rFonts w:ascii="Times New Roman" w:eastAsia="Times New Roman" w:hAnsi="Times New Roman" w:cs="David" w:hint="cs"/>
            <w:sz w:val="20"/>
            <w:szCs w:val="24"/>
            <w:rtl/>
            <w:lang w:eastAsia="he-IL"/>
          </w:rPr>
          <w:delText xml:space="preserve">סכום קבוע ומוחלט של _________ ש"ח (במילים: __________ ש"ח) </w:delText>
        </w:r>
      </w:del>
    </w:p>
    <w:p w14:paraId="2CDC8217" w14:textId="6CB27DEE" w:rsidR="00B27B4C" w:rsidRPr="00B27B4C" w:rsidRDefault="003F2F80"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del w:id="1019" w:author="Avi Cohen" w:date="2020-06-25T12:08:00Z">
        <w:r w:rsidDel="00D07D85">
          <w:rPr>
            <w:rFonts w:ascii="Times New Roman" w:eastAsia="Times New Roman" w:hAnsi="Times New Roman" w:cs="David" w:hint="cs"/>
            <w:sz w:val="20"/>
            <w:szCs w:val="24"/>
            <w:rtl/>
            <w:lang w:eastAsia="he-IL"/>
          </w:rPr>
          <w:delText xml:space="preserve">            </w:delText>
        </w:r>
        <w:r w:rsidR="00B27B4C" w:rsidRPr="00B27B4C" w:rsidDel="00D07D85">
          <w:rPr>
            <w:rFonts w:ascii="Times New Roman" w:eastAsia="Times New Roman" w:hAnsi="Times New Roman" w:cs="David" w:hint="cs"/>
            <w:sz w:val="20"/>
            <w:szCs w:val="24"/>
            <w:rtl/>
            <w:lang w:eastAsia="he-IL"/>
          </w:rPr>
          <w:delText xml:space="preserve">לכל </w:delText>
        </w:r>
        <w:r w:rsidDel="00D07D85">
          <w:rPr>
            <w:rFonts w:ascii="Times New Roman" w:eastAsia="Times New Roman" w:hAnsi="Times New Roman" w:cs="David" w:hint="cs"/>
            <w:sz w:val="20"/>
            <w:szCs w:val="24"/>
            <w:rtl/>
            <w:lang w:eastAsia="he-IL"/>
          </w:rPr>
          <w:delText>י</w:delText>
        </w:r>
        <w:r w:rsidR="00B27B4C" w:rsidRPr="00B27B4C" w:rsidDel="00D07D85">
          <w:rPr>
            <w:rFonts w:ascii="Times New Roman" w:eastAsia="Times New Roman" w:hAnsi="Times New Roman" w:cs="David" w:hint="cs"/>
            <w:sz w:val="20"/>
            <w:szCs w:val="24"/>
            <w:rtl/>
            <w:lang w:eastAsia="he-IL"/>
          </w:rPr>
          <w:delText>חידת דיור במבנה חוזר.</w:delText>
        </w:r>
      </w:del>
    </w:p>
    <w:p w14:paraId="22776441"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C66E25E" w14:textId="77777777" w:rsidR="00F73029" w:rsidRDefault="00B27B4C" w:rsidP="00BE1810">
      <w:pPr>
        <w:widowControl w:val="0"/>
        <w:spacing w:before="0" w:beforeAutospacing="0" w:after="0" w:afterAutospacing="0" w:line="240" w:lineRule="auto"/>
        <w:ind w:left="1223" w:hanging="425"/>
        <w:jc w:val="both"/>
        <w:rPr>
          <w:ins w:id="1020" w:author="Avi Cohen" w:date="2020-10-19T15:43: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r>
      <w:ins w:id="1021" w:author="Avi Cohen" w:date="2020-10-19T15:43:00Z">
        <w:r w:rsidR="00F73029" w:rsidRPr="00DD53E0">
          <w:rPr>
            <w:rFonts w:ascii="Times New Roman" w:eastAsia="Times New Roman" w:hAnsi="Times New Roman" w:cs="David" w:hint="cs"/>
            <w:b/>
            <w:bCs/>
            <w:sz w:val="20"/>
            <w:szCs w:val="24"/>
            <w:u w:val="single"/>
            <w:rtl/>
            <w:lang w:eastAsia="he-IL"/>
          </w:rPr>
          <w:t xml:space="preserve">בבניינים המיועדים למסחר בלבד </w:t>
        </w:r>
        <w:r w:rsidR="00F73029" w:rsidRPr="00DD53E0">
          <w:rPr>
            <w:rFonts w:ascii="Times New Roman" w:eastAsia="Times New Roman" w:hAnsi="Times New Roman" w:cs="David"/>
            <w:b/>
            <w:bCs/>
            <w:sz w:val="20"/>
            <w:szCs w:val="24"/>
            <w:u w:val="single"/>
            <w:rtl/>
            <w:lang w:eastAsia="he-IL"/>
          </w:rPr>
          <w:t>–</w:t>
        </w:r>
        <w:r w:rsidR="00F73029" w:rsidRPr="00DD53E0">
          <w:rPr>
            <w:rFonts w:ascii="Times New Roman" w:eastAsia="Times New Roman" w:hAnsi="Times New Roman" w:cs="David" w:hint="cs"/>
            <w:b/>
            <w:bCs/>
            <w:sz w:val="20"/>
            <w:szCs w:val="24"/>
            <w:u w:val="single"/>
            <w:rtl/>
            <w:lang w:eastAsia="he-IL"/>
          </w:rPr>
          <w:t xml:space="preserve"> ללא מגורים :</w:t>
        </w:r>
      </w:ins>
    </w:p>
    <w:p w14:paraId="594DD86B" w14:textId="77E04CE5" w:rsidR="003F2F80" w:rsidRDefault="00F73029">
      <w:pPr>
        <w:widowControl w:val="0"/>
        <w:spacing w:before="0" w:beforeAutospacing="0" w:after="0" w:afterAutospacing="0" w:line="240" w:lineRule="auto"/>
        <w:ind w:left="1440" w:firstLine="217"/>
        <w:jc w:val="both"/>
        <w:rPr>
          <w:rFonts w:ascii="Times New Roman" w:eastAsia="Times New Roman" w:hAnsi="Times New Roman" w:cs="David"/>
          <w:sz w:val="20"/>
          <w:szCs w:val="24"/>
          <w:rtl/>
          <w:lang w:eastAsia="he-IL"/>
        </w:rPr>
        <w:pPrChange w:id="1022" w:author="Avi Cohen" w:date="2020-10-19T15:43:00Z">
          <w:pPr>
            <w:widowControl w:val="0"/>
            <w:spacing w:before="0" w:beforeAutospacing="0" w:after="0" w:afterAutospacing="0" w:line="240" w:lineRule="auto"/>
            <w:ind w:left="1223" w:hanging="425"/>
            <w:jc w:val="both"/>
          </w:pPr>
        </w:pPrChange>
      </w:pPr>
      <w:ins w:id="1023" w:author="Avi Cohen" w:date="2020-10-19T15:43:00Z">
        <w:r>
          <w:rPr>
            <w:rFonts w:ascii="Times New Roman" w:eastAsia="Times New Roman" w:hAnsi="Times New Roman" w:cs="David" w:hint="cs"/>
            <w:sz w:val="20"/>
            <w:szCs w:val="24"/>
            <w:rtl/>
            <w:lang w:eastAsia="he-IL"/>
          </w:rPr>
          <w:t xml:space="preserve"> </w:t>
        </w:r>
      </w:ins>
      <w:r w:rsidR="00B27B4C" w:rsidRPr="00B27B4C">
        <w:rPr>
          <w:rFonts w:ascii="Times New Roman" w:eastAsia="Times New Roman" w:hAnsi="Times New Roman" w:cs="David" w:hint="cs"/>
          <w:sz w:val="20"/>
          <w:szCs w:val="24"/>
          <w:rtl/>
          <w:lang w:eastAsia="he-IL"/>
        </w:rPr>
        <w:t xml:space="preserve">סכום קבוע ומוחלט של </w:t>
      </w:r>
      <w:ins w:id="1024" w:author="Avi Cohen" w:date="2020-10-19T15:43:00Z">
        <w:r>
          <w:rPr>
            <w:rFonts w:ascii="Times New Roman" w:eastAsia="Times New Roman" w:hAnsi="Times New Roman" w:cs="David" w:hint="cs"/>
            <w:b/>
            <w:bCs/>
            <w:sz w:val="20"/>
            <w:szCs w:val="24"/>
            <w:rtl/>
            <w:lang w:eastAsia="he-IL"/>
          </w:rPr>
          <w:t>110</w:t>
        </w:r>
      </w:ins>
      <w:ins w:id="1025" w:author="Avi Cohen" w:date="2020-10-19T12:43:00Z">
        <w:r w:rsidR="00F9010A">
          <w:rPr>
            <w:rFonts w:ascii="Times New Roman" w:eastAsia="Times New Roman" w:hAnsi="Times New Roman" w:cs="David" w:hint="cs"/>
            <w:b/>
            <w:bCs/>
            <w:sz w:val="20"/>
            <w:szCs w:val="24"/>
            <w:rtl/>
            <w:lang w:eastAsia="he-IL"/>
          </w:rPr>
          <w:t xml:space="preserve"> </w:t>
        </w:r>
      </w:ins>
      <w:ins w:id="1026" w:author="Avi Cohen" w:date="2020-07-26T14:27:00Z">
        <w:r w:rsidR="00700E5D" w:rsidRPr="00767F9D">
          <w:rPr>
            <w:rFonts w:ascii="Times New Roman" w:eastAsia="Times New Roman" w:hAnsi="Times New Roman" w:cs="David" w:hint="eastAsia"/>
            <w:b/>
            <w:bCs/>
            <w:sz w:val="20"/>
            <w:szCs w:val="24"/>
            <w:rtl/>
            <w:lang w:eastAsia="he-IL"/>
            <w:rPrChange w:id="1027" w:author="Avi Cohen" w:date="2020-07-26T14:43:00Z">
              <w:rPr>
                <w:rFonts w:ascii="Times New Roman" w:eastAsia="Times New Roman" w:hAnsi="Times New Roman" w:cs="David" w:hint="eastAsia"/>
                <w:sz w:val="20"/>
                <w:szCs w:val="24"/>
                <w:rtl/>
                <w:lang w:eastAsia="he-IL"/>
              </w:rPr>
            </w:rPrChange>
          </w:rPr>
          <w:t>₪</w:t>
        </w:r>
        <w:r w:rsidR="00700E5D" w:rsidRPr="00767F9D">
          <w:rPr>
            <w:rFonts w:ascii="Times New Roman" w:eastAsia="Times New Roman" w:hAnsi="Times New Roman" w:cs="David"/>
            <w:b/>
            <w:bCs/>
            <w:sz w:val="20"/>
            <w:szCs w:val="24"/>
            <w:rtl/>
            <w:lang w:eastAsia="he-IL"/>
            <w:rPrChange w:id="1028" w:author="Avi Cohen" w:date="2020-07-26T14:43:00Z">
              <w:rPr>
                <w:rFonts w:ascii="Times New Roman" w:eastAsia="Times New Roman" w:hAnsi="Times New Roman" w:cs="David"/>
                <w:sz w:val="20"/>
                <w:szCs w:val="24"/>
                <w:rtl/>
                <w:lang w:eastAsia="he-IL"/>
              </w:rPr>
            </w:rPrChange>
          </w:rPr>
          <w:t xml:space="preserve"> </w:t>
        </w:r>
        <w:r w:rsidR="00700E5D" w:rsidRPr="00767F9D">
          <w:rPr>
            <w:rFonts w:ascii="Times New Roman" w:eastAsia="Times New Roman" w:hAnsi="Times New Roman" w:cs="David" w:hint="eastAsia"/>
            <w:b/>
            <w:bCs/>
            <w:sz w:val="20"/>
            <w:szCs w:val="24"/>
            <w:rtl/>
            <w:lang w:eastAsia="he-IL"/>
            <w:rPrChange w:id="1029" w:author="Avi Cohen" w:date="2020-07-26T14:43:00Z">
              <w:rPr>
                <w:rFonts w:ascii="Times New Roman" w:eastAsia="Times New Roman" w:hAnsi="Times New Roman" w:cs="David" w:hint="eastAsia"/>
                <w:sz w:val="20"/>
                <w:szCs w:val="24"/>
                <w:rtl/>
                <w:lang w:eastAsia="he-IL"/>
              </w:rPr>
            </w:rPrChange>
          </w:rPr>
          <w:t>למ</w:t>
        </w:r>
        <w:r w:rsidR="00700E5D" w:rsidRPr="00767F9D">
          <w:rPr>
            <w:rFonts w:ascii="Times New Roman" w:eastAsia="Times New Roman" w:hAnsi="Times New Roman" w:cs="David"/>
            <w:b/>
            <w:bCs/>
            <w:sz w:val="20"/>
            <w:szCs w:val="24"/>
            <w:rtl/>
            <w:lang w:eastAsia="he-IL"/>
            <w:rPrChange w:id="1030" w:author="Avi Cohen" w:date="2020-07-26T14:43:00Z">
              <w:rPr>
                <w:rFonts w:ascii="Times New Roman" w:eastAsia="Times New Roman" w:hAnsi="Times New Roman" w:cs="David"/>
                <w:sz w:val="20"/>
                <w:szCs w:val="24"/>
                <w:rtl/>
                <w:lang w:eastAsia="he-IL"/>
              </w:rPr>
            </w:rPrChange>
          </w:rPr>
          <w:t>"ר</w:t>
        </w:r>
      </w:ins>
      <w:ins w:id="1031" w:author="Avi Cohen" w:date="2020-07-26T14:55:00Z">
        <w:r w:rsidR="00032533">
          <w:rPr>
            <w:rFonts w:ascii="Times New Roman" w:eastAsia="Times New Roman" w:hAnsi="Times New Roman" w:cs="David" w:hint="cs"/>
            <w:sz w:val="20"/>
            <w:szCs w:val="24"/>
            <w:rtl/>
            <w:lang w:eastAsia="he-IL"/>
          </w:rPr>
          <w:t xml:space="preserve"> מבונה עילי </w:t>
        </w:r>
      </w:ins>
      <w:ins w:id="1032" w:author="Avi Cohen" w:date="2020-07-26T14:27:00Z">
        <w:r w:rsidR="00700E5D">
          <w:rPr>
            <w:rFonts w:ascii="Times New Roman" w:eastAsia="Times New Roman" w:hAnsi="Times New Roman" w:cs="David" w:hint="cs"/>
            <w:sz w:val="20"/>
            <w:szCs w:val="24"/>
            <w:rtl/>
            <w:lang w:eastAsia="he-IL"/>
          </w:rPr>
          <w:t xml:space="preserve"> </w:t>
        </w:r>
      </w:ins>
      <w:del w:id="1033" w:author="Avi Cohen" w:date="2020-07-26T14:27:00Z">
        <w:r w:rsidR="00B27B4C" w:rsidRPr="00B27B4C" w:rsidDel="00700E5D">
          <w:rPr>
            <w:rFonts w:ascii="Times New Roman" w:eastAsia="Times New Roman" w:hAnsi="Times New Roman" w:cs="David" w:hint="cs"/>
            <w:sz w:val="20"/>
            <w:szCs w:val="24"/>
            <w:rtl/>
            <w:lang w:eastAsia="he-IL"/>
          </w:rPr>
          <w:delText>_________ ש"ח</w:delText>
        </w:r>
      </w:del>
      <w:r w:rsidR="00B27B4C" w:rsidRPr="00B27B4C">
        <w:rPr>
          <w:rFonts w:ascii="Times New Roman" w:eastAsia="Times New Roman" w:hAnsi="Times New Roman" w:cs="David" w:hint="cs"/>
          <w:sz w:val="20"/>
          <w:szCs w:val="24"/>
          <w:rtl/>
          <w:lang w:eastAsia="he-IL"/>
        </w:rPr>
        <w:t xml:space="preserve"> (במילים: </w:t>
      </w:r>
      <w:del w:id="1034" w:author="Avi Cohen" w:date="2020-07-26T14:27:00Z">
        <w:r w:rsidR="00B27B4C" w:rsidRPr="00B27B4C" w:rsidDel="00700E5D">
          <w:rPr>
            <w:rFonts w:ascii="Times New Roman" w:eastAsia="Times New Roman" w:hAnsi="Times New Roman" w:cs="David" w:hint="cs"/>
            <w:sz w:val="20"/>
            <w:szCs w:val="24"/>
            <w:rtl/>
            <w:lang w:eastAsia="he-IL"/>
          </w:rPr>
          <w:delText>__________</w:delText>
        </w:r>
      </w:del>
      <w:ins w:id="1035" w:author="Avi Cohen" w:date="2020-10-19T15:43:00Z">
        <w:r>
          <w:rPr>
            <w:rFonts w:ascii="Times New Roman" w:eastAsia="Times New Roman" w:hAnsi="Times New Roman" w:cs="David" w:hint="cs"/>
            <w:sz w:val="20"/>
            <w:szCs w:val="24"/>
            <w:rtl/>
            <w:lang w:eastAsia="he-IL"/>
          </w:rPr>
          <w:t xml:space="preserve">מאה ועשרה </w:t>
        </w:r>
      </w:ins>
      <w:ins w:id="1036" w:author="Avi Cohen" w:date="2020-08-06T15:51:00Z">
        <w:r w:rsidR="00955F00">
          <w:rPr>
            <w:rFonts w:ascii="Times New Roman" w:eastAsia="Times New Roman" w:hAnsi="Times New Roman" w:cs="David" w:hint="cs"/>
            <w:sz w:val="20"/>
            <w:szCs w:val="24"/>
            <w:rtl/>
            <w:lang w:eastAsia="he-IL"/>
          </w:rPr>
          <w:t xml:space="preserve"> ₪ </w:t>
        </w:r>
      </w:ins>
      <w:del w:id="1037" w:author="Avi Cohen" w:date="2020-08-06T15:51:00Z">
        <w:r w:rsidR="00B27B4C" w:rsidRPr="00B27B4C" w:rsidDel="00955F00">
          <w:rPr>
            <w:rFonts w:ascii="Times New Roman" w:eastAsia="Times New Roman" w:hAnsi="Times New Roman" w:cs="David" w:hint="cs"/>
            <w:sz w:val="20"/>
            <w:szCs w:val="24"/>
            <w:rtl/>
            <w:lang w:eastAsia="he-IL"/>
          </w:rPr>
          <w:delText xml:space="preserve"> </w:delText>
        </w:r>
      </w:del>
      <w:del w:id="1038" w:author="Avi Cohen" w:date="2020-07-26T14:27:00Z">
        <w:r w:rsidR="00B27B4C" w:rsidRPr="00B27B4C" w:rsidDel="00700E5D">
          <w:rPr>
            <w:rFonts w:ascii="Times New Roman" w:eastAsia="Times New Roman" w:hAnsi="Times New Roman" w:cs="David" w:hint="cs"/>
            <w:sz w:val="20"/>
            <w:szCs w:val="24"/>
            <w:rtl/>
            <w:lang w:eastAsia="he-IL"/>
          </w:rPr>
          <w:delText>ש"ח</w:delText>
        </w:r>
      </w:del>
      <w:ins w:id="1039" w:author="Avi Cohen" w:date="2020-07-26T14:27:00Z">
        <w:r w:rsidR="00700E5D">
          <w:rPr>
            <w:rFonts w:ascii="Times New Roman" w:eastAsia="Times New Roman" w:hAnsi="Times New Roman" w:cs="David" w:hint="cs"/>
            <w:sz w:val="20"/>
            <w:szCs w:val="24"/>
            <w:rtl/>
            <w:lang w:eastAsia="he-IL"/>
          </w:rPr>
          <w:t xml:space="preserve"> </w:t>
        </w:r>
      </w:ins>
      <w:r w:rsidR="00B27B4C" w:rsidRPr="00B27B4C">
        <w:rPr>
          <w:rFonts w:ascii="Times New Roman" w:eastAsia="Times New Roman" w:hAnsi="Times New Roman" w:cs="David" w:hint="cs"/>
          <w:sz w:val="20"/>
          <w:szCs w:val="24"/>
          <w:rtl/>
          <w:lang w:eastAsia="he-IL"/>
        </w:rPr>
        <w:t xml:space="preserve">) </w:t>
      </w:r>
    </w:p>
    <w:p w14:paraId="2A1D1E24" w14:textId="77777777" w:rsidR="00BE1810" w:rsidRDefault="003F2F80" w:rsidP="00B37B6C">
      <w:pPr>
        <w:widowControl w:val="0"/>
        <w:spacing w:before="0" w:beforeAutospacing="0" w:after="0" w:afterAutospacing="0" w:line="240" w:lineRule="auto"/>
        <w:ind w:left="1223" w:hanging="425"/>
        <w:jc w:val="both"/>
        <w:rPr>
          <w:ins w:id="1040" w:author="Avi Cohen" w:date="2020-10-19T15:49:00Z"/>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w:t>
      </w:r>
      <w:ins w:id="1041" w:author="Avi Cohen" w:date="2020-07-26T14:32:00Z">
        <w:r w:rsidR="003C6C12">
          <w:rPr>
            <w:rFonts w:ascii="Times New Roman" w:eastAsia="Times New Roman" w:hAnsi="Times New Roman" w:cs="David" w:hint="cs"/>
            <w:sz w:val="20"/>
            <w:szCs w:val="24"/>
            <w:rtl/>
            <w:lang w:eastAsia="he-IL"/>
          </w:rPr>
          <w:t xml:space="preserve"> מעל מפלס הקרקע - </w:t>
        </w:r>
      </w:ins>
      <w:r w:rsidR="00B27B4C" w:rsidRPr="00B27B4C">
        <w:rPr>
          <w:rFonts w:ascii="Times New Roman" w:eastAsia="Times New Roman" w:hAnsi="Times New Roman" w:cs="David" w:hint="cs"/>
          <w:sz w:val="20"/>
          <w:szCs w:val="24"/>
          <w:rtl/>
          <w:lang w:eastAsia="he-IL"/>
        </w:rPr>
        <w:t xml:space="preserve"> </w:t>
      </w:r>
      <w:ins w:id="1042" w:author="Avi Cohen" w:date="2020-06-25T12:08:00Z">
        <w:r w:rsidR="00D07D85">
          <w:rPr>
            <w:rFonts w:ascii="Times New Roman" w:eastAsia="Times New Roman" w:hAnsi="Times New Roman" w:cs="David" w:hint="cs"/>
            <w:sz w:val="20"/>
            <w:szCs w:val="24"/>
            <w:rtl/>
            <w:lang w:eastAsia="he-IL"/>
          </w:rPr>
          <w:t xml:space="preserve">המיועד </w:t>
        </w:r>
      </w:ins>
      <w:ins w:id="1043" w:author="Avi Cohen" w:date="2020-07-26T14:31:00Z">
        <w:r w:rsidR="003C6C12">
          <w:rPr>
            <w:rFonts w:ascii="Times New Roman" w:eastAsia="Times New Roman" w:hAnsi="Times New Roman" w:cs="David" w:hint="cs"/>
            <w:sz w:val="20"/>
            <w:szCs w:val="24"/>
            <w:rtl/>
            <w:lang w:eastAsia="he-IL"/>
          </w:rPr>
          <w:t xml:space="preserve">לתעסוקה - </w:t>
        </w:r>
      </w:ins>
      <w:ins w:id="1044" w:author="Avi Cohen" w:date="2020-06-25T12:08:00Z">
        <w:r w:rsidR="00D07D85">
          <w:rPr>
            <w:rFonts w:ascii="Times New Roman" w:eastAsia="Times New Roman" w:hAnsi="Times New Roman" w:cs="David" w:hint="cs"/>
            <w:sz w:val="20"/>
            <w:szCs w:val="24"/>
            <w:rtl/>
            <w:lang w:eastAsia="he-IL"/>
          </w:rPr>
          <w:t xml:space="preserve">משרדים </w:t>
        </w:r>
      </w:ins>
      <w:ins w:id="1045" w:author="Avi Cohen" w:date="2020-10-19T15:33:00Z">
        <w:r w:rsidR="00BE1810">
          <w:rPr>
            <w:rFonts w:ascii="Times New Roman" w:eastAsia="Times New Roman" w:hAnsi="Times New Roman" w:cs="David" w:hint="cs"/>
            <w:sz w:val="20"/>
            <w:szCs w:val="24"/>
            <w:rtl/>
            <w:lang w:eastAsia="he-IL"/>
          </w:rPr>
          <w:t xml:space="preserve">במבנים שלא כוללים מגורים </w:t>
        </w:r>
      </w:ins>
      <w:ins w:id="1046" w:author="Avi Cohen" w:date="2020-10-19T15:34:00Z">
        <w:r w:rsidR="00BE1810">
          <w:rPr>
            <w:rFonts w:ascii="Times New Roman" w:eastAsia="Times New Roman" w:hAnsi="Times New Roman" w:cs="David" w:hint="cs"/>
            <w:sz w:val="20"/>
            <w:szCs w:val="24"/>
            <w:rtl/>
            <w:lang w:eastAsia="he-IL"/>
          </w:rPr>
          <w:t>.</w:t>
        </w:r>
      </w:ins>
    </w:p>
    <w:p w14:paraId="431DBB59" w14:textId="66A90D1C" w:rsidR="00BE533B" w:rsidRDefault="00E33D5A" w:rsidP="00BE533B">
      <w:pPr>
        <w:widowControl w:val="0"/>
        <w:spacing w:before="0" w:beforeAutospacing="0" w:after="0" w:afterAutospacing="0" w:line="240" w:lineRule="auto"/>
        <w:ind w:left="1223"/>
        <w:jc w:val="both"/>
        <w:rPr>
          <w:ins w:id="1047" w:author="Avi Cohen" w:date="2020-11-22T15:33:00Z"/>
          <w:rFonts w:ascii="Times New Roman" w:eastAsia="Times New Roman" w:hAnsi="Times New Roman" w:cs="David"/>
          <w:sz w:val="20"/>
          <w:szCs w:val="24"/>
          <w:rtl/>
          <w:lang w:eastAsia="he-IL"/>
        </w:rPr>
      </w:pPr>
      <w:ins w:id="1048" w:author="Avi Cohen" w:date="2020-10-19T15:49:00Z">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למען הסר ספק , המחיר הנקוב כולל שכ"ט עבור חניונים עיליים ו/או מרתפים במגרש ,מחסנים , פיתוח צמוד , חד"ט וכל המצוי במגרש (לא תחול תוספת מחיר עבור מרתפים /חניונים )  .</w:t>
        </w:r>
      </w:ins>
      <w:ins w:id="1049" w:author="Avi Cohen" w:date="2020-11-22T15:33:00Z">
        <w:r w:rsidR="00BE533B" w:rsidRPr="00BE533B">
          <w:rPr>
            <w:rFonts w:ascii="Times New Roman" w:eastAsia="Times New Roman" w:hAnsi="Times New Roman" w:cs="David" w:hint="cs"/>
            <w:sz w:val="20"/>
            <w:szCs w:val="24"/>
            <w:rtl/>
            <w:lang w:eastAsia="he-IL"/>
          </w:rPr>
          <w:t xml:space="preserve"> </w:t>
        </w:r>
        <w:r w:rsidR="00BE533B">
          <w:rPr>
            <w:rFonts w:ascii="Times New Roman" w:eastAsia="Times New Roman" w:hAnsi="Times New Roman" w:cs="David" w:hint="cs"/>
            <w:sz w:val="20"/>
            <w:szCs w:val="24"/>
            <w:rtl/>
            <w:lang w:eastAsia="he-IL"/>
          </w:rPr>
          <w:t>המחיר הנקוב מיועד לתכנון מעטפת  .</w:t>
        </w:r>
      </w:ins>
    </w:p>
    <w:p w14:paraId="6493F7E9" w14:textId="77777777" w:rsidR="00E33D5A" w:rsidRDefault="00E33D5A" w:rsidP="00E33D5A">
      <w:pPr>
        <w:widowControl w:val="0"/>
        <w:spacing w:before="0" w:beforeAutospacing="0" w:after="0" w:afterAutospacing="0" w:line="240" w:lineRule="auto"/>
        <w:ind w:left="1223"/>
        <w:jc w:val="both"/>
        <w:rPr>
          <w:ins w:id="1050" w:author="Avi Cohen" w:date="2020-10-19T15:49:00Z"/>
          <w:rFonts w:ascii="Times New Roman" w:eastAsia="Times New Roman" w:hAnsi="Times New Roman" w:cs="David"/>
          <w:sz w:val="20"/>
          <w:szCs w:val="24"/>
          <w:rtl/>
          <w:lang w:eastAsia="he-IL"/>
        </w:rPr>
      </w:pPr>
    </w:p>
    <w:p w14:paraId="359B5484" w14:textId="3FDB8BEE" w:rsidR="00E33D5A" w:rsidRDefault="00E33D5A" w:rsidP="00B37B6C">
      <w:pPr>
        <w:widowControl w:val="0"/>
        <w:spacing w:before="0" w:beforeAutospacing="0" w:after="0" w:afterAutospacing="0" w:line="240" w:lineRule="auto"/>
        <w:ind w:left="1223" w:hanging="425"/>
        <w:jc w:val="both"/>
        <w:rPr>
          <w:ins w:id="1051" w:author="Avi Cohen" w:date="2020-10-19T15:34:00Z"/>
          <w:rFonts w:ascii="Times New Roman" w:eastAsia="Times New Roman" w:hAnsi="Times New Roman" w:cs="David"/>
          <w:sz w:val="20"/>
          <w:szCs w:val="24"/>
          <w:rtl/>
          <w:lang w:eastAsia="he-IL"/>
        </w:rPr>
      </w:pPr>
    </w:p>
    <w:p w14:paraId="019A168C" w14:textId="31BE5F31" w:rsidR="005F4993" w:rsidRDefault="00B27B4C" w:rsidP="006C74EA">
      <w:pPr>
        <w:widowControl w:val="0"/>
        <w:spacing w:before="0" w:beforeAutospacing="0" w:after="0" w:afterAutospacing="0" w:line="240" w:lineRule="auto"/>
        <w:ind w:left="1223" w:hanging="425"/>
        <w:jc w:val="both"/>
        <w:rPr>
          <w:ins w:id="1052" w:author="Avi Cohen" w:date="2020-07-12T16:33:00Z"/>
          <w:rFonts w:ascii="Times New Roman" w:eastAsia="Times New Roman" w:hAnsi="Times New Roman" w:cs="David"/>
          <w:sz w:val="20"/>
          <w:szCs w:val="24"/>
          <w:rtl/>
          <w:lang w:eastAsia="he-IL"/>
        </w:rPr>
      </w:pPr>
      <w:del w:id="1053" w:author="Avi Cohen" w:date="2020-06-25T12:09:00Z">
        <w:r w:rsidRPr="00B27B4C" w:rsidDel="00D07D85">
          <w:rPr>
            <w:rFonts w:ascii="Times New Roman" w:eastAsia="Times New Roman" w:hAnsi="Times New Roman" w:cs="David" w:hint="cs"/>
            <w:sz w:val="20"/>
            <w:szCs w:val="24"/>
            <w:rtl/>
            <w:lang w:eastAsia="he-IL"/>
          </w:rPr>
          <w:delText>מתחת למפלס הכניסה לבניינים</w:delText>
        </w:r>
      </w:del>
      <w:del w:id="1054" w:author="Avi Cohen" w:date="2020-10-19T15:48:00Z">
        <w:r w:rsidRPr="00B27B4C" w:rsidDel="00E33D5A">
          <w:rPr>
            <w:rFonts w:ascii="Times New Roman" w:eastAsia="Times New Roman" w:hAnsi="Times New Roman" w:cs="David" w:hint="cs"/>
            <w:sz w:val="20"/>
            <w:szCs w:val="24"/>
            <w:rtl/>
            <w:lang w:eastAsia="he-IL"/>
          </w:rPr>
          <w:delText>.</w:delText>
        </w:r>
      </w:del>
    </w:p>
    <w:p w14:paraId="6A88D35A" w14:textId="77777777" w:rsidR="00E33D5A" w:rsidRDefault="005F4993" w:rsidP="00986355">
      <w:pPr>
        <w:widowControl w:val="0"/>
        <w:spacing w:before="0" w:beforeAutospacing="0" w:after="0" w:afterAutospacing="0" w:line="240" w:lineRule="auto"/>
        <w:ind w:left="1223" w:hanging="425"/>
        <w:jc w:val="both"/>
        <w:rPr>
          <w:ins w:id="1055" w:author="Avi Cohen" w:date="2020-10-19T15:50:00Z"/>
          <w:rFonts w:ascii="Times New Roman" w:eastAsia="Times New Roman" w:hAnsi="Times New Roman" w:cs="David"/>
          <w:sz w:val="20"/>
          <w:szCs w:val="24"/>
          <w:rtl/>
          <w:lang w:eastAsia="he-IL"/>
        </w:rPr>
      </w:pPr>
      <w:ins w:id="1056" w:author="Avi Cohen" w:date="2020-07-12T16:33:00Z">
        <w:r>
          <w:rPr>
            <w:rFonts w:ascii="Times New Roman" w:eastAsia="Times New Roman" w:hAnsi="Times New Roman" w:cs="David" w:hint="cs"/>
            <w:sz w:val="20"/>
            <w:szCs w:val="24"/>
            <w:rtl/>
            <w:lang w:eastAsia="he-IL"/>
          </w:rPr>
          <w:t>1.2.4</w:t>
        </w:r>
      </w:ins>
      <w:ins w:id="1057" w:author="Avi Cohen" w:date="2020-07-12T16:34:00Z">
        <w:r>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ab/>
        </w:r>
        <w:r w:rsidRPr="00F73029">
          <w:rPr>
            <w:rFonts w:ascii="Times New Roman" w:eastAsia="Times New Roman" w:hAnsi="Times New Roman" w:cs="David" w:hint="eastAsia"/>
            <w:b/>
            <w:bCs/>
            <w:sz w:val="20"/>
            <w:szCs w:val="24"/>
            <w:u w:val="single"/>
            <w:rtl/>
            <w:lang w:eastAsia="he-IL"/>
            <w:rPrChange w:id="1058" w:author="Avi Cohen" w:date="2020-10-19T15:44:00Z">
              <w:rPr>
                <w:rFonts w:ascii="Times New Roman" w:eastAsia="Times New Roman" w:hAnsi="Times New Roman" w:cs="David" w:hint="eastAsia"/>
                <w:sz w:val="20"/>
                <w:szCs w:val="24"/>
                <w:rtl/>
                <w:lang w:eastAsia="he-IL"/>
              </w:rPr>
            </w:rPrChange>
          </w:rPr>
          <w:t>בבני</w:t>
        </w:r>
      </w:ins>
      <w:ins w:id="1059" w:author="Avi Cohen" w:date="2020-07-26T14:33:00Z">
        <w:r w:rsidR="003C6C12" w:rsidRPr="00F73029">
          <w:rPr>
            <w:rFonts w:ascii="Times New Roman" w:eastAsia="Times New Roman" w:hAnsi="Times New Roman" w:cs="David" w:hint="eastAsia"/>
            <w:b/>
            <w:bCs/>
            <w:sz w:val="20"/>
            <w:szCs w:val="24"/>
            <w:u w:val="single"/>
            <w:rtl/>
            <w:lang w:eastAsia="he-IL"/>
            <w:rPrChange w:id="1060" w:author="Avi Cohen" w:date="2020-10-19T15:44:00Z">
              <w:rPr>
                <w:rFonts w:ascii="Times New Roman" w:eastAsia="Times New Roman" w:hAnsi="Times New Roman" w:cs="David" w:hint="eastAsia"/>
                <w:sz w:val="20"/>
                <w:szCs w:val="24"/>
                <w:rtl/>
                <w:lang w:eastAsia="he-IL"/>
              </w:rPr>
            </w:rPrChange>
          </w:rPr>
          <w:t>י</w:t>
        </w:r>
      </w:ins>
      <w:ins w:id="1061" w:author="Avi Cohen" w:date="2020-07-12T16:34:00Z">
        <w:r w:rsidRPr="00F73029">
          <w:rPr>
            <w:rFonts w:ascii="Times New Roman" w:eastAsia="Times New Roman" w:hAnsi="Times New Roman" w:cs="David" w:hint="eastAsia"/>
            <w:b/>
            <w:bCs/>
            <w:sz w:val="20"/>
            <w:szCs w:val="24"/>
            <w:u w:val="single"/>
            <w:rtl/>
            <w:lang w:eastAsia="he-IL"/>
            <w:rPrChange w:id="1062" w:author="Avi Cohen" w:date="2020-10-19T15:44:00Z">
              <w:rPr>
                <w:rFonts w:ascii="Times New Roman" w:eastAsia="Times New Roman" w:hAnsi="Times New Roman" w:cs="David" w:hint="eastAsia"/>
                <w:sz w:val="20"/>
                <w:szCs w:val="24"/>
                <w:rtl/>
                <w:lang w:eastAsia="he-IL"/>
              </w:rPr>
            </w:rPrChange>
          </w:rPr>
          <w:t>נים</w:t>
        </w:r>
        <w:r w:rsidRPr="00F73029">
          <w:rPr>
            <w:rFonts w:ascii="Times New Roman" w:eastAsia="Times New Roman" w:hAnsi="Times New Roman" w:cs="David"/>
            <w:b/>
            <w:bCs/>
            <w:sz w:val="20"/>
            <w:szCs w:val="24"/>
            <w:u w:val="single"/>
            <w:rtl/>
            <w:lang w:eastAsia="he-IL"/>
            <w:rPrChange w:id="1063" w:author="Avi Cohen" w:date="2020-10-19T15:44:00Z">
              <w:rPr>
                <w:rFonts w:ascii="Times New Roman" w:eastAsia="Times New Roman" w:hAnsi="Times New Roman" w:cs="David"/>
                <w:sz w:val="20"/>
                <w:szCs w:val="24"/>
                <w:rtl/>
                <w:lang w:eastAsia="he-IL"/>
              </w:rPr>
            </w:rPrChange>
          </w:rPr>
          <w:t xml:space="preserve"> </w:t>
        </w:r>
      </w:ins>
      <w:ins w:id="1064" w:author="Avi Cohen" w:date="2020-07-26T14:35:00Z">
        <w:r w:rsidR="003C6C12" w:rsidRPr="00F73029">
          <w:rPr>
            <w:rFonts w:ascii="Times New Roman" w:eastAsia="Times New Roman" w:hAnsi="Times New Roman" w:cs="David" w:hint="eastAsia"/>
            <w:b/>
            <w:bCs/>
            <w:sz w:val="20"/>
            <w:szCs w:val="24"/>
            <w:u w:val="single"/>
            <w:rtl/>
            <w:lang w:eastAsia="he-IL"/>
            <w:rPrChange w:id="1065" w:author="Avi Cohen" w:date="2020-10-19T15:44:00Z">
              <w:rPr>
                <w:rFonts w:ascii="Times New Roman" w:eastAsia="Times New Roman" w:hAnsi="Times New Roman" w:cs="David" w:hint="eastAsia"/>
                <w:sz w:val="20"/>
                <w:szCs w:val="24"/>
                <w:rtl/>
                <w:lang w:eastAsia="he-IL"/>
              </w:rPr>
            </w:rPrChange>
          </w:rPr>
          <w:t>מורכבים</w:t>
        </w:r>
        <w:r w:rsidR="003C6C12" w:rsidRPr="00F73029">
          <w:rPr>
            <w:rFonts w:ascii="Times New Roman" w:eastAsia="Times New Roman" w:hAnsi="Times New Roman" w:cs="David"/>
            <w:b/>
            <w:bCs/>
            <w:sz w:val="20"/>
            <w:szCs w:val="24"/>
            <w:u w:val="single"/>
            <w:rtl/>
            <w:lang w:eastAsia="he-IL"/>
            <w:rPrChange w:id="1066" w:author="Avi Cohen" w:date="2020-10-19T15:44:00Z">
              <w:rPr>
                <w:rFonts w:ascii="Times New Roman" w:eastAsia="Times New Roman" w:hAnsi="Times New Roman" w:cs="David"/>
                <w:sz w:val="20"/>
                <w:szCs w:val="24"/>
                <w:rtl/>
                <w:lang w:eastAsia="he-IL"/>
              </w:rPr>
            </w:rPrChange>
          </w:rPr>
          <w:t xml:space="preserve"> </w:t>
        </w:r>
      </w:ins>
      <w:ins w:id="1067" w:author="Avi Cohen" w:date="2020-07-12T16:34:00Z">
        <w:r w:rsidRPr="00F73029">
          <w:rPr>
            <w:rFonts w:ascii="Times New Roman" w:eastAsia="Times New Roman" w:hAnsi="Times New Roman" w:cs="David" w:hint="eastAsia"/>
            <w:b/>
            <w:bCs/>
            <w:sz w:val="20"/>
            <w:szCs w:val="24"/>
            <w:u w:val="single"/>
            <w:rtl/>
            <w:lang w:eastAsia="he-IL"/>
            <w:rPrChange w:id="1068" w:author="Avi Cohen" w:date="2020-10-19T15:44:00Z">
              <w:rPr>
                <w:rFonts w:ascii="Times New Roman" w:eastAsia="Times New Roman" w:hAnsi="Times New Roman" w:cs="David" w:hint="eastAsia"/>
                <w:sz w:val="20"/>
                <w:szCs w:val="24"/>
                <w:rtl/>
                <w:lang w:eastAsia="he-IL"/>
              </w:rPr>
            </w:rPrChange>
          </w:rPr>
          <w:t>המשלבים</w:t>
        </w:r>
        <w:r w:rsidRPr="00F73029">
          <w:rPr>
            <w:rFonts w:ascii="Times New Roman" w:eastAsia="Times New Roman" w:hAnsi="Times New Roman" w:cs="David"/>
            <w:b/>
            <w:bCs/>
            <w:sz w:val="20"/>
            <w:szCs w:val="24"/>
            <w:u w:val="single"/>
            <w:rtl/>
            <w:lang w:eastAsia="he-IL"/>
            <w:rPrChange w:id="1069" w:author="Avi Cohen" w:date="2020-10-19T15:44:00Z">
              <w:rPr>
                <w:rFonts w:ascii="Times New Roman" w:eastAsia="Times New Roman" w:hAnsi="Times New Roman" w:cs="David"/>
                <w:sz w:val="20"/>
                <w:szCs w:val="24"/>
                <w:rtl/>
                <w:lang w:eastAsia="he-IL"/>
              </w:rPr>
            </w:rPrChange>
          </w:rPr>
          <w:t xml:space="preserve"> מגורים יחד עם </w:t>
        </w:r>
      </w:ins>
      <w:ins w:id="1070" w:author="Avi Cohen" w:date="2020-07-26T14:35:00Z">
        <w:r w:rsidR="003C6C12" w:rsidRPr="00F73029">
          <w:rPr>
            <w:rFonts w:ascii="Times New Roman" w:eastAsia="Times New Roman" w:hAnsi="Times New Roman" w:cs="David" w:hint="eastAsia"/>
            <w:b/>
            <w:bCs/>
            <w:sz w:val="20"/>
            <w:szCs w:val="24"/>
            <w:u w:val="single"/>
            <w:rtl/>
            <w:lang w:eastAsia="he-IL"/>
            <w:rPrChange w:id="1071" w:author="Avi Cohen" w:date="2020-10-19T15:44:00Z">
              <w:rPr>
                <w:rFonts w:ascii="Times New Roman" w:eastAsia="Times New Roman" w:hAnsi="Times New Roman" w:cs="David" w:hint="eastAsia"/>
                <w:sz w:val="20"/>
                <w:szCs w:val="24"/>
                <w:rtl/>
                <w:lang w:eastAsia="he-IL"/>
              </w:rPr>
            </w:rPrChange>
          </w:rPr>
          <w:t>תעסוקה</w:t>
        </w:r>
        <w:r w:rsidR="003C6C12" w:rsidRPr="00F73029">
          <w:rPr>
            <w:rFonts w:ascii="Times New Roman" w:eastAsia="Times New Roman" w:hAnsi="Times New Roman" w:cs="David"/>
            <w:b/>
            <w:bCs/>
            <w:sz w:val="20"/>
            <w:szCs w:val="24"/>
            <w:u w:val="single"/>
            <w:rtl/>
            <w:lang w:eastAsia="he-IL"/>
            <w:rPrChange w:id="1072" w:author="Avi Cohen" w:date="2020-10-19T15:44:00Z">
              <w:rPr>
                <w:rFonts w:ascii="Times New Roman" w:eastAsia="Times New Roman" w:hAnsi="Times New Roman" w:cs="David"/>
                <w:sz w:val="20"/>
                <w:szCs w:val="24"/>
                <w:rtl/>
                <w:lang w:eastAsia="he-IL"/>
              </w:rPr>
            </w:rPrChange>
          </w:rPr>
          <w:t xml:space="preserve"> </w:t>
        </w:r>
      </w:ins>
      <w:ins w:id="1073" w:author="Avi Cohen" w:date="2020-10-19T15:50:00Z">
        <w:r w:rsidR="00E33D5A">
          <w:rPr>
            <w:rFonts w:ascii="Times New Roman" w:eastAsia="Times New Roman" w:hAnsi="Times New Roman" w:cs="David" w:hint="cs"/>
            <w:b/>
            <w:bCs/>
            <w:sz w:val="20"/>
            <w:szCs w:val="24"/>
            <w:u w:val="single"/>
            <w:rtl/>
            <w:lang w:eastAsia="he-IL"/>
          </w:rPr>
          <w:t xml:space="preserve">ו/או מסחר </w:t>
        </w:r>
        <w:r w:rsidR="00E33D5A">
          <w:rPr>
            <w:rFonts w:ascii="Times New Roman" w:eastAsia="Times New Roman" w:hAnsi="Times New Roman" w:cs="David" w:hint="cs"/>
            <w:sz w:val="20"/>
            <w:szCs w:val="24"/>
            <w:rtl/>
            <w:lang w:eastAsia="he-IL"/>
          </w:rPr>
          <w:t>:</w:t>
        </w:r>
      </w:ins>
    </w:p>
    <w:p w14:paraId="66300D5E" w14:textId="7C637AEB" w:rsidR="003C6C12" w:rsidRDefault="005F4993">
      <w:pPr>
        <w:widowControl w:val="0"/>
        <w:spacing w:before="0" w:beforeAutospacing="0" w:after="0" w:afterAutospacing="0" w:line="240" w:lineRule="auto"/>
        <w:ind w:left="1223"/>
        <w:jc w:val="both"/>
        <w:rPr>
          <w:ins w:id="1074" w:author="Avi Cohen" w:date="2020-07-26T14:36:00Z"/>
          <w:rFonts w:ascii="Times New Roman" w:eastAsia="Times New Roman" w:hAnsi="Times New Roman" w:cs="David"/>
          <w:sz w:val="20"/>
          <w:szCs w:val="24"/>
          <w:rtl/>
          <w:lang w:eastAsia="he-IL"/>
        </w:rPr>
        <w:pPrChange w:id="1075" w:author="Avi Cohen" w:date="2020-10-19T15:50:00Z">
          <w:pPr>
            <w:widowControl w:val="0"/>
            <w:spacing w:before="0" w:beforeAutospacing="0" w:after="0" w:afterAutospacing="0" w:line="240" w:lineRule="auto"/>
            <w:ind w:left="1223" w:hanging="425"/>
            <w:jc w:val="both"/>
          </w:pPr>
        </w:pPrChange>
      </w:pPr>
      <w:ins w:id="1076" w:author="Avi Cohen" w:date="2020-07-12T16:34:00Z">
        <w:r>
          <w:rPr>
            <w:rFonts w:ascii="Times New Roman" w:eastAsia="Times New Roman" w:hAnsi="Times New Roman" w:cs="David" w:hint="cs"/>
            <w:sz w:val="20"/>
            <w:szCs w:val="24"/>
            <w:rtl/>
            <w:lang w:eastAsia="he-IL"/>
          </w:rPr>
          <w:t xml:space="preserve"> ישולם </w:t>
        </w:r>
      </w:ins>
      <w:ins w:id="1077" w:author="Avi Cohen" w:date="2020-07-26T14:45:00Z">
        <w:r w:rsidR="00311532">
          <w:rPr>
            <w:rFonts w:ascii="Times New Roman" w:eastAsia="Times New Roman" w:hAnsi="Times New Roman" w:cs="David" w:hint="cs"/>
            <w:sz w:val="20"/>
            <w:szCs w:val="24"/>
            <w:rtl/>
            <w:lang w:eastAsia="he-IL"/>
          </w:rPr>
          <w:t xml:space="preserve"> שכ"ט </w:t>
        </w:r>
      </w:ins>
      <w:ins w:id="1078" w:author="Avi Cohen" w:date="2020-10-19T12:47:00Z">
        <w:r w:rsidR="005807A5">
          <w:rPr>
            <w:rFonts w:ascii="Times New Roman" w:eastAsia="Times New Roman" w:hAnsi="Times New Roman" w:cs="David" w:hint="cs"/>
            <w:sz w:val="20"/>
            <w:szCs w:val="24"/>
            <w:rtl/>
            <w:lang w:eastAsia="he-IL"/>
          </w:rPr>
          <w:t>של</w:t>
        </w:r>
        <w:r w:rsidR="005807A5" w:rsidRPr="005807A5">
          <w:rPr>
            <w:rFonts w:ascii="Times New Roman" w:eastAsia="Times New Roman" w:hAnsi="Times New Roman" w:cs="David"/>
            <w:b/>
            <w:bCs/>
            <w:sz w:val="20"/>
            <w:szCs w:val="24"/>
            <w:rtl/>
            <w:lang w:eastAsia="he-IL"/>
            <w:rPrChange w:id="1079" w:author="Avi Cohen" w:date="2020-10-19T12:48:00Z">
              <w:rPr>
                <w:rFonts w:ascii="Times New Roman" w:eastAsia="Times New Roman" w:hAnsi="Times New Roman" w:cs="David"/>
                <w:sz w:val="20"/>
                <w:szCs w:val="24"/>
                <w:rtl/>
                <w:lang w:eastAsia="he-IL"/>
              </w:rPr>
            </w:rPrChange>
          </w:rPr>
          <w:t xml:space="preserve"> 6,850 </w:t>
        </w:r>
      </w:ins>
      <w:ins w:id="1080" w:author="Avi Cohen" w:date="2020-10-19T12:48:00Z">
        <w:r w:rsidR="005807A5" w:rsidRPr="005807A5">
          <w:rPr>
            <w:rFonts w:ascii="Times New Roman" w:eastAsia="Times New Roman" w:hAnsi="Times New Roman" w:cs="David" w:hint="eastAsia"/>
            <w:b/>
            <w:bCs/>
            <w:sz w:val="20"/>
            <w:szCs w:val="24"/>
            <w:rtl/>
            <w:lang w:eastAsia="he-IL"/>
            <w:rPrChange w:id="1081" w:author="Avi Cohen" w:date="2020-10-19T12:48:00Z">
              <w:rPr>
                <w:rFonts w:ascii="Times New Roman" w:eastAsia="Times New Roman" w:hAnsi="Times New Roman" w:cs="David" w:hint="eastAsia"/>
                <w:sz w:val="20"/>
                <w:szCs w:val="24"/>
                <w:rtl/>
                <w:lang w:eastAsia="he-IL"/>
              </w:rPr>
            </w:rPrChange>
          </w:rPr>
          <w:t>₪</w:t>
        </w:r>
        <w:r w:rsidR="005807A5" w:rsidRPr="005807A5">
          <w:rPr>
            <w:rFonts w:ascii="Times New Roman" w:eastAsia="Times New Roman" w:hAnsi="Times New Roman" w:cs="David"/>
            <w:b/>
            <w:bCs/>
            <w:sz w:val="20"/>
            <w:szCs w:val="24"/>
            <w:rtl/>
            <w:lang w:eastAsia="he-IL"/>
            <w:rPrChange w:id="1082" w:author="Avi Cohen" w:date="2020-10-19T12:48:00Z">
              <w:rPr>
                <w:rFonts w:ascii="Times New Roman" w:eastAsia="Times New Roman" w:hAnsi="Times New Roman" w:cs="David"/>
                <w:sz w:val="20"/>
                <w:szCs w:val="24"/>
                <w:rtl/>
                <w:lang w:eastAsia="he-IL"/>
              </w:rPr>
            </w:rPrChange>
          </w:rPr>
          <w:t xml:space="preserve"> </w:t>
        </w:r>
        <w:r w:rsidR="005807A5">
          <w:rPr>
            <w:rFonts w:ascii="Times New Roman" w:eastAsia="Times New Roman" w:hAnsi="Times New Roman" w:cs="David" w:hint="cs"/>
            <w:sz w:val="20"/>
            <w:szCs w:val="24"/>
            <w:rtl/>
            <w:lang w:eastAsia="he-IL"/>
          </w:rPr>
          <w:t xml:space="preserve">לכל יח"ד </w:t>
        </w:r>
      </w:ins>
      <w:ins w:id="1083" w:author="Avi Cohen" w:date="2020-10-19T15:50:00Z">
        <w:r w:rsidR="00E33D5A">
          <w:rPr>
            <w:rFonts w:ascii="Times New Roman" w:eastAsia="Times New Roman" w:hAnsi="Times New Roman" w:cs="David" w:hint="cs"/>
            <w:sz w:val="20"/>
            <w:szCs w:val="24"/>
            <w:rtl/>
            <w:lang w:eastAsia="he-IL"/>
          </w:rPr>
          <w:t xml:space="preserve">במבנה </w:t>
        </w:r>
      </w:ins>
      <w:ins w:id="1084" w:author="Avi Cohen" w:date="2020-10-19T12:48:00Z">
        <w:r w:rsidR="005807A5">
          <w:rPr>
            <w:rFonts w:ascii="Times New Roman" w:eastAsia="Times New Roman" w:hAnsi="Times New Roman" w:cs="David" w:hint="cs"/>
            <w:sz w:val="20"/>
            <w:szCs w:val="24"/>
            <w:rtl/>
            <w:lang w:eastAsia="he-IL"/>
          </w:rPr>
          <w:t xml:space="preserve">בתוספת </w:t>
        </w:r>
      </w:ins>
      <w:ins w:id="1085" w:author="Avi Cohen" w:date="2020-07-26T14:45:00Z">
        <w:r w:rsidR="00311532">
          <w:rPr>
            <w:rFonts w:ascii="Times New Roman" w:eastAsia="Times New Roman" w:hAnsi="Times New Roman" w:cs="David" w:hint="cs"/>
            <w:sz w:val="20"/>
            <w:szCs w:val="24"/>
            <w:rtl/>
            <w:lang w:eastAsia="he-IL"/>
          </w:rPr>
          <w:t xml:space="preserve"> </w:t>
        </w:r>
      </w:ins>
      <w:ins w:id="1086" w:author="Avi Cohen" w:date="2020-07-12T16:34:00Z">
        <w:r w:rsidR="005807A5">
          <w:rPr>
            <w:rFonts w:ascii="Times New Roman" w:eastAsia="Times New Roman" w:hAnsi="Times New Roman" w:cs="David"/>
            <w:b/>
            <w:bCs/>
            <w:sz w:val="20"/>
            <w:szCs w:val="24"/>
            <w:rtl/>
            <w:lang w:eastAsia="he-IL"/>
          </w:rPr>
          <w:t>14</w:t>
        </w:r>
      </w:ins>
      <w:ins w:id="1087" w:author="Avi Cohen" w:date="2020-10-19T12:47:00Z">
        <w:r w:rsidR="005807A5">
          <w:rPr>
            <w:rFonts w:ascii="Times New Roman" w:eastAsia="Times New Roman" w:hAnsi="Times New Roman" w:cs="David" w:hint="cs"/>
            <w:b/>
            <w:bCs/>
            <w:sz w:val="20"/>
            <w:szCs w:val="24"/>
            <w:rtl/>
            <w:lang w:eastAsia="he-IL"/>
          </w:rPr>
          <w:t>0</w:t>
        </w:r>
      </w:ins>
      <w:ins w:id="1088" w:author="Avi Cohen" w:date="2020-07-12T16:34:00Z">
        <w:r w:rsidRPr="00311532">
          <w:rPr>
            <w:rFonts w:ascii="Times New Roman" w:eastAsia="Times New Roman" w:hAnsi="Times New Roman" w:cs="David"/>
            <w:b/>
            <w:bCs/>
            <w:sz w:val="20"/>
            <w:szCs w:val="24"/>
            <w:rtl/>
            <w:lang w:eastAsia="he-IL"/>
            <w:rPrChange w:id="1089" w:author="Avi Cohen" w:date="2020-07-26T14:46:00Z">
              <w:rPr>
                <w:rFonts w:ascii="Times New Roman" w:eastAsia="Times New Roman" w:hAnsi="Times New Roman" w:cs="David"/>
                <w:sz w:val="20"/>
                <w:szCs w:val="24"/>
                <w:rtl/>
                <w:lang w:eastAsia="he-IL"/>
              </w:rPr>
            </w:rPrChange>
          </w:rPr>
          <w:t xml:space="preserve"> </w:t>
        </w:r>
        <w:r w:rsidRPr="00311532">
          <w:rPr>
            <w:rFonts w:ascii="Times New Roman" w:eastAsia="Times New Roman" w:hAnsi="Times New Roman" w:cs="David" w:hint="eastAsia"/>
            <w:b/>
            <w:bCs/>
            <w:sz w:val="20"/>
            <w:szCs w:val="24"/>
            <w:rtl/>
            <w:lang w:eastAsia="he-IL"/>
            <w:rPrChange w:id="1090" w:author="Avi Cohen" w:date="2020-07-26T14:46:00Z">
              <w:rPr>
                <w:rFonts w:ascii="Times New Roman" w:eastAsia="Times New Roman" w:hAnsi="Times New Roman" w:cs="David" w:hint="eastAsia"/>
                <w:sz w:val="20"/>
                <w:szCs w:val="24"/>
                <w:rtl/>
                <w:lang w:eastAsia="he-IL"/>
              </w:rPr>
            </w:rPrChange>
          </w:rPr>
          <w:t>₪</w:t>
        </w:r>
        <w:r w:rsidRPr="00311532">
          <w:rPr>
            <w:rFonts w:ascii="Times New Roman" w:eastAsia="Times New Roman" w:hAnsi="Times New Roman" w:cs="David"/>
            <w:b/>
            <w:bCs/>
            <w:sz w:val="20"/>
            <w:szCs w:val="24"/>
            <w:rtl/>
            <w:lang w:eastAsia="he-IL"/>
            <w:rPrChange w:id="1091" w:author="Avi Cohen" w:date="2020-07-26T14:46:00Z">
              <w:rPr>
                <w:rFonts w:ascii="Times New Roman" w:eastAsia="Times New Roman" w:hAnsi="Times New Roman" w:cs="David"/>
                <w:sz w:val="20"/>
                <w:szCs w:val="24"/>
                <w:rtl/>
                <w:lang w:eastAsia="he-IL"/>
              </w:rPr>
            </w:rPrChange>
          </w:rPr>
          <w:t xml:space="preserve"> </w:t>
        </w:r>
        <w:r w:rsidRPr="00311532">
          <w:rPr>
            <w:rFonts w:ascii="Times New Roman" w:eastAsia="Times New Roman" w:hAnsi="Times New Roman" w:cs="David" w:hint="eastAsia"/>
            <w:b/>
            <w:bCs/>
            <w:sz w:val="20"/>
            <w:szCs w:val="24"/>
            <w:rtl/>
            <w:lang w:eastAsia="he-IL"/>
            <w:rPrChange w:id="1092" w:author="Avi Cohen" w:date="2020-07-26T14:46:00Z">
              <w:rPr>
                <w:rFonts w:ascii="Times New Roman" w:eastAsia="Times New Roman" w:hAnsi="Times New Roman" w:cs="David" w:hint="eastAsia"/>
                <w:sz w:val="20"/>
                <w:szCs w:val="24"/>
                <w:rtl/>
                <w:lang w:eastAsia="he-IL"/>
              </w:rPr>
            </w:rPrChange>
          </w:rPr>
          <w:t>ל</w:t>
        </w:r>
      </w:ins>
      <w:ins w:id="1093" w:author="Avi Cohen" w:date="2020-07-12T16:35:00Z">
        <w:r w:rsidRPr="00311532">
          <w:rPr>
            <w:rFonts w:ascii="Times New Roman" w:eastAsia="Times New Roman" w:hAnsi="Times New Roman" w:cs="David" w:hint="eastAsia"/>
            <w:b/>
            <w:bCs/>
            <w:sz w:val="20"/>
            <w:szCs w:val="24"/>
            <w:rtl/>
            <w:lang w:eastAsia="he-IL"/>
            <w:rPrChange w:id="1094" w:author="Avi Cohen" w:date="2020-07-26T14:46:00Z">
              <w:rPr>
                <w:rFonts w:ascii="Times New Roman" w:eastAsia="Times New Roman" w:hAnsi="Times New Roman" w:cs="David" w:hint="eastAsia"/>
                <w:sz w:val="20"/>
                <w:szCs w:val="24"/>
                <w:rtl/>
                <w:lang w:eastAsia="he-IL"/>
              </w:rPr>
            </w:rPrChange>
          </w:rPr>
          <w:t>כל</w:t>
        </w:r>
        <w:r w:rsidRPr="00311532">
          <w:rPr>
            <w:rFonts w:ascii="Times New Roman" w:eastAsia="Times New Roman" w:hAnsi="Times New Roman" w:cs="David"/>
            <w:b/>
            <w:bCs/>
            <w:sz w:val="20"/>
            <w:szCs w:val="24"/>
            <w:rtl/>
            <w:lang w:eastAsia="he-IL"/>
            <w:rPrChange w:id="1095" w:author="Avi Cohen" w:date="2020-07-26T14:46:00Z">
              <w:rPr>
                <w:rFonts w:ascii="Times New Roman" w:eastAsia="Times New Roman" w:hAnsi="Times New Roman" w:cs="David"/>
                <w:sz w:val="20"/>
                <w:szCs w:val="24"/>
                <w:rtl/>
                <w:lang w:eastAsia="he-IL"/>
              </w:rPr>
            </w:rPrChange>
          </w:rPr>
          <w:t xml:space="preserve"> </w:t>
        </w:r>
      </w:ins>
      <w:ins w:id="1096" w:author="Avi Cohen" w:date="2020-07-12T16:34:00Z">
        <w:r w:rsidRPr="00311532">
          <w:rPr>
            <w:rFonts w:ascii="Times New Roman" w:eastAsia="Times New Roman" w:hAnsi="Times New Roman" w:cs="David" w:hint="eastAsia"/>
            <w:b/>
            <w:bCs/>
            <w:sz w:val="20"/>
            <w:szCs w:val="24"/>
            <w:rtl/>
            <w:lang w:eastAsia="he-IL"/>
            <w:rPrChange w:id="1097" w:author="Avi Cohen" w:date="2020-07-26T14:46:00Z">
              <w:rPr>
                <w:rFonts w:ascii="Times New Roman" w:eastAsia="Times New Roman" w:hAnsi="Times New Roman" w:cs="David" w:hint="eastAsia"/>
                <w:sz w:val="20"/>
                <w:szCs w:val="24"/>
                <w:rtl/>
                <w:lang w:eastAsia="he-IL"/>
              </w:rPr>
            </w:rPrChange>
          </w:rPr>
          <w:t>מ</w:t>
        </w:r>
        <w:r w:rsidRPr="00311532">
          <w:rPr>
            <w:rFonts w:ascii="Times New Roman" w:eastAsia="Times New Roman" w:hAnsi="Times New Roman" w:cs="David"/>
            <w:b/>
            <w:bCs/>
            <w:sz w:val="20"/>
            <w:szCs w:val="24"/>
            <w:rtl/>
            <w:lang w:eastAsia="he-IL"/>
            <w:rPrChange w:id="1098" w:author="Avi Cohen" w:date="2020-07-26T14:46:00Z">
              <w:rPr>
                <w:rFonts w:ascii="Times New Roman" w:eastAsia="Times New Roman" w:hAnsi="Times New Roman" w:cs="David"/>
                <w:sz w:val="20"/>
                <w:szCs w:val="24"/>
                <w:rtl/>
                <w:lang w:eastAsia="he-IL"/>
              </w:rPr>
            </w:rPrChange>
          </w:rPr>
          <w:t>"ר</w:t>
        </w:r>
        <w:r>
          <w:rPr>
            <w:rFonts w:ascii="Times New Roman" w:eastAsia="Times New Roman" w:hAnsi="Times New Roman" w:cs="David" w:hint="cs"/>
            <w:sz w:val="20"/>
            <w:szCs w:val="24"/>
            <w:rtl/>
            <w:lang w:eastAsia="he-IL"/>
          </w:rPr>
          <w:t xml:space="preserve"> </w:t>
        </w:r>
      </w:ins>
      <w:ins w:id="1099" w:author="Avi Cohen" w:date="2020-07-26T14:46:00Z">
        <w:r w:rsidR="00311532">
          <w:rPr>
            <w:rFonts w:ascii="Times New Roman" w:eastAsia="Times New Roman" w:hAnsi="Times New Roman" w:cs="David" w:hint="cs"/>
            <w:sz w:val="20"/>
            <w:szCs w:val="24"/>
            <w:rtl/>
            <w:lang w:eastAsia="he-IL"/>
          </w:rPr>
          <w:t xml:space="preserve">עילי ומבונה </w:t>
        </w:r>
      </w:ins>
      <w:ins w:id="1100" w:author="Avi Cohen" w:date="2020-07-12T16:34:00Z">
        <w:r>
          <w:rPr>
            <w:rFonts w:ascii="Times New Roman" w:eastAsia="Times New Roman" w:hAnsi="Times New Roman" w:cs="David" w:hint="cs"/>
            <w:sz w:val="20"/>
            <w:szCs w:val="24"/>
            <w:rtl/>
            <w:lang w:eastAsia="he-IL"/>
          </w:rPr>
          <w:t xml:space="preserve">לשטחי </w:t>
        </w:r>
      </w:ins>
      <w:ins w:id="1101" w:author="Avi Cohen" w:date="2020-10-19T15:44:00Z">
        <w:r w:rsidR="00F73029">
          <w:rPr>
            <w:rFonts w:ascii="Times New Roman" w:eastAsia="Times New Roman" w:hAnsi="Times New Roman" w:cs="David" w:hint="cs"/>
            <w:sz w:val="20"/>
            <w:szCs w:val="24"/>
            <w:rtl/>
            <w:lang w:eastAsia="he-IL"/>
          </w:rPr>
          <w:t xml:space="preserve">תעסוקה </w:t>
        </w:r>
      </w:ins>
      <w:ins w:id="1102" w:author="Avi Cohen" w:date="2020-07-12T16:34:00Z">
        <w:r>
          <w:rPr>
            <w:rFonts w:ascii="Times New Roman" w:eastAsia="Times New Roman" w:hAnsi="Times New Roman" w:cs="David" w:hint="cs"/>
            <w:sz w:val="20"/>
            <w:szCs w:val="24"/>
            <w:rtl/>
            <w:lang w:eastAsia="he-IL"/>
          </w:rPr>
          <w:t>ו/או משרדים</w:t>
        </w:r>
      </w:ins>
      <w:ins w:id="1103" w:author="Avi Cohen" w:date="2020-07-26T14:36:00Z">
        <w:r w:rsidR="003C6C12">
          <w:rPr>
            <w:rFonts w:ascii="Times New Roman" w:eastAsia="Times New Roman" w:hAnsi="Times New Roman" w:cs="David" w:hint="cs"/>
            <w:sz w:val="20"/>
            <w:szCs w:val="24"/>
            <w:rtl/>
            <w:lang w:eastAsia="he-IL"/>
          </w:rPr>
          <w:t xml:space="preserve"> בנוי ומקורה </w:t>
        </w:r>
      </w:ins>
      <w:ins w:id="1104" w:author="Avi Cohen" w:date="2020-07-12T16:34:00Z">
        <w:r>
          <w:rPr>
            <w:rFonts w:ascii="Times New Roman" w:eastAsia="Times New Roman" w:hAnsi="Times New Roman" w:cs="David" w:hint="cs"/>
            <w:sz w:val="20"/>
            <w:szCs w:val="24"/>
            <w:rtl/>
            <w:lang w:eastAsia="he-IL"/>
          </w:rPr>
          <w:t xml:space="preserve"> </w:t>
        </w:r>
      </w:ins>
      <w:ins w:id="1105" w:author="Avi Cohen" w:date="2020-07-12T16:35:00Z">
        <w:r>
          <w:rPr>
            <w:rFonts w:ascii="Times New Roman" w:eastAsia="Times New Roman" w:hAnsi="Times New Roman" w:cs="David" w:hint="cs"/>
            <w:sz w:val="20"/>
            <w:szCs w:val="24"/>
            <w:rtl/>
            <w:lang w:eastAsia="he-IL"/>
          </w:rPr>
          <w:t xml:space="preserve">. </w:t>
        </w:r>
      </w:ins>
    </w:p>
    <w:p w14:paraId="57A58881" w14:textId="77777777" w:rsidR="00E33D5A" w:rsidRDefault="00E33D5A" w:rsidP="00E33D5A">
      <w:pPr>
        <w:widowControl w:val="0"/>
        <w:spacing w:before="0" w:beforeAutospacing="0" w:after="0" w:afterAutospacing="0" w:line="240" w:lineRule="auto"/>
        <w:ind w:left="1223"/>
        <w:jc w:val="both"/>
        <w:rPr>
          <w:ins w:id="1106" w:author="Avi Cohen" w:date="2020-10-19T15:50:00Z"/>
          <w:rFonts w:ascii="Times New Roman" w:eastAsia="Times New Roman" w:hAnsi="Times New Roman" w:cs="David"/>
          <w:sz w:val="20"/>
          <w:szCs w:val="24"/>
          <w:rtl/>
          <w:lang w:eastAsia="he-IL"/>
        </w:rPr>
      </w:pPr>
      <w:ins w:id="1107" w:author="Avi Cohen" w:date="2020-10-19T15:50:00Z">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למען הסר ספק , המחיר הנקוב כולל שכ"ט עבור חניונים עיליים ו/או מרתפים במגרש ,מחסנים , פיתוח צמוד , חד"ט וכל המצוי במגרש (לא תחול תוספת מחיר עבור מרתפים /חניונים )  .</w:t>
        </w:r>
      </w:ins>
    </w:p>
    <w:p w14:paraId="04729D9A" w14:textId="77777777" w:rsidR="00E33D5A" w:rsidRDefault="00E33D5A" w:rsidP="00E33D5A">
      <w:pPr>
        <w:widowControl w:val="0"/>
        <w:spacing w:before="0" w:beforeAutospacing="0" w:after="0" w:afterAutospacing="0" w:line="240" w:lineRule="auto"/>
        <w:ind w:left="1223" w:hanging="425"/>
        <w:jc w:val="both"/>
        <w:rPr>
          <w:ins w:id="1108" w:author="Avi Cohen" w:date="2020-10-19T15:50:00Z"/>
          <w:rFonts w:ascii="Times New Roman" w:eastAsia="Times New Roman" w:hAnsi="Times New Roman" w:cs="David"/>
          <w:sz w:val="20"/>
          <w:szCs w:val="24"/>
          <w:rtl/>
          <w:lang w:eastAsia="he-IL"/>
        </w:rPr>
      </w:pPr>
    </w:p>
    <w:p w14:paraId="08CA6F9F" w14:textId="05958059" w:rsidR="005F4993" w:rsidRDefault="005F4993" w:rsidP="003C6C12">
      <w:pPr>
        <w:widowControl w:val="0"/>
        <w:spacing w:before="0" w:beforeAutospacing="0" w:after="0" w:afterAutospacing="0" w:line="240" w:lineRule="auto"/>
        <w:ind w:left="1223" w:hanging="425"/>
        <w:jc w:val="both"/>
        <w:rPr>
          <w:ins w:id="1109" w:author="Avi Cohen" w:date="2020-07-12T16:35:00Z"/>
          <w:rFonts w:ascii="Times New Roman" w:eastAsia="Times New Roman" w:hAnsi="Times New Roman" w:cs="David"/>
          <w:sz w:val="20"/>
          <w:szCs w:val="24"/>
          <w:rtl/>
          <w:lang w:eastAsia="he-IL"/>
        </w:rPr>
      </w:pPr>
    </w:p>
    <w:p w14:paraId="36516625" w14:textId="77777777" w:rsidR="005F4993" w:rsidRDefault="005F4993" w:rsidP="00B37B6C">
      <w:pPr>
        <w:widowControl w:val="0"/>
        <w:spacing w:before="0" w:beforeAutospacing="0" w:after="0" w:afterAutospacing="0" w:line="240" w:lineRule="auto"/>
        <w:ind w:left="1223" w:hanging="425"/>
        <w:jc w:val="both"/>
        <w:rPr>
          <w:ins w:id="1110" w:author="Avi Cohen" w:date="2020-06-25T12:09:00Z"/>
          <w:rFonts w:ascii="Times New Roman" w:eastAsia="Times New Roman" w:hAnsi="Times New Roman" w:cs="David"/>
          <w:sz w:val="20"/>
          <w:szCs w:val="24"/>
          <w:rtl/>
          <w:lang w:eastAsia="he-IL"/>
        </w:rPr>
      </w:pPr>
    </w:p>
    <w:p w14:paraId="3F93A527" w14:textId="24808B94" w:rsidR="00700E5D" w:rsidRDefault="00700E5D" w:rsidP="006C74EA">
      <w:pPr>
        <w:widowControl w:val="0"/>
        <w:spacing w:before="0" w:beforeAutospacing="0" w:after="0" w:afterAutospacing="0" w:line="240" w:lineRule="auto"/>
        <w:ind w:left="1223" w:hanging="425"/>
        <w:jc w:val="both"/>
        <w:rPr>
          <w:ins w:id="1111" w:author="Avi Cohen" w:date="2020-10-19T12:48:00Z"/>
          <w:rFonts w:ascii="Times New Roman" w:eastAsia="Times New Roman" w:hAnsi="Times New Roman" w:cs="David"/>
          <w:sz w:val="20"/>
          <w:szCs w:val="24"/>
          <w:rtl/>
          <w:lang w:eastAsia="he-IL"/>
        </w:rPr>
      </w:pPr>
      <w:ins w:id="1112" w:author="Avi Cohen" w:date="2020-07-26T14:28:00Z">
        <w:r w:rsidRPr="00700E5D">
          <w:rPr>
            <w:rFonts w:ascii="Times New Roman" w:eastAsia="Times New Roman" w:hAnsi="Times New Roman" w:cs="David" w:hint="eastAsia"/>
            <w:sz w:val="20"/>
            <w:szCs w:val="24"/>
            <w:rtl/>
            <w:lang w:eastAsia="he-IL"/>
            <w:rPrChange w:id="1113" w:author="Avi Cohen" w:date="2020-07-26T14:30:00Z">
              <w:rPr>
                <w:rFonts w:ascii="Times New Roman" w:eastAsia="Times New Roman" w:hAnsi="Times New Roman" w:cs="David" w:hint="eastAsia"/>
                <w:b/>
                <w:bCs/>
                <w:sz w:val="20"/>
                <w:szCs w:val="24"/>
                <w:rtl/>
                <w:lang w:eastAsia="he-IL"/>
              </w:rPr>
            </w:rPrChange>
          </w:rPr>
          <w:t>למען</w:t>
        </w:r>
        <w:r w:rsidRPr="00700E5D">
          <w:rPr>
            <w:rFonts w:ascii="Times New Roman" w:eastAsia="Times New Roman" w:hAnsi="Times New Roman" w:cs="David"/>
            <w:sz w:val="20"/>
            <w:szCs w:val="24"/>
            <w:rtl/>
            <w:lang w:eastAsia="he-IL"/>
            <w:rPrChange w:id="1114" w:author="Avi Cohen" w:date="2020-07-26T14:30:00Z">
              <w:rPr>
                <w:rFonts w:ascii="Times New Roman" w:eastAsia="Times New Roman" w:hAnsi="Times New Roman" w:cs="David"/>
                <w:b/>
                <w:bCs/>
                <w:sz w:val="20"/>
                <w:szCs w:val="24"/>
                <w:rtl/>
                <w:lang w:eastAsia="he-IL"/>
              </w:rPr>
            </w:rPrChange>
          </w:rPr>
          <w:t xml:space="preserve"> הסר ספק , </w:t>
        </w:r>
      </w:ins>
      <w:ins w:id="1115" w:author="Avi Cohen" w:date="2020-07-26T14:29:00Z">
        <w:r w:rsidRPr="00700E5D">
          <w:rPr>
            <w:rFonts w:ascii="Times New Roman" w:eastAsia="Times New Roman" w:hAnsi="Times New Roman" w:cs="David" w:hint="eastAsia"/>
            <w:sz w:val="20"/>
            <w:szCs w:val="24"/>
            <w:rtl/>
            <w:lang w:eastAsia="he-IL"/>
            <w:rPrChange w:id="1116" w:author="Avi Cohen" w:date="2020-07-26T14:30:00Z">
              <w:rPr>
                <w:rFonts w:ascii="Times New Roman" w:eastAsia="Times New Roman" w:hAnsi="Times New Roman" w:cs="David" w:hint="eastAsia"/>
                <w:b/>
                <w:bCs/>
                <w:sz w:val="20"/>
                <w:szCs w:val="24"/>
                <w:rtl/>
                <w:lang w:eastAsia="he-IL"/>
              </w:rPr>
            </w:rPrChange>
          </w:rPr>
          <w:t>מבנים</w:t>
        </w:r>
        <w:r w:rsidRPr="00700E5D">
          <w:rPr>
            <w:rFonts w:ascii="Times New Roman" w:eastAsia="Times New Roman" w:hAnsi="Times New Roman" w:cs="David"/>
            <w:sz w:val="20"/>
            <w:szCs w:val="24"/>
            <w:rtl/>
            <w:lang w:eastAsia="he-IL"/>
            <w:rPrChange w:id="1117" w:author="Avi Cohen" w:date="2020-07-26T14:30:00Z">
              <w:rPr>
                <w:rFonts w:ascii="Times New Roman" w:eastAsia="Times New Roman" w:hAnsi="Times New Roman" w:cs="David"/>
                <w:b/>
                <w:bCs/>
                <w:sz w:val="20"/>
                <w:szCs w:val="24"/>
                <w:rtl/>
                <w:lang w:eastAsia="he-IL"/>
              </w:rPr>
            </w:rPrChange>
          </w:rPr>
          <w:t xml:space="preserve"> </w:t>
        </w:r>
        <w:r w:rsidRPr="00700E5D">
          <w:rPr>
            <w:rFonts w:ascii="Times New Roman" w:eastAsia="Times New Roman" w:hAnsi="Times New Roman" w:cs="David" w:hint="eastAsia"/>
            <w:sz w:val="20"/>
            <w:szCs w:val="24"/>
            <w:rtl/>
            <w:lang w:eastAsia="he-IL"/>
            <w:rPrChange w:id="1118" w:author="Avi Cohen" w:date="2020-07-26T14:30:00Z">
              <w:rPr>
                <w:rFonts w:ascii="Times New Roman" w:eastAsia="Times New Roman" w:hAnsi="Times New Roman" w:cs="David" w:hint="eastAsia"/>
                <w:b/>
                <w:bCs/>
                <w:sz w:val="20"/>
                <w:szCs w:val="24"/>
                <w:rtl/>
                <w:lang w:eastAsia="he-IL"/>
              </w:rPr>
            </w:rPrChange>
          </w:rPr>
          <w:t>אשר</w:t>
        </w:r>
        <w:r w:rsidRPr="00700E5D">
          <w:rPr>
            <w:rFonts w:ascii="Times New Roman" w:eastAsia="Times New Roman" w:hAnsi="Times New Roman" w:cs="David"/>
            <w:sz w:val="20"/>
            <w:szCs w:val="24"/>
            <w:rtl/>
            <w:lang w:eastAsia="he-IL"/>
            <w:rPrChange w:id="1119" w:author="Avi Cohen" w:date="2020-07-26T14:30:00Z">
              <w:rPr>
                <w:rFonts w:ascii="Times New Roman" w:eastAsia="Times New Roman" w:hAnsi="Times New Roman" w:cs="David"/>
                <w:b/>
                <w:bCs/>
                <w:sz w:val="20"/>
                <w:szCs w:val="24"/>
                <w:rtl/>
                <w:lang w:eastAsia="he-IL"/>
              </w:rPr>
            </w:rPrChange>
          </w:rPr>
          <w:t xml:space="preserve"> </w:t>
        </w:r>
        <w:r w:rsidRPr="00700E5D">
          <w:rPr>
            <w:rFonts w:ascii="Times New Roman" w:eastAsia="Times New Roman" w:hAnsi="Times New Roman" w:cs="David" w:hint="eastAsia"/>
            <w:sz w:val="20"/>
            <w:szCs w:val="24"/>
            <w:rtl/>
            <w:lang w:eastAsia="he-IL"/>
            <w:rPrChange w:id="1120" w:author="Avi Cohen" w:date="2020-07-26T14:30:00Z">
              <w:rPr>
                <w:rFonts w:ascii="Times New Roman" w:eastAsia="Times New Roman" w:hAnsi="Times New Roman" w:cs="David" w:hint="eastAsia"/>
                <w:b/>
                <w:bCs/>
                <w:sz w:val="20"/>
                <w:szCs w:val="24"/>
                <w:rtl/>
                <w:lang w:eastAsia="he-IL"/>
              </w:rPr>
            </w:rPrChange>
          </w:rPr>
          <w:t>לא</w:t>
        </w:r>
        <w:r w:rsidRPr="00700E5D">
          <w:rPr>
            <w:rFonts w:ascii="Times New Roman" w:eastAsia="Times New Roman" w:hAnsi="Times New Roman" w:cs="David"/>
            <w:sz w:val="20"/>
            <w:szCs w:val="24"/>
            <w:rtl/>
            <w:lang w:eastAsia="he-IL"/>
            <w:rPrChange w:id="1121" w:author="Avi Cohen" w:date="2020-07-26T14:30:00Z">
              <w:rPr>
                <w:rFonts w:ascii="Times New Roman" w:eastAsia="Times New Roman" w:hAnsi="Times New Roman" w:cs="David"/>
                <w:b/>
                <w:bCs/>
                <w:sz w:val="20"/>
                <w:szCs w:val="24"/>
                <w:rtl/>
                <w:lang w:eastAsia="he-IL"/>
              </w:rPr>
            </w:rPrChange>
          </w:rPr>
          <w:t xml:space="preserve"> </w:t>
        </w:r>
        <w:r w:rsidRPr="00700E5D">
          <w:rPr>
            <w:rFonts w:ascii="Times New Roman" w:eastAsia="Times New Roman" w:hAnsi="Times New Roman" w:cs="David" w:hint="eastAsia"/>
            <w:sz w:val="20"/>
            <w:szCs w:val="24"/>
            <w:rtl/>
            <w:lang w:eastAsia="he-IL"/>
            <w:rPrChange w:id="1122" w:author="Avi Cohen" w:date="2020-07-26T14:30:00Z">
              <w:rPr>
                <w:rFonts w:ascii="Times New Roman" w:eastAsia="Times New Roman" w:hAnsi="Times New Roman" w:cs="David" w:hint="eastAsia"/>
                <w:b/>
                <w:bCs/>
                <w:sz w:val="20"/>
                <w:szCs w:val="24"/>
                <w:rtl/>
                <w:lang w:eastAsia="he-IL"/>
              </w:rPr>
            </w:rPrChange>
          </w:rPr>
          <w:t>פורטו</w:t>
        </w:r>
        <w:r w:rsidRPr="00700E5D">
          <w:rPr>
            <w:rFonts w:ascii="Times New Roman" w:eastAsia="Times New Roman" w:hAnsi="Times New Roman" w:cs="David"/>
            <w:sz w:val="20"/>
            <w:szCs w:val="24"/>
            <w:rtl/>
            <w:lang w:eastAsia="he-IL"/>
            <w:rPrChange w:id="1123" w:author="Avi Cohen" w:date="2020-07-26T14:30:00Z">
              <w:rPr>
                <w:rFonts w:ascii="Times New Roman" w:eastAsia="Times New Roman" w:hAnsi="Times New Roman" w:cs="David"/>
                <w:b/>
                <w:bCs/>
                <w:sz w:val="20"/>
                <w:szCs w:val="24"/>
                <w:rtl/>
                <w:lang w:eastAsia="he-IL"/>
              </w:rPr>
            </w:rPrChange>
          </w:rPr>
          <w:t xml:space="preserve"> </w:t>
        </w:r>
        <w:r w:rsidRPr="00700E5D">
          <w:rPr>
            <w:rFonts w:ascii="Times New Roman" w:eastAsia="Times New Roman" w:hAnsi="Times New Roman" w:cs="David" w:hint="eastAsia"/>
            <w:sz w:val="20"/>
            <w:szCs w:val="24"/>
            <w:rtl/>
            <w:lang w:eastAsia="he-IL"/>
            <w:rPrChange w:id="1124" w:author="Avi Cohen" w:date="2020-07-26T14:30:00Z">
              <w:rPr>
                <w:rFonts w:ascii="Times New Roman" w:eastAsia="Times New Roman" w:hAnsi="Times New Roman" w:cs="David" w:hint="eastAsia"/>
                <w:b/>
                <w:bCs/>
                <w:sz w:val="20"/>
                <w:szCs w:val="24"/>
                <w:rtl/>
                <w:lang w:eastAsia="he-IL"/>
              </w:rPr>
            </w:rPrChange>
          </w:rPr>
          <w:t>להם</w:t>
        </w:r>
        <w:r w:rsidRPr="00700E5D">
          <w:rPr>
            <w:rFonts w:ascii="Times New Roman" w:eastAsia="Times New Roman" w:hAnsi="Times New Roman" w:cs="David"/>
            <w:sz w:val="20"/>
            <w:szCs w:val="24"/>
            <w:rtl/>
            <w:lang w:eastAsia="he-IL"/>
            <w:rPrChange w:id="1125" w:author="Avi Cohen" w:date="2020-07-26T14:30:00Z">
              <w:rPr>
                <w:rFonts w:ascii="Times New Roman" w:eastAsia="Times New Roman" w:hAnsi="Times New Roman" w:cs="David"/>
                <w:b/>
                <w:bCs/>
                <w:sz w:val="20"/>
                <w:szCs w:val="24"/>
                <w:rtl/>
                <w:lang w:eastAsia="he-IL"/>
              </w:rPr>
            </w:rPrChange>
          </w:rPr>
          <w:t xml:space="preserve"> </w:t>
        </w:r>
        <w:r w:rsidRPr="00700E5D">
          <w:rPr>
            <w:rFonts w:ascii="Times New Roman" w:eastAsia="Times New Roman" w:hAnsi="Times New Roman" w:cs="David" w:hint="eastAsia"/>
            <w:sz w:val="20"/>
            <w:szCs w:val="24"/>
            <w:rtl/>
            <w:lang w:eastAsia="he-IL"/>
            <w:rPrChange w:id="1126" w:author="Avi Cohen" w:date="2020-07-26T14:30:00Z">
              <w:rPr>
                <w:rFonts w:ascii="Times New Roman" w:eastAsia="Times New Roman" w:hAnsi="Times New Roman" w:cs="David" w:hint="eastAsia"/>
                <w:b/>
                <w:bCs/>
                <w:sz w:val="20"/>
                <w:szCs w:val="24"/>
                <w:rtl/>
                <w:lang w:eastAsia="he-IL"/>
              </w:rPr>
            </w:rPrChange>
          </w:rPr>
          <w:t>שכ</w:t>
        </w:r>
        <w:r w:rsidRPr="00700E5D">
          <w:rPr>
            <w:rFonts w:ascii="Times New Roman" w:eastAsia="Times New Roman" w:hAnsi="Times New Roman" w:cs="David"/>
            <w:sz w:val="20"/>
            <w:szCs w:val="24"/>
            <w:rtl/>
            <w:lang w:eastAsia="he-IL"/>
            <w:rPrChange w:id="1127" w:author="Avi Cohen" w:date="2020-07-26T14:30:00Z">
              <w:rPr>
                <w:rFonts w:ascii="Times New Roman" w:eastAsia="Times New Roman" w:hAnsi="Times New Roman" w:cs="David"/>
                <w:b/>
                <w:bCs/>
                <w:sz w:val="20"/>
                <w:szCs w:val="24"/>
                <w:rtl/>
                <w:lang w:eastAsia="he-IL"/>
              </w:rPr>
            </w:rPrChange>
          </w:rPr>
          <w:t xml:space="preserve">"ט </w:t>
        </w:r>
        <w:r w:rsidRPr="00700E5D">
          <w:rPr>
            <w:rFonts w:ascii="Times New Roman" w:eastAsia="Times New Roman" w:hAnsi="Times New Roman" w:cs="David" w:hint="eastAsia"/>
            <w:sz w:val="20"/>
            <w:szCs w:val="24"/>
            <w:rtl/>
            <w:lang w:eastAsia="he-IL"/>
            <w:rPrChange w:id="1128" w:author="Avi Cohen" w:date="2020-07-26T14:30:00Z">
              <w:rPr>
                <w:rFonts w:ascii="Times New Roman" w:eastAsia="Times New Roman" w:hAnsi="Times New Roman" w:cs="David" w:hint="eastAsia"/>
                <w:b/>
                <w:bCs/>
                <w:sz w:val="20"/>
                <w:szCs w:val="24"/>
                <w:rtl/>
                <w:lang w:eastAsia="he-IL"/>
              </w:rPr>
            </w:rPrChange>
          </w:rPr>
          <w:t>בנ</w:t>
        </w:r>
        <w:r w:rsidRPr="00700E5D">
          <w:rPr>
            <w:rFonts w:ascii="Times New Roman" w:eastAsia="Times New Roman" w:hAnsi="Times New Roman" w:cs="David"/>
            <w:sz w:val="20"/>
            <w:szCs w:val="24"/>
            <w:rtl/>
            <w:lang w:eastAsia="he-IL"/>
            <w:rPrChange w:id="1129" w:author="Avi Cohen" w:date="2020-07-26T14:30:00Z">
              <w:rPr>
                <w:rFonts w:ascii="Times New Roman" w:eastAsia="Times New Roman" w:hAnsi="Times New Roman" w:cs="David"/>
                <w:b/>
                <w:bCs/>
                <w:sz w:val="20"/>
                <w:szCs w:val="24"/>
                <w:rtl/>
                <w:lang w:eastAsia="he-IL"/>
              </w:rPr>
            </w:rPrChange>
          </w:rPr>
          <w:t>"ל</w:t>
        </w:r>
      </w:ins>
      <w:ins w:id="1130" w:author="Avi Cohen" w:date="2020-07-26T14:37:00Z">
        <w:r w:rsidR="003C6C12">
          <w:rPr>
            <w:rFonts w:ascii="Times New Roman" w:eastAsia="Times New Roman" w:hAnsi="Times New Roman" w:cs="David" w:hint="cs"/>
            <w:sz w:val="20"/>
            <w:szCs w:val="24"/>
            <w:rtl/>
            <w:lang w:eastAsia="he-IL"/>
          </w:rPr>
          <w:t xml:space="preserve"> </w:t>
        </w:r>
      </w:ins>
      <w:ins w:id="1131" w:author="Avi Cohen" w:date="2020-07-26T14:29:00Z">
        <w:r w:rsidRPr="00700E5D">
          <w:rPr>
            <w:rFonts w:ascii="Times New Roman" w:eastAsia="Times New Roman" w:hAnsi="Times New Roman" w:cs="David" w:hint="eastAsia"/>
            <w:sz w:val="20"/>
            <w:szCs w:val="24"/>
            <w:rtl/>
            <w:lang w:eastAsia="he-IL"/>
            <w:rPrChange w:id="1132" w:author="Avi Cohen" w:date="2020-07-26T14:30:00Z">
              <w:rPr>
                <w:rFonts w:ascii="Times New Roman" w:eastAsia="Times New Roman" w:hAnsi="Times New Roman" w:cs="David" w:hint="eastAsia"/>
                <w:b/>
                <w:bCs/>
                <w:sz w:val="20"/>
                <w:szCs w:val="24"/>
                <w:rtl/>
                <w:lang w:eastAsia="he-IL"/>
              </w:rPr>
            </w:rPrChange>
          </w:rPr>
          <w:t>ומצויים</w:t>
        </w:r>
        <w:r w:rsidRPr="00700E5D">
          <w:rPr>
            <w:rFonts w:ascii="Times New Roman" w:eastAsia="Times New Roman" w:hAnsi="Times New Roman" w:cs="David"/>
            <w:sz w:val="20"/>
            <w:szCs w:val="24"/>
            <w:rtl/>
            <w:lang w:eastAsia="he-IL"/>
            <w:rPrChange w:id="1133" w:author="Avi Cohen" w:date="2020-07-26T14:30:00Z">
              <w:rPr>
                <w:rFonts w:ascii="Times New Roman" w:eastAsia="Times New Roman" w:hAnsi="Times New Roman" w:cs="David"/>
                <w:b/>
                <w:bCs/>
                <w:sz w:val="20"/>
                <w:szCs w:val="24"/>
                <w:rtl/>
                <w:lang w:eastAsia="he-IL"/>
              </w:rPr>
            </w:rPrChange>
          </w:rPr>
          <w:t xml:space="preserve"> במגרשים כלולים בשכ"ט הנקוב </w:t>
        </w:r>
      </w:ins>
      <w:ins w:id="1134" w:author="Avi Cohen" w:date="2020-07-26T14:37:00Z">
        <w:r w:rsidR="003C6C12">
          <w:rPr>
            <w:rFonts w:ascii="Times New Roman" w:eastAsia="Times New Roman" w:hAnsi="Times New Roman" w:cs="David" w:hint="cs"/>
            <w:sz w:val="20"/>
            <w:szCs w:val="24"/>
            <w:rtl/>
            <w:lang w:eastAsia="he-IL"/>
          </w:rPr>
          <w:t xml:space="preserve">לרבות : חד"ט , מבנים טכניים וכיו"ב </w:t>
        </w:r>
      </w:ins>
      <w:ins w:id="1135" w:author="Avi Cohen" w:date="2020-07-26T14:29:00Z">
        <w:r w:rsidRPr="00700E5D">
          <w:rPr>
            <w:rFonts w:ascii="Times New Roman" w:eastAsia="Times New Roman" w:hAnsi="Times New Roman" w:cs="David"/>
            <w:sz w:val="20"/>
            <w:szCs w:val="24"/>
            <w:rtl/>
            <w:lang w:eastAsia="he-IL"/>
            <w:rPrChange w:id="1136" w:author="Avi Cohen" w:date="2020-07-26T14:30:00Z">
              <w:rPr>
                <w:rFonts w:ascii="Times New Roman" w:eastAsia="Times New Roman" w:hAnsi="Times New Roman" w:cs="David"/>
                <w:b/>
                <w:bCs/>
                <w:sz w:val="20"/>
                <w:szCs w:val="24"/>
                <w:rtl/>
                <w:lang w:eastAsia="he-IL"/>
              </w:rPr>
            </w:rPrChange>
          </w:rPr>
          <w:t xml:space="preserve">. </w:t>
        </w:r>
      </w:ins>
    </w:p>
    <w:p w14:paraId="343CCE4F" w14:textId="15719B1B" w:rsidR="005807A5" w:rsidRPr="00700E5D" w:rsidRDefault="00F73029">
      <w:pPr>
        <w:widowControl w:val="0"/>
        <w:spacing w:before="0" w:beforeAutospacing="0" w:after="0" w:afterAutospacing="0" w:line="240" w:lineRule="auto"/>
        <w:ind w:left="1223" w:hanging="425"/>
        <w:jc w:val="both"/>
        <w:rPr>
          <w:ins w:id="1137" w:author="Avi Cohen" w:date="2020-07-12T16:36:00Z"/>
          <w:rFonts w:ascii="Times New Roman" w:eastAsia="Times New Roman" w:hAnsi="Times New Roman" w:cs="David"/>
          <w:sz w:val="20"/>
          <w:szCs w:val="24"/>
          <w:rtl/>
          <w:lang w:eastAsia="he-IL"/>
        </w:rPr>
        <w:pPrChange w:id="1138" w:author="Avi Cohen" w:date="2020-10-19T15:45:00Z">
          <w:pPr>
            <w:widowControl w:val="0"/>
            <w:spacing w:before="0" w:beforeAutospacing="0" w:after="0" w:afterAutospacing="0" w:line="240" w:lineRule="auto"/>
            <w:ind w:left="1223" w:hanging="425"/>
            <w:jc w:val="both"/>
          </w:pPr>
        </w:pPrChange>
      </w:pPr>
      <w:ins w:id="1139" w:author="Avi Cohen" w:date="2020-10-19T12:48:00Z">
        <w:r>
          <w:rPr>
            <w:rFonts w:ascii="Times New Roman" w:eastAsia="Times New Roman" w:hAnsi="Times New Roman" w:cs="David" w:hint="cs"/>
            <w:sz w:val="20"/>
            <w:szCs w:val="24"/>
            <w:rtl/>
            <w:lang w:eastAsia="he-IL"/>
          </w:rPr>
          <w:t>מבני</w:t>
        </w:r>
      </w:ins>
      <w:ins w:id="1140" w:author="Avi Cohen" w:date="2020-10-19T15:45:00Z">
        <w:r>
          <w:rPr>
            <w:rFonts w:ascii="Times New Roman" w:eastAsia="Times New Roman" w:hAnsi="Times New Roman" w:cs="David" w:hint="cs"/>
            <w:sz w:val="20"/>
            <w:szCs w:val="24"/>
            <w:rtl/>
            <w:lang w:eastAsia="he-IL"/>
          </w:rPr>
          <w:t xml:space="preserve">ם טכניים </w:t>
        </w:r>
      </w:ins>
      <w:ins w:id="1141" w:author="Avi Cohen" w:date="2020-10-19T12:49:00Z">
        <w:r w:rsidR="005807A5">
          <w:rPr>
            <w:rFonts w:ascii="Times New Roman" w:eastAsia="Times New Roman" w:hAnsi="Times New Roman" w:cs="David" w:hint="cs"/>
            <w:sz w:val="20"/>
            <w:szCs w:val="24"/>
            <w:rtl/>
            <w:lang w:eastAsia="he-IL"/>
          </w:rPr>
          <w:t xml:space="preserve"> מחוץ למגרשים בפיתוח אשר נדרש להגיש בגינם היתרים בנפרד למבנים </w:t>
        </w:r>
        <w:r w:rsidR="005807A5">
          <w:rPr>
            <w:rFonts w:ascii="Times New Roman" w:eastAsia="Times New Roman" w:hAnsi="Times New Roman" w:cs="David"/>
            <w:sz w:val="20"/>
            <w:szCs w:val="24"/>
            <w:rtl/>
            <w:lang w:eastAsia="he-IL"/>
          </w:rPr>
          <w:t>–</w:t>
        </w:r>
        <w:r w:rsidR="005807A5">
          <w:rPr>
            <w:rFonts w:ascii="Times New Roman" w:eastAsia="Times New Roman" w:hAnsi="Times New Roman" w:cs="David" w:hint="cs"/>
            <w:sz w:val="20"/>
            <w:szCs w:val="24"/>
            <w:rtl/>
            <w:lang w:eastAsia="he-IL"/>
          </w:rPr>
          <w:t xml:space="preserve"> ישולם שכ"ט של 10,000 ₪ לחד"ט / מבנה טכני .</w:t>
        </w:r>
      </w:ins>
    </w:p>
    <w:p w14:paraId="3600CEF0" w14:textId="77777777" w:rsidR="005F4993" w:rsidRDefault="005F4993">
      <w:pPr>
        <w:widowControl w:val="0"/>
        <w:spacing w:before="0" w:beforeAutospacing="0" w:after="0" w:afterAutospacing="0" w:line="240" w:lineRule="auto"/>
        <w:ind w:left="1223" w:hanging="425"/>
        <w:jc w:val="both"/>
        <w:rPr>
          <w:ins w:id="1142" w:author="Avi Cohen" w:date="2020-09-21T14:47:00Z"/>
          <w:rFonts w:ascii="Times New Roman" w:eastAsia="Times New Roman" w:hAnsi="Times New Roman" w:cs="David"/>
          <w:sz w:val="20"/>
          <w:szCs w:val="24"/>
          <w:rtl/>
          <w:lang w:eastAsia="he-IL"/>
        </w:rPr>
        <w:pPrChange w:id="1143" w:author="Avi Cohen" w:date="2020-06-25T12:09:00Z">
          <w:pPr>
            <w:widowControl w:val="0"/>
            <w:spacing w:before="0" w:beforeAutospacing="0" w:after="0" w:afterAutospacing="0" w:line="240" w:lineRule="auto"/>
            <w:ind w:left="1223" w:hanging="425"/>
            <w:jc w:val="both"/>
          </w:pPr>
        </w:pPrChange>
      </w:pPr>
    </w:p>
    <w:p w14:paraId="32DA891C" w14:textId="046B5DF0" w:rsidR="00F66988" w:rsidRPr="00B27B4C" w:rsidDel="005807A5" w:rsidRDefault="00F66988">
      <w:pPr>
        <w:widowControl w:val="0"/>
        <w:spacing w:before="0" w:beforeAutospacing="0" w:after="0" w:afterAutospacing="0" w:line="240" w:lineRule="auto"/>
        <w:ind w:left="1223" w:hanging="425"/>
        <w:jc w:val="both"/>
        <w:rPr>
          <w:del w:id="1144" w:author="Avi Cohen" w:date="2020-10-19T12:49:00Z"/>
          <w:rFonts w:ascii="Times New Roman" w:eastAsia="Times New Roman" w:hAnsi="Times New Roman" w:cs="David"/>
          <w:sz w:val="20"/>
          <w:szCs w:val="24"/>
          <w:rtl/>
          <w:lang w:eastAsia="he-IL"/>
        </w:rPr>
        <w:pPrChange w:id="1145" w:author="Avi Cohen" w:date="2020-09-21T14:49:00Z">
          <w:pPr>
            <w:widowControl w:val="0"/>
            <w:spacing w:before="0" w:beforeAutospacing="0" w:after="0" w:afterAutospacing="0" w:line="240" w:lineRule="auto"/>
            <w:ind w:left="1223" w:hanging="425"/>
            <w:jc w:val="both"/>
          </w:pPr>
        </w:pPrChange>
      </w:pPr>
    </w:p>
    <w:p w14:paraId="0085FEBA"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2F89E15D" w14:textId="37B147C3" w:rsidR="00B27B4C" w:rsidRPr="00B27B4C" w:rsidDel="00274663" w:rsidRDefault="00B27B4C" w:rsidP="00B27B4C">
      <w:pPr>
        <w:widowControl w:val="0"/>
        <w:spacing w:before="0" w:beforeAutospacing="0" w:after="0" w:afterAutospacing="0" w:line="240" w:lineRule="auto"/>
        <w:ind w:left="1509" w:hanging="789"/>
        <w:jc w:val="both"/>
        <w:rPr>
          <w:del w:id="1146" w:author="Avi Cohen" w:date="2020-06-25T12:11:00Z"/>
          <w:rFonts w:ascii="Times New Roman" w:eastAsia="Times New Roman" w:hAnsi="Times New Roman" w:cs="David"/>
          <w:sz w:val="20"/>
          <w:szCs w:val="24"/>
          <w:rtl/>
          <w:lang w:eastAsia="he-IL"/>
        </w:rPr>
      </w:pPr>
      <w:del w:id="1147" w:author="Avi Cohen" w:date="2020-06-25T12:11:00Z">
        <w:r w:rsidRPr="00B27B4C" w:rsidDel="00274663">
          <w:rPr>
            <w:rFonts w:ascii="Times New Roman" w:eastAsia="Times New Roman" w:hAnsi="Times New Roman" w:cs="David" w:hint="cs"/>
            <w:sz w:val="20"/>
            <w:szCs w:val="24"/>
            <w:rtl/>
            <w:lang w:eastAsia="he-IL"/>
          </w:rPr>
          <w:delText>בסעיף זה:</w:delText>
        </w:r>
      </w:del>
    </w:p>
    <w:p w14:paraId="579784AD" w14:textId="271AD54A" w:rsidR="00B27B4C" w:rsidRPr="00B27B4C" w:rsidDel="00274663" w:rsidRDefault="00B27B4C" w:rsidP="00B27B4C">
      <w:pPr>
        <w:widowControl w:val="0"/>
        <w:spacing w:before="0" w:beforeAutospacing="0" w:after="0" w:afterAutospacing="0" w:line="240" w:lineRule="auto"/>
        <w:ind w:left="720" w:hanging="789"/>
        <w:jc w:val="both"/>
        <w:rPr>
          <w:del w:id="1148" w:author="Avi Cohen" w:date="2020-06-25T12:11:00Z"/>
          <w:rFonts w:ascii="Times New Roman" w:eastAsia="Times New Roman" w:hAnsi="Times New Roman" w:cs="David"/>
          <w:sz w:val="20"/>
          <w:szCs w:val="24"/>
          <w:rtl/>
          <w:lang w:eastAsia="he-IL"/>
        </w:rPr>
      </w:pPr>
    </w:p>
    <w:p w14:paraId="6AC9C8A9" w14:textId="798DB191" w:rsidR="00B27B4C" w:rsidRPr="00B27B4C" w:rsidDel="00274663" w:rsidRDefault="00B27B4C" w:rsidP="00B27B4C">
      <w:pPr>
        <w:widowControl w:val="0"/>
        <w:spacing w:before="0" w:beforeAutospacing="0" w:after="0" w:afterAutospacing="0" w:line="240" w:lineRule="auto"/>
        <w:ind w:left="720" w:hanging="789"/>
        <w:jc w:val="both"/>
        <w:rPr>
          <w:del w:id="1149" w:author="Avi Cohen" w:date="2020-06-25T12:11:00Z"/>
          <w:rFonts w:ascii="Times New Roman" w:eastAsia="Times New Roman" w:hAnsi="Times New Roman" w:cs="David"/>
          <w:sz w:val="20"/>
          <w:szCs w:val="24"/>
          <w:rtl/>
          <w:lang w:eastAsia="he-IL"/>
        </w:rPr>
      </w:pPr>
      <w:del w:id="1150" w:author="Avi Cohen" w:date="2020-06-25T12:11:00Z">
        <w:r w:rsidRPr="00B27B4C" w:rsidDel="00274663">
          <w:rPr>
            <w:rFonts w:ascii="Times New Roman" w:eastAsia="Times New Roman" w:hAnsi="Times New Roman" w:cs="David" w:hint="cs"/>
            <w:sz w:val="20"/>
            <w:szCs w:val="24"/>
            <w:rtl/>
            <w:lang w:eastAsia="he-IL"/>
          </w:rPr>
          <w:tab/>
          <w:delText xml:space="preserve">מבנה ראשוני </w:delText>
        </w:r>
        <w:r w:rsidRPr="00B27B4C" w:rsidDel="00274663">
          <w:rPr>
            <w:rFonts w:ascii="Times New Roman" w:eastAsia="Times New Roman" w:hAnsi="Times New Roman" w:cs="David"/>
            <w:sz w:val="20"/>
            <w:szCs w:val="24"/>
            <w:lang w:eastAsia="he-IL"/>
          </w:rPr>
          <w:delText>–</w:delText>
        </w:r>
        <w:r w:rsidRPr="00B27B4C" w:rsidDel="00274663">
          <w:rPr>
            <w:rFonts w:ascii="Times New Roman" w:eastAsia="Times New Roman" w:hAnsi="Times New Roman" w:cs="David" w:hint="cs"/>
            <w:sz w:val="20"/>
            <w:szCs w:val="24"/>
            <w:rtl/>
            <w:lang w:eastAsia="he-IL"/>
          </w:rPr>
          <w:delTex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delText>
        </w:r>
      </w:del>
    </w:p>
    <w:p w14:paraId="5A23DB74" w14:textId="4BE1FCF0" w:rsidR="00B27B4C" w:rsidRPr="00B27B4C" w:rsidDel="00274663" w:rsidRDefault="00B27B4C" w:rsidP="00B27B4C">
      <w:pPr>
        <w:widowControl w:val="0"/>
        <w:spacing w:before="0" w:beforeAutospacing="0" w:after="0" w:afterAutospacing="0" w:line="240" w:lineRule="auto"/>
        <w:ind w:left="720" w:hanging="789"/>
        <w:jc w:val="both"/>
        <w:rPr>
          <w:del w:id="1151" w:author="Avi Cohen" w:date="2020-06-25T12:11:00Z"/>
          <w:rFonts w:ascii="Times New Roman" w:eastAsia="Times New Roman" w:hAnsi="Times New Roman" w:cs="David"/>
          <w:sz w:val="20"/>
          <w:szCs w:val="24"/>
          <w:rtl/>
          <w:lang w:eastAsia="he-IL"/>
        </w:rPr>
      </w:pPr>
    </w:p>
    <w:p w14:paraId="2CA6C5E3" w14:textId="53A32B7C" w:rsidR="00B27B4C" w:rsidRPr="00B27B4C" w:rsidDel="00274663" w:rsidRDefault="00B27B4C" w:rsidP="00B27B4C">
      <w:pPr>
        <w:widowControl w:val="0"/>
        <w:spacing w:before="0" w:beforeAutospacing="0" w:after="0" w:afterAutospacing="0" w:line="240" w:lineRule="auto"/>
        <w:ind w:left="720" w:hanging="789"/>
        <w:jc w:val="both"/>
        <w:rPr>
          <w:del w:id="1152" w:author="Avi Cohen" w:date="2020-06-25T12:11:00Z"/>
          <w:rFonts w:ascii="Times New Roman" w:eastAsia="Times New Roman" w:hAnsi="Times New Roman" w:cs="David"/>
          <w:sz w:val="20"/>
          <w:szCs w:val="24"/>
          <w:rtl/>
          <w:lang w:eastAsia="he-IL"/>
        </w:rPr>
      </w:pPr>
      <w:del w:id="1153" w:author="Avi Cohen" w:date="2020-06-25T12:11:00Z">
        <w:r w:rsidRPr="00B27B4C" w:rsidDel="00274663">
          <w:rPr>
            <w:rFonts w:ascii="Times New Roman" w:eastAsia="Times New Roman" w:hAnsi="Times New Roman" w:cs="David" w:hint="cs"/>
            <w:sz w:val="20"/>
            <w:szCs w:val="24"/>
            <w:rtl/>
            <w:lang w:eastAsia="he-IL"/>
          </w:rPr>
          <w:tab/>
          <w:delText xml:space="preserve">מבנה חוזר </w:delText>
        </w:r>
        <w:r w:rsidRPr="00B27B4C" w:rsidDel="00274663">
          <w:rPr>
            <w:rFonts w:ascii="Times New Roman" w:eastAsia="Times New Roman" w:hAnsi="Times New Roman" w:cs="David"/>
            <w:sz w:val="20"/>
            <w:szCs w:val="24"/>
            <w:lang w:eastAsia="he-IL"/>
          </w:rPr>
          <w:delText>–</w:delText>
        </w:r>
        <w:r w:rsidRPr="00B27B4C" w:rsidDel="00274663">
          <w:rPr>
            <w:rFonts w:ascii="Times New Roman" w:eastAsia="Times New Roman" w:hAnsi="Times New Roman" w:cs="David" w:hint="cs"/>
            <w:sz w:val="20"/>
            <w:szCs w:val="24"/>
            <w:rtl/>
            <w:lang w:eastAsia="he-IL"/>
          </w:rPr>
          <w:delTex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delText>
        </w:r>
      </w:del>
    </w:p>
    <w:p w14:paraId="150259A7" w14:textId="561A3706" w:rsidR="00B27B4C" w:rsidRPr="00B27B4C" w:rsidDel="00274663" w:rsidRDefault="00B27B4C" w:rsidP="00B27B4C">
      <w:pPr>
        <w:widowControl w:val="0"/>
        <w:spacing w:before="0" w:beforeAutospacing="0" w:after="0" w:afterAutospacing="0" w:line="240" w:lineRule="auto"/>
        <w:ind w:left="360" w:right="515"/>
        <w:jc w:val="both"/>
        <w:rPr>
          <w:del w:id="1154" w:author="Avi Cohen" w:date="2020-06-25T12:11:00Z"/>
          <w:rFonts w:ascii="Times New Roman" w:eastAsia="Times New Roman" w:hAnsi="Times New Roman" w:cs="David"/>
          <w:sz w:val="20"/>
          <w:szCs w:val="24"/>
          <w:rtl/>
          <w:lang w:eastAsia="he-IL"/>
        </w:rPr>
      </w:pPr>
      <w:del w:id="1155" w:author="Avi Cohen" w:date="2020-06-25T12:11:00Z">
        <w:r w:rsidRPr="00B27B4C" w:rsidDel="00274663">
          <w:rPr>
            <w:rFonts w:ascii="Times New Roman" w:eastAsia="Times New Roman" w:hAnsi="Times New Roman" w:cs="David" w:hint="cs"/>
            <w:sz w:val="20"/>
            <w:szCs w:val="24"/>
            <w:rtl/>
            <w:lang w:eastAsia="he-IL"/>
          </w:rPr>
          <w:tab/>
        </w:r>
      </w:del>
    </w:p>
    <w:p w14:paraId="16361A63" w14:textId="27C033CE" w:rsidR="00B27B4C" w:rsidRPr="00877539" w:rsidRDefault="00B27B4C"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highlight w:val="yellow"/>
          <w:lang w:eastAsia="he-IL"/>
          <w:rPrChange w:id="1156" w:author="Avi Cohen" w:date="2020-06-25T12:16:00Z">
            <w:rPr>
              <w:rFonts w:ascii="Times New Roman" w:eastAsia="Times New Roman" w:hAnsi="Times New Roman" w:cs="David"/>
              <w:sz w:val="24"/>
              <w:szCs w:val="24"/>
              <w:lang w:eastAsia="he-IL"/>
            </w:rPr>
          </w:rPrChange>
        </w:rPr>
      </w:pPr>
      <w:r w:rsidRPr="00B27B4C">
        <w:rPr>
          <w:rFonts w:ascii="Times New Roman" w:eastAsia="Times New Roman" w:hAnsi="Times New Roman" w:cs="David" w:hint="cs"/>
          <w:sz w:val="20"/>
          <w:szCs w:val="24"/>
          <w:rtl/>
          <w:lang w:eastAsia="he-IL"/>
        </w:rPr>
        <w:t>הסכום המפורט בסעיף</w:t>
      </w:r>
      <w:del w:id="1157" w:author="Avi Cohen" w:date="2020-08-12T12:48:00Z">
        <w:r w:rsidRPr="00B27B4C" w:rsidDel="00D814A3">
          <w:rPr>
            <w:rFonts w:ascii="Times New Roman" w:eastAsia="Times New Roman" w:hAnsi="Times New Roman" w:cs="David" w:hint="cs"/>
            <w:sz w:val="20"/>
            <w:szCs w:val="24"/>
            <w:rtl/>
            <w:lang w:eastAsia="he-IL"/>
          </w:rPr>
          <w:delText xml:space="preserve"> 1.1</w:delText>
        </w:r>
      </w:del>
      <w:r w:rsidRPr="00B27B4C">
        <w:rPr>
          <w:rFonts w:ascii="Times New Roman" w:eastAsia="Times New Roman" w:hAnsi="Times New Roman" w:cs="David" w:hint="cs"/>
          <w:sz w:val="20"/>
          <w:szCs w:val="24"/>
          <w:rtl/>
          <w:lang w:eastAsia="he-IL"/>
        </w:rPr>
        <w:t xml:space="preserve"> </w:t>
      </w:r>
      <w:ins w:id="1158" w:author="Avi Cohen" w:date="2020-08-12T12:48:00Z">
        <w:r w:rsidR="00D814A3">
          <w:rPr>
            <w:rFonts w:ascii="Times New Roman" w:eastAsia="Times New Roman" w:hAnsi="Times New Roman" w:cs="David" w:hint="cs"/>
            <w:sz w:val="20"/>
            <w:szCs w:val="24"/>
            <w:rtl/>
            <w:lang w:eastAsia="he-IL"/>
          </w:rPr>
          <w:t xml:space="preserve">1 </w:t>
        </w:r>
      </w:ins>
      <w:r w:rsidRPr="00B27B4C">
        <w:rPr>
          <w:rFonts w:ascii="Times New Roman" w:eastAsia="Times New Roman" w:hAnsi="Times New Roman" w:cs="David" w:hint="cs"/>
          <w:sz w:val="20"/>
          <w:szCs w:val="24"/>
          <w:rtl/>
          <w:lang w:eastAsia="he-IL"/>
        </w:rPr>
        <w:t xml:space="preserve">לעיל יהיה </w:t>
      </w:r>
      <w:r w:rsidRPr="003214B1">
        <w:rPr>
          <w:rFonts w:ascii="Times New Roman" w:eastAsia="Times New Roman" w:hAnsi="Times New Roman" w:cs="David" w:hint="eastAsia"/>
          <w:b/>
          <w:bCs/>
          <w:sz w:val="20"/>
          <w:szCs w:val="24"/>
          <w:rtl/>
          <w:lang w:eastAsia="he-IL"/>
          <w:rPrChange w:id="1159" w:author="Avi Cohen" w:date="2020-10-19T15:51:00Z">
            <w:rPr>
              <w:rFonts w:ascii="Times New Roman" w:eastAsia="Times New Roman" w:hAnsi="Times New Roman" w:cs="David" w:hint="eastAsia"/>
              <w:sz w:val="20"/>
              <w:szCs w:val="24"/>
              <w:rtl/>
              <w:lang w:eastAsia="he-IL"/>
            </w:rPr>
          </w:rPrChange>
        </w:rPr>
        <w:t>צמוד</w:t>
      </w:r>
      <w:r w:rsidRPr="003214B1">
        <w:rPr>
          <w:rFonts w:ascii="Times New Roman" w:eastAsia="Times New Roman" w:hAnsi="Times New Roman" w:cs="David"/>
          <w:b/>
          <w:bCs/>
          <w:sz w:val="20"/>
          <w:szCs w:val="24"/>
          <w:rtl/>
          <w:lang w:eastAsia="he-IL"/>
          <w:rPrChange w:id="1160" w:author="Avi Cohen" w:date="2020-10-19T15:51:00Z">
            <w:rPr>
              <w:rFonts w:ascii="Times New Roman" w:eastAsia="Times New Roman" w:hAnsi="Times New Roman" w:cs="David"/>
              <w:sz w:val="20"/>
              <w:szCs w:val="24"/>
              <w:rtl/>
              <w:lang w:eastAsia="he-IL"/>
            </w:rPr>
          </w:rPrChange>
        </w:rPr>
        <w:t xml:space="preserve"> </w:t>
      </w:r>
      <w:r w:rsidRPr="003214B1">
        <w:rPr>
          <w:rFonts w:ascii="Times New Roman" w:eastAsia="Times New Roman" w:hAnsi="Times New Roman" w:cs="David" w:hint="eastAsia"/>
          <w:b/>
          <w:bCs/>
          <w:sz w:val="20"/>
          <w:szCs w:val="24"/>
          <w:rtl/>
          <w:lang w:eastAsia="he-IL"/>
          <w:rPrChange w:id="1161" w:author="Avi Cohen" w:date="2020-10-19T15:51:00Z">
            <w:rPr>
              <w:rFonts w:ascii="Times New Roman" w:eastAsia="Times New Roman" w:hAnsi="Times New Roman" w:cs="David" w:hint="eastAsia"/>
              <w:sz w:val="20"/>
              <w:szCs w:val="24"/>
              <w:rtl/>
              <w:lang w:eastAsia="he-IL"/>
            </w:rPr>
          </w:rPrChange>
        </w:rPr>
        <w:t>ל</w:t>
      </w:r>
      <w:sdt>
        <w:sdtPr>
          <w:rPr>
            <w:rFonts w:ascii="Times New Roman" w:eastAsia="Times New Roman" w:hAnsi="Times New Roman" w:cs="David" w:hint="cs"/>
            <w:b/>
            <w:bCs/>
            <w:color w:val="008000"/>
            <w:sz w:val="24"/>
            <w:szCs w:val="24"/>
            <w:rtl/>
          </w:rPr>
          <w:alias w:val="סוג מדד כותרת"/>
          <w:tag w:val="cntMadadTypeTitle"/>
          <w:id w:val="1394936735"/>
          <w:placeholder>
            <w:docPart w:val="8A1FF8E09B7C4E439BA2096A006BCA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162" w:author="Avi Cohen" w:date="2020-06-25T11:59:00Z">
            <w:r w:rsidR="009E2792" w:rsidRPr="003214B1">
              <w:rPr>
                <w:rFonts w:ascii="Times New Roman" w:eastAsia="Times New Roman" w:hAnsi="Times New Roman" w:cs="David" w:hint="eastAsia"/>
                <w:b/>
                <w:bCs/>
                <w:color w:val="008000"/>
                <w:sz w:val="24"/>
                <w:szCs w:val="24"/>
                <w:rtl/>
                <w:rPrChange w:id="1163" w:author="Avi Cohen" w:date="2020-10-19T15:51:00Z">
                  <w:rPr>
                    <w:rFonts w:ascii="Times New Roman" w:eastAsia="Times New Roman" w:hAnsi="Times New Roman" w:cs="David" w:hint="eastAsia"/>
                    <w:color w:val="008000"/>
                    <w:sz w:val="24"/>
                    <w:szCs w:val="24"/>
                    <w:rtl/>
                  </w:rPr>
                </w:rPrChange>
              </w:rPr>
              <w:t>מדד</w:t>
            </w:r>
            <w:r w:rsidR="009E2792" w:rsidRPr="003214B1">
              <w:rPr>
                <w:rFonts w:ascii="Times New Roman" w:eastAsia="Times New Roman" w:hAnsi="Times New Roman" w:cs="David"/>
                <w:b/>
                <w:bCs/>
                <w:color w:val="008000"/>
                <w:sz w:val="24"/>
                <w:szCs w:val="24"/>
                <w:rtl/>
                <w:rPrChange w:id="1164" w:author="Avi Cohen" w:date="2020-10-19T15:51:00Z">
                  <w:rPr>
                    <w:rFonts w:ascii="Times New Roman" w:eastAsia="Times New Roman" w:hAnsi="Times New Roman" w:cs="David"/>
                    <w:color w:val="008000"/>
                    <w:sz w:val="24"/>
                    <w:szCs w:val="24"/>
                    <w:rtl/>
                  </w:rPr>
                </w:rPrChange>
              </w:rPr>
              <w:t xml:space="preserve"> </w:t>
            </w:r>
            <w:r w:rsidR="009E2792" w:rsidRPr="003214B1">
              <w:rPr>
                <w:rFonts w:ascii="Times New Roman" w:eastAsia="Times New Roman" w:hAnsi="Times New Roman" w:cs="David" w:hint="eastAsia"/>
                <w:b/>
                <w:bCs/>
                <w:color w:val="008000"/>
                <w:sz w:val="24"/>
                <w:szCs w:val="24"/>
                <w:rtl/>
                <w:rPrChange w:id="1165" w:author="Avi Cohen" w:date="2020-10-19T15:51:00Z">
                  <w:rPr>
                    <w:rFonts w:ascii="Times New Roman" w:eastAsia="Times New Roman" w:hAnsi="Times New Roman" w:cs="David" w:hint="eastAsia"/>
                    <w:color w:val="008000"/>
                    <w:sz w:val="24"/>
                    <w:szCs w:val="24"/>
                    <w:rtl/>
                  </w:rPr>
                </w:rPrChange>
              </w:rPr>
              <w:t>המחירים</w:t>
            </w:r>
            <w:r w:rsidR="009E2792" w:rsidRPr="003214B1">
              <w:rPr>
                <w:rFonts w:ascii="Times New Roman" w:eastAsia="Times New Roman" w:hAnsi="Times New Roman" w:cs="David"/>
                <w:b/>
                <w:bCs/>
                <w:color w:val="008000"/>
                <w:sz w:val="24"/>
                <w:szCs w:val="24"/>
                <w:rtl/>
                <w:rPrChange w:id="1166" w:author="Avi Cohen" w:date="2020-10-19T15:51:00Z">
                  <w:rPr>
                    <w:rFonts w:ascii="Times New Roman" w:eastAsia="Times New Roman" w:hAnsi="Times New Roman" w:cs="David"/>
                    <w:color w:val="008000"/>
                    <w:sz w:val="24"/>
                    <w:szCs w:val="24"/>
                    <w:rtl/>
                  </w:rPr>
                </w:rPrChange>
              </w:rPr>
              <w:t xml:space="preserve"> </w:t>
            </w:r>
            <w:r w:rsidR="009E2792" w:rsidRPr="003214B1">
              <w:rPr>
                <w:rFonts w:ascii="Times New Roman" w:eastAsia="Times New Roman" w:hAnsi="Times New Roman" w:cs="David" w:hint="eastAsia"/>
                <w:b/>
                <w:bCs/>
                <w:color w:val="008000"/>
                <w:sz w:val="24"/>
                <w:szCs w:val="24"/>
                <w:rtl/>
                <w:rPrChange w:id="1167" w:author="Avi Cohen" w:date="2020-10-19T15:51:00Z">
                  <w:rPr>
                    <w:rFonts w:ascii="Times New Roman" w:eastAsia="Times New Roman" w:hAnsi="Times New Roman" w:cs="David" w:hint="eastAsia"/>
                    <w:color w:val="008000"/>
                    <w:sz w:val="24"/>
                    <w:szCs w:val="24"/>
                    <w:rtl/>
                  </w:rPr>
                </w:rPrChange>
              </w:rPr>
              <w:t>לצרכן</w:t>
            </w:r>
          </w:ins>
        </w:sdtContent>
      </w:sdt>
      <w:r w:rsidRPr="003214B1">
        <w:rPr>
          <w:rFonts w:ascii="Times New Roman" w:eastAsia="Times New Roman" w:hAnsi="Times New Roman" w:cs="David"/>
          <w:b/>
          <w:bCs/>
          <w:color w:val="008000"/>
          <w:sz w:val="24"/>
          <w:szCs w:val="24"/>
          <w:rtl/>
          <w:rPrChange w:id="1168" w:author="Avi Cohen" w:date="2020-10-19T15:51:00Z">
            <w:rPr>
              <w:rFonts w:ascii="Times New Roman" w:eastAsia="Times New Roman" w:hAnsi="Times New Roman" w:cs="David"/>
              <w:color w:val="008000"/>
              <w:sz w:val="24"/>
              <w:szCs w:val="24"/>
              <w:rtl/>
            </w:rPr>
          </w:rPrChange>
        </w:rPr>
        <w:br/>
      </w:r>
      <w:sdt>
        <w:sdtPr>
          <w:rPr>
            <w:rFonts w:ascii="Times New Roman" w:eastAsia="Times New Roman" w:hAnsi="Times New Roman" w:cs="David" w:hint="cs"/>
            <w:b/>
            <w:bCs/>
            <w:color w:val="008000"/>
            <w:sz w:val="24"/>
            <w:szCs w:val="24"/>
            <w:highlight w:val="yellow"/>
            <w:rtl/>
          </w:rPr>
          <w:alias w:val="מדד בגין/ידוע - כותרת"/>
          <w:tag w:val="cntIsKnownTitle"/>
          <w:id w:val="1149088069"/>
          <w:placeholder>
            <w:docPart w:val="7E88FD9D4A894B78AE2B3CA0B0E374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1169" w:author="Avi Cohen" w:date="2020-07-12T16:20:00Z">
            <w:r w:rsidR="00E33E82" w:rsidRPr="003214B1">
              <w:rPr>
                <w:rFonts w:ascii="Times New Roman" w:eastAsia="Times New Roman" w:hAnsi="Times New Roman" w:cs="David" w:hint="eastAsia"/>
                <w:b/>
                <w:bCs/>
                <w:color w:val="008000"/>
                <w:sz w:val="24"/>
                <w:szCs w:val="24"/>
                <w:highlight w:val="yellow"/>
                <w:rtl/>
                <w:rPrChange w:id="1170" w:author="Avi Cohen" w:date="2020-10-19T15:51:00Z">
                  <w:rPr>
                    <w:rFonts w:ascii="Times New Roman" w:eastAsia="Times New Roman" w:hAnsi="Times New Roman" w:cs="David" w:hint="eastAsia"/>
                    <w:color w:val="008000"/>
                    <w:sz w:val="24"/>
                    <w:szCs w:val="24"/>
                    <w:highlight w:val="yellow"/>
                    <w:rtl/>
                  </w:rPr>
                </w:rPrChange>
              </w:rPr>
              <w:t>בגין</w:t>
            </w:r>
          </w:ins>
        </w:sdtContent>
      </w:sdt>
      <w:r w:rsidRPr="003214B1">
        <w:rPr>
          <w:rFonts w:ascii="Times New Roman" w:eastAsia="Times New Roman" w:hAnsi="Times New Roman" w:cs="David"/>
          <w:b/>
          <w:bCs/>
          <w:color w:val="008000"/>
          <w:sz w:val="24"/>
          <w:szCs w:val="24"/>
          <w:highlight w:val="yellow"/>
          <w:rtl/>
          <w:rPrChange w:id="1171" w:author="Avi Cohen" w:date="2020-10-19T15:51:00Z">
            <w:rPr>
              <w:rFonts w:ascii="Times New Roman" w:eastAsia="Times New Roman" w:hAnsi="Times New Roman" w:cs="David"/>
              <w:color w:val="008000"/>
              <w:sz w:val="24"/>
              <w:szCs w:val="24"/>
              <w:rtl/>
            </w:rPr>
          </w:rPrChange>
        </w:rPr>
        <w:t xml:space="preserve"> </w:t>
      </w:r>
      <w:sdt>
        <w:sdtPr>
          <w:rPr>
            <w:rFonts w:ascii="Times New Roman" w:eastAsia="Times New Roman" w:hAnsi="Times New Roman" w:cs="David" w:hint="cs"/>
            <w:b/>
            <w:bCs/>
            <w:color w:val="008000"/>
            <w:sz w:val="24"/>
            <w:szCs w:val="24"/>
            <w:highlight w:val="yellow"/>
            <w:rtl/>
          </w:rPr>
          <w:alias w:val="מדד בסיס"/>
          <w:tag w:val="cntMadadBase"/>
          <w:id w:val="1021983075"/>
          <w:placeholder>
            <w:docPart w:val="F37BF645784A4FBB8CB2604D72F44C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07-10T00:00:00Z">
            <w:dateFormat w:val="dd/MM/yyyy"/>
            <w:lid w:val="he-IL"/>
            <w:storeMappedDataAs w:val="dateTime"/>
            <w:calendar w:val="gregorian"/>
          </w:date>
        </w:sdtPr>
        <w:sdtContent>
          <w:ins w:id="1172" w:author="Avi Cohen" w:date="2020-07-12T16:20:00Z">
            <w:r w:rsidR="00E33E82" w:rsidRPr="003214B1">
              <w:rPr>
                <w:rFonts w:ascii="Times New Roman" w:eastAsia="Times New Roman" w:hAnsi="Times New Roman" w:cs="David" w:hint="eastAsia"/>
                <w:b/>
                <w:bCs/>
                <w:color w:val="008000"/>
                <w:sz w:val="24"/>
                <w:szCs w:val="24"/>
                <w:highlight w:val="yellow"/>
                <w:rtl/>
                <w:rPrChange w:id="1173" w:author="Avi Cohen" w:date="2020-10-19T15:51:00Z">
                  <w:rPr>
                    <w:rFonts w:ascii="Times New Roman" w:eastAsia="Times New Roman" w:hAnsi="Times New Roman" w:cs="David" w:hint="eastAsia"/>
                    <w:color w:val="008000"/>
                    <w:sz w:val="24"/>
                    <w:szCs w:val="24"/>
                    <w:highlight w:val="yellow"/>
                    <w:rtl/>
                  </w:rPr>
                </w:rPrChange>
              </w:rPr>
              <w:t>‏</w:t>
            </w:r>
            <w:r w:rsidR="00E33E82" w:rsidRPr="003214B1">
              <w:rPr>
                <w:rFonts w:ascii="Times New Roman" w:eastAsia="Times New Roman" w:hAnsi="Times New Roman" w:cs="David"/>
                <w:b/>
                <w:bCs/>
                <w:color w:val="008000"/>
                <w:sz w:val="24"/>
                <w:szCs w:val="24"/>
                <w:highlight w:val="yellow"/>
                <w:rtl/>
                <w:rPrChange w:id="1174" w:author="Avi Cohen" w:date="2020-10-19T15:51:00Z">
                  <w:rPr>
                    <w:rFonts w:ascii="Times New Roman" w:eastAsia="Times New Roman" w:hAnsi="Times New Roman" w:cs="David"/>
                    <w:color w:val="008000"/>
                    <w:sz w:val="24"/>
                    <w:szCs w:val="24"/>
                    <w:highlight w:val="yellow"/>
                    <w:rtl/>
                  </w:rPr>
                </w:rPrChange>
              </w:rPr>
              <w:t>10/07/2019</w:t>
            </w:r>
          </w:ins>
        </w:sdtContent>
      </w:sdt>
      <w:r w:rsidRPr="00877539">
        <w:rPr>
          <w:rFonts w:ascii="Times New Roman" w:eastAsia="Times New Roman" w:hAnsi="Times New Roman" w:cs="David"/>
          <w:sz w:val="24"/>
          <w:szCs w:val="24"/>
          <w:highlight w:val="yellow"/>
          <w:rtl/>
          <w:rPrChange w:id="1175" w:author="Avi Cohen" w:date="2020-06-25T12:16:00Z">
            <w:rPr>
              <w:rFonts w:ascii="Times New Roman" w:eastAsia="Times New Roman" w:hAnsi="Times New Roman" w:cs="David"/>
              <w:sz w:val="24"/>
              <w:szCs w:val="24"/>
              <w:rtl/>
            </w:rPr>
          </w:rPrChange>
        </w:rPr>
        <w:t xml:space="preserve"> </w:t>
      </w:r>
      <w:ins w:id="1176" w:author="Avi Cohen" w:date="2020-10-19T15:51:00Z">
        <w:r w:rsidR="00C34D9C">
          <w:rPr>
            <w:rFonts w:ascii="Times New Roman" w:eastAsia="Times New Roman" w:hAnsi="Times New Roman" w:cs="David" w:hint="cs"/>
            <w:sz w:val="24"/>
            <w:szCs w:val="24"/>
            <w:highlight w:val="yellow"/>
            <w:rtl/>
          </w:rPr>
          <w:t xml:space="preserve">   </w:t>
        </w:r>
      </w:ins>
      <w:r w:rsidRPr="00877539">
        <w:rPr>
          <w:rFonts w:ascii="Times New Roman" w:eastAsia="Times New Roman" w:hAnsi="Times New Roman" w:cs="David"/>
          <w:sz w:val="24"/>
          <w:szCs w:val="24"/>
          <w:highlight w:val="yellow"/>
          <w:rtl/>
          <w:rPrChange w:id="1177" w:author="Avi Cohen" w:date="2020-06-25T12:16:00Z">
            <w:rPr>
              <w:rFonts w:ascii="Times New Roman" w:eastAsia="Times New Roman" w:hAnsi="Times New Roman" w:cs="David"/>
              <w:sz w:val="24"/>
              <w:szCs w:val="24"/>
              <w:rtl/>
            </w:rPr>
          </w:rPrChange>
        </w:rPr>
        <w:t xml:space="preserve">(העומד על </w:t>
      </w:r>
      <w:sdt>
        <w:sdtPr>
          <w:rPr>
            <w:rFonts w:ascii="Times New Roman" w:eastAsia="Times New Roman" w:hAnsi="Times New Roman" w:cs="David" w:hint="cs"/>
            <w:color w:val="008000"/>
            <w:sz w:val="24"/>
            <w:szCs w:val="24"/>
            <w:highlight w:val="yellow"/>
            <w:rtl/>
          </w:rPr>
          <w:alias w:val="נקודות מדד"/>
          <w:tag w:val="cntMadadPoints"/>
          <w:id w:val="-217437650"/>
          <w:placeholder>
            <w:docPart w:val="44C123D9408C400DADA79C21767B17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1178" w:author="Avi Cohen" w:date="2020-07-12T16:20:00Z">
            <w:r w:rsidR="00E33E82">
              <w:rPr>
                <w:rFonts w:ascii="Times New Roman" w:eastAsia="Times New Roman" w:hAnsi="Times New Roman" w:cs="David" w:hint="cs"/>
                <w:color w:val="008000"/>
                <w:sz w:val="24"/>
                <w:szCs w:val="24"/>
                <w:highlight w:val="yellow"/>
                <w:rtl/>
              </w:rPr>
              <w:t>225.1206</w:t>
            </w:r>
          </w:ins>
        </w:sdtContent>
      </w:sdt>
      <w:r w:rsidRPr="00877539">
        <w:rPr>
          <w:rFonts w:ascii="Times New Roman" w:eastAsia="Times New Roman" w:hAnsi="Times New Roman" w:cs="David"/>
          <w:sz w:val="24"/>
          <w:szCs w:val="24"/>
          <w:highlight w:val="yellow"/>
          <w:rtl/>
          <w:rPrChange w:id="1179" w:author="Avi Cohen" w:date="2020-06-25T12:16:00Z">
            <w:rPr>
              <w:rFonts w:ascii="Times New Roman" w:eastAsia="Times New Roman" w:hAnsi="Times New Roman" w:cs="David"/>
              <w:sz w:val="24"/>
              <w:szCs w:val="24"/>
              <w:rtl/>
            </w:rPr>
          </w:rPrChange>
        </w:rPr>
        <w:t xml:space="preserve"> נקודות) </w:t>
      </w:r>
      <w:r w:rsidRPr="00877539">
        <w:rPr>
          <w:rFonts w:ascii="Times New Roman" w:eastAsia="Times New Roman" w:hAnsi="Times New Roman" w:cs="David"/>
          <w:sz w:val="24"/>
          <w:szCs w:val="24"/>
          <w:highlight w:val="yellow"/>
          <w:rtl/>
          <w:lang w:eastAsia="he-IL"/>
          <w:rPrChange w:id="1180" w:author="Avi Cohen" w:date="2020-06-25T12:16:00Z">
            <w:rPr>
              <w:rFonts w:ascii="Times New Roman" w:eastAsia="Times New Roman" w:hAnsi="Times New Roman" w:cs="David"/>
              <w:sz w:val="24"/>
              <w:szCs w:val="24"/>
              <w:rtl/>
              <w:lang w:eastAsia="he-IL"/>
            </w:rPr>
          </w:rPrChange>
        </w:rPr>
        <w:t xml:space="preserve"> עד למדד הידוע ביום הגשת כל חשבון.</w:t>
      </w:r>
    </w:p>
    <w:p w14:paraId="349EFCB7"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5251CD86"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27466DBD"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ECC041"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3C985A3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BCA2A07"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55BB28E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081D285F"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61A2810D"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23DC6EF"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705984B"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7CB02413"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C64DAE7" w14:textId="77777777" w:rsidR="00B27B4C" w:rsidRDefault="00B27B4C" w:rsidP="00B37B6C">
      <w:pPr>
        <w:widowControl w:val="0"/>
        <w:numPr>
          <w:ilvl w:val="0"/>
          <w:numId w:val="9"/>
        </w:numPr>
        <w:spacing w:before="0" w:beforeAutospacing="0" w:after="0" w:afterAutospacing="0" w:line="240" w:lineRule="auto"/>
        <w:jc w:val="both"/>
        <w:rPr>
          <w:ins w:id="1181" w:author="Avi Cohen" w:date="2020-08-06T16:23:00Z"/>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1376A122" w14:textId="77777777" w:rsidR="00C44FDC" w:rsidRDefault="00C44FDC">
      <w:pPr>
        <w:widowControl w:val="0"/>
        <w:spacing w:before="0" w:beforeAutospacing="0" w:after="0" w:afterAutospacing="0" w:line="240" w:lineRule="auto"/>
        <w:ind w:left="360"/>
        <w:jc w:val="both"/>
        <w:rPr>
          <w:ins w:id="1182" w:author="Avi Cohen" w:date="2020-08-06T15:52:00Z"/>
          <w:rFonts w:ascii="Times New Roman" w:eastAsia="Times New Roman" w:hAnsi="Times New Roman" w:cs="David"/>
          <w:sz w:val="20"/>
          <w:szCs w:val="24"/>
          <w:lang w:eastAsia="he-IL"/>
        </w:rPr>
        <w:pPrChange w:id="1183" w:author="Avi Cohen" w:date="2020-08-06T16:23:00Z">
          <w:pPr>
            <w:widowControl w:val="0"/>
            <w:numPr>
              <w:numId w:val="9"/>
            </w:numPr>
            <w:tabs>
              <w:tab w:val="num" w:pos="360"/>
            </w:tabs>
            <w:spacing w:before="0" w:beforeAutospacing="0" w:after="0" w:afterAutospacing="0" w:line="240" w:lineRule="auto"/>
            <w:ind w:left="360" w:hanging="360"/>
            <w:jc w:val="both"/>
          </w:pPr>
        </w:pPrChange>
      </w:pPr>
    </w:p>
    <w:p w14:paraId="271F69A9" w14:textId="4C5C3F1C" w:rsidR="00274DE0" w:rsidRPr="00B27B4C" w:rsidRDefault="00274DE0"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ins w:id="1184" w:author="Avi Cohen" w:date="2020-08-06T15:53:00Z">
        <w:r>
          <w:rPr>
            <w:rFonts w:ascii="Times New Roman" w:eastAsia="Times New Roman" w:hAnsi="Times New Roman" w:cs="David" w:hint="cs"/>
            <w:sz w:val="20"/>
            <w:szCs w:val="24"/>
            <w:rtl/>
            <w:lang w:eastAsia="he-IL"/>
          </w:rPr>
          <w:t>כל תשלום מותנה בהמצאת "אישור עריכת ביטוחים" התקף למועד הגשת החשבון.</w:t>
        </w:r>
      </w:ins>
    </w:p>
    <w:p w14:paraId="142E75E9" w14:textId="77777777" w:rsidR="00B27B4C" w:rsidRPr="00B27B4C" w:rsidRDefault="00B27B4C" w:rsidP="00B37B6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556E22A4" w14:textId="77777777" w:rsidR="00B27B4C" w:rsidRPr="00B27B4C" w:rsidRDefault="00B27B4C" w:rsidP="006C74EA">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7D33D3D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48535013"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F33C8BC"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40A8BA5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01D14F" w14:textId="5ECA3D10" w:rsidR="00B27B4C" w:rsidRPr="00B27B4C" w:rsidRDefault="00B27B4C" w:rsidP="00B37B6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ins w:id="1185" w:author="Avi Cohen" w:date="2020-10-19T12:50:00Z">
        <w:r w:rsidR="00B871BA">
          <w:rPr>
            <w:rFonts w:ascii="Times New Roman" w:eastAsia="Times New Roman" w:hAnsi="Times New Roman" w:cs="David" w:hint="cs"/>
            <w:bCs/>
            <w:sz w:val="24"/>
            <w:szCs w:val="24"/>
            <w:u w:val="single"/>
            <w:rtl/>
            <w:lang w:eastAsia="he-IL"/>
          </w:rPr>
          <w:t xml:space="preserve"> </w:t>
        </w:r>
      </w:ins>
    </w:p>
    <w:p w14:paraId="74C78988"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5F40B56" w14:textId="2967806B" w:rsidR="00B27B4C" w:rsidRDefault="00B27B4C" w:rsidP="00B37B6C">
      <w:pPr>
        <w:widowControl w:val="0"/>
        <w:spacing w:before="0" w:beforeAutospacing="0" w:after="0" w:afterAutospacing="0" w:line="240" w:lineRule="auto"/>
        <w:ind w:left="720"/>
        <w:rPr>
          <w:ins w:id="1186" w:author="Avi Cohen" w:date="2020-10-19T15:53:00Z"/>
          <w:rFonts w:ascii="Times New Roman" w:eastAsia="Times New Roman" w:hAnsi="Times New Roman" w:cs="David"/>
          <w:b/>
          <w:bCs/>
          <w:sz w:val="24"/>
          <w:szCs w:val="24"/>
          <w:rtl/>
          <w:lang w:eastAsia="he-IL"/>
        </w:rPr>
      </w:pPr>
    </w:p>
    <w:p w14:paraId="5AE851A4" w14:textId="77777777" w:rsidR="006C058B" w:rsidRPr="006C058B" w:rsidRDefault="006C058B" w:rsidP="006C74EA">
      <w:pPr>
        <w:widowControl w:val="0"/>
        <w:spacing w:before="0" w:beforeAutospacing="0" w:after="0" w:afterAutospacing="0" w:line="240" w:lineRule="auto"/>
        <w:ind w:left="720"/>
        <w:rPr>
          <w:rFonts w:ascii="Times New Roman" w:eastAsia="Times New Roman" w:hAnsi="Times New Roman" w:cs="David"/>
          <w:b/>
          <w:bCs/>
          <w:sz w:val="24"/>
          <w:szCs w:val="24"/>
          <w:rtl/>
          <w:lang w:eastAsia="he-IL"/>
          <w:rPrChange w:id="1187" w:author="Avi Cohen" w:date="2020-10-19T15:53:00Z">
            <w:rPr>
              <w:rFonts w:ascii="Times New Roman" w:eastAsia="Times New Roman" w:hAnsi="Times New Roman" w:cs="David"/>
              <w:sz w:val="24"/>
              <w:szCs w:val="24"/>
              <w:rtl/>
              <w:lang w:eastAsia="he-IL"/>
            </w:rPr>
          </w:rPrChange>
        </w:rPr>
      </w:pPr>
    </w:p>
    <w:p w14:paraId="1E63AF7F"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7150590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743CBB" w14:textId="4F489422" w:rsidR="00B27B4C" w:rsidRPr="00B27B4C" w:rsidDel="00274663" w:rsidRDefault="00B27B4C" w:rsidP="00B37B6C">
      <w:pPr>
        <w:widowControl w:val="0"/>
        <w:spacing w:before="0" w:beforeAutospacing="0" w:after="0" w:afterAutospacing="0" w:line="240" w:lineRule="auto"/>
        <w:ind w:left="720" w:hanging="720"/>
        <w:jc w:val="both"/>
        <w:rPr>
          <w:del w:id="1188" w:author="Avi Cohen" w:date="2020-06-25T12:11: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r>
      <w:ins w:id="1189" w:author="Avi Cohen" w:date="2020-06-25T12:11:00Z">
        <w:r w:rsidR="00274663">
          <w:rPr>
            <w:rFonts w:ascii="Times New Roman" w:eastAsia="Times New Roman" w:hAnsi="Times New Roman" w:cs="David" w:hint="cs"/>
            <w:sz w:val="20"/>
            <w:szCs w:val="24"/>
            <w:rtl/>
            <w:lang w:eastAsia="he-IL"/>
          </w:rPr>
          <w:t xml:space="preserve">מבוטל </w:t>
        </w:r>
      </w:ins>
      <w:del w:id="1190" w:author="Avi Cohen" w:date="2020-06-25T12:11:00Z">
        <w:r w:rsidRPr="00B27B4C" w:rsidDel="00274663">
          <w:rPr>
            <w:rFonts w:ascii="Times New Roman" w:eastAsia="Times New Roman" w:hAnsi="Times New Roman" w:cs="David" w:hint="cs"/>
            <w:sz w:val="20"/>
            <w:szCs w:val="24"/>
            <w:rtl/>
            <w:lang w:eastAsia="he-IL"/>
          </w:rPr>
          <w:delText xml:space="preserve">עבור תכנית בנין עיר בסמכות ועדה מקומית (באחוזים משכר המתכנן הנקוב בסעיף 1.1 </w:delText>
        </w:r>
        <w:r w:rsidRPr="00B27B4C" w:rsidDel="00274663">
          <w:rPr>
            <w:rFonts w:ascii="Times New Roman" w:eastAsia="Times New Roman" w:hAnsi="Times New Roman" w:cs="David" w:hint="cs"/>
            <w:sz w:val="20"/>
            <w:szCs w:val="24"/>
            <w:rtl/>
            <w:lang w:eastAsia="he-IL"/>
          </w:rPr>
          <w:tab/>
          <w:delText>לנספח ד' לעיל):</w:delText>
        </w:r>
      </w:del>
    </w:p>
    <w:p w14:paraId="304AAE06" w14:textId="48EEDA41" w:rsidR="00B27B4C" w:rsidRPr="00B27B4C" w:rsidDel="00274663" w:rsidRDefault="00B27B4C" w:rsidP="006C74EA">
      <w:pPr>
        <w:widowControl w:val="0"/>
        <w:spacing w:before="0" w:beforeAutospacing="0" w:after="0" w:afterAutospacing="0" w:line="240" w:lineRule="auto"/>
        <w:ind w:left="720" w:hanging="720"/>
        <w:jc w:val="both"/>
        <w:rPr>
          <w:del w:id="1191" w:author="Avi Cohen" w:date="2020-06-25T12:11:00Z"/>
          <w:rFonts w:ascii="Times New Roman" w:eastAsia="Times New Roman" w:hAnsi="Times New Roman" w:cs="David"/>
          <w:sz w:val="20"/>
          <w:szCs w:val="24"/>
          <w:rtl/>
          <w:lang w:eastAsia="he-IL"/>
        </w:rPr>
      </w:pPr>
      <w:del w:id="1192" w:author="Avi Cohen" w:date="2020-06-25T12:11:00Z">
        <w:r w:rsidRPr="00B27B4C" w:rsidDel="00274663">
          <w:rPr>
            <w:rFonts w:ascii="Times New Roman" w:eastAsia="Times New Roman" w:hAnsi="Times New Roman" w:cs="David" w:hint="cs"/>
            <w:sz w:val="20"/>
            <w:szCs w:val="24"/>
            <w:rtl/>
            <w:lang w:eastAsia="he-IL"/>
          </w:rPr>
          <w:tab/>
        </w:r>
      </w:del>
    </w:p>
    <w:p w14:paraId="3C02D8B9" w14:textId="0CC25E1E" w:rsidR="00B27B4C" w:rsidRPr="00B27B4C" w:rsidDel="00274663" w:rsidRDefault="00B27B4C">
      <w:pPr>
        <w:widowControl w:val="0"/>
        <w:spacing w:before="0" w:beforeAutospacing="0" w:after="0" w:afterAutospacing="0" w:line="240" w:lineRule="auto"/>
        <w:ind w:left="720" w:hanging="720"/>
        <w:jc w:val="both"/>
        <w:rPr>
          <w:del w:id="1193" w:author="Avi Cohen" w:date="2020-06-25T12:11:00Z"/>
          <w:rFonts w:ascii="Times New Roman" w:eastAsia="Times New Roman" w:hAnsi="Times New Roman" w:cs="David"/>
          <w:sz w:val="20"/>
          <w:szCs w:val="24"/>
          <w:rtl/>
          <w:lang w:eastAsia="he-IL"/>
        </w:rPr>
        <w:pPrChange w:id="1194" w:author="Avi Cohen" w:date="2020-06-25T12:11:00Z">
          <w:pPr>
            <w:widowControl w:val="0"/>
            <w:spacing w:before="0" w:beforeAutospacing="0" w:after="0" w:afterAutospacing="0" w:line="240" w:lineRule="auto"/>
            <w:ind w:left="720" w:hanging="720"/>
            <w:jc w:val="both"/>
          </w:pPr>
        </w:pPrChange>
      </w:pPr>
      <w:del w:id="1195" w:author="Avi Cohen" w:date="2020-06-25T12:11:00Z">
        <w:r w:rsidRPr="00B27B4C" w:rsidDel="00274663">
          <w:rPr>
            <w:rFonts w:ascii="Times New Roman" w:eastAsia="Times New Roman" w:hAnsi="Times New Roman" w:cs="David" w:hint="cs"/>
            <w:sz w:val="20"/>
            <w:szCs w:val="24"/>
            <w:rtl/>
            <w:lang w:eastAsia="he-IL"/>
          </w:rPr>
          <w:tab/>
        </w:r>
        <w:r w:rsidRPr="00B27B4C" w:rsidDel="00274663">
          <w:rPr>
            <w:rFonts w:ascii="Times New Roman" w:eastAsia="Times New Roman" w:hAnsi="Times New Roman" w:cs="David" w:hint="cs"/>
            <w:sz w:val="20"/>
            <w:szCs w:val="24"/>
            <w:rtl/>
            <w:lang w:eastAsia="he-IL"/>
          </w:rPr>
          <w:tab/>
          <w:delText>א.</w:delText>
        </w:r>
        <w:r w:rsidRPr="00B27B4C" w:rsidDel="00274663">
          <w:rPr>
            <w:rFonts w:ascii="Times New Roman" w:eastAsia="Times New Roman" w:hAnsi="Times New Roman" w:cs="David" w:hint="cs"/>
            <w:sz w:val="20"/>
            <w:szCs w:val="24"/>
            <w:rtl/>
            <w:lang w:eastAsia="he-IL"/>
          </w:rPr>
          <w:tab/>
          <w:delText xml:space="preserve">לאחר הגשת מסמכי התכנון, באישור המזמין </w:delText>
        </w:r>
      </w:del>
    </w:p>
    <w:p w14:paraId="5441020E" w14:textId="1F8D88AB" w:rsidR="00B27B4C" w:rsidRPr="00B27B4C" w:rsidDel="00274663" w:rsidRDefault="00B27B4C">
      <w:pPr>
        <w:widowControl w:val="0"/>
        <w:spacing w:before="0" w:beforeAutospacing="0" w:after="0" w:afterAutospacing="0" w:line="240" w:lineRule="auto"/>
        <w:ind w:left="720" w:hanging="720"/>
        <w:jc w:val="both"/>
        <w:rPr>
          <w:del w:id="1196" w:author="Avi Cohen" w:date="2020-06-25T12:11:00Z"/>
          <w:rFonts w:ascii="Times New Roman" w:eastAsia="Times New Roman" w:hAnsi="Times New Roman" w:cs="David"/>
          <w:sz w:val="20"/>
          <w:szCs w:val="24"/>
          <w:rtl/>
          <w:lang w:eastAsia="he-IL"/>
        </w:rPr>
        <w:pPrChange w:id="1197" w:author="Avi Cohen" w:date="2020-06-25T12:11:00Z">
          <w:pPr>
            <w:widowControl w:val="0"/>
            <w:spacing w:before="0" w:beforeAutospacing="0" w:after="0" w:afterAutospacing="0" w:line="240" w:lineRule="auto"/>
            <w:ind w:left="6480" w:hanging="4320"/>
            <w:jc w:val="both"/>
          </w:pPr>
        </w:pPrChange>
      </w:pPr>
      <w:del w:id="1198" w:author="Avi Cohen" w:date="2020-06-25T12:11:00Z">
        <w:r w:rsidRPr="00B27B4C" w:rsidDel="00274663">
          <w:rPr>
            <w:rFonts w:ascii="Times New Roman" w:eastAsia="Times New Roman" w:hAnsi="Times New Roman" w:cs="David" w:hint="cs"/>
            <w:sz w:val="20"/>
            <w:szCs w:val="24"/>
            <w:rtl/>
            <w:lang w:eastAsia="he-IL"/>
          </w:rPr>
          <w:delText>לאי</w:delText>
        </w:r>
        <w:r w:rsidR="00E95AE9" w:rsidDel="00274663">
          <w:rPr>
            <w:rFonts w:ascii="Times New Roman" w:eastAsia="Times New Roman" w:hAnsi="Times New Roman" w:cs="David" w:hint="cs"/>
            <w:sz w:val="20"/>
            <w:szCs w:val="24"/>
            <w:rtl/>
            <w:lang w:eastAsia="he-IL"/>
          </w:rPr>
          <w:delText>שור הועדה המקומית לתכנון ובניה......</w:delText>
        </w:r>
        <w:r w:rsidR="003F2F80" w:rsidDel="00274663">
          <w:rPr>
            <w:rFonts w:ascii="Times New Roman" w:eastAsia="Times New Roman" w:hAnsi="Times New Roman" w:cs="David" w:hint="cs"/>
            <w:sz w:val="20"/>
            <w:szCs w:val="24"/>
            <w:rtl/>
            <w:lang w:eastAsia="he-IL"/>
          </w:rPr>
          <w:delText>..</w:delText>
        </w:r>
        <w:r w:rsidR="00E95AE9" w:rsidDel="00274663">
          <w:rPr>
            <w:rFonts w:ascii="Times New Roman" w:eastAsia="Times New Roman" w:hAnsi="Times New Roman" w:cs="David" w:hint="cs"/>
            <w:sz w:val="20"/>
            <w:szCs w:val="24"/>
            <w:rtl/>
            <w:lang w:eastAsia="he-IL"/>
          </w:rPr>
          <w:delText>...........</w:delText>
        </w:r>
        <w:r w:rsidRPr="00B27B4C" w:rsidDel="00274663">
          <w:rPr>
            <w:rFonts w:ascii="Times New Roman" w:eastAsia="Times New Roman" w:hAnsi="Times New Roman" w:cs="David" w:hint="cs"/>
            <w:sz w:val="20"/>
            <w:szCs w:val="24"/>
            <w:rtl/>
            <w:lang w:eastAsia="he-IL"/>
          </w:rPr>
          <w:delText xml:space="preserve"> 33% משכר המתכנן</w:delText>
        </w:r>
      </w:del>
    </w:p>
    <w:p w14:paraId="5CF8AC8D" w14:textId="13C0D2D4" w:rsidR="00B27B4C" w:rsidRPr="00B27B4C" w:rsidDel="00274663" w:rsidRDefault="00B27B4C">
      <w:pPr>
        <w:widowControl w:val="0"/>
        <w:spacing w:before="0" w:beforeAutospacing="0" w:after="0" w:afterAutospacing="0" w:line="240" w:lineRule="auto"/>
        <w:ind w:left="720" w:hanging="720"/>
        <w:jc w:val="both"/>
        <w:rPr>
          <w:del w:id="1199" w:author="Avi Cohen" w:date="2020-06-25T12:11:00Z"/>
          <w:rFonts w:ascii="Times New Roman" w:eastAsia="Times New Roman" w:hAnsi="Times New Roman" w:cs="David"/>
          <w:sz w:val="20"/>
          <w:szCs w:val="24"/>
          <w:rtl/>
          <w:lang w:eastAsia="he-IL"/>
        </w:rPr>
        <w:pPrChange w:id="1200" w:author="Avi Cohen" w:date="2020-06-25T12:11:00Z">
          <w:pPr>
            <w:widowControl w:val="0"/>
            <w:spacing w:before="0" w:beforeAutospacing="0" w:after="0" w:afterAutospacing="0" w:line="240" w:lineRule="auto"/>
            <w:ind w:left="6481" w:hanging="4321"/>
            <w:jc w:val="both"/>
          </w:pPr>
        </w:pPrChange>
      </w:pPr>
    </w:p>
    <w:p w14:paraId="4B00726A" w14:textId="2013071C" w:rsidR="00B27B4C" w:rsidRPr="00B27B4C" w:rsidDel="00274663" w:rsidRDefault="00B27B4C" w:rsidP="00B37B6C">
      <w:pPr>
        <w:widowControl w:val="0"/>
        <w:spacing w:before="0" w:beforeAutospacing="0" w:after="0" w:afterAutospacing="0" w:line="240" w:lineRule="auto"/>
        <w:ind w:left="720" w:hanging="720"/>
        <w:jc w:val="both"/>
        <w:rPr>
          <w:del w:id="1201" w:author="Avi Cohen" w:date="2020-06-25T12:11:00Z"/>
          <w:rFonts w:ascii="Times New Roman" w:eastAsia="Times New Roman" w:hAnsi="Times New Roman" w:cs="David"/>
          <w:sz w:val="20"/>
          <w:szCs w:val="24"/>
          <w:rtl/>
          <w:lang w:eastAsia="he-IL"/>
        </w:rPr>
      </w:pPr>
      <w:del w:id="1202" w:author="Avi Cohen" w:date="2020-06-25T12:11:00Z">
        <w:r w:rsidRPr="00B27B4C" w:rsidDel="00274663">
          <w:rPr>
            <w:rFonts w:ascii="Times New Roman" w:eastAsia="Times New Roman" w:hAnsi="Times New Roman" w:cs="David" w:hint="cs"/>
            <w:sz w:val="20"/>
            <w:szCs w:val="24"/>
            <w:rtl/>
            <w:lang w:eastAsia="he-IL"/>
          </w:rPr>
          <w:tab/>
        </w:r>
        <w:r w:rsidRPr="00B27B4C" w:rsidDel="00274663">
          <w:rPr>
            <w:rFonts w:ascii="Times New Roman" w:eastAsia="Times New Roman" w:hAnsi="Times New Roman" w:cs="David" w:hint="cs"/>
            <w:sz w:val="20"/>
            <w:szCs w:val="24"/>
            <w:rtl/>
            <w:lang w:eastAsia="he-IL"/>
          </w:rPr>
          <w:tab/>
          <w:delText>ב.</w:delText>
        </w:r>
        <w:r w:rsidRPr="00B27B4C" w:rsidDel="00274663">
          <w:rPr>
            <w:rFonts w:ascii="Times New Roman" w:eastAsia="Times New Roman" w:hAnsi="Times New Roman" w:cs="David" w:hint="cs"/>
            <w:sz w:val="20"/>
            <w:szCs w:val="24"/>
            <w:rtl/>
            <w:lang w:eastAsia="he-IL"/>
          </w:rPr>
          <w:tab/>
          <w:delText xml:space="preserve">לאחר אישור הועדה המקומית להפקדת התכנית </w:delText>
        </w:r>
      </w:del>
    </w:p>
    <w:p w14:paraId="6B323A80" w14:textId="1FAF5A12" w:rsidR="00B27B4C" w:rsidRPr="00B27B4C" w:rsidDel="00274663" w:rsidRDefault="00B27B4C">
      <w:pPr>
        <w:widowControl w:val="0"/>
        <w:spacing w:before="0" w:beforeAutospacing="0" w:after="0" w:afterAutospacing="0" w:line="240" w:lineRule="auto"/>
        <w:ind w:left="720" w:hanging="720"/>
        <w:jc w:val="both"/>
        <w:rPr>
          <w:del w:id="1203" w:author="Avi Cohen" w:date="2020-06-25T12:11:00Z"/>
          <w:rFonts w:ascii="Times New Roman" w:eastAsia="Times New Roman" w:hAnsi="Times New Roman" w:cs="David"/>
          <w:sz w:val="20"/>
          <w:szCs w:val="24"/>
          <w:rtl/>
          <w:lang w:eastAsia="he-IL"/>
        </w:rPr>
        <w:pPrChange w:id="1204" w:author="Avi Cohen" w:date="2020-06-25T12:11:00Z">
          <w:pPr>
            <w:widowControl w:val="0"/>
            <w:spacing w:before="0" w:beforeAutospacing="0" w:after="0" w:afterAutospacing="0" w:line="240" w:lineRule="auto"/>
            <w:ind w:left="2160" w:hanging="720"/>
            <w:jc w:val="both"/>
          </w:pPr>
        </w:pPrChange>
      </w:pPr>
      <w:del w:id="1205" w:author="Avi Cohen" w:date="2020-06-25T12:11:00Z">
        <w:r w:rsidRPr="00B27B4C" w:rsidDel="00274663">
          <w:rPr>
            <w:rFonts w:ascii="Times New Roman" w:eastAsia="Times New Roman" w:hAnsi="Times New Roman" w:cs="David" w:hint="cs"/>
            <w:sz w:val="20"/>
            <w:szCs w:val="24"/>
            <w:rtl/>
            <w:lang w:eastAsia="he-IL"/>
          </w:rPr>
          <w:tab/>
          <w:delText>להתנגדויות ופרסו</w:delText>
        </w:r>
        <w:r w:rsidR="00E95AE9" w:rsidDel="00274663">
          <w:rPr>
            <w:rFonts w:ascii="Times New Roman" w:eastAsia="Times New Roman" w:hAnsi="Times New Roman" w:cs="David" w:hint="cs"/>
            <w:sz w:val="20"/>
            <w:szCs w:val="24"/>
            <w:rtl/>
            <w:lang w:eastAsia="he-IL"/>
          </w:rPr>
          <w:delText>ם ההפקדה ברשומות ובעיתונות....</w:delText>
        </w:r>
        <w:r w:rsidRPr="00B27B4C" w:rsidDel="00274663">
          <w:rPr>
            <w:rFonts w:ascii="Times New Roman" w:eastAsia="Times New Roman" w:hAnsi="Times New Roman" w:cs="David" w:hint="cs"/>
            <w:sz w:val="20"/>
            <w:szCs w:val="24"/>
            <w:rtl/>
            <w:lang w:eastAsia="he-IL"/>
          </w:rPr>
          <w:delText xml:space="preserve">33% משכר המתכנן </w:delText>
        </w:r>
      </w:del>
    </w:p>
    <w:p w14:paraId="00FB3338" w14:textId="251F2E1F" w:rsidR="00B27B4C" w:rsidRPr="00B27B4C" w:rsidDel="00274663" w:rsidRDefault="00B27B4C">
      <w:pPr>
        <w:widowControl w:val="0"/>
        <w:spacing w:before="0" w:beforeAutospacing="0" w:after="0" w:afterAutospacing="0" w:line="240" w:lineRule="auto"/>
        <w:ind w:left="720" w:hanging="720"/>
        <w:jc w:val="both"/>
        <w:rPr>
          <w:del w:id="1206" w:author="Avi Cohen" w:date="2020-06-25T12:11:00Z"/>
          <w:rFonts w:ascii="Times New Roman" w:eastAsia="Times New Roman" w:hAnsi="Times New Roman" w:cs="David"/>
          <w:sz w:val="20"/>
          <w:szCs w:val="24"/>
          <w:rtl/>
          <w:lang w:eastAsia="he-IL"/>
        </w:rPr>
        <w:pPrChange w:id="1207" w:author="Avi Cohen" w:date="2020-06-25T12:11:00Z">
          <w:pPr>
            <w:widowControl w:val="0"/>
            <w:spacing w:before="0" w:beforeAutospacing="0" w:after="0" w:afterAutospacing="0" w:line="240" w:lineRule="auto"/>
            <w:ind w:left="720" w:firstLine="720"/>
            <w:jc w:val="both"/>
          </w:pPr>
        </w:pPrChange>
      </w:pPr>
    </w:p>
    <w:p w14:paraId="3FE8A26B" w14:textId="021961C4" w:rsidR="00B27B4C" w:rsidRPr="00B27B4C" w:rsidDel="00274663" w:rsidRDefault="00B27B4C" w:rsidP="00B37B6C">
      <w:pPr>
        <w:widowControl w:val="0"/>
        <w:spacing w:before="0" w:beforeAutospacing="0" w:after="0" w:afterAutospacing="0" w:line="240" w:lineRule="auto"/>
        <w:ind w:left="720" w:hanging="720"/>
        <w:jc w:val="both"/>
        <w:rPr>
          <w:del w:id="1208" w:author="Avi Cohen" w:date="2020-06-25T12:11:00Z"/>
          <w:rFonts w:ascii="Times New Roman" w:eastAsia="Times New Roman" w:hAnsi="Times New Roman" w:cs="David"/>
          <w:sz w:val="20"/>
          <w:szCs w:val="24"/>
          <w:rtl/>
          <w:lang w:eastAsia="he-IL"/>
        </w:rPr>
      </w:pPr>
      <w:del w:id="1209" w:author="Avi Cohen" w:date="2020-06-25T12:11:00Z">
        <w:r w:rsidRPr="00B27B4C" w:rsidDel="00274663">
          <w:rPr>
            <w:rFonts w:ascii="Times New Roman" w:eastAsia="Times New Roman" w:hAnsi="Times New Roman" w:cs="David" w:hint="cs"/>
            <w:sz w:val="20"/>
            <w:szCs w:val="24"/>
            <w:rtl/>
            <w:lang w:eastAsia="he-IL"/>
          </w:rPr>
          <w:tab/>
        </w:r>
        <w:r w:rsidRPr="00B27B4C" w:rsidDel="00274663">
          <w:rPr>
            <w:rFonts w:ascii="Times New Roman" w:eastAsia="Times New Roman" w:hAnsi="Times New Roman" w:cs="David" w:hint="cs"/>
            <w:sz w:val="20"/>
            <w:szCs w:val="24"/>
            <w:rtl/>
            <w:lang w:eastAsia="he-IL"/>
          </w:rPr>
          <w:tab/>
          <w:delText>ג.</w:delText>
        </w:r>
        <w:r w:rsidRPr="00B27B4C" w:rsidDel="00274663">
          <w:rPr>
            <w:rFonts w:ascii="Times New Roman" w:eastAsia="Times New Roman" w:hAnsi="Times New Roman" w:cs="David" w:hint="cs"/>
            <w:sz w:val="20"/>
            <w:szCs w:val="24"/>
            <w:rtl/>
            <w:lang w:eastAsia="he-IL"/>
          </w:rPr>
          <w:tab/>
          <w:delText xml:space="preserve">לאחר מתן תוקף לתכנית, פרסום מתן התוקף </w:delText>
        </w:r>
      </w:del>
    </w:p>
    <w:p w14:paraId="5AABA9C1" w14:textId="11CF8680" w:rsidR="00B27B4C" w:rsidRPr="00B27B4C" w:rsidDel="00274663" w:rsidRDefault="00E95AE9">
      <w:pPr>
        <w:widowControl w:val="0"/>
        <w:spacing w:before="0" w:beforeAutospacing="0" w:after="0" w:afterAutospacing="0" w:line="240" w:lineRule="auto"/>
        <w:ind w:left="720" w:hanging="720"/>
        <w:jc w:val="both"/>
        <w:rPr>
          <w:del w:id="1210" w:author="Avi Cohen" w:date="2020-06-25T12:11:00Z"/>
          <w:rFonts w:ascii="Times New Roman" w:eastAsia="Times New Roman" w:hAnsi="Times New Roman" w:cs="David"/>
          <w:sz w:val="20"/>
          <w:szCs w:val="24"/>
          <w:rtl/>
          <w:lang w:eastAsia="he-IL"/>
        </w:rPr>
        <w:pPrChange w:id="1211" w:author="Avi Cohen" w:date="2020-06-25T12:11:00Z">
          <w:pPr>
            <w:widowControl w:val="0"/>
            <w:spacing w:before="0" w:beforeAutospacing="0" w:after="0" w:afterAutospacing="0" w:line="240" w:lineRule="auto"/>
            <w:ind w:left="720" w:firstLine="720"/>
            <w:jc w:val="both"/>
          </w:pPr>
        </w:pPrChange>
      </w:pPr>
      <w:del w:id="1212" w:author="Avi Cohen" w:date="2020-06-25T12:11:00Z">
        <w:r w:rsidDel="00274663">
          <w:rPr>
            <w:rFonts w:ascii="Times New Roman" w:eastAsia="Times New Roman" w:hAnsi="Times New Roman" w:cs="David" w:hint="cs"/>
            <w:sz w:val="20"/>
            <w:szCs w:val="24"/>
            <w:rtl/>
            <w:lang w:eastAsia="he-IL"/>
          </w:rPr>
          <w:tab/>
          <w:delText>ברשומות  ובעיתונות ............................................</w:delText>
        </w:r>
        <w:r w:rsidR="00B27B4C" w:rsidRPr="00B27B4C" w:rsidDel="00274663">
          <w:rPr>
            <w:rFonts w:ascii="Times New Roman" w:eastAsia="Times New Roman" w:hAnsi="Times New Roman" w:cs="David" w:hint="cs"/>
            <w:sz w:val="20"/>
            <w:szCs w:val="24"/>
            <w:rtl/>
            <w:lang w:eastAsia="he-IL"/>
          </w:rPr>
          <w:delText xml:space="preserve">34% משכר המתכנן </w:delText>
        </w:r>
      </w:del>
    </w:p>
    <w:p w14:paraId="069C2FFA" w14:textId="6167A27B" w:rsidR="00B27B4C" w:rsidRPr="00B27B4C" w:rsidDel="00274663" w:rsidRDefault="00B27B4C">
      <w:pPr>
        <w:widowControl w:val="0"/>
        <w:spacing w:before="0" w:beforeAutospacing="0" w:after="0" w:afterAutospacing="0" w:line="240" w:lineRule="auto"/>
        <w:ind w:left="720" w:hanging="720"/>
        <w:jc w:val="both"/>
        <w:rPr>
          <w:del w:id="1213" w:author="Avi Cohen" w:date="2020-06-25T12:11:00Z"/>
          <w:rFonts w:ascii="Times New Roman" w:eastAsia="Times New Roman" w:hAnsi="Times New Roman" w:cs="David"/>
          <w:b/>
          <w:bCs/>
          <w:sz w:val="20"/>
          <w:szCs w:val="24"/>
          <w:rtl/>
          <w:lang w:eastAsia="he-IL"/>
        </w:rPr>
        <w:pPrChange w:id="1214" w:author="Avi Cohen" w:date="2020-06-25T12:11:00Z">
          <w:pPr>
            <w:widowControl w:val="0"/>
            <w:spacing w:before="0" w:beforeAutospacing="0" w:after="0" w:afterAutospacing="0" w:line="240" w:lineRule="auto"/>
            <w:ind w:left="5040" w:firstLine="720"/>
            <w:jc w:val="both"/>
          </w:pPr>
        </w:pPrChange>
      </w:pPr>
    </w:p>
    <w:p w14:paraId="30E93BA6" w14:textId="375DBD91" w:rsidR="00B27B4C" w:rsidRPr="00B27B4C" w:rsidRDefault="00B27B4C">
      <w:pPr>
        <w:widowControl w:val="0"/>
        <w:spacing w:before="0" w:beforeAutospacing="0" w:after="0" w:afterAutospacing="0" w:line="240" w:lineRule="auto"/>
        <w:ind w:left="720" w:hanging="720"/>
        <w:jc w:val="both"/>
        <w:rPr>
          <w:rFonts w:ascii="Times New Roman" w:eastAsia="Times New Roman" w:hAnsi="Times New Roman" w:cs="David"/>
          <w:b/>
          <w:bCs/>
          <w:sz w:val="20"/>
          <w:szCs w:val="24"/>
          <w:rtl/>
          <w:lang w:eastAsia="he-IL"/>
        </w:rPr>
        <w:pPrChange w:id="1215" w:author="Avi Cohen" w:date="2020-06-25T12:11:00Z">
          <w:pPr>
            <w:widowControl w:val="0"/>
            <w:spacing w:before="0" w:beforeAutospacing="0" w:after="0" w:afterAutospacing="0" w:line="240" w:lineRule="auto"/>
            <w:ind w:left="6480" w:hanging="720"/>
            <w:jc w:val="both"/>
          </w:pPr>
        </w:pPrChange>
      </w:pPr>
      <w:del w:id="1216" w:author="Avi Cohen" w:date="2020-06-25T12:11:00Z">
        <w:r w:rsidRPr="00B27B4C" w:rsidDel="00274663">
          <w:rPr>
            <w:rFonts w:ascii="Times New Roman" w:eastAsia="Times New Roman" w:hAnsi="Times New Roman" w:cs="David" w:hint="cs"/>
            <w:b/>
            <w:bCs/>
            <w:sz w:val="20"/>
            <w:szCs w:val="24"/>
            <w:u w:val="single"/>
            <w:rtl/>
            <w:lang w:eastAsia="he-IL"/>
          </w:rPr>
          <w:delText>סה"כ</w:delText>
        </w:r>
        <w:r w:rsidR="00E95AE9" w:rsidDel="00274663">
          <w:rPr>
            <w:rFonts w:ascii="Times New Roman" w:eastAsia="Times New Roman" w:hAnsi="Times New Roman" w:cs="David" w:hint="cs"/>
            <w:b/>
            <w:bCs/>
            <w:sz w:val="20"/>
            <w:szCs w:val="24"/>
            <w:rtl/>
            <w:lang w:eastAsia="he-IL"/>
          </w:rPr>
          <w:delText>:</w:delText>
        </w:r>
        <w:r w:rsidR="00E95AE9" w:rsidDel="00274663">
          <w:rPr>
            <w:rFonts w:ascii="Times New Roman" w:eastAsia="Times New Roman" w:hAnsi="Times New Roman" w:cs="David" w:hint="cs"/>
            <w:b/>
            <w:bCs/>
            <w:sz w:val="20"/>
            <w:szCs w:val="24"/>
            <w:rtl/>
            <w:lang w:eastAsia="he-IL"/>
          </w:rPr>
          <w:tab/>
        </w:r>
        <w:r w:rsidRPr="00B27B4C" w:rsidDel="00274663">
          <w:rPr>
            <w:rFonts w:ascii="Times New Roman" w:eastAsia="Times New Roman" w:hAnsi="Times New Roman" w:cs="David" w:hint="cs"/>
            <w:b/>
            <w:bCs/>
            <w:sz w:val="20"/>
            <w:szCs w:val="24"/>
            <w:rtl/>
            <w:lang w:eastAsia="he-IL"/>
          </w:rPr>
          <w:delText>100% משכר המתכנן</w:delText>
        </w:r>
      </w:del>
      <w:r w:rsidRPr="00B27B4C">
        <w:rPr>
          <w:rFonts w:ascii="Times New Roman" w:eastAsia="Times New Roman" w:hAnsi="Times New Roman" w:cs="David" w:hint="cs"/>
          <w:b/>
          <w:bCs/>
          <w:sz w:val="20"/>
          <w:szCs w:val="24"/>
          <w:rtl/>
          <w:lang w:eastAsia="he-IL"/>
        </w:rPr>
        <w:t xml:space="preserve"> </w:t>
      </w:r>
    </w:p>
    <w:p w14:paraId="7EA2211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CDDAFF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FB3E9B3" w14:textId="13E9ED6B" w:rsidR="00B27B4C" w:rsidRPr="00B27B4C" w:rsidRDefault="00B27B4C" w:rsidP="00B37B6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w:t>
      </w:r>
      <w:ins w:id="1217" w:author="Avi Cohen" w:date="2020-07-26T14:40:00Z">
        <w:r w:rsidR="0070625C">
          <w:rPr>
            <w:rFonts w:ascii="Times New Roman" w:eastAsia="Times New Roman" w:hAnsi="Times New Roman" w:cs="David" w:hint="cs"/>
            <w:sz w:val="20"/>
            <w:szCs w:val="24"/>
            <w:rtl/>
            <w:lang w:eastAsia="he-IL"/>
          </w:rPr>
          <w:t xml:space="preserve">ם לרבות </w:t>
        </w:r>
      </w:ins>
      <w:del w:id="1218" w:author="Avi Cohen" w:date="2020-07-26T14:40:00Z">
        <w:r w:rsidRPr="00B27B4C" w:rsidDel="0070625C">
          <w:rPr>
            <w:rFonts w:ascii="Times New Roman" w:eastAsia="Times New Roman" w:hAnsi="Times New Roman" w:cs="David" w:hint="cs"/>
            <w:sz w:val="20"/>
            <w:szCs w:val="24"/>
            <w:rtl/>
            <w:lang w:eastAsia="he-IL"/>
          </w:rPr>
          <w:delText xml:space="preserve"> </w:delText>
        </w:r>
      </w:del>
      <w:ins w:id="1219" w:author="Avi Cohen" w:date="2020-07-26T14:40:00Z">
        <w:r w:rsidR="0070625C">
          <w:rPr>
            <w:rFonts w:ascii="Times New Roman" w:eastAsia="Times New Roman" w:hAnsi="Times New Roman" w:cs="David" w:hint="cs"/>
            <w:sz w:val="20"/>
            <w:szCs w:val="24"/>
            <w:rtl/>
            <w:lang w:eastAsia="he-IL"/>
          </w:rPr>
          <w:t xml:space="preserve"> </w:t>
        </w:r>
      </w:ins>
      <w:r w:rsidRPr="00B27B4C">
        <w:rPr>
          <w:rFonts w:ascii="Times New Roman" w:eastAsia="Times New Roman" w:hAnsi="Times New Roman" w:cs="David" w:hint="cs"/>
          <w:sz w:val="20"/>
          <w:szCs w:val="24"/>
          <w:rtl/>
          <w:lang w:eastAsia="he-IL"/>
        </w:rPr>
        <w:t>מגורים</w:t>
      </w:r>
      <w:ins w:id="1220" w:author="Avi Cohen" w:date="2020-07-26T14:40:00Z">
        <w:r w:rsidR="0070625C">
          <w:rPr>
            <w:rFonts w:ascii="Times New Roman" w:eastAsia="Times New Roman" w:hAnsi="Times New Roman" w:cs="David" w:hint="cs"/>
            <w:sz w:val="20"/>
            <w:szCs w:val="24"/>
            <w:rtl/>
            <w:lang w:eastAsia="he-IL"/>
          </w:rPr>
          <w:t xml:space="preserve"> ו/או תעסוקה </w:t>
        </w:r>
      </w:ins>
      <w:r w:rsidRPr="00B27B4C">
        <w:rPr>
          <w:rFonts w:ascii="Times New Roman" w:eastAsia="Times New Roman" w:hAnsi="Times New Roman" w:cs="David" w:hint="cs"/>
          <w:sz w:val="20"/>
          <w:szCs w:val="24"/>
          <w:rtl/>
          <w:lang w:eastAsia="he-IL"/>
        </w:rPr>
        <w:t xml:space="preserve"> (באחוזים משכר המתכנן הנקוב בסעיף 1.2 לנספח ד לעיל):</w:t>
      </w:r>
      <w:ins w:id="1221" w:author="Avi Cohen" w:date="2020-11-23T14:44:00Z">
        <w:r w:rsidR="00532B11">
          <w:rPr>
            <w:rFonts w:ascii="Times New Roman" w:eastAsia="Times New Roman" w:hAnsi="Times New Roman" w:cs="David" w:hint="cs"/>
            <w:sz w:val="20"/>
            <w:szCs w:val="24"/>
            <w:rtl/>
            <w:lang w:eastAsia="he-IL"/>
          </w:rPr>
          <w:t xml:space="preserve"> לכלל הסעיפים לאחר אישור עבודות השלב ע"י המזמין כמפורט להלן : </w:t>
        </w:r>
      </w:ins>
    </w:p>
    <w:p w14:paraId="44194B7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722E51" w14:textId="44154D56" w:rsidR="00B27B4C" w:rsidRDefault="00B27B4C" w:rsidP="00532B11">
      <w:pPr>
        <w:widowControl w:val="0"/>
        <w:spacing w:before="0" w:beforeAutospacing="0" w:after="0" w:afterAutospacing="0" w:line="240" w:lineRule="auto"/>
        <w:ind w:left="720" w:firstLine="720"/>
        <w:jc w:val="both"/>
        <w:rPr>
          <w:ins w:id="1222" w:author="Avi Cohen" w:date="2020-11-23T14:43:00Z"/>
          <w:rFonts w:ascii="Times New Roman" w:eastAsia="Times New Roman" w:hAnsi="Times New Roman" w:cs="David"/>
          <w:sz w:val="20"/>
          <w:szCs w:val="24"/>
          <w:rtl/>
          <w:lang w:eastAsia="he-IL"/>
        </w:rPr>
      </w:pPr>
      <w:del w:id="1223" w:author="Avi Cohen" w:date="2020-06-25T12:12:00Z">
        <w:r w:rsidRPr="00B27B4C" w:rsidDel="001C7FC8">
          <w:rPr>
            <w:rFonts w:ascii="Times New Roman" w:eastAsia="Times New Roman" w:hAnsi="Times New Roman" w:cs="David" w:hint="cs"/>
            <w:sz w:val="20"/>
            <w:szCs w:val="24"/>
            <w:rtl/>
            <w:lang w:eastAsia="he-IL"/>
          </w:rPr>
          <w:delText>1.2.1</w:delText>
        </w:r>
        <w:r w:rsidRPr="00B27B4C" w:rsidDel="001C7FC8">
          <w:rPr>
            <w:rFonts w:ascii="Times New Roman" w:eastAsia="Times New Roman" w:hAnsi="Times New Roman" w:cs="David" w:hint="cs"/>
            <w:sz w:val="20"/>
            <w:szCs w:val="24"/>
            <w:rtl/>
            <w:lang w:eastAsia="he-IL"/>
          </w:rPr>
          <w:tab/>
        </w:r>
      </w:del>
      <w:r w:rsidRPr="00B27B4C">
        <w:rPr>
          <w:rFonts w:ascii="Times New Roman" w:eastAsia="Times New Roman" w:hAnsi="Times New Roman" w:cs="David" w:hint="cs"/>
          <w:sz w:val="20"/>
          <w:szCs w:val="24"/>
          <w:u w:val="single"/>
          <w:rtl/>
          <w:lang w:eastAsia="he-IL"/>
        </w:rPr>
        <w:t>למבנה</w:t>
      </w:r>
      <w:del w:id="1224" w:author="Avi Cohen" w:date="2020-06-25T12:12:00Z">
        <w:r w:rsidRPr="00B27B4C" w:rsidDel="001C7FC8">
          <w:rPr>
            <w:rFonts w:ascii="Times New Roman" w:eastAsia="Times New Roman" w:hAnsi="Times New Roman" w:cs="David" w:hint="cs"/>
            <w:sz w:val="20"/>
            <w:szCs w:val="24"/>
            <w:u w:val="single"/>
            <w:rtl/>
            <w:lang w:eastAsia="he-IL"/>
          </w:rPr>
          <w:delText xml:space="preserve"> ראשוני</w:delText>
        </w:r>
      </w:del>
      <w:r w:rsidRPr="00B27B4C">
        <w:rPr>
          <w:rFonts w:ascii="Times New Roman" w:eastAsia="Times New Roman" w:hAnsi="Times New Roman" w:cs="David" w:hint="cs"/>
          <w:sz w:val="20"/>
          <w:szCs w:val="24"/>
          <w:rtl/>
          <w:lang w:eastAsia="he-IL"/>
        </w:rPr>
        <w:t>:</w:t>
      </w:r>
      <w:ins w:id="1225" w:author="Avi Cohen" w:date="2020-10-19T15:31:00Z">
        <w:r w:rsidR="00BE1810">
          <w:rPr>
            <w:rFonts w:ascii="Times New Roman" w:eastAsia="Times New Roman" w:hAnsi="Times New Roman" w:cs="David" w:hint="cs"/>
            <w:sz w:val="20"/>
            <w:szCs w:val="24"/>
            <w:rtl/>
            <w:lang w:eastAsia="he-IL"/>
          </w:rPr>
          <w:t xml:space="preserve">  </w:t>
        </w:r>
      </w:ins>
      <w:ins w:id="1226" w:author="Avi Cohen" w:date="2020-11-22T15:40:00Z">
        <w:r w:rsidR="00F92F39">
          <w:rPr>
            <w:rFonts w:ascii="Times New Roman" w:eastAsia="Times New Roman" w:hAnsi="Times New Roman" w:cs="David" w:hint="cs"/>
            <w:sz w:val="20"/>
            <w:szCs w:val="24"/>
            <w:rtl/>
            <w:lang w:eastAsia="he-IL"/>
          </w:rPr>
          <w:t xml:space="preserve"> </w:t>
        </w:r>
      </w:ins>
    </w:p>
    <w:p w14:paraId="4463CF52" w14:textId="77777777" w:rsidR="00532B11" w:rsidRDefault="00532B11" w:rsidP="00532B11">
      <w:pPr>
        <w:widowControl w:val="0"/>
        <w:spacing w:before="0" w:beforeAutospacing="0" w:after="0" w:afterAutospacing="0" w:line="240" w:lineRule="auto"/>
        <w:ind w:left="720" w:firstLine="720"/>
        <w:jc w:val="both"/>
        <w:rPr>
          <w:ins w:id="1227" w:author="Avi Cohen" w:date="2020-11-23T14:43:00Z"/>
          <w:rFonts w:ascii="Times New Roman" w:eastAsia="Times New Roman" w:hAnsi="Times New Roman" w:cs="David"/>
          <w:sz w:val="20"/>
          <w:szCs w:val="24"/>
          <w:rtl/>
          <w:lang w:eastAsia="he-IL"/>
        </w:rPr>
      </w:pPr>
    </w:p>
    <w:p w14:paraId="52528BC5" w14:textId="3AE7C657" w:rsidR="00532B11" w:rsidRDefault="00532B11" w:rsidP="00532B11">
      <w:pPr>
        <w:widowControl w:val="0"/>
        <w:spacing w:before="0" w:beforeAutospacing="0" w:after="0" w:afterAutospacing="0" w:line="240" w:lineRule="auto"/>
        <w:ind w:left="720" w:firstLine="720"/>
        <w:jc w:val="both"/>
        <w:rPr>
          <w:ins w:id="1228" w:author="Avi Cohen" w:date="2020-11-23T14:44:00Z"/>
          <w:rFonts w:ascii="Times New Roman" w:eastAsia="Times New Roman" w:hAnsi="Times New Roman" w:cs="David"/>
          <w:sz w:val="20"/>
          <w:szCs w:val="24"/>
          <w:rtl/>
          <w:lang w:eastAsia="he-IL"/>
        </w:rPr>
      </w:pPr>
      <w:ins w:id="1229" w:author="Avi Cohen" w:date="2020-11-23T14:43:00Z">
        <w:r>
          <w:rPr>
            <w:rFonts w:ascii="Times New Roman" w:eastAsia="Times New Roman" w:hAnsi="Times New Roman" w:cs="David" w:hint="cs"/>
            <w:sz w:val="20"/>
            <w:szCs w:val="24"/>
            <w:rtl/>
            <w:lang w:eastAsia="he-IL"/>
          </w:rPr>
          <w:t>1.2.1</w:t>
        </w:r>
        <w:r>
          <w:rPr>
            <w:rFonts w:ascii="Times New Roman" w:eastAsia="Times New Roman" w:hAnsi="Times New Roman" w:cs="David" w:hint="cs"/>
            <w:sz w:val="20"/>
            <w:szCs w:val="24"/>
            <w:rtl/>
            <w:lang w:eastAsia="he-IL"/>
          </w:rPr>
          <w:tab/>
          <w:t xml:space="preserve">עיצוב פרוגרמה והכנת תכנית </w:t>
        </w:r>
      </w:ins>
      <w:ins w:id="1230" w:author="Avi Cohen" w:date="2020-11-23T14:44:00Z">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10%</w:t>
        </w:r>
      </w:ins>
    </w:p>
    <w:p w14:paraId="54617C3B" w14:textId="77777777" w:rsidR="00532B11" w:rsidRDefault="00532B11" w:rsidP="00532B11">
      <w:pPr>
        <w:widowControl w:val="0"/>
        <w:spacing w:before="0" w:beforeAutospacing="0" w:after="0" w:afterAutospacing="0" w:line="240" w:lineRule="auto"/>
        <w:ind w:left="720" w:firstLine="720"/>
        <w:jc w:val="both"/>
        <w:rPr>
          <w:ins w:id="1231" w:author="Avi Cohen" w:date="2020-11-23T14:44:00Z"/>
          <w:rFonts w:ascii="Times New Roman" w:eastAsia="Times New Roman" w:hAnsi="Times New Roman" w:cs="David"/>
          <w:sz w:val="20"/>
          <w:szCs w:val="24"/>
          <w:rtl/>
          <w:lang w:eastAsia="he-IL"/>
        </w:rPr>
      </w:pPr>
    </w:p>
    <w:p w14:paraId="759DF319" w14:textId="40ACA804" w:rsidR="00532B11" w:rsidRDefault="00532B11" w:rsidP="00532B11">
      <w:pPr>
        <w:widowControl w:val="0"/>
        <w:spacing w:before="0" w:beforeAutospacing="0" w:after="0" w:afterAutospacing="0" w:line="240" w:lineRule="auto"/>
        <w:ind w:left="720" w:firstLine="720"/>
        <w:jc w:val="both"/>
        <w:rPr>
          <w:ins w:id="1232" w:author="Avi Cohen" w:date="2020-11-23T14:45:00Z"/>
          <w:rFonts w:ascii="Times New Roman" w:eastAsia="Times New Roman" w:hAnsi="Times New Roman" w:cs="David" w:hint="cs"/>
          <w:sz w:val="20"/>
          <w:szCs w:val="24"/>
          <w:rtl/>
          <w:lang w:eastAsia="he-IL"/>
        </w:rPr>
      </w:pPr>
      <w:ins w:id="1233" w:author="Avi Cohen" w:date="2020-11-23T14:44:00Z">
        <w:r>
          <w:rPr>
            <w:rFonts w:ascii="Times New Roman" w:eastAsia="Times New Roman" w:hAnsi="Times New Roman" w:cs="David" w:hint="cs"/>
            <w:sz w:val="20"/>
            <w:szCs w:val="24"/>
            <w:rtl/>
            <w:lang w:eastAsia="he-IL"/>
          </w:rPr>
          <w:t>1.2.2</w:t>
        </w:r>
        <w:r>
          <w:rPr>
            <w:rFonts w:ascii="Times New Roman" w:eastAsia="Times New Roman" w:hAnsi="Times New Roman" w:cs="David" w:hint="cs"/>
            <w:sz w:val="20"/>
            <w:szCs w:val="24"/>
            <w:rtl/>
            <w:lang w:eastAsia="he-IL"/>
          </w:rPr>
          <w:tab/>
          <w:t xml:space="preserve">הכנת סט תכניות ראשוני </w:t>
        </w:r>
      </w:ins>
      <w:ins w:id="1234" w:author="Avi Cohen" w:date="2020-11-23T14:45:00Z">
        <w:r>
          <w:rPr>
            <w:rFonts w:ascii="Times New Roman" w:eastAsia="Times New Roman" w:hAnsi="Times New Roman" w:cs="David" w:hint="cs"/>
            <w:sz w:val="20"/>
            <w:szCs w:val="24"/>
            <w:rtl/>
            <w:lang w:eastAsia="he-IL"/>
          </w:rPr>
          <w:t xml:space="preserve">( כולל מרתפים,חזיתות </w:t>
        </w:r>
      </w:ins>
    </w:p>
    <w:p w14:paraId="006A36DA" w14:textId="2E7323F8" w:rsidR="00532B11" w:rsidRDefault="00532B11" w:rsidP="00532B11">
      <w:pPr>
        <w:widowControl w:val="0"/>
        <w:spacing w:before="0" w:beforeAutospacing="0" w:after="0" w:afterAutospacing="0" w:line="240" w:lineRule="auto"/>
        <w:ind w:left="1440" w:firstLine="720"/>
        <w:jc w:val="both"/>
        <w:rPr>
          <w:ins w:id="1235" w:author="Avi Cohen" w:date="2020-11-23T14:45:00Z"/>
          <w:rFonts w:ascii="Times New Roman" w:eastAsia="Times New Roman" w:hAnsi="Times New Roman" w:cs="David"/>
          <w:sz w:val="20"/>
          <w:szCs w:val="24"/>
          <w:rtl/>
          <w:lang w:eastAsia="he-IL"/>
        </w:rPr>
        <w:pPrChange w:id="1236" w:author="Avi Cohen" w:date="2020-11-23T14:45:00Z">
          <w:pPr>
            <w:widowControl w:val="0"/>
            <w:spacing w:before="0" w:beforeAutospacing="0" w:after="0" w:afterAutospacing="0" w:line="240" w:lineRule="auto"/>
            <w:ind w:left="720" w:firstLine="720"/>
            <w:jc w:val="both"/>
          </w:pPr>
        </w:pPrChange>
      </w:pPr>
      <w:ins w:id="1237" w:author="Avi Cohen" w:date="2020-11-23T14:45:00Z">
        <w:r>
          <w:rPr>
            <w:rFonts w:ascii="Times New Roman" w:eastAsia="Times New Roman" w:hAnsi="Times New Roman" w:cs="David" w:hint="cs"/>
            <w:sz w:val="20"/>
            <w:szCs w:val="24"/>
            <w:rtl/>
            <w:lang w:eastAsia="he-IL"/>
          </w:rPr>
          <w:t xml:space="preserve">וחתכים ) </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10%</w:t>
        </w:r>
      </w:ins>
    </w:p>
    <w:p w14:paraId="07B7BA4F" w14:textId="77777777" w:rsidR="00532B11" w:rsidRDefault="00532B11" w:rsidP="00532B11">
      <w:pPr>
        <w:widowControl w:val="0"/>
        <w:spacing w:before="0" w:beforeAutospacing="0" w:after="0" w:afterAutospacing="0" w:line="240" w:lineRule="auto"/>
        <w:ind w:left="1440" w:firstLine="720"/>
        <w:jc w:val="both"/>
        <w:rPr>
          <w:ins w:id="1238" w:author="Avi Cohen" w:date="2020-11-23T14:45:00Z"/>
          <w:rFonts w:ascii="Times New Roman" w:eastAsia="Times New Roman" w:hAnsi="Times New Roman" w:cs="David"/>
          <w:sz w:val="20"/>
          <w:szCs w:val="24"/>
          <w:rtl/>
          <w:lang w:eastAsia="he-IL"/>
        </w:rPr>
        <w:pPrChange w:id="1239" w:author="Avi Cohen" w:date="2020-11-23T14:45:00Z">
          <w:pPr>
            <w:widowControl w:val="0"/>
            <w:spacing w:before="0" w:beforeAutospacing="0" w:after="0" w:afterAutospacing="0" w:line="240" w:lineRule="auto"/>
            <w:ind w:left="720" w:firstLine="720"/>
            <w:jc w:val="both"/>
          </w:pPr>
        </w:pPrChange>
      </w:pPr>
    </w:p>
    <w:p w14:paraId="3BC468B4" w14:textId="3E8B5892" w:rsidR="00532B11" w:rsidRDefault="00532B11" w:rsidP="00532B11">
      <w:pPr>
        <w:widowControl w:val="0"/>
        <w:spacing w:before="0" w:beforeAutospacing="0" w:after="0" w:afterAutospacing="0" w:line="240" w:lineRule="auto"/>
        <w:ind w:left="720" w:firstLine="720"/>
        <w:jc w:val="both"/>
        <w:rPr>
          <w:ins w:id="1240" w:author="Avi Cohen" w:date="2020-11-23T14:46:00Z"/>
          <w:rFonts w:ascii="Times New Roman" w:eastAsia="Times New Roman" w:hAnsi="Times New Roman" w:cs="David"/>
          <w:sz w:val="20"/>
          <w:szCs w:val="24"/>
          <w:rtl/>
          <w:lang w:eastAsia="he-IL"/>
        </w:rPr>
      </w:pPr>
      <w:ins w:id="1241" w:author="Avi Cohen" w:date="2020-11-23T14:45:00Z">
        <w:r>
          <w:rPr>
            <w:rFonts w:ascii="Times New Roman" w:eastAsia="Times New Roman" w:hAnsi="Times New Roman" w:cs="David" w:hint="cs"/>
            <w:sz w:val="20"/>
            <w:szCs w:val="24"/>
            <w:rtl/>
            <w:lang w:eastAsia="he-IL"/>
          </w:rPr>
          <w:t>1.2.3</w:t>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 xml:space="preserve">תיאום מול היועצים והגשה מקוונת </w:t>
        </w:r>
        <w:r>
          <w:rPr>
            <w:rFonts w:ascii="Times New Roman" w:eastAsia="Times New Roman" w:hAnsi="Times New Roman" w:cs="David" w:hint="cs"/>
            <w:sz w:val="20"/>
            <w:szCs w:val="24"/>
            <w:rtl/>
            <w:lang w:eastAsia="he-IL"/>
          </w:rPr>
          <w:tab/>
        </w:r>
      </w:ins>
      <w:ins w:id="1242" w:author="Avi Cohen" w:date="2020-11-23T14:46:00Z">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10%</w:t>
        </w:r>
      </w:ins>
    </w:p>
    <w:p w14:paraId="450DD403" w14:textId="77777777" w:rsidR="00532B11" w:rsidRDefault="00532B11" w:rsidP="00532B11">
      <w:pPr>
        <w:widowControl w:val="0"/>
        <w:spacing w:before="0" w:beforeAutospacing="0" w:after="0" w:afterAutospacing="0" w:line="240" w:lineRule="auto"/>
        <w:ind w:left="720" w:firstLine="720"/>
        <w:jc w:val="both"/>
        <w:rPr>
          <w:ins w:id="1243" w:author="Avi Cohen" w:date="2020-11-23T14:46:00Z"/>
          <w:rFonts w:ascii="Times New Roman" w:eastAsia="Times New Roman" w:hAnsi="Times New Roman" w:cs="David"/>
          <w:sz w:val="20"/>
          <w:szCs w:val="24"/>
          <w:rtl/>
          <w:lang w:eastAsia="he-IL"/>
        </w:rPr>
      </w:pPr>
    </w:p>
    <w:p w14:paraId="758ADBAC" w14:textId="08FF3BBC" w:rsidR="00532B11" w:rsidRDefault="00532B11" w:rsidP="00532B11">
      <w:pPr>
        <w:widowControl w:val="0"/>
        <w:spacing w:before="0" w:beforeAutospacing="0" w:after="0" w:afterAutospacing="0" w:line="240" w:lineRule="auto"/>
        <w:ind w:left="720" w:firstLine="720"/>
        <w:jc w:val="both"/>
        <w:rPr>
          <w:ins w:id="1244" w:author="Avi Cohen" w:date="2020-11-23T14:46:00Z"/>
          <w:rFonts w:ascii="Times New Roman" w:eastAsia="Times New Roman" w:hAnsi="Times New Roman" w:cs="David"/>
          <w:sz w:val="20"/>
          <w:szCs w:val="24"/>
          <w:rtl/>
          <w:lang w:eastAsia="he-IL"/>
        </w:rPr>
      </w:pPr>
      <w:ins w:id="1245" w:author="Avi Cohen" w:date="2020-11-23T14:46:00Z">
        <w:r>
          <w:rPr>
            <w:rFonts w:ascii="Times New Roman" w:eastAsia="Times New Roman" w:hAnsi="Times New Roman" w:cs="David" w:hint="cs"/>
            <w:sz w:val="20"/>
            <w:szCs w:val="24"/>
            <w:rtl/>
            <w:lang w:eastAsia="he-IL"/>
          </w:rPr>
          <w:t>1.2.4</w:t>
        </w:r>
        <w:r>
          <w:rPr>
            <w:rFonts w:ascii="Times New Roman" w:eastAsia="Times New Roman" w:hAnsi="Times New Roman" w:cs="David" w:hint="cs"/>
            <w:sz w:val="20"/>
            <w:szCs w:val="24"/>
            <w:rtl/>
            <w:lang w:eastAsia="he-IL"/>
          </w:rPr>
          <w:tab/>
          <w:t xml:space="preserve">קבלת החלטת וועדה חיובית </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5%</w:t>
        </w:r>
      </w:ins>
    </w:p>
    <w:p w14:paraId="07AF82D0" w14:textId="77777777" w:rsidR="00532B11" w:rsidRDefault="00532B11" w:rsidP="00532B11">
      <w:pPr>
        <w:widowControl w:val="0"/>
        <w:spacing w:before="0" w:beforeAutospacing="0" w:after="0" w:afterAutospacing="0" w:line="240" w:lineRule="auto"/>
        <w:ind w:left="720" w:firstLine="720"/>
        <w:jc w:val="both"/>
        <w:rPr>
          <w:ins w:id="1246" w:author="Avi Cohen" w:date="2020-11-23T14:46:00Z"/>
          <w:rFonts w:ascii="Times New Roman" w:eastAsia="Times New Roman" w:hAnsi="Times New Roman" w:cs="David"/>
          <w:sz w:val="20"/>
          <w:szCs w:val="24"/>
          <w:rtl/>
          <w:lang w:eastAsia="he-IL"/>
        </w:rPr>
      </w:pPr>
    </w:p>
    <w:p w14:paraId="3190544F" w14:textId="5E62A1A3" w:rsidR="00532B11" w:rsidRDefault="00532B11" w:rsidP="00532B11">
      <w:pPr>
        <w:widowControl w:val="0"/>
        <w:spacing w:before="0" w:beforeAutospacing="0" w:after="0" w:afterAutospacing="0" w:line="240" w:lineRule="auto"/>
        <w:ind w:left="720" w:firstLine="720"/>
        <w:jc w:val="both"/>
        <w:rPr>
          <w:ins w:id="1247" w:author="Avi Cohen" w:date="2020-11-23T14:47:00Z"/>
          <w:rFonts w:ascii="Times New Roman" w:eastAsia="Times New Roman" w:hAnsi="Times New Roman" w:cs="David"/>
          <w:sz w:val="20"/>
          <w:szCs w:val="24"/>
          <w:rtl/>
          <w:lang w:eastAsia="he-IL"/>
        </w:rPr>
      </w:pPr>
      <w:ins w:id="1248" w:author="Avi Cohen" w:date="2020-11-23T14:46:00Z">
        <w:r>
          <w:rPr>
            <w:rFonts w:ascii="Times New Roman" w:eastAsia="Times New Roman" w:hAnsi="Times New Roman" w:cs="David" w:hint="cs"/>
            <w:sz w:val="20"/>
            <w:szCs w:val="24"/>
            <w:rtl/>
            <w:lang w:eastAsia="he-IL"/>
          </w:rPr>
          <w:t>1.2.5</w:t>
        </w:r>
        <w:r>
          <w:rPr>
            <w:rFonts w:ascii="Times New Roman" w:eastAsia="Times New Roman" w:hAnsi="Times New Roman" w:cs="David" w:hint="cs"/>
            <w:sz w:val="20"/>
            <w:szCs w:val="24"/>
            <w:rtl/>
            <w:lang w:eastAsia="he-IL"/>
          </w:rPr>
          <w:tab/>
          <w:t xml:space="preserve">הוצאת היתר בניה </w:t>
        </w:r>
      </w:ins>
      <w:ins w:id="1249" w:author="Avi Cohen" w:date="2020-11-23T14:47:00Z">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15%</w:t>
        </w:r>
      </w:ins>
    </w:p>
    <w:p w14:paraId="168A9AD5" w14:textId="77777777" w:rsidR="00532B11" w:rsidRDefault="00532B11" w:rsidP="00532B11">
      <w:pPr>
        <w:widowControl w:val="0"/>
        <w:spacing w:before="0" w:beforeAutospacing="0" w:after="0" w:afterAutospacing="0" w:line="240" w:lineRule="auto"/>
        <w:ind w:left="720" w:firstLine="720"/>
        <w:jc w:val="both"/>
        <w:rPr>
          <w:ins w:id="1250" w:author="Avi Cohen" w:date="2020-11-23T14:47:00Z"/>
          <w:rFonts w:ascii="Times New Roman" w:eastAsia="Times New Roman" w:hAnsi="Times New Roman" w:cs="David"/>
          <w:sz w:val="20"/>
          <w:szCs w:val="24"/>
          <w:rtl/>
          <w:lang w:eastAsia="he-IL"/>
        </w:rPr>
      </w:pPr>
    </w:p>
    <w:p w14:paraId="7114403A" w14:textId="59341CD8" w:rsidR="00532B11" w:rsidRDefault="00532B11" w:rsidP="00532B11">
      <w:pPr>
        <w:widowControl w:val="0"/>
        <w:spacing w:before="0" w:beforeAutospacing="0" w:after="0" w:afterAutospacing="0" w:line="240" w:lineRule="auto"/>
        <w:ind w:left="720" w:firstLine="720"/>
        <w:jc w:val="both"/>
        <w:rPr>
          <w:ins w:id="1251" w:author="Avi Cohen" w:date="2020-11-23T14:48:00Z"/>
          <w:rFonts w:ascii="Times New Roman" w:eastAsia="Times New Roman" w:hAnsi="Times New Roman" w:cs="David"/>
          <w:sz w:val="20"/>
          <w:szCs w:val="24"/>
          <w:rtl/>
          <w:lang w:eastAsia="he-IL"/>
        </w:rPr>
      </w:pPr>
      <w:ins w:id="1252" w:author="Avi Cohen" w:date="2020-11-23T14:47:00Z">
        <w:r>
          <w:rPr>
            <w:rFonts w:ascii="Times New Roman" w:eastAsia="Times New Roman" w:hAnsi="Times New Roman" w:cs="David" w:hint="cs"/>
            <w:sz w:val="20"/>
            <w:szCs w:val="24"/>
            <w:rtl/>
            <w:lang w:eastAsia="he-IL"/>
          </w:rPr>
          <w:t>1.2.6</w:t>
        </w:r>
        <w:r>
          <w:rPr>
            <w:rFonts w:ascii="Times New Roman" w:eastAsia="Times New Roman" w:hAnsi="Times New Roman" w:cs="David" w:hint="cs"/>
            <w:sz w:val="20"/>
            <w:szCs w:val="24"/>
            <w:rtl/>
            <w:lang w:eastAsia="he-IL"/>
          </w:rPr>
          <w:tab/>
          <w:t xml:space="preserve">תכניות עבודה </w:t>
        </w:r>
      </w:ins>
      <w:ins w:id="1253" w:author="Avi Cohen" w:date="2020-11-23T14:48:00Z">
        <w:r>
          <w:rPr>
            <w:rFonts w:ascii="Times New Roman" w:eastAsia="Times New Roman" w:hAnsi="Times New Roman" w:cs="David" w:hint="cs"/>
            <w:sz w:val="20"/>
            <w:szCs w:val="24"/>
            <w:rtl/>
            <w:lang w:eastAsia="he-IL"/>
          </w:rPr>
          <w:t xml:space="preserve">מושלמות </w:t>
        </w:r>
      </w:ins>
      <w:ins w:id="1254" w:author="Avi Cohen" w:date="2020-11-23T14:47:00Z">
        <w:r>
          <w:rPr>
            <w:rFonts w:ascii="Times New Roman" w:eastAsia="Times New Roman" w:hAnsi="Times New Roman" w:cs="David" w:hint="cs"/>
            <w:sz w:val="20"/>
            <w:szCs w:val="24"/>
            <w:rtl/>
            <w:lang w:eastAsia="he-IL"/>
          </w:rPr>
          <w:t>ל</w:t>
        </w:r>
      </w:ins>
      <w:ins w:id="1255" w:author="Avi Cohen" w:date="2020-11-23T14:49:00Z">
        <w:r>
          <w:rPr>
            <w:rFonts w:ascii="Times New Roman" w:eastAsia="Times New Roman" w:hAnsi="Times New Roman" w:cs="David" w:hint="cs"/>
            <w:sz w:val="20"/>
            <w:szCs w:val="24"/>
            <w:rtl/>
            <w:lang w:eastAsia="he-IL"/>
          </w:rPr>
          <w:t>"</w:t>
        </w:r>
      </w:ins>
      <w:ins w:id="1256" w:author="Avi Cohen" w:date="2020-11-23T14:47:00Z">
        <w:r>
          <w:rPr>
            <w:rFonts w:ascii="Times New Roman" w:eastAsia="Times New Roman" w:hAnsi="Times New Roman" w:cs="David" w:hint="cs"/>
            <w:sz w:val="20"/>
            <w:szCs w:val="24"/>
            <w:rtl/>
            <w:lang w:eastAsia="he-IL"/>
          </w:rPr>
          <w:t>מכרז</w:t>
        </w:r>
      </w:ins>
      <w:ins w:id="1257" w:author="Avi Cohen" w:date="2020-11-23T14:49:00Z">
        <w:r>
          <w:rPr>
            <w:rFonts w:ascii="Times New Roman" w:eastAsia="Times New Roman" w:hAnsi="Times New Roman" w:cs="David" w:hint="cs"/>
            <w:sz w:val="20"/>
            <w:szCs w:val="24"/>
            <w:rtl/>
            <w:lang w:eastAsia="he-IL"/>
          </w:rPr>
          <w:t>"</w:t>
        </w:r>
      </w:ins>
      <w:ins w:id="1258" w:author="Avi Cohen" w:date="2020-11-23T14:47:00Z">
        <w:r>
          <w:rPr>
            <w:rFonts w:ascii="Times New Roman" w:eastAsia="Times New Roman" w:hAnsi="Times New Roman" w:cs="David" w:hint="cs"/>
            <w:sz w:val="20"/>
            <w:szCs w:val="24"/>
            <w:rtl/>
            <w:lang w:eastAsia="he-IL"/>
          </w:rPr>
          <w:t xml:space="preserve"> </w:t>
        </w:r>
      </w:ins>
      <w:ins w:id="1259" w:author="Avi Cohen" w:date="2020-11-23T14:48:00Z">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15%</w:t>
        </w:r>
      </w:ins>
    </w:p>
    <w:p w14:paraId="2AB26424" w14:textId="77777777" w:rsidR="00532B11" w:rsidRDefault="00532B11" w:rsidP="00532B11">
      <w:pPr>
        <w:widowControl w:val="0"/>
        <w:spacing w:before="0" w:beforeAutospacing="0" w:after="0" w:afterAutospacing="0" w:line="240" w:lineRule="auto"/>
        <w:ind w:left="720" w:firstLine="720"/>
        <w:jc w:val="both"/>
        <w:rPr>
          <w:ins w:id="1260" w:author="Avi Cohen" w:date="2020-11-23T14:48:00Z"/>
          <w:rFonts w:ascii="Times New Roman" w:eastAsia="Times New Roman" w:hAnsi="Times New Roman" w:cs="David"/>
          <w:sz w:val="20"/>
          <w:szCs w:val="24"/>
          <w:rtl/>
          <w:lang w:eastAsia="he-IL"/>
        </w:rPr>
      </w:pPr>
    </w:p>
    <w:p w14:paraId="48179D05" w14:textId="5C79F1CF" w:rsidR="00532B11" w:rsidRDefault="00532B11" w:rsidP="00532B11">
      <w:pPr>
        <w:widowControl w:val="0"/>
        <w:spacing w:before="0" w:beforeAutospacing="0" w:after="0" w:afterAutospacing="0" w:line="240" w:lineRule="auto"/>
        <w:ind w:left="720" w:firstLine="720"/>
        <w:jc w:val="both"/>
        <w:rPr>
          <w:ins w:id="1261" w:author="Avi Cohen" w:date="2020-11-23T14:48:00Z"/>
          <w:rFonts w:ascii="Times New Roman" w:eastAsia="Times New Roman" w:hAnsi="Times New Roman" w:cs="David"/>
          <w:sz w:val="20"/>
          <w:szCs w:val="24"/>
          <w:rtl/>
          <w:lang w:eastAsia="he-IL"/>
        </w:rPr>
      </w:pPr>
      <w:ins w:id="1262" w:author="Avi Cohen" w:date="2020-11-23T14:48:00Z">
        <w:r>
          <w:rPr>
            <w:rFonts w:ascii="Times New Roman" w:eastAsia="Times New Roman" w:hAnsi="Times New Roman" w:cs="David" w:hint="cs"/>
            <w:sz w:val="20"/>
            <w:szCs w:val="24"/>
            <w:rtl/>
            <w:lang w:eastAsia="he-IL"/>
          </w:rPr>
          <w:t>1.2.7</w:t>
        </w:r>
        <w:r>
          <w:rPr>
            <w:rFonts w:ascii="Times New Roman" w:eastAsia="Times New Roman" w:hAnsi="Times New Roman" w:cs="David" w:hint="cs"/>
            <w:sz w:val="20"/>
            <w:szCs w:val="24"/>
            <w:rtl/>
            <w:lang w:eastAsia="he-IL"/>
          </w:rPr>
          <w:tab/>
          <w:t xml:space="preserve">תכניות מכר האדריכלות עפי חוק </w:t>
        </w:r>
        <w:r>
          <w:rPr>
            <w:rFonts w:ascii="Times New Roman" w:eastAsia="Times New Roman" w:hAnsi="Times New Roman" w:cs="David" w:hint="cs"/>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8%</w:t>
        </w:r>
      </w:ins>
    </w:p>
    <w:p w14:paraId="2937CB2B" w14:textId="77777777" w:rsidR="00532B11" w:rsidRDefault="00532B11" w:rsidP="00532B11">
      <w:pPr>
        <w:widowControl w:val="0"/>
        <w:spacing w:before="0" w:beforeAutospacing="0" w:after="0" w:afterAutospacing="0" w:line="240" w:lineRule="auto"/>
        <w:ind w:left="720" w:firstLine="720"/>
        <w:jc w:val="both"/>
        <w:rPr>
          <w:ins w:id="1263" w:author="Avi Cohen" w:date="2020-11-23T14:48:00Z"/>
          <w:rFonts w:ascii="Times New Roman" w:eastAsia="Times New Roman" w:hAnsi="Times New Roman" w:cs="David"/>
          <w:sz w:val="20"/>
          <w:szCs w:val="24"/>
          <w:rtl/>
          <w:lang w:eastAsia="he-IL"/>
        </w:rPr>
      </w:pPr>
    </w:p>
    <w:p w14:paraId="142764D9" w14:textId="25BE817A" w:rsidR="00532B11" w:rsidRDefault="00532B11" w:rsidP="00532B11">
      <w:pPr>
        <w:widowControl w:val="0"/>
        <w:spacing w:before="0" w:beforeAutospacing="0" w:after="0" w:afterAutospacing="0" w:line="240" w:lineRule="auto"/>
        <w:ind w:left="720" w:firstLine="720"/>
        <w:jc w:val="both"/>
        <w:rPr>
          <w:ins w:id="1264" w:author="Avi Cohen" w:date="2020-11-23T14:49:00Z"/>
          <w:rFonts w:ascii="Times New Roman" w:eastAsia="Times New Roman" w:hAnsi="Times New Roman" w:cs="David"/>
          <w:sz w:val="20"/>
          <w:szCs w:val="24"/>
          <w:rtl/>
          <w:lang w:eastAsia="he-IL"/>
        </w:rPr>
      </w:pPr>
      <w:ins w:id="1265" w:author="Avi Cohen" w:date="2020-11-23T14:48:00Z">
        <w:r>
          <w:rPr>
            <w:rFonts w:ascii="Times New Roman" w:eastAsia="Times New Roman" w:hAnsi="Times New Roman" w:cs="David" w:hint="cs"/>
            <w:sz w:val="20"/>
            <w:szCs w:val="24"/>
            <w:rtl/>
            <w:lang w:eastAsia="he-IL"/>
          </w:rPr>
          <w:t>1.2.8</w:t>
        </w:r>
        <w:r>
          <w:rPr>
            <w:rFonts w:ascii="Times New Roman" w:eastAsia="Times New Roman" w:hAnsi="Times New Roman" w:cs="David" w:hint="cs"/>
            <w:sz w:val="20"/>
            <w:szCs w:val="24"/>
            <w:rtl/>
            <w:lang w:eastAsia="he-IL"/>
          </w:rPr>
          <w:tab/>
          <w:t>פרטים רשימות ותכניות ל</w:t>
        </w:r>
      </w:ins>
      <w:ins w:id="1266" w:author="Avi Cohen" w:date="2020-11-23T14:49:00Z">
        <w:r>
          <w:rPr>
            <w:rFonts w:ascii="Times New Roman" w:eastAsia="Times New Roman" w:hAnsi="Times New Roman" w:cs="David" w:hint="cs"/>
            <w:sz w:val="20"/>
            <w:szCs w:val="24"/>
            <w:rtl/>
            <w:lang w:eastAsia="he-IL"/>
          </w:rPr>
          <w:t>"</w:t>
        </w:r>
      </w:ins>
      <w:ins w:id="1267" w:author="Avi Cohen" w:date="2020-11-23T14:48:00Z">
        <w:r>
          <w:rPr>
            <w:rFonts w:ascii="Times New Roman" w:eastAsia="Times New Roman" w:hAnsi="Times New Roman" w:cs="David" w:hint="cs"/>
            <w:sz w:val="20"/>
            <w:szCs w:val="24"/>
            <w:rtl/>
            <w:lang w:eastAsia="he-IL"/>
          </w:rPr>
          <w:t>בצוע</w:t>
        </w:r>
      </w:ins>
      <w:ins w:id="1268" w:author="Avi Cohen" w:date="2020-11-23T14:49:00Z">
        <w:r>
          <w:rPr>
            <w:rFonts w:ascii="Times New Roman" w:eastAsia="Times New Roman" w:hAnsi="Times New Roman" w:cs="David" w:hint="cs"/>
            <w:sz w:val="20"/>
            <w:szCs w:val="24"/>
            <w:rtl/>
            <w:lang w:eastAsia="he-IL"/>
          </w:rPr>
          <w:t>"</w:t>
        </w:r>
      </w:ins>
      <w:ins w:id="1269" w:author="Avi Cohen" w:date="2020-11-23T14:48:00Z">
        <w:r>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ins>
      <w:ins w:id="1270" w:author="Avi Cohen" w:date="2020-11-23T14:49:00Z">
        <w:r>
          <w:rPr>
            <w:rFonts w:ascii="Times New Roman" w:eastAsia="Times New Roman" w:hAnsi="Times New Roman" w:cs="David" w:hint="cs"/>
            <w:sz w:val="20"/>
            <w:szCs w:val="24"/>
            <w:rtl/>
            <w:lang w:eastAsia="he-IL"/>
          </w:rPr>
          <w:t>7%</w:t>
        </w:r>
      </w:ins>
    </w:p>
    <w:p w14:paraId="55BF44C8" w14:textId="77777777" w:rsidR="00532B11" w:rsidRDefault="00532B11" w:rsidP="00532B11">
      <w:pPr>
        <w:widowControl w:val="0"/>
        <w:spacing w:before="0" w:beforeAutospacing="0" w:after="0" w:afterAutospacing="0" w:line="240" w:lineRule="auto"/>
        <w:ind w:left="720" w:firstLine="720"/>
        <w:jc w:val="both"/>
        <w:rPr>
          <w:ins w:id="1271" w:author="Avi Cohen" w:date="2020-11-23T14:49:00Z"/>
          <w:rFonts w:ascii="Times New Roman" w:eastAsia="Times New Roman" w:hAnsi="Times New Roman" w:cs="David"/>
          <w:sz w:val="20"/>
          <w:szCs w:val="24"/>
          <w:rtl/>
          <w:lang w:eastAsia="he-IL"/>
        </w:rPr>
      </w:pPr>
    </w:p>
    <w:p w14:paraId="0642104E" w14:textId="16C9388B" w:rsidR="00532B11" w:rsidRDefault="00532B11" w:rsidP="00532B11">
      <w:pPr>
        <w:widowControl w:val="0"/>
        <w:spacing w:before="0" w:beforeAutospacing="0" w:after="0" w:afterAutospacing="0" w:line="240" w:lineRule="auto"/>
        <w:ind w:left="720" w:firstLine="720"/>
        <w:jc w:val="both"/>
        <w:rPr>
          <w:ins w:id="1272" w:author="Avi Cohen" w:date="2020-11-23T14:49:00Z"/>
          <w:rFonts w:ascii="Times New Roman" w:eastAsia="Times New Roman" w:hAnsi="Times New Roman" w:cs="David"/>
          <w:sz w:val="20"/>
          <w:szCs w:val="24"/>
          <w:rtl/>
          <w:lang w:eastAsia="he-IL"/>
        </w:rPr>
      </w:pPr>
      <w:ins w:id="1273" w:author="Avi Cohen" w:date="2020-11-23T14:49:00Z">
        <w:r>
          <w:rPr>
            <w:rFonts w:ascii="Times New Roman" w:eastAsia="Times New Roman" w:hAnsi="Times New Roman" w:cs="David" w:hint="cs"/>
            <w:sz w:val="20"/>
            <w:szCs w:val="24"/>
            <w:rtl/>
            <w:lang w:eastAsia="he-IL"/>
          </w:rPr>
          <w:t>1.2.9</w:t>
        </w:r>
        <w:r>
          <w:rPr>
            <w:rFonts w:ascii="Times New Roman" w:eastAsia="Times New Roman" w:hAnsi="Times New Roman" w:cs="David" w:hint="cs"/>
            <w:sz w:val="20"/>
            <w:szCs w:val="24"/>
            <w:rtl/>
            <w:lang w:eastAsia="he-IL"/>
          </w:rPr>
          <w:tab/>
          <w:t>פקוח עליון</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10%</w:t>
        </w:r>
      </w:ins>
    </w:p>
    <w:p w14:paraId="67D5F948" w14:textId="77777777" w:rsidR="00532B11" w:rsidRDefault="00532B11" w:rsidP="00532B11">
      <w:pPr>
        <w:widowControl w:val="0"/>
        <w:spacing w:before="0" w:beforeAutospacing="0" w:after="0" w:afterAutospacing="0" w:line="240" w:lineRule="auto"/>
        <w:ind w:left="720" w:firstLine="720"/>
        <w:jc w:val="both"/>
        <w:rPr>
          <w:ins w:id="1274" w:author="Avi Cohen" w:date="2020-11-23T14:49:00Z"/>
          <w:rFonts w:ascii="Times New Roman" w:eastAsia="Times New Roman" w:hAnsi="Times New Roman" w:cs="David"/>
          <w:sz w:val="20"/>
          <w:szCs w:val="24"/>
          <w:rtl/>
          <w:lang w:eastAsia="he-IL"/>
        </w:rPr>
      </w:pPr>
    </w:p>
    <w:p w14:paraId="6360AA2C" w14:textId="6D95C80A" w:rsidR="00532B11" w:rsidRDefault="00532B11" w:rsidP="00532B11">
      <w:pPr>
        <w:widowControl w:val="0"/>
        <w:spacing w:before="0" w:beforeAutospacing="0" w:after="0" w:afterAutospacing="0" w:line="240" w:lineRule="auto"/>
        <w:ind w:left="720" w:firstLine="720"/>
        <w:jc w:val="both"/>
        <w:rPr>
          <w:ins w:id="1275" w:author="Avi Cohen" w:date="2020-11-23T14:50:00Z"/>
          <w:rFonts w:ascii="Times New Roman" w:eastAsia="Times New Roman" w:hAnsi="Times New Roman" w:cs="David"/>
          <w:sz w:val="20"/>
          <w:szCs w:val="24"/>
          <w:rtl/>
          <w:lang w:eastAsia="he-IL"/>
        </w:rPr>
      </w:pPr>
      <w:ins w:id="1276" w:author="Avi Cohen" w:date="2020-11-23T14:49:00Z">
        <w:r>
          <w:rPr>
            <w:rFonts w:ascii="Times New Roman" w:eastAsia="Times New Roman" w:hAnsi="Times New Roman" w:cs="David" w:hint="cs"/>
            <w:sz w:val="20"/>
            <w:szCs w:val="24"/>
            <w:rtl/>
            <w:lang w:eastAsia="he-IL"/>
          </w:rPr>
          <w:t>1.2.10</w:t>
        </w:r>
        <w:r>
          <w:rPr>
            <w:rFonts w:ascii="Times New Roman" w:eastAsia="Times New Roman" w:hAnsi="Times New Roman" w:cs="David" w:hint="cs"/>
            <w:sz w:val="20"/>
            <w:szCs w:val="24"/>
            <w:rtl/>
            <w:lang w:eastAsia="he-IL"/>
          </w:rPr>
          <w:tab/>
          <w:t xml:space="preserve">עם קבלת תעודת גמר </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10%</w:t>
        </w:r>
      </w:ins>
    </w:p>
    <w:p w14:paraId="3A79CC0C" w14:textId="77777777" w:rsidR="00532B11" w:rsidRDefault="00532B11" w:rsidP="00532B11">
      <w:pPr>
        <w:widowControl w:val="0"/>
        <w:spacing w:before="0" w:beforeAutospacing="0" w:after="0" w:afterAutospacing="0" w:line="240" w:lineRule="auto"/>
        <w:ind w:left="720" w:firstLine="720"/>
        <w:jc w:val="both"/>
        <w:rPr>
          <w:ins w:id="1277" w:author="Avi Cohen" w:date="2020-11-23T14:50:00Z"/>
          <w:rFonts w:ascii="Times New Roman" w:eastAsia="Times New Roman" w:hAnsi="Times New Roman" w:cs="David"/>
          <w:sz w:val="20"/>
          <w:szCs w:val="24"/>
          <w:rtl/>
          <w:lang w:eastAsia="he-IL"/>
        </w:rPr>
      </w:pPr>
    </w:p>
    <w:p w14:paraId="729DAEEC" w14:textId="03670AFE" w:rsidR="00532B11" w:rsidRPr="00532B11" w:rsidRDefault="00532B11" w:rsidP="00532B11">
      <w:pPr>
        <w:widowControl w:val="0"/>
        <w:spacing w:before="0" w:beforeAutospacing="0" w:after="0" w:afterAutospacing="0" w:line="240" w:lineRule="auto"/>
        <w:ind w:left="720" w:firstLine="720"/>
        <w:jc w:val="both"/>
        <w:rPr>
          <w:rFonts w:ascii="Times New Roman" w:eastAsia="Times New Roman" w:hAnsi="Times New Roman" w:cs="David"/>
          <w:b/>
          <w:bCs/>
          <w:sz w:val="20"/>
          <w:szCs w:val="24"/>
          <w:rtl/>
          <w:lang w:eastAsia="he-IL"/>
          <w:rPrChange w:id="1278" w:author="Avi Cohen" w:date="2020-11-23T14:50:00Z">
            <w:rPr>
              <w:rFonts w:ascii="Times New Roman" w:eastAsia="Times New Roman" w:hAnsi="Times New Roman" w:cs="David"/>
              <w:sz w:val="20"/>
              <w:szCs w:val="24"/>
              <w:rtl/>
              <w:lang w:eastAsia="he-IL"/>
            </w:rPr>
          </w:rPrChange>
        </w:rPr>
      </w:pPr>
      <w:ins w:id="1279" w:author="Avi Cohen" w:date="2020-11-23T14:50:00Z">
        <w:r w:rsidRPr="00532B11">
          <w:rPr>
            <w:rFonts w:ascii="Times New Roman" w:eastAsia="Times New Roman" w:hAnsi="Times New Roman" w:cs="David" w:hint="cs"/>
            <w:b/>
            <w:bCs/>
            <w:sz w:val="20"/>
            <w:szCs w:val="24"/>
            <w:rtl/>
            <w:lang w:eastAsia="he-IL"/>
            <w:rPrChange w:id="1280" w:author="Avi Cohen" w:date="2020-11-23T14:50:00Z">
              <w:rPr>
                <w:rFonts w:ascii="Times New Roman" w:eastAsia="Times New Roman" w:hAnsi="Times New Roman" w:cs="David" w:hint="cs"/>
                <w:sz w:val="20"/>
                <w:szCs w:val="24"/>
                <w:rtl/>
                <w:lang w:eastAsia="he-IL"/>
              </w:rPr>
            </w:rPrChange>
          </w:rPr>
          <w:t xml:space="preserve">סה"כ : </w:t>
        </w:r>
        <w:r w:rsidRPr="00532B11">
          <w:rPr>
            <w:rFonts w:ascii="Times New Roman" w:eastAsia="Times New Roman" w:hAnsi="Times New Roman" w:cs="David" w:hint="cs"/>
            <w:b/>
            <w:bCs/>
            <w:sz w:val="20"/>
            <w:szCs w:val="24"/>
            <w:rtl/>
            <w:lang w:eastAsia="he-IL"/>
            <w:rPrChange w:id="1281" w:author="Avi Cohen" w:date="2020-11-23T14:50:00Z">
              <w:rPr>
                <w:rFonts w:ascii="Times New Roman" w:eastAsia="Times New Roman" w:hAnsi="Times New Roman" w:cs="David" w:hint="cs"/>
                <w:sz w:val="20"/>
                <w:szCs w:val="24"/>
                <w:rtl/>
                <w:lang w:eastAsia="he-IL"/>
              </w:rPr>
            </w:rPrChange>
          </w:rPr>
          <w:tab/>
        </w:r>
        <w:r w:rsidRPr="00532B11">
          <w:rPr>
            <w:rFonts w:ascii="Times New Roman" w:eastAsia="Times New Roman" w:hAnsi="Times New Roman" w:cs="David" w:hint="cs"/>
            <w:b/>
            <w:bCs/>
            <w:sz w:val="20"/>
            <w:szCs w:val="24"/>
            <w:rtl/>
            <w:lang w:eastAsia="he-IL"/>
            <w:rPrChange w:id="1282" w:author="Avi Cohen" w:date="2020-11-23T14:50:00Z">
              <w:rPr>
                <w:rFonts w:ascii="Times New Roman" w:eastAsia="Times New Roman" w:hAnsi="Times New Roman" w:cs="David" w:hint="cs"/>
                <w:sz w:val="20"/>
                <w:szCs w:val="24"/>
                <w:rtl/>
                <w:lang w:eastAsia="he-IL"/>
              </w:rPr>
            </w:rPrChange>
          </w:rPr>
          <w:tab/>
        </w:r>
        <w:r w:rsidRPr="00532B11">
          <w:rPr>
            <w:rFonts w:ascii="Times New Roman" w:eastAsia="Times New Roman" w:hAnsi="Times New Roman" w:cs="David" w:hint="cs"/>
            <w:b/>
            <w:bCs/>
            <w:sz w:val="20"/>
            <w:szCs w:val="24"/>
            <w:rtl/>
            <w:lang w:eastAsia="he-IL"/>
            <w:rPrChange w:id="1283" w:author="Avi Cohen" w:date="2020-11-23T14:50:00Z">
              <w:rPr>
                <w:rFonts w:ascii="Times New Roman" w:eastAsia="Times New Roman" w:hAnsi="Times New Roman" w:cs="David" w:hint="cs"/>
                <w:sz w:val="20"/>
                <w:szCs w:val="24"/>
                <w:rtl/>
                <w:lang w:eastAsia="he-IL"/>
              </w:rPr>
            </w:rPrChange>
          </w:rPr>
          <w:tab/>
        </w:r>
        <w:r w:rsidRPr="00532B11">
          <w:rPr>
            <w:rFonts w:ascii="Times New Roman" w:eastAsia="Times New Roman" w:hAnsi="Times New Roman" w:cs="David" w:hint="cs"/>
            <w:b/>
            <w:bCs/>
            <w:sz w:val="20"/>
            <w:szCs w:val="24"/>
            <w:rtl/>
            <w:lang w:eastAsia="he-IL"/>
            <w:rPrChange w:id="1284" w:author="Avi Cohen" w:date="2020-11-23T14:50:00Z">
              <w:rPr>
                <w:rFonts w:ascii="Times New Roman" w:eastAsia="Times New Roman" w:hAnsi="Times New Roman" w:cs="David" w:hint="cs"/>
                <w:sz w:val="20"/>
                <w:szCs w:val="24"/>
                <w:rtl/>
                <w:lang w:eastAsia="he-IL"/>
              </w:rPr>
            </w:rPrChange>
          </w:rPr>
          <w:tab/>
        </w:r>
        <w:r w:rsidRPr="00532B11">
          <w:rPr>
            <w:rFonts w:ascii="Times New Roman" w:eastAsia="Times New Roman" w:hAnsi="Times New Roman" w:cs="David" w:hint="cs"/>
            <w:b/>
            <w:bCs/>
            <w:sz w:val="20"/>
            <w:szCs w:val="24"/>
            <w:rtl/>
            <w:lang w:eastAsia="he-IL"/>
            <w:rPrChange w:id="1285" w:author="Avi Cohen" w:date="2020-11-23T14:50:00Z">
              <w:rPr>
                <w:rFonts w:ascii="Times New Roman" w:eastAsia="Times New Roman" w:hAnsi="Times New Roman" w:cs="David" w:hint="cs"/>
                <w:sz w:val="20"/>
                <w:szCs w:val="24"/>
                <w:rtl/>
                <w:lang w:eastAsia="he-IL"/>
              </w:rPr>
            </w:rPrChange>
          </w:rPr>
          <w:tab/>
        </w:r>
        <w:r w:rsidRPr="00532B11">
          <w:rPr>
            <w:rFonts w:ascii="Times New Roman" w:eastAsia="Times New Roman" w:hAnsi="Times New Roman" w:cs="David" w:hint="cs"/>
            <w:b/>
            <w:bCs/>
            <w:sz w:val="20"/>
            <w:szCs w:val="24"/>
            <w:rtl/>
            <w:lang w:eastAsia="he-IL"/>
            <w:rPrChange w:id="1286" w:author="Avi Cohen" w:date="2020-11-23T14:50:00Z">
              <w:rPr>
                <w:rFonts w:ascii="Times New Roman" w:eastAsia="Times New Roman" w:hAnsi="Times New Roman" w:cs="David" w:hint="cs"/>
                <w:sz w:val="20"/>
                <w:szCs w:val="24"/>
                <w:rtl/>
                <w:lang w:eastAsia="he-IL"/>
              </w:rPr>
            </w:rPrChange>
          </w:rPr>
          <w:tab/>
        </w:r>
        <w:r w:rsidRPr="00532B11">
          <w:rPr>
            <w:rFonts w:ascii="Times New Roman" w:eastAsia="Times New Roman" w:hAnsi="Times New Roman" w:cs="David" w:hint="cs"/>
            <w:b/>
            <w:bCs/>
            <w:sz w:val="20"/>
            <w:szCs w:val="24"/>
            <w:rtl/>
            <w:lang w:eastAsia="he-IL"/>
            <w:rPrChange w:id="1287" w:author="Avi Cohen" w:date="2020-11-23T14:50:00Z">
              <w:rPr>
                <w:rFonts w:ascii="Times New Roman" w:eastAsia="Times New Roman" w:hAnsi="Times New Roman" w:cs="David" w:hint="cs"/>
                <w:sz w:val="20"/>
                <w:szCs w:val="24"/>
                <w:rtl/>
                <w:lang w:eastAsia="he-IL"/>
              </w:rPr>
            </w:rPrChange>
          </w:rPr>
          <w:tab/>
          <w:t>100%</w:t>
        </w:r>
      </w:ins>
    </w:p>
    <w:p w14:paraId="4C679179" w14:textId="77777777" w:rsidR="00B27B4C" w:rsidRPr="00532B11"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b/>
          <w:bCs/>
          <w:sz w:val="20"/>
          <w:szCs w:val="24"/>
          <w:rtl/>
          <w:lang w:eastAsia="he-IL"/>
          <w:rPrChange w:id="1288" w:author="Avi Cohen" w:date="2020-11-23T14:50:00Z">
            <w:rPr>
              <w:rFonts w:ascii="Times New Roman" w:eastAsia="Times New Roman" w:hAnsi="Times New Roman" w:cs="David"/>
              <w:sz w:val="20"/>
              <w:szCs w:val="24"/>
              <w:rtl/>
              <w:lang w:eastAsia="he-IL"/>
            </w:rPr>
          </w:rPrChange>
        </w:rPr>
      </w:pPr>
    </w:p>
    <w:p w14:paraId="3C44A3B4" w14:textId="61DC8684" w:rsidR="00B27B4C" w:rsidRPr="00B27B4C" w:rsidDel="00A24036" w:rsidRDefault="00B27B4C" w:rsidP="00A24036">
      <w:pPr>
        <w:widowControl w:val="0"/>
        <w:spacing w:before="0" w:beforeAutospacing="0" w:after="0" w:afterAutospacing="0" w:line="240" w:lineRule="auto"/>
        <w:ind w:left="720" w:hanging="720"/>
        <w:jc w:val="both"/>
        <w:rPr>
          <w:del w:id="1289" w:author="Avi Cohen" w:date="2020-11-23T14:50: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del w:id="1290" w:author="Avi Cohen" w:date="2020-11-23T14:50:00Z">
        <w:r w:rsidRPr="00B27B4C" w:rsidDel="00A24036">
          <w:rPr>
            <w:rFonts w:ascii="Times New Roman" w:eastAsia="Times New Roman" w:hAnsi="Times New Roman" w:cs="David" w:hint="cs"/>
            <w:sz w:val="20"/>
            <w:szCs w:val="24"/>
            <w:rtl/>
            <w:lang w:eastAsia="he-IL"/>
          </w:rPr>
          <w:delText>א.</w:delText>
        </w:r>
        <w:r w:rsidRPr="00B27B4C" w:rsidDel="00A24036">
          <w:rPr>
            <w:rFonts w:ascii="Times New Roman" w:eastAsia="Times New Roman" w:hAnsi="Times New Roman" w:cs="David" w:hint="cs"/>
            <w:sz w:val="20"/>
            <w:szCs w:val="24"/>
            <w:rtl/>
            <w:lang w:eastAsia="he-IL"/>
          </w:rPr>
          <w:tab/>
          <w:delText>לאחר גמר התכנון המוקדם, ואישור עבודות</w:delText>
        </w:r>
      </w:del>
    </w:p>
    <w:p w14:paraId="3048F494" w14:textId="7050BF10" w:rsidR="00B27B4C" w:rsidRPr="00B27B4C" w:rsidDel="00A24036" w:rsidRDefault="00B27B4C" w:rsidP="00A24036">
      <w:pPr>
        <w:widowControl w:val="0"/>
        <w:spacing w:before="0" w:beforeAutospacing="0" w:after="0" w:afterAutospacing="0" w:line="240" w:lineRule="auto"/>
        <w:ind w:left="720" w:hanging="720"/>
        <w:jc w:val="both"/>
        <w:rPr>
          <w:del w:id="1291" w:author="Avi Cohen" w:date="2020-11-23T14:50:00Z"/>
          <w:rFonts w:ascii="Times New Roman" w:eastAsia="Times New Roman" w:hAnsi="Times New Roman" w:cs="David"/>
          <w:sz w:val="20"/>
          <w:szCs w:val="24"/>
          <w:rtl/>
          <w:lang w:eastAsia="he-IL"/>
        </w:rPr>
        <w:pPrChange w:id="1292" w:author="Avi Cohen" w:date="2020-11-23T14:50:00Z">
          <w:pPr>
            <w:widowControl w:val="0"/>
            <w:spacing w:before="0" w:beforeAutospacing="0" w:after="0" w:afterAutospacing="0" w:line="240" w:lineRule="auto"/>
            <w:ind w:left="720" w:firstLine="720"/>
            <w:jc w:val="both"/>
          </w:pPr>
        </w:pPrChange>
      </w:pPr>
      <w:del w:id="1293"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delText xml:space="preserve">שלב זה על ידי המזמין </w:delText>
        </w:r>
        <w:r w:rsidR="003F2F80"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delText>10% משכר המתכנן.</w:delText>
        </w:r>
      </w:del>
    </w:p>
    <w:p w14:paraId="79DB907A" w14:textId="64BEB442" w:rsidR="00B27B4C" w:rsidRPr="00B27B4C" w:rsidDel="00A24036" w:rsidRDefault="00B27B4C" w:rsidP="00A24036">
      <w:pPr>
        <w:widowControl w:val="0"/>
        <w:spacing w:before="0" w:beforeAutospacing="0" w:after="0" w:afterAutospacing="0" w:line="240" w:lineRule="auto"/>
        <w:ind w:left="720" w:hanging="720"/>
        <w:jc w:val="both"/>
        <w:rPr>
          <w:del w:id="1294" w:author="Avi Cohen" w:date="2020-11-23T14:50:00Z"/>
          <w:rFonts w:ascii="Times New Roman" w:eastAsia="Times New Roman" w:hAnsi="Times New Roman" w:cs="David"/>
          <w:sz w:val="20"/>
          <w:szCs w:val="24"/>
          <w:rtl/>
          <w:lang w:eastAsia="he-IL"/>
        </w:rPr>
        <w:pPrChange w:id="1295" w:author="Avi Cohen" w:date="2020-11-23T14:50:00Z">
          <w:pPr>
            <w:widowControl w:val="0"/>
            <w:spacing w:before="0" w:beforeAutospacing="0" w:after="0" w:afterAutospacing="0" w:line="240" w:lineRule="auto"/>
            <w:ind w:left="2160" w:hanging="720"/>
            <w:jc w:val="both"/>
          </w:pPr>
        </w:pPrChange>
      </w:pPr>
    </w:p>
    <w:p w14:paraId="774299CB" w14:textId="05D9810C" w:rsidR="00B27B4C" w:rsidRPr="00B27B4C" w:rsidDel="00A24036" w:rsidRDefault="00B27B4C" w:rsidP="00A24036">
      <w:pPr>
        <w:widowControl w:val="0"/>
        <w:spacing w:before="0" w:beforeAutospacing="0" w:after="0" w:afterAutospacing="0" w:line="240" w:lineRule="auto"/>
        <w:ind w:left="720" w:hanging="720"/>
        <w:jc w:val="both"/>
        <w:rPr>
          <w:del w:id="1296" w:author="Avi Cohen" w:date="2020-11-23T14:50:00Z"/>
          <w:rFonts w:ascii="Times New Roman" w:eastAsia="Times New Roman" w:hAnsi="Times New Roman" w:cs="David"/>
          <w:sz w:val="20"/>
          <w:szCs w:val="24"/>
          <w:rtl/>
          <w:lang w:eastAsia="he-IL"/>
        </w:rPr>
      </w:pPr>
      <w:del w:id="1297"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delText>ב.</w:delText>
        </w:r>
        <w:r w:rsidRPr="00B27B4C" w:rsidDel="00A24036">
          <w:rPr>
            <w:rFonts w:ascii="Times New Roman" w:eastAsia="Times New Roman" w:hAnsi="Times New Roman" w:cs="David" w:hint="cs"/>
            <w:sz w:val="20"/>
            <w:szCs w:val="24"/>
            <w:rtl/>
            <w:lang w:eastAsia="he-IL"/>
          </w:rPr>
          <w:tab/>
          <w:delText>לאחר גמר התכנון הסופי, ואישור עבודות</w:delText>
        </w:r>
      </w:del>
    </w:p>
    <w:p w14:paraId="5112FC27" w14:textId="38DCB3DD" w:rsidR="00B27B4C" w:rsidRPr="00B27B4C" w:rsidDel="00A24036" w:rsidRDefault="00B27B4C" w:rsidP="00A24036">
      <w:pPr>
        <w:widowControl w:val="0"/>
        <w:spacing w:before="0" w:beforeAutospacing="0" w:after="0" w:afterAutospacing="0" w:line="240" w:lineRule="auto"/>
        <w:ind w:left="720" w:hanging="720"/>
        <w:jc w:val="both"/>
        <w:rPr>
          <w:del w:id="1298" w:author="Avi Cohen" w:date="2020-11-23T14:50:00Z"/>
          <w:rFonts w:ascii="Times New Roman" w:eastAsia="Times New Roman" w:hAnsi="Times New Roman" w:cs="David"/>
          <w:sz w:val="20"/>
          <w:szCs w:val="24"/>
          <w:rtl/>
          <w:lang w:eastAsia="he-IL"/>
        </w:rPr>
        <w:pPrChange w:id="1299" w:author="Avi Cohen" w:date="2020-11-23T14:50:00Z">
          <w:pPr>
            <w:widowControl w:val="0"/>
            <w:spacing w:before="0" w:beforeAutospacing="0" w:after="0" w:afterAutospacing="0" w:line="240" w:lineRule="auto"/>
            <w:ind w:left="720" w:firstLine="720"/>
            <w:jc w:val="both"/>
          </w:pPr>
        </w:pPrChange>
      </w:pPr>
      <w:del w:id="1300"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delText xml:space="preserve">שלב זה על ידי המזמין </w:delText>
        </w:r>
        <w:r w:rsidR="003F2F80"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delText>15% משכר המתכנן.</w:delText>
        </w:r>
      </w:del>
    </w:p>
    <w:p w14:paraId="6060444D" w14:textId="05ECFD38" w:rsidR="00B27B4C" w:rsidRPr="00B27B4C" w:rsidDel="00A24036" w:rsidRDefault="00B27B4C" w:rsidP="00A24036">
      <w:pPr>
        <w:widowControl w:val="0"/>
        <w:spacing w:before="0" w:beforeAutospacing="0" w:after="0" w:afterAutospacing="0" w:line="240" w:lineRule="auto"/>
        <w:ind w:left="720" w:hanging="720"/>
        <w:jc w:val="both"/>
        <w:rPr>
          <w:del w:id="1301" w:author="Avi Cohen" w:date="2020-11-23T14:50:00Z"/>
          <w:rFonts w:ascii="Times New Roman" w:eastAsia="Times New Roman" w:hAnsi="Times New Roman" w:cs="David"/>
          <w:sz w:val="20"/>
          <w:szCs w:val="24"/>
          <w:rtl/>
          <w:lang w:eastAsia="he-IL"/>
        </w:rPr>
      </w:pPr>
    </w:p>
    <w:p w14:paraId="68291988" w14:textId="5ACDBBC2" w:rsidR="003F2F80" w:rsidDel="00A24036" w:rsidRDefault="00B27B4C" w:rsidP="00A24036">
      <w:pPr>
        <w:widowControl w:val="0"/>
        <w:spacing w:before="0" w:beforeAutospacing="0" w:after="0" w:afterAutospacing="0" w:line="240" w:lineRule="auto"/>
        <w:ind w:left="720" w:hanging="720"/>
        <w:jc w:val="both"/>
        <w:rPr>
          <w:del w:id="1302" w:author="Avi Cohen" w:date="2020-11-23T14:50:00Z"/>
          <w:rFonts w:ascii="Times New Roman" w:eastAsia="Times New Roman" w:hAnsi="Times New Roman" w:cs="David"/>
          <w:sz w:val="20"/>
          <w:szCs w:val="24"/>
          <w:rtl/>
          <w:lang w:eastAsia="he-IL"/>
        </w:rPr>
      </w:pPr>
      <w:del w:id="1303"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delText>ג.</w:delText>
        </w:r>
        <w:r w:rsidRPr="00B27B4C" w:rsidDel="00A24036">
          <w:rPr>
            <w:rFonts w:ascii="Times New Roman" w:eastAsia="Times New Roman" w:hAnsi="Times New Roman" w:cs="David" w:hint="cs"/>
            <w:sz w:val="20"/>
            <w:szCs w:val="24"/>
            <w:rtl/>
            <w:lang w:eastAsia="he-IL"/>
          </w:rPr>
          <w:tab/>
          <w:delText xml:space="preserve">לאחר אישור בנוי לביצוע ע"י הועדה המקומית </w:delText>
        </w:r>
        <w:r w:rsidR="003F2F80"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delText xml:space="preserve">5% משכר </w:delText>
        </w:r>
      </w:del>
    </w:p>
    <w:p w14:paraId="0BC57543" w14:textId="2DB89785" w:rsidR="00B27B4C" w:rsidRPr="00B27B4C" w:rsidDel="00A24036" w:rsidRDefault="003F2F80" w:rsidP="00A24036">
      <w:pPr>
        <w:widowControl w:val="0"/>
        <w:spacing w:before="0" w:beforeAutospacing="0" w:after="0" w:afterAutospacing="0" w:line="240" w:lineRule="auto"/>
        <w:ind w:left="720" w:hanging="720"/>
        <w:jc w:val="both"/>
        <w:rPr>
          <w:del w:id="1304" w:author="Avi Cohen" w:date="2020-11-23T14:50:00Z"/>
          <w:rFonts w:ascii="Times New Roman" w:eastAsia="Times New Roman" w:hAnsi="Times New Roman" w:cs="David"/>
          <w:sz w:val="20"/>
          <w:szCs w:val="24"/>
          <w:rtl/>
          <w:lang w:eastAsia="he-IL"/>
        </w:rPr>
        <w:pPrChange w:id="1305" w:author="Avi Cohen" w:date="2020-11-23T14:50:00Z">
          <w:pPr>
            <w:widowControl w:val="0"/>
            <w:spacing w:before="0" w:beforeAutospacing="0" w:after="0" w:afterAutospacing="0" w:line="240" w:lineRule="auto"/>
            <w:ind w:left="720" w:hanging="720"/>
            <w:jc w:val="both"/>
          </w:pPr>
        </w:pPrChange>
      </w:pPr>
      <w:del w:id="1306" w:author="Avi Cohen" w:date="2020-11-23T14:50:00Z">
        <w:r w:rsidDel="00A24036">
          <w:rPr>
            <w:rFonts w:ascii="Times New Roman" w:eastAsia="Times New Roman" w:hAnsi="Times New Roman" w:cs="David" w:hint="cs"/>
            <w:sz w:val="20"/>
            <w:szCs w:val="24"/>
            <w:rtl/>
            <w:lang w:eastAsia="he-IL"/>
          </w:rPr>
          <w:delText xml:space="preserve">                                                      </w:delText>
        </w:r>
        <w:r w:rsidR="00B27B4C" w:rsidRPr="00B27B4C" w:rsidDel="00A24036">
          <w:rPr>
            <w:rFonts w:ascii="Times New Roman" w:eastAsia="Times New Roman" w:hAnsi="Times New Roman" w:cs="David" w:hint="cs"/>
            <w:sz w:val="20"/>
            <w:szCs w:val="24"/>
            <w:rtl/>
            <w:lang w:eastAsia="he-IL"/>
          </w:rPr>
          <w:delText>המתכנן.</w:delText>
        </w:r>
      </w:del>
    </w:p>
    <w:p w14:paraId="313052AC" w14:textId="1D999958" w:rsidR="00B27B4C" w:rsidRPr="00B27B4C" w:rsidDel="00A24036" w:rsidRDefault="00B27B4C" w:rsidP="00A24036">
      <w:pPr>
        <w:widowControl w:val="0"/>
        <w:spacing w:before="0" w:beforeAutospacing="0" w:after="0" w:afterAutospacing="0" w:line="240" w:lineRule="auto"/>
        <w:ind w:left="720" w:hanging="720"/>
        <w:jc w:val="both"/>
        <w:rPr>
          <w:del w:id="1307" w:author="Avi Cohen" w:date="2020-11-23T14:50:00Z"/>
          <w:rFonts w:ascii="Times New Roman" w:eastAsia="Times New Roman" w:hAnsi="Times New Roman" w:cs="David"/>
          <w:sz w:val="20"/>
          <w:szCs w:val="24"/>
          <w:rtl/>
          <w:lang w:eastAsia="he-IL"/>
        </w:rPr>
        <w:pPrChange w:id="1308" w:author="Avi Cohen" w:date="2020-11-23T14:50:00Z">
          <w:pPr>
            <w:widowControl w:val="0"/>
            <w:spacing w:before="0" w:beforeAutospacing="0" w:after="0" w:afterAutospacing="0" w:line="240" w:lineRule="auto"/>
            <w:ind w:left="2160" w:hanging="720"/>
            <w:jc w:val="both"/>
          </w:pPr>
        </w:pPrChange>
      </w:pPr>
    </w:p>
    <w:p w14:paraId="25E06754" w14:textId="15B9FF9B" w:rsidR="00B27B4C" w:rsidRPr="00B27B4C" w:rsidDel="00A24036" w:rsidRDefault="00B27B4C" w:rsidP="00A24036">
      <w:pPr>
        <w:widowControl w:val="0"/>
        <w:spacing w:before="0" w:beforeAutospacing="0" w:after="0" w:afterAutospacing="0" w:line="240" w:lineRule="auto"/>
        <w:ind w:left="720" w:hanging="720"/>
        <w:jc w:val="both"/>
        <w:rPr>
          <w:del w:id="1309" w:author="Avi Cohen" w:date="2020-11-23T14:50:00Z"/>
          <w:rFonts w:ascii="Times New Roman" w:eastAsia="Times New Roman" w:hAnsi="Times New Roman" w:cs="David"/>
          <w:sz w:val="20"/>
          <w:szCs w:val="24"/>
          <w:rtl/>
          <w:lang w:eastAsia="he-IL"/>
        </w:rPr>
        <w:pPrChange w:id="1310" w:author="Avi Cohen" w:date="2020-11-23T14:50:00Z">
          <w:pPr>
            <w:widowControl w:val="0"/>
            <w:spacing w:before="0" w:beforeAutospacing="0" w:after="0" w:afterAutospacing="0" w:line="240" w:lineRule="auto"/>
            <w:ind w:left="720" w:firstLine="720"/>
            <w:jc w:val="both"/>
          </w:pPr>
        </w:pPrChange>
      </w:pPr>
      <w:del w:id="1311" w:author="Avi Cohen" w:date="2020-11-23T14:50:00Z">
        <w:r w:rsidRPr="00B27B4C" w:rsidDel="00A24036">
          <w:rPr>
            <w:rFonts w:ascii="Times New Roman" w:eastAsia="Times New Roman" w:hAnsi="Times New Roman" w:cs="David" w:hint="cs"/>
            <w:sz w:val="20"/>
            <w:szCs w:val="24"/>
            <w:rtl/>
            <w:lang w:eastAsia="he-IL"/>
          </w:rPr>
          <w:tab/>
          <w:delText>ד.</w:delText>
        </w:r>
        <w:r w:rsidRPr="00B27B4C" w:rsidDel="00A24036">
          <w:rPr>
            <w:rFonts w:ascii="Times New Roman" w:eastAsia="Times New Roman" w:hAnsi="Times New Roman" w:cs="David" w:hint="cs"/>
            <w:sz w:val="20"/>
            <w:szCs w:val="24"/>
            <w:rtl/>
            <w:lang w:eastAsia="he-IL"/>
          </w:rPr>
          <w:tab/>
          <w:delText>לאחר אישור הבקשות להיתרי בניה והוצאת</w:delText>
        </w:r>
      </w:del>
    </w:p>
    <w:p w14:paraId="77469E51" w14:textId="55DC4A7A" w:rsidR="006D1B57" w:rsidRPr="00B27B4C" w:rsidDel="00A24036" w:rsidRDefault="00B27B4C" w:rsidP="00A24036">
      <w:pPr>
        <w:widowControl w:val="0"/>
        <w:spacing w:before="0" w:beforeAutospacing="0" w:after="0" w:afterAutospacing="0" w:line="240" w:lineRule="auto"/>
        <w:ind w:left="720" w:hanging="720"/>
        <w:jc w:val="both"/>
        <w:rPr>
          <w:del w:id="1312" w:author="Avi Cohen" w:date="2020-11-23T14:50:00Z"/>
          <w:rFonts w:ascii="Times New Roman" w:eastAsia="Times New Roman" w:hAnsi="Times New Roman" w:cs="David"/>
          <w:sz w:val="20"/>
          <w:szCs w:val="24"/>
          <w:rtl/>
          <w:lang w:eastAsia="he-IL"/>
        </w:rPr>
        <w:pPrChange w:id="1313" w:author="Avi Cohen" w:date="2020-11-23T14:50:00Z">
          <w:pPr>
            <w:widowControl w:val="0"/>
            <w:spacing w:before="0" w:beforeAutospacing="0" w:after="0" w:afterAutospacing="0" w:line="240" w:lineRule="auto"/>
            <w:ind w:left="720" w:firstLine="720"/>
            <w:jc w:val="both"/>
          </w:pPr>
        </w:pPrChange>
      </w:pPr>
      <w:del w:id="1314"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delText xml:space="preserve">היתרי בניה </w:delText>
        </w:r>
        <w:r w:rsidR="003F2F80"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delText>8% משכר המתכנן.</w:delText>
        </w:r>
      </w:del>
    </w:p>
    <w:p w14:paraId="7973C369" w14:textId="7F221816" w:rsidR="00B27B4C" w:rsidRPr="00B27B4C" w:rsidDel="00A24036" w:rsidRDefault="00B27B4C" w:rsidP="00A24036">
      <w:pPr>
        <w:widowControl w:val="0"/>
        <w:spacing w:before="0" w:beforeAutospacing="0" w:after="0" w:afterAutospacing="0" w:line="240" w:lineRule="auto"/>
        <w:ind w:left="720" w:hanging="720"/>
        <w:jc w:val="both"/>
        <w:rPr>
          <w:del w:id="1315" w:author="Avi Cohen" w:date="2020-11-23T14:50:00Z"/>
          <w:rFonts w:ascii="Times New Roman" w:eastAsia="Times New Roman" w:hAnsi="Times New Roman" w:cs="David"/>
          <w:sz w:val="20"/>
          <w:szCs w:val="24"/>
          <w:rtl/>
          <w:lang w:eastAsia="he-IL"/>
        </w:rPr>
      </w:pPr>
    </w:p>
    <w:p w14:paraId="691C9F1C" w14:textId="2C2DAE57" w:rsidR="00B27B4C" w:rsidRPr="00B27B4C" w:rsidDel="00874B8B" w:rsidRDefault="00B27B4C" w:rsidP="00A24036">
      <w:pPr>
        <w:widowControl w:val="0"/>
        <w:spacing w:before="0" w:beforeAutospacing="0" w:after="0" w:afterAutospacing="0" w:line="240" w:lineRule="auto"/>
        <w:ind w:left="720" w:hanging="720"/>
        <w:jc w:val="both"/>
        <w:rPr>
          <w:del w:id="1316" w:author="Avi Cohen" w:date="2020-08-06T16:21:00Z"/>
          <w:rFonts w:ascii="Times New Roman" w:eastAsia="Times New Roman" w:hAnsi="Times New Roman" w:cs="David"/>
          <w:sz w:val="20"/>
          <w:szCs w:val="24"/>
          <w:rtl/>
          <w:lang w:eastAsia="he-IL"/>
        </w:rPr>
        <w:pPrChange w:id="1317" w:author="Avi Cohen" w:date="2020-11-23T14:50:00Z">
          <w:pPr>
            <w:widowControl w:val="0"/>
            <w:spacing w:before="0" w:beforeAutospacing="0" w:after="0" w:afterAutospacing="0" w:line="240" w:lineRule="auto"/>
            <w:ind w:left="720" w:firstLine="720"/>
            <w:jc w:val="both"/>
          </w:pPr>
        </w:pPrChange>
      </w:pPr>
      <w:del w:id="1318" w:author="Avi Cohen" w:date="2020-11-23T14:50:00Z">
        <w:r w:rsidRPr="00B27B4C" w:rsidDel="00A24036">
          <w:rPr>
            <w:rFonts w:ascii="Times New Roman" w:eastAsia="Times New Roman" w:hAnsi="Times New Roman" w:cs="David" w:hint="cs"/>
            <w:sz w:val="20"/>
            <w:szCs w:val="24"/>
            <w:rtl/>
            <w:lang w:eastAsia="he-IL"/>
          </w:rPr>
          <w:tab/>
        </w:r>
      </w:del>
      <w:del w:id="1319" w:author="Avi Cohen" w:date="2020-09-21T14:50:00Z">
        <w:r w:rsidRPr="00B27B4C" w:rsidDel="000B178F">
          <w:rPr>
            <w:rFonts w:ascii="Times New Roman" w:eastAsia="Times New Roman" w:hAnsi="Times New Roman" w:cs="David" w:hint="cs"/>
            <w:sz w:val="20"/>
            <w:szCs w:val="24"/>
            <w:rtl/>
            <w:lang w:eastAsia="he-IL"/>
          </w:rPr>
          <w:delText>ה</w:delText>
        </w:r>
      </w:del>
      <w:del w:id="1320" w:author="Avi Cohen" w:date="2020-11-23T14:50:00Z">
        <w:r w:rsidRPr="00B27B4C"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tab/>
        </w:r>
      </w:del>
      <w:del w:id="1321" w:author="Avi Cohen" w:date="2020-08-06T16:21:00Z">
        <w:r w:rsidRPr="00B27B4C" w:rsidDel="00874B8B">
          <w:rPr>
            <w:rFonts w:ascii="Times New Roman" w:eastAsia="Times New Roman" w:hAnsi="Times New Roman" w:cs="David" w:hint="cs"/>
            <w:sz w:val="20"/>
            <w:szCs w:val="24"/>
            <w:rtl/>
            <w:lang w:eastAsia="he-IL"/>
          </w:rPr>
          <w:delText>לאחר גמר התכנון המפורט והמכרזים, ואישור</w:delText>
        </w:r>
      </w:del>
    </w:p>
    <w:p w14:paraId="0A10DAB4" w14:textId="6F85FB52" w:rsidR="00B27B4C" w:rsidRPr="00B27B4C" w:rsidDel="00A24036" w:rsidRDefault="00B27B4C" w:rsidP="00A24036">
      <w:pPr>
        <w:widowControl w:val="0"/>
        <w:spacing w:before="0" w:beforeAutospacing="0" w:after="0" w:afterAutospacing="0" w:line="240" w:lineRule="auto"/>
        <w:ind w:left="720" w:hanging="720"/>
        <w:jc w:val="both"/>
        <w:rPr>
          <w:del w:id="1322" w:author="Avi Cohen" w:date="2020-11-23T14:50:00Z"/>
          <w:rFonts w:ascii="Times New Roman" w:eastAsia="Times New Roman" w:hAnsi="Times New Roman" w:cs="David"/>
          <w:sz w:val="20"/>
          <w:szCs w:val="24"/>
          <w:rtl/>
          <w:lang w:eastAsia="he-IL"/>
        </w:rPr>
        <w:pPrChange w:id="1323" w:author="Avi Cohen" w:date="2020-11-23T14:50:00Z">
          <w:pPr>
            <w:widowControl w:val="0"/>
            <w:spacing w:before="0" w:beforeAutospacing="0" w:after="0" w:afterAutospacing="0" w:line="240" w:lineRule="auto"/>
            <w:ind w:left="720" w:firstLine="720"/>
            <w:jc w:val="both"/>
          </w:pPr>
        </w:pPrChange>
      </w:pPr>
      <w:del w:id="1324" w:author="Avi Cohen" w:date="2020-08-06T16:21:00Z">
        <w:r w:rsidRPr="00B27B4C" w:rsidDel="00874B8B">
          <w:rPr>
            <w:rFonts w:ascii="Times New Roman" w:eastAsia="Times New Roman" w:hAnsi="Times New Roman" w:cs="David" w:hint="cs"/>
            <w:sz w:val="20"/>
            <w:szCs w:val="24"/>
            <w:rtl/>
            <w:lang w:eastAsia="he-IL"/>
          </w:rPr>
          <w:tab/>
        </w:r>
        <w:r w:rsidRPr="00B27B4C" w:rsidDel="00874B8B">
          <w:rPr>
            <w:rFonts w:ascii="Times New Roman" w:eastAsia="Times New Roman" w:hAnsi="Times New Roman" w:cs="David" w:hint="cs"/>
            <w:sz w:val="20"/>
            <w:szCs w:val="24"/>
            <w:rtl/>
            <w:lang w:eastAsia="he-IL"/>
          </w:rPr>
          <w:tab/>
          <w:delText>עבודות שלב  זה על ידי המזמין</w:delText>
        </w:r>
        <w:r w:rsidR="003F2F80" w:rsidDel="00874B8B">
          <w:rPr>
            <w:rFonts w:ascii="Times New Roman" w:eastAsia="Times New Roman" w:hAnsi="Times New Roman" w:cs="David" w:hint="cs"/>
            <w:sz w:val="20"/>
            <w:szCs w:val="24"/>
            <w:rtl/>
            <w:lang w:eastAsia="he-IL"/>
          </w:rPr>
          <w:delText>...................</w:delText>
        </w:r>
        <w:r w:rsidRPr="00B27B4C" w:rsidDel="00874B8B">
          <w:rPr>
            <w:rFonts w:ascii="Times New Roman" w:eastAsia="Times New Roman" w:hAnsi="Times New Roman" w:cs="David" w:hint="cs"/>
            <w:sz w:val="20"/>
            <w:szCs w:val="24"/>
            <w:rtl/>
            <w:lang w:eastAsia="he-IL"/>
          </w:rPr>
          <w:delText>28% משכר המתכנן.</w:delText>
        </w:r>
      </w:del>
    </w:p>
    <w:p w14:paraId="43A2E396" w14:textId="02077014" w:rsidR="00B27B4C" w:rsidRPr="00B27B4C" w:rsidDel="00A24036" w:rsidRDefault="00B27B4C" w:rsidP="00A24036">
      <w:pPr>
        <w:widowControl w:val="0"/>
        <w:spacing w:before="0" w:beforeAutospacing="0" w:after="0" w:afterAutospacing="0" w:line="240" w:lineRule="auto"/>
        <w:ind w:left="720" w:hanging="720"/>
        <w:jc w:val="both"/>
        <w:rPr>
          <w:del w:id="1325" w:author="Avi Cohen" w:date="2020-11-23T14:50:00Z"/>
          <w:rFonts w:ascii="Times New Roman" w:eastAsia="Times New Roman" w:hAnsi="Times New Roman" w:cs="David"/>
          <w:sz w:val="20"/>
          <w:szCs w:val="24"/>
          <w:rtl/>
          <w:lang w:eastAsia="he-IL"/>
        </w:rPr>
      </w:pPr>
    </w:p>
    <w:p w14:paraId="5B01D42C" w14:textId="3B7D087F" w:rsidR="00B27B4C" w:rsidRPr="00B27B4C" w:rsidDel="00A24036" w:rsidRDefault="00B27B4C" w:rsidP="00A24036">
      <w:pPr>
        <w:widowControl w:val="0"/>
        <w:spacing w:before="0" w:beforeAutospacing="0" w:after="0" w:afterAutospacing="0" w:line="240" w:lineRule="auto"/>
        <w:ind w:left="720" w:hanging="720"/>
        <w:jc w:val="both"/>
        <w:rPr>
          <w:del w:id="1326" w:author="Avi Cohen" w:date="2020-11-23T14:50:00Z"/>
          <w:rFonts w:ascii="Times New Roman" w:eastAsia="Times New Roman" w:hAnsi="Times New Roman" w:cs="David"/>
          <w:sz w:val="20"/>
          <w:szCs w:val="24"/>
          <w:rtl/>
          <w:lang w:eastAsia="he-IL"/>
        </w:rPr>
      </w:pPr>
      <w:del w:id="1327"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del>
      <w:del w:id="1328" w:author="Avi Cohen" w:date="2020-09-21T14:50:00Z">
        <w:r w:rsidRPr="00B27B4C" w:rsidDel="000B178F">
          <w:rPr>
            <w:rFonts w:ascii="Times New Roman" w:eastAsia="Times New Roman" w:hAnsi="Times New Roman" w:cs="David" w:hint="cs"/>
            <w:sz w:val="20"/>
            <w:szCs w:val="24"/>
            <w:rtl/>
            <w:lang w:eastAsia="he-IL"/>
          </w:rPr>
          <w:delText>ו</w:delText>
        </w:r>
      </w:del>
      <w:del w:id="1329" w:author="Avi Cohen" w:date="2020-11-23T14:50:00Z">
        <w:r w:rsidRPr="00B27B4C"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tab/>
          <w:delText>לאחר גמר הוצאת תכניות לביצוע</w:delText>
        </w:r>
        <w:r w:rsidR="003F2F80"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delText>1</w:delText>
        </w:r>
      </w:del>
      <w:del w:id="1330" w:author="Avi Cohen" w:date="2020-08-06T16:22:00Z">
        <w:r w:rsidRPr="00B27B4C" w:rsidDel="00874B8B">
          <w:rPr>
            <w:rFonts w:ascii="Times New Roman" w:eastAsia="Times New Roman" w:hAnsi="Times New Roman" w:cs="David" w:hint="cs"/>
            <w:sz w:val="20"/>
            <w:szCs w:val="24"/>
            <w:rtl/>
            <w:lang w:eastAsia="he-IL"/>
          </w:rPr>
          <w:delText>2</w:delText>
        </w:r>
      </w:del>
      <w:del w:id="1331" w:author="Avi Cohen" w:date="2020-11-23T14:50:00Z">
        <w:r w:rsidRPr="00B27B4C" w:rsidDel="00A24036">
          <w:rPr>
            <w:rFonts w:ascii="Times New Roman" w:eastAsia="Times New Roman" w:hAnsi="Times New Roman" w:cs="David" w:hint="cs"/>
            <w:sz w:val="20"/>
            <w:szCs w:val="24"/>
            <w:rtl/>
            <w:lang w:eastAsia="he-IL"/>
          </w:rPr>
          <w:delText>% משכר המתכנן.</w:delText>
        </w:r>
      </w:del>
    </w:p>
    <w:p w14:paraId="70357E4A" w14:textId="46BBC1F5" w:rsidR="00B27B4C" w:rsidRPr="00B27B4C" w:rsidDel="00A24036" w:rsidRDefault="00B27B4C" w:rsidP="00A24036">
      <w:pPr>
        <w:widowControl w:val="0"/>
        <w:spacing w:before="0" w:beforeAutospacing="0" w:after="0" w:afterAutospacing="0" w:line="240" w:lineRule="auto"/>
        <w:ind w:left="720" w:hanging="720"/>
        <w:jc w:val="both"/>
        <w:rPr>
          <w:del w:id="1332" w:author="Avi Cohen" w:date="2020-11-23T14:50:00Z"/>
          <w:rFonts w:ascii="Times New Roman" w:eastAsia="Times New Roman" w:hAnsi="Times New Roman" w:cs="David"/>
          <w:sz w:val="20"/>
          <w:szCs w:val="24"/>
          <w:rtl/>
          <w:lang w:eastAsia="he-IL"/>
        </w:rPr>
        <w:pPrChange w:id="1333" w:author="Avi Cohen" w:date="2020-11-23T14:50:00Z">
          <w:pPr>
            <w:widowControl w:val="0"/>
            <w:spacing w:before="0" w:beforeAutospacing="0" w:after="0" w:afterAutospacing="0" w:line="240" w:lineRule="auto"/>
            <w:ind w:left="720" w:hanging="720"/>
            <w:jc w:val="both"/>
          </w:pPr>
        </w:pPrChange>
      </w:pPr>
    </w:p>
    <w:p w14:paraId="4F3AC2B6" w14:textId="54EDC564" w:rsidR="00B27B4C" w:rsidRPr="00B27B4C" w:rsidDel="00A24036" w:rsidRDefault="00B27B4C" w:rsidP="00A24036">
      <w:pPr>
        <w:widowControl w:val="0"/>
        <w:spacing w:before="0" w:beforeAutospacing="0" w:after="0" w:afterAutospacing="0" w:line="240" w:lineRule="auto"/>
        <w:ind w:left="720" w:hanging="720"/>
        <w:jc w:val="both"/>
        <w:rPr>
          <w:del w:id="1334" w:author="Avi Cohen" w:date="2020-11-23T14:50:00Z"/>
          <w:rFonts w:ascii="Times New Roman" w:eastAsia="Times New Roman" w:hAnsi="Times New Roman" w:cs="David"/>
          <w:sz w:val="20"/>
          <w:szCs w:val="24"/>
          <w:rtl/>
          <w:lang w:eastAsia="he-IL"/>
        </w:rPr>
        <w:pPrChange w:id="1335" w:author="Avi Cohen" w:date="2020-11-23T14:50:00Z">
          <w:pPr>
            <w:widowControl w:val="0"/>
            <w:spacing w:before="0" w:beforeAutospacing="0" w:after="0" w:afterAutospacing="0" w:line="240" w:lineRule="auto"/>
            <w:ind w:left="720" w:firstLine="720"/>
            <w:jc w:val="both"/>
          </w:pPr>
        </w:pPrChange>
      </w:pPr>
      <w:del w:id="1336" w:author="Avi Cohen" w:date="2020-11-23T14:50:00Z">
        <w:r w:rsidRPr="00B27B4C" w:rsidDel="00A24036">
          <w:rPr>
            <w:rFonts w:ascii="Times New Roman" w:eastAsia="Times New Roman" w:hAnsi="Times New Roman" w:cs="David" w:hint="cs"/>
            <w:sz w:val="20"/>
            <w:szCs w:val="24"/>
            <w:rtl/>
            <w:lang w:eastAsia="he-IL"/>
          </w:rPr>
          <w:tab/>
        </w:r>
      </w:del>
      <w:del w:id="1337" w:author="Avi Cohen" w:date="2020-09-21T14:50:00Z">
        <w:r w:rsidRPr="00B27B4C" w:rsidDel="000B178F">
          <w:rPr>
            <w:rFonts w:ascii="Times New Roman" w:eastAsia="Times New Roman" w:hAnsi="Times New Roman" w:cs="David" w:hint="cs"/>
            <w:sz w:val="20"/>
            <w:szCs w:val="24"/>
            <w:rtl/>
            <w:lang w:eastAsia="he-IL"/>
          </w:rPr>
          <w:delText>ז</w:delText>
        </w:r>
      </w:del>
      <w:del w:id="1338" w:author="Avi Cohen" w:date="2020-11-23T14:50:00Z">
        <w:r w:rsidRPr="00B27B4C"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tab/>
          <w:delText>במהלך ביצוע הפיקוח העליון,</w:delText>
        </w:r>
      </w:del>
    </w:p>
    <w:p w14:paraId="1C4C9444" w14:textId="5B6FFCDF" w:rsidR="00B27B4C" w:rsidRPr="00B27B4C" w:rsidDel="00A24036" w:rsidRDefault="00B27B4C" w:rsidP="00A24036">
      <w:pPr>
        <w:widowControl w:val="0"/>
        <w:spacing w:before="0" w:beforeAutospacing="0" w:after="0" w:afterAutospacing="0" w:line="240" w:lineRule="auto"/>
        <w:ind w:left="720" w:hanging="720"/>
        <w:jc w:val="both"/>
        <w:rPr>
          <w:del w:id="1339" w:author="Avi Cohen" w:date="2020-11-23T14:50:00Z"/>
          <w:rFonts w:ascii="Times New Roman" w:eastAsia="Times New Roman" w:hAnsi="Times New Roman" w:cs="David"/>
          <w:sz w:val="20"/>
          <w:szCs w:val="24"/>
          <w:rtl/>
          <w:lang w:eastAsia="he-IL"/>
        </w:rPr>
        <w:pPrChange w:id="1340" w:author="Avi Cohen" w:date="2020-11-23T14:50:00Z">
          <w:pPr>
            <w:widowControl w:val="0"/>
            <w:spacing w:before="0" w:beforeAutospacing="0" w:after="0" w:afterAutospacing="0" w:line="240" w:lineRule="auto"/>
            <w:ind w:left="720" w:firstLine="720"/>
            <w:jc w:val="both"/>
          </w:pPr>
        </w:pPrChange>
      </w:pPr>
      <w:del w:id="1341"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delText xml:space="preserve">לפי שיקול דעת המזמין </w:delText>
        </w:r>
        <w:r w:rsidR="003F2F80" w:rsidDel="00A24036">
          <w:rPr>
            <w:rFonts w:ascii="Times New Roman" w:eastAsia="Times New Roman" w:hAnsi="Times New Roman" w:cs="David" w:hint="cs"/>
            <w:sz w:val="20"/>
            <w:szCs w:val="24"/>
            <w:rtl/>
            <w:lang w:eastAsia="he-IL"/>
          </w:rPr>
          <w:delText>............................</w:delText>
        </w:r>
      </w:del>
      <w:del w:id="1342" w:author="Avi Cohen" w:date="2020-11-22T15:37:00Z">
        <w:r w:rsidRPr="00B27B4C" w:rsidDel="00AB6B8B">
          <w:rPr>
            <w:rFonts w:ascii="Times New Roman" w:eastAsia="Times New Roman" w:hAnsi="Times New Roman" w:cs="David" w:hint="cs"/>
            <w:sz w:val="20"/>
            <w:szCs w:val="24"/>
            <w:rtl/>
            <w:lang w:eastAsia="he-IL"/>
          </w:rPr>
          <w:delText>15</w:delText>
        </w:r>
      </w:del>
      <w:del w:id="1343" w:author="Avi Cohen" w:date="2020-11-23T14:50:00Z">
        <w:r w:rsidRPr="00B27B4C" w:rsidDel="00A24036">
          <w:rPr>
            <w:rFonts w:ascii="Times New Roman" w:eastAsia="Times New Roman" w:hAnsi="Times New Roman" w:cs="David" w:hint="cs"/>
            <w:sz w:val="20"/>
            <w:szCs w:val="24"/>
            <w:rtl/>
            <w:lang w:eastAsia="he-IL"/>
          </w:rPr>
          <w:delText>% משכר המתכנן.</w:delText>
        </w:r>
      </w:del>
    </w:p>
    <w:p w14:paraId="40E0A781" w14:textId="7244E275" w:rsidR="00B27B4C" w:rsidRPr="00B27B4C" w:rsidDel="00A24036" w:rsidRDefault="00B27B4C" w:rsidP="00A24036">
      <w:pPr>
        <w:widowControl w:val="0"/>
        <w:spacing w:before="0" w:beforeAutospacing="0" w:after="0" w:afterAutospacing="0" w:line="240" w:lineRule="auto"/>
        <w:ind w:left="720" w:hanging="720"/>
        <w:jc w:val="both"/>
        <w:rPr>
          <w:del w:id="1344" w:author="Avi Cohen" w:date="2020-11-23T14:50:00Z"/>
          <w:rFonts w:ascii="Times New Roman" w:eastAsia="Times New Roman" w:hAnsi="Times New Roman" w:cs="David"/>
          <w:sz w:val="20"/>
          <w:szCs w:val="24"/>
          <w:rtl/>
          <w:lang w:eastAsia="he-IL"/>
        </w:rPr>
      </w:pPr>
    </w:p>
    <w:p w14:paraId="0586DF8D" w14:textId="16B6A448" w:rsidR="00B27B4C" w:rsidRPr="00B27B4C" w:rsidDel="00A24036" w:rsidRDefault="00B27B4C" w:rsidP="00A24036">
      <w:pPr>
        <w:widowControl w:val="0"/>
        <w:spacing w:before="0" w:beforeAutospacing="0" w:after="0" w:afterAutospacing="0" w:line="240" w:lineRule="auto"/>
        <w:ind w:left="720" w:hanging="720"/>
        <w:jc w:val="both"/>
        <w:rPr>
          <w:del w:id="1345" w:author="Avi Cohen" w:date="2020-11-23T14:50:00Z"/>
          <w:rFonts w:ascii="Times New Roman" w:eastAsia="Times New Roman" w:hAnsi="Times New Roman" w:cs="David"/>
          <w:sz w:val="20"/>
          <w:szCs w:val="24"/>
          <w:rtl/>
          <w:lang w:eastAsia="he-IL"/>
        </w:rPr>
        <w:pPrChange w:id="1346" w:author="Avi Cohen" w:date="2020-11-23T14:50:00Z">
          <w:pPr>
            <w:widowControl w:val="0"/>
            <w:spacing w:before="0" w:beforeAutospacing="0" w:after="0" w:afterAutospacing="0" w:line="240" w:lineRule="auto"/>
            <w:ind w:left="720" w:firstLine="720"/>
            <w:jc w:val="both"/>
          </w:pPr>
        </w:pPrChange>
      </w:pPr>
      <w:del w:id="1347" w:author="Avi Cohen" w:date="2020-11-23T14:50:00Z">
        <w:r w:rsidRPr="00B27B4C" w:rsidDel="00A24036">
          <w:rPr>
            <w:rFonts w:ascii="Times New Roman" w:eastAsia="Times New Roman" w:hAnsi="Times New Roman" w:cs="David" w:hint="cs"/>
            <w:sz w:val="20"/>
            <w:szCs w:val="24"/>
            <w:rtl/>
            <w:lang w:eastAsia="he-IL"/>
          </w:rPr>
          <w:tab/>
        </w:r>
      </w:del>
      <w:del w:id="1348" w:author="Avi Cohen" w:date="2020-09-21T14:50:00Z">
        <w:r w:rsidRPr="00B27B4C" w:rsidDel="000B178F">
          <w:rPr>
            <w:rFonts w:ascii="Times New Roman" w:eastAsia="Times New Roman" w:hAnsi="Times New Roman" w:cs="David" w:hint="cs"/>
            <w:sz w:val="20"/>
            <w:szCs w:val="24"/>
            <w:rtl/>
            <w:lang w:eastAsia="he-IL"/>
          </w:rPr>
          <w:delText>ח</w:delText>
        </w:r>
      </w:del>
      <w:del w:id="1349" w:author="Avi Cohen" w:date="2020-11-23T14:50:00Z">
        <w:r w:rsidRPr="00B27B4C"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tab/>
          <w:delText>לאחר גמר ביצוע העבודות בהתאם לחוזה זה,</w:delText>
        </w:r>
      </w:del>
    </w:p>
    <w:p w14:paraId="223AD5FA" w14:textId="7CD29532" w:rsidR="00B27B4C" w:rsidRPr="00B27B4C" w:rsidDel="00A24036" w:rsidRDefault="003F2F80" w:rsidP="00A24036">
      <w:pPr>
        <w:widowControl w:val="0"/>
        <w:spacing w:before="0" w:beforeAutospacing="0" w:after="0" w:afterAutospacing="0" w:line="240" w:lineRule="auto"/>
        <w:ind w:left="720" w:hanging="720"/>
        <w:jc w:val="both"/>
        <w:rPr>
          <w:del w:id="1350" w:author="Avi Cohen" w:date="2020-11-23T14:50:00Z"/>
          <w:rFonts w:ascii="Times New Roman" w:eastAsia="Times New Roman" w:hAnsi="Times New Roman" w:cs="David"/>
          <w:sz w:val="20"/>
          <w:szCs w:val="24"/>
          <w:rtl/>
          <w:lang w:eastAsia="he-IL"/>
        </w:rPr>
        <w:pPrChange w:id="1351" w:author="Avi Cohen" w:date="2020-11-23T14:50:00Z">
          <w:pPr>
            <w:widowControl w:val="0"/>
            <w:spacing w:before="0" w:beforeAutospacing="0" w:after="0" w:afterAutospacing="0" w:line="240" w:lineRule="auto"/>
            <w:ind w:left="720" w:firstLine="720"/>
            <w:jc w:val="both"/>
          </w:pPr>
        </w:pPrChange>
      </w:pPr>
      <w:del w:id="1352" w:author="Avi Cohen" w:date="2020-11-23T14:50:00Z">
        <w:r w:rsidDel="00A24036">
          <w:rPr>
            <w:rFonts w:ascii="Times New Roman" w:eastAsia="Times New Roman" w:hAnsi="Times New Roman" w:cs="David" w:hint="cs"/>
            <w:sz w:val="20"/>
            <w:szCs w:val="24"/>
            <w:rtl/>
            <w:lang w:eastAsia="he-IL"/>
          </w:rPr>
          <w:tab/>
        </w:r>
        <w:r w:rsidDel="00A24036">
          <w:rPr>
            <w:rFonts w:ascii="Times New Roman" w:eastAsia="Times New Roman" w:hAnsi="Times New Roman" w:cs="David" w:hint="cs"/>
            <w:sz w:val="20"/>
            <w:szCs w:val="24"/>
            <w:rtl/>
            <w:lang w:eastAsia="he-IL"/>
          </w:rPr>
          <w:tab/>
          <w:delText>הפעלת הפרוי</w:delText>
        </w:r>
        <w:r w:rsidR="00B27B4C" w:rsidRPr="00B27B4C" w:rsidDel="00A24036">
          <w:rPr>
            <w:rFonts w:ascii="Times New Roman" w:eastAsia="Times New Roman" w:hAnsi="Times New Roman" w:cs="David" w:hint="cs"/>
            <w:sz w:val="20"/>
            <w:szCs w:val="24"/>
            <w:rtl/>
            <w:lang w:eastAsia="he-IL"/>
          </w:rPr>
          <w:delText xml:space="preserve">קט וקבלתו על ידי המזמין, </w:delText>
        </w:r>
      </w:del>
    </w:p>
    <w:p w14:paraId="462FA2AC" w14:textId="20B5699B" w:rsidR="00B27B4C" w:rsidRPr="00B27B4C" w:rsidDel="00A24036" w:rsidRDefault="00B27B4C" w:rsidP="00A24036">
      <w:pPr>
        <w:widowControl w:val="0"/>
        <w:spacing w:before="0" w:beforeAutospacing="0" w:after="0" w:afterAutospacing="0" w:line="240" w:lineRule="auto"/>
        <w:ind w:left="720" w:hanging="720"/>
        <w:jc w:val="both"/>
        <w:rPr>
          <w:del w:id="1353" w:author="Avi Cohen" w:date="2020-11-23T14:50:00Z"/>
          <w:rFonts w:ascii="Times New Roman" w:eastAsia="Times New Roman" w:hAnsi="Times New Roman" w:cs="David"/>
          <w:sz w:val="20"/>
          <w:szCs w:val="24"/>
          <w:rtl/>
          <w:lang w:eastAsia="he-IL"/>
        </w:rPr>
        <w:pPrChange w:id="1354" w:author="Avi Cohen" w:date="2020-11-23T14:50:00Z">
          <w:pPr>
            <w:widowControl w:val="0"/>
            <w:spacing w:before="0" w:beforeAutospacing="0" w:after="0" w:afterAutospacing="0" w:line="240" w:lineRule="auto"/>
            <w:ind w:left="720" w:firstLine="720"/>
            <w:jc w:val="both"/>
          </w:pPr>
        </w:pPrChange>
      </w:pPr>
      <w:del w:id="1355"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delText xml:space="preserve">ולאחר בדיקת החשבונות הסופיים של העבודות </w:delText>
        </w:r>
      </w:del>
    </w:p>
    <w:p w14:paraId="2C808BEF" w14:textId="059BF656" w:rsidR="00B27B4C" w:rsidRPr="00B27B4C" w:rsidDel="00A24036" w:rsidRDefault="00B27B4C" w:rsidP="00A24036">
      <w:pPr>
        <w:widowControl w:val="0"/>
        <w:spacing w:before="0" w:beforeAutospacing="0" w:after="0" w:afterAutospacing="0" w:line="240" w:lineRule="auto"/>
        <w:ind w:left="720" w:hanging="720"/>
        <w:jc w:val="both"/>
        <w:rPr>
          <w:del w:id="1356" w:author="Avi Cohen" w:date="2020-11-23T14:50:00Z"/>
          <w:rFonts w:ascii="Times New Roman" w:eastAsia="Times New Roman" w:hAnsi="Times New Roman" w:cs="David"/>
          <w:sz w:val="20"/>
          <w:szCs w:val="24"/>
          <w:rtl/>
          <w:lang w:eastAsia="he-IL"/>
        </w:rPr>
        <w:pPrChange w:id="1357" w:author="Avi Cohen" w:date="2020-11-23T14:50:00Z">
          <w:pPr>
            <w:widowControl w:val="0"/>
            <w:spacing w:before="0" w:beforeAutospacing="0" w:after="0" w:afterAutospacing="0" w:line="240" w:lineRule="auto"/>
            <w:ind w:left="720" w:firstLine="720"/>
            <w:jc w:val="both"/>
          </w:pPr>
        </w:pPrChange>
      </w:pPr>
      <w:del w:id="1358"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delText>ושל הספקים בתכנון המתכנן ואישורם על ידי</w:delText>
        </w:r>
      </w:del>
    </w:p>
    <w:p w14:paraId="5A85156E" w14:textId="6563DBFC" w:rsidR="00B27B4C" w:rsidRPr="00B27B4C" w:rsidDel="00A24036" w:rsidRDefault="00B27B4C" w:rsidP="00A24036">
      <w:pPr>
        <w:widowControl w:val="0"/>
        <w:spacing w:before="0" w:beforeAutospacing="0" w:after="0" w:afterAutospacing="0" w:line="240" w:lineRule="auto"/>
        <w:ind w:left="720" w:hanging="720"/>
        <w:jc w:val="both"/>
        <w:rPr>
          <w:del w:id="1359" w:author="Avi Cohen" w:date="2020-11-23T14:50:00Z"/>
          <w:rFonts w:ascii="Times New Roman" w:eastAsia="Times New Roman" w:hAnsi="Times New Roman" w:cs="David"/>
          <w:sz w:val="20"/>
          <w:szCs w:val="24"/>
          <w:rtl/>
          <w:lang w:eastAsia="he-IL"/>
        </w:rPr>
        <w:pPrChange w:id="1360" w:author="Avi Cohen" w:date="2020-11-23T14:50:00Z">
          <w:pPr>
            <w:widowControl w:val="0"/>
            <w:spacing w:before="0" w:beforeAutospacing="0" w:after="0" w:afterAutospacing="0" w:line="240" w:lineRule="auto"/>
            <w:ind w:left="720" w:firstLine="720"/>
            <w:jc w:val="both"/>
          </w:pPr>
        </w:pPrChange>
      </w:pPr>
      <w:del w:id="1361" w:author="Avi Cohen" w:date="2020-11-23T14:50:00Z">
        <w:r w:rsidRPr="00B27B4C" w:rsidDel="00A24036">
          <w:rPr>
            <w:rFonts w:ascii="Times New Roman" w:eastAsia="Times New Roman" w:hAnsi="Times New Roman" w:cs="David" w:hint="cs"/>
            <w:sz w:val="20"/>
            <w:szCs w:val="24"/>
            <w:rtl/>
            <w:lang w:eastAsia="he-IL"/>
          </w:rPr>
          <w:tab/>
        </w:r>
        <w:r w:rsidR="000B4F06" w:rsidDel="00A24036">
          <w:rPr>
            <w:rFonts w:ascii="Times New Roman" w:eastAsia="Times New Roman" w:hAnsi="Times New Roman" w:cs="David" w:hint="cs"/>
            <w:sz w:val="20"/>
            <w:szCs w:val="24"/>
            <w:rtl/>
            <w:lang w:eastAsia="he-IL"/>
          </w:rPr>
          <w:tab/>
          <w:delText>המזמין, וקבלת אישור לאכלוס</w:delText>
        </w:r>
        <w:r w:rsidR="003F2F80" w:rsidDel="00A24036">
          <w:rPr>
            <w:rFonts w:ascii="Times New Roman" w:eastAsia="Times New Roman" w:hAnsi="Times New Roman" w:cs="David" w:hint="cs"/>
            <w:sz w:val="20"/>
            <w:szCs w:val="24"/>
            <w:rtl/>
            <w:lang w:eastAsia="he-IL"/>
          </w:rPr>
          <w:delText>...................</w:delText>
        </w:r>
      </w:del>
      <w:del w:id="1362" w:author="Avi Cohen" w:date="2020-11-22T15:37:00Z">
        <w:r w:rsidRPr="00B27B4C" w:rsidDel="00AB6B8B">
          <w:rPr>
            <w:rFonts w:ascii="Times New Roman" w:eastAsia="Times New Roman" w:hAnsi="Times New Roman" w:cs="David" w:hint="cs"/>
            <w:sz w:val="20"/>
            <w:szCs w:val="24"/>
            <w:rtl/>
            <w:lang w:eastAsia="he-IL"/>
          </w:rPr>
          <w:delText>5%</w:delText>
        </w:r>
      </w:del>
      <w:del w:id="1363" w:author="Avi Cohen" w:date="2020-11-23T14:50:00Z">
        <w:r w:rsidRPr="00B27B4C" w:rsidDel="00A24036">
          <w:rPr>
            <w:rFonts w:ascii="Times New Roman" w:eastAsia="Times New Roman" w:hAnsi="Times New Roman" w:cs="David" w:hint="cs"/>
            <w:sz w:val="20"/>
            <w:szCs w:val="24"/>
            <w:rtl/>
            <w:lang w:eastAsia="he-IL"/>
          </w:rPr>
          <w:delText xml:space="preserve"> משכר המתכנן.</w:delText>
        </w:r>
      </w:del>
    </w:p>
    <w:p w14:paraId="3E941359" w14:textId="42FB3D78" w:rsidR="00B27B4C" w:rsidRPr="00B27B4C" w:rsidDel="00A24036" w:rsidRDefault="00B27B4C" w:rsidP="00A24036">
      <w:pPr>
        <w:widowControl w:val="0"/>
        <w:spacing w:before="0" w:beforeAutospacing="0" w:after="0" w:afterAutospacing="0" w:line="240" w:lineRule="auto"/>
        <w:ind w:left="720" w:hanging="720"/>
        <w:jc w:val="both"/>
        <w:rPr>
          <w:del w:id="1364" w:author="Avi Cohen" w:date="2020-11-23T14:50:00Z"/>
          <w:rFonts w:ascii="Times New Roman" w:eastAsia="Times New Roman" w:hAnsi="Times New Roman" w:cs="David"/>
          <w:sz w:val="20"/>
          <w:szCs w:val="24"/>
          <w:rtl/>
          <w:lang w:eastAsia="he-IL"/>
        </w:rPr>
        <w:pPrChange w:id="1365" w:author="Avi Cohen" w:date="2020-11-23T14:50:00Z">
          <w:pPr>
            <w:widowControl w:val="0"/>
            <w:spacing w:before="0" w:beforeAutospacing="0" w:after="0" w:afterAutospacing="0" w:line="240" w:lineRule="auto"/>
            <w:ind w:left="2160" w:hanging="720"/>
            <w:jc w:val="both"/>
          </w:pPr>
        </w:pPrChange>
      </w:pPr>
    </w:p>
    <w:p w14:paraId="51B716DF" w14:textId="4B5F30A7" w:rsidR="00B27B4C" w:rsidRPr="00B27B4C" w:rsidDel="00A24036" w:rsidRDefault="00B27B4C" w:rsidP="00A24036">
      <w:pPr>
        <w:widowControl w:val="0"/>
        <w:spacing w:before="0" w:beforeAutospacing="0" w:after="0" w:afterAutospacing="0" w:line="240" w:lineRule="auto"/>
        <w:ind w:left="720" w:hanging="720"/>
        <w:jc w:val="both"/>
        <w:rPr>
          <w:del w:id="1366" w:author="Avi Cohen" w:date="2020-11-23T14:50:00Z"/>
          <w:rFonts w:ascii="Times New Roman" w:eastAsia="Times New Roman" w:hAnsi="Times New Roman" w:cs="David"/>
          <w:sz w:val="20"/>
          <w:szCs w:val="24"/>
          <w:rtl/>
          <w:lang w:eastAsia="he-IL"/>
        </w:rPr>
        <w:pPrChange w:id="1367" w:author="Avi Cohen" w:date="2020-11-23T14:50:00Z">
          <w:pPr>
            <w:widowControl w:val="0"/>
            <w:spacing w:before="0" w:beforeAutospacing="0" w:after="0" w:afterAutospacing="0" w:line="240" w:lineRule="auto"/>
            <w:ind w:left="793" w:firstLine="647"/>
            <w:jc w:val="both"/>
          </w:pPr>
        </w:pPrChange>
      </w:pPr>
      <w:del w:id="1368" w:author="Avi Cohen" w:date="2020-11-23T14:50:00Z">
        <w:r w:rsidRPr="00B27B4C" w:rsidDel="00A24036">
          <w:rPr>
            <w:rFonts w:ascii="Times New Roman" w:eastAsia="Times New Roman" w:hAnsi="Times New Roman" w:cs="David" w:hint="cs"/>
            <w:sz w:val="20"/>
            <w:szCs w:val="24"/>
            <w:rtl/>
            <w:lang w:eastAsia="he-IL"/>
          </w:rPr>
          <w:tab/>
        </w:r>
      </w:del>
      <w:del w:id="1369" w:author="Avi Cohen" w:date="2020-09-21T14:50:00Z">
        <w:r w:rsidRPr="00B27B4C" w:rsidDel="000B178F">
          <w:rPr>
            <w:rFonts w:ascii="Times New Roman" w:eastAsia="Times New Roman" w:hAnsi="Times New Roman" w:cs="David" w:hint="cs"/>
            <w:sz w:val="20"/>
            <w:szCs w:val="24"/>
            <w:rtl/>
            <w:lang w:eastAsia="he-IL"/>
          </w:rPr>
          <w:delText>ט</w:delText>
        </w:r>
      </w:del>
      <w:del w:id="1370" w:author="Avi Cohen" w:date="2020-11-23T14:50:00Z">
        <w:r w:rsidRPr="00B27B4C" w:rsidDel="00A24036">
          <w:rPr>
            <w:rFonts w:ascii="Times New Roman" w:eastAsia="Times New Roman" w:hAnsi="Times New Roman" w:cs="David" w:hint="cs"/>
            <w:sz w:val="20"/>
            <w:szCs w:val="24"/>
            <w:rtl/>
            <w:lang w:eastAsia="he-IL"/>
          </w:rPr>
          <w:delText>.</w:delText>
        </w:r>
        <w:r w:rsidRPr="00B27B4C" w:rsidDel="00A24036">
          <w:rPr>
            <w:rFonts w:ascii="Times New Roman" w:eastAsia="Times New Roman" w:hAnsi="Times New Roman" w:cs="David" w:hint="cs"/>
            <w:sz w:val="20"/>
            <w:szCs w:val="24"/>
            <w:rtl/>
            <w:lang w:eastAsia="he-IL"/>
          </w:rPr>
          <w:tab/>
          <w:delText>לאחר גמר הפיקוח העליון, תיקוני הבדק וקבלת</w:delText>
        </w:r>
      </w:del>
    </w:p>
    <w:p w14:paraId="77F5452C" w14:textId="41B360FF" w:rsidR="00B27B4C" w:rsidRPr="00B27B4C" w:rsidDel="00A24036" w:rsidRDefault="00124F1F" w:rsidP="00A24036">
      <w:pPr>
        <w:widowControl w:val="0"/>
        <w:spacing w:before="0" w:beforeAutospacing="0" w:after="0" w:afterAutospacing="0" w:line="240" w:lineRule="auto"/>
        <w:ind w:left="720" w:hanging="720"/>
        <w:jc w:val="both"/>
        <w:rPr>
          <w:del w:id="1371" w:author="Avi Cohen" w:date="2020-11-23T14:50:00Z"/>
          <w:rFonts w:ascii="Times New Roman" w:eastAsia="Times New Roman" w:hAnsi="Times New Roman" w:cs="David"/>
          <w:sz w:val="20"/>
          <w:szCs w:val="24"/>
          <w:rtl/>
          <w:lang w:eastAsia="he-IL"/>
        </w:rPr>
        <w:pPrChange w:id="1372" w:author="Avi Cohen" w:date="2020-11-23T14:50:00Z">
          <w:pPr>
            <w:widowControl w:val="0"/>
            <w:spacing w:before="0" w:beforeAutospacing="0" w:after="0" w:afterAutospacing="0" w:line="240" w:lineRule="auto"/>
            <w:ind w:left="720" w:firstLine="720"/>
            <w:jc w:val="both"/>
          </w:pPr>
        </w:pPrChange>
      </w:pPr>
      <w:del w:id="1373" w:author="Avi Cohen" w:date="2020-11-23T14:50:00Z">
        <w:r w:rsidDel="00A24036">
          <w:rPr>
            <w:rFonts w:ascii="Times New Roman" w:eastAsia="Times New Roman" w:hAnsi="Times New Roman" w:cs="David" w:hint="cs"/>
            <w:sz w:val="20"/>
            <w:szCs w:val="24"/>
            <w:rtl/>
            <w:lang w:eastAsia="he-IL"/>
          </w:rPr>
          <w:tab/>
        </w:r>
        <w:r w:rsidDel="00A24036">
          <w:rPr>
            <w:rFonts w:ascii="Times New Roman" w:eastAsia="Times New Roman" w:hAnsi="Times New Roman" w:cs="David" w:hint="cs"/>
            <w:sz w:val="20"/>
            <w:szCs w:val="24"/>
            <w:rtl/>
            <w:lang w:eastAsia="he-IL"/>
          </w:rPr>
          <w:tab/>
          <w:delText>תעודת גמר לפרו</w:delText>
        </w:r>
        <w:r w:rsidR="00B27B4C" w:rsidRPr="00B27B4C" w:rsidDel="00A24036">
          <w:rPr>
            <w:rFonts w:ascii="Times New Roman" w:eastAsia="Times New Roman" w:hAnsi="Times New Roman" w:cs="David" w:hint="cs"/>
            <w:sz w:val="20"/>
            <w:szCs w:val="24"/>
            <w:rtl/>
            <w:lang w:eastAsia="he-IL"/>
          </w:rPr>
          <w:delText xml:space="preserve">יקט, אישור המתכנן בכתב </w:delText>
        </w:r>
      </w:del>
    </w:p>
    <w:p w14:paraId="176B92DC" w14:textId="3260E569" w:rsidR="00B27B4C" w:rsidRPr="00B27B4C" w:rsidDel="00A24036" w:rsidRDefault="00B27B4C" w:rsidP="00A24036">
      <w:pPr>
        <w:widowControl w:val="0"/>
        <w:spacing w:before="0" w:beforeAutospacing="0" w:after="0" w:afterAutospacing="0" w:line="240" w:lineRule="auto"/>
        <w:ind w:left="720" w:hanging="720"/>
        <w:jc w:val="both"/>
        <w:rPr>
          <w:del w:id="1374" w:author="Avi Cohen" w:date="2020-11-23T14:50:00Z"/>
          <w:rFonts w:ascii="Times New Roman" w:eastAsia="Times New Roman" w:hAnsi="Times New Roman" w:cs="David"/>
          <w:sz w:val="20"/>
          <w:szCs w:val="24"/>
          <w:rtl/>
          <w:lang w:eastAsia="he-IL"/>
        </w:rPr>
        <w:pPrChange w:id="1375" w:author="Avi Cohen" w:date="2020-11-23T14:50:00Z">
          <w:pPr>
            <w:widowControl w:val="0"/>
            <w:spacing w:before="0" w:beforeAutospacing="0" w:after="0" w:afterAutospacing="0" w:line="240" w:lineRule="auto"/>
            <w:ind w:left="720" w:firstLine="720"/>
            <w:jc w:val="both"/>
          </w:pPr>
        </w:pPrChange>
      </w:pPr>
      <w:del w:id="1376"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delText xml:space="preserve">להשלמת הפרויקט בהתאם לתכניותיו, לתקנים </w:delText>
        </w:r>
      </w:del>
    </w:p>
    <w:p w14:paraId="14EDCEBA" w14:textId="4C7CC5C9" w:rsidR="00B27B4C" w:rsidRPr="00B27B4C" w:rsidDel="00A24036" w:rsidRDefault="000B4F06" w:rsidP="00A24036">
      <w:pPr>
        <w:widowControl w:val="0"/>
        <w:spacing w:before="0" w:beforeAutospacing="0" w:after="0" w:afterAutospacing="0" w:line="240" w:lineRule="auto"/>
        <w:ind w:left="720" w:hanging="720"/>
        <w:jc w:val="both"/>
        <w:rPr>
          <w:del w:id="1377" w:author="Avi Cohen" w:date="2020-11-23T14:50:00Z"/>
          <w:rFonts w:ascii="Times New Roman" w:eastAsia="Times New Roman" w:hAnsi="Times New Roman" w:cs="David"/>
          <w:sz w:val="20"/>
          <w:szCs w:val="24"/>
          <w:rtl/>
          <w:lang w:eastAsia="he-IL"/>
        </w:rPr>
        <w:pPrChange w:id="1378" w:author="Avi Cohen" w:date="2020-11-23T14:50:00Z">
          <w:pPr>
            <w:widowControl w:val="0"/>
            <w:spacing w:before="0" w:beforeAutospacing="0" w:after="0" w:afterAutospacing="0" w:line="240" w:lineRule="auto"/>
            <w:ind w:left="720" w:firstLine="720"/>
            <w:jc w:val="both"/>
          </w:pPr>
        </w:pPrChange>
      </w:pPr>
      <w:del w:id="1379" w:author="Avi Cohen" w:date="2020-11-23T14:50:00Z">
        <w:r w:rsidDel="00A24036">
          <w:rPr>
            <w:rFonts w:ascii="Times New Roman" w:eastAsia="Times New Roman" w:hAnsi="Times New Roman" w:cs="David" w:hint="cs"/>
            <w:sz w:val="20"/>
            <w:szCs w:val="24"/>
            <w:rtl/>
            <w:lang w:eastAsia="he-IL"/>
          </w:rPr>
          <w:tab/>
        </w:r>
        <w:r w:rsidDel="00A24036">
          <w:rPr>
            <w:rFonts w:ascii="Times New Roman" w:eastAsia="Times New Roman" w:hAnsi="Times New Roman" w:cs="David" w:hint="cs"/>
            <w:sz w:val="20"/>
            <w:szCs w:val="24"/>
            <w:rtl/>
            <w:lang w:eastAsia="he-IL"/>
          </w:rPr>
          <w:tab/>
          <w:delText xml:space="preserve">מחייבים ולשביעות רצונו </w:delText>
        </w:r>
        <w:r w:rsidR="003F2F80" w:rsidDel="00A24036">
          <w:rPr>
            <w:rFonts w:ascii="Times New Roman" w:eastAsia="Times New Roman" w:hAnsi="Times New Roman" w:cs="David" w:hint="cs"/>
            <w:sz w:val="20"/>
            <w:szCs w:val="24"/>
            <w:rtl/>
            <w:lang w:eastAsia="he-IL"/>
          </w:rPr>
          <w:delText>...........................</w:delText>
        </w:r>
        <w:r w:rsidR="00B27B4C" w:rsidRPr="000B4F06" w:rsidDel="00A24036">
          <w:rPr>
            <w:rFonts w:ascii="Times New Roman" w:eastAsia="Times New Roman" w:hAnsi="Times New Roman" w:cs="David" w:hint="cs"/>
            <w:sz w:val="20"/>
            <w:szCs w:val="24"/>
            <w:rtl/>
            <w:lang w:eastAsia="he-IL"/>
          </w:rPr>
          <w:delText xml:space="preserve"> 2% משכר המתכנן.</w:delText>
        </w:r>
      </w:del>
    </w:p>
    <w:p w14:paraId="02207005" w14:textId="69BC8390" w:rsidR="00B27B4C" w:rsidRPr="00B27B4C" w:rsidDel="00A24036" w:rsidRDefault="00B27B4C" w:rsidP="00A24036">
      <w:pPr>
        <w:widowControl w:val="0"/>
        <w:spacing w:before="0" w:beforeAutospacing="0" w:after="0" w:afterAutospacing="0" w:line="240" w:lineRule="auto"/>
        <w:ind w:left="720" w:hanging="720"/>
        <w:jc w:val="both"/>
        <w:rPr>
          <w:del w:id="1380" w:author="Avi Cohen" w:date="2020-11-23T14:50:00Z"/>
          <w:rFonts w:ascii="Times New Roman" w:eastAsia="Times New Roman" w:hAnsi="Times New Roman" w:cs="David"/>
          <w:sz w:val="20"/>
          <w:szCs w:val="24"/>
          <w:rtl/>
          <w:lang w:eastAsia="he-IL"/>
        </w:rPr>
        <w:pPrChange w:id="1381" w:author="Avi Cohen" w:date="2020-11-23T14:50:00Z">
          <w:pPr>
            <w:widowControl w:val="0"/>
            <w:spacing w:before="0" w:beforeAutospacing="0" w:after="0" w:afterAutospacing="0" w:line="240" w:lineRule="auto"/>
            <w:ind w:hanging="720"/>
            <w:jc w:val="both"/>
          </w:pPr>
        </w:pPrChange>
      </w:pPr>
    </w:p>
    <w:p w14:paraId="31761701" w14:textId="062B11F8" w:rsidR="00B27B4C" w:rsidRPr="00B27B4C" w:rsidDel="00A24036" w:rsidRDefault="00B27B4C" w:rsidP="00A24036">
      <w:pPr>
        <w:widowControl w:val="0"/>
        <w:spacing w:before="0" w:beforeAutospacing="0" w:after="0" w:afterAutospacing="0" w:line="240" w:lineRule="auto"/>
        <w:ind w:left="720" w:hanging="720"/>
        <w:jc w:val="both"/>
        <w:rPr>
          <w:del w:id="1382" w:author="Avi Cohen" w:date="2020-11-23T14:50:00Z"/>
          <w:rFonts w:ascii="Times New Roman" w:eastAsia="Times New Roman" w:hAnsi="Times New Roman" w:cs="David"/>
          <w:sz w:val="20"/>
          <w:szCs w:val="24"/>
          <w:rtl/>
          <w:lang w:eastAsia="he-IL"/>
        </w:rPr>
        <w:pPrChange w:id="1383" w:author="Avi Cohen" w:date="2020-11-23T14:50:00Z">
          <w:pPr>
            <w:widowControl w:val="0"/>
            <w:spacing w:before="0" w:beforeAutospacing="0" w:after="0" w:afterAutospacing="0" w:line="240" w:lineRule="auto"/>
            <w:ind w:right="-142" w:hanging="720"/>
            <w:jc w:val="both"/>
          </w:pPr>
        </w:pPrChange>
      </w:pPr>
      <w:del w:id="1384" w:author="Avi Cohen" w:date="2020-11-23T14:50:00Z">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b/>
            <w:bCs/>
            <w:sz w:val="20"/>
            <w:szCs w:val="24"/>
            <w:u w:val="single"/>
            <w:rtl/>
            <w:lang w:eastAsia="he-IL"/>
          </w:rPr>
          <w:delText>סה"כ</w:delText>
        </w:r>
        <w:r w:rsidR="000B4F06" w:rsidDel="00A24036">
          <w:rPr>
            <w:rFonts w:ascii="Times New Roman" w:eastAsia="Times New Roman" w:hAnsi="Times New Roman" w:cs="David" w:hint="cs"/>
            <w:sz w:val="20"/>
            <w:szCs w:val="24"/>
            <w:rtl/>
            <w:lang w:eastAsia="he-IL"/>
          </w:rPr>
          <w:delText>:</w:delText>
        </w:r>
        <w:r w:rsidR="000B4F06" w:rsidDel="00A24036">
          <w:rPr>
            <w:rFonts w:ascii="Times New Roman" w:eastAsia="Times New Roman" w:hAnsi="Times New Roman" w:cs="David" w:hint="cs"/>
            <w:sz w:val="20"/>
            <w:szCs w:val="24"/>
            <w:rtl/>
            <w:lang w:eastAsia="he-IL"/>
          </w:rPr>
          <w:tab/>
        </w:r>
        <w:r w:rsidR="000B4F06" w:rsidDel="00A24036">
          <w:rPr>
            <w:rFonts w:ascii="Times New Roman" w:eastAsia="Times New Roman" w:hAnsi="Times New Roman" w:cs="David" w:hint="cs"/>
            <w:sz w:val="20"/>
            <w:szCs w:val="24"/>
            <w:rtl/>
            <w:lang w:eastAsia="he-IL"/>
          </w:rPr>
          <w:tab/>
        </w:r>
        <w:r w:rsidRPr="00B27B4C" w:rsidDel="00A24036">
          <w:rPr>
            <w:rFonts w:ascii="Times New Roman" w:eastAsia="Times New Roman" w:hAnsi="Times New Roman" w:cs="David" w:hint="cs"/>
            <w:sz w:val="20"/>
            <w:szCs w:val="24"/>
            <w:rtl/>
            <w:lang w:eastAsia="he-IL"/>
          </w:rPr>
          <w:delText>100% משכר המתכנן.</w:delText>
        </w:r>
      </w:del>
    </w:p>
    <w:p w14:paraId="1A5D5B22" w14:textId="3D5D1476" w:rsidR="00B27B4C" w:rsidRPr="00B27B4C" w:rsidDel="00A24036" w:rsidRDefault="00B27B4C" w:rsidP="00A24036">
      <w:pPr>
        <w:widowControl w:val="0"/>
        <w:spacing w:before="0" w:beforeAutospacing="0" w:after="0" w:afterAutospacing="0" w:line="240" w:lineRule="auto"/>
        <w:ind w:left="720" w:hanging="720"/>
        <w:jc w:val="both"/>
        <w:rPr>
          <w:del w:id="1385" w:author="Avi Cohen" w:date="2020-11-23T14:50:00Z"/>
          <w:rFonts w:ascii="Times New Roman" w:eastAsia="Times New Roman" w:hAnsi="Times New Roman" w:cs="David"/>
          <w:sz w:val="20"/>
          <w:szCs w:val="24"/>
          <w:rtl/>
          <w:lang w:eastAsia="he-IL"/>
        </w:rPr>
        <w:pPrChange w:id="1386" w:author="Avi Cohen" w:date="2020-11-23T14:50:00Z">
          <w:pPr>
            <w:widowControl w:val="0"/>
            <w:spacing w:before="0" w:beforeAutospacing="0" w:after="0" w:afterAutospacing="0" w:line="240" w:lineRule="auto"/>
            <w:ind w:right="-142" w:hanging="720"/>
            <w:jc w:val="both"/>
          </w:pPr>
        </w:pPrChange>
      </w:pPr>
    </w:p>
    <w:p w14:paraId="0A7DE2B3" w14:textId="7AEFDB37" w:rsidR="00B27B4C" w:rsidRPr="00B27B4C" w:rsidRDefault="00B27B4C" w:rsidP="00A24036">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Change w:id="1387" w:author="Avi Cohen" w:date="2020-11-23T14:50:00Z">
          <w:pPr>
            <w:widowControl w:val="0"/>
            <w:spacing w:before="0" w:beforeAutospacing="0" w:after="0" w:afterAutospacing="0" w:line="360" w:lineRule="auto"/>
            <w:ind w:hanging="720"/>
            <w:jc w:val="both"/>
          </w:pPr>
        </w:pPrChange>
      </w:pPr>
      <w:del w:id="1388" w:author="Avi Cohen" w:date="2020-11-23T14:50:00Z">
        <w:r w:rsidRPr="00B27B4C" w:rsidDel="00A24036">
          <w:rPr>
            <w:rFonts w:ascii="Times New Roman" w:eastAsia="Times New Roman" w:hAnsi="Times New Roman" w:cs="David" w:hint="cs"/>
            <w:sz w:val="20"/>
            <w:szCs w:val="24"/>
            <w:rtl/>
            <w:lang w:eastAsia="he-IL"/>
          </w:rPr>
          <w:tab/>
        </w:r>
      </w:del>
      <w:del w:id="1389"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1.2.2</w:delText>
        </w:r>
      </w:del>
      <w:del w:id="1390" w:author="Avi Cohen" w:date="2020-11-23T14:50:00Z">
        <w:r w:rsidRPr="00B27B4C" w:rsidDel="00A24036">
          <w:rPr>
            <w:rFonts w:ascii="Times New Roman" w:eastAsia="Times New Roman" w:hAnsi="Times New Roman" w:cs="David" w:hint="cs"/>
            <w:sz w:val="20"/>
            <w:szCs w:val="24"/>
            <w:rtl/>
            <w:lang w:eastAsia="he-IL"/>
          </w:rPr>
          <w:tab/>
        </w:r>
      </w:del>
      <w:del w:id="1391" w:author="Avi Cohen" w:date="2020-06-25T12:12:00Z">
        <w:r w:rsidRPr="00B27B4C" w:rsidDel="001C7FC8">
          <w:rPr>
            <w:rFonts w:ascii="Times New Roman" w:eastAsia="Times New Roman" w:hAnsi="Times New Roman" w:cs="David" w:hint="cs"/>
            <w:sz w:val="20"/>
            <w:szCs w:val="24"/>
            <w:u w:val="single"/>
            <w:rtl/>
            <w:lang w:eastAsia="he-IL"/>
          </w:rPr>
          <w:delText xml:space="preserve">למבנה </w:delText>
        </w:r>
        <w:bookmarkStart w:id="1392" w:name="_GoBack"/>
        <w:bookmarkEnd w:id="1392"/>
        <w:r w:rsidRPr="00B27B4C" w:rsidDel="001C7FC8">
          <w:rPr>
            <w:rFonts w:ascii="Times New Roman" w:eastAsia="Times New Roman" w:hAnsi="Times New Roman" w:cs="David" w:hint="cs"/>
            <w:sz w:val="20"/>
            <w:szCs w:val="24"/>
            <w:u w:val="single"/>
            <w:rtl/>
            <w:lang w:eastAsia="he-IL"/>
          </w:rPr>
          <w:delText>חוזר</w:delText>
        </w:r>
        <w:r w:rsidRPr="00B27B4C" w:rsidDel="001C7FC8">
          <w:rPr>
            <w:rFonts w:ascii="Times New Roman" w:eastAsia="Times New Roman" w:hAnsi="Times New Roman" w:cs="David" w:hint="cs"/>
            <w:sz w:val="20"/>
            <w:szCs w:val="24"/>
            <w:rtl/>
            <w:lang w:eastAsia="he-IL"/>
          </w:rPr>
          <w:delText>:</w:delText>
        </w:r>
      </w:del>
    </w:p>
    <w:p w14:paraId="1A6E9B1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414FD9" w14:textId="69E554C6" w:rsidR="00BB267C" w:rsidRPr="00BB267C" w:rsidDel="001C7FC8" w:rsidRDefault="00B27B4C" w:rsidP="00844490">
      <w:pPr>
        <w:pStyle w:val="ListParagraph"/>
        <w:widowControl w:val="0"/>
        <w:numPr>
          <w:ilvl w:val="0"/>
          <w:numId w:val="23"/>
        </w:numPr>
        <w:spacing w:before="0" w:beforeAutospacing="0" w:after="0" w:afterAutospacing="0" w:line="240" w:lineRule="auto"/>
        <w:jc w:val="both"/>
        <w:rPr>
          <w:del w:id="1393" w:author="Avi Cohen" w:date="2020-06-25T12:12:00Z"/>
          <w:rFonts w:ascii="Times New Roman" w:eastAsia="Times New Roman" w:hAnsi="Times New Roman" w:cs="David"/>
          <w:sz w:val="20"/>
          <w:szCs w:val="24"/>
          <w:rtl/>
          <w:lang w:eastAsia="he-IL"/>
        </w:rPr>
      </w:pPr>
      <w:del w:id="1394" w:author="Avi Cohen" w:date="2020-06-25T12:12:00Z">
        <w:r w:rsidRPr="00BB267C" w:rsidDel="001C7FC8">
          <w:rPr>
            <w:rFonts w:ascii="Times New Roman" w:eastAsia="Times New Roman" w:hAnsi="Times New Roman" w:cs="David" w:hint="cs"/>
            <w:sz w:val="20"/>
            <w:szCs w:val="24"/>
            <w:rtl/>
            <w:lang w:eastAsia="he-IL"/>
          </w:rPr>
          <w:delText>לאחר אישור בינוי לביצוע ע"י הועדה המקומית</w:delText>
        </w:r>
        <w:r w:rsidR="00844490" w:rsidDel="001C7FC8">
          <w:rPr>
            <w:rFonts w:ascii="Times New Roman" w:eastAsia="Times New Roman" w:hAnsi="Times New Roman" w:cs="David" w:hint="cs"/>
            <w:sz w:val="20"/>
            <w:szCs w:val="24"/>
            <w:rtl/>
            <w:lang w:eastAsia="he-IL"/>
          </w:rPr>
          <w:delText>......</w:delText>
        </w:r>
        <w:r w:rsidRPr="00BB267C" w:rsidDel="001C7FC8">
          <w:rPr>
            <w:rFonts w:ascii="Times New Roman" w:eastAsia="Times New Roman" w:hAnsi="Times New Roman" w:cs="David" w:hint="cs"/>
            <w:sz w:val="20"/>
            <w:szCs w:val="24"/>
            <w:rtl/>
            <w:lang w:eastAsia="he-IL"/>
          </w:rPr>
          <w:delText xml:space="preserve">15% משכר </w:delText>
        </w:r>
      </w:del>
    </w:p>
    <w:p w14:paraId="04A10709" w14:textId="6B8CE3CB" w:rsidR="00B27B4C" w:rsidRPr="00BB267C" w:rsidDel="001C7FC8" w:rsidRDefault="00B27B4C" w:rsidP="00844490">
      <w:pPr>
        <w:pStyle w:val="ListParagraph"/>
        <w:widowControl w:val="0"/>
        <w:spacing w:before="0" w:beforeAutospacing="0" w:after="0" w:afterAutospacing="0" w:line="240" w:lineRule="auto"/>
        <w:ind w:left="2880"/>
        <w:jc w:val="both"/>
        <w:rPr>
          <w:del w:id="1395" w:author="Avi Cohen" w:date="2020-06-25T12:12:00Z"/>
          <w:rFonts w:ascii="Times New Roman" w:eastAsia="Times New Roman" w:hAnsi="Times New Roman" w:cs="David"/>
          <w:sz w:val="20"/>
          <w:szCs w:val="24"/>
          <w:rtl/>
          <w:lang w:eastAsia="he-IL"/>
        </w:rPr>
      </w:pPr>
      <w:del w:id="1396" w:author="Avi Cohen" w:date="2020-06-25T12:12:00Z">
        <w:r w:rsidRPr="00BB267C" w:rsidDel="001C7FC8">
          <w:rPr>
            <w:rFonts w:ascii="Times New Roman" w:eastAsia="Times New Roman" w:hAnsi="Times New Roman" w:cs="David" w:hint="cs"/>
            <w:sz w:val="20"/>
            <w:szCs w:val="24"/>
            <w:rtl/>
            <w:lang w:eastAsia="he-IL"/>
          </w:rPr>
          <w:delText>המתכנן.</w:delText>
        </w:r>
      </w:del>
    </w:p>
    <w:p w14:paraId="30979786" w14:textId="170BD6E3" w:rsidR="00B27B4C" w:rsidRPr="00B27B4C" w:rsidDel="001C7FC8" w:rsidRDefault="00B27B4C" w:rsidP="00B27B4C">
      <w:pPr>
        <w:widowControl w:val="0"/>
        <w:spacing w:before="0" w:beforeAutospacing="0" w:after="0" w:afterAutospacing="0" w:line="240" w:lineRule="auto"/>
        <w:ind w:hanging="720"/>
        <w:jc w:val="both"/>
        <w:rPr>
          <w:del w:id="1397" w:author="Avi Cohen" w:date="2020-06-25T12:12:00Z"/>
          <w:rFonts w:ascii="Times New Roman" w:eastAsia="Times New Roman" w:hAnsi="Times New Roman" w:cs="David"/>
          <w:sz w:val="20"/>
          <w:szCs w:val="24"/>
          <w:rtl/>
          <w:lang w:eastAsia="he-IL"/>
        </w:rPr>
      </w:pPr>
    </w:p>
    <w:p w14:paraId="429CAC72" w14:textId="6CC14C02" w:rsidR="00B27B4C" w:rsidRPr="00B27B4C" w:rsidDel="001C7FC8" w:rsidRDefault="00B27B4C" w:rsidP="00B27B4C">
      <w:pPr>
        <w:widowControl w:val="0"/>
        <w:spacing w:before="0" w:beforeAutospacing="0" w:after="0" w:afterAutospacing="0" w:line="240" w:lineRule="auto"/>
        <w:ind w:hanging="720"/>
        <w:jc w:val="both"/>
        <w:rPr>
          <w:del w:id="1398" w:author="Avi Cohen" w:date="2020-06-25T12:12:00Z"/>
          <w:rFonts w:ascii="Times New Roman" w:eastAsia="Times New Roman" w:hAnsi="Times New Roman" w:cs="David"/>
          <w:sz w:val="20"/>
          <w:szCs w:val="24"/>
          <w:rtl/>
          <w:lang w:eastAsia="he-IL"/>
        </w:rPr>
      </w:pPr>
      <w:del w:id="1399"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ב.</w:delText>
        </w:r>
        <w:r w:rsidRPr="00B27B4C" w:rsidDel="001C7FC8">
          <w:rPr>
            <w:rFonts w:ascii="Times New Roman" w:eastAsia="Times New Roman" w:hAnsi="Times New Roman" w:cs="David" w:hint="cs"/>
            <w:sz w:val="20"/>
            <w:szCs w:val="24"/>
            <w:rtl/>
            <w:lang w:eastAsia="he-IL"/>
          </w:rPr>
          <w:tab/>
          <w:delText xml:space="preserve">לאחר אישור הבקשות להיתרי בניה </w:delText>
        </w:r>
      </w:del>
    </w:p>
    <w:p w14:paraId="0F90772C" w14:textId="120CD83C" w:rsidR="00B27B4C" w:rsidRPr="00B27B4C" w:rsidDel="001C7FC8" w:rsidRDefault="00BB267C" w:rsidP="00844490">
      <w:pPr>
        <w:widowControl w:val="0"/>
        <w:spacing w:before="0" w:beforeAutospacing="0" w:after="60" w:afterAutospacing="0" w:line="360" w:lineRule="auto"/>
        <w:ind w:left="720" w:firstLine="720"/>
        <w:jc w:val="both"/>
        <w:rPr>
          <w:del w:id="1400" w:author="Avi Cohen" w:date="2020-06-25T12:12:00Z"/>
          <w:rFonts w:ascii="Times New Roman" w:eastAsia="Times New Roman" w:hAnsi="Times New Roman" w:cs="David"/>
          <w:sz w:val="20"/>
          <w:szCs w:val="24"/>
          <w:rtl/>
          <w:lang w:eastAsia="he-IL"/>
        </w:rPr>
      </w:pPr>
      <w:del w:id="1401" w:author="Avi Cohen" w:date="2020-06-25T12:12:00Z">
        <w:r w:rsidDel="001C7FC8">
          <w:rPr>
            <w:rFonts w:ascii="Times New Roman" w:eastAsia="Times New Roman" w:hAnsi="Times New Roman" w:cs="David" w:hint="cs"/>
            <w:sz w:val="20"/>
            <w:szCs w:val="24"/>
            <w:rtl/>
            <w:lang w:eastAsia="he-IL"/>
          </w:rPr>
          <w:tab/>
        </w:r>
        <w:r w:rsidDel="001C7FC8">
          <w:rPr>
            <w:rFonts w:ascii="Times New Roman" w:eastAsia="Times New Roman" w:hAnsi="Times New Roman" w:cs="David" w:hint="cs"/>
            <w:sz w:val="20"/>
            <w:szCs w:val="24"/>
            <w:rtl/>
            <w:lang w:eastAsia="he-IL"/>
          </w:rPr>
          <w:tab/>
          <w:delText>והוצאת היתרי בניה</w:delText>
        </w:r>
        <w:r w:rsidR="00844490" w:rsidDel="001C7FC8">
          <w:rPr>
            <w:rFonts w:ascii="Times New Roman" w:eastAsia="Times New Roman" w:hAnsi="Times New Roman" w:cs="David" w:hint="cs"/>
            <w:sz w:val="20"/>
            <w:szCs w:val="24"/>
            <w:rtl/>
            <w:lang w:eastAsia="he-IL"/>
          </w:rPr>
          <w:delText>................................</w:delText>
        </w:r>
        <w:r w:rsidR="00B27B4C" w:rsidRPr="00B27B4C" w:rsidDel="001C7FC8">
          <w:rPr>
            <w:rFonts w:ascii="Times New Roman" w:eastAsia="Times New Roman" w:hAnsi="Times New Roman" w:cs="David" w:hint="cs"/>
            <w:sz w:val="20"/>
            <w:szCs w:val="24"/>
            <w:rtl/>
            <w:lang w:eastAsia="he-IL"/>
          </w:rPr>
          <w:delText>20% משכר המתכנן.</w:delText>
        </w:r>
      </w:del>
    </w:p>
    <w:p w14:paraId="343879B9" w14:textId="7B41E349" w:rsidR="00B27B4C" w:rsidRPr="00B27B4C" w:rsidDel="001C7FC8" w:rsidRDefault="00B27B4C" w:rsidP="00B27B4C">
      <w:pPr>
        <w:widowControl w:val="0"/>
        <w:spacing w:before="0" w:beforeAutospacing="0" w:after="0" w:afterAutospacing="0" w:line="240" w:lineRule="auto"/>
        <w:ind w:left="720" w:hanging="720"/>
        <w:jc w:val="both"/>
        <w:rPr>
          <w:del w:id="1402" w:author="Avi Cohen" w:date="2020-06-25T12:12:00Z"/>
          <w:rFonts w:ascii="Times New Roman" w:eastAsia="Times New Roman" w:hAnsi="Times New Roman" w:cs="David"/>
          <w:sz w:val="20"/>
          <w:szCs w:val="24"/>
          <w:rtl/>
          <w:lang w:eastAsia="he-IL"/>
        </w:rPr>
      </w:pPr>
      <w:del w:id="1403"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ג.</w:delText>
        </w:r>
        <w:r w:rsidRPr="00B27B4C" w:rsidDel="001C7FC8">
          <w:rPr>
            <w:rFonts w:ascii="Times New Roman" w:eastAsia="Times New Roman" w:hAnsi="Times New Roman" w:cs="David" w:hint="cs"/>
            <w:sz w:val="20"/>
            <w:szCs w:val="24"/>
            <w:rtl/>
            <w:lang w:eastAsia="he-IL"/>
          </w:rPr>
          <w:tab/>
          <w:delText xml:space="preserve">לאחר גמר התאמת התכנון המפורט והמכרזים </w:delText>
        </w:r>
        <w:r w:rsidRPr="00B27B4C" w:rsidDel="001C7FC8">
          <w:rPr>
            <w:rFonts w:ascii="Times New Roman" w:eastAsia="Times New Roman" w:hAnsi="Times New Roman" w:cs="David" w:hint="cs"/>
            <w:sz w:val="20"/>
            <w:szCs w:val="24"/>
            <w:rtl/>
            <w:lang w:eastAsia="he-IL"/>
          </w:rPr>
          <w:tab/>
        </w:r>
      </w:del>
    </w:p>
    <w:p w14:paraId="75A28485" w14:textId="47E3D45D" w:rsidR="00B27B4C" w:rsidRPr="00B27B4C" w:rsidDel="001C7FC8" w:rsidRDefault="00B27B4C" w:rsidP="00844490">
      <w:pPr>
        <w:widowControl w:val="0"/>
        <w:spacing w:before="0" w:beforeAutospacing="0" w:after="0" w:afterAutospacing="0" w:line="240" w:lineRule="auto"/>
        <w:ind w:left="720" w:firstLine="720"/>
        <w:jc w:val="both"/>
        <w:rPr>
          <w:del w:id="1404" w:author="Avi Cohen" w:date="2020-06-25T12:12:00Z"/>
          <w:rFonts w:ascii="Times New Roman" w:eastAsia="Times New Roman" w:hAnsi="Times New Roman" w:cs="David"/>
          <w:sz w:val="20"/>
          <w:szCs w:val="24"/>
          <w:rtl/>
          <w:lang w:eastAsia="he-IL"/>
        </w:rPr>
      </w:pPr>
      <w:del w:id="1405"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ואישו</w:delText>
        </w:r>
        <w:r w:rsidR="00BB267C" w:rsidDel="001C7FC8">
          <w:rPr>
            <w:rFonts w:ascii="Times New Roman" w:eastAsia="Times New Roman" w:hAnsi="Times New Roman" w:cs="David" w:hint="cs"/>
            <w:sz w:val="20"/>
            <w:szCs w:val="24"/>
            <w:rtl/>
            <w:lang w:eastAsia="he-IL"/>
          </w:rPr>
          <w:delText>ר עבודות שלב זה ע"י המזמין</w:delText>
        </w:r>
        <w:r w:rsidR="00844490" w:rsidDel="001C7FC8">
          <w:rPr>
            <w:rFonts w:ascii="Times New Roman" w:eastAsia="Times New Roman" w:hAnsi="Times New Roman" w:cs="David" w:hint="cs"/>
            <w:sz w:val="20"/>
            <w:szCs w:val="24"/>
            <w:rtl/>
            <w:lang w:eastAsia="he-IL"/>
          </w:rPr>
          <w:delText>............</w:delText>
        </w:r>
        <w:r w:rsidRPr="00B27B4C" w:rsidDel="001C7FC8">
          <w:rPr>
            <w:rFonts w:ascii="Times New Roman" w:eastAsia="Times New Roman" w:hAnsi="Times New Roman" w:cs="David" w:hint="cs"/>
            <w:sz w:val="20"/>
            <w:szCs w:val="24"/>
            <w:rtl/>
            <w:lang w:eastAsia="he-IL"/>
          </w:rPr>
          <w:delText>15% משכר המתכנן.</w:delText>
        </w:r>
      </w:del>
    </w:p>
    <w:p w14:paraId="76C2EC1B" w14:textId="0A56D186" w:rsidR="00B27B4C" w:rsidRPr="00B27B4C" w:rsidDel="001C7FC8" w:rsidRDefault="00B27B4C" w:rsidP="00B27B4C">
      <w:pPr>
        <w:widowControl w:val="0"/>
        <w:spacing w:before="0" w:beforeAutospacing="0" w:after="0" w:afterAutospacing="0" w:line="240" w:lineRule="auto"/>
        <w:ind w:left="720" w:firstLine="720"/>
        <w:jc w:val="both"/>
        <w:rPr>
          <w:del w:id="1406" w:author="Avi Cohen" w:date="2020-06-25T12:12:00Z"/>
          <w:rFonts w:ascii="Times New Roman" w:eastAsia="Times New Roman" w:hAnsi="Times New Roman" w:cs="David"/>
          <w:sz w:val="20"/>
          <w:szCs w:val="24"/>
          <w:rtl/>
          <w:lang w:eastAsia="he-IL"/>
        </w:rPr>
      </w:pPr>
    </w:p>
    <w:p w14:paraId="2EE8C983" w14:textId="7A78A1CF" w:rsidR="00B27B4C" w:rsidRPr="00B27B4C" w:rsidDel="001C7FC8" w:rsidRDefault="00B27B4C" w:rsidP="00B27B4C">
      <w:pPr>
        <w:widowControl w:val="0"/>
        <w:spacing w:before="0" w:beforeAutospacing="0" w:after="60" w:afterAutospacing="0" w:line="360" w:lineRule="auto"/>
        <w:ind w:left="720" w:hanging="720"/>
        <w:jc w:val="both"/>
        <w:rPr>
          <w:del w:id="1407" w:author="Avi Cohen" w:date="2020-06-25T12:12:00Z"/>
          <w:rFonts w:ascii="Times New Roman" w:eastAsia="Times New Roman" w:hAnsi="Times New Roman" w:cs="David"/>
          <w:sz w:val="20"/>
          <w:szCs w:val="24"/>
          <w:rtl/>
          <w:lang w:eastAsia="he-IL"/>
        </w:rPr>
      </w:pPr>
      <w:del w:id="1408"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ד.</w:delText>
        </w:r>
        <w:r w:rsidRPr="00B27B4C" w:rsidDel="001C7FC8">
          <w:rPr>
            <w:rFonts w:ascii="Times New Roman" w:eastAsia="Times New Roman" w:hAnsi="Times New Roman" w:cs="David" w:hint="cs"/>
            <w:sz w:val="20"/>
            <w:szCs w:val="24"/>
            <w:rtl/>
            <w:lang w:eastAsia="he-IL"/>
          </w:rPr>
          <w:tab/>
          <w:delText>במהלך ביצוע הפיקוח העליון,</w:delText>
        </w:r>
      </w:del>
    </w:p>
    <w:p w14:paraId="33876A40" w14:textId="09B6305F" w:rsidR="00B27B4C" w:rsidRPr="00B27B4C" w:rsidDel="001C7FC8" w:rsidRDefault="00BB267C" w:rsidP="00844490">
      <w:pPr>
        <w:widowControl w:val="0"/>
        <w:spacing w:before="0" w:beforeAutospacing="0" w:after="60" w:afterAutospacing="0" w:line="360" w:lineRule="auto"/>
        <w:ind w:left="720" w:firstLine="720"/>
        <w:jc w:val="both"/>
        <w:rPr>
          <w:del w:id="1409" w:author="Avi Cohen" w:date="2020-06-25T12:12:00Z"/>
          <w:rFonts w:ascii="Times New Roman" w:eastAsia="Times New Roman" w:hAnsi="Times New Roman" w:cs="David"/>
          <w:sz w:val="20"/>
          <w:szCs w:val="24"/>
          <w:rtl/>
          <w:lang w:eastAsia="he-IL"/>
        </w:rPr>
      </w:pPr>
      <w:del w:id="1410" w:author="Avi Cohen" w:date="2020-06-25T12:12:00Z">
        <w:r w:rsidDel="001C7FC8">
          <w:rPr>
            <w:rFonts w:ascii="Times New Roman" w:eastAsia="Times New Roman" w:hAnsi="Times New Roman" w:cs="David" w:hint="cs"/>
            <w:sz w:val="20"/>
            <w:szCs w:val="24"/>
            <w:rtl/>
            <w:lang w:eastAsia="he-IL"/>
          </w:rPr>
          <w:tab/>
        </w:r>
        <w:r w:rsidDel="001C7FC8">
          <w:rPr>
            <w:rFonts w:ascii="Times New Roman" w:eastAsia="Times New Roman" w:hAnsi="Times New Roman" w:cs="David" w:hint="cs"/>
            <w:sz w:val="20"/>
            <w:szCs w:val="24"/>
            <w:rtl/>
            <w:lang w:eastAsia="he-IL"/>
          </w:rPr>
          <w:tab/>
          <w:delText xml:space="preserve">לפי שיקול דעת המזמין </w:delText>
        </w:r>
        <w:r w:rsidR="00844490" w:rsidDel="001C7FC8">
          <w:rPr>
            <w:rFonts w:ascii="Times New Roman" w:eastAsia="Times New Roman" w:hAnsi="Times New Roman" w:cs="David" w:hint="cs"/>
            <w:sz w:val="20"/>
            <w:szCs w:val="24"/>
            <w:rtl/>
            <w:lang w:eastAsia="he-IL"/>
          </w:rPr>
          <w:delText>............................</w:delText>
        </w:r>
        <w:r w:rsidR="00B27B4C" w:rsidRPr="00B27B4C" w:rsidDel="001C7FC8">
          <w:rPr>
            <w:rFonts w:ascii="Times New Roman" w:eastAsia="Times New Roman" w:hAnsi="Times New Roman" w:cs="David" w:hint="cs"/>
            <w:sz w:val="20"/>
            <w:szCs w:val="24"/>
            <w:rtl/>
            <w:lang w:eastAsia="he-IL"/>
          </w:rPr>
          <w:delText>35% משכר המתכנן.</w:delText>
        </w:r>
      </w:del>
    </w:p>
    <w:p w14:paraId="6D03F3E9" w14:textId="33B9338C" w:rsidR="00B27B4C" w:rsidRPr="00B27B4C" w:rsidDel="001C7FC8" w:rsidRDefault="00B27B4C" w:rsidP="00B27B4C">
      <w:pPr>
        <w:widowControl w:val="0"/>
        <w:spacing w:before="0" w:beforeAutospacing="0" w:after="0" w:afterAutospacing="0" w:line="240" w:lineRule="auto"/>
        <w:ind w:left="720" w:firstLine="720"/>
        <w:jc w:val="both"/>
        <w:rPr>
          <w:del w:id="1411" w:author="Avi Cohen" w:date="2020-06-25T12:12:00Z"/>
          <w:rFonts w:ascii="Times New Roman" w:eastAsia="Times New Roman" w:hAnsi="Times New Roman" w:cs="David"/>
          <w:sz w:val="20"/>
          <w:szCs w:val="24"/>
          <w:rtl/>
          <w:lang w:eastAsia="he-IL"/>
        </w:rPr>
      </w:pPr>
      <w:del w:id="1412" w:author="Avi Cohen" w:date="2020-06-25T12:12:00Z">
        <w:r w:rsidRPr="00B27B4C" w:rsidDel="001C7FC8">
          <w:rPr>
            <w:rFonts w:ascii="Times New Roman" w:eastAsia="Times New Roman" w:hAnsi="Times New Roman" w:cs="David" w:hint="cs"/>
            <w:sz w:val="20"/>
            <w:szCs w:val="24"/>
            <w:rtl/>
            <w:lang w:eastAsia="he-IL"/>
          </w:rPr>
          <w:tab/>
          <w:delText>ה.</w:delText>
        </w:r>
        <w:r w:rsidRPr="00B27B4C" w:rsidDel="001C7FC8">
          <w:rPr>
            <w:rFonts w:ascii="Times New Roman" w:eastAsia="Times New Roman" w:hAnsi="Times New Roman" w:cs="David" w:hint="cs"/>
            <w:sz w:val="20"/>
            <w:szCs w:val="24"/>
            <w:rtl/>
            <w:lang w:eastAsia="he-IL"/>
          </w:rPr>
          <w:tab/>
          <w:delText>לאחר גמר ביצוע העבודות בהתאם לחוזה זה,</w:delText>
        </w:r>
      </w:del>
    </w:p>
    <w:p w14:paraId="4BB1299B" w14:textId="5DCEECA8" w:rsidR="00B27B4C" w:rsidRPr="00B27B4C" w:rsidDel="001C7FC8" w:rsidRDefault="00B27B4C" w:rsidP="00B27B4C">
      <w:pPr>
        <w:widowControl w:val="0"/>
        <w:spacing w:before="0" w:beforeAutospacing="0" w:after="0" w:afterAutospacing="0" w:line="240" w:lineRule="auto"/>
        <w:ind w:left="720" w:firstLine="720"/>
        <w:jc w:val="both"/>
        <w:rPr>
          <w:del w:id="1413" w:author="Avi Cohen" w:date="2020-06-25T12:12:00Z"/>
          <w:rFonts w:ascii="Times New Roman" w:eastAsia="Times New Roman" w:hAnsi="Times New Roman" w:cs="David"/>
          <w:sz w:val="20"/>
          <w:szCs w:val="24"/>
          <w:rtl/>
          <w:lang w:eastAsia="he-IL"/>
        </w:rPr>
      </w:pPr>
      <w:del w:id="1414"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הפעלת הפרויקט וקבלתו על ידי המזמין, </w:delText>
        </w:r>
      </w:del>
    </w:p>
    <w:p w14:paraId="6695F1CD" w14:textId="20BA66F7" w:rsidR="00B27B4C" w:rsidRPr="00B27B4C" w:rsidDel="001C7FC8" w:rsidRDefault="00B27B4C" w:rsidP="00B27B4C">
      <w:pPr>
        <w:widowControl w:val="0"/>
        <w:spacing w:before="0" w:beforeAutospacing="0" w:after="0" w:afterAutospacing="0" w:line="240" w:lineRule="auto"/>
        <w:ind w:left="720" w:firstLine="720"/>
        <w:jc w:val="both"/>
        <w:rPr>
          <w:del w:id="1415" w:author="Avi Cohen" w:date="2020-06-25T12:12:00Z"/>
          <w:rFonts w:ascii="Times New Roman" w:eastAsia="Times New Roman" w:hAnsi="Times New Roman" w:cs="David"/>
          <w:sz w:val="20"/>
          <w:szCs w:val="24"/>
          <w:rtl/>
          <w:lang w:eastAsia="he-IL"/>
        </w:rPr>
      </w:pPr>
      <w:del w:id="1416"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ולאחר בדיקת החשבונות הסופיים של העבודות </w:delText>
        </w:r>
      </w:del>
    </w:p>
    <w:p w14:paraId="216A4527" w14:textId="48F8DCC7" w:rsidR="00B27B4C" w:rsidRPr="00B27B4C" w:rsidDel="001C7FC8" w:rsidRDefault="00B27B4C" w:rsidP="00B27B4C">
      <w:pPr>
        <w:widowControl w:val="0"/>
        <w:spacing w:before="0" w:beforeAutospacing="0" w:after="0" w:afterAutospacing="0" w:line="240" w:lineRule="auto"/>
        <w:ind w:left="720" w:firstLine="720"/>
        <w:jc w:val="both"/>
        <w:rPr>
          <w:del w:id="1417" w:author="Avi Cohen" w:date="2020-06-25T12:12:00Z"/>
          <w:rFonts w:ascii="Times New Roman" w:eastAsia="Times New Roman" w:hAnsi="Times New Roman" w:cs="David"/>
          <w:sz w:val="20"/>
          <w:szCs w:val="24"/>
          <w:rtl/>
          <w:lang w:eastAsia="he-IL"/>
        </w:rPr>
      </w:pPr>
      <w:del w:id="1418"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ושל הספקים בתכנון המתכנן ואישורם על ידי</w:delText>
        </w:r>
      </w:del>
    </w:p>
    <w:p w14:paraId="04EBB06E" w14:textId="675E75E2" w:rsidR="00B27B4C" w:rsidRPr="00B27B4C" w:rsidDel="001C7FC8" w:rsidRDefault="00B27B4C" w:rsidP="00844490">
      <w:pPr>
        <w:widowControl w:val="0"/>
        <w:spacing w:before="0" w:beforeAutospacing="0" w:after="0" w:afterAutospacing="0" w:line="240" w:lineRule="auto"/>
        <w:ind w:left="720" w:firstLine="720"/>
        <w:jc w:val="both"/>
        <w:rPr>
          <w:del w:id="1419" w:author="Avi Cohen" w:date="2020-06-25T12:12:00Z"/>
          <w:rFonts w:ascii="Times New Roman" w:eastAsia="Times New Roman" w:hAnsi="Times New Roman" w:cs="David"/>
          <w:sz w:val="20"/>
          <w:szCs w:val="24"/>
          <w:rtl/>
          <w:lang w:eastAsia="he-IL"/>
        </w:rPr>
      </w:pPr>
      <w:del w:id="1420"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המזמין, וקבלת </w:delText>
        </w:r>
        <w:r w:rsidR="00BB267C" w:rsidDel="001C7FC8">
          <w:rPr>
            <w:rFonts w:ascii="Times New Roman" w:eastAsia="Times New Roman" w:hAnsi="Times New Roman" w:cs="David" w:hint="cs"/>
            <w:sz w:val="20"/>
            <w:szCs w:val="24"/>
            <w:rtl/>
            <w:lang w:eastAsia="he-IL"/>
          </w:rPr>
          <w:delText>אישור לאכלוס</w:delText>
        </w:r>
        <w:r w:rsidR="00844490" w:rsidDel="001C7FC8">
          <w:rPr>
            <w:rFonts w:ascii="Times New Roman" w:eastAsia="Times New Roman" w:hAnsi="Times New Roman" w:cs="David" w:hint="cs"/>
            <w:sz w:val="20"/>
            <w:szCs w:val="24"/>
            <w:rtl/>
            <w:lang w:eastAsia="he-IL"/>
          </w:rPr>
          <w:delText>..................</w:delText>
        </w:r>
        <w:r w:rsidRPr="00B27B4C" w:rsidDel="001C7FC8">
          <w:rPr>
            <w:rFonts w:ascii="Times New Roman" w:eastAsia="Times New Roman" w:hAnsi="Times New Roman" w:cs="David" w:hint="cs"/>
            <w:sz w:val="20"/>
            <w:szCs w:val="24"/>
            <w:rtl/>
            <w:lang w:eastAsia="he-IL"/>
          </w:rPr>
          <w:delText>10% משכר המתכנן.</w:delText>
        </w:r>
      </w:del>
    </w:p>
    <w:p w14:paraId="60DC1578" w14:textId="2DDD52A4" w:rsidR="00B27B4C" w:rsidRPr="00B27B4C" w:rsidDel="001C7FC8" w:rsidRDefault="00B27B4C" w:rsidP="00B27B4C">
      <w:pPr>
        <w:widowControl w:val="0"/>
        <w:spacing w:before="0" w:beforeAutospacing="0" w:after="0" w:afterAutospacing="0" w:line="240" w:lineRule="auto"/>
        <w:ind w:left="794" w:firstLine="646"/>
        <w:jc w:val="both"/>
        <w:rPr>
          <w:del w:id="1421" w:author="Avi Cohen" w:date="2020-06-25T12:12:00Z"/>
          <w:rFonts w:ascii="Times New Roman" w:eastAsia="Times New Roman" w:hAnsi="Times New Roman" w:cs="David"/>
          <w:sz w:val="20"/>
          <w:szCs w:val="24"/>
          <w:rtl/>
          <w:lang w:eastAsia="he-IL"/>
        </w:rPr>
      </w:pPr>
    </w:p>
    <w:p w14:paraId="76308E8F" w14:textId="1CB70F99" w:rsidR="00B27B4C" w:rsidRPr="00B27B4C" w:rsidDel="001C7FC8" w:rsidRDefault="00B27B4C" w:rsidP="00B27B4C">
      <w:pPr>
        <w:widowControl w:val="0"/>
        <w:spacing w:before="0" w:beforeAutospacing="0" w:after="0" w:afterAutospacing="0" w:line="240" w:lineRule="auto"/>
        <w:ind w:left="793" w:firstLine="647"/>
        <w:jc w:val="both"/>
        <w:rPr>
          <w:del w:id="1422" w:author="Avi Cohen" w:date="2020-06-25T12:12:00Z"/>
          <w:rFonts w:ascii="Times New Roman" w:eastAsia="Times New Roman" w:hAnsi="Times New Roman" w:cs="David"/>
          <w:sz w:val="20"/>
          <w:szCs w:val="24"/>
          <w:rtl/>
          <w:lang w:eastAsia="he-IL"/>
        </w:rPr>
      </w:pPr>
      <w:del w:id="1423" w:author="Avi Cohen" w:date="2020-06-25T12:12:00Z">
        <w:r w:rsidRPr="00B27B4C" w:rsidDel="001C7FC8">
          <w:rPr>
            <w:rFonts w:ascii="Times New Roman" w:eastAsia="Times New Roman" w:hAnsi="Times New Roman" w:cs="David" w:hint="cs"/>
            <w:sz w:val="20"/>
            <w:szCs w:val="24"/>
            <w:rtl/>
            <w:lang w:eastAsia="he-IL"/>
          </w:rPr>
          <w:tab/>
          <w:delText>ו.</w:delText>
        </w:r>
        <w:r w:rsidRPr="00B27B4C" w:rsidDel="001C7FC8">
          <w:rPr>
            <w:rFonts w:ascii="Times New Roman" w:eastAsia="Times New Roman" w:hAnsi="Times New Roman" w:cs="David" w:hint="cs"/>
            <w:sz w:val="20"/>
            <w:szCs w:val="24"/>
            <w:rtl/>
            <w:lang w:eastAsia="he-IL"/>
          </w:rPr>
          <w:tab/>
          <w:delText>לאחר גמר הפיקוח העליון, תיקוני הבדק וקבלת</w:delText>
        </w:r>
      </w:del>
    </w:p>
    <w:p w14:paraId="3FD9E85A" w14:textId="2ECC4D07" w:rsidR="00B27B4C" w:rsidRPr="00B27B4C" w:rsidDel="001C7FC8" w:rsidRDefault="00B27B4C" w:rsidP="00B27B4C">
      <w:pPr>
        <w:widowControl w:val="0"/>
        <w:spacing w:before="0" w:beforeAutospacing="0" w:after="0" w:afterAutospacing="0" w:line="240" w:lineRule="auto"/>
        <w:ind w:left="720" w:firstLine="720"/>
        <w:jc w:val="both"/>
        <w:rPr>
          <w:del w:id="1424" w:author="Avi Cohen" w:date="2020-06-25T12:12:00Z"/>
          <w:rFonts w:ascii="Times New Roman" w:eastAsia="Times New Roman" w:hAnsi="Times New Roman" w:cs="David"/>
          <w:sz w:val="20"/>
          <w:szCs w:val="24"/>
          <w:rtl/>
          <w:lang w:eastAsia="he-IL"/>
        </w:rPr>
      </w:pPr>
      <w:del w:id="1425"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תעודת גמר לפרויקט, אישור המתכנן בכתב </w:delText>
        </w:r>
      </w:del>
    </w:p>
    <w:p w14:paraId="25B3ADD2" w14:textId="0528E8CE" w:rsidR="00B27B4C" w:rsidRPr="00B27B4C" w:rsidDel="001C7FC8" w:rsidRDefault="00B27B4C" w:rsidP="00B27B4C">
      <w:pPr>
        <w:widowControl w:val="0"/>
        <w:spacing w:before="0" w:beforeAutospacing="0" w:after="0" w:afterAutospacing="0" w:line="240" w:lineRule="auto"/>
        <w:ind w:left="720" w:firstLine="720"/>
        <w:jc w:val="both"/>
        <w:rPr>
          <w:del w:id="1426" w:author="Avi Cohen" w:date="2020-06-25T12:12:00Z"/>
          <w:rFonts w:ascii="Times New Roman" w:eastAsia="Times New Roman" w:hAnsi="Times New Roman" w:cs="David"/>
          <w:sz w:val="20"/>
          <w:szCs w:val="24"/>
          <w:rtl/>
          <w:lang w:eastAsia="he-IL"/>
        </w:rPr>
      </w:pPr>
      <w:del w:id="1427"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להשלמת הפרויקט בהתאם לתכניותיו, לתקנים </w:delText>
        </w:r>
      </w:del>
    </w:p>
    <w:p w14:paraId="7920250E" w14:textId="45DAE535" w:rsidR="00B27B4C" w:rsidRPr="00B27B4C" w:rsidDel="001C7FC8" w:rsidRDefault="00BB267C" w:rsidP="00844490">
      <w:pPr>
        <w:widowControl w:val="0"/>
        <w:spacing w:before="0" w:beforeAutospacing="0" w:after="0" w:afterAutospacing="0" w:line="240" w:lineRule="auto"/>
        <w:ind w:left="720" w:right="-142" w:firstLine="720"/>
        <w:jc w:val="both"/>
        <w:rPr>
          <w:del w:id="1428" w:author="Avi Cohen" w:date="2020-06-25T12:12:00Z"/>
          <w:rFonts w:ascii="Times New Roman" w:eastAsia="Times New Roman" w:hAnsi="Times New Roman" w:cs="David"/>
          <w:sz w:val="20"/>
          <w:szCs w:val="24"/>
          <w:rtl/>
          <w:lang w:eastAsia="he-IL"/>
        </w:rPr>
      </w:pPr>
      <w:del w:id="1429" w:author="Avi Cohen" w:date="2020-06-25T12:12:00Z">
        <w:r w:rsidDel="001C7FC8">
          <w:rPr>
            <w:rFonts w:ascii="Times New Roman" w:eastAsia="Times New Roman" w:hAnsi="Times New Roman" w:cs="David" w:hint="cs"/>
            <w:sz w:val="20"/>
            <w:szCs w:val="24"/>
            <w:rtl/>
            <w:lang w:eastAsia="he-IL"/>
          </w:rPr>
          <w:tab/>
        </w:r>
        <w:r w:rsidDel="001C7FC8">
          <w:rPr>
            <w:rFonts w:ascii="Times New Roman" w:eastAsia="Times New Roman" w:hAnsi="Times New Roman" w:cs="David" w:hint="cs"/>
            <w:sz w:val="20"/>
            <w:szCs w:val="24"/>
            <w:rtl/>
            <w:lang w:eastAsia="he-IL"/>
          </w:rPr>
          <w:tab/>
          <w:delText xml:space="preserve">מחייבים ולשביעות רצונו </w:delText>
        </w:r>
        <w:r w:rsidR="00844490" w:rsidDel="001C7FC8">
          <w:rPr>
            <w:rFonts w:ascii="Times New Roman" w:eastAsia="Times New Roman" w:hAnsi="Times New Roman" w:cs="David" w:hint="cs"/>
            <w:sz w:val="20"/>
            <w:szCs w:val="24"/>
            <w:rtl/>
            <w:lang w:eastAsia="he-IL"/>
          </w:rPr>
          <w:delText>..........................</w:delText>
        </w:r>
        <w:r w:rsidR="00B27B4C" w:rsidRPr="00BB267C" w:rsidDel="001C7FC8">
          <w:rPr>
            <w:rFonts w:ascii="Times New Roman" w:eastAsia="Times New Roman" w:hAnsi="Times New Roman" w:cs="David" w:hint="cs"/>
            <w:sz w:val="20"/>
            <w:szCs w:val="24"/>
            <w:rtl/>
            <w:lang w:eastAsia="he-IL"/>
          </w:rPr>
          <w:delText>5% משכר המתכנן.</w:delText>
        </w:r>
      </w:del>
    </w:p>
    <w:p w14:paraId="613A8D22" w14:textId="58E25D0B" w:rsidR="00B27B4C" w:rsidRPr="00B27B4C" w:rsidDel="001C7FC8" w:rsidRDefault="00B27B4C" w:rsidP="00B27B4C">
      <w:pPr>
        <w:widowControl w:val="0"/>
        <w:spacing w:before="0" w:beforeAutospacing="0" w:after="0" w:afterAutospacing="0" w:line="360" w:lineRule="auto"/>
        <w:ind w:left="720" w:right="-284" w:hanging="720"/>
        <w:jc w:val="both"/>
        <w:rPr>
          <w:del w:id="1430" w:author="Avi Cohen" w:date="2020-06-25T12:12:00Z"/>
          <w:rFonts w:ascii="Times New Roman" w:eastAsia="Times New Roman" w:hAnsi="Times New Roman" w:cs="David"/>
          <w:sz w:val="20"/>
          <w:szCs w:val="24"/>
          <w:rtl/>
          <w:lang w:eastAsia="he-IL"/>
        </w:rPr>
      </w:pPr>
      <w:del w:id="1431"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del>
    </w:p>
    <w:p w14:paraId="1E4545B8" w14:textId="46A7C762" w:rsidR="00B27B4C" w:rsidDel="001C7FC8" w:rsidRDefault="00B27B4C" w:rsidP="00BB267C">
      <w:pPr>
        <w:widowControl w:val="0"/>
        <w:spacing w:before="0" w:beforeAutospacing="0" w:after="0" w:afterAutospacing="0" w:line="360" w:lineRule="auto"/>
        <w:ind w:left="2160" w:right="-284" w:hanging="720"/>
        <w:jc w:val="both"/>
        <w:rPr>
          <w:del w:id="1432" w:author="Avi Cohen" w:date="2020-06-25T12:12:00Z"/>
          <w:rFonts w:ascii="Times New Roman" w:eastAsia="Times New Roman" w:hAnsi="Times New Roman" w:cs="David"/>
          <w:sz w:val="20"/>
          <w:szCs w:val="24"/>
          <w:rtl/>
          <w:lang w:eastAsia="he-IL"/>
        </w:rPr>
      </w:pPr>
      <w:del w:id="1433"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b/>
            <w:bCs/>
            <w:sz w:val="20"/>
            <w:szCs w:val="24"/>
            <w:u w:val="single"/>
            <w:rtl/>
            <w:lang w:eastAsia="he-IL"/>
          </w:rPr>
          <w:delText>סה"כ</w:delText>
        </w:r>
        <w:r w:rsidR="00BB267C" w:rsidDel="001C7FC8">
          <w:rPr>
            <w:rFonts w:ascii="Times New Roman" w:eastAsia="Times New Roman" w:hAnsi="Times New Roman" w:cs="David" w:hint="cs"/>
            <w:sz w:val="20"/>
            <w:szCs w:val="24"/>
            <w:rtl/>
            <w:lang w:eastAsia="he-IL"/>
          </w:rPr>
          <w:delText>:</w:delText>
        </w:r>
        <w:r w:rsidR="00BB267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delText>100% משכר המתכנן.</w:delText>
        </w:r>
      </w:del>
    </w:p>
    <w:p w14:paraId="62905AB1"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56F410A4" w14:textId="77777777"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6C2F4356" w14:textId="77777777"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6C37195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D37253" w14:textId="77777777"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02D5A6A8" w14:textId="77777777"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59673FF7"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690DC4C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50428279"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22942BAF" w14:textId="57964039"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19T00:00:00Z">
            <w:dateFormat w:val="dd/MM/yyyy"/>
            <w:lid w:val="he-IL"/>
            <w:storeMappedDataAs w:val="dateTime"/>
            <w:calendar w:val="gregorian"/>
          </w:date>
        </w:sdtPr>
        <w:sdtEndPr>
          <w:rPr>
            <w:rFonts w:hint="cs"/>
          </w:rPr>
        </w:sdtEndPr>
        <w:sdtContent>
          <w:ins w:id="1434" w:author="Avi Cohen" w:date="2020-07-26T14:17:00Z">
            <w:r w:rsidR="00DB39DE">
              <w:rPr>
                <w:rFonts w:ascii="Times New Roman" w:eastAsia="Times New Roman" w:hAnsi="Times New Roman" w:cs="David" w:hint="cs"/>
                <w:color w:val="008000"/>
                <w:sz w:val="24"/>
                <w:szCs w:val="24"/>
                <w:rtl/>
                <w:lang w:eastAsia="he-IL"/>
              </w:rPr>
              <w:t>‏19/08/2020</w:t>
            </w:r>
          </w:ins>
        </w:sdtContent>
      </w:sdt>
      <w:r w:rsidRPr="00B27B4C">
        <w:rPr>
          <w:rFonts w:ascii="Times New Roman" w:eastAsia="Times New Roman" w:hAnsi="Times New Roman" w:cs="David" w:hint="cs"/>
          <w:bCs/>
          <w:color w:val="FF0000"/>
          <w:sz w:val="24"/>
          <w:szCs w:val="24"/>
          <w:rtl/>
          <w:lang w:eastAsia="he-IL"/>
        </w:rPr>
        <w:br/>
      </w:r>
    </w:p>
    <w:p w14:paraId="295C963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FFC8ECE" w14:textId="6B1DFA59" w:rsidR="00B27B4C" w:rsidRPr="00B27B4C" w:rsidRDefault="00311867">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435" w:author="Avi Cohen" w:date="2020-06-25T12:13:00Z">
              <w:pPr>
                <w:widowControl w:val="0"/>
                <w:spacing w:before="0" w:beforeAutospacing="0" w:after="0" w:afterAutospacing="0" w:line="240" w:lineRule="auto"/>
                <w:jc w:val="both"/>
              </w:pPr>
            </w:pPrChange>
          </w:pPr>
          <w:ins w:id="1436" w:author="Avi Cohen" w:date="2020-06-25T11:54: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שיכון ובינוי נדל"ן בע"מ</w:t>
            </w:r>
            <w:r>
              <w:rPr>
                <w:rFonts w:ascii="Times New Roman" w:eastAsia="Times New Roman" w:hAnsi="Times New Roman" w:cs="David" w:hint="cs"/>
                <w:color w:val="008000"/>
                <w:sz w:val="24"/>
                <w:szCs w:val="24"/>
                <w:rtl/>
                <w:lang w:eastAsia="he-IL"/>
              </w:rPr>
              <w:br/>
              <w:t>שלם 3 רמת גן 52215</w:t>
            </w:r>
            <w:r>
              <w:rPr>
                <w:rFonts w:ascii="Times New Roman" w:eastAsia="Times New Roman" w:hAnsi="Times New Roman" w:cs="David" w:hint="cs"/>
                <w:color w:val="008000"/>
                <w:sz w:val="24"/>
                <w:szCs w:val="24"/>
                <w:rtl/>
                <w:lang w:eastAsia="he-IL"/>
              </w:rPr>
              <w:br/>
              <w:t>מ.ז 52-002117-1</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כלל נכסי נדלן נשר מרכז (נ.נ.נ.מ) שותפות מוגבלת</w:t>
            </w:r>
            <w:r>
              <w:rPr>
                <w:rFonts w:ascii="Times New Roman" w:eastAsia="Times New Roman" w:hAnsi="Times New Roman" w:cs="David" w:hint="cs"/>
                <w:color w:val="008000"/>
                <w:sz w:val="24"/>
                <w:szCs w:val="24"/>
                <w:rtl/>
                <w:lang w:eastAsia="he-IL"/>
              </w:rPr>
              <w:br/>
              <w:t>מרכז עזריאלי בניין משולש 3, תל אביב</w:t>
            </w:r>
            <w:r>
              <w:rPr>
                <w:rFonts w:ascii="Times New Roman" w:eastAsia="Times New Roman" w:hAnsi="Times New Roman" w:cs="David" w:hint="cs"/>
                <w:color w:val="008000"/>
                <w:sz w:val="24"/>
                <w:szCs w:val="24"/>
                <w:rtl/>
                <w:lang w:eastAsia="he-IL"/>
              </w:rPr>
              <w:br/>
              <w:t>540283033</w:t>
            </w:r>
            <w:r>
              <w:rPr>
                <w:rFonts w:ascii="Times New Roman" w:eastAsia="Times New Roman" w:hAnsi="Times New Roman" w:cs="David" w:hint="cs"/>
                <w:color w:val="008000"/>
                <w:sz w:val="24"/>
                <w:szCs w:val="24"/>
                <w:rtl/>
                <w:lang w:eastAsia="he-IL"/>
              </w:rPr>
              <w:br/>
            </w:r>
          </w:ins>
        </w:p>
      </w:sdtContent>
    </w:sdt>
    <w:p w14:paraId="76FF5D3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DA7BB6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6CE4A7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30CB452"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96E5A8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938B04" w14:textId="1D6C2460"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37" w:author="Avi Cohen" w:date="2020-10-19T15:55:00Z">
            <w:r w:rsidR="00433F2A">
              <w:rPr>
                <w:rFonts w:ascii="Times New Roman" w:eastAsia="Times New Roman" w:hAnsi="Times New Roman" w:cs="David" w:hint="cs"/>
                <w:color w:val="008000"/>
                <w:sz w:val="24"/>
                <w:szCs w:val="24"/>
                <w:rtl/>
                <w:lang w:eastAsia="he-IL"/>
              </w:rPr>
              <w:t xml:space="preserve">                                   גיורא גור ושות' אדריכלים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38" w:author="Avi Cohen" w:date="2020-10-19T15:55:00Z">
            <w:r w:rsidR="00433F2A">
              <w:rPr>
                <w:rFonts w:ascii="Times New Roman" w:eastAsia="Times New Roman" w:hAnsi="Times New Roman" w:cs="David" w:hint="cs"/>
                <w:color w:val="008000"/>
                <w:sz w:val="24"/>
                <w:szCs w:val="24"/>
                <w:rtl/>
                <w:lang w:eastAsia="he-IL"/>
              </w:rPr>
              <w:t xml:space="preserve">                                   גיורא גור ושות' אדריכלים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39" w:author="Avi Cohen" w:date="2020-10-19T15:55:00Z">
            <w:r w:rsidR="00433F2A">
              <w:rPr>
                <w:rFonts w:ascii="Times New Roman" w:eastAsia="Times New Roman" w:hAnsi="Times New Roman" w:cs="David" w:hint="cs"/>
                <w:color w:val="008000"/>
                <w:sz w:val="24"/>
                <w:szCs w:val="24"/>
                <w:rtl/>
                <w:lang w:eastAsia="he-IL"/>
              </w:rPr>
              <w:t xml:space="preserve">                                   גיורא גור ושות' אדריכלים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C48E51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8A0FAE" w14:textId="5D52F7F0"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40" w:author="Avi Cohen" w:date="2020-10-19T15:55:00Z">
            <w:r w:rsidR="00433F2A">
              <w:rPr>
                <w:rFonts w:ascii="Times New Roman" w:eastAsia="Times New Roman" w:hAnsi="Times New Roman" w:cs="David" w:hint="cs"/>
                <w:color w:val="008000"/>
                <w:sz w:val="24"/>
                <w:szCs w:val="24"/>
                <w:rtl/>
                <w:lang w:eastAsia="he-IL"/>
              </w:rPr>
              <w:t xml:space="preserve">                                   גיורא גור ושות' אדריכלים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441" w:author="Avi Cohen" w:date="2020-07-26T14:17:00Z">
            <w:r w:rsidR="00DB39DE">
              <w:rPr>
                <w:rFonts w:ascii="Times New Roman" w:eastAsia="Times New Roman" w:hAnsi="Times New Roman" w:cs="David" w:hint="cs"/>
                <w:bCs/>
                <w:color w:val="008000"/>
                <w:sz w:val="24"/>
                <w:szCs w:val="24"/>
                <w:rtl/>
                <w:lang w:eastAsia="he-IL"/>
              </w:rPr>
              <w:t xml:space="preserve">נשר - ( שם זמני ) </w:t>
            </w:r>
          </w:ins>
        </w:sdtContent>
      </w:sdt>
      <w:r w:rsidRPr="00B27B4C">
        <w:rPr>
          <w:rFonts w:ascii="Times New Roman" w:eastAsia="Times New Roman" w:hAnsi="Times New Roman" w:cs="David" w:hint="cs"/>
          <w:color w:val="008000"/>
          <w:sz w:val="24"/>
          <w:szCs w:val="24"/>
          <w:rtl/>
          <w:lang w:eastAsia="he-IL"/>
        </w:rPr>
        <w:t>.</w:t>
      </w:r>
    </w:p>
    <w:p w14:paraId="72885C00"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3E6B60" w14:textId="7F9CE11D"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42" w:author="Avi Cohen" w:date="2020-10-19T15:55:00Z">
            <w:r w:rsidR="00433F2A">
              <w:rPr>
                <w:rFonts w:ascii="Times New Roman" w:eastAsia="Times New Roman" w:hAnsi="Times New Roman" w:cs="David" w:hint="cs"/>
                <w:color w:val="008000"/>
                <w:sz w:val="24"/>
                <w:szCs w:val="24"/>
                <w:rtl/>
                <w:lang w:eastAsia="he-IL"/>
              </w:rPr>
              <w:t xml:space="preserve">                                   גיורא גור ושות'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9AA39FD"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27F58FB" w14:textId="09B55F50"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43" w:author="Avi Cohen" w:date="2020-10-19T15:55:00Z">
            <w:r w:rsidR="00433F2A">
              <w:rPr>
                <w:rFonts w:ascii="Times New Roman" w:eastAsia="Times New Roman" w:hAnsi="Times New Roman" w:cs="David" w:hint="cs"/>
                <w:color w:val="008000"/>
                <w:sz w:val="24"/>
                <w:szCs w:val="24"/>
                <w:rtl/>
                <w:lang w:eastAsia="he-IL"/>
              </w:rPr>
              <w:t xml:space="preserve">                                   גיורא גור ושות' אדריכלים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A856641"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AB0B9FB"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8DBC160"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1966EFF"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32CEE80"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C67161"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0F857A7"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476B1A"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8E47839"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FE4E9E3"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BED98BB" w14:textId="743BF366"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44" w:author="Avi Cohen" w:date="2020-10-19T15:55:00Z">
            <w:r w:rsidR="00433F2A">
              <w:rPr>
                <w:rFonts w:ascii="Times New Roman" w:eastAsia="Times New Roman" w:hAnsi="Times New Roman" w:cs="David" w:hint="cs"/>
                <w:color w:val="00B0F0"/>
                <w:sz w:val="20"/>
                <w:szCs w:val="24"/>
                <w:u w:val="single"/>
                <w:rtl/>
                <w:lang w:eastAsia="he-IL"/>
              </w:rPr>
              <w:t xml:space="preserve">                                   גיורא גור ושות' אדריכלים בע"מ</w:t>
            </w:r>
          </w:ins>
        </w:sdtContent>
      </w:sdt>
    </w:p>
    <w:p w14:paraId="15093406"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D1D87D9"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0F1561E"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5817EEA"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3EE8B76"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168E70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007434D1"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51AE2A9"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737631BA" w14:textId="24A5C12C"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ins w:id="1445" w:author="Avi Cohen" w:date="2020-11-22T15:41:00Z">
        <w:r w:rsidR="00F92F39">
          <w:rPr>
            <w:rFonts w:ascii="David" w:eastAsia="Times New Roman" w:hAnsi="David" w:cs="David"/>
            <w:bCs/>
            <w:sz w:val="24"/>
            <w:szCs w:val="24"/>
            <w:u w:val="single"/>
            <w:rtl/>
            <w:lang w:eastAsia="he-IL"/>
          </w:rPr>
          <w:t>–</w:t>
        </w:r>
        <w:r w:rsidR="00F92F39">
          <w:rPr>
            <w:rFonts w:ascii="David" w:eastAsia="Times New Roman" w:hAnsi="David" w:cs="David" w:hint="cs"/>
            <w:bCs/>
            <w:sz w:val="24"/>
            <w:szCs w:val="24"/>
            <w:u w:val="single"/>
            <w:rtl/>
            <w:lang w:eastAsia="he-IL"/>
          </w:rPr>
          <w:t xml:space="preserve"> </w:t>
        </w:r>
        <w:r w:rsidR="00F92F39" w:rsidRPr="00F92F39">
          <w:rPr>
            <w:rFonts w:ascii="David" w:eastAsia="Times New Roman" w:hAnsi="David" w:cs="David" w:hint="cs"/>
            <w:bCs/>
            <w:sz w:val="24"/>
            <w:szCs w:val="24"/>
            <w:highlight w:val="yellow"/>
            <w:u w:val="single"/>
            <w:rtl/>
            <w:lang w:eastAsia="he-IL"/>
            <w:rPrChange w:id="1446" w:author="Avi Cohen" w:date="2020-11-22T15:42:00Z">
              <w:rPr>
                <w:rFonts w:ascii="David" w:eastAsia="Times New Roman" w:hAnsi="David" w:cs="David" w:hint="cs"/>
                <w:bCs/>
                <w:sz w:val="24"/>
                <w:szCs w:val="24"/>
                <w:u w:val="single"/>
                <w:rtl/>
                <w:lang w:eastAsia="he-IL"/>
              </w:rPr>
            </w:rPrChange>
          </w:rPr>
          <w:t>ליאור יתאם בין יועצי הביטוח</w:t>
        </w:r>
        <w:r w:rsidR="00F92F39">
          <w:rPr>
            <w:rFonts w:ascii="David" w:eastAsia="Times New Roman" w:hAnsi="David" w:cs="David" w:hint="cs"/>
            <w:bCs/>
            <w:sz w:val="24"/>
            <w:szCs w:val="24"/>
            <w:u w:val="single"/>
            <w:rtl/>
            <w:lang w:eastAsia="he-IL"/>
          </w:rPr>
          <w:t xml:space="preserve"> </w:t>
        </w:r>
      </w:ins>
    </w:p>
    <w:p w14:paraId="185EAB16" w14:textId="77777777" w:rsidR="00E034F9" w:rsidRPr="0009511C" w:rsidRDefault="006B5833" w:rsidP="006B5833">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00E034F9"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2D61E9F" w14:textId="77777777" w:rsidR="00E034F9" w:rsidRPr="0009511C" w:rsidRDefault="00E034F9" w:rsidP="006B5833">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חבותו המקצועית של </w:t>
      </w:r>
      <w:r w:rsidR="006B5833" w:rsidRPr="0009511C">
        <w:rPr>
          <w:rFonts w:ascii="David" w:eastAsia="Calibri" w:hAnsi="David" w:cs="David" w:hint="cs"/>
          <w:sz w:val="24"/>
          <w:szCs w:val="24"/>
          <w:rtl/>
        </w:rPr>
        <w:t>ה</w:t>
      </w:r>
      <w:r w:rsidR="006B5833">
        <w:rPr>
          <w:rFonts w:ascii="David" w:eastAsia="Calibri" w:hAnsi="David" w:cs="David" w:hint="cs"/>
          <w:sz w:val="24"/>
          <w:szCs w:val="24"/>
          <w:rtl/>
        </w:rPr>
        <w:t>מתכנן</w:t>
      </w:r>
      <w:r w:rsidR="006B5833" w:rsidRPr="0009511C">
        <w:rPr>
          <w:rFonts w:ascii="David" w:eastAsia="Calibri" w:hAnsi="David" w:cs="David" w:hint="cs"/>
          <w:sz w:val="24"/>
          <w:szCs w:val="24"/>
          <w:rtl/>
        </w:rPr>
        <w:t xml:space="preserve"> </w:t>
      </w:r>
      <w:r w:rsidRPr="0009511C">
        <w:rPr>
          <w:rFonts w:ascii="David" w:eastAsia="Calibri" w:hAnsi="David" w:cs="David" w:hint="cs"/>
          <w:sz w:val="24"/>
          <w:szCs w:val="24"/>
          <w:rtl/>
        </w:rPr>
        <w:t>ביחס להתחייבויותיו על פי ההסכם הנדון.</w:t>
      </w:r>
    </w:p>
    <w:p w14:paraId="6B617301"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485E4E1"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FAA4B5A"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3199DB3"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8C3CC58"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4A833099"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25EC3540"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1C39FA7"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8D0CDD7"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D759AD3"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3C19C3F" w14:textId="77777777" w:rsidR="00E034F9" w:rsidRPr="0009511C" w:rsidRDefault="00E034F9" w:rsidP="00E034F9">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5593DFA6" w14:textId="77777777" w:rsidR="00E034F9" w:rsidRPr="0009511C" w:rsidRDefault="00E034F9" w:rsidP="00E034F9">
      <w:pPr>
        <w:ind w:left="364"/>
        <w:contextualSpacing/>
        <w:rPr>
          <w:rFonts w:ascii="Times New Roman" w:eastAsia="Calibri" w:hAnsi="Times New Roman" w:cs="Arial"/>
          <w:rtl/>
        </w:rPr>
      </w:pPr>
    </w:p>
    <w:p w14:paraId="24F7B714"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373097"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4FDEC8"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2274E6"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EB780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6810D7"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05AC45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2B65A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E83B12"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42EF53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82D48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1F9E01"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FD3BDE"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EE93A2"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A27B7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67D80D"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D857B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AAF8E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1A95F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F7465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5196B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10165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36E1DA"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83298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DD2F3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69C8B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451B7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3BBD6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DD3CE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7758B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925D2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0CC616"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180BD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8A11E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DD1DC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CD811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DD2E1C"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3EC63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6B78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FB424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29A8C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3BD89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F11FF4" w14:textId="77777777" w:rsidR="006B5833" w:rsidRDefault="006B5833" w:rsidP="006B5833">
      <w:pPr>
        <w:widowControl w:val="0"/>
        <w:spacing w:before="0" w:beforeAutospacing="0" w:after="0" w:afterAutospacing="0" w:line="240" w:lineRule="auto"/>
        <w:jc w:val="center"/>
        <w:rPr>
          <w:ins w:id="1447" w:author="רינת הראל" w:date="2020-05-13T11:10:00Z"/>
          <w:rFonts w:ascii="Times New Roman" w:eastAsia="Times New Roman" w:hAnsi="Times New Roman" w:cs="David"/>
          <w:bCs/>
          <w:sz w:val="24"/>
          <w:szCs w:val="24"/>
          <w:u w:val="single"/>
          <w:rtl/>
          <w:lang w:eastAsia="he-IL"/>
        </w:rPr>
      </w:pPr>
      <w:ins w:id="1448" w:author="רינת הראל" w:date="2020-05-13T11:10:00Z">
        <w:r>
          <w:rPr>
            <w:rFonts w:ascii="Times New Roman" w:eastAsia="Times New Roman" w:hAnsi="Times New Roman" w:cs="David"/>
            <w:bCs/>
            <w:sz w:val="24"/>
            <w:szCs w:val="24"/>
            <w:u w:val="single"/>
            <w:rtl/>
            <w:lang w:eastAsia="he-IL"/>
          </w:rPr>
          <w:br w:type="page"/>
        </w:r>
      </w:ins>
    </w:p>
    <w:p w14:paraId="43639A39"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F205A97" w14:textId="18CBAEB3"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ins w:id="1449" w:author="Avi Cohen" w:date="2020-11-22T15:43:00Z">
        <w:r w:rsidR="00F92F39">
          <w:rPr>
            <w:rFonts w:ascii="Times New Roman" w:eastAsia="Times New Roman" w:hAnsi="Times New Roman" w:cs="David" w:hint="cs"/>
            <w:b/>
            <w:bCs/>
            <w:sz w:val="20"/>
            <w:szCs w:val="24"/>
            <w:u w:val="single"/>
            <w:rtl/>
            <w:lang w:eastAsia="he-IL"/>
          </w:rPr>
          <w:t xml:space="preserve"> </w:t>
        </w:r>
        <w:r w:rsidR="00F92F39">
          <w:rPr>
            <w:rFonts w:ascii="Times New Roman" w:eastAsia="Times New Roman" w:hAnsi="Times New Roman" w:cs="David"/>
            <w:b/>
            <w:bCs/>
            <w:sz w:val="20"/>
            <w:szCs w:val="24"/>
            <w:u w:val="single"/>
            <w:rtl/>
            <w:lang w:eastAsia="he-IL"/>
          </w:rPr>
          <w:t>–</w:t>
        </w:r>
        <w:r w:rsidR="00F92F39">
          <w:rPr>
            <w:rFonts w:ascii="Times New Roman" w:eastAsia="Times New Roman" w:hAnsi="Times New Roman" w:cs="David" w:hint="cs"/>
            <w:b/>
            <w:bCs/>
            <w:sz w:val="20"/>
            <w:szCs w:val="24"/>
            <w:u w:val="single"/>
            <w:rtl/>
            <w:lang w:eastAsia="he-IL"/>
          </w:rPr>
          <w:t xml:space="preserve"> ליאור עם יועצי ביטוח </w:t>
        </w:r>
      </w:ins>
    </w:p>
    <w:p w14:paraId="7740438B" w14:textId="77777777" w:rsidR="00E034F9" w:rsidRPr="00400B84" w:rsidRDefault="00E034F9" w:rsidP="00E034F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34F9" w:rsidRPr="0009511C" w14:paraId="69FD98DD" w14:textId="77777777" w:rsidTr="00E034F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76C32E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CE9375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34F9" w:rsidRPr="0009511C" w14:paraId="2AFC7E5A" w14:textId="77777777" w:rsidTr="00E034F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0DE4B5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34F9" w:rsidRPr="0009511C" w14:paraId="0FAC3384" w14:textId="77777777" w:rsidTr="00E034F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3881C5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7B2E5D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527DBC4"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526E1AC"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34F9" w:rsidRPr="0009511C" w14:paraId="024E73BB" w14:textId="77777777" w:rsidTr="00E034F9">
        <w:trPr>
          <w:trHeight w:val="551"/>
        </w:trPr>
        <w:tc>
          <w:tcPr>
            <w:tcW w:w="4068" w:type="dxa"/>
            <w:tcBorders>
              <w:top w:val="single" w:sz="4" w:space="0" w:color="auto"/>
              <w:left w:val="single" w:sz="4" w:space="0" w:color="auto"/>
              <w:bottom w:val="single" w:sz="4" w:space="0" w:color="auto"/>
              <w:right w:val="single" w:sz="4" w:space="0" w:color="auto"/>
            </w:tcBorders>
            <w:hideMark/>
          </w:tcPr>
          <w:p w14:paraId="5C4112F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7824B0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C86151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EE3748F"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p w14:paraId="26FB7921"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8629F1D"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A7ED0E3"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p w14:paraId="0E205488"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957A480"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tc>
      </w:tr>
      <w:tr w:rsidR="00E034F9" w:rsidRPr="0009511C" w14:paraId="304F575A" w14:textId="77777777" w:rsidTr="00E034F9">
        <w:trPr>
          <w:trHeight w:val="571"/>
        </w:trPr>
        <w:tc>
          <w:tcPr>
            <w:tcW w:w="4068" w:type="dxa"/>
            <w:tcBorders>
              <w:top w:val="single" w:sz="4" w:space="0" w:color="auto"/>
              <w:left w:val="single" w:sz="4" w:space="0" w:color="auto"/>
              <w:bottom w:val="single" w:sz="4" w:space="0" w:color="auto"/>
              <w:right w:val="single" w:sz="4" w:space="0" w:color="auto"/>
            </w:tcBorders>
            <w:hideMark/>
          </w:tcPr>
          <w:p w14:paraId="16BA8D6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DCE577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FFD8A67"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B37106"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03EAB2"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r>
      <w:tr w:rsidR="00E034F9" w:rsidRPr="0009511C" w14:paraId="57A517CC" w14:textId="77777777" w:rsidTr="00E034F9">
        <w:trPr>
          <w:trHeight w:val="391"/>
        </w:trPr>
        <w:tc>
          <w:tcPr>
            <w:tcW w:w="4068" w:type="dxa"/>
            <w:tcBorders>
              <w:top w:val="single" w:sz="4" w:space="0" w:color="auto"/>
              <w:left w:val="single" w:sz="4" w:space="0" w:color="auto"/>
              <w:bottom w:val="single" w:sz="4" w:space="0" w:color="auto"/>
              <w:right w:val="single" w:sz="4" w:space="0" w:color="auto"/>
            </w:tcBorders>
            <w:hideMark/>
          </w:tcPr>
          <w:p w14:paraId="6ED6E35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4DD9EE2"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525292F" w14:textId="77777777" w:rsidR="00E034F9" w:rsidRPr="0009511C" w:rsidRDefault="00E034F9" w:rsidP="00E034F9">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A9A4D2"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2507B1"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r>
    </w:tbl>
    <w:p w14:paraId="738EC8BE" w14:textId="77777777" w:rsidR="00E034F9" w:rsidRPr="0009511C" w:rsidRDefault="00E034F9" w:rsidP="00E034F9">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34F9" w:rsidRPr="0009511C" w14:paraId="7EB71630" w14:textId="77777777" w:rsidTr="00E034F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7B826D8"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34F9" w:rsidRPr="0009511C" w14:paraId="7F8A6A13" w14:textId="77777777" w:rsidTr="00E034F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0DB3AF4"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57184E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p w14:paraId="6F033DDE"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696C3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968D8C9"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651855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74364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55381D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A8B72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6860C16"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34F9" w:rsidRPr="0009511C" w14:paraId="71B84BFF" w14:textId="77777777" w:rsidTr="00E034F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C14630B"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5289ED9"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262BC6D"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0E39A62"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6A673F3"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ABAFCA7"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27B8887"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831989C"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r>
      <w:tr w:rsidR="00E034F9" w:rsidRPr="0009511C" w14:paraId="32BC7A48"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6485FBC"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18D90E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EFDC7F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8EC14FC"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3EDD65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645D7A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06ECCAE"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5AEECBA" w14:textId="77777777" w:rsidR="00E034F9" w:rsidRPr="0009511C" w:rsidRDefault="00E034F9" w:rsidP="00E034F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34F9" w:rsidRPr="0009511C" w14:paraId="38522EC1"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3ABE66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4B3243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780EBD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7E4177B"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465A00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9B8036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3686E39"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85963B1" w14:textId="77777777" w:rsidR="00E034F9" w:rsidRPr="0009511C" w:rsidRDefault="00E034F9" w:rsidP="00E034F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34F9" w:rsidRPr="0009511C" w14:paraId="2FD4BD02"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3D8777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26B9912"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4DC3203"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E777B34"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8BE32C2"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3AE3782"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D9459C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F461D09" w14:textId="77777777" w:rsidR="00E034F9" w:rsidRPr="0009511C" w:rsidRDefault="00E034F9" w:rsidP="00E034F9">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F63CE4C" w14:textId="77777777" w:rsidR="00E034F9" w:rsidRPr="0009511C" w:rsidRDefault="00E034F9" w:rsidP="00E034F9">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7AF28A94" w14:textId="77777777" w:rsidTr="00E034F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2EDE18D"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34F9" w:rsidRPr="0009511C" w14:paraId="3B45E4CF" w14:textId="77777777" w:rsidTr="00E034F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5BB3DFD"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367A122" w14:textId="77777777" w:rsidR="00E034F9" w:rsidRPr="0009511C" w:rsidRDefault="00E034F9" w:rsidP="00E034F9">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6427A5DB" w14:textId="77777777" w:rsidTr="00E034F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99D5737"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E034F9" w:rsidRPr="0009511C" w14:paraId="471D6EAC" w14:textId="77777777" w:rsidTr="00E034F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012AA55"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F2B969F" w14:textId="77777777" w:rsidR="00E034F9" w:rsidRPr="0009511C" w:rsidRDefault="00E034F9" w:rsidP="00E034F9">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2D0F829B" w14:textId="77777777" w:rsidTr="00E034F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63E3F4E"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E034F9" w:rsidRPr="0009511C" w14:paraId="22C8CAF0" w14:textId="77777777" w:rsidTr="00E034F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7124408" w14:textId="77777777" w:rsidR="00E034F9" w:rsidRPr="0009511C" w:rsidRDefault="00E034F9" w:rsidP="00E034F9">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C1E1F79" w14:textId="77777777" w:rsidR="00E034F9" w:rsidRPr="0009511C" w:rsidRDefault="00E034F9" w:rsidP="00E034F9">
      <w:pPr>
        <w:spacing w:before="0" w:beforeAutospacing="0" w:after="200" w:afterAutospacing="0" w:line="276" w:lineRule="auto"/>
        <w:rPr>
          <w:rFonts w:ascii="David" w:eastAsia="Calibri" w:hAnsi="David" w:cs="David"/>
          <w:sz w:val="24"/>
          <w:szCs w:val="24"/>
          <w:rtl/>
          <w:lang w:eastAsia="he-IL"/>
        </w:rPr>
      </w:pPr>
    </w:p>
    <w:p w14:paraId="7AAA26F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CA5D2E8"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098EDD1"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5E8352D"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84CFFC6"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CFD35A7"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90048FE"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AFD25E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4CA3921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3A2761C7"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13DEF3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37DC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591E052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B88600" w14:textId="47F73B9B" w:rsidR="00B27B4C" w:rsidRPr="00B27B4C" w:rsidDel="00C45A4A" w:rsidRDefault="00B27B4C" w:rsidP="00B37B6C">
      <w:pPr>
        <w:widowControl w:val="0"/>
        <w:spacing w:before="0" w:beforeAutospacing="0" w:after="0" w:afterAutospacing="0" w:line="240" w:lineRule="auto"/>
        <w:jc w:val="both"/>
        <w:rPr>
          <w:del w:id="1450" w:author="Avi Cohen" w:date="2020-09-21T14:51: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ins w:id="1451" w:author="Avi Cohen" w:date="2020-09-21T14:51:00Z">
        <w:r w:rsidR="00C45A4A">
          <w:rPr>
            <w:rFonts w:ascii="Times New Roman" w:eastAsia="Times New Roman" w:hAnsi="Times New Roman" w:cs="David" w:hint="cs"/>
            <w:sz w:val="20"/>
            <w:szCs w:val="24"/>
            <w:rtl/>
            <w:lang w:eastAsia="he-IL"/>
          </w:rPr>
          <w:t xml:space="preserve">מבוטל </w:t>
        </w:r>
      </w:ins>
      <w:del w:id="1452" w:author="Avi Cohen" w:date="2020-09-21T14:51:00Z">
        <w:r w:rsidRPr="00B27B4C" w:rsidDel="00C45A4A">
          <w:rPr>
            <w:rFonts w:ascii="Times New Roman" w:eastAsia="Times New Roman" w:hAnsi="Times New Roman" w:cs="David" w:hint="cs"/>
            <w:sz w:val="20"/>
            <w:szCs w:val="24"/>
            <w:u w:val="single"/>
            <w:rtl/>
            <w:lang w:eastAsia="he-IL"/>
          </w:rPr>
          <w:delText>תכניות ומסמכים לתכניות בניין עיר:</w:delText>
        </w:r>
      </w:del>
    </w:p>
    <w:p w14:paraId="14F9B03A" w14:textId="0EB6255C" w:rsidR="00B27B4C" w:rsidRPr="00B27B4C" w:rsidDel="00C45A4A" w:rsidRDefault="00B27B4C">
      <w:pPr>
        <w:widowControl w:val="0"/>
        <w:spacing w:before="0" w:beforeAutospacing="0" w:after="0" w:afterAutospacing="0" w:line="240" w:lineRule="auto"/>
        <w:jc w:val="both"/>
        <w:rPr>
          <w:del w:id="1453" w:author="Avi Cohen" w:date="2020-09-21T14:51:00Z"/>
          <w:rFonts w:ascii="Times New Roman" w:eastAsia="Times New Roman" w:hAnsi="Times New Roman" w:cs="David"/>
          <w:sz w:val="20"/>
          <w:szCs w:val="24"/>
          <w:rtl/>
          <w:lang w:eastAsia="he-IL"/>
        </w:rPr>
        <w:pPrChange w:id="1454" w:author="Avi Cohen" w:date="2020-09-21T14:51:00Z">
          <w:pPr>
            <w:widowControl w:val="0"/>
            <w:spacing w:before="0" w:beforeAutospacing="0" w:after="0" w:afterAutospacing="0" w:line="240" w:lineRule="auto"/>
            <w:ind w:hanging="720"/>
            <w:jc w:val="both"/>
          </w:pPr>
        </w:pPrChange>
      </w:pPr>
    </w:p>
    <w:p w14:paraId="49EA6F38" w14:textId="0209338F" w:rsidR="00B27B4C" w:rsidRPr="00B27B4C" w:rsidDel="00C45A4A" w:rsidRDefault="00B27B4C">
      <w:pPr>
        <w:widowControl w:val="0"/>
        <w:spacing w:before="0" w:beforeAutospacing="0" w:after="0" w:afterAutospacing="0" w:line="240" w:lineRule="auto"/>
        <w:jc w:val="both"/>
        <w:rPr>
          <w:del w:id="1455" w:author="Avi Cohen" w:date="2020-09-21T14:51:00Z"/>
          <w:rFonts w:ascii="Times New Roman" w:eastAsia="Times New Roman" w:hAnsi="Times New Roman" w:cs="David"/>
          <w:sz w:val="20"/>
          <w:szCs w:val="24"/>
          <w:rtl/>
          <w:lang w:eastAsia="he-IL"/>
        </w:rPr>
        <w:pPrChange w:id="1456" w:author="Avi Cohen" w:date="2020-09-21T14:51:00Z">
          <w:pPr>
            <w:widowControl w:val="0"/>
            <w:numPr>
              <w:ilvl w:val="1"/>
              <w:numId w:val="3"/>
            </w:numPr>
            <w:tabs>
              <w:tab w:val="num" w:pos="1440"/>
            </w:tabs>
            <w:spacing w:before="0" w:beforeAutospacing="0" w:after="0" w:afterAutospacing="0" w:line="240" w:lineRule="auto"/>
            <w:ind w:left="1440" w:hanging="720"/>
            <w:jc w:val="both"/>
          </w:pPr>
        </w:pPrChange>
      </w:pPr>
      <w:del w:id="1457" w:author="Avi Cohen" w:date="2020-09-21T14:51:00Z">
        <w:r w:rsidRPr="00B27B4C" w:rsidDel="00C45A4A">
          <w:rPr>
            <w:rFonts w:ascii="Times New Roman" w:eastAsia="Times New Roman" w:hAnsi="Times New Roman" w:cs="David" w:hint="cs"/>
            <w:sz w:val="20"/>
            <w:szCs w:val="24"/>
            <w:rtl/>
            <w:lang w:eastAsia="he-IL"/>
          </w:rPr>
          <w:delText>פרוגרמות.</w:delText>
        </w:r>
      </w:del>
    </w:p>
    <w:p w14:paraId="41B9A27E" w14:textId="7A7C95EC" w:rsidR="00B27B4C" w:rsidRPr="00B27B4C" w:rsidDel="00C45A4A" w:rsidRDefault="00B27B4C">
      <w:pPr>
        <w:widowControl w:val="0"/>
        <w:spacing w:before="0" w:beforeAutospacing="0" w:after="0" w:afterAutospacing="0" w:line="240" w:lineRule="auto"/>
        <w:jc w:val="both"/>
        <w:rPr>
          <w:del w:id="1458" w:author="Avi Cohen" w:date="2020-09-21T14:51:00Z"/>
          <w:rFonts w:ascii="Times New Roman" w:eastAsia="Times New Roman" w:hAnsi="Times New Roman" w:cs="David"/>
          <w:sz w:val="20"/>
          <w:szCs w:val="24"/>
          <w:rtl/>
          <w:lang w:eastAsia="he-IL"/>
        </w:rPr>
        <w:pPrChange w:id="1459" w:author="Avi Cohen" w:date="2020-09-21T14:51:00Z">
          <w:pPr>
            <w:widowControl w:val="0"/>
            <w:numPr>
              <w:ilvl w:val="1"/>
              <w:numId w:val="3"/>
            </w:numPr>
            <w:tabs>
              <w:tab w:val="num" w:pos="1440"/>
            </w:tabs>
            <w:spacing w:before="0" w:beforeAutospacing="0" w:after="0" w:afterAutospacing="0" w:line="240" w:lineRule="auto"/>
            <w:ind w:left="1440" w:hanging="720"/>
            <w:jc w:val="both"/>
          </w:pPr>
        </w:pPrChange>
      </w:pPr>
      <w:del w:id="1460" w:author="Avi Cohen" w:date="2020-09-21T14:51:00Z">
        <w:r w:rsidRPr="00B27B4C" w:rsidDel="00C45A4A">
          <w:rPr>
            <w:rFonts w:ascii="Times New Roman" w:eastAsia="Times New Roman" w:hAnsi="Times New Roman" w:cs="David" w:hint="cs"/>
            <w:sz w:val="20"/>
            <w:szCs w:val="24"/>
            <w:rtl/>
            <w:lang w:eastAsia="he-IL"/>
          </w:rPr>
          <w:delText>דו"חות המסבירים את עקרונות התכנון.</w:delText>
        </w:r>
      </w:del>
    </w:p>
    <w:p w14:paraId="099B8BE0" w14:textId="77B38DC4" w:rsidR="00B27B4C" w:rsidRPr="00B27B4C" w:rsidDel="00C45A4A" w:rsidRDefault="00B27B4C">
      <w:pPr>
        <w:widowControl w:val="0"/>
        <w:spacing w:before="0" w:beforeAutospacing="0" w:after="0" w:afterAutospacing="0" w:line="240" w:lineRule="auto"/>
        <w:jc w:val="both"/>
        <w:rPr>
          <w:del w:id="1461" w:author="Avi Cohen" w:date="2020-09-21T14:51:00Z"/>
          <w:rFonts w:ascii="Times New Roman" w:eastAsia="Times New Roman" w:hAnsi="Times New Roman" w:cs="David"/>
          <w:sz w:val="20"/>
          <w:szCs w:val="24"/>
          <w:rtl/>
          <w:lang w:eastAsia="he-IL"/>
        </w:rPr>
        <w:pPrChange w:id="1462" w:author="Avi Cohen" w:date="2020-09-21T14:51:00Z">
          <w:pPr>
            <w:widowControl w:val="0"/>
            <w:numPr>
              <w:ilvl w:val="1"/>
              <w:numId w:val="3"/>
            </w:numPr>
            <w:tabs>
              <w:tab w:val="num" w:pos="1440"/>
            </w:tabs>
            <w:spacing w:before="0" w:beforeAutospacing="0" w:after="0" w:afterAutospacing="0" w:line="240" w:lineRule="auto"/>
            <w:ind w:left="1440" w:hanging="720"/>
            <w:jc w:val="both"/>
          </w:pPr>
        </w:pPrChange>
      </w:pPr>
      <w:del w:id="1463" w:author="Avi Cohen" w:date="2020-09-21T14:51:00Z">
        <w:r w:rsidRPr="00B27B4C" w:rsidDel="00C45A4A">
          <w:rPr>
            <w:rFonts w:ascii="Times New Roman" w:eastAsia="Times New Roman" w:hAnsi="Times New Roman" w:cs="David" w:hint="cs"/>
            <w:sz w:val="20"/>
            <w:szCs w:val="24"/>
            <w:rtl/>
            <w:lang w:eastAsia="he-IL"/>
          </w:rPr>
          <w:delText>נתונים כמותיים.</w:delText>
        </w:r>
      </w:del>
    </w:p>
    <w:p w14:paraId="2F51CA85" w14:textId="7FBC55F9" w:rsidR="00B27B4C" w:rsidRPr="00B27B4C" w:rsidDel="00C45A4A" w:rsidRDefault="00B27B4C">
      <w:pPr>
        <w:widowControl w:val="0"/>
        <w:spacing w:before="0" w:beforeAutospacing="0" w:after="0" w:afterAutospacing="0" w:line="240" w:lineRule="auto"/>
        <w:jc w:val="both"/>
        <w:rPr>
          <w:del w:id="1464" w:author="Avi Cohen" w:date="2020-09-21T14:51:00Z"/>
          <w:rFonts w:ascii="Times New Roman" w:eastAsia="Times New Roman" w:hAnsi="Times New Roman" w:cs="David"/>
          <w:sz w:val="20"/>
          <w:szCs w:val="24"/>
          <w:rtl/>
          <w:lang w:eastAsia="he-IL"/>
        </w:rPr>
        <w:pPrChange w:id="1465" w:author="Avi Cohen" w:date="2020-09-21T14:51:00Z">
          <w:pPr>
            <w:widowControl w:val="0"/>
            <w:numPr>
              <w:ilvl w:val="1"/>
              <w:numId w:val="3"/>
            </w:numPr>
            <w:tabs>
              <w:tab w:val="num" w:pos="1440"/>
            </w:tabs>
            <w:spacing w:before="0" w:beforeAutospacing="0" w:after="0" w:afterAutospacing="0" w:line="240" w:lineRule="auto"/>
            <w:ind w:left="1440" w:hanging="720"/>
            <w:jc w:val="both"/>
          </w:pPr>
        </w:pPrChange>
      </w:pPr>
      <w:del w:id="1466" w:author="Avi Cohen" w:date="2020-09-21T14:51:00Z">
        <w:r w:rsidRPr="00B27B4C" w:rsidDel="00C45A4A">
          <w:rPr>
            <w:rFonts w:ascii="Times New Roman" w:eastAsia="Times New Roman" w:hAnsi="Times New Roman" w:cs="David" w:hint="cs"/>
            <w:sz w:val="20"/>
            <w:szCs w:val="24"/>
            <w:rtl/>
            <w:lang w:eastAsia="he-IL"/>
          </w:rPr>
          <w:delText>תכניות המראות את השתלבות האתר המתוכנן במרקם שמסביבו (ויזואלית, תפקודית, תחבורתית ותשתיות על), בקנ"מ כנדרש ע"י הרשויות.</w:delText>
        </w:r>
      </w:del>
    </w:p>
    <w:p w14:paraId="6FD3285B" w14:textId="1CDE697E" w:rsidR="00B27B4C" w:rsidRPr="00B27B4C" w:rsidDel="00C45A4A" w:rsidRDefault="00B27B4C">
      <w:pPr>
        <w:widowControl w:val="0"/>
        <w:spacing w:before="0" w:beforeAutospacing="0" w:after="0" w:afterAutospacing="0" w:line="240" w:lineRule="auto"/>
        <w:jc w:val="both"/>
        <w:rPr>
          <w:del w:id="1467" w:author="Avi Cohen" w:date="2020-09-21T14:51:00Z"/>
          <w:rFonts w:ascii="Times New Roman" w:eastAsia="Times New Roman" w:hAnsi="Times New Roman" w:cs="David"/>
          <w:sz w:val="20"/>
          <w:szCs w:val="24"/>
          <w:lang w:eastAsia="he-IL"/>
        </w:rPr>
        <w:pPrChange w:id="1468" w:author="Avi Cohen" w:date="2020-09-21T14:51:00Z">
          <w:pPr>
            <w:widowControl w:val="0"/>
            <w:numPr>
              <w:ilvl w:val="1"/>
              <w:numId w:val="3"/>
            </w:numPr>
            <w:tabs>
              <w:tab w:val="num" w:pos="1440"/>
            </w:tabs>
            <w:spacing w:before="0" w:beforeAutospacing="0" w:after="0" w:afterAutospacing="0" w:line="240" w:lineRule="auto"/>
            <w:ind w:left="1440" w:hanging="720"/>
            <w:jc w:val="both"/>
          </w:pPr>
        </w:pPrChange>
      </w:pPr>
      <w:del w:id="1469" w:author="Avi Cohen" w:date="2020-09-21T14:51:00Z">
        <w:r w:rsidRPr="00B27B4C" w:rsidDel="00C45A4A">
          <w:rPr>
            <w:rFonts w:ascii="Times New Roman" w:eastAsia="Times New Roman" w:hAnsi="Times New Roman" w:cs="David" w:hint="cs"/>
            <w:sz w:val="20"/>
            <w:szCs w:val="24"/>
            <w:rtl/>
            <w:lang w:eastAsia="he-IL"/>
          </w:rPr>
          <w:delText>תשריטים (כולל מפת שפועים על רקע טופוגרפ</w:delText>
        </w:r>
        <w:r w:rsidR="00ED6C9C" w:rsidDel="00C45A4A">
          <w:rPr>
            <w:rFonts w:ascii="Times New Roman" w:eastAsia="Times New Roman" w:hAnsi="Times New Roman" w:cs="David" w:hint="cs"/>
            <w:sz w:val="20"/>
            <w:szCs w:val="24"/>
            <w:rtl/>
            <w:lang w:eastAsia="he-IL"/>
          </w:rPr>
          <w:delText>י, טבלת יעוד שטחים וחישוב צפיפ</w:delText>
        </w:r>
        <w:r w:rsidRPr="00B27B4C" w:rsidDel="00C45A4A">
          <w:rPr>
            <w:rFonts w:ascii="Times New Roman" w:eastAsia="Times New Roman" w:hAnsi="Times New Roman" w:cs="David" w:hint="cs"/>
            <w:sz w:val="20"/>
            <w:szCs w:val="24"/>
            <w:rtl/>
            <w:lang w:eastAsia="he-IL"/>
          </w:rPr>
          <w:delText>ות, ש</w:delText>
        </w:r>
        <w:r w:rsidR="00844490" w:rsidDel="00C45A4A">
          <w:rPr>
            <w:rFonts w:ascii="Times New Roman" w:eastAsia="Times New Roman" w:hAnsi="Times New Roman" w:cs="David" w:hint="cs"/>
            <w:sz w:val="20"/>
            <w:szCs w:val="24"/>
            <w:rtl/>
            <w:lang w:eastAsia="he-IL"/>
          </w:rPr>
          <w:delText>י</w:delText>
        </w:r>
        <w:r w:rsidRPr="00B27B4C" w:rsidDel="00C45A4A">
          <w:rPr>
            <w:rFonts w:ascii="Times New Roman" w:eastAsia="Times New Roman" w:hAnsi="Times New Roman" w:cs="David" w:hint="cs"/>
            <w:sz w:val="20"/>
            <w:szCs w:val="24"/>
            <w:rtl/>
            <w:lang w:eastAsia="he-IL"/>
          </w:rPr>
          <w:delText>מושי קרקע, שצ"פים וערכי נוף, מוסדות ציבור) ,בקנ"מ כנדרש ע"י הרשויות.</w:delText>
        </w:r>
      </w:del>
    </w:p>
    <w:p w14:paraId="12C0154F" w14:textId="11DC19B4" w:rsidR="00B27B4C" w:rsidRPr="00B27B4C" w:rsidDel="00C45A4A" w:rsidRDefault="00B27B4C">
      <w:pPr>
        <w:widowControl w:val="0"/>
        <w:spacing w:before="0" w:beforeAutospacing="0" w:after="0" w:afterAutospacing="0" w:line="240" w:lineRule="auto"/>
        <w:jc w:val="both"/>
        <w:rPr>
          <w:del w:id="1470" w:author="Avi Cohen" w:date="2020-09-21T14:51:00Z"/>
          <w:rFonts w:ascii="Times New Roman" w:eastAsia="Times New Roman" w:hAnsi="Times New Roman" w:cs="David"/>
          <w:sz w:val="20"/>
          <w:szCs w:val="24"/>
          <w:rtl/>
          <w:lang w:eastAsia="he-IL"/>
        </w:rPr>
        <w:pPrChange w:id="1471" w:author="Avi Cohen" w:date="2020-09-21T14:51:00Z">
          <w:pPr>
            <w:widowControl w:val="0"/>
            <w:numPr>
              <w:ilvl w:val="1"/>
              <w:numId w:val="3"/>
            </w:numPr>
            <w:tabs>
              <w:tab w:val="num" w:pos="1440"/>
            </w:tabs>
            <w:spacing w:before="0" w:beforeAutospacing="0" w:after="0" w:afterAutospacing="0" w:line="240" w:lineRule="auto"/>
            <w:ind w:left="1440" w:hanging="720"/>
            <w:jc w:val="both"/>
          </w:pPr>
        </w:pPrChange>
      </w:pPr>
      <w:del w:id="1472" w:author="Avi Cohen" w:date="2020-09-21T14:51:00Z">
        <w:r w:rsidRPr="00B27B4C" w:rsidDel="00C45A4A">
          <w:rPr>
            <w:rFonts w:ascii="Times New Roman" w:eastAsia="Times New Roman" w:hAnsi="Times New Roman" w:cs="David" w:hint="cs"/>
            <w:sz w:val="20"/>
            <w:szCs w:val="24"/>
            <w:rtl/>
            <w:lang w:eastAsia="he-IL"/>
          </w:rPr>
          <w:delText>תכניות בינוי מפורטות הכוללת בינוי כנדרש ע"י הרשויות במספר חלופות הכוללות שטחי ומבני מגורים, שטחי ומבני ציבור,</w:delText>
        </w:r>
        <w:r w:rsidR="00ED6C9C" w:rsidDel="00C45A4A">
          <w:rPr>
            <w:rFonts w:ascii="Times New Roman" w:eastAsia="Times New Roman" w:hAnsi="Times New Roman" w:cs="David" w:hint="cs"/>
            <w:sz w:val="20"/>
            <w:szCs w:val="24"/>
            <w:rtl/>
            <w:lang w:eastAsia="he-IL"/>
          </w:rPr>
          <w:delText xml:space="preserve"> </w:delText>
        </w:r>
        <w:r w:rsidRPr="00B27B4C" w:rsidDel="00C45A4A">
          <w:rPr>
            <w:rFonts w:ascii="Times New Roman" w:eastAsia="Times New Roman" w:hAnsi="Times New Roman" w:cs="David" w:hint="cs"/>
            <w:sz w:val="20"/>
            <w:szCs w:val="24"/>
            <w:rtl/>
            <w:lang w:eastAsia="he-IL"/>
          </w:rPr>
          <w:delTex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delText>
        </w:r>
      </w:del>
    </w:p>
    <w:p w14:paraId="6DFE410D" w14:textId="06EE58A0" w:rsidR="00B27B4C" w:rsidRPr="00B27B4C" w:rsidDel="00C45A4A" w:rsidRDefault="00B27B4C">
      <w:pPr>
        <w:widowControl w:val="0"/>
        <w:spacing w:before="0" w:beforeAutospacing="0" w:after="0" w:afterAutospacing="0" w:line="240" w:lineRule="auto"/>
        <w:jc w:val="both"/>
        <w:rPr>
          <w:del w:id="1473" w:author="Avi Cohen" w:date="2020-09-21T14:51:00Z"/>
          <w:rFonts w:ascii="Times New Roman" w:eastAsia="Times New Roman" w:hAnsi="Times New Roman" w:cs="David"/>
          <w:sz w:val="20"/>
          <w:szCs w:val="24"/>
          <w:rtl/>
          <w:lang w:eastAsia="he-IL"/>
        </w:rPr>
        <w:pPrChange w:id="1474" w:author="Avi Cohen" w:date="2020-09-21T14:51:00Z">
          <w:pPr>
            <w:widowControl w:val="0"/>
            <w:numPr>
              <w:ilvl w:val="1"/>
              <w:numId w:val="3"/>
            </w:numPr>
            <w:tabs>
              <w:tab w:val="num" w:pos="1440"/>
            </w:tabs>
            <w:spacing w:before="0" w:beforeAutospacing="0" w:after="0" w:afterAutospacing="0" w:line="240" w:lineRule="auto"/>
            <w:ind w:left="1440" w:hanging="720"/>
            <w:jc w:val="both"/>
          </w:pPr>
        </w:pPrChange>
      </w:pPr>
      <w:del w:id="1475" w:author="Avi Cohen" w:date="2020-09-21T14:51:00Z">
        <w:r w:rsidRPr="00B27B4C" w:rsidDel="00C45A4A">
          <w:rPr>
            <w:rFonts w:ascii="Times New Roman" w:eastAsia="Times New Roman" w:hAnsi="Times New Roman" w:cs="David" w:hint="cs"/>
            <w:sz w:val="20"/>
            <w:szCs w:val="24"/>
            <w:rtl/>
            <w:lang w:eastAsia="he-IL"/>
          </w:rPr>
          <w:delText>תקנונים.</w:delText>
        </w:r>
      </w:del>
    </w:p>
    <w:p w14:paraId="4E128941" w14:textId="366268D0" w:rsidR="00B27B4C" w:rsidRPr="00B27B4C" w:rsidDel="00C45A4A" w:rsidRDefault="00B27B4C">
      <w:pPr>
        <w:widowControl w:val="0"/>
        <w:spacing w:before="0" w:beforeAutospacing="0" w:after="0" w:afterAutospacing="0" w:line="240" w:lineRule="auto"/>
        <w:jc w:val="both"/>
        <w:rPr>
          <w:del w:id="1476" w:author="Avi Cohen" w:date="2020-09-21T14:51:00Z"/>
          <w:rFonts w:ascii="Times New Roman" w:eastAsia="Times New Roman" w:hAnsi="Times New Roman" w:cs="David"/>
          <w:sz w:val="20"/>
          <w:szCs w:val="24"/>
          <w:rtl/>
          <w:lang w:eastAsia="he-IL"/>
        </w:rPr>
        <w:pPrChange w:id="1477" w:author="Avi Cohen" w:date="2020-09-21T14:51:00Z">
          <w:pPr>
            <w:widowControl w:val="0"/>
            <w:numPr>
              <w:ilvl w:val="1"/>
              <w:numId w:val="3"/>
            </w:numPr>
            <w:tabs>
              <w:tab w:val="num" w:pos="1440"/>
            </w:tabs>
            <w:spacing w:before="0" w:beforeAutospacing="0" w:after="0" w:afterAutospacing="0" w:line="240" w:lineRule="auto"/>
            <w:ind w:left="1440" w:hanging="720"/>
            <w:jc w:val="both"/>
          </w:pPr>
        </w:pPrChange>
      </w:pPr>
      <w:del w:id="1478" w:author="Avi Cohen" w:date="2020-09-21T14:51:00Z">
        <w:r w:rsidRPr="00B27B4C" w:rsidDel="00C45A4A">
          <w:rPr>
            <w:rFonts w:ascii="Times New Roman" w:eastAsia="Times New Roman" w:hAnsi="Times New Roman" w:cs="David" w:hint="cs"/>
            <w:sz w:val="20"/>
            <w:szCs w:val="24"/>
            <w:rtl/>
            <w:lang w:eastAsia="he-IL"/>
          </w:rPr>
          <w:delText>כל המסמכים הדרושים עפ"י דרישת הרשויות בתחום מומחיותו של המתכנן.</w:delText>
        </w:r>
      </w:del>
    </w:p>
    <w:p w14:paraId="3828746E" w14:textId="74AA3CAC" w:rsidR="00B27B4C" w:rsidRPr="00B27B4C" w:rsidDel="00C45A4A" w:rsidRDefault="00B27B4C">
      <w:pPr>
        <w:widowControl w:val="0"/>
        <w:spacing w:before="0" w:beforeAutospacing="0" w:after="0" w:afterAutospacing="0" w:line="240" w:lineRule="auto"/>
        <w:jc w:val="both"/>
        <w:rPr>
          <w:del w:id="1479" w:author="Avi Cohen" w:date="2020-09-21T14:51:00Z"/>
          <w:rFonts w:ascii="Times New Roman" w:eastAsia="Times New Roman" w:hAnsi="Times New Roman" w:cs="David"/>
          <w:sz w:val="20"/>
          <w:szCs w:val="24"/>
          <w:rtl/>
          <w:lang w:eastAsia="he-IL"/>
        </w:rPr>
        <w:pPrChange w:id="1480" w:author="Avi Cohen" w:date="2020-09-21T14:51:00Z">
          <w:pPr>
            <w:widowControl w:val="0"/>
            <w:numPr>
              <w:ilvl w:val="1"/>
              <w:numId w:val="3"/>
            </w:numPr>
            <w:tabs>
              <w:tab w:val="num" w:pos="1440"/>
            </w:tabs>
            <w:spacing w:before="0" w:beforeAutospacing="0" w:after="0" w:afterAutospacing="0" w:line="240" w:lineRule="auto"/>
            <w:ind w:left="1440" w:hanging="720"/>
            <w:jc w:val="both"/>
          </w:pPr>
        </w:pPrChange>
      </w:pPr>
      <w:del w:id="1481" w:author="Avi Cohen" w:date="2020-09-21T14:51:00Z">
        <w:r w:rsidRPr="00B27B4C" w:rsidDel="00C45A4A">
          <w:rPr>
            <w:rFonts w:ascii="Times New Roman" w:eastAsia="Times New Roman" w:hAnsi="Times New Roman" w:cs="David" w:hint="cs"/>
            <w:sz w:val="20"/>
            <w:szCs w:val="24"/>
            <w:rtl/>
            <w:lang w:eastAsia="he-IL"/>
          </w:rPr>
          <w:delText>תכניות לבינוי בשלבים.</w:delText>
        </w:r>
      </w:del>
    </w:p>
    <w:p w14:paraId="0307766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05724F7" w14:textId="146B997C" w:rsidR="00B27B4C" w:rsidRPr="00B27B4C" w:rsidDel="00C45A4A" w:rsidRDefault="00B27B4C" w:rsidP="00B37B6C">
      <w:pPr>
        <w:widowControl w:val="0"/>
        <w:spacing w:before="0" w:beforeAutospacing="0" w:after="0" w:afterAutospacing="0" w:line="240" w:lineRule="auto"/>
        <w:jc w:val="both"/>
        <w:rPr>
          <w:del w:id="1482" w:author="Avi Cohen" w:date="2020-09-21T14:51: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ins w:id="1483" w:author="Avi Cohen" w:date="2020-09-21T14:51:00Z">
        <w:r w:rsidR="00C45A4A">
          <w:rPr>
            <w:rFonts w:ascii="Times New Roman" w:eastAsia="Times New Roman" w:hAnsi="Times New Roman" w:cs="David" w:hint="cs"/>
            <w:sz w:val="20"/>
            <w:szCs w:val="24"/>
            <w:rtl/>
            <w:lang w:eastAsia="he-IL"/>
          </w:rPr>
          <w:t xml:space="preserve">מבוטל </w:t>
        </w:r>
      </w:ins>
      <w:del w:id="1484" w:author="Avi Cohen" w:date="2020-09-21T14:51:00Z">
        <w:r w:rsidRPr="00B27B4C" w:rsidDel="00C45A4A">
          <w:rPr>
            <w:rFonts w:ascii="Times New Roman" w:eastAsia="Times New Roman" w:hAnsi="Times New Roman" w:cs="David" w:hint="cs"/>
            <w:sz w:val="20"/>
            <w:szCs w:val="24"/>
            <w:u w:val="single"/>
            <w:rtl/>
            <w:lang w:eastAsia="he-IL"/>
          </w:rPr>
          <w:delText>תכניות בינוי ופתוח/תכניות עיצוב ארכיטקטוני</w:delText>
        </w:r>
        <w:r w:rsidRPr="00B27B4C" w:rsidDel="00C45A4A">
          <w:rPr>
            <w:rFonts w:ascii="Times New Roman" w:eastAsia="Times New Roman" w:hAnsi="Times New Roman" w:cs="David" w:hint="cs"/>
            <w:sz w:val="20"/>
            <w:szCs w:val="24"/>
            <w:rtl/>
            <w:lang w:eastAsia="he-IL"/>
          </w:rPr>
          <w:delText>:</w:delText>
        </w:r>
      </w:del>
    </w:p>
    <w:p w14:paraId="3A31EAC1" w14:textId="40ACA2D1" w:rsidR="00B27B4C" w:rsidRPr="00B27B4C" w:rsidDel="00C45A4A" w:rsidRDefault="00B27B4C">
      <w:pPr>
        <w:widowControl w:val="0"/>
        <w:spacing w:before="0" w:beforeAutospacing="0" w:after="0" w:afterAutospacing="0" w:line="240" w:lineRule="auto"/>
        <w:jc w:val="both"/>
        <w:rPr>
          <w:del w:id="1485" w:author="Avi Cohen" w:date="2020-09-21T14:51:00Z"/>
          <w:rFonts w:ascii="Times New Roman" w:eastAsia="Times New Roman" w:hAnsi="Times New Roman" w:cs="David"/>
          <w:sz w:val="20"/>
          <w:szCs w:val="24"/>
          <w:lang w:eastAsia="he-IL"/>
        </w:rPr>
        <w:pPrChange w:id="1486" w:author="Avi Cohen" w:date="2020-09-21T14:51:00Z">
          <w:pPr>
            <w:widowControl w:val="0"/>
            <w:spacing w:before="0" w:beforeAutospacing="0" w:after="0" w:afterAutospacing="0" w:line="240" w:lineRule="auto"/>
            <w:ind w:hanging="720"/>
            <w:jc w:val="both"/>
          </w:pPr>
        </w:pPrChange>
      </w:pPr>
    </w:p>
    <w:p w14:paraId="2807C27C" w14:textId="125DD939" w:rsidR="00B27B4C" w:rsidRPr="00B27B4C" w:rsidDel="00C45A4A" w:rsidRDefault="00B27B4C">
      <w:pPr>
        <w:widowControl w:val="0"/>
        <w:spacing w:before="0" w:beforeAutospacing="0" w:after="0" w:afterAutospacing="0" w:line="240" w:lineRule="auto"/>
        <w:jc w:val="both"/>
        <w:rPr>
          <w:del w:id="1487" w:author="Avi Cohen" w:date="2020-09-21T14:51:00Z"/>
          <w:rFonts w:ascii="Times New Roman" w:eastAsia="Times New Roman" w:hAnsi="Times New Roman" w:cs="David"/>
          <w:sz w:val="20"/>
          <w:szCs w:val="24"/>
          <w:rtl/>
          <w:lang w:eastAsia="he-IL"/>
        </w:rPr>
        <w:pPrChange w:id="1488" w:author="Avi Cohen" w:date="2020-09-21T14:51:00Z">
          <w:pPr>
            <w:widowControl w:val="0"/>
            <w:spacing w:before="0" w:beforeAutospacing="0" w:after="0" w:afterAutospacing="0" w:line="240" w:lineRule="auto"/>
            <w:ind w:left="720"/>
            <w:jc w:val="both"/>
          </w:pPr>
        </w:pPrChange>
      </w:pPr>
      <w:del w:id="1489" w:author="Avi Cohen" w:date="2020-09-21T14:51:00Z">
        <w:r w:rsidRPr="00B27B4C" w:rsidDel="00C45A4A">
          <w:rPr>
            <w:rFonts w:ascii="Times New Roman" w:eastAsia="Times New Roman" w:hAnsi="Times New Roman" w:cs="David" w:hint="cs"/>
            <w:sz w:val="20"/>
            <w:szCs w:val="24"/>
            <w:rtl/>
            <w:lang w:eastAsia="he-IL"/>
          </w:rPr>
          <w:delTex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delText>
        </w:r>
      </w:del>
    </w:p>
    <w:p w14:paraId="4CBCD6C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3877D7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7FE3E48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4C44EF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5A162D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FEAC38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0C5C64D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F947E0A"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0EB436DA"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32A90E48"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1A95A5C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A05203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1B22A9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B197EE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C267B2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2B4E433B"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47608A5"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6F36967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1C36CB5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D2485EC" w14:textId="205B6DA3" w:rsidR="00B27B4C" w:rsidRPr="00B27B4C" w:rsidRDefault="00B27B4C" w:rsidP="00B37B6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תכניות מכירה </w:t>
      </w:r>
      <w:ins w:id="1490" w:author="Avi Cohen" w:date="2020-09-21T14:52:00Z">
        <w:r w:rsidR="00C45A4A">
          <w:rPr>
            <w:rFonts w:ascii="Times New Roman" w:eastAsia="Times New Roman" w:hAnsi="Times New Roman" w:cs="David" w:hint="cs"/>
            <w:sz w:val="20"/>
            <w:szCs w:val="24"/>
            <w:rtl/>
            <w:lang w:eastAsia="he-IL"/>
          </w:rPr>
          <w:t xml:space="preserve">ללא גרפיקת מכירה </w:t>
        </w:r>
      </w:ins>
      <w:r w:rsidRPr="00B27B4C">
        <w:rPr>
          <w:rFonts w:ascii="Times New Roman" w:eastAsia="Times New Roman" w:hAnsi="Times New Roman" w:cs="David" w:hint="cs"/>
          <w:sz w:val="20"/>
          <w:szCs w:val="24"/>
          <w:rtl/>
          <w:lang w:eastAsia="he-IL"/>
        </w:rPr>
        <w:t xml:space="preserve">ותכניות מכר </w:t>
      </w:r>
      <w:del w:id="1491" w:author="Avi Cohen" w:date="2020-09-21T14:52:00Z">
        <w:r w:rsidRPr="00B27B4C" w:rsidDel="00C45A4A">
          <w:rPr>
            <w:rFonts w:ascii="Times New Roman" w:eastAsia="Times New Roman" w:hAnsi="Times New Roman" w:cs="David" w:hint="cs"/>
            <w:sz w:val="20"/>
            <w:szCs w:val="24"/>
            <w:rtl/>
            <w:lang w:eastAsia="he-IL"/>
          </w:rPr>
          <w:delText>זמניות (לפני קבלת היתר).</w:delText>
        </w:r>
      </w:del>
      <w:ins w:id="1492" w:author="Avi Cohen" w:date="2020-09-21T14:52:00Z">
        <w:r w:rsidR="00C45A4A">
          <w:rPr>
            <w:rFonts w:ascii="Times New Roman" w:eastAsia="Times New Roman" w:hAnsi="Times New Roman" w:cs="David" w:hint="cs"/>
            <w:sz w:val="20"/>
            <w:szCs w:val="24"/>
            <w:rtl/>
            <w:lang w:eastAsia="he-IL"/>
          </w:rPr>
          <w:t>.</w:t>
        </w:r>
      </w:ins>
    </w:p>
    <w:p w14:paraId="7D32B87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1DDB0E9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7CB5F3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5011A3B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FC192F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502F18F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9DEA24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2D03C3F3" w14:textId="58F9CF62" w:rsidR="00B27B4C" w:rsidRPr="00B27B4C" w:rsidRDefault="00B27B4C" w:rsidP="00F92F39">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תכנית מרחבים מוגנים</w:t>
      </w:r>
      <w:del w:id="1493" w:author="Avi Cohen" w:date="2020-11-22T15:44:00Z">
        <w:r w:rsidRPr="00B27B4C" w:rsidDel="00F92F39">
          <w:rPr>
            <w:rFonts w:ascii="Times New Roman" w:eastAsia="Times New Roman" w:hAnsi="Times New Roman" w:cs="David" w:hint="cs"/>
            <w:sz w:val="20"/>
            <w:szCs w:val="24"/>
            <w:rtl/>
            <w:lang w:eastAsia="he-IL"/>
          </w:rPr>
          <w:delText xml:space="preserve"> ואישור הג"א</w:delText>
        </w:r>
      </w:del>
      <w:r w:rsidRPr="00B27B4C">
        <w:rPr>
          <w:rFonts w:ascii="Times New Roman" w:eastAsia="Times New Roman" w:hAnsi="Times New Roman" w:cs="David" w:hint="cs"/>
          <w:sz w:val="20"/>
          <w:szCs w:val="24"/>
          <w:rtl/>
          <w:lang w:eastAsia="he-IL"/>
        </w:rPr>
        <w:t xml:space="preserve">. </w:t>
      </w:r>
    </w:p>
    <w:p w14:paraId="0481126E"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66ACAE9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09B2021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07DBA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0182ED6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6D9C6A2"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3BA5FC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69CB594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92D3DD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17AAC97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DFF719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1BB63AE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38FF53F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645EC19" w14:textId="67426433"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ins w:id="1494" w:author="Avi Cohen" w:date="2020-11-22T15:44:00Z">
        <w:r w:rsidR="00F92F39">
          <w:rPr>
            <w:rFonts w:ascii="Times New Roman" w:eastAsia="Times New Roman" w:hAnsi="Times New Roman" w:cs="David" w:hint="cs"/>
            <w:sz w:val="24"/>
            <w:szCs w:val="24"/>
            <w:rtl/>
            <w:lang w:eastAsia="he-IL"/>
          </w:rPr>
          <w:t xml:space="preserve">- ככל שנדרש </w:t>
        </w:r>
      </w:ins>
      <w:r w:rsidRPr="00B27B4C">
        <w:rPr>
          <w:rFonts w:ascii="Times New Roman" w:eastAsia="Times New Roman" w:hAnsi="Times New Roman" w:cs="David" w:hint="cs"/>
          <w:sz w:val="24"/>
          <w:szCs w:val="24"/>
          <w:rtl/>
          <w:lang w:eastAsia="he-IL"/>
        </w:rPr>
        <w:t>.</w:t>
      </w:r>
    </w:p>
    <w:p w14:paraId="337F5718" w14:textId="6622B19D" w:rsidR="00B27B4C" w:rsidRPr="00B27B4C" w:rsidDel="00F92F39" w:rsidRDefault="00B27B4C" w:rsidP="00B27B4C">
      <w:pPr>
        <w:widowControl w:val="0"/>
        <w:numPr>
          <w:ilvl w:val="0"/>
          <w:numId w:val="5"/>
        </w:numPr>
        <w:tabs>
          <w:tab w:val="num" w:pos="2210"/>
        </w:tabs>
        <w:spacing w:before="0" w:beforeAutospacing="0" w:after="0" w:afterAutospacing="0" w:line="240" w:lineRule="auto"/>
        <w:ind w:left="2210" w:hanging="708"/>
        <w:jc w:val="both"/>
        <w:rPr>
          <w:del w:id="1495" w:author="Avi Cohen" w:date="2020-11-22T15:44: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ins w:id="1496" w:author="Avi Cohen" w:date="2020-11-22T15:44:00Z">
        <w:r w:rsidR="00F92F39">
          <w:rPr>
            <w:rFonts w:ascii="Times New Roman" w:eastAsia="Times New Roman" w:hAnsi="Times New Roman" w:cs="David" w:hint="cs"/>
            <w:sz w:val="24"/>
            <w:szCs w:val="24"/>
            <w:rtl/>
            <w:lang w:eastAsia="he-IL"/>
          </w:rPr>
          <w:t xml:space="preserve"> ככל שנדרש . </w:t>
        </w:r>
      </w:ins>
      <w:del w:id="1497" w:author="Avi Cohen" w:date="2020-11-22T15:44:00Z">
        <w:r w:rsidRPr="00B27B4C" w:rsidDel="00F92F39">
          <w:rPr>
            <w:rFonts w:ascii="Times New Roman" w:eastAsia="Times New Roman" w:hAnsi="Times New Roman" w:cs="David" w:hint="cs"/>
            <w:sz w:val="24"/>
            <w:szCs w:val="24"/>
            <w:rtl/>
            <w:lang w:eastAsia="he-IL"/>
          </w:rPr>
          <w:delText>.</w:delText>
        </w:r>
      </w:del>
      <w:ins w:id="1498" w:author="Avi Cohen" w:date="2020-11-22T15:44:00Z">
        <w:r w:rsidR="00F92F39" w:rsidRPr="00B27B4C" w:rsidDel="00F92F39">
          <w:rPr>
            <w:rFonts w:ascii="Times New Roman" w:eastAsia="Times New Roman" w:hAnsi="Times New Roman" w:cs="David"/>
            <w:sz w:val="24"/>
            <w:szCs w:val="24"/>
            <w:rtl/>
            <w:lang w:eastAsia="he-IL"/>
          </w:rPr>
          <w:t xml:space="preserve"> </w:t>
        </w:r>
      </w:ins>
    </w:p>
    <w:p w14:paraId="373D0FA8" w14:textId="77777777" w:rsidR="00B27B4C" w:rsidRPr="00B27B4C" w:rsidRDefault="00B27B4C" w:rsidP="00F92F39">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3C8E750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402B5A1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5A2BFD1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649877C6" w14:textId="3C04EB3C" w:rsidR="00B27B4C" w:rsidRPr="00B27B4C" w:rsidDel="00F92F39" w:rsidRDefault="00B27B4C" w:rsidP="00B27B4C">
      <w:pPr>
        <w:widowControl w:val="0"/>
        <w:numPr>
          <w:ilvl w:val="0"/>
          <w:numId w:val="5"/>
        </w:numPr>
        <w:tabs>
          <w:tab w:val="num" w:pos="2210"/>
        </w:tabs>
        <w:spacing w:before="0" w:beforeAutospacing="0" w:after="0" w:afterAutospacing="0" w:line="240" w:lineRule="auto"/>
        <w:ind w:left="2210" w:hanging="708"/>
        <w:jc w:val="both"/>
        <w:rPr>
          <w:del w:id="1499" w:author="Avi Cohen" w:date="2020-11-22T15:45:00Z"/>
          <w:rFonts w:ascii="Times New Roman" w:eastAsia="Times New Roman" w:hAnsi="Times New Roman" w:cs="David"/>
          <w:sz w:val="24"/>
          <w:szCs w:val="24"/>
          <w:rtl/>
          <w:lang w:eastAsia="he-IL"/>
        </w:rPr>
      </w:pPr>
      <w:del w:id="1500" w:author="Avi Cohen" w:date="2020-11-22T15:45:00Z">
        <w:r w:rsidRPr="00B27B4C" w:rsidDel="00F92F39">
          <w:rPr>
            <w:rFonts w:ascii="Times New Roman" w:eastAsia="Times New Roman" w:hAnsi="Times New Roman" w:cs="David" w:hint="cs"/>
            <w:sz w:val="24"/>
            <w:szCs w:val="24"/>
            <w:rtl/>
            <w:lang w:eastAsia="he-IL"/>
          </w:rPr>
          <w:delText>תכניות חיפויי קירות וסידור ריצוף במבואת כניסה, במבואות במרתף ובמבואות קומתיות  1:20 / 1:50.</w:delText>
        </w:r>
      </w:del>
    </w:p>
    <w:p w14:paraId="4837D7C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215D8F8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1D5854F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60C115B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6A6A38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081253A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42205AE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6E4C27F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7AA5CC4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4599A2F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320DD75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580AF6E0" w14:textId="28755FF9" w:rsidR="00B27B4C" w:rsidRPr="00B27B4C" w:rsidDel="00F92F39" w:rsidRDefault="00B27B4C" w:rsidP="00B27B4C">
      <w:pPr>
        <w:widowControl w:val="0"/>
        <w:numPr>
          <w:ilvl w:val="0"/>
          <w:numId w:val="5"/>
        </w:numPr>
        <w:tabs>
          <w:tab w:val="num" w:pos="2210"/>
        </w:tabs>
        <w:spacing w:before="0" w:beforeAutospacing="0" w:after="0" w:afterAutospacing="0" w:line="240" w:lineRule="auto"/>
        <w:ind w:left="2210" w:hanging="708"/>
        <w:jc w:val="both"/>
        <w:rPr>
          <w:del w:id="1501" w:author="Avi Cohen" w:date="2020-11-22T15:47:00Z"/>
          <w:rFonts w:ascii="Times New Roman" w:eastAsia="Times New Roman" w:hAnsi="Times New Roman" w:cs="David"/>
          <w:sz w:val="24"/>
          <w:szCs w:val="24"/>
          <w:rtl/>
          <w:lang w:eastAsia="he-IL"/>
        </w:rPr>
      </w:pPr>
      <w:del w:id="1502" w:author="Avi Cohen" w:date="2020-11-22T15:46:00Z">
        <w:r w:rsidRPr="00B27B4C" w:rsidDel="00F92F39">
          <w:rPr>
            <w:rFonts w:ascii="Times New Roman" w:eastAsia="Times New Roman" w:hAnsi="Times New Roman" w:cs="David" w:hint="cs"/>
            <w:sz w:val="24"/>
            <w:szCs w:val="24"/>
            <w:rtl/>
            <w:lang w:eastAsia="he-IL"/>
          </w:rPr>
          <w:delText xml:space="preserve">תכניות </w:delText>
        </w:r>
      </w:del>
      <w:del w:id="1503" w:author="Avi Cohen" w:date="2020-11-22T15:47:00Z">
        <w:r w:rsidRPr="00B27B4C" w:rsidDel="00F92F39">
          <w:rPr>
            <w:rFonts w:ascii="Times New Roman" w:eastAsia="Times New Roman" w:hAnsi="Times New Roman" w:cs="David" w:hint="cs"/>
            <w:sz w:val="24"/>
            <w:szCs w:val="24"/>
            <w:rtl/>
            <w:lang w:eastAsia="he-IL"/>
          </w:rPr>
          <w:delText>תאום מערכות (סופרפוזיציה), חתכים באזורים בהם מתוכננת הצטלבות מערכות.</w:delText>
        </w:r>
      </w:del>
    </w:p>
    <w:p w14:paraId="37ADDA26" w14:textId="059DC4D2" w:rsidR="00B27B4C" w:rsidRPr="00B27B4C" w:rsidRDefault="00B27B4C" w:rsidP="007057B2">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w:t>
      </w:r>
      <w:del w:id="1504" w:author="Avi Cohen" w:date="2020-11-22T15:48:00Z">
        <w:r w:rsidRPr="00B27B4C" w:rsidDel="007057B2">
          <w:rPr>
            <w:rFonts w:ascii="Times New Roman" w:eastAsia="Times New Roman" w:hAnsi="Times New Roman" w:cs="David" w:hint="cs"/>
            <w:sz w:val="24"/>
            <w:szCs w:val="24"/>
            <w:rtl/>
            <w:lang w:eastAsia="he-IL"/>
          </w:rPr>
          <w:delText>יצור</w:delText>
        </w:r>
      </w:del>
      <w:r w:rsidRPr="00B27B4C">
        <w:rPr>
          <w:rFonts w:ascii="Times New Roman" w:eastAsia="Times New Roman" w:hAnsi="Times New Roman" w:cs="David" w:hint="cs"/>
          <w:sz w:val="24"/>
          <w:szCs w:val="24"/>
          <w:rtl/>
          <w:lang w:eastAsia="he-IL"/>
        </w:rPr>
        <w:t xml:space="preserve"> מדרגות </w:t>
      </w:r>
      <w:del w:id="1505" w:author="Avi Cohen" w:date="2020-11-22T15:48:00Z">
        <w:r w:rsidRPr="00B27B4C" w:rsidDel="007057B2">
          <w:rPr>
            <w:rFonts w:ascii="Times New Roman" w:eastAsia="Times New Roman" w:hAnsi="Times New Roman" w:cs="David" w:hint="cs"/>
            <w:sz w:val="24"/>
            <w:szCs w:val="24"/>
            <w:rtl/>
            <w:lang w:eastAsia="he-IL"/>
          </w:rPr>
          <w:delText>1:5.</w:delText>
        </w:r>
      </w:del>
      <w:ins w:id="1506" w:author="Avi Cohen" w:date="2020-11-22T15:48:00Z">
        <w:r w:rsidR="007057B2">
          <w:rPr>
            <w:rFonts w:ascii="Times New Roman" w:eastAsia="Times New Roman" w:hAnsi="Times New Roman" w:cs="David" w:hint="cs"/>
            <w:sz w:val="24"/>
            <w:szCs w:val="24"/>
            <w:rtl/>
            <w:lang w:eastAsia="he-IL"/>
          </w:rPr>
          <w:t>1:20</w:t>
        </w:r>
      </w:ins>
    </w:p>
    <w:p w14:paraId="2396B76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68079F58" w14:textId="70B47B18" w:rsidR="00B27B4C" w:rsidRPr="00B27B4C" w:rsidRDefault="00B27B4C" w:rsidP="007057B2">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del w:id="1507" w:author="Avi Cohen" w:date="2020-11-22T15:50:00Z">
        <w:r w:rsidRPr="00B27B4C" w:rsidDel="00B65161">
          <w:rPr>
            <w:rFonts w:ascii="Times New Roman" w:eastAsia="Times New Roman" w:hAnsi="Times New Roman" w:cs="David" w:hint="cs"/>
            <w:sz w:val="24"/>
            <w:szCs w:val="24"/>
            <w:rtl/>
            <w:lang w:eastAsia="he-IL"/>
          </w:rPr>
          <w:delText xml:space="preserve">תכניות פריסת קירות </w:delText>
        </w:r>
      </w:del>
      <w:del w:id="1508" w:author="Avi Cohen" w:date="2020-11-22T15:49:00Z">
        <w:r w:rsidRPr="00B27B4C" w:rsidDel="007057B2">
          <w:rPr>
            <w:rFonts w:ascii="Times New Roman" w:eastAsia="Times New Roman" w:hAnsi="Times New Roman" w:cs="David" w:hint="cs"/>
            <w:sz w:val="24"/>
            <w:szCs w:val="24"/>
            <w:rtl/>
            <w:lang w:eastAsia="he-IL"/>
          </w:rPr>
          <w:delText>שירותים</w:delText>
        </w:r>
      </w:del>
      <w:del w:id="1509" w:author="Avi Cohen" w:date="2020-11-22T15:50:00Z">
        <w:r w:rsidRPr="00B27B4C" w:rsidDel="00B65161">
          <w:rPr>
            <w:rFonts w:ascii="Times New Roman" w:eastAsia="Times New Roman" w:hAnsi="Times New Roman" w:cs="David" w:hint="cs"/>
            <w:sz w:val="24"/>
            <w:szCs w:val="24"/>
            <w:rtl/>
            <w:lang w:eastAsia="he-IL"/>
          </w:rPr>
          <w:delText xml:space="preserve"> 1:20.</w:delText>
        </w:r>
      </w:del>
    </w:p>
    <w:p w14:paraId="0778EF8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4588D6F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2DACB1C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552D018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3AA0508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33E965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319BFF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0DE69AC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62CCD701" w14:textId="23913AC7" w:rsidR="00B27B4C" w:rsidRPr="00B27B4C" w:rsidDel="00B65161" w:rsidRDefault="00B27B4C" w:rsidP="00B27B4C">
      <w:pPr>
        <w:widowControl w:val="0"/>
        <w:numPr>
          <w:ilvl w:val="0"/>
          <w:numId w:val="5"/>
        </w:numPr>
        <w:tabs>
          <w:tab w:val="num" w:pos="2210"/>
        </w:tabs>
        <w:spacing w:before="0" w:beforeAutospacing="0" w:after="0" w:afterAutospacing="0" w:line="240" w:lineRule="auto"/>
        <w:ind w:left="2210" w:hanging="708"/>
        <w:jc w:val="both"/>
        <w:rPr>
          <w:del w:id="1510" w:author="Avi Cohen" w:date="2020-11-22T15:52:00Z"/>
          <w:rFonts w:ascii="Times New Roman" w:eastAsia="Times New Roman" w:hAnsi="Times New Roman" w:cs="David"/>
          <w:sz w:val="24"/>
          <w:szCs w:val="24"/>
          <w:lang w:eastAsia="he-IL"/>
        </w:rPr>
      </w:pPr>
      <w:del w:id="1511" w:author="Avi Cohen" w:date="2020-11-22T15:52:00Z">
        <w:r w:rsidRPr="00B27B4C" w:rsidDel="00B65161">
          <w:rPr>
            <w:rFonts w:ascii="Times New Roman" w:eastAsia="Times New Roman" w:hAnsi="Times New Roman" w:cs="David" w:hint="cs"/>
            <w:sz w:val="24"/>
            <w:szCs w:val="24"/>
            <w:rtl/>
            <w:lang w:eastAsia="he-IL"/>
          </w:rPr>
          <w:delText>הכנת תכניות שילוט פנים וחוץ.</w:delText>
        </w:r>
      </w:del>
    </w:p>
    <w:p w14:paraId="676124D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4D03AE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136FA89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DA3CD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5019F6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0F1C0B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41E1C4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0D3297C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68F48C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08AD8666" w14:textId="184500E6" w:rsidR="00B27B4C" w:rsidRPr="00B27B4C" w:rsidRDefault="00B27B4C" w:rsidP="00B65161">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del w:id="1512" w:author="Avi Cohen" w:date="2020-11-22T15:53:00Z">
        <w:r w:rsidRPr="00B27B4C" w:rsidDel="00B65161">
          <w:rPr>
            <w:rFonts w:ascii="Times New Roman" w:eastAsia="Times New Roman" w:hAnsi="Times New Roman" w:cs="David" w:hint="cs"/>
            <w:sz w:val="20"/>
            <w:szCs w:val="24"/>
            <w:rtl/>
            <w:lang w:eastAsia="he-IL"/>
          </w:rPr>
          <w:delText>.</w:delText>
        </w:r>
      </w:del>
      <w:ins w:id="1513" w:author="Avi Cohen" w:date="2020-11-22T15:53:00Z">
        <w:r w:rsidR="00B65161">
          <w:rPr>
            <w:rFonts w:ascii="Times New Roman" w:eastAsia="Times New Roman" w:hAnsi="Times New Roman" w:cs="David" w:hint="cs"/>
            <w:sz w:val="20"/>
            <w:szCs w:val="24"/>
            <w:rtl/>
            <w:lang w:eastAsia="he-IL"/>
          </w:rPr>
          <w:t xml:space="preserve">- לא נדרש לבצע פרט כי אם להפנות ליועצים רלוונטיים . </w:t>
        </w:r>
      </w:ins>
    </w:p>
    <w:p w14:paraId="0409A8F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01A397C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7C0329F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206D3C0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9A3A09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3554C3D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FE9895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0D46829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650D50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AD21599" w14:textId="119E23E2" w:rsidR="00B27B4C" w:rsidRPr="00B27B4C" w:rsidDel="00B65161" w:rsidRDefault="00B27B4C" w:rsidP="00B65161">
      <w:pPr>
        <w:widowControl w:val="0"/>
        <w:spacing w:before="0" w:beforeAutospacing="0" w:after="0" w:afterAutospacing="0" w:line="240" w:lineRule="auto"/>
        <w:ind w:left="1440" w:hanging="720"/>
        <w:jc w:val="both"/>
        <w:rPr>
          <w:del w:id="1514" w:author="Avi Cohen" w:date="2020-11-22T15:54:00Z"/>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ins w:id="1515" w:author="Avi Cohen" w:date="2020-11-22T15:54:00Z">
        <w:r w:rsidR="00B65161">
          <w:rPr>
            <w:rFonts w:ascii="Times New Roman" w:eastAsia="Times New Roman" w:hAnsi="Times New Roman" w:cs="David" w:hint="cs"/>
            <w:sz w:val="20"/>
            <w:szCs w:val="24"/>
            <w:u w:val="single"/>
            <w:rtl/>
            <w:lang w:eastAsia="he-IL"/>
          </w:rPr>
          <w:t xml:space="preserve">בוטל </w:t>
        </w:r>
      </w:ins>
      <w:del w:id="1516" w:author="Avi Cohen" w:date="2020-11-22T15:54:00Z">
        <w:r w:rsidRPr="00B27B4C" w:rsidDel="00B65161">
          <w:rPr>
            <w:rFonts w:ascii="Times New Roman" w:eastAsia="Times New Roman" w:hAnsi="Times New Roman" w:cs="David" w:hint="cs"/>
            <w:sz w:val="20"/>
            <w:szCs w:val="24"/>
            <w:u w:val="single"/>
            <w:rtl/>
            <w:lang w:eastAsia="he-IL"/>
          </w:rPr>
          <w:delText>פרטי איטום ניקוז ובידוד בקנ"מ 1:5, 1:10, 1:20</w:delText>
        </w:r>
      </w:del>
    </w:p>
    <w:p w14:paraId="78935F6D" w14:textId="7988B859" w:rsidR="00B27B4C" w:rsidRPr="00B27B4C" w:rsidDel="00B65161" w:rsidRDefault="00B27B4C" w:rsidP="00B65161">
      <w:pPr>
        <w:widowControl w:val="0"/>
        <w:spacing w:before="0" w:beforeAutospacing="0" w:after="0" w:afterAutospacing="0" w:line="240" w:lineRule="auto"/>
        <w:ind w:left="1440" w:hanging="720"/>
        <w:jc w:val="both"/>
        <w:rPr>
          <w:del w:id="1517" w:author="Avi Cohen" w:date="2020-11-22T15:54:00Z"/>
          <w:rFonts w:ascii="Times New Roman" w:eastAsia="Times New Roman" w:hAnsi="Times New Roman" w:cs="David"/>
          <w:sz w:val="20"/>
          <w:szCs w:val="24"/>
          <w:rtl/>
          <w:lang w:eastAsia="he-IL"/>
        </w:rPr>
        <w:pPrChange w:id="1518" w:author="Avi Cohen" w:date="2020-11-22T15:54:00Z">
          <w:pPr>
            <w:widowControl w:val="0"/>
            <w:spacing w:before="0" w:beforeAutospacing="0" w:after="0" w:afterAutospacing="0" w:line="240" w:lineRule="auto"/>
            <w:ind w:left="720" w:hanging="720"/>
            <w:jc w:val="both"/>
          </w:pPr>
        </w:pPrChange>
      </w:pPr>
    </w:p>
    <w:p w14:paraId="48C0D86D" w14:textId="7D1218B1" w:rsidR="00B27B4C" w:rsidRPr="00B27B4C" w:rsidDel="00B65161" w:rsidRDefault="00B27B4C" w:rsidP="00B65161">
      <w:pPr>
        <w:widowControl w:val="0"/>
        <w:spacing w:before="0" w:beforeAutospacing="0" w:after="0" w:afterAutospacing="0" w:line="240" w:lineRule="auto"/>
        <w:ind w:left="1440" w:hanging="720"/>
        <w:jc w:val="both"/>
        <w:rPr>
          <w:del w:id="1519" w:author="Avi Cohen" w:date="2020-11-22T15:54:00Z"/>
          <w:rFonts w:ascii="Times New Roman" w:eastAsia="Times New Roman" w:hAnsi="Times New Roman" w:cs="David"/>
          <w:sz w:val="20"/>
          <w:szCs w:val="24"/>
          <w:rtl/>
          <w:lang w:eastAsia="he-IL"/>
        </w:rPr>
        <w:pPrChange w:id="1520" w:author="Avi Cohen" w:date="2020-11-22T15:54:00Z">
          <w:pPr>
            <w:widowControl w:val="0"/>
            <w:spacing w:before="0" w:beforeAutospacing="0" w:after="0" w:afterAutospacing="0" w:line="240" w:lineRule="auto"/>
            <w:ind w:left="720" w:firstLine="720"/>
            <w:jc w:val="both"/>
          </w:pPr>
        </w:pPrChange>
      </w:pPr>
      <w:del w:id="1521" w:author="Avi Cohen" w:date="2020-11-22T15:54:00Z">
        <w:r w:rsidRPr="00B27B4C" w:rsidDel="00B65161">
          <w:rPr>
            <w:rFonts w:ascii="Times New Roman" w:eastAsia="Times New Roman" w:hAnsi="Times New Roman" w:cs="David" w:hint="cs"/>
            <w:sz w:val="20"/>
            <w:szCs w:val="24"/>
            <w:rtl/>
            <w:lang w:eastAsia="he-IL"/>
          </w:rPr>
          <w:delText>א.</w:delText>
        </w:r>
        <w:r w:rsidRPr="00B27B4C" w:rsidDel="00B65161">
          <w:rPr>
            <w:rFonts w:ascii="Times New Roman" w:eastAsia="Times New Roman" w:hAnsi="Times New Roman" w:cs="David" w:hint="cs"/>
            <w:sz w:val="20"/>
            <w:szCs w:val="24"/>
            <w:rtl/>
            <w:lang w:eastAsia="he-IL"/>
          </w:rPr>
          <w:tab/>
          <w:delText>איטום גגות שטוחים (עם ו/או בלי ריצוף).</w:delText>
        </w:r>
      </w:del>
    </w:p>
    <w:p w14:paraId="293BA2F1" w14:textId="7F91CC93" w:rsidR="00B27B4C" w:rsidRPr="00B27B4C" w:rsidDel="00B65161" w:rsidRDefault="00B27B4C" w:rsidP="00B65161">
      <w:pPr>
        <w:widowControl w:val="0"/>
        <w:spacing w:before="0" w:beforeAutospacing="0" w:after="0" w:afterAutospacing="0" w:line="240" w:lineRule="auto"/>
        <w:ind w:left="1440" w:hanging="720"/>
        <w:jc w:val="both"/>
        <w:rPr>
          <w:del w:id="1522" w:author="Avi Cohen" w:date="2020-11-22T15:54:00Z"/>
          <w:rFonts w:ascii="Times New Roman" w:eastAsia="Times New Roman" w:hAnsi="Times New Roman" w:cs="David"/>
          <w:sz w:val="20"/>
          <w:szCs w:val="24"/>
          <w:rtl/>
          <w:lang w:eastAsia="he-IL"/>
        </w:rPr>
        <w:pPrChange w:id="1523" w:author="Avi Cohen" w:date="2020-11-22T15:54:00Z">
          <w:pPr>
            <w:widowControl w:val="0"/>
            <w:spacing w:before="0" w:beforeAutospacing="0" w:after="0" w:afterAutospacing="0" w:line="240" w:lineRule="auto"/>
            <w:ind w:left="2160" w:hanging="720"/>
            <w:jc w:val="both"/>
          </w:pPr>
        </w:pPrChange>
      </w:pPr>
      <w:del w:id="1524" w:author="Avi Cohen" w:date="2020-11-22T15:54:00Z">
        <w:r w:rsidRPr="00B27B4C" w:rsidDel="00B65161">
          <w:rPr>
            <w:rFonts w:ascii="Times New Roman" w:eastAsia="Times New Roman" w:hAnsi="Times New Roman" w:cs="David" w:hint="cs"/>
            <w:sz w:val="20"/>
            <w:szCs w:val="24"/>
            <w:rtl/>
            <w:lang w:eastAsia="he-IL"/>
          </w:rPr>
          <w:delText>ב.</w:delText>
        </w:r>
        <w:r w:rsidRPr="00B27B4C" w:rsidDel="00B65161">
          <w:rPr>
            <w:rFonts w:ascii="Times New Roman" w:eastAsia="Times New Roman" w:hAnsi="Times New Roman" w:cs="David" w:hint="cs"/>
            <w:sz w:val="20"/>
            <w:szCs w:val="24"/>
            <w:rtl/>
            <w:lang w:eastAsia="he-IL"/>
          </w:rPr>
          <w:tab/>
          <w:delText>תאום איטום קירות/קורות הבאים במגע עם הקרקע.</w:delText>
        </w:r>
      </w:del>
    </w:p>
    <w:p w14:paraId="6FE6CD1E" w14:textId="299E12D6" w:rsidR="00B27B4C" w:rsidRPr="00B27B4C" w:rsidDel="00B65161" w:rsidRDefault="00B27B4C" w:rsidP="00B65161">
      <w:pPr>
        <w:widowControl w:val="0"/>
        <w:spacing w:before="0" w:beforeAutospacing="0" w:after="0" w:afterAutospacing="0" w:line="240" w:lineRule="auto"/>
        <w:ind w:left="1440" w:hanging="720"/>
        <w:jc w:val="both"/>
        <w:rPr>
          <w:del w:id="1525" w:author="Avi Cohen" w:date="2020-11-22T15:54:00Z"/>
          <w:rFonts w:ascii="Times New Roman" w:eastAsia="Times New Roman" w:hAnsi="Times New Roman" w:cs="David"/>
          <w:sz w:val="20"/>
          <w:szCs w:val="24"/>
          <w:rtl/>
          <w:lang w:eastAsia="he-IL"/>
        </w:rPr>
        <w:pPrChange w:id="1526" w:author="Avi Cohen" w:date="2020-11-22T15:54:00Z">
          <w:pPr>
            <w:widowControl w:val="0"/>
            <w:spacing w:before="0" w:beforeAutospacing="0" w:after="0" w:afterAutospacing="0" w:line="240" w:lineRule="auto"/>
            <w:ind w:left="2160" w:hanging="720"/>
            <w:jc w:val="both"/>
          </w:pPr>
        </w:pPrChange>
      </w:pPr>
      <w:del w:id="1527" w:author="Avi Cohen" w:date="2020-11-22T15:54:00Z">
        <w:r w:rsidRPr="00B27B4C" w:rsidDel="00B65161">
          <w:rPr>
            <w:rFonts w:ascii="Times New Roman" w:eastAsia="Times New Roman" w:hAnsi="Times New Roman" w:cs="David" w:hint="cs"/>
            <w:sz w:val="20"/>
            <w:szCs w:val="24"/>
            <w:rtl/>
            <w:lang w:eastAsia="he-IL"/>
          </w:rPr>
          <w:delText>ג.</w:delText>
        </w:r>
        <w:r w:rsidRPr="00B27B4C" w:rsidDel="00B65161">
          <w:rPr>
            <w:rFonts w:ascii="Times New Roman" w:eastAsia="Times New Roman" w:hAnsi="Times New Roman" w:cs="David" w:hint="cs"/>
            <w:sz w:val="20"/>
            <w:szCs w:val="24"/>
            <w:rtl/>
            <w:lang w:eastAsia="he-IL"/>
          </w:rPr>
          <w:tab/>
          <w:delText>בידוד גגות שטוחים.</w:delText>
        </w:r>
      </w:del>
    </w:p>
    <w:p w14:paraId="0457E260" w14:textId="6F9236C7" w:rsidR="00B27B4C" w:rsidRPr="00B27B4C" w:rsidDel="00B65161" w:rsidRDefault="00B27B4C" w:rsidP="00B65161">
      <w:pPr>
        <w:widowControl w:val="0"/>
        <w:spacing w:before="0" w:beforeAutospacing="0" w:after="0" w:afterAutospacing="0" w:line="240" w:lineRule="auto"/>
        <w:ind w:left="1440" w:hanging="720"/>
        <w:jc w:val="both"/>
        <w:rPr>
          <w:del w:id="1528" w:author="Avi Cohen" w:date="2020-11-22T15:54:00Z"/>
          <w:rFonts w:ascii="Times New Roman" w:eastAsia="Times New Roman" w:hAnsi="Times New Roman" w:cs="David"/>
          <w:sz w:val="20"/>
          <w:szCs w:val="24"/>
          <w:rtl/>
          <w:lang w:eastAsia="he-IL"/>
        </w:rPr>
        <w:pPrChange w:id="1529" w:author="Avi Cohen" w:date="2020-11-22T15:54:00Z">
          <w:pPr>
            <w:widowControl w:val="0"/>
            <w:spacing w:before="0" w:beforeAutospacing="0" w:after="0" w:afterAutospacing="0" w:line="240" w:lineRule="auto"/>
            <w:ind w:left="2160" w:hanging="720"/>
            <w:jc w:val="both"/>
          </w:pPr>
        </w:pPrChange>
      </w:pPr>
      <w:del w:id="1530" w:author="Avi Cohen" w:date="2020-11-22T15:54:00Z">
        <w:r w:rsidRPr="00B27B4C" w:rsidDel="00B65161">
          <w:rPr>
            <w:rFonts w:ascii="Times New Roman" w:eastAsia="Times New Roman" w:hAnsi="Times New Roman" w:cs="David" w:hint="cs"/>
            <w:sz w:val="20"/>
            <w:szCs w:val="24"/>
            <w:rtl/>
            <w:lang w:eastAsia="he-IL"/>
          </w:rPr>
          <w:delText>ד.</w:delText>
        </w:r>
        <w:r w:rsidRPr="00B27B4C" w:rsidDel="00B65161">
          <w:rPr>
            <w:rFonts w:ascii="Times New Roman" w:eastAsia="Times New Roman" w:hAnsi="Times New Roman" w:cs="David" w:hint="cs"/>
            <w:sz w:val="20"/>
            <w:szCs w:val="24"/>
            <w:rtl/>
            <w:lang w:eastAsia="he-IL"/>
          </w:rPr>
          <w:tab/>
          <w:delText>פרטי מרזבים וזרבוביות.</w:delText>
        </w:r>
      </w:del>
    </w:p>
    <w:p w14:paraId="3A9434B2" w14:textId="299BB46F" w:rsidR="00B27B4C" w:rsidRPr="00B27B4C" w:rsidDel="00B65161" w:rsidRDefault="00B27B4C" w:rsidP="00B65161">
      <w:pPr>
        <w:widowControl w:val="0"/>
        <w:spacing w:before="0" w:beforeAutospacing="0" w:after="0" w:afterAutospacing="0" w:line="240" w:lineRule="auto"/>
        <w:ind w:left="1440" w:hanging="720"/>
        <w:jc w:val="both"/>
        <w:rPr>
          <w:del w:id="1531" w:author="Avi Cohen" w:date="2020-11-22T15:54:00Z"/>
          <w:rFonts w:ascii="Times New Roman" w:eastAsia="Times New Roman" w:hAnsi="Times New Roman" w:cs="David"/>
          <w:sz w:val="20"/>
          <w:szCs w:val="24"/>
          <w:rtl/>
          <w:lang w:eastAsia="he-IL"/>
        </w:rPr>
        <w:pPrChange w:id="1532" w:author="Avi Cohen" w:date="2020-11-22T15:54:00Z">
          <w:pPr>
            <w:widowControl w:val="0"/>
            <w:spacing w:before="0" w:beforeAutospacing="0" w:after="0" w:afterAutospacing="0" w:line="240" w:lineRule="auto"/>
            <w:ind w:left="2160" w:hanging="720"/>
            <w:jc w:val="both"/>
          </w:pPr>
        </w:pPrChange>
      </w:pPr>
      <w:del w:id="1533" w:author="Avi Cohen" w:date="2020-11-22T15:54:00Z">
        <w:r w:rsidRPr="00B27B4C" w:rsidDel="00B65161">
          <w:rPr>
            <w:rFonts w:ascii="Times New Roman" w:eastAsia="Times New Roman" w:hAnsi="Times New Roman" w:cs="David" w:hint="cs"/>
            <w:sz w:val="20"/>
            <w:szCs w:val="24"/>
            <w:rtl/>
            <w:lang w:eastAsia="he-IL"/>
          </w:rPr>
          <w:delText>ה.</w:delText>
        </w:r>
        <w:r w:rsidRPr="00B27B4C" w:rsidDel="00B65161">
          <w:rPr>
            <w:rFonts w:ascii="Times New Roman" w:eastAsia="Times New Roman" w:hAnsi="Times New Roman" w:cs="David" w:hint="cs"/>
            <w:sz w:val="20"/>
            <w:szCs w:val="24"/>
            <w:rtl/>
            <w:lang w:eastAsia="he-IL"/>
          </w:rPr>
          <w:tab/>
          <w:delText>איטום חדרי שירותים, מטבחים ומטבחונים, חצרות אשפה וכו'.</w:delText>
        </w:r>
      </w:del>
    </w:p>
    <w:p w14:paraId="62B676DD" w14:textId="40A31970" w:rsidR="00B27B4C" w:rsidRPr="00B27B4C" w:rsidDel="00B65161" w:rsidRDefault="00B27B4C" w:rsidP="00B65161">
      <w:pPr>
        <w:widowControl w:val="0"/>
        <w:spacing w:before="0" w:beforeAutospacing="0" w:after="0" w:afterAutospacing="0" w:line="240" w:lineRule="auto"/>
        <w:ind w:left="1440" w:hanging="720"/>
        <w:jc w:val="both"/>
        <w:rPr>
          <w:del w:id="1534" w:author="Avi Cohen" w:date="2020-11-22T15:54:00Z"/>
          <w:rFonts w:ascii="Times New Roman" w:eastAsia="Times New Roman" w:hAnsi="Times New Roman" w:cs="David"/>
          <w:sz w:val="20"/>
          <w:szCs w:val="24"/>
          <w:rtl/>
          <w:lang w:eastAsia="he-IL"/>
        </w:rPr>
        <w:pPrChange w:id="1535" w:author="Avi Cohen" w:date="2020-11-22T15:54:00Z">
          <w:pPr>
            <w:widowControl w:val="0"/>
            <w:spacing w:before="0" w:beforeAutospacing="0" w:after="0" w:afterAutospacing="0" w:line="240" w:lineRule="auto"/>
            <w:ind w:left="2160" w:hanging="720"/>
            <w:jc w:val="both"/>
          </w:pPr>
        </w:pPrChange>
      </w:pPr>
      <w:del w:id="1536" w:author="Avi Cohen" w:date="2020-11-22T15:54:00Z">
        <w:r w:rsidRPr="00B27B4C" w:rsidDel="00B65161">
          <w:rPr>
            <w:rFonts w:ascii="Times New Roman" w:eastAsia="Times New Roman" w:hAnsi="Times New Roman" w:cs="David" w:hint="cs"/>
            <w:sz w:val="20"/>
            <w:szCs w:val="24"/>
            <w:rtl/>
            <w:lang w:eastAsia="he-IL"/>
          </w:rPr>
          <w:delText>ו.</w:delText>
        </w:r>
        <w:r w:rsidRPr="00B27B4C" w:rsidDel="00B65161">
          <w:rPr>
            <w:rFonts w:ascii="Times New Roman" w:eastAsia="Times New Roman" w:hAnsi="Times New Roman" w:cs="David" w:hint="cs"/>
            <w:sz w:val="20"/>
            <w:szCs w:val="24"/>
            <w:rtl/>
            <w:lang w:eastAsia="he-IL"/>
          </w:rPr>
          <w:tab/>
          <w:delText xml:space="preserve">סימון מהלך ומוצא מרזבים ע"ג חזיתות ותכניות במגע עם הקרקע כולל גבהים 1:50 (בתאום עם מתכנן הפיתוח). </w:delText>
        </w:r>
      </w:del>
    </w:p>
    <w:p w14:paraId="0CFAF33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250A91F" w14:textId="051FC3C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ins w:id="1537" w:author="Avi Cohen" w:date="2020-11-22T15:54:00Z">
        <w:r w:rsidR="00B65161">
          <w:rPr>
            <w:rFonts w:ascii="Times New Roman" w:eastAsia="Times New Roman" w:hAnsi="Times New Roman" w:cs="David" w:hint="cs"/>
            <w:sz w:val="20"/>
            <w:szCs w:val="24"/>
            <w:u w:val="single"/>
            <w:rtl/>
            <w:lang w:eastAsia="he-IL"/>
          </w:rPr>
          <w:t xml:space="preserve"> במידת הצורך .</w:t>
        </w:r>
      </w:ins>
    </w:p>
    <w:p w14:paraId="3B74C99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A65F8E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050A69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7B9118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085F2D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4659B4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7A6597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268434A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38E4B4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8F21C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3B35202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001E37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2236B0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2721F1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5C2EC69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09851D8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52CB280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56CC4A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764B1BB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3A7296E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91476A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011806B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1C6302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7B317525"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33680E41"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39F7B4F2"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6EE57FE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7567BE0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27F1933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79A9973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A1C25C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24E3021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3D4E7E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09D0784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1DA432D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3F3E0D4F"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4A916EEF"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48599B7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30AF145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ACA9E5"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5FE90EE"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20AD307"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44E81D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D80E30"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A535A8"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084F49"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FD69AE1" w14:textId="00C0A413" w:rsidR="00F3375F" w:rsidRDefault="00B37B6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538" w:author="Avi Cohen" w:date="2020-06-25T11:54:00Z">
            <w:r w:rsidR="00311867">
              <w:rPr>
                <w:rFonts w:ascii="Times New Roman" w:eastAsia="Times New Roman" w:hAnsi="Times New Roman" w:cs="David" w:hint="cs"/>
                <w:color w:val="008000"/>
                <w:sz w:val="24"/>
                <w:szCs w:val="24"/>
                <w:rtl/>
                <w:lang w:eastAsia="he-IL"/>
              </w:rPr>
              <w:br/>
              <w:t>אפריקה ישראל מגורים בע"מ</w:t>
            </w:r>
            <w:r w:rsidR="00311867">
              <w:rPr>
                <w:rFonts w:ascii="Times New Roman" w:eastAsia="Times New Roman" w:hAnsi="Times New Roman" w:cs="David" w:hint="cs"/>
                <w:color w:val="008000"/>
                <w:sz w:val="24"/>
                <w:szCs w:val="24"/>
                <w:rtl/>
                <w:lang w:eastAsia="he-IL"/>
              </w:rPr>
              <w:br/>
              <w:t>יוני נתניהו 1 ג' אור יהודה</w:t>
            </w:r>
            <w:r w:rsidR="00311867">
              <w:rPr>
                <w:rFonts w:ascii="Times New Roman" w:eastAsia="Times New Roman" w:hAnsi="Times New Roman" w:cs="David" w:hint="cs"/>
                <w:color w:val="008000"/>
                <w:sz w:val="24"/>
                <w:szCs w:val="24"/>
                <w:rtl/>
                <w:lang w:eastAsia="he-IL"/>
              </w:rPr>
              <w:br/>
              <w:t>מ.ז 52-003476-0</w:t>
            </w:r>
            <w:r w:rsidR="00311867">
              <w:rPr>
                <w:rFonts w:ascii="Times New Roman" w:eastAsia="Times New Roman" w:hAnsi="Times New Roman" w:cs="David" w:hint="cs"/>
                <w:color w:val="008000"/>
                <w:sz w:val="24"/>
                <w:szCs w:val="24"/>
                <w:rtl/>
                <w:lang w:eastAsia="he-IL"/>
              </w:rPr>
              <w:br/>
            </w:r>
            <w:r w:rsidR="00311867">
              <w:rPr>
                <w:rFonts w:ascii="Times New Roman" w:eastAsia="Times New Roman" w:hAnsi="Times New Roman" w:cs="David" w:hint="cs"/>
                <w:color w:val="008000"/>
                <w:sz w:val="24"/>
                <w:szCs w:val="24"/>
                <w:rtl/>
                <w:lang w:eastAsia="he-IL"/>
              </w:rPr>
              <w:br/>
              <w:t>שיכון ובינוי נדל"ן בע"מ</w:t>
            </w:r>
            <w:r w:rsidR="00311867">
              <w:rPr>
                <w:rFonts w:ascii="Times New Roman" w:eastAsia="Times New Roman" w:hAnsi="Times New Roman" w:cs="David" w:hint="cs"/>
                <w:color w:val="008000"/>
                <w:sz w:val="24"/>
                <w:szCs w:val="24"/>
                <w:rtl/>
                <w:lang w:eastAsia="he-IL"/>
              </w:rPr>
              <w:br/>
              <w:t>שלם 3 רמת גן 52215</w:t>
            </w:r>
            <w:r w:rsidR="00311867">
              <w:rPr>
                <w:rFonts w:ascii="Times New Roman" w:eastAsia="Times New Roman" w:hAnsi="Times New Roman" w:cs="David" w:hint="cs"/>
                <w:color w:val="008000"/>
                <w:sz w:val="24"/>
                <w:szCs w:val="24"/>
                <w:rtl/>
                <w:lang w:eastAsia="he-IL"/>
              </w:rPr>
              <w:br/>
              <w:t>מ.ז 52-002117-1</w:t>
            </w:r>
            <w:r w:rsidR="00311867">
              <w:rPr>
                <w:rFonts w:ascii="Times New Roman" w:eastAsia="Times New Roman" w:hAnsi="Times New Roman" w:cs="David" w:hint="cs"/>
                <w:color w:val="008000"/>
                <w:sz w:val="24"/>
                <w:szCs w:val="24"/>
                <w:rtl/>
                <w:lang w:eastAsia="he-IL"/>
              </w:rPr>
              <w:br/>
            </w:r>
            <w:r w:rsidR="00311867">
              <w:rPr>
                <w:rFonts w:ascii="Times New Roman" w:eastAsia="Times New Roman" w:hAnsi="Times New Roman" w:cs="David" w:hint="cs"/>
                <w:color w:val="008000"/>
                <w:sz w:val="24"/>
                <w:szCs w:val="24"/>
                <w:rtl/>
                <w:lang w:eastAsia="he-IL"/>
              </w:rPr>
              <w:br/>
              <w:t>כלל נכסי נדלן נשר מרכז (נ.נ.נ.מ) שותפות מוגבלת</w:t>
            </w:r>
            <w:r w:rsidR="00311867">
              <w:rPr>
                <w:rFonts w:ascii="Times New Roman" w:eastAsia="Times New Roman" w:hAnsi="Times New Roman" w:cs="David" w:hint="cs"/>
                <w:color w:val="008000"/>
                <w:sz w:val="24"/>
                <w:szCs w:val="24"/>
                <w:rtl/>
                <w:lang w:eastAsia="he-IL"/>
              </w:rPr>
              <w:br/>
              <w:t>מרכז עזריאלי בניין משולש 3, תל אביב</w:t>
            </w:r>
            <w:r w:rsidR="00311867">
              <w:rPr>
                <w:rFonts w:ascii="Times New Roman" w:eastAsia="Times New Roman" w:hAnsi="Times New Roman" w:cs="David" w:hint="cs"/>
                <w:color w:val="008000"/>
                <w:sz w:val="24"/>
                <w:szCs w:val="24"/>
                <w:rtl/>
                <w:lang w:eastAsia="he-IL"/>
              </w:rPr>
              <w:br/>
              <w:t>540283033</w:t>
            </w:r>
            <w:r w:rsidR="00311867">
              <w:rPr>
                <w:rFonts w:ascii="Times New Roman" w:eastAsia="Times New Roman" w:hAnsi="Times New Roman" w:cs="David" w:hint="cs"/>
                <w:color w:val="008000"/>
                <w:sz w:val="24"/>
                <w:szCs w:val="24"/>
                <w:rtl/>
                <w:lang w:eastAsia="he-IL"/>
              </w:rPr>
              <w:br/>
            </w:r>
          </w:ins>
        </w:sdtContent>
      </w:sdt>
      <w:r w:rsidR="00B27B4C" w:rsidRPr="00B27B4C">
        <w:rPr>
          <w:rFonts w:ascii="Times New Roman" w:eastAsia="Times New Roman" w:hAnsi="Times New Roman" w:cs="David" w:hint="cs"/>
          <w:color w:val="008000"/>
          <w:sz w:val="24"/>
          <w:szCs w:val="24"/>
          <w:rtl/>
          <w:lang w:eastAsia="he-IL"/>
        </w:rPr>
        <w:br/>
      </w:r>
    </w:p>
    <w:p w14:paraId="77009136"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6BCFBEE6"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BDB682E"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B387278"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F8C438E"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086FE2" w14:textId="18A56212"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39" w:author="Avi Cohen" w:date="2020-10-19T15:55:00Z">
            <w:r w:rsidR="00433F2A">
              <w:rPr>
                <w:rFonts w:ascii="Times New Roman" w:eastAsia="Times New Roman" w:hAnsi="Times New Roman" w:cs="David" w:hint="cs"/>
                <w:color w:val="008000"/>
                <w:sz w:val="24"/>
                <w:szCs w:val="24"/>
                <w:rtl/>
                <w:lang w:eastAsia="he-IL"/>
              </w:rPr>
              <w:t xml:space="preserve">                                   גיורא גור ושות'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540" w:author="Avi Cohen" w:date="2020-07-12T16:23:00Z">
            <w:r w:rsidR="00331BBA">
              <w:rPr>
                <w:rFonts w:ascii="Times New Roman" w:eastAsia="Times New Roman" w:hAnsi="Times New Roman" w:cs="David" w:hint="cs"/>
                <w:color w:val="008000"/>
                <w:sz w:val="24"/>
                <w:szCs w:val="24"/>
                <w:rtl/>
                <w:lang w:eastAsia="he-IL"/>
              </w:rPr>
              <w:t>( טרם ניתן שם לפרויקט ) בעיר נשר</w:t>
            </w:r>
          </w:ins>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1541" w:author="Avi Cohen" w:date="2020-07-12T16:19:00Z">
            <w:r w:rsidR="00E33E82">
              <w:rPr>
                <w:rFonts w:ascii="Times New Roman" w:eastAsia="Times New Roman" w:hAnsi="Times New Roman" w:cs="David" w:hint="cs"/>
                <w:color w:val="008000"/>
                <w:sz w:val="24"/>
                <w:szCs w:val="24"/>
                <w:rtl/>
              </w:rPr>
              <w:t xml:space="preserve">תכנון ויעוץ באדריכלות במגרשי המגורים ו/או מסחר/משרדים  ו/או שילוב </w:t>
            </w:r>
          </w:ins>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5B90E0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75B6BEC"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48069C"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32929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2FB2A8"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E5A927"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3971A00"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CD743B"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F0A339"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4B2867E" w14:textId="65A59585" w:rsidR="00B27B4C" w:rsidRPr="00B27B4C" w:rsidRDefault="00B37B6C"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542" w:author="Avi Cohen" w:date="2020-10-19T15:55:00Z">
            <w:r w:rsidR="00433F2A">
              <w:rPr>
                <w:rFonts w:ascii="Times New Roman" w:eastAsia="Times New Roman" w:hAnsi="Times New Roman" w:cs="David" w:hint="cs"/>
                <w:color w:val="00B0F0"/>
                <w:sz w:val="20"/>
                <w:szCs w:val="24"/>
                <w:u w:val="single"/>
                <w:rtl/>
                <w:lang w:eastAsia="he-IL"/>
              </w:rPr>
              <w:t xml:space="preserve">                                   גיורא גור ושות' אדריכלים בע"מ</w:t>
            </w:r>
          </w:ins>
        </w:sdtContent>
      </w:sdt>
    </w:p>
    <w:p w14:paraId="3FDE5FDF"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110CE85"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CCF9C5C"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3AE394F"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DD954E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59B0D84"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8625480" w14:textId="60217E95"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543" w:author="Avi Cohen" w:date="2020-06-25T11:54:00Z">
            <w:r w:rsidR="00311867">
              <w:rPr>
                <w:rFonts w:ascii="Times New Roman" w:eastAsia="Times New Roman" w:hAnsi="Times New Roman" w:cs="David" w:hint="cs"/>
                <w:color w:val="008000"/>
                <w:sz w:val="24"/>
                <w:szCs w:val="24"/>
                <w:rtl/>
                <w:lang w:eastAsia="he-IL"/>
              </w:rPr>
              <w:br/>
              <w:t>אפריקה ישראל מגורים בע"מ</w:t>
            </w:r>
            <w:r w:rsidR="00311867">
              <w:rPr>
                <w:rFonts w:ascii="Times New Roman" w:eastAsia="Times New Roman" w:hAnsi="Times New Roman" w:cs="David" w:hint="cs"/>
                <w:color w:val="008000"/>
                <w:sz w:val="24"/>
                <w:szCs w:val="24"/>
                <w:rtl/>
                <w:lang w:eastAsia="he-IL"/>
              </w:rPr>
              <w:br/>
              <w:t>יוני נתניהו 1 ג' אור יהודה</w:t>
            </w:r>
            <w:r w:rsidR="00311867">
              <w:rPr>
                <w:rFonts w:ascii="Times New Roman" w:eastAsia="Times New Roman" w:hAnsi="Times New Roman" w:cs="David" w:hint="cs"/>
                <w:color w:val="008000"/>
                <w:sz w:val="24"/>
                <w:szCs w:val="24"/>
                <w:rtl/>
                <w:lang w:eastAsia="he-IL"/>
              </w:rPr>
              <w:br/>
              <w:t>מ.ז 52-003476-0</w:t>
            </w:r>
            <w:r w:rsidR="00311867">
              <w:rPr>
                <w:rFonts w:ascii="Times New Roman" w:eastAsia="Times New Roman" w:hAnsi="Times New Roman" w:cs="David" w:hint="cs"/>
                <w:color w:val="008000"/>
                <w:sz w:val="24"/>
                <w:szCs w:val="24"/>
                <w:rtl/>
                <w:lang w:eastAsia="he-IL"/>
              </w:rPr>
              <w:br/>
            </w:r>
            <w:r w:rsidR="00311867">
              <w:rPr>
                <w:rFonts w:ascii="Times New Roman" w:eastAsia="Times New Roman" w:hAnsi="Times New Roman" w:cs="David" w:hint="cs"/>
                <w:color w:val="008000"/>
                <w:sz w:val="24"/>
                <w:szCs w:val="24"/>
                <w:rtl/>
                <w:lang w:eastAsia="he-IL"/>
              </w:rPr>
              <w:br/>
              <w:t>שיכון ובינוי נדל"ן בע"מ</w:t>
            </w:r>
            <w:r w:rsidR="00311867">
              <w:rPr>
                <w:rFonts w:ascii="Times New Roman" w:eastAsia="Times New Roman" w:hAnsi="Times New Roman" w:cs="David" w:hint="cs"/>
                <w:color w:val="008000"/>
                <w:sz w:val="24"/>
                <w:szCs w:val="24"/>
                <w:rtl/>
                <w:lang w:eastAsia="he-IL"/>
              </w:rPr>
              <w:br/>
              <w:t>שלם 3 רמת גן 52215</w:t>
            </w:r>
            <w:r w:rsidR="00311867">
              <w:rPr>
                <w:rFonts w:ascii="Times New Roman" w:eastAsia="Times New Roman" w:hAnsi="Times New Roman" w:cs="David" w:hint="cs"/>
                <w:color w:val="008000"/>
                <w:sz w:val="24"/>
                <w:szCs w:val="24"/>
                <w:rtl/>
                <w:lang w:eastAsia="he-IL"/>
              </w:rPr>
              <w:br/>
              <w:t>מ.ז 52-002117-1</w:t>
            </w:r>
            <w:r w:rsidR="00311867">
              <w:rPr>
                <w:rFonts w:ascii="Times New Roman" w:eastAsia="Times New Roman" w:hAnsi="Times New Roman" w:cs="David" w:hint="cs"/>
                <w:color w:val="008000"/>
                <w:sz w:val="24"/>
                <w:szCs w:val="24"/>
                <w:rtl/>
                <w:lang w:eastAsia="he-IL"/>
              </w:rPr>
              <w:br/>
            </w:r>
            <w:r w:rsidR="00311867">
              <w:rPr>
                <w:rFonts w:ascii="Times New Roman" w:eastAsia="Times New Roman" w:hAnsi="Times New Roman" w:cs="David" w:hint="cs"/>
                <w:color w:val="008000"/>
                <w:sz w:val="24"/>
                <w:szCs w:val="24"/>
                <w:rtl/>
                <w:lang w:eastAsia="he-IL"/>
              </w:rPr>
              <w:br/>
              <w:t>כלל נכסי נדלן נשר מרכז (נ.נ.נ.מ) שותפות מוגבלת</w:t>
            </w:r>
            <w:r w:rsidR="00311867">
              <w:rPr>
                <w:rFonts w:ascii="Times New Roman" w:eastAsia="Times New Roman" w:hAnsi="Times New Roman" w:cs="David" w:hint="cs"/>
                <w:color w:val="008000"/>
                <w:sz w:val="24"/>
                <w:szCs w:val="24"/>
                <w:rtl/>
                <w:lang w:eastAsia="he-IL"/>
              </w:rPr>
              <w:br/>
              <w:t>מרכז עזריאלי בניין משולש 3, תל אביב</w:t>
            </w:r>
            <w:r w:rsidR="00311867">
              <w:rPr>
                <w:rFonts w:ascii="Times New Roman" w:eastAsia="Times New Roman" w:hAnsi="Times New Roman" w:cs="David" w:hint="cs"/>
                <w:color w:val="008000"/>
                <w:sz w:val="24"/>
                <w:szCs w:val="24"/>
                <w:rtl/>
                <w:lang w:eastAsia="he-IL"/>
              </w:rPr>
              <w:br/>
              <w:t>540283033</w:t>
            </w:r>
            <w:r w:rsidR="00311867">
              <w:rPr>
                <w:rFonts w:ascii="Times New Roman" w:eastAsia="Times New Roman" w:hAnsi="Times New Roman" w:cs="David" w:hint="cs"/>
                <w:color w:val="008000"/>
                <w:sz w:val="24"/>
                <w:szCs w:val="24"/>
                <w:rtl/>
                <w:lang w:eastAsia="he-IL"/>
              </w:rPr>
              <w:br/>
            </w:r>
          </w:ins>
        </w:sdtContent>
      </w:sdt>
    </w:p>
    <w:p w14:paraId="0F507A4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6FF67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B4E488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41706F" w14:textId="589BA37A"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544" w:author="Avi Cohen" w:date="2020-07-12T16:23:00Z">
            <w:r w:rsidR="00331BBA">
              <w:rPr>
                <w:rFonts w:ascii="Times New Roman" w:eastAsia="Times New Roman" w:hAnsi="Times New Roman" w:cs="David" w:hint="cs"/>
                <w:color w:val="008000"/>
                <w:sz w:val="24"/>
                <w:szCs w:val="24"/>
                <w:rtl/>
                <w:lang w:eastAsia="he-IL"/>
              </w:rPr>
              <w:t>( טרם ניתן שם לפרויקט ) בעיר נשר</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19T00:00:00Z">
            <w:dateFormat w:val="dd/MM/yyyy"/>
            <w:lid w:val="he-IL"/>
            <w:storeMappedDataAs w:val="dateTime"/>
            <w:calendar w:val="gregorian"/>
          </w:date>
        </w:sdtPr>
        <w:sdtEndPr>
          <w:rPr>
            <w:rFonts w:hint="cs"/>
          </w:rPr>
        </w:sdtEndPr>
        <w:sdtContent>
          <w:ins w:id="1545" w:author="Avi Cohen" w:date="2020-07-26T14:17:00Z">
            <w:r w:rsidR="00DB39DE">
              <w:rPr>
                <w:rFonts w:ascii="Times New Roman" w:eastAsia="Times New Roman" w:hAnsi="Times New Roman" w:cs="David" w:hint="cs"/>
                <w:color w:val="008000"/>
                <w:sz w:val="24"/>
                <w:szCs w:val="24"/>
                <w:rtl/>
                <w:lang w:eastAsia="he-IL"/>
              </w:rPr>
              <w:t>‏19/08/2020</w:t>
            </w:r>
          </w:ins>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A8322E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3DDA8F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A7F16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AE50F4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087F13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3E4791"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24C452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054A2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CFA660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27F1C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74439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751532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EF65C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C1FFA4D"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1D23D9B"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99230C8"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86661D1"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AC35DBF" w14:textId="5DD3EBC0"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546" w:author="Avi Cohen" w:date="2020-10-19T15:55:00Z">
            <w:r w:rsidR="00433F2A">
              <w:rPr>
                <w:rFonts w:ascii="Times New Roman" w:eastAsia="Times New Roman" w:hAnsi="Times New Roman" w:cs="David" w:hint="cs"/>
                <w:color w:val="00B0F0"/>
                <w:sz w:val="20"/>
                <w:szCs w:val="24"/>
                <w:u w:val="single"/>
                <w:rtl/>
                <w:lang w:eastAsia="he-IL"/>
              </w:rPr>
              <w:t xml:space="preserve">                                   גיורא גור ושות' אדריכלים בע"מ</w:t>
            </w:r>
          </w:ins>
        </w:sdtContent>
      </w:sdt>
    </w:p>
    <w:p w14:paraId="33F06BE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67B4E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94397F"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6E715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EFFC76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592040C"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B238C5"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938B370"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F48894E"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CC8695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F7D75E2"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1B204C0D"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4112463F"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51DA936" w14:textId="77777777" w:rsidR="001A69D5" w:rsidRPr="00134C85" w:rsidRDefault="001A69D5">
      <w:pPr>
        <w:rPr>
          <w:rFonts w:ascii="David" w:hAnsi="David" w:cs="David"/>
        </w:rPr>
      </w:pPr>
    </w:p>
    <w:sectPr w:rsidR="001A69D5" w:rsidRPr="00134C85" w:rsidSect="006F07FB">
      <w:headerReference w:type="default" r:id="rId15"/>
      <w:footerReference w:type="default" r:id="rId16"/>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7C006D" w14:textId="77777777" w:rsidR="00B37B6C" w:rsidRDefault="00B37B6C" w:rsidP="00AF234B">
      <w:pPr>
        <w:spacing w:before="0" w:after="0" w:line="240" w:lineRule="auto"/>
      </w:pPr>
      <w:r>
        <w:separator/>
      </w:r>
    </w:p>
  </w:endnote>
  <w:endnote w:type="continuationSeparator" w:id="0">
    <w:p w14:paraId="2B3EB6AC" w14:textId="77777777" w:rsidR="00B37B6C" w:rsidRDefault="00B37B6C" w:rsidP="00AF234B">
      <w:pPr>
        <w:spacing w:before="0" w:after="0" w:line="240" w:lineRule="auto"/>
      </w:pPr>
      <w:r>
        <w:continuationSeparator/>
      </w:r>
    </w:p>
  </w:endnote>
  <w:endnote w:type="continuationNotice" w:id="1">
    <w:p w14:paraId="3CE41A30" w14:textId="77777777" w:rsidR="00B37B6C" w:rsidRDefault="00B37B6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avid">
    <w:altName w:val="Segoe UI"/>
    <w:charset w:val="B1"/>
    <w:family w:val="swiss"/>
    <w:pitch w:val="variable"/>
    <w:sig w:usb0="00000800"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3"/>
      <w:gridCol w:w="2810"/>
      <w:gridCol w:w="232"/>
      <w:gridCol w:w="1032"/>
      <w:gridCol w:w="1809"/>
    </w:tblGrid>
    <w:tr w:rsidR="00B37B6C" w:rsidRPr="00F9528C" w14:paraId="444371B3" w14:textId="77777777" w:rsidTr="00C04A72">
      <w:tc>
        <w:tcPr>
          <w:tcW w:w="753" w:type="dxa"/>
        </w:tcPr>
        <w:p w14:paraId="44C7786B"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33637C36" w14:textId="3675ED88" w:rsidR="00B37B6C" w:rsidRPr="00F9528C" w:rsidRDefault="00B37B6C" w:rsidP="00F9528C">
              <w:pPr>
                <w:tabs>
                  <w:tab w:val="center" w:pos="4153"/>
                  <w:tab w:val="right" w:pos="8306"/>
                </w:tabs>
                <w:spacing w:before="0" w:after="0" w:line="240" w:lineRule="auto"/>
                <w:rPr>
                  <w:rFonts w:ascii="David" w:hAnsi="David"/>
                  <w:color w:val="00B0F0"/>
                  <w:sz w:val="20"/>
                  <w:szCs w:val="20"/>
                  <w:rtl/>
                </w:rPr>
              </w:pPr>
              <w:ins w:id="1547" w:author="Avi Cohen" w:date="2020-07-26T14:17:00Z">
                <w:r>
                  <w:rPr>
                    <w:rFonts w:ascii="David" w:hAnsi="David" w:hint="cs"/>
                    <w:color w:val="00B0F0"/>
                    <w:sz w:val="20"/>
                    <w:szCs w:val="20"/>
                    <w:rtl/>
                  </w:rPr>
                  <w:t xml:space="preserve">נשר - ( שם זמני ) </w:t>
                </w:r>
              </w:ins>
            </w:p>
          </w:tc>
        </w:sdtContent>
      </w:sdt>
      <w:tc>
        <w:tcPr>
          <w:tcW w:w="2232" w:type="dxa"/>
        </w:tcPr>
        <w:p w14:paraId="0AA0E735"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אדריכל ראשי</w:t>
              </w:r>
            </w:sdtContent>
          </w:sdt>
        </w:p>
      </w:tc>
      <w:tc>
        <w:tcPr>
          <w:tcW w:w="236" w:type="dxa"/>
        </w:tcPr>
        <w:p w14:paraId="59D28996" w14:textId="77777777" w:rsidR="00B37B6C" w:rsidRPr="00F9528C" w:rsidRDefault="00B37B6C" w:rsidP="00F9528C">
          <w:pPr>
            <w:tabs>
              <w:tab w:val="center" w:pos="4153"/>
              <w:tab w:val="right" w:pos="8306"/>
            </w:tabs>
            <w:spacing w:before="0" w:after="0" w:line="240" w:lineRule="auto"/>
            <w:rPr>
              <w:rFonts w:ascii="David" w:hAnsi="David"/>
              <w:sz w:val="16"/>
              <w:szCs w:val="16"/>
              <w:rtl/>
            </w:rPr>
          </w:pPr>
        </w:p>
      </w:tc>
      <w:tc>
        <w:tcPr>
          <w:tcW w:w="1129" w:type="dxa"/>
        </w:tcPr>
        <w:p w14:paraId="7CF51535"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13B8AA9" w14:textId="6F534852" w:rsidR="00B37B6C" w:rsidRPr="00F9528C" w:rsidRDefault="00B37B6C" w:rsidP="00F9528C">
              <w:pPr>
                <w:tabs>
                  <w:tab w:val="center" w:pos="4153"/>
                  <w:tab w:val="right" w:pos="8306"/>
                </w:tabs>
                <w:spacing w:before="0" w:after="0" w:line="240" w:lineRule="auto"/>
                <w:rPr>
                  <w:rFonts w:ascii="David" w:hAnsi="David"/>
                  <w:sz w:val="20"/>
                  <w:szCs w:val="20"/>
                  <w:rtl/>
                </w:rPr>
              </w:pPr>
              <w:del w:id="1548" w:author="Avi Cohen" w:date="2020-06-25T11:52:00Z">
                <w:r w:rsidDel="00311867">
                  <w:rPr>
                    <w:rFonts w:ascii="David" w:hAnsi="David" w:hint="cs"/>
                    <w:sz w:val="20"/>
                    <w:szCs w:val="20"/>
                  </w:rPr>
                  <w:delText>CONT-5-565</w:delText>
                </w:r>
              </w:del>
              <w:ins w:id="1549" w:author="Avi Cohen" w:date="2020-07-12T16:16:00Z">
                <w:r>
                  <w:rPr>
                    <w:rFonts w:ascii="David" w:hAnsi="David" w:hint="cs"/>
                    <w:sz w:val="20"/>
                    <w:szCs w:val="20"/>
                  </w:rPr>
                  <w:t>CO</w:t>
                </w:r>
                <w:r>
                  <w:rPr>
                    <w:rFonts w:ascii="David" w:hAnsi="David" w:hint="cs"/>
                    <w:sz w:val="20"/>
                    <w:szCs w:val="20"/>
                    <w:rtl/>
                  </w:rPr>
                  <w:t>NT-10-1927</w:t>
                </w:r>
              </w:ins>
            </w:p>
          </w:tc>
        </w:sdtContent>
      </w:sdt>
    </w:tr>
    <w:tr w:rsidR="00B37B6C" w:rsidRPr="00F9528C" w14:paraId="2D9A5C03" w14:textId="77777777" w:rsidTr="00C04A72">
      <w:tc>
        <w:tcPr>
          <w:tcW w:w="753" w:type="dxa"/>
        </w:tcPr>
        <w:p w14:paraId="6A6DC6FA"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107754B1" w14:textId="053A4FDF" w:rsidR="00B37B6C" w:rsidRPr="00F9528C" w:rsidRDefault="00B37B6C" w:rsidP="00F9528C">
              <w:pPr>
                <w:tabs>
                  <w:tab w:val="center" w:pos="4153"/>
                  <w:tab w:val="right" w:pos="8306"/>
                </w:tabs>
                <w:spacing w:before="0" w:after="0" w:line="240" w:lineRule="auto"/>
                <w:rPr>
                  <w:rFonts w:ascii="David" w:hAnsi="David"/>
                  <w:color w:val="00B0F0"/>
                  <w:sz w:val="20"/>
                  <w:szCs w:val="20"/>
                  <w:rtl/>
                </w:rPr>
              </w:pPr>
              <w:ins w:id="1550" w:author="Avi Cohen" w:date="2020-10-19T15:55:00Z">
                <w:r>
                  <w:rPr>
                    <w:rFonts w:ascii="David" w:hAnsi="David" w:hint="cs"/>
                    <w:color w:val="00B0F0"/>
                    <w:sz w:val="20"/>
                    <w:szCs w:val="20"/>
                    <w:rtl/>
                  </w:rPr>
                  <w:t xml:space="preserve">                                   גיורא גור ושות' אדריכלים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37B6C" w:rsidRPr="00F9528C" w14:paraId="2C649884" w14:textId="77777777" w:rsidTr="00C04A72">
            <w:trPr>
              <w:trHeight w:val="201"/>
            </w:trPr>
            <w:tc>
              <w:tcPr>
                <w:tcW w:w="926" w:type="dxa"/>
              </w:tcPr>
              <w:p w14:paraId="4CF8C50B"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EAC206B" w14:textId="301A513D" w:rsidR="00B37B6C" w:rsidRPr="00F9528C" w:rsidRDefault="00986355" w:rsidP="00F9528C">
                    <w:pPr>
                      <w:tabs>
                        <w:tab w:val="center" w:pos="4153"/>
                        <w:tab w:val="right" w:pos="8306"/>
                      </w:tabs>
                      <w:spacing w:before="0" w:after="0" w:line="240" w:lineRule="auto"/>
                      <w:ind w:left="1" w:hanging="1"/>
                      <w:rPr>
                        <w:rFonts w:ascii="David" w:hAnsi="David"/>
                        <w:color w:val="00B0F0"/>
                        <w:sz w:val="20"/>
                        <w:szCs w:val="20"/>
                        <w:rtl/>
                      </w:rPr>
                    </w:pPr>
                    <w:ins w:id="1551" w:author="Avi Cohen" w:date="2020-11-22T15:21:00Z">
                      <w:r>
                        <w:rPr>
                          <w:rFonts w:ascii="David" w:hAnsi="David" w:hint="cs"/>
                          <w:color w:val="00B0F0"/>
                          <w:sz w:val="20"/>
                          <w:szCs w:val="20"/>
                          <w:rtl/>
                        </w:rPr>
                        <w:t>0.19</w:t>
                      </w:r>
                    </w:ins>
                  </w:p>
                </w:tc>
              </w:sdtContent>
            </w:sdt>
          </w:tr>
        </w:tbl>
        <w:p w14:paraId="2A3BCC4F"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p>
      </w:tc>
      <w:tc>
        <w:tcPr>
          <w:tcW w:w="236" w:type="dxa"/>
        </w:tcPr>
        <w:p w14:paraId="5319A9B2"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p>
      </w:tc>
      <w:tc>
        <w:tcPr>
          <w:tcW w:w="1129" w:type="dxa"/>
        </w:tcPr>
        <w:p w14:paraId="1A8FF7F2"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027B012" w14:textId="4DB0480F" w:rsidR="00B37B6C" w:rsidRPr="00F9528C" w:rsidRDefault="00B37B6C"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1552" w:author="Avi Cohen" w:date="2020-06-25T11:53:00Z">
                <w:r>
                  <w:rPr>
                    <w:rFonts w:ascii="David" w:hAnsi="David" w:hint="cs"/>
                    <w:sz w:val="20"/>
                    <w:szCs w:val="20"/>
                    <w:rtl/>
                  </w:rPr>
                  <w:t>3;#</w:t>
                </w:r>
                <w:r>
                  <w:rPr>
                    <w:rFonts w:ascii="David" w:hAnsi="David" w:hint="cs"/>
                    <w:sz w:val="20"/>
                    <w:szCs w:val="20"/>
                  </w:rPr>
                  <w:t>Draft</w:t>
                </w:r>
              </w:ins>
            </w:sdtContent>
          </w:sdt>
        </w:p>
      </w:tc>
    </w:tr>
    <w:tr w:rsidR="00B37B6C" w:rsidRPr="00F9528C" w14:paraId="530A8195" w14:textId="77777777" w:rsidTr="00F9528C">
      <w:trPr>
        <w:trHeight w:val="80"/>
      </w:trPr>
      <w:tc>
        <w:tcPr>
          <w:tcW w:w="753" w:type="dxa"/>
        </w:tcPr>
        <w:p w14:paraId="15C89EC8"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p>
      </w:tc>
      <w:tc>
        <w:tcPr>
          <w:tcW w:w="1883" w:type="dxa"/>
        </w:tcPr>
        <w:p w14:paraId="4C802144" w14:textId="77777777" w:rsidR="00B37B6C" w:rsidRPr="00F9528C" w:rsidRDefault="00B37B6C"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A8919E6"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p>
      </w:tc>
      <w:tc>
        <w:tcPr>
          <w:tcW w:w="236" w:type="dxa"/>
        </w:tcPr>
        <w:p w14:paraId="28B3717C"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p>
      </w:tc>
      <w:tc>
        <w:tcPr>
          <w:tcW w:w="1129" w:type="dxa"/>
        </w:tcPr>
        <w:p w14:paraId="07156F3A"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p>
      </w:tc>
      <w:tc>
        <w:tcPr>
          <w:tcW w:w="2073" w:type="dxa"/>
        </w:tcPr>
        <w:p w14:paraId="5C58BAFE" w14:textId="77777777" w:rsidR="00B37B6C" w:rsidRPr="00F9528C" w:rsidRDefault="00B37B6C" w:rsidP="00F9528C">
          <w:pPr>
            <w:tabs>
              <w:tab w:val="center" w:pos="4153"/>
              <w:tab w:val="right" w:pos="8306"/>
            </w:tabs>
            <w:spacing w:before="0" w:after="0" w:line="240" w:lineRule="auto"/>
            <w:rPr>
              <w:rFonts w:ascii="David" w:hAnsi="David"/>
              <w:sz w:val="20"/>
              <w:szCs w:val="20"/>
              <w:rtl/>
            </w:rPr>
          </w:pPr>
        </w:p>
      </w:tc>
    </w:tr>
  </w:tbl>
  <w:p w14:paraId="551A0CC4" w14:textId="77777777" w:rsidR="00B37B6C" w:rsidRDefault="00B37B6C" w:rsidP="00F9528C">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63689AA9" w14:textId="77777777" w:rsidR="00B37B6C" w:rsidRPr="00F9528C" w:rsidRDefault="00B37B6C"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AEBE3A" w14:textId="77777777" w:rsidR="00B37B6C" w:rsidRDefault="00B37B6C" w:rsidP="00AF234B">
      <w:pPr>
        <w:spacing w:before="0" w:after="0" w:line="240" w:lineRule="auto"/>
      </w:pPr>
      <w:r>
        <w:separator/>
      </w:r>
    </w:p>
  </w:footnote>
  <w:footnote w:type="continuationSeparator" w:id="0">
    <w:p w14:paraId="67BC1A05" w14:textId="77777777" w:rsidR="00B37B6C" w:rsidRDefault="00B37B6C" w:rsidP="00AF234B">
      <w:pPr>
        <w:spacing w:before="0" w:after="0" w:line="240" w:lineRule="auto"/>
      </w:pPr>
      <w:r>
        <w:continuationSeparator/>
      </w:r>
    </w:p>
  </w:footnote>
  <w:footnote w:type="continuationNotice" w:id="1">
    <w:p w14:paraId="2C4476FB" w14:textId="77777777" w:rsidR="00B37B6C" w:rsidRDefault="00B37B6C">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08B04E6F" w14:textId="77777777" w:rsidR="00B37B6C" w:rsidRDefault="00B37B6C">
        <w:pPr>
          <w:pStyle w:val="Header"/>
          <w:jc w:val="center"/>
        </w:pPr>
        <w:r>
          <w:fldChar w:fldCharType="begin"/>
        </w:r>
        <w:r>
          <w:instrText xml:space="preserve"> PAGE   \* MERGEFORMAT </w:instrText>
        </w:r>
        <w:r>
          <w:fldChar w:fldCharType="separate"/>
        </w:r>
        <w:r w:rsidR="00A24036">
          <w:rPr>
            <w:noProof/>
            <w:rtl/>
          </w:rPr>
          <w:t>55</w:t>
        </w:r>
        <w:r>
          <w:rPr>
            <w:noProof/>
          </w:rPr>
          <w:fldChar w:fldCharType="end"/>
        </w:r>
      </w:p>
    </w:sdtContent>
  </w:sdt>
  <w:p w14:paraId="6EBD9F0F" w14:textId="77777777" w:rsidR="00B37B6C" w:rsidRDefault="00B37B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64898"/>
    <w:multiLevelType w:val="multilevel"/>
    <w:tmpl w:val="8C16A1A4"/>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hebrew1"/>
      <w:lvlText w:val="%2."/>
      <w:lvlJc w:val="center"/>
      <w:pPr>
        <w:ind w:left="919"/>
      </w:pPr>
      <w:rPr>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1F43098C"/>
    <w:multiLevelType w:val="hybridMultilevel"/>
    <w:tmpl w:val="CE727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2C3717"/>
    <w:multiLevelType w:val="hybridMultilevel"/>
    <w:tmpl w:val="D7FC9BAC"/>
    <w:lvl w:ilvl="0" w:tplc="FC1EB0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7"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3E81850"/>
    <w:multiLevelType w:val="multilevel"/>
    <w:tmpl w:val="B66E4362"/>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19"/>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1"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D5400A1"/>
    <w:multiLevelType w:val="hybridMultilevel"/>
    <w:tmpl w:val="E19CAF7E"/>
    <w:lvl w:ilvl="0" w:tplc="0A9A185C">
      <w:start w:val="4"/>
      <w:numFmt w:val="decimal"/>
      <w:lvlText w:val="%1."/>
      <w:lvlJc w:val="left"/>
      <w:pPr>
        <w:ind w:left="2055" w:hanging="360"/>
      </w:pPr>
      <w:rPr>
        <w:rFonts w:ascii="Times New Roman" w:eastAsia="Times New Roman" w:hAnsi="Times New Roman" w:hint="default"/>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507"/>
        </w:tabs>
        <w:ind w:left="3345"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D381663"/>
    <w:multiLevelType w:val="multilevel"/>
    <w:tmpl w:val="07884D86"/>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hebrew1"/>
      <w:lvlText w:val="%2."/>
      <w:lvlJc w:val="center"/>
      <w:pPr>
        <w:ind w:left="919"/>
      </w:pPr>
      <w:rPr>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1"/>
  </w:num>
  <w:num w:numId="14">
    <w:abstractNumId w:val="9"/>
  </w:num>
  <w:num w:numId="15">
    <w:abstractNumId w:val="19"/>
  </w:num>
  <w:num w:numId="16">
    <w:abstractNumId w:val="23"/>
  </w:num>
  <w:num w:numId="17">
    <w:abstractNumId w:val="2"/>
  </w:num>
  <w:num w:numId="18">
    <w:abstractNumId w:val="7"/>
  </w:num>
  <w:num w:numId="19">
    <w:abstractNumId w:val="11"/>
  </w:num>
  <w:num w:numId="20">
    <w:abstractNumId w:val="10"/>
  </w:num>
  <w:num w:numId="21">
    <w:abstractNumId w:val="15"/>
  </w:num>
  <w:num w:numId="22">
    <w:abstractNumId w:val="14"/>
  </w:num>
  <w:num w:numId="23">
    <w:abstractNumId w:val="20"/>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13"/>
  </w:num>
  <w:num w:numId="27">
    <w:abstractNumId w:val="4"/>
  </w:num>
  <w:num w:numId="28">
    <w:abstractNumId w:val="3"/>
  </w:num>
  <w:num w:numId="29">
    <w:abstractNumId w:val="22"/>
  </w:num>
  <w:num w:numId="3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trackRevisions/>
  <w:documentProtection w:edit="trackedChanges" w:enforcement="0"/>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14690"/>
    <w:rsid w:val="00032533"/>
    <w:rsid w:val="000645F8"/>
    <w:rsid w:val="000B178F"/>
    <w:rsid w:val="000B4F06"/>
    <w:rsid w:val="000D1F3D"/>
    <w:rsid w:val="000D2EDE"/>
    <w:rsid w:val="000D6671"/>
    <w:rsid w:val="00101CB5"/>
    <w:rsid w:val="001136E7"/>
    <w:rsid w:val="00124F1F"/>
    <w:rsid w:val="00127EFC"/>
    <w:rsid w:val="00134C85"/>
    <w:rsid w:val="001361AD"/>
    <w:rsid w:val="001551B5"/>
    <w:rsid w:val="001632B2"/>
    <w:rsid w:val="00166C84"/>
    <w:rsid w:val="00170934"/>
    <w:rsid w:val="00170ACE"/>
    <w:rsid w:val="0018191E"/>
    <w:rsid w:val="0019323D"/>
    <w:rsid w:val="001A0C3C"/>
    <w:rsid w:val="001A19E8"/>
    <w:rsid w:val="001A2CBF"/>
    <w:rsid w:val="001A69D5"/>
    <w:rsid w:val="001B48D8"/>
    <w:rsid w:val="001C356E"/>
    <w:rsid w:val="001C53DD"/>
    <w:rsid w:val="001C7FC8"/>
    <w:rsid w:val="001F3ACA"/>
    <w:rsid w:val="001F4C64"/>
    <w:rsid w:val="00214ACF"/>
    <w:rsid w:val="00227EBF"/>
    <w:rsid w:val="00231CEF"/>
    <w:rsid w:val="00235529"/>
    <w:rsid w:val="002419E5"/>
    <w:rsid w:val="00255ACD"/>
    <w:rsid w:val="00263199"/>
    <w:rsid w:val="0027248C"/>
    <w:rsid w:val="00274663"/>
    <w:rsid w:val="00274DE0"/>
    <w:rsid w:val="002C537A"/>
    <w:rsid w:val="002D3E36"/>
    <w:rsid w:val="002D7834"/>
    <w:rsid w:val="002E7459"/>
    <w:rsid w:val="00311532"/>
    <w:rsid w:val="00311867"/>
    <w:rsid w:val="003176D0"/>
    <w:rsid w:val="003214B1"/>
    <w:rsid w:val="00331BBA"/>
    <w:rsid w:val="00357374"/>
    <w:rsid w:val="00380EC4"/>
    <w:rsid w:val="00385D12"/>
    <w:rsid w:val="003A4904"/>
    <w:rsid w:val="003C6C12"/>
    <w:rsid w:val="003F2F80"/>
    <w:rsid w:val="004007D5"/>
    <w:rsid w:val="0040483F"/>
    <w:rsid w:val="004103D1"/>
    <w:rsid w:val="00433F2A"/>
    <w:rsid w:val="0043488B"/>
    <w:rsid w:val="004361AC"/>
    <w:rsid w:val="00446416"/>
    <w:rsid w:val="0046360F"/>
    <w:rsid w:val="00466902"/>
    <w:rsid w:val="004875BF"/>
    <w:rsid w:val="004A359A"/>
    <w:rsid w:val="004B5A13"/>
    <w:rsid w:val="004E078C"/>
    <w:rsid w:val="004E215F"/>
    <w:rsid w:val="004E454F"/>
    <w:rsid w:val="004E61D3"/>
    <w:rsid w:val="00532B11"/>
    <w:rsid w:val="00537497"/>
    <w:rsid w:val="00552E11"/>
    <w:rsid w:val="00561888"/>
    <w:rsid w:val="0056366A"/>
    <w:rsid w:val="00564715"/>
    <w:rsid w:val="005717B2"/>
    <w:rsid w:val="005807A5"/>
    <w:rsid w:val="0058594E"/>
    <w:rsid w:val="0059525F"/>
    <w:rsid w:val="005A6344"/>
    <w:rsid w:val="005B0177"/>
    <w:rsid w:val="005C272D"/>
    <w:rsid w:val="005C5A8D"/>
    <w:rsid w:val="005C65AA"/>
    <w:rsid w:val="005F297E"/>
    <w:rsid w:val="005F4993"/>
    <w:rsid w:val="005F6CAF"/>
    <w:rsid w:val="00640557"/>
    <w:rsid w:val="00646233"/>
    <w:rsid w:val="0065056B"/>
    <w:rsid w:val="006625DB"/>
    <w:rsid w:val="00672C76"/>
    <w:rsid w:val="006905F7"/>
    <w:rsid w:val="006A4324"/>
    <w:rsid w:val="006B0246"/>
    <w:rsid w:val="006B5833"/>
    <w:rsid w:val="006C058B"/>
    <w:rsid w:val="006C74EA"/>
    <w:rsid w:val="006D1B57"/>
    <w:rsid w:val="006D2AA2"/>
    <w:rsid w:val="006D4ED5"/>
    <w:rsid w:val="006D617C"/>
    <w:rsid w:val="006F07FB"/>
    <w:rsid w:val="00700E5D"/>
    <w:rsid w:val="00703F1F"/>
    <w:rsid w:val="007057B2"/>
    <w:rsid w:val="00706117"/>
    <w:rsid w:val="0070625C"/>
    <w:rsid w:val="0072103C"/>
    <w:rsid w:val="00727B7A"/>
    <w:rsid w:val="00730ABA"/>
    <w:rsid w:val="00767F9D"/>
    <w:rsid w:val="007846CA"/>
    <w:rsid w:val="007A3A2A"/>
    <w:rsid w:val="007B1B1C"/>
    <w:rsid w:val="007E5EEA"/>
    <w:rsid w:val="00803001"/>
    <w:rsid w:val="00812E7F"/>
    <w:rsid w:val="00816D8E"/>
    <w:rsid w:val="00817C5E"/>
    <w:rsid w:val="00844490"/>
    <w:rsid w:val="008524DD"/>
    <w:rsid w:val="0086397F"/>
    <w:rsid w:val="00874B8B"/>
    <w:rsid w:val="00877539"/>
    <w:rsid w:val="008955F4"/>
    <w:rsid w:val="0089718B"/>
    <w:rsid w:val="008A0E60"/>
    <w:rsid w:val="008A4C15"/>
    <w:rsid w:val="008C3CCA"/>
    <w:rsid w:val="008C64C6"/>
    <w:rsid w:val="008D7965"/>
    <w:rsid w:val="008E1562"/>
    <w:rsid w:val="008F5534"/>
    <w:rsid w:val="008F5765"/>
    <w:rsid w:val="009047F2"/>
    <w:rsid w:val="009130F0"/>
    <w:rsid w:val="00913BB1"/>
    <w:rsid w:val="00917BA7"/>
    <w:rsid w:val="00936CED"/>
    <w:rsid w:val="00942177"/>
    <w:rsid w:val="00950169"/>
    <w:rsid w:val="00955F00"/>
    <w:rsid w:val="0096232C"/>
    <w:rsid w:val="0096575B"/>
    <w:rsid w:val="00986355"/>
    <w:rsid w:val="009A29EA"/>
    <w:rsid w:val="009A5483"/>
    <w:rsid w:val="009B66D2"/>
    <w:rsid w:val="009D06C3"/>
    <w:rsid w:val="009E0EE6"/>
    <w:rsid w:val="009E2792"/>
    <w:rsid w:val="009E7D33"/>
    <w:rsid w:val="009F0A95"/>
    <w:rsid w:val="00A0137D"/>
    <w:rsid w:val="00A10190"/>
    <w:rsid w:val="00A24036"/>
    <w:rsid w:val="00A27297"/>
    <w:rsid w:val="00A272C2"/>
    <w:rsid w:val="00A42052"/>
    <w:rsid w:val="00A421F8"/>
    <w:rsid w:val="00A5304F"/>
    <w:rsid w:val="00A55BEC"/>
    <w:rsid w:val="00A564D0"/>
    <w:rsid w:val="00A74C89"/>
    <w:rsid w:val="00AB6B8B"/>
    <w:rsid w:val="00AC2F37"/>
    <w:rsid w:val="00AD36C1"/>
    <w:rsid w:val="00AE605F"/>
    <w:rsid w:val="00AF0A90"/>
    <w:rsid w:val="00AF234B"/>
    <w:rsid w:val="00B003AC"/>
    <w:rsid w:val="00B12868"/>
    <w:rsid w:val="00B1421E"/>
    <w:rsid w:val="00B213F4"/>
    <w:rsid w:val="00B2672B"/>
    <w:rsid w:val="00B27B4C"/>
    <w:rsid w:val="00B37B6C"/>
    <w:rsid w:val="00B4502A"/>
    <w:rsid w:val="00B65161"/>
    <w:rsid w:val="00B6755A"/>
    <w:rsid w:val="00B7343D"/>
    <w:rsid w:val="00B871BA"/>
    <w:rsid w:val="00BB267C"/>
    <w:rsid w:val="00BC719C"/>
    <w:rsid w:val="00BD40B3"/>
    <w:rsid w:val="00BD4118"/>
    <w:rsid w:val="00BD424B"/>
    <w:rsid w:val="00BD794C"/>
    <w:rsid w:val="00BE17B4"/>
    <w:rsid w:val="00BE1810"/>
    <w:rsid w:val="00BE533B"/>
    <w:rsid w:val="00BF4DBB"/>
    <w:rsid w:val="00C04A72"/>
    <w:rsid w:val="00C22AB1"/>
    <w:rsid w:val="00C27C13"/>
    <w:rsid w:val="00C34D9C"/>
    <w:rsid w:val="00C41F2F"/>
    <w:rsid w:val="00C44FDC"/>
    <w:rsid w:val="00C45A4A"/>
    <w:rsid w:val="00C63015"/>
    <w:rsid w:val="00C82868"/>
    <w:rsid w:val="00C93F30"/>
    <w:rsid w:val="00CF586E"/>
    <w:rsid w:val="00D0656D"/>
    <w:rsid w:val="00D07D85"/>
    <w:rsid w:val="00D3056F"/>
    <w:rsid w:val="00D50E2D"/>
    <w:rsid w:val="00D6579E"/>
    <w:rsid w:val="00D65B92"/>
    <w:rsid w:val="00D72B49"/>
    <w:rsid w:val="00D814A3"/>
    <w:rsid w:val="00D87CF7"/>
    <w:rsid w:val="00D94868"/>
    <w:rsid w:val="00D97438"/>
    <w:rsid w:val="00DA0366"/>
    <w:rsid w:val="00DA4F89"/>
    <w:rsid w:val="00DB39DE"/>
    <w:rsid w:val="00DC78DB"/>
    <w:rsid w:val="00DD3642"/>
    <w:rsid w:val="00DD3BC6"/>
    <w:rsid w:val="00DD691B"/>
    <w:rsid w:val="00DE6183"/>
    <w:rsid w:val="00DE6A76"/>
    <w:rsid w:val="00DE7868"/>
    <w:rsid w:val="00DF6012"/>
    <w:rsid w:val="00E034F9"/>
    <w:rsid w:val="00E071C7"/>
    <w:rsid w:val="00E319B9"/>
    <w:rsid w:val="00E33D5A"/>
    <w:rsid w:val="00E33E82"/>
    <w:rsid w:val="00E43F01"/>
    <w:rsid w:val="00E5253D"/>
    <w:rsid w:val="00E60442"/>
    <w:rsid w:val="00E61967"/>
    <w:rsid w:val="00E679C7"/>
    <w:rsid w:val="00E71192"/>
    <w:rsid w:val="00E76C4E"/>
    <w:rsid w:val="00E8462D"/>
    <w:rsid w:val="00E95AE9"/>
    <w:rsid w:val="00EC00A1"/>
    <w:rsid w:val="00EC37B6"/>
    <w:rsid w:val="00EC69C3"/>
    <w:rsid w:val="00ED6C9C"/>
    <w:rsid w:val="00EE48BB"/>
    <w:rsid w:val="00EE7DCE"/>
    <w:rsid w:val="00EF442B"/>
    <w:rsid w:val="00F03B0E"/>
    <w:rsid w:val="00F1104F"/>
    <w:rsid w:val="00F15FB2"/>
    <w:rsid w:val="00F16F0C"/>
    <w:rsid w:val="00F24F9E"/>
    <w:rsid w:val="00F2771C"/>
    <w:rsid w:val="00F319D3"/>
    <w:rsid w:val="00F3375F"/>
    <w:rsid w:val="00F40212"/>
    <w:rsid w:val="00F40E6F"/>
    <w:rsid w:val="00F55DF8"/>
    <w:rsid w:val="00F66988"/>
    <w:rsid w:val="00F670F3"/>
    <w:rsid w:val="00F73029"/>
    <w:rsid w:val="00F82703"/>
    <w:rsid w:val="00F9010A"/>
    <w:rsid w:val="00F92F39"/>
    <w:rsid w:val="00F9528C"/>
    <w:rsid w:val="00FB6CEF"/>
    <w:rsid w:val="00FC616E"/>
    <w:rsid w:val="00FE3667"/>
    <w:rsid w:val="00FE5392"/>
    <w:rsid w:val="00FF30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7CAC8259"/>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link w:val="ListParagraphChar"/>
    <w:uiPriority w:val="99"/>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character" w:customStyle="1" w:styleId="xdtextbox1">
    <w:name w:val="xdtextbox1"/>
    <w:basedOn w:val="DefaultParagraphFont"/>
    <w:rsid w:val="00C41F2F"/>
    <w:rPr>
      <w:color w:val="auto"/>
      <w:bdr w:val="single" w:sz="8" w:space="1" w:color="DCDCDC" w:frame="1"/>
      <w:shd w:val="clear" w:color="auto" w:fill="FFFFFF"/>
    </w:rPr>
  </w:style>
  <w:style w:type="paragraph" w:styleId="CommentText">
    <w:name w:val="annotation text"/>
    <w:basedOn w:val="Normal"/>
    <w:link w:val="CommentTextChar"/>
    <w:uiPriority w:val="99"/>
    <w:semiHidden/>
    <w:unhideWhenUsed/>
    <w:rsid w:val="00EC69C3"/>
    <w:pPr>
      <w:spacing w:line="240" w:lineRule="auto"/>
    </w:pPr>
    <w:rPr>
      <w:sz w:val="20"/>
      <w:szCs w:val="20"/>
    </w:rPr>
  </w:style>
  <w:style w:type="character" w:customStyle="1" w:styleId="CommentTextChar">
    <w:name w:val="Comment Text Char"/>
    <w:basedOn w:val="DefaultParagraphFont"/>
    <w:link w:val="CommentText"/>
    <w:uiPriority w:val="99"/>
    <w:semiHidden/>
    <w:rsid w:val="00EC69C3"/>
    <w:rPr>
      <w:sz w:val="20"/>
      <w:szCs w:val="20"/>
    </w:rPr>
  </w:style>
  <w:style w:type="character" w:styleId="CommentReference">
    <w:name w:val="annotation reference"/>
    <w:basedOn w:val="DefaultParagraphFont"/>
    <w:uiPriority w:val="99"/>
    <w:semiHidden/>
    <w:unhideWhenUsed/>
    <w:rsid w:val="00EC69C3"/>
    <w:rPr>
      <w:sz w:val="16"/>
      <w:szCs w:val="16"/>
    </w:rPr>
  </w:style>
  <w:style w:type="character" w:customStyle="1" w:styleId="ListParagraphChar">
    <w:name w:val="List Paragraph Char"/>
    <w:link w:val="ListParagraph"/>
    <w:uiPriority w:val="99"/>
    <w:locked/>
    <w:rsid w:val="00E52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glossaryDocument" Target="glossary/document.xml"/><Relationship Id="rId14" Type="http://schemas.microsoft.com/office/2007/relationships/hdphoto" Target="media/hdphoto1.wdp"/><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PlaceholderText"/>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PlaceholderText"/>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PlaceholderText"/>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PlaceholderText"/>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PlaceholderText"/>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PlaceholderText"/>
              <w:rtl/>
            </w:rPr>
            <w:t>[שדה נוסף 2]</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PlaceholderText"/>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PlaceholderText"/>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PlaceholderText"/>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PlaceholderText"/>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PlaceholderText"/>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PlaceholderText"/>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PlaceholderText"/>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PlaceholderText"/>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PlaceholderText"/>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PlaceholderText"/>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PlaceholderText"/>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PlaceholderText"/>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PlaceholderText"/>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PlaceholderText"/>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PlaceholderText"/>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PlaceholderText"/>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PlaceholderText"/>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PlaceholderText"/>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PlaceholderText"/>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PlaceholderText"/>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PlaceholderText"/>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PlaceholderText"/>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PlaceholderText"/>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PlaceholderText"/>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PlaceholderText"/>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PlaceholderText"/>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PlaceholderText"/>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PlaceholderText"/>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PlaceholderText"/>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PlaceholderText"/>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PlaceholderText"/>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PlaceholderText"/>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PlaceholderText"/>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PlaceholderText"/>
              <w:rtl/>
            </w:rPr>
            <w:t>[שם ספק]</w:t>
          </w:r>
        </w:p>
      </w:docPartBody>
    </w:docPart>
    <w:docPart>
      <w:docPartPr>
        <w:name w:val="252734FA9A9846D9BAA9A8C402FBC95A"/>
        <w:category>
          <w:name w:val="כללי"/>
          <w:gallery w:val="placeholder"/>
        </w:category>
        <w:types>
          <w:type w:val="bbPlcHdr"/>
        </w:types>
        <w:behaviors>
          <w:behavior w:val="content"/>
        </w:behaviors>
        <w:guid w:val="{A8E2B540-414A-44B7-86A5-5A9CD217DBA5}"/>
      </w:docPartPr>
      <w:docPartBody>
        <w:p w:rsidR="00D6449B" w:rsidRDefault="00C91D8D" w:rsidP="00C91D8D">
          <w:pPr>
            <w:pStyle w:val="252734FA9A9846D9BAA9A8C402FBC95A"/>
          </w:pPr>
          <w:r w:rsidRPr="003059F5">
            <w:rPr>
              <w:rStyle w:val="PlaceholderText"/>
              <w:rtl/>
            </w:rPr>
            <w:t>[רשות מקומית]</w:t>
          </w:r>
        </w:p>
      </w:docPartBody>
    </w:docPart>
    <w:docPart>
      <w:docPartPr>
        <w:name w:val="ECA1E0B2BA38423EBF8D3C329F49FA8B"/>
        <w:category>
          <w:name w:val="כללי"/>
          <w:gallery w:val="placeholder"/>
        </w:category>
        <w:types>
          <w:type w:val="bbPlcHdr"/>
        </w:types>
        <w:behaviors>
          <w:behavior w:val="content"/>
        </w:behaviors>
        <w:guid w:val="{79439BD3-2E69-4678-9A09-6437B6279F75}"/>
      </w:docPartPr>
      <w:docPartBody>
        <w:p w:rsidR="00D6449B" w:rsidRDefault="00C91D8D" w:rsidP="00C91D8D">
          <w:pPr>
            <w:pStyle w:val="ECA1E0B2BA38423EBF8D3C329F49FA8B"/>
          </w:pPr>
          <w:r w:rsidRPr="003059F5">
            <w:rPr>
              <w:rStyle w:val="PlaceholderText"/>
              <w:rtl/>
            </w:rPr>
            <w:t>[שם אתר]</w:t>
          </w:r>
        </w:p>
      </w:docPartBody>
    </w:docPart>
    <w:docPart>
      <w:docPartPr>
        <w:name w:val="5B20B03CE9DC4405AE75338FEA43CAD5"/>
        <w:category>
          <w:name w:val="כללי"/>
          <w:gallery w:val="placeholder"/>
        </w:category>
        <w:types>
          <w:type w:val="bbPlcHdr"/>
        </w:types>
        <w:behaviors>
          <w:behavior w:val="content"/>
        </w:behaviors>
        <w:guid w:val="{0F434EEC-DD3F-401F-B1E4-2F6007443CC9}"/>
      </w:docPartPr>
      <w:docPartBody>
        <w:p w:rsidR="00D6449B" w:rsidRDefault="00C91D8D" w:rsidP="00C91D8D">
          <w:pPr>
            <w:pStyle w:val="5B20B03CE9DC4405AE75338FEA43CAD5"/>
          </w:pPr>
          <w:r w:rsidRPr="003059F5">
            <w:rPr>
              <w:rStyle w:val="PlaceholderText"/>
              <w:rtl/>
            </w:rPr>
            <w:t>[שדה נוסף 2]</w:t>
          </w:r>
        </w:p>
      </w:docPartBody>
    </w:docPart>
    <w:docPart>
      <w:docPartPr>
        <w:name w:val="73DD567D8E6943779105D5071B4AF40B"/>
        <w:category>
          <w:name w:val="כללי"/>
          <w:gallery w:val="placeholder"/>
        </w:category>
        <w:types>
          <w:type w:val="bbPlcHdr"/>
        </w:types>
        <w:behaviors>
          <w:behavior w:val="content"/>
        </w:behaviors>
        <w:guid w:val="{D5E2D2FB-D943-4DDD-848C-D3F2FBD4A218}"/>
      </w:docPartPr>
      <w:docPartBody>
        <w:p w:rsidR="00D6449B" w:rsidRDefault="00C91D8D" w:rsidP="00C91D8D">
          <w:pPr>
            <w:pStyle w:val="73DD567D8E6943779105D5071B4AF40B"/>
          </w:pPr>
          <w:r w:rsidRPr="003059F5">
            <w:rPr>
              <w:rStyle w:val="PlaceholderText"/>
              <w:rtl/>
            </w:rPr>
            <w:t>[רשות מקומית]</w:t>
          </w:r>
        </w:p>
      </w:docPartBody>
    </w:docPart>
    <w:docPart>
      <w:docPartPr>
        <w:name w:val="C4C38DCCF1154F519B3B2AD665DE14E1"/>
        <w:category>
          <w:name w:val="כללי"/>
          <w:gallery w:val="placeholder"/>
        </w:category>
        <w:types>
          <w:type w:val="bbPlcHdr"/>
        </w:types>
        <w:behaviors>
          <w:behavior w:val="content"/>
        </w:behaviors>
        <w:guid w:val="{AB5B2D58-0439-4F14-B56C-645182E47C07}"/>
      </w:docPartPr>
      <w:docPartBody>
        <w:p w:rsidR="0046107F" w:rsidRDefault="001D6A5E" w:rsidP="001D6A5E">
          <w:pPr>
            <w:pStyle w:val="C4C38DCCF1154F519B3B2AD665DE14E1"/>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avid">
    <w:altName w:val="Segoe UI"/>
    <w:charset w:val="B1"/>
    <w:family w:val="swiss"/>
    <w:pitch w:val="variable"/>
    <w:sig w:usb0="00000800"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061EB3"/>
    <w:rsid w:val="0006286A"/>
    <w:rsid w:val="00177879"/>
    <w:rsid w:val="001D6A5E"/>
    <w:rsid w:val="00254DFB"/>
    <w:rsid w:val="00261AE3"/>
    <w:rsid w:val="002B3D88"/>
    <w:rsid w:val="003759F5"/>
    <w:rsid w:val="0044451B"/>
    <w:rsid w:val="0046107F"/>
    <w:rsid w:val="00471A04"/>
    <w:rsid w:val="00476685"/>
    <w:rsid w:val="0049047A"/>
    <w:rsid w:val="0058523B"/>
    <w:rsid w:val="005E5F85"/>
    <w:rsid w:val="006865A5"/>
    <w:rsid w:val="00747FDF"/>
    <w:rsid w:val="007641B9"/>
    <w:rsid w:val="00844630"/>
    <w:rsid w:val="00844768"/>
    <w:rsid w:val="00892780"/>
    <w:rsid w:val="0089490C"/>
    <w:rsid w:val="008A34B4"/>
    <w:rsid w:val="008B7690"/>
    <w:rsid w:val="00995DE3"/>
    <w:rsid w:val="00A168C1"/>
    <w:rsid w:val="00A2009D"/>
    <w:rsid w:val="00A3216F"/>
    <w:rsid w:val="00A4673E"/>
    <w:rsid w:val="00A73F6A"/>
    <w:rsid w:val="00A74220"/>
    <w:rsid w:val="00BD7B72"/>
    <w:rsid w:val="00C52A3A"/>
    <w:rsid w:val="00C53130"/>
    <w:rsid w:val="00C801CB"/>
    <w:rsid w:val="00C91D8D"/>
    <w:rsid w:val="00CB2CB9"/>
    <w:rsid w:val="00CC6362"/>
    <w:rsid w:val="00D6449B"/>
    <w:rsid w:val="00D87396"/>
    <w:rsid w:val="00DA63BC"/>
    <w:rsid w:val="00DD6DE3"/>
    <w:rsid w:val="00E4576F"/>
    <w:rsid w:val="00EC6A11"/>
    <w:rsid w:val="00ED2598"/>
    <w:rsid w:val="00FA493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6A5E"/>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CCC5EB0BBC854FCAABDABA0515EE56C0">
    <w:name w:val="CCC5EB0BBC854FCAABDABA0515EE56C0"/>
    <w:rsid w:val="00C801CB"/>
    <w:pPr>
      <w:bidi/>
    </w:pPr>
  </w:style>
  <w:style w:type="paragraph" w:customStyle="1" w:styleId="06F8F95D093841AE87792B945FFA60A4">
    <w:name w:val="06F8F95D093841AE87792B945FFA60A4"/>
    <w:rsid w:val="00C801CB"/>
    <w:pPr>
      <w:bidi/>
    </w:pPr>
  </w:style>
  <w:style w:type="paragraph" w:customStyle="1" w:styleId="159D4A388FE74092A8B1E2014B54745A">
    <w:name w:val="159D4A388FE74092A8B1E2014B54745A"/>
    <w:rsid w:val="00C801CB"/>
    <w:pPr>
      <w:bidi/>
    </w:pPr>
  </w:style>
  <w:style w:type="paragraph" w:customStyle="1" w:styleId="1297C6F03DDB4B32A4ECEB61B81BFF44">
    <w:name w:val="1297C6F03DDB4B32A4ECEB61B81BFF44"/>
    <w:rsid w:val="00C801CB"/>
    <w:pPr>
      <w:bidi/>
    </w:pPr>
  </w:style>
  <w:style w:type="paragraph" w:customStyle="1" w:styleId="372E64543FD6457C9511AD083EFEE55C">
    <w:name w:val="372E64543FD6457C9511AD083EFEE55C"/>
    <w:rsid w:val="00C801CB"/>
    <w:pPr>
      <w:bidi/>
    </w:pPr>
  </w:style>
  <w:style w:type="paragraph" w:customStyle="1" w:styleId="86707356FC1A42B4A77D39E880FAA457">
    <w:name w:val="86707356FC1A42B4A77D39E880FAA457"/>
    <w:rsid w:val="0089490C"/>
    <w:pPr>
      <w:bidi/>
    </w:pPr>
  </w:style>
  <w:style w:type="paragraph" w:customStyle="1" w:styleId="EBFC28161A2C4EA3906DBF946389479B">
    <w:name w:val="EBFC28161A2C4EA3906DBF946389479B"/>
    <w:rsid w:val="00254DFB"/>
    <w:pPr>
      <w:bidi/>
    </w:pPr>
  </w:style>
  <w:style w:type="paragraph" w:customStyle="1" w:styleId="5219E8EE6D7C4D1AA852D8AE074B90F1">
    <w:name w:val="5219E8EE6D7C4D1AA852D8AE074B90F1"/>
    <w:rsid w:val="00844768"/>
    <w:pPr>
      <w:bidi/>
    </w:pPr>
  </w:style>
  <w:style w:type="paragraph" w:customStyle="1" w:styleId="84CC985734184A8A9F4405A0BE91E0FC">
    <w:name w:val="84CC985734184A8A9F4405A0BE91E0FC"/>
    <w:rsid w:val="00844768"/>
    <w:pPr>
      <w:bidi/>
    </w:pPr>
  </w:style>
  <w:style w:type="paragraph" w:customStyle="1" w:styleId="5EA2FB1CA2164EC4B8A72836CB0DBEB0">
    <w:name w:val="5EA2FB1CA2164EC4B8A72836CB0DBEB0"/>
    <w:rsid w:val="00261AE3"/>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7D5C5996C98F458584D03B1A7909EACF">
    <w:name w:val="7D5C5996C98F458584D03B1A7909EACF"/>
    <w:rsid w:val="0058523B"/>
    <w:pPr>
      <w:bidi/>
    </w:pPr>
  </w:style>
  <w:style w:type="paragraph" w:customStyle="1" w:styleId="47AE1B7D36614706AD77066DE4DA194C">
    <w:name w:val="47AE1B7D36614706AD77066DE4DA194C"/>
    <w:rsid w:val="0058523B"/>
    <w:pPr>
      <w:bidi/>
    </w:pPr>
  </w:style>
  <w:style w:type="paragraph" w:customStyle="1" w:styleId="ED93D50223E34302B9DBEC4B5E6A0198">
    <w:name w:val="ED93D50223E34302B9DBEC4B5E6A0198"/>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626507B9600641C4863CB5D8DA54400C">
    <w:name w:val="626507B9600641C4863CB5D8DA54400C"/>
    <w:rsid w:val="00E4576F"/>
    <w:pPr>
      <w:bidi/>
    </w:pPr>
  </w:style>
  <w:style w:type="paragraph" w:customStyle="1" w:styleId="FD342E92C4064249A3D027D25A85D6D3">
    <w:name w:val="FD342E92C4064249A3D027D25A85D6D3"/>
    <w:rsid w:val="00E4576F"/>
    <w:pPr>
      <w:bidi/>
    </w:pPr>
  </w:style>
  <w:style w:type="paragraph" w:customStyle="1" w:styleId="01BF619633AD44F194E44D14CBE3648C">
    <w:name w:val="01BF619633AD44F194E44D14CBE3648C"/>
    <w:rsid w:val="00E4576F"/>
    <w:pPr>
      <w:bidi/>
    </w:pPr>
  </w:style>
  <w:style w:type="paragraph" w:customStyle="1" w:styleId="3CD78A7C5A454D28B66A0131480ABDEA">
    <w:name w:val="3CD78A7C5A454D28B66A0131480ABDEA"/>
    <w:rsid w:val="00E4576F"/>
    <w:pPr>
      <w:bidi/>
    </w:pPr>
  </w:style>
  <w:style w:type="paragraph" w:customStyle="1" w:styleId="55E071768A26431CBE5D955F38165420">
    <w:name w:val="55E071768A26431CBE5D955F38165420"/>
    <w:rsid w:val="00E4576F"/>
    <w:pPr>
      <w:bidi/>
    </w:pPr>
  </w:style>
  <w:style w:type="paragraph" w:customStyle="1" w:styleId="22869E7550424BB58F7B88688619DE91">
    <w:name w:val="22869E7550424BB58F7B88688619DE91"/>
    <w:rsid w:val="00E4576F"/>
    <w:pPr>
      <w:bidi/>
    </w:pPr>
  </w:style>
  <w:style w:type="paragraph" w:customStyle="1" w:styleId="252734FA9A9846D9BAA9A8C402FBC95A">
    <w:name w:val="252734FA9A9846D9BAA9A8C402FBC95A"/>
    <w:rsid w:val="00C91D8D"/>
    <w:pPr>
      <w:bidi/>
    </w:pPr>
  </w:style>
  <w:style w:type="paragraph" w:customStyle="1" w:styleId="ECA1E0B2BA38423EBF8D3C329F49FA8B">
    <w:name w:val="ECA1E0B2BA38423EBF8D3C329F49FA8B"/>
    <w:rsid w:val="00C91D8D"/>
    <w:pPr>
      <w:bidi/>
    </w:pPr>
  </w:style>
  <w:style w:type="paragraph" w:customStyle="1" w:styleId="5B20B03CE9DC4405AE75338FEA43CAD5">
    <w:name w:val="5B20B03CE9DC4405AE75338FEA43CAD5"/>
    <w:rsid w:val="00C91D8D"/>
    <w:pPr>
      <w:bidi/>
    </w:pPr>
  </w:style>
  <w:style w:type="paragraph" w:customStyle="1" w:styleId="73DD567D8E6943779105D5071B4AF40B">
    <w:name w:val="73DD567D8E6943779105D5071B4AF40B"/>
    <w:rsid w:val="00C91D8D"/>
    <w:pPr>
      <w:bidi/>
    </w:pPr>
  </w:style>
  <w:style w:type="paragraph" w:customStyle="1" w:styleId="C4C38DCCF1154F519B3B2AD665DE14E1">
    <w:name w:val="C4C38DCCF1154F519B3B2AD665DE14E1"/>
    <w:rsid w:val="001D6A5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אדריכל ראשי" ma:contentTypeID="0x010100398782B37190B343ABC5A26867A4FDE20800D80CAA93D877F0498D6DF553D9D0C07E" ma:contentTypeVersion="175" ma:contentTypeDescription="" ma:contentTypeScope="" ma:versionID="0a184ade6cf3ce08c7c2b3ab5689222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e82e0497-401b-493b-ab66-61f85c09ed30"/>
    <ds:schemaRef ds:uri="http://www.w3.org/XML/1998/namespace"/>
  </ds:schemaRefs>
</ds:datastoreItem>
</file>

<file path=customXml/itemProps2.xml><?xml version="1.0" encoding="utf-8"?>
<ds:datastoreItem xmlns:ds="http://schemas.openxmlformats.org/officeDocument/2006/customXml" ds:itemID="{F8B725DF-8B7E-45C3-9A61-96A6FAD44021}"/>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A5F5E3EC-D164-4CB0-9326-D557FE106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81B431-4C44-44FF-923A-77CB3171DEAE}">
  <ds:schemaRefs>
    <ds:schemaRef ds:uri="http://schemas.microsoft.com/office/2006/metadata/customXsn"/>
  </ds:schemaRefs>
</ds:datastoreItem>
</file>

<file path=customXml/itemProps6.xml><?xml version="1.0" encoding="utf-8"?>
<ds:datastoreItem xmlns:ds="http://schemas.openxmlformats.org/officeDocument/2006/customXml" ds:itemID="{C7BA08B6-3DA9-4D8C-A136-C91826E6D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1845</TotalTime>
  <Pages>74</Pages>
  <Words>15085</Words>
  <Characters>75427</Characters>
  <Application>Microsoft Office Word</Application>
  <DocSecurity>0</DocSecurity>
  <Lines>628</Lines>
  <Paragraphs>180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90332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105</cp:revision>
  <cp:lastPrinted>2020-09-03T10:38:00Z</cp:lastPrinted>
  <dcterms:created xsi:type="dcterms:W3CDTF">2020-07-06T06:16:00Z</dcterms:created>
  <dcterms:modified xsi:type="dcterms:W3CDTF">2020-11-23T12:50:00Z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a3b64d5a-f6cd-41c6-871a-04d67805172a</vt:lpwstr>
  </property>
</Properties>
</file>