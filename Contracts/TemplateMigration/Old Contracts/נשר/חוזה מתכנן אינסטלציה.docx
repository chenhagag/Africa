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2824F3"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1E52F2"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060F17E"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21D57F9"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F26C5">
        <w:rPr>
          <w:rFonts w:ascii="Times New Roman" w:eastAsia="Times New Roman" w:hAnsi="Times New Roman" w:cs="David"/>
          <w:bCs/>
          <w:i/>
          <w:iCs/>
          <w:noProof/>
          <w:sz w:val="32"/>
          <w:szCs w:val="32"/>
        </w:rPr>
        <w:drawing>
          <wp:inline distT="0" distB="0" distL="0" distR="0" wp14:anchorId="6E49E19C" wp14:editId="23610E3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AC4C633"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9F444BC"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FD883B"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603884"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650E2C" w14:textId="7A55B5B8"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F26C5">
        <w:rPr>
          <w:rFonts w:ascii="Times New Roman" w:eastAsia="Times New Roman" w:hAnsi="Times New Roman" w:cs="David" w:hint="cs"/>
          <w:bCs/>
          <w:sz w:val="32"/>
          <w:szCs w:val="32"/>
          <w:u w:val="single"/>
          <w:rtl/>
          <w:lang w:eastAsia="he-IL"/>
        </w:rPr>
        <w:t>חוזה מתכנן אינסטלציה</w:t>
      </w:r>
      <w:r w:rsidR="00B7285E" w:rsidRPr="002F26C5">
        <w:rPr>
          <w:rFonts w:ascii="Times New Roman" w:eastAsia="Times New Roman" w:hAnsi="Times New Roman" w:cs="David" w:hint="cs"/>
          <w:bCs/>
          <w:sz w:val="32"/>
          <w:szCs w:val="32"/>
          <w:u w:val="single"/>
          <w:rtl/>
          <w:lang w:eastAsia="he-IL"/>
        </w:rPr>
        <w:t xml:space="preserve"> וספרנקלרים </w:t>
      </w:r>
    </w:p>
    <w:p w14:paraId="70DD8F50"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ECFEE63"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9F955C3"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D5BCED1" w14:textId="77777777" w:rsidR="003235F8" w:rsidRPr="002F26C5"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19EB84" w14:textId="77777777" w:rsidR="003235F8" w:rsidRPr="002F26C5"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6CD449" w14:textId="77777777" w:rsidR="003235F8" w:rsidRPr="002F26C5"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918CA3E" w14:textId="340342F7" w:rsidR="003235F8" w:rsidRPr="002F26C5" w:rsidRDefault="00F90EB5"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F26C5">
            <w:rPr>
              <w:rFonts w:ascii="Times New Roman" w:eastAsia="Times New Roman" w:hAnsi="Times New Roman" w:cs="David"/>
              <w:bCs/>
              <w:sz w:val="32"/>
              <w:szCs w:val="32"/>
              <w:u w:val="single"/>
              <w:rtl/>
              <w:lang w:eastAsia="he-IL"/>
            </w:rPr>
            <w:t xml:space="preserve">אגמי הכרמל </w:t>
          </w:r>
        </w:p>
      </w:sdtContent>
    </w:sdt>
    <w:p w14:paraId="17135836" w14:textId="77777777" w:rsidR="003235F8" w:rsidRPr="002F26C5"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C2BBF1F" w14:textId="30CCA19D" w:rsidR="003235F8" w:rsidRPr="002F26C5" w:rsidRDefault="00F90EB5" w:rsidP="00AB5C3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F26C5">
            <w:rPr>
              <w:rFonts w:ascii="Times New Roman" w:eastAsia="Times New Roman" w:hAnsi="Times New Roman" w:cs="David"/>
              <w:bCs/>
              <w:sz w:val="32"/>
              <w:szCs w:val="32"/>
              <w:u w:val="single"/>
              <w:rtl/>
              <w:lang w:eastAsia="he-IL"/>
            </w:rPr>
            <w:t>נשר</w:t>
          </w:r>
        </w:p>
      </w:sdtContent>
    </w:sdt>
    <w:p w14:paraId="154FE83F" w14:textId="77777777" w:rsidR="003235F8" w:rsidRPr="002F26C5"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8D8683" w14:textId="77777777" w:rsidR="003235F8" w:rsidRPr="002F26C5"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6E3053"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B40A6BC"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A495830"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AC8CD67"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47CC973"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249233D" w14:textId="77777777" w:rsidR="003235F8" w:rsidRPr="002F26C5"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F26C5">
        <w:rPr>
          <w:rFonts w:ascii="Times New Roman" w:eastAsia="Times New Roman" w:hAnsi="Times New Roman" w:cs="David"/>
          <w:bCs/>
          <w:sz w:val="32"/>
          <w:szCs w:val="32"/>
          <w:u w:val="single"/>
          <w:rtl/>
          <w:lang w:eastAsia="he-IL"/>
        </w:rPr>
        <w:br w:type="page"/>
      </w:r>
    </w:p>
    <w:p w14:paraId="4AD98233"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2F26C5">
        <w:rPr>
          <w:rFonts w:ascii="Times New Roman" w:eastAsia="Times New Roman" w:hAnsi="Times New Roman" w:cs="David" w:hint="cs"/>
          <w:bCs/>
          <w:sz w:val="32"/>
          <w:szCs w:val="32"/>
          <w:u w:val="single"/>
          <w:rtl/>
          <w:lang w:eastAsia="he-IL"/>
        </w:rPr>
        <w:lastRenderedPageBreak/>
        <w:t>חוזה</w:t>
      </w:r>
      <w:r w:rsidR="003235F8" w:rsidRPr="002F26C5">
        <w:rPr>
          <w:rFonts w:ascii="Times New Roman" w:eastAsia="Times New Roman" w:hAnsi="Times New Roman" w:cs="David" w:hint="cs"/>
          <w:bCs/>
          <w:sz w:val="32"/>
          <w:szCs w:val="32"/>
          <w:u w:val="single"/>
          <w:rtl/>
          <w:lang w:eastAsia="he-IL"/>
        </w:rPr>
        <w:t xml:space="preserve"> מתכנן אינסטלציה</w:t>
      </w:r>
    </w:p>
    <w:p w14:paraId="1564AA5C" w14:textId="77777777" w:rsidR="00D5041C" w:rsidRPr="002F26C5"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1E84F02" w14:textId="2FF635CD" w:rsidR="00D5041C" w:rsidRPr="005F7096" w:rsidRDefault="00D5041C" w:rsidP="00AD2AC9">
      <w:pPr>
        <w:widowControl w:val="0"/>
        <w:spacing w:before="0" w:beforeAutospacing="0" w:after="0" w:afterAutospacing="0" w:line="240" w:lineRule="auto"/>
        <w:jc w:val="center"/>
        <w:rPr>
          <w:rFonts w:ascii="Times New Roman" w:eastAsia="Times New Roman" w:hAnsi="Times New Roman" w:cs="David"/>
          <w:sz w:val="24"/>
          <w:szCs w:val="24"/>
          <w:rtl/>
        </w:rPr>
      </w:pPr>
      <w:r w:rsidRPr="002F26C5">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7T00:00:00Z">
            <w:dateFormat w:val="dd/MM/yyyy"/>
            <w:lid w:val="he-IL"/>
            <w:storeMappedDataAs w:val="dateTime"/>
            <w:calendar w:val="gregorian"/>
          </w:date>
        </w:sdtPr>
        <w:sdtEndPr/>
        <w:sdtContent>
          <w:r w:rsidR="005F23FE" w:rsidRPr="005F7096">
            <w:rPr>
              <w:rFonts w:ascii="Times New Roman" w:eastAsia="Times New Roman" w:hAnsi="Times New Roman" w:cs="David" w:hint="cs"/>
              <w:sz w:val="24"/>
              <w:szCs w:val="24"/>
              <w:rtl/>
              <w:lang w:eastAsia="he-IL"/>
            </w:rPr>
            <w:t>‏17/04/2022</w:t>
          </w:r>
        </w:sdtContent>
      </w:sdt>
    </w:p>
    <w:p w14:paraId="582BD36C" w14:textId="77777777" w:rsidR="00D5041C" w:rsidRPr="005F7096"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245AABF4"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58381B0"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1312CE" w14:textId="77777777" w:rsidR="00D5041C" w:rsidRPr="005F7096"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5F7096">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3C548D2" w14:textId="77777777" w:rsidR="00D5041C" w:rsidRPr="005F7096" w:rsidRDefault="0036279C" w:rsidP="00D5041C">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5F7096">
            <w:rPr>
              <w:rFonts w:ascii="Times New Roman" w:eastAsia="Times New Roman" w:hAnsi="Times New Roman" w:cs="David"/>
              <w:sz w:val="24"/>
              <w:szCs w:val="24"/>
              <w:rtl/>
            </w:rPr>
            <w:br/>
            <w:t>אפריקה ישראל מגורים בע"מ</w:t>
          </w:r>
          <w:r w:rsidRPr="005F7096">
            <w:rPr>
              <w:rFonts w:ascii="Times New Roman" w:eastAsia="Times New Roman" w:hAnsi="Times New Roman" w:cs="David"/>
              <w:sz w:val="24"/>
              <w:szCs w:val="24"/>
              <w:rtl/>
            </w:rPr>
            <w:br/>
            <w:t>יוני נתניהו 1 ג' אור יהודה</w:t>
          </w:r>
          <w:r w:rsidRPr="005F7096">
            <w:rPr>
              <w:rFonts w:ascii="Times New Roman" w:eastAsia="Times New Roman" w:hAnsi="Times New Roman" w:cs="David"/>
              <w:sz w:val="24"/>
              <w:szCs w:val="24"/>
              <w:rtl/>
            </w:rPr>
            <w:br/>
            <w:t>מ.ז 52-003476-0</w:t>
          </w:r>
          <w:r w:rsidRPr="005F7096">
            <w:rPr>
              <w:rFonts w:ascii="Times New Roman" w:eastAsia="Times New Roman" w:hAnsi="Times New Roman" w:cs="David"/>
              <w:sz w:val="24"/>
              <w:szCs w:val="24"/>
              <w:rtl/>
            </w:rPr>
            <w:br/>
          </w:r>
          <w:r w:rsidRPr="005F7096">
            <w:rPr>
              <w:rFonts w:ascii="Times New Roman" w:eastAsia="Times New Roman" w:hAnsi="Times New Roman" w:cs="David"/>
              <w:sz w:val="24"/>
              <w:szCs w:val="24"/>
              <w:rtl/>
            </w:rPr>
            <w:br/>
            <w:t>שיכון ובינוי נדל"ן בע"מ</w:t>
          </w:r>
          <w:r w:rsidRPr="005F7096">
            <w:rPr>
              <w:rFonts w:ascii="Times New Roman" w:eastAsia="Times New Roman" w:hAnsi="Times New Roman" w:cs="David"/>
              <w:sz w:val="24"/>
              <w:szCs w:val="24"/>
              <w:rtl/>
            </w:rPr>
            <w:br/>
            <w:t>שלם 3 רמת גן 52215</w:t>
          </w:r>
          <w:r w:rsidRPr="005F7096">
            <w:rPr>
              <w:rFonts w:ascii="Times New Roman" w:eastAsia="Times New Roman" w:hAnsi="Times New Roman" w:cs="David"/>
              <w:sz w:val="24"/>
              <w:szCs w:val="24"/>
              <w:rtl/>
            </w:rPr>
            <w:br/>
            <w:t>מ.ז 52-002117-1</w:t>
          </w:r>
          <w:r w:rsidRPr="005F7096">
            <w:rPr>
              <w:rFonts w:ascii="Times New Roman" w:eastAsia="Times New Roman" w:hAnsi="Times New Roman" w:cs="David"/>
              <w:sz w:val="24"/>
              <w:szCs w:val="24"/>
              <w:rtl/>
            </w:rPr>
            <w:br/>
          </w:r>
          <w:r w:rsidRPr="005F7096">
            <w:rPr>
              <w:rFonts w:ascii="Times New Roman" w:eastAsia="Times New Roman" w:hAnsi="Times New Roman" w:cs="David"/>
              <w:sz w:val="24"/>
              <w:szCs w:val="24"/>
              <w:rtl/>
            </w:rPr>
            <w:br/>
            <w:t>כלל נכסי נדלן נשר מרכז (נ.נ.נ.מ) שותפות מוגבלת</w:t>
          </w:r>
          <w:r w:rsidRPr="005F7096">
            <w:rPr>
              <w:rFonts w:ascii="Times New Roman" w:eastAsia="Times New Roman" w:hAnsi="Times New Roman" w:cs="David"/>
              <w:sz w:val="24"/>
              <w:szCs w:val="24"/>
              <w:rtl/>
            </w:rPr>
            <w:br/>
            <w:t>מרכז עזריאלי בניין משולש 3, תל אביב</w:t>
          </w:r>
          <w:r w:rsidRPr="005F7096">
            <w:rPr>
              <w:rFonts w:ascii="Times New Roman" w:eastAsia="Times New Roman" w:hAnsi="Times New Roman" w:cs="David"/>
              <w:sz w:val="24"/>
              <w:szCs w:val="24"/>
              <w:rtl/>
            </w:rPr>
            <w:br/>
            <w:t>540283033</w:t>
          </w:r>
          <w:r w:rsidRPr="005F7096">
            <w:rPr>
              <w:rFonts w:ascii="Times New Roman" w:eastAsia="Times New Roman" w:hAnsi="Times New Roman" w:cs="David"/>
              <w:sz w:val="24"/>
              <w:szCs w:val="24"/>
              <w:rtl/>
            </w:rPr>
            <w:br/>
          </w:r>
        </w:p>
      </w:sdtContent>
    </w:sdt>
    <w:p w14:paraId="595E6181" w14:textId="77777777" w:rsidR="001E61BB" w:rsidRPr="005F7096" w:rsidRDefault="001E61BB"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2876DEA" w14:textId="77777777" w:rsidR="00D5041C" w:rsidRPr="005F7096"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5F7096">
        <w:rPr>
          <w:rFonts w:ascii="Times New Roman" w:eastAsia="Times New Roman" w:hAnsi="Times New Roman" w:cs="David" w:hint="cs"/>
          <w:sz w:val="20"/>
          <w:szCs w:val="24"/>
          <w:rtl/>
          <w:lang w:eastAsia="he-IL"/>
        </w:rPr>
        <w:t>(להלן: "</w:t>
      </w:r>
      <w:r w:rsidRPr="005F7096">
        <w:rPr>
          <w:rFonts w:ascii="Times New Roman" w:eastAsia="Times New Roman" w:hAnsi="Times New Roman" w:cs="David" w:hint="cs"/>
          <w:b/>
          <w:bCs/>
          <w:sz w:val="20"/>
          <w:szCs w:val="24"/>
          <w:rtl/>
          <w:lang w:eastAsia="he-IL"/>
        </w:rPr>
        <w:t>המזמין</w:t>
      </w:r>
      <w:r w:rsidRPr="005F7096">
        <w:rPr>
          <w:rFonts w:ascii="Times New Roman" w:eastAsia="Times New Roman" w:hAnsi="Times New Roman" w:cs="David" w:hint="cs"/>
          <w:sz w:val="20"/>
          <w:szCs w:val="24"/>
          <w:rtl/>
          <w:lang w:eastAsia="he-IL"/>
        </w:rPr>
        <w:t>")</w:t>
      </w:r>
      <w:r w:rsidRPr="005F7096">
        <w:rPr>
          <w:rFonts w:ascii="Times New Roman" w:eastAsia="Times New Roman" w:hAnsi="Times New Roman" w:cs="David" w:hint="cs"/>
          <w:bCs/>
          <w:sz w:val="20"/>
          <w:szCs w:val="24"/>
          <w:rtl/>
          <w:lang w:eastAsia="he-IL"/>
        </w:rPr>
        <w:t xml:space="preserve">       </w:t>
      </w:r>
    </w:p>
    <w:p w14:paraId="10908ABE" w14:textId="77777777" w:rsidR="00D5041C" w:rsidRPr="005F7096"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5F7096">
        <w:rPr>
          <w:rFonts w:ascii="Times New Roman" w:eastAsia="Times New Roman" w:hAnsi="Times New Roman" w:cs="David" w:hint="cs"/>
          <w:bCs/>
          <w:sz w:val="20"/>
          <w:szCs w:val="24"/>
          <w:rtl/>
          <w:lang w:eastAsia="he-IL"/>
        </w:rPr>
        <w:t xml:space="preserve">         מצד אחד;</w:t>
      </w:r>
    </w:p>
    <w:p w14:paraId="1427619C" w14:textId="77777777" w:rsidR="00D5041C" w:rsidRPr="005F7096"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5D85532" w14:textId="77777777" w:rsidR="00D5041C" w:rsidRPr="005F7096"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5F7096">
        <w:rPr>
          <w:rFonts w:ascii="Times New Roman" w:eastAsia="Times New Roman" w:hAnsi="Times New Roman" w:cs="David" w:hint="cs"/>
          <w:bCs/>
          <w:sz w:val="20"/>
          <w:szCs w:val="24"/>
          <w:rtl/>
          <w:lang w:eastAsia="he-IL"/>
        </w:rPr>
        <w:t>ל ב י ן</w:t>
      </w:r>
    </w:p>
    <w:p w14:paraId="774D2296" w14:textId="77777777" w:rsidR="00B7285E" w:rsidRPr="005F7096" w:rsidRDefault="00B7285E"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sdt>
      <w:sdtPr>
        <w:rPr>
          <w:color w:val="auto"/>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CC9A7CE" w14:textId="3DF12914" w:rsidR="00D5041C" w:rsidRPr="005F7096" w:rsidRDefault="000D14D5" w:rsidP="00157ACB">
          <w:pPr>
            <w:pStyle w:val="AutoField"/>
            <w:rPr>
              <w:color w:val="auto"/>
              <w:sz w:val="20"/>
              <w:rtl/>
              <w:lang w:eastAsia="he-IL"/>
            </w:rPr>
          </w:pPr>
          <w:r w:rsidRPr="005F7096">
            <w:rPr>
              <w:color w:val="auto"/>
              <w:rtl/>
            </w:rPr>
            <w:br/>
            <w:t>י.וינברג מהנדסים יועצים בע"מ</w:t>
          </w:r>
          <w:r w:rsidRPr="005F7096">
            <w:rPr>
              <w:color w:val="auto"/>
              <w:rtl/>
            </w:rPr>
            <w:br/>
          </w:r>
          <w:r w:rsidR="002F26C5" w:rsidRPr="005F7096">
            <w:rPr>
              <w:rFonts w:hint="cs"/>
              <w:color w:val="auto"/>
              <w:rtl/>
            </w:rPr>
            <w:t xml:space="preserve">          </w:t>
          </w:r>
          <w:r w:rsidRPr="005F7096">
            <w:rPr>
              <w:color w:val="auto"/>
              <w:rtl/>
            </w:rPr>
            <w:t>קליבנוב 10 חיפה</w:t>
          </w:r>
          <w:r w:rsidRPr="005F7096">
            <w:rPr>
              <w:color w:val="auto"/>
              <w:rtl/>
            </w:rPr>
            <w:br/>
          </w:r>
        </w:p>
      </w:sdtContent>
    </w:sdt>
    <w:p w14:paraId="0F376C4C" w14:textId="77777777" w:rsidR="00D5041C" w:rsidRPr="005F7096"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5F7096">
        <w:rPr>
          <w:rFonts w:ascii="Times New Roman" w:eastAsia="Times New Roman" w:hAnsi="Times New Roman" w:cs="David" w:hint="cs"/>
          <w:sz w:val="20"/>
          <w:szCs w:val="24"/>
          <w:rtl/>
          <w:lang w:eastAsia="he-IL"/>
        </w:rPr>
        <w:t>(להלן: "</w:t>
      </w:r>
      <w:r w:rsidRPr="005F7096">
        <w:rPr>
          <w:rFonts w:ascii="Times New Roman" w:eastAsia="Times New Roman" w:hAnsi="Times New Roman" w:cs="David" w:hint="cs"/>
          <w:b/>
          <w:bCs/>
          <w:sz w:val="20"/>
          <w:szCs w:val="24"/>
          <w:rtl/>
          <w:lang w:eastAsia="he-IL"/>
        </w:rPr>
        <w:t>המתכנן</w:t>
      </w:r>
      <w:r w:rsidRPr="005F7096">
        <w:rPr>
          <w:rFonts w:ascii="Times New Roman" w:eastAsia="Times New Roman" w:hAnsi="Times New Roman" w:cs="David" w:hint="cs"/>
          <w:sz w:val="20"/>
          <w:szCs w:val="24"/>
          <w:rtl/>
          <w:lang w:eastAsia="he-IL"/>
        </w:rPr>
        <w:t>")</w:t>
      </w:r>
      <w:r w:rsidRPr="005F7096">
        <w:rPr>
          <w:rFonts w:ascii="Times New Roman" w:eastAsia="Times New Roman" w:hAnsi="Times New Roman" w:cs="David" w:hint="cs"/>
          <w:bCs/>
          <w:sz w:val="20"/>
          <w:szCs w:val="24"/>
          <w:rtl/>
          <w:lang w:eastAsia="he-IL"/>
        </w:rPr>
        <w:t xml:space="preserve">  </w:t>
      </w:r>
    </w:p>
    <w:p w14:paraId="5C4246CC" w14:textId="77777777" w:rsidR="00D5041C" w:rsidRPr="005F7096"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5F7096">
        <w:rPr>
          <w:rFonts w:ascii="Times New Roman" w:eastAsia="Times New Roman" w:hAnsi="Times New Roman" w:cs="David" w:hint="cs"/>
          <w:bCs/>
          <w:sz w:val="20"/>
          <w:szCs w:val="24"/>
          <w:rtl/>
          <w:lang w:eastAsia="he-IL"/>
        </w:rPr>
        <w:t xml:space="preserve">         מצד שני;</w:t>
      </w:r>
    </w:p>
    <w:p w14:paraId="75A2D9DF" w14:textId="77777777" w:rsidR="00D5041C" w:rsidRPr="005F7096"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38D3115" w14:textId="77777777" w:rsidR="00D5041C" w:rsidRPr="005F7096"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והואיל:</w:t>
      </w:r>
      <w:r w:rsidRPr="005F7096">
        <w:rPr>
          <w:rFonts w:ascii="Times New Roman" w:eastAsia="Times New Roman" w:hAnsi="Times New Roman" w:cs="David"/>
          <w:bCs/>
          <w:sz w:val="20"/>
          <w:szCs w:val="24"/>
          <w:rtl/>
          <w:lang w:eastAsia="he-IL"/>
        </w:rPr>
        <w:tab/>
      </w:r>
      <w:r w:rsidRPr="005F7096">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AA0A9DA" w14:textId="77777777" w:rsidR="00D5041C" w:rsidRPr="005F7096"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5F7096">
        <w:rPr>
          <w:rFonts w:ascii="Times New Roman" w:eastAsia="Times New Roman" w:hAnsi="Times New Roman" w:cs="David"/>
          <w:bCs/>
          <w:sz w:val="20"/>
          <w:szCs w:val="24"/>
          <w:rtl/>
          <w:lang w:eastAsia="he-IL"/>
        </w:rPr>
        <w:t>לפיכך הותנה והוסכם בין הצדדים כדלקמן:</w:t>
      </w:r>
    </w:p>
    <w:p w14:paraId="752C3859" w14:textId="52835507" w:rsidR="00D043FD" w:rsidRPr="005F7096" w:rsidRDefault="00D043FD" w:rsidP="00D043FD">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u w:val="single"/>
          <w:rtl/>
          <w:lang w:eastAsia="he-IL"/>
        </w:rPr>
        <w:t>מבוא</w:t>
      </w:r>
    </w:p>
    <w:p w14:paraId="3C7AAB2A" w14:textId="77777777" w:rsidR="00D043FD" w:rsidRPr="005F7096" w:rsidRDefault="00D043FD" w:rsidP="00D043FD">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למונחים הבאים יהא הפרוש הנקוב בצידם דהיינו:</w:t>
      </w:r>
    </w:p>
    <w:p w14:paraId="49053569" w14:textId="77777777" w:rsidR="00D043FD" w:rsidRPr="005F7096" w:rsidRDefault="00D043FD" w:rsidP="00D043F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7DEDE1A"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"הפרויקט"</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 xml:space="preserve">כמוגדר בנספח </w:t>
      </w:r>
      <w:r w:rsidRPr="005F7096">
        <w:rPr>
          <w:rFonts w:ascii="Times New Roman" w:eastAsia="Times New Roman" w:hAnsi="Times New Roman" w:cs="David"/>
          <w:b/>
          <w:bCs/>
          <w:sz w:val="20"/>
          <w:szCs w:val="24"/>
          <w:rtl/>
          <w:lang w:eastAsia="he-IL"/>
        </w:rPr>
        <w:t>א'</w:t>
      </w:r>
      <w:r w:rsidRPr="005F7096">
        <w:rPr>
          <w:rFonts w:ascii="Times New Roman" w:eastAsia="Times New Roman" w:hAnsi="Times New Roman" w:cs="David"/>
          <w:sz w:val="20"/>
          <w:szCs w:val="24"/>
          <w:rtl/>
          <w:lang w:eastAsia="he-IL"/>
        </w:rPr>
        <w:t xml:space="preserve"> המצ"ב.</w:t>
      </w:r>
    </w:p>
    <w:p w14:paraId="6BFB66EE"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A8B059"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 xml:space="preserve">"התכנית" </w:t>
      </w:r>
      <w:r w:rsidRPr="005F7096">
        <w:rPr>
          <w:rFonts w:ascii="Times New Roman" w:eastAsia="Times New Roman" w:hAnsi="Times New Roman" w:cs="David"/>
          <w:sz w:val="20"/>
          <w:szCs w:val="24"/>
          <w:rtl/>
          <w:lang w:eastAsia="he-IL"/>
        </w:rPr>
        <w:t>/</w:t>
      </w:r>
    </w:p>
    <w:p w14:paraId="308211C9"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"המקרקעין"</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t xml:space="preserve">כמוגדר בנספח </w:t>
      </w:r>
      <w:r w:rsidRPr="005F7096">
        <w:rPr>
          <w:rFonts w:ascii="Times New Roman" w:eastAsia="Times New Roman" w:hAnsi="Times New Roman" w:cs="David"/>
          <w:b/>
          <w:bCs/>
          <w:sz w:val="20"/>
          <w:szCs w:val="24"/>
          <w:rtl/>
          <w:lang w:eastAsia="he-IL"/>
        </w:rPr>
        <w:t>א'</w:t>
      </w:r>
      <w:r w:rsidRPr="005F7096">
        <w:rPr>
          <w:rFonts w:ascii="Times New Roman" w:eastAsia="Times New Roman" w:hAnsi="Times New Roman" w:cs="David"/>
          <w:sz w:val="20"/>
          <w:szCs w:val="24"/>
          <w:rtl/>
          <w:lang w:eastAsia="he-IL"/>
        </w:rPr>
        <w:t xml:space="preserve"> המצ"ב.</w:t>
      </w:r>
    </w:p>
    <w:p w14:paraId="08F1227E"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C4E06A" w14:textId="77777777" w:rsidR="00D043FD" w:rsidRPr="005F7096" w:rsidRDefault="00D043FD" w:rsidP="00D043F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"האתר"</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CE21588"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60BFC5" w14:textId="77777777" w:rsidR="00D043FD" w:rsidRPr="005F7096" w:rsidRDefault="00D043FD" w:rsidP="00D043F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היועצים</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2A9DFB5"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F7CEE4" w14:textId="77777777" w:rsidR="00D043FD" w:rsidRPr="005F7096" w:rsidRDefault="00D043FD" w:rsidP="00D043F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התכניות</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כתבי הכמויות, ההמלצות, ההנחיות </w:t>
      </w:r>
      <w:r w:rsidRPr="005F7096">
        <w:rPr>
          <w:rFonts w:ascii="Times New Roman" w:eastAsia="Times New Roman" w:hAnsi="Times New Roman" w:cs="David"/>
          <w:sz w:val="20"/>
          <w:szCs w:val="24"/>
          <w:rtl/>
          <w:lang w:eastAsia="he-IL"/>
        </w:rPr>
        <w:lastRenderedPageBreak/>
        <w:t xml:space="preserve">וכל יתר המסמכים שיערכו ע"י המתכנן תוך כדי ביצוע שרותי המתכנן, על פי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F7096">
        <w:rPr>
          <w:rFonts w:ascii="Times New Roman" w:eastAsia="Times New Roman" w:hAnsi="Times New Roman" w:cs="David"/>
          <w:b/>
          <w:bCs/>
          <w:sz w:val="20"/>
          <w:szCs w:val="24"/>
          <w:rtl/>
          <w:lang w:eastAsia="he-IL"/>
        </w:rPr>
        <w:t>ח'</w:t>
      </w:r>
      <w:r w:rsidRPr="005F7096">
        <w:rPr>
          <w:rFonts w:ascii="Times New Roman" w:eastAsia="Times New Roman" w:hAnsi="Times New Roman" w:cs="David"/>
          <w:sz w:val="20"/>
          <w:szCs w:val="24"/>
          <w:rtl/>
          <w:lang w:eastAsia="he-IL"/>
        </w:rPr>
        <w:t>. כל המסמכים שיערכו ע"י המתכנן כאמור יערכו בשפה העברית.</w:t>
      </w:r>
    </w:p>
    <w:p w14:paraId="52C8B3C7"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A5C6E9"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שירותי</w:t>
      </w:r>
    </w:p>
    <w:p w14:paraId="0ACCCEE3"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 xml:space="preserve"> המתכנן</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p>
    <w:p w14:paraId="6E297FDA"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השירותים</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t xml:space="preserve">השירותים כמוגדר וכמפורט בחוזה זה ובנספח </w:t>
      </w:r>
      <w:r w:rsidRPr="005F7096">
        <w:rPr>
          <w:rFonts w:ascii="Times New Roman" w:eastAsia="Times New Roman" w:hAnsi="Times New Roman" w:cs="David"/>
          <w:b/>
          <w:bCs/>
          <w:sz w:val="20"/>
          <w:szCs w:val="24"/>
          <w:rtl/>
          <w:lang w:eastAsia="he-IL"/>
        </w:rPr>
        <w:t xml:space="preserve">ב' </w:t>
      </w:r>
      <w:r w:rsidRPr="005F7096">
        <w:rPr>
          <w:rFonts w:ascii="Times New Roman" w:eastAsia="Times New Roman" w:hAnsi="Times New Roman" w:cs="David"/>
          <w:sz w:val="20"/>
          <w:szCs w:val="24"/>
          <w:rtl/>
          <w:lang w:eastAsia="he-IL"/>
        </w:rPr>
        <w:t>המצ"ב.</w:t>
      </w:r>
    </w:p>
    <w:p w14:paraId="491AC089"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5928CE" w14:textId="77777777" w:rsidR="00D043FD" w:rsidRPr="005F7096" w:rsidRDefault="00D043FD" w:rsidP="00D043F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המנהל</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17F22ED"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6BD1DD"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מקום שמדובר בחוזה זה במזמין - גם המנהל במשמע.</w:t>
      </w:r>
    </w:p>
    <w:p w14:paraId="645ED71C"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6F467C"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החוזה</w:t>
      </w:r>
      <w:r w:rsidRPr="005F7096">
        <w:rPr>
          <w:rFonts w:ascii="Times New Roman" w:eastAsia="Times New Roman" w:hAnsi="Times New Roman" w:cs="David"/>
          <w:sz w:val="20"/>
          <w:szCs w:val="24"/>
          <w:rtl/>
          <w:lang w:eastAsia="he-IL"/>
        </w:rPr>
        <w:t>"/</w:t>
      </w:r>
    </w:p>
    <w:p w14:paraId="38EFB972"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ההסכם</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חוזה זה על נספחיו.</w:t>
      </w:r>
    </w:p>
    <w:p w14:paraId="5FAA1F4E" w14:textId="77777777" w:rsidR="00D043FD" w:rsidRPr="005F7096" w:rsidRDefault="00D043FD" w:rsidP="00D043F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C7FEBD3" w14:textId="77777777" w:rsidR="00D043FD" w:rsidRPr="005F7096" w:rsidRDefault="00D043FD" w:rsidP="00D043F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הדין</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כהגדרתו בחוק הפרשנות, התשמ"א-1981 לרבות כל תקנה ו/או הוראה של רשות מוסמכת בתוקף סמכותה על פי הדין.</w:t>
      </w:r>
    </w:p>
    <w:p w14:paraId="7286B41F"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B90B7D"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הרשות</w:t>
      </w:r>
    </w:p>
    <w:p w14:paraId="39FA8890"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 xml:space="preserve"> המקומית</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 xml:space="preserve">כמוגדר בנספח </w:t>
      </w:r>
      <w:r w:rsidRPr="005F7096">
        <w:rPr>
          <w:rFonts w:ascii="Times New Roman" w:eastAsia="Times New Roman" w:hAnsi="Times New Roman" w:cs="David"/>
          <w:b/>
          <w:bCs/>
          <w:sz w:val="20"/>
          <w:szCs w:val="24"/>
          <w:rtl/>
          <w:lang w:eastAsia="he-IL"/>
        </w:rPr>
        <w:t>א'</w:t>
      </w:r>
      <w:r w:rsidRPr="005F7096">
        <w:rPr>
          <w:rFonts w:ascii="Times New Roman" w:eastAsia="Times New Roman" w:hAnsi="Times New Roman" w:cs="David"/>
          <w:sz w:val="20"/>
          <w:szCs w:val="24"/>
          <w:rtl/>
          <w:lang w:eastAsia="he-IL"/>
        </w:rPr>
        <w:t xml:space="preserve"> המצ"ב.</w:t>
      </w:r>
    </w:p>
    <w:p w14:paraId="5B55C118"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3DDAC2F" w14:textId="77777777" w:rsidR="00D043FD" w:rsidRPr="005F7096" w:rsidRDefault="00D043FD" w:rsidP="00D043F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b/>
          <w:bCs/>
          <w:sz w:val="20"/>
          <w:szCs w:val="24"/>
          <w:rtl/>
          <w:lang w:eastAsia="he-IL"/>
        </w:rPr>
        <w:t>חוזה</w:t>
      </w:r>
    </w:p>
    <w:p w14:paraId="6A234137" w14:textId="77777777" w:rsidR="00D043FD" w:rsidRPr="005F7096" w:rsidRDefault="00D043FD" w:rsidP="00D043F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 xml:space="preserve"> הפיתוח</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 xml:space="preserve">כמוגדר בנספח </w:t>
      </w:r>
      <w:r w:rsidRPr="005F7096">
        <w:rPr>
          <w:rFonts w:ascii="Times New Roman" w:eastAsia="Times New Roman" w:hAnsi="Times New Roman" w:cs="David"/>
          <w:b/>
          <w:bCs/>
          <w:sz w:val="20"/>
          <w:szCs w:val="24"/>
          <w:rtl/>
          <w:lang w:eastAsia="he-IL"/>
        </w:rPr>
        <w:t>א'</w:t>
      </w:r>
      <w:r w:rsidRPr="005F7096">
        <w:rPr>
          <w:rFonts w:ascii="Times New Roman" w:eastAsia="Times New Roman" w:hAnsi="Times New Roman" w:cs="David"/>
          <w:sz w:val="20"/>
          <w:szCs w:val="24"/>
          <w:rtl/>
          <w:lang w:eastAsia="he-IL"/>
        </w:rPr>
        <w:t xml:space="preserve"> המצ"ב.</w:t>
      </w:r>
    </w:p>
    <w:p w14:paraId="6589D962" w14:textId="77777777" w:rsidR="00D043FD" w:rsidRPr="005F7096" w:rsidRDefault="00D043FD" w:rsidP="00D043F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4656ED9"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הכותרות בחוזה זה הינן לנוחיות בלבד ובכל מקרה לא ישמשו לפרשנותו.</w:t>
      </w:r>
    </w:p>
    <w:p w14:paraId="725A6A66"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הנספחים לחוזה זה מהווים חלק בלתי נפרד הימנו ואלה הם:</w:t>
      </w:r>
    </w:p>
    <w:p w14:paraId="11B0B6BB" w14:textId="77777777" w:rsidR="00D043FD" w:rsidRPr="005F7096" w:rsidRDefault="00D043FD" w:rsidP="00D043F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35ED829"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 xml:space="preserve">נספח א' </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t>נספח כללי;</w:t>
      </w:r>
    </w:p>
    <w:p w14:paraId="28976786"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נספח ב'</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sz w:val="20"/>
          <w:szCs w:val="24"/>
          <w:rtl/>
          <w:lang w:eastAsia="he-IL"/>
        </w:rPr>
        <w:tab/>
        <w:t>שירותי המתכנן;</w:t>
      </w:r>
    </w:p>
    <w:p w14:paraId="536B5639"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נספח ג'</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sz w:val="20"/>
          <w:szCs w:val="24"/>
          <w:rtl/>
          <w:lang w:eastAsia="he-IL"/>
        </w:rPr>
        <w:tab/>
        <w:t>לוח זמנים;</w:t>
      </w:r>
    </w:p>
    <w:p w14:paraId="57D79AAD" w14:textId="51E443BB"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נספח ד'</w:t>
      </w:r>
      <w:r w:rsidRPr="005F7096">
        <w:rPr>
          <w:rFonts w:ascii="Times New Roman" w:eastAsia="Times New Roman" w:hAnsi="Times New Roman" w:cs="David"/>
          <w:sz w:val="20"/>
          <w:szCs w:val="24"/>
          <w:rtl/>
          <w:lang w:eastAsia="he-IL"/>
        </w:rPr>
        <w:t xml:space="preserve"> - </w:t>
      </w:r>
      <w:r w:rsidRPr="005F7096">
        <w:rPr>
          <w:rFonts w:ascii="Times New Roman" w:eastAsia="Times New Roman" w:hAnsi="Times New Roman" w:cs="David"/>
          <w:sz w:val="20"/>
          <w:szCs w:val="24"/>
          <w:rtl/>
          <w:lang w:eastAsia="he-IL"/>
        </w:rPr>
        <w:tab/>
        <w:t>התמורה בגין שירותי המתכנן;</w:t>
      </w:r>
    </w:p>
    <w:p w14:paraId="0555D41D" w14:textId="3D074B61"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נספח ה'</w:t>
      </w:r>
      <w:r w:rsidRPr="005F7096">
        <w:rPr>
          <w:rFonts w:ascii="Times New Roman" w:eastAsia="Times New Roman" w:hAnsi="Times New Roman" w:cs="David"/>
          <w:sz w:val="20"/>
          <w:szCs w:val="24"/>
          <w:rtl/>
          <w:lang w:eastAsia="he-IL"/>
        </w:rPr>
        <w:t xml:space="preserve"> - </w:t>
      </w:r>
      <w:r w:rsidRPr="005F7096">
        <w:rPr>
          <w:rFonts w:ascii="Times New Roman" w:eastAsia="Times New Roman" w:hAnsi="Times New Roman" w:cs="David"/>
          <w:sz w:val="20"/>
          <w:szCs w:val="24"/>
          <w:rtl/>
          <w:lang w:eastAsia="he-IL"/>
        </w:rPr>
        <w:tab/>
        <w:t>תשלומי התמורה למתכנן;</w:t>
      </w:r>
    </w:p>
    <w:p w14:paraId="48B71A47"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 xml:space="preserve">נספח ו </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t>הצהרה והתחייבות לשמירת סודיות;</w:t>
      </w:r>
    </w:p>
    <w:p w14:paraId="3377E30C"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נספח ז</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sz w:val="20"/>
          <w:szCs w:val="24"/>
          <w:rtl/>
          <w:lang w:eastAsia="he-IL"/>
        </w:rPr>
        <w:tab/>
        <w:t>מפרט ביטוחי המתכנן;</w:t>
      </w:r>
    </w:p>
    <w:p w14:paraId="194E0141"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rtl/>
          <w:lang w:eastAsia="he-IL"/>
        </w:rPr>
        <w:t>נספח ז1</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sz w:val="20"/>
          <w:szCs w:val="24"/>
          <w:rtl/>
          <w:lang w:eastAsia="he-IL"/>
        </w:rPr>
        <w:tab/>
        <w:t>אישור על קיום ביטוחי המתכנן;</w:t>
      </w:r>
    </w:p>
    <w:p w14:paraId="6092CF70"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נספח ח'</w:t>
      </w:r>
      <w:r w:rsidRPr="005F7096">
        <w:rPr>
          <w:rFonts w:ascii="Times New Roman" w:eastAsia="Times New Roman" w:hAnsi="Times New Roman" w:cs="David"/>
          <w:sz w:val="20"/>
          <w:szCs w:val="24"/>
          <w:rtl/>
          <w:lang w:eastAsia="he-IL"/>
        </w:rPr>
        <w:t xml:space="preserve"> - </w:t>
      </w:r>
      <w:r w:rsidRPr="005F7096">
        <w:rPr>
          <w:rFonts w:ascii="Times New Roman" w:eastAsia="Times New Roman" w:hAnsi="Times New Roman" w:cs="David"/>
          <w:sz w:val="20"/>
          <w:szCs w:val="24"/>
          <w:rtl/>
          <w:lang w:eastAsia="he-IL"/>
        </w:rPr>
        <w:tab/>
        <w:t>רשימת התכניות והמסמכים שעל המתכנן להנפיק.</w:t>
      </w:r>
    </w:p>
    <w:p w14:paraId="7B2CD7B2" w14:textId="77777777" w:rsidR="00D043FD" w:rsidRPr="005F7096" w:rsidRDefault="00D043FD" w:rsidP="00D043F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נספח ט'</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sz w:val="20"/>
          <w:szCs w:val="24"/>
          <w:rtl/>
          <w:lang w:eastAsia="he-IL"/>
        </w:rPr>
        <w:tab/>
        <w:t>אישור להשלמת הפרויקט/קטע מהפרויקט.</w:t>
      </w:r>
    </w:p>
    <w:p w14:paraId="025BC9F8" w14:textId="77777777" w:rsidR="00D043FD" w:rsidRPr="005F7096" w:rsidRDefault="00D043FD" w:rsidP="00D043F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5F7096">
        <w:rPr>
          <w:rFonts w:ascii="Times New Roman" w:eastAsia="Times New Roman" w:hAnsi="Times New Roman" w:cs="David"/>
          <w:b/>
          <w:bCs/>
          <w:sz w:val="20"/>
          <w:szCs w:val="24"/>
          <w:rtl/>
          <w:lang w:eastAsia="he-IL"/>
        </w:rPr>
        <w:t xml:space="preserve">נספח י' </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sz w:val="20"/>
          <w:szCs w:val="24"/>
          <w:rtl/>
          <w:lang w:eastAsia="he-IL"/>
        </w:rPr>
        <w:tab/>
        <w:t>נספח היעדר תביעות.</w:t>
      </w:r>
    </w:p>
    <w:p w14:paraId="165FDDC7"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שירותי המתכנן</w:t>
      </w:r>
    </w:p>
    <w:p w14:paraId="76CBD4FD"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המזמין מוסר בזה למתכנן והמתכנן מקבל על עצמו את ביצוע</w:t>
      </w:r>
      <w:r w:rsidRPr="005F7096">
        <w:rPr>
          <w:rFonts w:ascii="Times New Roman" w:eastAsia="Times New Roman" w:hAnsi="Times New Roman" w:cs="David"/>
          <w:sz w:val="20"/>
          <w:szCs w:val="24"/>
          <w:lang w:eastAsia="he-IL"/>
        </w:rPr>
        <w:t xml:space="preserve"> </w:t>
      </w:r>
      <w:r w:rsidRPr="005F7096">
        <w:rPr>
          <w:rFonts w:ascii="Times New Roman" w:eastAsia="Times New Roman" w:hAnsi="Times New Roman" w:cs="David"/>
          <w:sz w:val="20"/>
          <w:szCs w:val="24"/>
          <w:rtl/>
          <w:lang w:eastAsia="he-IL"/>
        </w:rPr>
        <w:t>מלוא שירותי המתכנן, הכל בהתאם להוראות הסכם זה.</w:t>
      </w:r>
    </w:p>
    <w:p w14:paraId="04B6D983"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lang w:eastAsia="he-IL"/>
        </w:rPr>
      </w:pPr>
      <w:r w:rsidRPr="005F7096">
        <w:rPr>
          <w:rFonts w:ascii="Times New Roman" w:eastAsia="Times New Roman" w:hAnsi="Times New Roman" w:cs="David"/>
          <w:bCs/>
          <w:sz w:val="20"/>
          <w:szCs w:val="24"/>
          <w:u w:val="single"/>
          <w:rtl/>
          <w:lang w:eastAsia="he-IL"/>
        </w:rPr>
        <w:t>הצהרות המתכנן</w:t>
      </w:r>
    </w:p>
    <w:p w14:paraId="75C323C5" w14:textId="77777777" w:rsidR="00D043FD" w:rsidRPr="005F7096" w:rsidRDefault="00D043FD" w:rsidP="001E61BB">
      <w:pPr>
        <w:widowControl w:val="0"/>
        <w:spacing w:before="0" w:beforeAutospacing="0" w:after="240" w:afterAutospacing="0" w:line="240" w:lineRule="auto"/>
        <w:ind w:left="363"/>
        <w:jc w:val="both"/>
        <w:rPr>
          <w:rFonts w:ascii="Times New Roman" w:eastAsia="Times New Roman" w:hAnsi="Times New Roman" w:cs="David"/>
          <w:b/>
          <w:sz w:val="20"/>
          <w:szCs w:val="24"/>
          <w:u w:val="single"/>
          <w:lang w:eastAsia="he-IL"/>
        </w:rPr>
      </w:pPr>
      <w:r w:rsidRPr="005F7096">
        <w:rPr>
          <w:rFonts w:ascii="Times New Roman" w:eastAsia="Times New Roman" w:hAnsi="Times New Roman" w:cs="David"/>
          <w:b/>
          <w:sz w:val="20"/>
          <w:szCs w:val="24"/>
          <w:u w:val="single"/>
          <w:rtl/>
          <w:lang w:eastAsia="he-IL"/>
        </w:rPr>
        <w:t>המתכנן מצהיר ומתחייב כדלקמן:</w:t>
      </w:r>
    </w:p>
    <w:p w14:paraId="5A402AB6" w14:textId="5BE39809"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כי הינו מכיר ויודע את כל הנדרש למטרת ביצוע שירותי המתכנן וכי הינו מורשה על פי כל דין למתן שירותי  המתכנן, לרבות אך לא רק, על פי חוק המהנדסים והאדריכלים, התשי"ח - 1958, כי יש בידו רישיון בר תוקף לביצוע שירותי  המתכנן על פי הדין וכי הוא בעל הכישורים, הרישיונות, הידע, הניסיון והאמצעים המאפשרים לו את ביצועם ברמה מקצועית גבוהה, בלוחות הזמנים הנדרשים ובהתאם למותנה בחוזה.</w:t>
      </w:r>
      <w:r w:rsidRPr="005F7096">
        <w:rPr>
          <w:rFonts w:eastAsia="Times New Roman" w:cs="David"/>
          <w:szCs w:val="24"/>
          <w:rtl/>
        </w:rPr>
        <w:t xml:space="preserve"> </w:t>
      </w:r>
    </w:p>
    <w:p w14:paraId="6AB3628E" w14:textId="454C7C44"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eastAsia="Times New Roman" w:cs="David"/>
          <w:szCs w:val="24"/>
          <w:rtl/>
        </w:rPr>
        <w:t>כי אין כל מניעה חוקית ו/או חוזית להתקשרותו בהסכם זה וחתימתו על הסכם זה וביצוע מלוא התחייבויותיו על פיו ו/או ביצוע  שירותי התכנון לא יהוו הפרה של הסכם או התחייבות שהמתכנן צד להם או שהוא כפוף להם, וכי המתכנן אינו נזקק לצורך התקשרותו בהסכם זה או ביצוע התחייבויותיו על פיו להסכמה כלשהי של כל גוף שלישי שהוא.</w:t>
      </w:r>
    </w:p>
    <w:p w14:paraId="7ED8C4A3" w14:textId="77777777" w:rsidR="00D043FD" w:rsidRPr="005F7096" w:rsidRDefault="00D043FD" w:rsidP="001E61BB">
      <w:pPr>
        <w:widowControl w:val="0"/>
        <w:numPr>
          <w:ilvl w:val="1"/>
          <w:numId w:val="11"/>
        </w:numPr>
        <w:spacing w:before="0" w:beforeAutospacing="0" w:after="200" w:afterAutospacing="0" w:line="240" w:lineRule="auto"/>
        <w:jc w:val="both"/>
        <w:rPr>
          <w:rFonts w:eastAsia="Times New Roman" w:cs="David"/>
          <w:b/>
          <w:bCs/>
          <w:szCs w:val="24"/>
        </w:rPr>
      </w:pPr>
      <w:r w:rsidRPr="005F7096">
        <w:rPr>
          <w:rFonts w:eastAsia="Times New Roman" w:cs="David"/>
          <w:szCs w:val="24"/>
          <w:rtl/>
        </w:rPr>
        <w:t xml:space="preserve">יובהר כי ככל שתשלום כלשהו הקבוע בנספח ב' להסכם זה נקוב באחוז מסך התמורה לה זכאי המתכנן עבור ביצוע שירותי התכנון על פי הסכם זה, אין הדבר מהווה אישור לכך שחלוקת התמורה הקבועה בנספח ב' מהווה את ערכו הכספי של אותו השלב, לרבות ככל שהמתכנן יידרש לחזור ולבצע עבודות חוזרות בגין אותו שלב ו/או ככל שהמזמין יחליט לבטל את ביצועו של אותו שלב, שאז תקבע התמורה עבור אותו השלב בהתאם לסיכום בין הצדדים ובהיעדר הסכמה בהתאם החלטת המנהל. </w:t>
      </w:r>
    </w:p>
    <w:p w14:paraId="5CFCA65C"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כי ידוע לו ששירותי המתכנן על פי חוזה זה הינם לשלבים ו/או קטעים בפרויקט כפי שיוזמנו בכתב ע"י המזמין מעת לעת על פי שיקול דעתו הבלעדי וכי הם יינתנו על ידו בשלבי עבודה כמפורט בנספח </w:t>
      </w:r>
      <w:r w:rsidRPr="005F7096">
        <w:rPr>
          <w:rFonts w:ascii="Times New Roman" w:eastAsia="Times New Roman" w:hAnsi="Times New Roman" w:cs="David"/>
          <w:bCs/>
          <w:sz w:val="20"/>
          <w:szCs w:val="24"/>
          <w:rtl/>
          <w:lang w:eastAsia="he-IL"/>
        </w:rPr>
        <w:t>ב'</w:t>
      </w:r>
      <w:r w:rsidRPr="005F7096">
        <w:rPr>
          <w:rFonts w:ascii="Times New Roman" w:eastAsia="Times New Roman" w:hAnsi="Times New Roman" w:cs="David"/>
          <w:sz w:val="20"/>
          <w:szCs w:val="24"/>
          <w:rtl/>
          <w:lang w:eastAsia="he-IL"/>
        </w:rPr>
        <w:t xml:space="preserve"> המצ"ב. עוד מוסיף ומצהיר המתכנן, כי ידוע לו שהמזמין אינו מתחייב להזמין ממנו שירותים נוספים מעבר לנקוב בחוזה זה וכמפורט בנספח </w:t>
      </w:r>
      <w:r w:rsidRPr="005F7096">
        <w:rPr>
          <w:rFonts w:ascii="Times New Roman" w:eastAsia="Times New Roman" w:hAnsi="Times New Roman" w:cs="David"/>
          <w:bCs/>
          <w:sz w:val="20"/>
          <w:szCs w:val="24"/>
          <w:rtl/>
          <w:lang w:eastAsia="he-IL"/>
        </w:rPr>
        <w:t xml:space="preserve">ב' </w:t>
      </w:r>
      <w:r w:rsidRPr="005F7096">
        <w:rPr>
          <w:rFonts w:ascii="Times New Roman" w:eastAsia="Times New Roman" w:hAnsi="Times New Roman" w:cs="David"/>
          <w:sz w:val="20"/>
          <w:szCs w:val="24"/>
          <w:rtl/>
          <w:lang w:eastAsia="he-IL"/>
        </w:rPr>
        <w:t>המצ"ב.</w:t>
      </w:r>
    </w:p>
    <w:p w14:paraId="63870F15" w14:textId="6FB0F194"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כי יבצע את שרותי המתכנן בזהירות, בנאמנות וברמה מקצועית גבוהה, </w:t>
      </w:r>
      <w:r w:rsidRPr="005F7096">
        <w:rPr>
          <w:rFonts w:eastAsia="Times New Roman" w:cs="David"/>
          <w:szCs w:val="24"/>
          <w:rtl/>
        </w:rPr>
        <w:t>בהתאם להוראות</w:t>
      </w:r>
      <w:r w:rsidRPr="005F7096">
        <w:rPr>
          <w:rFonts w:ascii="Times New Roman" w:eastAsia="Times New Roman" w:hAnsi="Times New Roman" w:cs="David"/>
          <w:sz w:val="20"/>
          <w:szCs w:val="24"/>
          <w:rtl/>
          <w:lang w:eastAsia="he-IL"/>
        </w:rPr>
        <w:t xml:space="preserve"> כל דין ולהנחת דעת המזמין, ותוך שמירת לוחות הזמנים והמסגרת התקציבית, שייקבעו על ידי המזמין.</w:t>
      </w:r>
    </w:p>
    <w:p w14:paraId="4F5A758A"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היועצים ו/או גורמים השונים, כפי שיקבעו מעת לעת ע"י המזמין ויהיה חייב לנהוג לפיהם ולקיימם ללא סטייה, אלא אם כן קיבל הוראה מפורשת ו/או אישור בכתב מהמזמין.</w:t>
      </w:r>
    </w:p>
    <w:p w14:paraId="5C5C11F6" w14:textId="50458780"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כי יבצע את שרותי המתכנן בתיאום מלא, בשיתוף פעולה ותוך קיום קשר מתמיד עם המזמין והמנהל, עם צוותו המקצועי וצוות הניהול, תיאום ופיקוח של המזמין, עם היועצים, ועם כל יתר הגורמים שיפעלו באתר, ככל שיידרש לקידום, תכנון וביצוע שירותי המתכנן, והכל כפי שיקבע ע"י המנהל. כן מתחייב המתכנן, להשתתף בתיאום מראש בכל ישיבות התיאום אליהן יוזמן.</w:t>
      </w:r>
    </w:p>
    <w:p w14:paraId="5329FA9C"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ישמור על נוהלי קשר, תיאום, רישום וצורת המסמכים לפי דרישת המנהל.</w:t>
      </w:r>
    </w:p>
    <w:p w14:paraId="0C801043"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כל עוד לא יקבע אחרת ע"י המזמין, יהיה המנהל כהגדרתו בנספח </w:t>
      </w:r>
      <w:r w:rsidRPr="005F7096">
        <w:rPr>
          <w:rFonts w:ascii="Times New Roman" w:eastAsia="Times New Roman" w:hAnsi="Times New Roman" w:cs="David"/>
          <w:bCs/>
          <w:sz w:val="20"/>
          <w:szCs w:val="24"/>
          <w:rtl/>
          <w:lang w:eastAsia="he-IL"/>
        </w:rPr>
        <w:t xml:space="preserve">א' </w:t>
      </w:r>
      <w:r w:rsidRPr="005F7096">
        <w:rPr>
          <w:rFonts w:ascii="Times New Roman" w:eastAsia="Times New Roman" w:hAnsi="Times New Roman" w:cs="David"/>
          <w:sz w:val="20"/>
          <w:szCs w:val="24"/>
          <w:rtl/>
          <w:lang w:eastAsia="he-IL"/>
        </w:rPr>
        <w:t>ועל המתכנן להיות עמו בקשר מתמיד ולתאם עמו את כל פעולותיו, אלא אם נקבע מפורשות אחרת ע"י המזמין.</w:t>
      </w:r>
    </w:p>
    <w:p w14:paraId="27FC88CC" w14:textId="166C216E"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כי </w:t>
      </w:r>
      <w:r w:rsidRPr="005F7096">
        <w:rPr>
          <w:rFonts w:eastAsia="Times New Roman" w:cs="David"/>
          <w:szCs w:val="24"/>
          <w:rtl/>
        </w:rPr>
        <w:t>ערך וביצע את כל הבדיקות המקדמיות הנדרשות על מנת לבחון את הפרויקט, כל הקשרו לשירותי המתכנן ו</w:t>
      </w:r>
      <w:r w:rsidRPr="005F7096">
        <w:rPr>
          <w:rFonts w:ascii="Times New Roman" w:eastAsia="Times New Roman" w:hAnsi="Times New Roman" w:cs="David"/>
          <w:sz w:val="20"/>
          <w:szCs w:val="24"/>
          <w:rtl/>
          <w:lang w:eastAsia="he-IL"/>
        </w:rPr>
        <w:t>ידועות לו הוראות כל התכניות הקיימות ו/או הנמצאות בשלבי הכנה על ידי הרשויות המוסמכות לכך לגבי האתר וכן הוראותיהם של הדין ו/או הנהלים ו/או התקנים ו/או התקנות החלים בקשר עם ביצוע שרותי המתכנן והוא מתחייב לפעול בהתאם לקבוע בהם. כמו כן, מצהיר המתכנן כי הוא בדק בעצמו את כל הנושאים הרלוונטיים ו/או הקשורים למתן שירותי המתכנן, הן אצל המזמין, ומצא הכל מתאים למטרותיו, ויש בידיו את כל הנתונים הנוגעים לאתר, כנדרש לשם ביצוע שירותי המתכנן.</w:t>
      </w:r>
    </w:p>
    <w:p w14:paraId="1E18C544" w14:textId="5795BAA0"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כי ינפיק את כל התכניות נשוא חוזה זה, בכל שלבי הביצוע של שירותי המתכנן, ולרבות כל שינוי בתכניותיו, באמצעות מחשב בתוכנה או בקבצים במתכונת הקבועה בנספח </w:t>
      </w:r>
      <w:r w:rsidRPr="005F7096">
        <w:rPr>
          <w:rFonts w:ascii="Times New Roman" w:eastAsia="Times New Roman" w:hAnsi="Times New Roman" w:cs="David"/>
          <w:b/>
          <w:bCs/>
          <w:sz w:val="20"/>
          <w:szCs w:val="24"/>
          <w:rtl/>
          <w:lang w:eastAsia="he-IL"/>
        </w:rPr>
        <w:t>א'</w:t>
      </w:r>
      <w:r w:rsidRPr="005F7096">
        <w:rPr>
          <w:rFonts w:ascii="Times New Roman" w:eastAsia="Times New Roman" w:hAnsi="Times New Roman" w:cs="David"/>
          <w:sz w:val="20"/>
          <w:szCs w:val="24"/>
          <w:rtl/>
          <w:lang w:eastAsia="he-IL"/>
        </w:rPr>
        <w:t xml:space="preserve"> המצ"ב ועל פי הנחיות המזמין מעת לעת. המתכנן מתחייב להעביר ליועצים ולקבל מהם קבצים אך ורק באותה מתכונת שנקבעה בנספח </w:t>
      </w:r>
      <w:r w:rsidRPr="005F7096">
        <w:rPr>
          <w:rFonts w:ascii="Times New Roman" w:eastAsia="Times New Roman" w:hAnsi="Times New Roman" w:cs="David"/>
          <w:b/>
          <w:bCs/>
          <w:sz w:val="20"/>
          <w:szCs w:val="24"/>
          <w:rtl/>
          <w:lang w:eastAsia="he-IL"/>
        </w:rPr>
        <w:t>א'</w:t>
      </w:r>
      <w:r w:rsidRPr="005F7096">
        <w:rPr>
          <w:rFonts w:ascii="Times New Roman" w:eastAsia="Times New Roman" w:hAnsi="Times New Roman" w:cs="David"/>
          <w:sz w:val="20"/>
          <w:szCs w:val="24"/>
          <w:rtl/>
          <w:lang w:eastAsia="he-IL"/>
        </w:rPr>
        <w:t>, כאמור.</w:t>
      </w:r>
    </w:p>
    <w:p w14:paraId="37547C4C" w14:textId="26257A6C"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כי לא יגיש ליועצים ו/או לקבלנים ו/או לכל גורם אחר הקשור בפרויקט כל שרות הקשור במישרין או בעקיפין בו, בין בתמורה ובין שלא בתמורה, פרט לשירותים המתחייבים מפורשות על פי חוזה זה.</w:t>
      </w:r>
    </w:p>
    <w:p w14:paraId="3F314B19"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כי ידוע לו שהמזמין רשאי להזמין אצל מתכננים אחרים שירותים כלשהם על פי שיקול דעתו הבלעדי והמתכנן מצהיר,ו כי אין לו ולא תהינה לו כל תביעות ו/או טענות ו/או דרישות ו/או תלונות כלפי המזמין ו/או כלפי המתכננים האחרים בגין מסירת העבודות, כאמור. משמסר המזמין את ביצוע השירותים כאמור למתכנן אחר, מתחייב המתכנן לשתף עמו פעולה ככל שיידרש.</w:t>
      </w:r>
    </w:p>
    <w:p w14:paraId="611ACF9A"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5F7096">
        <w:rPr>
          <w:rFonts w:ascii="Times New Roman" w:eastAsia="Times New Roman" w:hAnsi="Times New Roman" w:cs="David"/>
          <w:sz w:val="24"/>
          <w:szCs w:val="24"/>
          <w:lang w:eastAsia="he-IL"/>
        </w:rPr>
        <w:t>view</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0"/>
          <w:szCs w:val="24"/>
          <w:rtl/>
          <w:lang w:eastAsia="he-IL"/>
        </w:rPr>
        <w:t>", "רמדורנט" של רמדור או אחרת המאושרת ע"י המזמין ויפעל במערכת זו ללא כל תמורה נוספת.</w:t>
      </w:r>
    </w:p>
    <w:p w14:paraId="5C9B38C3"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eastAsia="Times New Roman" w:cs="David"/>
          <w:szCs w:val="24"/>
          <w:rtl/>
        </w:rPr>
        <w:t>כי לא יקבל ולא תצמח לו ו/או למי מטעמו, במישרין או בעקיפין, כל טובת הנאה שהיא, בין בכסף ובין בשווה כסף, מביצוע שירותי המתכנן, מעבר לתמורה כפי שהיא באה לידי ביטוי בחוזה זה, וכי הוא לא יעמיד עצמו במצב בו יימצא או יהא עלול להימצא בניגוד עניינים עם המזמין.</w:t>
      </w:r>
    </w:p>
    <w:p w14:paraId="49DD674F"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צוות עובדים ואמצעים</w:t>
      </w:r>
    </w:p>
    <w:p w14:paraId="4DD10CB4"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מתחייב, כי במשך כל תקופת ביצוע שרותי המתכנן יקיים משרד מאויש, מאורגן ומצויד, באופן שיאפשר את ביצוע שירותי המתכנן בהתאם להוראות חוזה זה.</w:t>
      </w:r>
    </w:p>
    <w:p w14:paraId="67E12869"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המתכנן מתחייב, שהרכבם המספרי והמקצועי של צוות עובדיו, כמפורט בנספח </w:t>
      </w:r>
      <w:r w:rsidRPr="005F7096">
        <w:rPr>
          <w:rFonts w:ascii="Times New Roman" w:eastAsia="Times New Roman" w:hAnsi="Times New Roman" w:cs="David"/>
          <w:bCs/>
          <w:sz w:val="20"/>
          <w:szCs w:val="24"/>
          <w:rtl/>
          <w:lang w:eastAsia="he-IL"/>
        </w:rPr>
        <w:t xml:space="preserve">א' </w:t>
      </w:r>
      <w:r w:rsidRPr="005F7096">
        <w:rPr>
          <w:rFonts w:ascii="Times New Roman" w:eastAsia="Times New Roman" w:hAnsi="Times New Roman" w:cs="David"/>
          <w:b/>
          <w:sz w:val="20"/>
          <w:szCs w:val="24"/>
          <w:rtl/>
          <w:lang w:eastAsia="he-IL"/>
        </w:rPr>
        <w:t>המצ"ב,</w:t>
      </w:r>
      <w:r w:rsidRPr="005F7096">
        <w:rPr>
          <w:rFonts w:ascii="Times New Roman" w:eastAsia="Times New Roman" w:hAnsi="Times New Roman" w:cs="David"/>
          <w:sz w:val="20"/>
          <w:szCs w:val="24"/>
          <w:rtl/>
          <w:lang w:eastAsia="he-IL"/>
        </w:rPr>
        <w:t xml:space="preserve"> יתאים לביצוע שירותי המתכנן ברמה ובמועדים, המפורטים בחוזה זה ויניח את דעתו של המנהל במשך כל תקופת מתן שרותי המתכנן.</w:t>
      </w:r>
    </w:p>
    <w:p w14:paraId="43D827E0"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מבלי לגרוע מהתחייבותו האמורה של המתכנן, רשאי המנהל - אם וכאשר יראה צורך בכך על פי שיקול דעתו המוחלט - להורות למתכנן מעת לעת, להגדיל את צוות עובדיו, על חשבונו ואחריותו של המתכנן, במספר, לתקופה ובמקומות אותם יציין המנהל בהוראותיו.</w:t>
      </w:r>
    </w:p>
    <w:p w14:paraId="567E8D26"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מוסכם בזה, כי במשך כל תקופת החוזה יהיה האדריכל ו/או המהנדס ו/או היועץ הנקוב בנספח </w:t>
      </w:r>
      <w:r w:rsidRPr="005F7096">
        <w:rPr>
          <w:rFonts w:ascii="Times New Roman" w:eastAsia="Times New Roman" w:hAnsi="Times New Roman" w:cs="David"/>
          <w:bCs/>
          <w:sz w:val="20"/>
          <w:szCs w:val="24"/>
          <w:rtl/>
          <w:lang w:eastAsia="he-IL"/>
        </w:rPr>
        <w:t>א'</w:t>
      </w:r>
      <w:r w:rsidRPr="005F7096">
        <w:rPr>
          <w:rFonts w:ascii="Times New Roman" w:eastAsia="Times New Roman" w:hAnsi="Times New Roman" w:cs="David"/>
          <w:sz w:val="20"/>
          <w:szCs w:val="24"/>
          <w:rtl/>
          <w:lang w:eastAsia="he-IL"/>
        </w:rPr>
        <w:t xml:space="preserve"> המצ"ב, מנהלו הראשי של המתכנן למטרת ביצוע חוזה זה (להלן: "</w:t>
      </w:r>
      <w:r w:rsidRPr="005F7096">
        <w:rPr>
          <w:rFonts w:ascii="Times New Roman" w:eastAsia="Times New Roman" w:hAnsi="Times New Roman" w:cs="David"/>
          <w:b/>
          <w:bCs/>
          <w:sz w:val="20"/>
          <w:szCs w:val="24"/>
          <w:rtl/>
          <w:lang w:eastAsia="he-IL"/>
        </w:rPr>
        <w:t>המנהל הראשי</w:t>
      </w:r>
      <w:r w:rsidRPr="005F7096">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 מראש ובכתב.</w:t>
      </w:r>
    </w:p>
    <w:p w14:paraId="4FF9BD4D" w14:textId="77777777" w:rsidR="00D043FD" w:rsidRPr="005F7096" w:rsidRDefault="00D043FD" w:rsidP="00D043F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מצהיר, כי ידוע לו, שבמשך כל תוקפו של חוזה זה יעמוד המנהל הראשי בראשו, יהיה מעורב אישית בביצוע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בביצוע שירותי התכנון. מבלי לגרוע מהתחייבויות המתכנן כמתחייב מחוזה זה, הרי בכל מקרה שהשירותים לא יינתנו ע"י המנהל הראשי כאמור מכל סיבה שהיא, יהיה המזמין זכאי לבטל את החוזה מבלי שתהא למתכנן כל דרישה ו/או טענה ו/או תביעה כלפי המזמין ויחולו הוראות סעיפים 12.3.2 ו - 12.3.3 להלן.</w:t>
      </w:r>
    </w:p>
    <w:p w14:paraId="3AE00C4A"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0443A24"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המזמין רשאי לדרוש מהמתכנן להחליף כל עובד מעובדיו של המתכנן שלדעת המזמין אינו מתאים לתפקידו ו/או אינו מבצעו להנחת דעתו, אף אם אושר תחילה ע"י המזמין וכן לדרוש תגבור צוות המתכנן, ועל המתכנן למלא אחר דרישת המזמין לאלתר.</w:t>
      </w:r>
    </w:p>
    <w:p w14:paraId="147746F4"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החלטות המזמין בדבר אישור ו/או החלפת עובד מעובדי המתכנן תינתנה לפי שיקול דעתו המוחלט של המזמין וללא צורך במתן נימוקים כאלה ואחרים. אין בהחלטות אלה, כדי לשחרר את המתכנן מאילו מהתחייבויותיו לפי חוזה זה ואין בהן כדי להטיל על המזמין כל אחריות ו/או חבות שהיא.</w:t>
      </w:r>
    </w:p>
    <w:p w14:paraId="3EE9CA3E"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מתחייב, לצייד על חשבונו את צוות עובדיו בכל הציוד הדרוש לביצוע שרותי המתכנן. האחריות בגין אחזקת ושמירת הציוד כאמור, תהיה בידי המתכנן ועל חשבונו, והמזמין לא יישא בכל אחריות ו/או חבות בגין אובדן ן/או נזק ו/או קלקול כלשהו לציוד ו/או לכל חלק ממנו מכל סיבה שהיא.</w:t>
      </w:r>
    </w:p>
    <w:p w14:paraId="2A0090EE"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סמכויות המתכנן</w:t>
      </w:r>
    </w:p>
    <w:p w14:paraId="72C4BD38"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במגעים עם רשויות מוסמכות, לרבות עם הרשות המקומית, בכל הנוגע לשירותי המתכנן וכל הכרוך בכך, יפעל המתכנן בתור בא-כוחו הטכני של המזמין והמזמין מסמיכו לכך, ובלבד:</w:t>
      </w:r>
    </w:p>
    <w:p w14:paraId="009C077B"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שהמתכנן לא יגיש תכניות ו/או תיקונים לתכניות לאישור הרשויות המוסמכות, אלא אם כן אושרו קודם לכן, מראש ובכתב, ע"י המזמין.</w:t>
      </w:r>
    </w:p>
    <w:p w14:paraId="7CD7B027"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שהמתכנן לא יקבל כל החלטה ולא יפעל ולא יחייב את המזמין בכל עניין, הכרוך בהתחייבות חוקית ו/או כספית ו/או אחרת, אלא באישורו של המזמין מראש ובכתב.</w:t>
      </w:r>
    </w:p>
    <w:p w14:paraId="798DCA64"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זולת אם יוסמך לכך ע"י המזמין מראש ובכתב, לא יהיה המתכנן רשאי ליתן הוראות ו/או הנחיות, בין במישרין ובין בעקיפין, לקבלן הראשי ו/או לקבלן העבודות ו/או לנהל עמם מו"מ ביחס למחירים ו/או לדרכי ביצוע הכרוכים בשינוי מחירים ו/או כמויות, אלא באמצעות המזמין או המנהל.</w:t>
      </w:r>
    </w:p>
    <w:p w14:paraId="4F9A5E3B"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סמכויות המנהל</w:t>
      </w:r>
    </w:p>
    <w:p w14:paraId="701DD9AB"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המנהל רשאי לבדוק, בכל עת, את שרותי המתכנן כולם או מקצתם, להשגיח על ביצוע שרותי המתכנן וכן לבדוק את טיב שירותי המתכנן הנעשים על ידי המתכנן ו/או על ידי מי מטעמו. כן רשאי המנהל, לבדוק אם המתכנן מבצע כהלכה את הוראות חוזה זה, את הוראות המזמין ואת הוראותיו.</w:t>
      </w:r>
    </w:p>
    <w:p w14:paraId="443465F7"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F7096">
        <w:rPr>
          <w:rFonts w:ascii="Times New Roman" w:eastAsia="Times New Roman" w:hAnsi="Times New Roman" w:cs="David"/>
          <w:bCs/>
          <w:sz w:val="20"/>
          <w:szCs w:val="24"/>
          <w:rtl/>
          <w:lang w:eastAsia="he-IL"/>
        </w:rPr>
        <w:t>א'</w:t>
      </w:r>
      <w:r w:rsidRPr="005F7096">
        <w:rPr>
          <w:rFonts w:ascii="Times New Roman" w:eastAsia="Times New Roman" w:hAnsi="Times New Roman" w:cs="David"/>
          <w:b/>
          <w:sz w:val="20"/>
          <w:szCs w:val="24"/>
          <w:rtl/>
          <w:lang w:eastAsia="he-IL"/>
        </w:rPr>
        <w:t xml:space="preserve"> המצ"ב</w:t>
      </w:r>
      <w:r w:rsidRPr="005F7096">
        <w:rPr>
          <w:rFonts w:ascii="Times New Roman" w:eastAsia="Times New Roman" w:hAnsi="Times New Roman" w:cs="David"/>
          <w:sz w:val="20"/>
          <w:szCs w:val="24"/>
          <w:rtl/>
          <w:lang w:eastAsia="he-IL"/>
        </w:rPr>
        <w:t>.</w:t>
      </w:r>
    </w:p>
    <w:p w14:paraId="29387D7D"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לצורך הפעלת סמכויותיו, רשאי המנהל ו/או מי מטעמו לבקר במשרד המתכנן ו/או בכל מקום אחר, בו מבוצעים שירותי המתכנן והמתכנן מתחייב למסור כל הסבר שיידרש על ידי המנהל ו/או על ידי מי מטעמו.</w:t>
      </w:r>
    </w:p>
    <w:p w14:paraId="7732E632"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אין בהפעלת סמכויות המנהל על פי חוזה זה, כדי לגרוע ו/או לשחרר מאחריות המתכנן על פי חוזה זה ו/או על פי כל דין.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6B5F86F"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אישר המנהל תכניות ו/או מסמכים אחרים הקשורים בשרותי המתכנן על פי חוזה זה או שדרש המנהל מהמתכנן להכינם בהתאם לחוזה זה, לא יהא בכך כדי לשחרר את המתכנן מאחריותו המקצועית המלאה ולא יהא בכך כדי להטיל על המנהל ו/או על המזמין אחריות כלשהי לטיב התכניות ו/או המסמכים האמורים.</w:t>
      </w:r>
    </w:p>
    <w:p w14:paraId="3E08A64C"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לוח זמנים ושלבי ביצוע</w:t>
      </w:r>
    </w:p>
    <w:p w14:paraId="6CE081B5"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5F7096">
        <w:rPr>
          <w:rFonts w:ascii="Times New Roman" w:eastAsia="Times New Roman" w:hAnsi="Times New Roman" w:cs="David"/>
          <w:b/>
          <w:bCs/>
          <w:sz w:val="20"/>
          <w:szCs w:val="24"/>
          <w:rtl/>
          <w:lang w:eastAsia="he-IL"/>
        </w:rPr>
        <w:t>ג'</w:t>
      </w:r>
      <w:r w:rsidRPr="005F7096">
        <w:rPr>
          <w:rFonts w:ascii="Times New Roman" w:eastAsia="Times New Roman" w:hAnsi="Times New Roman" w:cs="David"/>
          <w:sz w:val="20"/>
          <w:szCs w:val="24"/>
          <w:rtl/>
          <w:lang w:eastAsia="he-IL"/>
        </w:rPr>
        <w:t xml:space="preserve"> המצ"ב (להלן: "</w:t>
      </w:r>
      <w:r w:rsidRPr="005F7096">
        <w:rPr>
          <w:rFonts w:ascii="Times New Roman" w:eastAsia="Times New Roman" w:hAnsi="Times New Roman" w:cs="David"/>
          <w:b/>
          <w:bCs/>
          <w:sz w:val="20"/>
          <w:szCs w:val="24"/>
          <w:rtl/>
          <w:lang w:eastAsia="he-IL"/>
        </w:rPr>
        <w:t>לוח הזמנים</w:t>
      </w:r>
      <w:r w:rsidRPr="005F7096">
        <w:rPr>
          <w:rFonts w:ascii="Times New Roman" w:eastAsia="Times New Roman" w:hAnsi="Times New Roman" w:cs="David"/>
          <w:sz w:val="20"/>
          <w:szCs w:val="24"/>
          <w:rtl/>
          <w:lang w:eastAsia="he-IL"/>
        </w:rPr>
        <w:t>"). כל שירות הכלול בשרותי המתכנן, אשר לא נקבע לו מועד בלוח הזמנים, יבוצע על ידי המתכנן במועד שיהיה דרוש על מנת להבטיח את ביצוע שרותי המתכנן בהתאם ללוח הזמנים ובאופן שיאפשר את גמר ביצוע הפרויקט על ידי הקבלן הראשי וגמר ביצוע עבודות הקבלנים האחרים בהתאם ללוח הזמנים המוסכם עימם.</w:t>
      </w:r>
    </w:p>
    <w:p w14:paraId="7BDCDD42"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לא יתחיל המתכנן בביצוע קטע מהפרויקט ו/או שלב משלבי העבודה כמפורט בנספח </w:t>
      </w:r>
      <w:r w:rsidRPr="005F7096">
        <w:rPr>
          <w:rFonts w:ascii="Times New Roman" w:eastAsia="Times New Roman" w:hAnsi="Times New Roman" w:cs="David"/>
          <w:bCs/>
          <w:sz w:val="20"/>
          <w:szCs w:val="24"/>
          <w:rtl/>
          <w:lang w:eastAsia="he-IL"/>
        </w:rPr>
        <w:t>ב'</w:t>
      </w:r>
      <w:r w:rsidRPr="005F7096">
        <w:rPr>
          <w:rFonts w:ascii="Times New Roman" w:eastAsia="Times New Roman" w:hAnsi="Times New Roman" w:cs="David"/>
          <w:sz w:val="20"/>
          <w:szCs w:val="24"/>
          <w:rtl/>
          <w:lang w:eastAsia="he-IL"/>
        </w:rPr>
        <w:t xml:space="preserve"> או </w:t>
      </w:r>
      <w:r w:rsidRPr="005F7096">
        <w:rPr>
          <w:rFonts w:ascii="Times New Roman" w:eastAsia="Times New Roman" w:hAnsi="Times New Roman" w:cs="David"/>
          <w:b/>
          <w:bCs/>
          <w:sz w:val="20"/>
          <w:szCs w:val="24"/>
          <w:rtl/>
          <w:lang w:eastAsia="he-IL"/>
        </w:rPr>
        <w:t xml:space="preserve">ג' </w:t>
      </w:r>
      <w:r w:rsidRPr="005F7096">
        <w:rPr>
          <w:rFonts w:ascii="Times New Roman" w:eastAsia="Times New Roman" w:hAnsi="Times New Roman" w:cs="David"/>
          <w:sz w:val="20"/>
          <w:szCs w:val="24"/>
          <w:rtl/>
          <w:lang w:eastAsia="he-IL"/>
        </w:rPr>
        <w:t xml:space="preserve">המצ"ב, אלא אם כן הודיע למזמין תחילה, כי הגיע לדעתו מועד ביצוע שלב זה וקיבל מהמזמין אישור בכתב לביצועו. </w:t>
      </w:r>
      <w:r w:rsidRPr="005F7096">
        <w:rPr>
          <w:rFonts w:eastAsia="Times New Roman" w:cs="David"/>
          <w:szCs w:val="24"/>
          <w:rtl/>
        </w:rPr>
        <w:t xml:space="preserve">החל המתכנן בביצוע שלב משלבי העבודה ו/או בביצוע חלק ממנה ללא קבלת אישור המזמין כאמור, לא יהיה המזמין חייב בתשלום התמורה בגין ביצוע השלב האמור. </w:t>
      </w:r>
    </w:p>
    <w:p w14:paraId="63212B61"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יש לראות בחוזה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A8A1291"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ידוע למתכנן, כי התחייבויות היועצים ו/או הקבלנים ו/או יתר הגורמים, מותנות בכך שיסופקו להם כל התכניות ו/או ההנחיות ו/או ההוראות ו/או הפרטים ו/או הביאורים שידרשו לביצוע עבודותיהם ושרותיהם במהירות ובקצב שימנעו כל עיכוב בביצועם וברציפותם. המתכנן מתחייב לבצע את שרותי המתכנן באופן שימנע כל עילה מהיועצים ו/או מהקבלנים מלטעון לעיכוב מוצדק בביצוע עבודותיהם ובאופן שיבטיח ביצועם בהתאם ללוחות הזמנים שיהיו רצופים לחוזים שיחתמו עמם.</w:t>
      </w:r>
    </w:p>
    <w:p w14:paraId="6DF6EE7C"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עיכוב בביצוע שירותי המתכנן יוכר כמוצדק, אך ורק בהימלא כל התנאים המצטברים הבאים ולמשך הזמן שהמנהל יקבע, דהיינו:</w:t>
      </w:r>
    </w:p>
    <w:p w14:paraId="3527F286"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הוא נובע מכוח עליון או גורם אחר (להלן יחדיו: "</w:t>
      </w:r>
      <w:r w:rsidRPr="005F7096">
        <w:rPr>
          <w:rFonts w:ascii="Times New Roman" w:eastAsia="Times New Roman" w:hAnsi="Times New Roman" w:cs="David"/>
          <w:b/>
          <w:bCs/>
          <w:sz w:val="20"/>
          <w:szCs w:val="24"/>
          <w:rtl/>
          <w:lang w:eastAsia="he-IL"/>
        </w:rPr>
        <w:t>אירוע דוחה</w:t>
      </w:r>
      <w:r w:rsidRPr="005F7096">
        <w:rPr>
          <w:rFonts w:ascii="Times New Roman" w:eastAsia="Times New Roman" w:hAnsi="Times New Roman" w:cs="David"/>
          <w:sz w:val="20"/>
          <w:szCs w:val="24"/>
          <w:rtl/>
          <w:lang w:eastAsia="he-IL"/>
        </w:rPr>
        <w:t>") שלדעת המנהל לא הייתה למתכנן שליטה עליו.</w:t>
      </w:r>
    </w:p>
    <w:p w14:paraId="588FD2AC"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0920214"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לא קיבל תכניות, הנחיות, הוראות, פרטים וביאורים שנדרשו על ידו בכתב ונדרשים לביצוע התכנון מהמזמין או היועצים במועד שסוכם עימם.</w:t>
      </w:r>
    </w:p>
    <w:p w14:paraId="1C667AD5"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המנהל אישר, כי האירוע הדוחה אכן מצדיק עיכוב בביצוע השירות ואת משך הדחייה.</w:t>
      </w:r>
    </w:p>
    <w:p w14:paraId="2282EE62" w14:textId="77777777" w:rsidR="00D043FD" w:rsidRPr="005F7096" w:rsidRDefault="00D043FD" w:rsidP="00D043F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מבלי לגרוע מכלליות האמור לעיל, מותנה בזה, כי איחור בביצוע עבודות תכנון ע"י אחרים לא יהווה עילה לעיכוב בביצוע שירותי המתכנן, אלא באישור המנהל מראש ובכתב.</w:t>
      </w:r>
    </w:p>
    <w:p w14:paraId="13FFF780"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מתחייב להודיע למנהל מידית, על כל עיכוב, אשר לפי הערכתו עלול לגרום לאיחור בקיום לוח הזמנים.</w:t>
      </w:r>
    </w:p>
    <w:p w14:paraId="5DC6B16E"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A91B130" w14:textId="77777777" w:rsidR="00D043FD" w:rsidRPr="005F7096" w:rsidRDefault="00D043FD" w:rsidP="00D043FD">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32474B51"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המנהל רשאי לבקר במשרד המתכנן ולעיין בהתקדמות ובאופן ביצוע שרותי המתכנן, והמתכנן ימסור למנהל כל הסבר ו/או פרט ו/או דיווח, מיד לפי בקשתו. אין בסעיף זה כדי לגרוע מהתחייבויות המתכנן לפי חוזה זה ו/או לפי כל דין.</w:t>
      </w:r>
    </w:p>
    <w:p w14:paraId="742123D6" w14:textId="06D6431A"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5F7096">
        <w:rPr>
          <w:rFonts w:ascii="Times New Roman" w:eastAsia="Times New Roman" w:hAnsi="Times New Roman" w:cs="David"/>
          <w:bCs/>
          <w:sz w:val="20"/>
          <w:szCs w:val="24"/>
          <w:u w:val="single"/>
          <w:rtl/>
          <w:lang w:eastAsia="he-IL"/>
        </w:rPr>
        <w:t>התמורה</w:t>
      </w:r>
    </w:p>
    <w:p w14:paraId="3668B889" w14:textId="44C89A16"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תמורת שרותי המתכנן וכל יתר התחייבויותיו לפי חוזה זה, יהיה זכאי המתכנן לקבל מאת המזמין תמורה כמפורט בנספח </w:t>
      </w:r>
      <w:r w:rsidRPr="005F7096">
        <w:rPr>
          <w:rFonts w:ascii="Times New Roman" w:eastAsia="Times New Roman" w:hAnsi="Times New Roman" w:cs="David"/>
          <w:bCs/>
          <w:sz w:val="20"/>
          <w:szCs w:val="24"/>
          <w:rtl/>
          <w:lang w:eastAsia="he-IL"/>
        </w:rPr>
        <w:t xml:space="preserve">ד' </w:t>
      </w:r>
      <w:r w:rsidRPr="005F7096">
        <w:rPr>
          <w:rFonts w:ascii="Times New Roman" w:eastAsia="Times New Roman" w:hAnsi="Times New Roman" w:cs="David"/>
          <w:b/>
          <w:sz w:val="20"/>
          <w:szCs w:val="24"/>
          <w:rtl/>
          <w:lang w:eastAsia="he-IL"/>
        </w:rPr>
        <w:t xml:space="preserve">המצ"ב </w:t>
      </w:r>
      <w:r w:rsidRPr="005F7096">
        <w:rPr>
          <w:rFonts w:ascii="Times New Roman" w:eastAsia="Times New Roman" w:hAnsi="Times New Roman" w:cs="David"/>
          <w:sz w:val="20"/>
          <w:szCs w:val="24"/>
          <w:rtl/>
          <w:lang w:eastAsia="he-IL"/>
        </w:rPr>
        <w:t>(להלן: "</w:t>
      </w:r>
      <w:r w:rsidRPr="005F7096">
        <w:rPr>
          <w:rFonts w:ascii="Times New Roman" w:eastAsia="Times New Roman" w:hAnsi="Times New Roman" w:cs="David"/>
          <w:b/>
          <w:bCs/>
          <w:sz w:val="20"/>
          <w:szCs w:val="24"/>
          <w:rtl/>
          <w:lang w:eastAsia="he-IL"/>
        </w:rPr>
        <w:t>התמורה</w:t>
      </w:r>
      <w:r w:rsidRPr="005F7096">
        <w:rPr>
          <w:rFonts w:ascii="Times New Roman" w:eastAsia="Times New Roman" w:hAnsi="Times New Roman" w:cs="David"/>
          <w:sz w:val="20"/>
          <w:szCs w:val="24"/>
          <w:rtl/>
          <w:lang w:eastAsia="he-IL"/>
        </w:rPr>
        <w:t>").</w:t>
      </w:r>
    </w:p>
    <w:p w14:paraId="6A7C39E8"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בהוצאות הממשיות בשרותי העזר המפורטים להלן, יישא המזמין:</w:t>
      </w:r>
    </w:p>
    <w:p w14:paraId="3AC666D4"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הדפסות בתוויין המיועדות להפצה לאחרים, למעט הדפסות שיפיק המתכנן במשרדו. להסרת ספקות, יובהר כי בגין הוצאות הדפסות בתוויין, אשר מיועדות למתכנן בהליך עבודתו, לא יהיה המתכנן זכאי לקבלת החזר.</w:t>
      </w:r>
    </w:p>
    <w:p w14:paraId="68639BEB" w14:textId="77777777" w:rsidR="00D043FD" w:rsidRPr="005F7096" w:rsidRDefault="00D043FD" w:rsidP="00D043FD">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0617C75"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העתקות שנמסרו ע"י המתכנן למזמין ו/או לרשויות המוסמכות ו/או ליועצים, למעט העתקות וצילומים שיפיק המתכנן במשרדו.</w:t>
      </w:r>
    </w:p>
    <w:p w14:paraId="46F07888"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שכפול מסמכים.</w:t>
      </w:r>
    </w:p>
    <w:p w14:paraId="124CE60E"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B226919"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מדידות וצילומי אויר.</w:t>
      </w:r>
    </w:p>
    <w:p w14:paraId="6226BEE5"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קידוחים ובדיקות קרקע.</w:t>
      </w:r>
    </w:p>
    <w:p w14:paraId="037636BB"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שליחויות.</w:t>
      </w:r>
    </w:p>
    <w:p w14:paraId="691E47BF" w14:textId="77777777" w:rsidR="00D043FD" w:rsidRPr="005F7096" w:rsidRDefault="00D043FD" w:rsidP="00D043F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שירותי העזר המפורטים בסעיפים 7.2.1 עד 7.2.3 לעיל, יוזמנו על ידי המתכנן באמצעות מערכת ניהול פרויקטים </w:t>
      </w:r>
      <w:r w:rsidRPr="005F7096">
        <w:rPr>
          <w:rFonts w:ascii="Times New Roman" w:eastAsia="Times New Roman" w:hAnsi="Times New Roman" w:cs="David"/>
          <w:sz w:val="20"/>
          <w:szCs w:val="24"/>
          <w:lang w:eastAsia="he-IL"/>
        </w:rPr>
        <w:t>VIEW</w:t>
      </w:r>
      <w:r w:rsidRPr="005F7096">
        <w:rPr>
          <w:rFonts w:ascii="Times New Roman" w:eastAsia="Times New Roman" w:hAnsi="Times New Roman" w:cs="David"/>
          <w:sz w:val="20"/>
          <w:szCs w:val="24"/>
          <w:rtl/>
          <w:lang w:eastAsia="he-IL"/>
        </w:rPr>
        <w:t>@ / מערכת רמדורנט מודול ניהול מסמכים (</w:t>
      </w:r>
      <w:r w:rsidRPr="005F7096">
        <w:rPr>
          <w:rFonts w:ascii="Times New Roman" w:eastAsia="Times New Roman" w:hAnsi="Times New Roman" w:cs="David"/>
          <w:sz w:val="20"/>
          <w:szCs w:val="24"/>
          <w:lang w:eastAsia="he-IL"/>
        </w:rPr>
        <w:t>DM</w:t>
      </w:r>
      <w:r w:rsidRPr="005F7096">
        <w:rPr>
          <w:rFonts w:ascii="Times New Roman" w:eastAsia="Times New Roman" w:hAnsi="Times New Roman" w:cs="David"/>
          <w:sz w:val="20"/>
          <w:szCs w:val="24"/>
          <w:rtl/>
          <w:lang w:eastAsia="he-IL"/>
        </w:rPr>
        <w:t>)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49B363D8" w14:textId="5ECC1821"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על חשבון התמורה ישולמו למתכנן תשלומי ביניים בשיעורים ובמועדים המפורטים בנספח</w:t>
      </w:r>
      <w:r w:rsidRPr="005F7096">
        <w:rPr>
          <w:rFonts w:ascii="Times New Roman" w:eastAsia="Times New Roman" w:hAnsi="Times New Roman" w:cs="David"/>
          <w:bCs/>
          <w:sz w:val="20"/>
          <w:szCs w:val="24"/>
          <w:rtl/>
          <w:lang w:eastAsia="he-IL"/>
        </w:rPr>
        <w:t xml:space="preserve"> ה'</w:t>
      </w:r>
      <w:r w:rsidRPr="005F7096">
        <w:rPr>
          <w:rFonts w:ascii="Times New Roman" w:eastAsia="Times New Roman" w:hAnsi="Times New Roman" w:cs="David"/>
          <w:sz w:val="20"/>
          <w:szCs w:val="24"/>
          <w:rtl/>
          <w:lang w:eastAsia="he-IL"/>
        </w:rPr>
        <w:t xml:space="preserve"> המצ"ב, וכן כל תשלומי ביניים נוספים במידה והמזמין יחליט לשלמם לפי שיקול דעתו הבלעדי.</w:t>
      </w:r>
    </w:p>
    <w:p w14:paraId="020A402C" w14:textId="56C69788" w:rsidR="00D043FD" w:rsidRPr="005F7096" w:rsidRDefault="00D043FD" w:rsidP="00D043F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כל תשלומי הביניים לפי פסקה זו, הינם מקדמות על חשבון התמורה ואין באישורם ו/או בתשלומם משום אישור כלשהו מצד המזמין לגבי ביצוע שלב משלבי שירותי המתכנן ו/או טיב השירות ו/או הסכום המגיע למתכנן. במקרה של הפסקת עבודתו של המתכנן כאמור בסעיף 6.3 לעיל, יחולו הוראות סעיף 12.1.2 להלן. </w:t>
      </w:r>
    </w:p>
    <w:p w14:paraId="5E4C7E45" w14:textId="1A2DD412"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5F7096">
        <w:rPr>
          <w:rFonts w:ascii="Times New Roman" w:eastAsia="Times New Roman" w:hAnsi="Times New Roman" w:cs="David"/>
          <w:sz w:val="20"/>
          <w:szCs w:val="24"/>
          <w:rtl/>
          <w:lang w:eastAsia="he-IL"/>
        </w:rPr>
        <w:t xml:space="preserve">מוסכם במפורש, כי התמורה האמור בנספח </w:t>
      </w:r>
      <w:r w:rsidRPr="005F7096">
        <w:rPr>
          <w:rFonts w:ascii="Times New Roman" w:eastAsia="Times New Roman" w:hAnsi="Times New Roman" w:cs="David"/>
          <w:b/>
          <w:bCs/>
          <w:sz w:val="20"/>
          <w:szCs w:val="24"/>
          <w:rtl/>
          <w:lang w:eastAsia="he-IL"/>
        </w:rPr>
        <w:t xml:space="preserve">ד' </w:t>
      </w:r>
      <w:r w:rsidRPr="005F7096">
        <w:rPr>
          <w:rFonts w:ascii="Times New Roman" w:eastAsia="Times New Roman" w:hAnsi="Times New Roman" w:cs="David"/>
          <w:sz w:val="20"/>
          <w:szCs w:val="24"/>
          <w:rtl/>
          <w:lang w:eastAsia="he-IL"/>
        </w:rPr>
        <w:t xml:space="preserve">המצ"ב, הינו סופית ומוחלטת, והמתכנן לא יהיה זכאי לשום תוספת מסיבת הימשכות עבודות הפרויקט מעל למצופה, הקטנת היקף היחידות בפרויקט, קצב הבניה, ביצוע חלק משלבי הביצוע, מידת השינויים שידרשו ע"י המזמין, ו/או צורת ביצוע הבניה או מכל עילה אחרת איזו שהיא, אלא אם נאמר בחוזה זה במפורש אחרת. תנאי לתשלום התמורה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F7096">
        <w:rPr>
          <w:rFonts w:ascii="Times New Roman" w:eastAsia="Times New Roman" w:hAnsi="Times New Roman" w:cs="David"/>
          <w:b/>
          <w:bCs/>
          <w:sz w:val="20"/>
          <w:szCs w:val="24"/>
          <w:rtl/>
          <w:lang w:eastAsia="he-IL"/>
        </w:rPr>
        <w:t>ט'</w:t>
      </w:r>
      <w:r w:rsidRPr="005F7096">
        <w:rPr>
          <w:rFonts w:ascii="Times New Roman" w:eastAsia="Times New Roman" w:hAnsi="Times New Roman" w:cs="David"/>
          <w:sz w:val="20"/>
          <w:szCs w:val="24"/>
          <w:rtl/>
          <w:lang w:eastAsia="he-IL"/>
        </w:rPr>
        <w:t xml:space="preserve"> לחוזה זה וכתב היעדר תביעות המצורף כנספח</w:t>
      </w:r>
      <w:r w:rsidRPr="005F7096">
        <w:rPr>
          <w:rFonts w:ascii="Times New Roman" w:eastAsia="Times New Roman" w:hAnsi="Times New Roman" w:cs="David"/>
          <w:b/>
          <w:bCs/>
          <w:sz w:val="20"/>
          <w:szCs w:val="24"/>
          <w:rtl/>
          <w:lang w:eastAsia="he-IL"/>
        </w:rPr>
        <w:t xml:space="preserve"> י'</w:t>
      </w:r>
      <w:r w:rsidRPr="005F7096">
        <w:rPr>
          <w:rFonts w:ascii="Times New Roman" w:eastAsia="Times New Roman" w:hAnsi="Times New Roman" w:cs="David"/>
          <w:sz w:val="20"/>
          <w:szCs w:val="24"/>
          <w:rtl/>
          <w:lang w:eastAsia="he-IL"/>
        </w:rPr>
        <w:t xml:space="preserve"> לחוזה זה למזמין, חתום ע"י המתכנן ומאומת כנדרש בו, עבור כל אחד משלבי הפרויקט.</w:t>
      </w:r>
    </w:p>
    <w:p w14:paraId="3795164E"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 xml:space="preserve">מבלי לפגוע בכלליות האמור בסעיף 7 לעיל, מוסכם בזה, כי המתכנן לא יהיה זכאי, בשום מקרה, לקבל תמורה ו/או שכר ו/או טובות הנאה כלשהן מכל צד שלישי אחר, לרבות מהיועצים ו/או מהקבלן, וכל סכום שיתקבל על ידו כאמור, בין במישרין ובין בעקיפין, יהיה רכוש המזמין. מובהר בזה, כי הפרת סעיף זה על ידי המתכנן תהווה הפרה יסודית של חוזה זה. </w:t>
      </w:r>
    </w:p>
    <w:p w14:paraId="6D8574C4" w14:textId="3604F072"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תנאים מקדמיים לביצוע תשלום כלשהו ע"ח התמורה, הינם הצגת רישיון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עובר לביצוע כל תשלום ע"ח התמורה, ינוכה מס במקור כדין, מכל סכום ע"ח התמורה שישולם ע"י המזמין. למען הסר ספק מובהר ומוסכם, כי המצאת אישור בדבר ניכוי המס במקור, תיחשב כביצוע תשלום של המזמין ע"ח התמורה בגובה הסכום הנקוב באישור.  </w:t>
      </w:r>
    </w:p>
    <w:p w14:paraId="33DD7984"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שנויים בתכנון</w:t>
      </w:r>
    </w:p>
    <w:p w14:paraId="528B8F99" w14:textId="76890B78"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 xml:space="preserve">המתכנן מתחייב, לפי דרישת המנהל, לערוך בכל קטע מקטעי הפרויקט ו/או בכל שלב משלבי התכנון או העבודה את כל השינויים בתכניות שיידרשו, </w:t>
      </w:r>
      <w:r w:rsidRPr="005F7096">
        <w:rPr>
          <w:rFonts w:eastAsia="Times New Roman" w:cs="David"/>
          <w:szCs w:val="24"/>
          <w:rtl/>
        </w:rPr>
        <w:t xml:space="preserve">לרבות שינוי התכניות ומתן אלטרנטיבות או </w:t>
      </w:r>
      <w:r w:rsidRPr="005F7096">
        <w:rPr>
          <w:rFonts w:ascii="David" w:eastAsia="Times New Roman" w:hAnsi="David" w:cs="David"/>
          <w:szCs w:val="24"/>
          <w:rtl/>
        </w:rPr>
        <w:t>ביטול איזה מבין השירותים או שלבי התכנון או ביצוע הפרויקט,</w:t>
      </w:r>
      <w:r w:rsidRPr="005F7096">
        <w:rPr>
          <w:rFonts w:ascii="Times New Roman" w:eastAsia="Times New Roman" w:hAnsi="Times New Roman" w:cs="David"/>
          <w:sz w:val="20"/>
          <w:szCs w:val="24"/>
          <w:rtl/>
          <w:lang w:eastAsia="he-IL"/>
        </w:rPr>
        <w:t xml:space="preserve"> מבלי שיהיה זכאי לכל תשלום נוסף בעד עבודות אלו, אלא כפי שנקבע בסעיף </w:t>
      </w:r>
      <w:r w:rsidRPr="005F7096">
        <w:rPr>
          <w:rFonts w:ascii="Times New Roman" w:eastAsia="Times New Roman" w:hAnsi="Times New Roman" w:cs="David"/>
          <w:sz w:val="20"/>
          <w:szCs w:val="24"/>
          <w:rtl/>
          <w:lang w:eastAsia="he-IL"/>
        </w:rPr>
        <w:fldChar w:fldCharType="begin"/>
      </w:r>
      <w:r w:rsidRPr="005F7096">
        <w:rPr>
          <w:rFonts w:ascii="Times New Roman" w:eastAsia="Times New Roman" w:hAnsi="Times New Roman" w:cs="David"/>
          <w:sz w:val="20"/>
          <w:szCs w:val="24"/>
          <w:rtl/>
          <w:lang w:eastAsia="he-IL"/>
        </w:rPr>
        <w:instrText xml:space="preserve"> </w:instrText>
      </w:r>
      <w:r w:rsidRPr="005F7096">
        <w:rPr>
          <w:rFonts w:ascii="Times New Roman" w:eastAsia="Times New Roman" w:hAnsi="Times New Roman" w:cs="David"/>
          <w:sz w:val="20"/>
          <w:szCs w:val="24"/>
          <w:lang w:eastAsia="he-IL"/>
        </w:rPr>
        <w:instrText>REF</w:instrText>
      </w:r>
      <w:r w:rsidRPr="005F7096">
        <w:rPr>
          <w:rFonts w:ascii="Times New Roman" w:eastAsia="Times New Roman" w:hAnsi="Times New Roman" w:cs="David"/>
          <w:sz w:val="20"/>
          <w:szCs w:val="24"/>
          <w:rtl/>
          <w:lang w:eastAsia="he-IL"/>
        </w:rPr>
        <w:instrText xml:space="preserve"> _</w:instrText>
      </w:r>
      <w:r w:rsidRPr="005F7096">
        <w:rPr>
          <w:rFonts w:ascii="Times New Roman" w:eastAsia="Times New Roman" w:hAnsi="Times New Roman" w:cs="David"/>
          <w:sz w:val="20"/>
          <w:szCs w:val="24"/>
          <w:lang w:eastAsia="he-IL"/>
        </w:rPr>
        <w:instrText>Ref97820207 \r \h</w:instrText>
      </w:r>
      <w:r w:rsidRPr="005F7096">
        <w:rPr>
          <w:rFonts w:ascii="Times New Roman" w:eastAsia="Times New Roman" w:hAnsi="Times New Roman" w:cs="David"/>
          <w:sz w:val="20"/>
          <w:szCs w:val="24"/>
          <w:rtl/>
          <w:lang w:eastAsia="he-IL"/>
        </w:rPr>
        <w:instrText xml:space="preserve"> </w:instrText>
      </w:r>
      <w:r w:rsidRPr="005F7096">
        <w:rPr>
          <w:rFonts w:ascii="Times New Roman" w:eastAsia="Times New Roman" w:hAnsi="Times New Roman" w:cs="David"/>
          <w:sz w:val="20"/>
          <w:szCs w:val="24"/>
          <w:rtl/>
          <w:lang w:eastAsia="he-IL"/>
        </w:rPr>
      </w:r>
      <w:r w:rsidRPr="005F7096">
        <w:rPr>
          <w:rFonts w:ascii="Times New Roman" w:eastAsia="Times New Roman" w:hAnsi="Times New Roman" w:cs="David"/>
          <w:sz w:val="20"/>
          <w:szCs w:val="24"/>
          <w:rtl/>
          <w:lang w:eastAsia="he-IL"/>
        </w:rPr>
        <w:fldChar w:fldCharType="separate"/>
      </w:r>
      <w:r w:rsidRPr="005F7096">
        <w:rPr>
          <w:rFonts w:ascii="Times New Roman" w:eastAsia="Times New Roman" w:hAnsi="Times New Roman" w:cs="David"/>
          <w:sz w:val="20"/>
          <w:szCs w:val="24"/>
          <w:cs/>
          <w:lang w:eastAsia="he-IL"/>
        </w:rPr>
        <w:t>‎</w:t>
      </w:r>
      <w:r w:rsidRPr="005F7096">
        <w:rPr>
          <w:rFonts w:ascii="Times New Roman" w:eastAsia="Times New Roman" w:hAnsi="Times New Roman" w:cs="David"/>
          <w:sz w:val="20"/>
          <w:szCs w:val="24"/>
          <w:lang w:eastAsia="he-IL"/>
        </w:rPr>
        <w:t>9.2</w:t>
      </w:r>
      <w:r w:rsidRPr="005F7096">
        <w:rPr>
          <w:rFonts w:ascii="Times New Roman" w:eastAsia="Times New Roman" w:hAnsi="Times New Roman" w:cs="David"/>
          <w:sz w:val="20"/>
          <w:szCs w:val="24"/>
          <w:rtl/>
          <w:lang w:eastAsia="he-IL"/>
        </w:rPr>
        <w:fldChar w:fldCharType="end"/>
      </w:r>
      <w:r w:rsidRPr="005F7096">
        <w:rPr>
          <w:rFonts w:ascii="Times New Roman" w:eastAsia="Times New Roman" w:hAnsi="Times New Roman" w:cs="David"/>
          <w:sz w:val="20"/>
          <w:szCs w:val="24"/>
          <w:rtl/>
          <w:lang w:eastAsia="he-IL"/>
        </w:rPr>
        <w:t xml:space="preserve"> להלן. </w:t>
      </w:r>
      <w:r w:rsidRPr="005F7096">
        <w:rPr>
          <w:rFonts w:eastAsia="Times New Roman" w:cs="David"/>
          <w:szCs w:val="24"/>
          <w:rtl/>
        </w:rPr>
        <w:t>כמו כן יהא המזמין רשאי, על פי שיקול דעתו הבלעדי, להורות למתכנן על שינוי לוח הזמנים לביצוע שירותי המתכנן, לרבות האצת או השהיית ביצועם לכל תקופה שהיא, מבלי שתהא ליועץ כל טענה או תביעה בקשר לכך.</w:t>
      </w:r>
    </w:p>
    <w:p w14:paraId="4F10C7D5" w14:textId="0289F46E"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bookmarkStart w:id="0" w:name="_Ref97820207"/>
      <w:r w:rsidRPr="005F7096">
        <w:rPr>
          <w:rFonts w:ascii="Times New Roman" w:eastAsia="Times New Roman" w:hAnsi="Times New Roman" w:cs="David"/>
          <w:sz w:val="20"/>
          <w:szCs w:val="24"/>
          <w:rtl/>
          <w:lang w:eastAsia="he-IL"/>
        </w:rPr>
        <w:t xml:space="preserve">נדרשו השינויים לאחר שלב התכנון המפורט שהוזמן ע"י המזמין כמפורט בנספחים </w:t>
      </w:r>
      <w:r w:rsidRPr="005F7096">
        <w:rPr>
          <w:rFonts w:ascii="Times New Roman" w:eastAsia="Times New Roman" w:hAnsi="Times New Roman" w:cs="David"/>
          <w:bCs/>
          <w:sz w:val="20"/>
          <w:szCs w:val="24"/>
          <w:rtl/>
          <w:lang w:eastAsia="he-IL"/>
        </w:rPr>
        <w:t>ב' או ג'</w:t>
      </w:r>
      <w:r w:rsidRPr="005F7096">
        <w:rPr>
          <w:rFonts w:ascii="Times New Roman" w:eastAsia="Times New Roman" w:hAnsi="Times New Roman" w:cs="David"/>
          <w:b/>
          <w:sz w:val="20"/>
          <w:szCs w:val="24"/>
          <w:rtl/>
          <w:lang w:eastAsia="he-IL"/>
        </w:rPr>
        <w:t xml:space="preserve"> המצ"ב</w:t>
      </w:r>
      <w:r w:rsidRPr="005F7096">
        <w:rPr>
          <w:rFonts w:ascii="Times New Roman" w:eastAsia="Times New Roman" w:hAnsi="Times New Roman" w:cs="David"/>
          <w:sz w:val="20"/>
          <w:szCs w:val="24"/>
          <w:rtl/>
          <w:lang w:eastAsia="he-IL"/>
        </w:rPr>
        <w:t>, וביצוע השינויים מחייב את המתכנן בעבודה העולה במידה רבה ובאופן יסודי על שירותי המתכנן, אלמלא השנויים כאמור, יהיה זכאי לפיצוי בעד העבודה הנוספת שביצע עקב השנויים, כאמור. הפיצוי ישולם בגין העבודה הנוספת שהמתכנן ביצע לעומת העבודה שהיה עליו לבצע אלמלא השנויים, כפי שיקבע ע"י המנהל בהתאם לחלקו של התכנון החוזר כפי שיקבע ע"י המנהל מתוך סך שרותי  המתכנן והתמורה. בכל מקרה, השנויים כאמור, לא יהוו עילה לשינוי בלוח הזמנים, אלא באישור המנהל מראש ובכתב.</w:t>
      </w:r>
      <w:bookmarkEnd w:id="0"/>
      <w:r w:rsidRPr="005F7096">
        <w:rPr>
          <w:rFonts w:ascii="Times New Roman" w:eastAsia="Times New Roman" w:hAnsi="Times New Roman" w:cs="David"/>
          <w:sz w:val="20"/>
          <w:szCs w:val="24"/>
          <w:rtl/>
          <w:lang w:eastAsia="he-IL"/>
        </w:rPr>
        <w:t xml:space="preserve"> </w:t>
      </w:r>
      <w:r w:rsidRPr="005F7096">
        <w:rPr>
          <w:rFonts w:eastAsia="Times New Roman" w:cs="David"/>
          <w:szCs w:val="24"/>
          <w:rtl/>
        </w:rPr>
        <w:t xml:space="preserve">מודגש בזה, כי המתכנן יהא חייב בביצוע השינויים כאמור ולא יהא רשאי לעכבם בשל עיכוב בהערכת המנהל ביחס לסכום הפיצוי כאמור. </w:t>
      </w:r>
    </w:p>
    <w:p w14:paraId="51CF1BC2"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על אף האמור בסעיף 8.2 לעיל, לא יגיע למתכנן דבר בגין שינויים הנובעים מ:</w:t>
      </w:r>
    </w:p>
    <w:p w14:paraId="1168B21A"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טעות ו/או ליקוי בתכנון ו/או באומדן של המתכנן ו/או של היועצים.</w:t>
      </w:r>
    </w:p>
    <w:p w14:paraId="78855400"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התכנון אינו התכנון היעיל ביותר.</w:t>
      </w:r>
    </w:p>
    <w:p w14:paraId="2DF48BEC"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9A8A365" w14:textId="77777777" w:rsidR="00D043FD" w:rsidRPr="005F7096" w:rsidRDefault="00D043FD" w:rsidP="00D043FD">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 xml:space="preserve">השינויים מתחייבים מדרישת רשויות מוסמכות. </w:t>
      </w:r>
    </w:p>
    <w:p w14:paraId="7591182E" w14:textId="77777777" w:rsidR="00D043FD" w:rsidRPr="005F7096" w:rsidRDefault="00D043FD" w:rsidP="001E61BB">
      <w:pPr>
        <w:widowControl w:val="0"/>
        <w:numPr>
          <w:ilvl w:val="1"/>
          <w:numId w:val="11"/>
        </w:numPr>
        <w:tabs>
          <w:tab w:val="num" w:pos="1507"/>
        </w:tabs>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eastAsia="Times New Roman" w:cs="David"/>
          <w:szCs w:val="24"/>
          <w:rtl/>
        </w:rPr>
        <w:t>היה והשינויים יביאו לצמצום מהותי בהיקף העבודה ביחס לשלב תכנון שאושר לביצוע על ידי המנהל, יהיה זכאי המנהל להפחית מן התמורה למתכנן סכום שיקבע על ידי המנהל.</w:t>
      </w:r>
    </w:p>
    <w:p w14:paraId="5A598948"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5F7096">
        <w:rPr>
          <w:rFonts w:ascii="Times New Roman" w:eastAsia="Times New Roman" w:hAnsi="Times New Roman" w:cs="David"/>
          <w:bCs/>
          <w:sz w:val="20"/>
          <w:szCs w:val="24"/>
          <w:u w:val="single"/>
          <w:rtl/>
          <w:lang w:eastAsia="he-IL"/>
        </w:rPr>
        <w:t>אחריות וביטוח</w:t>
      </w:r>
    </w:p>
    <w:p w14:paraId="37F470A4" w14:textId="77777777" w:rsidR="00D043FD" w:rsidRPr="005F7096" w:rsidRDefault="00D043FD" w:rsidP="00D043FD">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5F7096">
        <w:rPr>
          <w:rFonts w:ascii="Times New Roman" w:eastAsia="Times New Roman" w:hAnsi="Times New Roman" w:cs="David"/>
          <w:b/>
          <w:bCs/>
          <w:sz w:val="20"/>
          <w:szCs w:val="24"/>
          <w:u w:val="single"/>
          <w:rtl/>
          <w:lang w:eastAsia="he-IL"/>
        </w:rPr>
        <w:t>אחריות</w:t>
      </w:r>
    </w:p>
    <w:p w14:paraId="3792031E" w14:textId="77777777" w:rsidR="00D043FD" w:rsidRPr="005F7096" w:rsidRDefault="00D043FD" w:rsidP="00D043FD">
      <w:pPr>
        <w:numPr>
          <w:ilvl w:val="1"/>
          <w:numId w:val="11"/>
        </w:numPr>
        <w:spacing w:before="0" w:beforeAutospacing="0" w:after="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78E70EF" w14:textId="77777777" w:rsidR="00D043FD" w:rsidRPr="005F7096" w:rsidRDefault="00D043FD" w:rsidP="00D043FD">
      <w:pPr>
        <w:spacing w:before="0" w:beforeAutospacing="0" w:after="0" w:afterAutospacing="0" w:line="240" w:lineRule="auto"/>
        <w:ind w:left="79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E8F7544" w14:textId="77777777" w:rsidR="00D043FD" w:rsidRPr="005F7096" w:rsidRDefault="00D043FD" w:rsidP="00D043FD">
      <w:pPr>
        <w:numPr>
          <w:ilvl w:val="1"/>
          <w:numId w:val="11"/>
        </w:numPr>
        <w:spacing w:before="0" w:beforeAutospacing="0" w:after="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אישור המזמין או המנהל למסמכים ו/או כל גורמים אחרים הקשורים בשירותי המתכנן ו/או מתן הוראות למתכנן אינו משחרר את המתכנן מאחריותו המלאה, ואין בו כדי להטיל על המזמין או המנהל אחריות כלשהי.</w:t>
      </w:r>
    </w:p>
    <w:p w14:paraId="50926FAB" w14:textId="77777777" w:rsidR="00D043FD" w:rsidRPr="005F7096" w:rsidRDefault="00D043FD" w:rsidP="00D043F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CD2D548" w14:textId="77777777" w:rsidR="00D043FD" w:rsidRPr="005F7096" w:rsidRDefault="00D043FD" w:rsidP="00D043FD">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5F7096">
        <w:rPr>
          <w:rFonts w:ascii="Times New Roman" w:eastAsia="Times New Roman" w:hAnsi="Times New Roman" w:cs="David"/>
          <w:b/>
          <w:bCs/>
          <w:sz w:val="20"/>
          <w:szCs w:val="24"/>
          <w:u w:val="single"/>
          <w:rtl/>
          <w:lang w:eastAsia="he-IL"/>
        </w:rPr>
        <w:t>ביטוח</w:t>
      </w:r>
    </w:p>
    <w:p w14:paraId="5F4CDCAF" w14:textId="77777777" w:rsidR="00D043FD" w:rsidRPr="005F7096" w:rsidRDefault="00D043FD" w:rsidP="00D043FD">
      <w:pPr>
        <w:widowControl w:val="0"/>
        <w:numPr>
          <w:ilvl w:val="1"/>
          <w:numId w:val="1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 xml:space="preserve">מבלי לגרוע מאחריות המתכנן על פי הסכם זה או על פי כל דין, על המתכנן  לערוך ולקיים, על חשבון המתכנן, למשך כל תקופת ההסכם וכל עוד אחריות המתכנן קיימת, את הביטוחים המפורטים במפרט ביטוחי המתכנן המצורף להסכם זה </w:t>
      </w:r>
      <w:r w:rsidRPr="005F7096">
        <w:rPr>
          <w:rFonts w:ascii="Times New Roman" w:eastAsia="Times New Roman" w:hAnsi="Times New Roman" w:cs="David"/>
          <w:b/>
          <w:bCs/>
          <w:sz w:val="20"/>
          <w:szCs w:val="24"/>
          <w:u w:val="single"/>
          <w:rtl/>
          <w:lang w:eastAsia="he-IL"/>
        </w:rPr>
        <w:t>כנספח ז'</w:t>
      </w:r>
      <w:r w:rsidRPr="005F7096">
        <w:rPr>
          <w:rFonts w:ascii="Times New Roman" w:eastAsia="Times New Roman" w:hAnsi="Times New Roman" w:cs="David"/>
          <w:sz w:val="20"/>
          <w:szCs w:val="24"/>
          <w:rtl/>
          <w:lang w:eastAsia="he-IL"/>
        </w:rPr>
        <w:t xml:space="preserve"> וכן אישור עריכת הביטוח המצורף להסכם זה כ</w:t>
      </w:r>
      <w:r w:rsidRPr="005F7096">
        <w:rPr>
          <w:rFonts w:ascii="Times New Roman" w:eastAsia="Times New Roman" w:hAnsi="Times New Roman" w:cs="David"/>
          <w:b/>
          <w:bCs/>
          <w:sz w:val="20"/>
          <w:szCs w:val="24"/>
          <w:u w:val="single"/>
          <w:rtl/>
          <w:lang w:eastAsia="he-IL"/>
        </w:rPr>
        <w:t>נספח ז1'</w:t>
      </w:r>
      <w:r w:rsidRPr="005F7096">
        <w:rPr>
          <w:rFonts w:ascii="Times New Roman" w:eastAsia="Times New Roman" w:hAnsi="Times New Roman" w:cs="David"/>
          <w:sz w:val="20"/>
          <w:szCs w:val="24"/>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 שלא לערוך את הביטוח המצוין בסעיף א' לאישור עריכת הביטוח.</w:t>
      </w:r>
    </w:p>
    <w:p w14:paraId="22BB01E3"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B4432E9"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261FF7F"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04935F84"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מוסכם בזאת, כי למתכנן לא תהיה כל טענה כלפי המזמין או מי מטעם המזמין, בכל הקשור לגבולות האחריות כאמור.</w:t>
      </w:r>
    </w:p>
    <w:p w14:paraId="24C3FD29"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0DD3CCD4"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11659B6D"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02085B7D"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15AA6CB1"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6188CD2"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36DF2433"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97C9AD6"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2C4CC335"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7E99C54"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הפרת סעיף זה על כל תנאיו תיחשב להפרה יסודית של ההסכם.</w:t>
      </w:r>
    </w:p>
    <w:p w14:paraId="781EEE58"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אספקת תכניות</w:t>
      </w:r>
    </w:p>
    <w:p w14:paraId="55AAB023"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בכל עת במהלך ביצוע שירותי המתכנן וכן בתקופת הבדק של העבודות, ימסור המתכנן למזמין מיד לפי דרישתו כל תכניות, ובכללן, תכניות ומסמכים המנויים ברשימה המצ"ב כנספח </w:t>
      </w:r>
      <w:r w:rsidRPr="005F7096">
        <w:rPr>
          <w:rFonts w:ascii="Times New Roman" w:eastAsia="Times New Roman" w:hAnsi="Times New Roman" w:cs="David"/>
          <w:b/>
          <w:bCs/>
          <w:sz w:val="20"/>
          <w:szCs w:val="24"/>
          <w:rtl/>
          <w:lang w:eastAsia="he-IL"/>
        </w:rPr>
        <w:t>ח'</w:t>
      </w:r>
      <w:r w:rsidRPr="005F7096">
        <w:rPr>
          <w:rFonts w:ascii="Times New Roman" w:eastAsia="Times New Roman" w:hAnsi="Times New Roman" w:cs="David"/>
          <w:sz w:val="20"/>
          <w:szCs w:val="24"/>
          <w:rtl/>
          <w:lang w:eastAsia="he-IL"/>
        </w:rPr>
        <w:t xml:space="preserve"> לחוזה זה, ובמידה והדרישה מתייחסת לתכניות שאינן בידו, יערכן המתכנן בהקדם האפשרי וימסרן למזמין.</w:t>
      </w:r>
    </w:p>
    <w:p w14:paraId="10340676"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עם גמר שרותי המתכנן, ימסור המתכנן למזמין סדרה אחת של העתקי התכניות כשהן מעודכנות, ומשקפות את התכנון והביצוע הסופי בשטח </w:t>
      </w:r>
      <w:r w:rsidRPr="005F7096">
        <w:rPr>
          <w:rFonts w:ascii="Times New Roman" w:eastAsia="Times New Roman" w:hAnsi="Times New Roman" w:cs="David"/>
          <w:sz w:val="20"/>
          <w:szCs w:val="24"/>
          <w:lang w:eastAsia="he-IL"/>
        </w:rPr>
        <w:t>(AS MADE)</w:t>
      </w:r>
      <w:r w:rsidRPr="005F7096">
        <w:rPr>
          <w:rFonts w:ascii="Times New Roman" w:eastAsia="Times New Roman" w:hAnsi="Times New Roman" w:cs="David"/>
          <w:sz w:val="20"/>
          <w:szCs w:val="24"/>
          <w:rtl/>
          <w:lang w:eastAsia="he-IL"/>
        </w:rPr>
        <w:t>, למעט שינויי דיירים, וקבצים המכילים את התכנון במדיה ממוחשבת.</w:t>
      </w:r>
    </w:p>
    <w:p w14:paraId="36E884E1"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והקבצים כשהם מעודכנים עד לתאריך הבאת החוזה לידי גמר, או עד לתאריך ביטולו, הכל לפי העניין.</w:t>
      </w:r>
    </w:p>
    <w:p w14:paraId="113E856E"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כמו כן, חייב המתכנן לשמור אצלו למשך תקופה של 7 שנים לפחות את התכניות בקבצי מחשב ובתדפיסים ולספק למזמין לפי דרישתו העתקים מהן בכל עת שיידרש לכך.</w:t>
      </w:r>
    </w:p>
    <w:p w14:paraId="269190B3"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המתכנן לא יהיה זכאי לכל תשלום נוסף בעד תכניות שימסור למזמין על פי סעיף 10 זה.</w:t>
      </w:r>
    </w:p>
    <w:p w14:paraId="3968DE4C" w14:textId="581067B3"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זכות הקניין בכל התכניות שייכת למזמין, ובלבד שהתמורה שולמה בהתאם להוראות חוזה 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על פי התכניות. המתכנן אינו רשאי להשתמש בתכניות לצורך תכנון ובניה של פרויקט אחר שלא בהסכמת המזמין.</w:t>
      </w:r>
    </w:p>
    <w:p w14:paraId="0724D717" w14:textId="77777777" w:rsidR="00D043FD" w:rsidRPr="005F7096" w:rsidRDefault="00D043FD" w:rsidP="00D043FD">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מעמד המתכנן</w:t>
      </w:r>
    </w:p>
    <w:p w14:paraId="2B5C39CA" w14:textId="08671061"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4"/>
          <w:szCs w:val="24"/>
          <w:rtl/>
          <w:lang w:eastAsia="he-IL"/>
        </w:rPr>
        <w:t>מוסכם ומובהר על ידי הצדדים לחוזה זה, כי מעמדו של המתכנן כנותן שירותים למזמין הינו של קבלן עצמאי וכל הפעולות שיעשו על ידו על פי חוזה זה נעשות על ידו, עבורו ועל חשבונו</w:t>
      </w:r>
      <w:r w:rsidRPr="005F7096">
        <w:rPr>
          <w:rFonts w:ascii="Times New Roman" w:eastAsia="Times New Roman" w:hAnsi="Times New Roman" w:cs="David"/>
          <w:sz w:val="20"/>
          <w:szCs w:val="24"/>
          <w:rtl/>
          <w:lang w:eastAsia="he-IL"/>
        </w:rPr>
        <w:t xml:space="preserve"> של המתכנן.</w:t>
      </w:r>
    </w:p>
    <w:p w14:paraId="0C21C936"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 xml:space="preserve">אין ולא יהיו יחסי עובד-מעביד בין המזמין ובין </w:t>
      </w:r>
      <w:r w:rsidRPr="005F7096">
        <w:rPr>
          <w:rFonts w:ascii="Times New Roman" w:eastAsia="Times New Roman" w:hAnsi="Times New Roman" w:cs="David"/>
          <w:sz w:val="24"/>
          <w:szCs w:val="24"/>
          <w:rtl/>
          <w:lang w:eastAsia="he-IL"/>
        </w:rPr>
        <w:t xml:space="preserve">המתכנן ו/או מי מטעמו ובין המזמין לבין עובדי  המתכנן ו/או מי מטעמיהם </w:t>
      </w:r>
      <w:r w:rsidRPr="005F7096">
        <w:rPr>
          <w:rFonts w:ascii="Times New Roman" w:eastAsia="Times New Roman" w:hAnsi="Times New Roman" w:cs="David"/>
          <w:sz w:val="20"/>
          <w:szCs w:val="24"/>
          <w:rtl/>
          <w:lang w:eastAsia="he-IL"/>
        </w:rPr>
        <w:t>ואין בהוראות חוזה זה, כדי ליצור בין המתכנן ו/או מי מעובדיו ו/או מי מטעמו לבין המזמין ו/או המנהל ו/או מי מטעמו יחסי עובד מעביד</w:t>
      </w:r>
      <w:r w:rsidRPr="005F7096">
        <w:rPr>
          <w:rFonts w:ascii="Times New Roman" w:eastAsia="Times New Roman" w:hAnsi="Times New Roman" w:cs="David"/>
          <w:sz w:val="24"/>
          <w:szCs w:val="24"/>
          <w:rtl/>
          <w:lang w:eastAsia="he-IL"/>
        </w:rPr>
        <w:t>, לכל ענין ודבר. בכלל זה, מוסכם ומובהר בין הצדדים, כי המתכנן ו/או עובדיו לא יהיו זכאים כלפי המזמין לכל זכות החלה על פי הדין ו/או מכח צו הרחבה ו/או מכח הסכם כלשהו על עובד</w:t>
      </w:r>
      <w:r w:rsidRPr="005F7096">
        <w:rPr>
          <w:rFonts w:ascii="Times New Roman" w:eastAsia="Times New Roman" w:hAnsi="Times New Roman" w:cs="David"/>
          <w:sz w:val="20"/>
          <w:szCs w:val="24"/>
          <w:rtl/>
          <w:lang w:eastAsia="he-IL"/>
        </w:rPr>
        <w:t>.</w:t>
      </w:r>
    </w:p>
    <w:p w14:paraId="0730D365"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4"/>
          <w:szCs w:val="24"/>
          <w:rtl/>
          <w:lang w:eastAsia="he-IL"/>
        </w:rPr>
        <w:t>מוסכם בזה, כי המתכנן ו/או עובדיו ו/או שלוחיו ו/או אחר מטעמו או מטעמם של אלו מוותרים על כל טענות ו/או דרישות ו/או תלונות ו/או תביעות כלפי המזמין ו/או כלפי מי מטעמו, שעילתן ביחסי עובד ומעביד ו/או בסיומם והם יהיו מנועים מהגשת כל תביעה שהיא כאמור כנגד המזמין.</w:t>
      </w:r>
    </w:p>
    <w:p w14:paraId="772A74B2"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המתכנן מצהיר ומתחייב, כי ישא לבדו </w:t>
      </w:r>
      <w:r w:rsidRPr="005F7096">
        <w:rPr>
          <w:rFonts w:ascii="Times New Roman" w:eastAsia="Times New Roman" w:hAnsi="Times New Roman" w:cs="David"/>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על פי חוזה זה, ובכלל זה,</w:t>
      </w:r>
      <w:r w:rsidRPr="005F7096">
        <w:rPr>
          <w:rFonts w:ascii="Times New Roman" w:eastAsia="Times New Roman" w:hAnsi="Times New Roman" w:cs="David"/>
          <w:sz w:val="20"/>
          <w:szCs w:val="24"/>
          <w:rtl/>
          <w:lang w:eastAsia="he-IL"/>
        </w:rPr>
        <w:t xml:space="preserve"> תשלומי מס הכנסה והביטוח הלאומי שהוא חב בגין מתן שרותי המתכנן. </w:t>
      </w:r>
    </w:p>
    <w:p w14:paraId="32CBDAE8"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יישא לבדו באחריות לכל הזכויות הסוציאליות של עובדיו (כגון - ניכויי מס הכנסה וביטוח לאומי, תשלומים לקרנות איגודים מקצועיים ותשלומים סוציאליים אחרים) ולכל החובות החלות על פי דין על מעביד כלפי עובדיו.</w:t>
      </w:r>
    </w:p>
    <w:p w14:paraId="5199D511"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מבלי לגרוע מכלליות האמור לעיל, המתכנן מצהיר ומתחייב, כי אם יידרש המזמין על ידי המתכנן ו/או על ידי מי משלוחיו ו/או עובדיו ו/או אחר מטעמו ו/או על ידי כל צד ג' לשאת בתשלום ו/או הוצאה ו/או עלות ו/או פיצוי ו/או שיפוי כלשהם, בגין עילות הנובעות מיחסי עובד ומעביד ו/או מהפסקתם ו/או אם יחולו על המזמין תשלום ו/או הוצאה ו/או עלות ו/או פיצוי ו/או שיפוי כלשהם כאמור, אזי ישפה המתכנן את המזמין מיד עם דרישתו הראשונה של המזמין, בגין כל תשלום ו/או הוצאה ו/או עלות ו/או פיצוי ו/או שיפוי שיחולו על המזמין ו/או ידרשו ממנו כאמור ו/או בגין כל נזק שיגרם למזמין בשל דרישה או תביעה כאמור, לרבות הוצאות משפט ושכ"ט עו"ד. סכום השיפוי כאמור, ייחשב כחוב המגיע למזמין מאת המתכנן על פי הוראות חוזה זה, אשר המזמין רשאי לקזז בגינו סכומים ע"ח התמורה המגיעה למתכנן.</w:t>
      </w:r>
    </w:p>
    <w:p w14:paraId="158FBE67"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4"/>
          <w:szCs w:val="24"/>
          <w:rtl/>
          <w:lang w:eastAsia="he-IL"/>
        </w:rPr>
        <w:t>בשים לב לאמור לעיל, אם יקבע פורום מוסמך כלשהו, כי נתקיימו יחסי עובד ומעביד בין המתכנן ו/או מי מעובדיו ו/או מי משלוחיו ו/או אחר מטעמו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468824FF" w14:textId="77777777" w:rsidR="00D043FD" w:rsidRPr="005F7096" w:rsidRDefault="00D043FD" w:rsidP="00D043FD">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5F7096">
        <w:rPr>
          <w:rFonts w:ascii="Times New Roman" w:eastAsia="Times New Roman" w:hAnsi="Times New Roman" w:cs="David"/>
          <w:bCs/>
          <w:sz w:val="20"/>
          <w:szCs w:val="24"/>
          <w:u w:val="single"/>
          <w:rtl/>
          <w:lang w:eastAsia="he-IL"/>
        </w:rPr>
        <w:t>הבאת החוזה לגמר או ביטולו</w:t>
      </w:r>
    </w:p>
    <w:p w14:paraId="70003196"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527B375C" w14:textId="77777777" w:rsidR="00D043FD" w:rsidRPr="005F7096" w:rsidRDefault="00D043FD" w:rsidP="00D043FD">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על אף האמור בכל מקום אחר בחוזה זה על נספחיו, רשאי המזמין, לפי שיקול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ימים מיום משלוחה (להלן: "</w:t>
      </w:r>
      <w:r w:rsidRPr="005F7096">
        <w:rPr>
          <w:rFonts w:ascii="Times New Roman" w:eastAsia="Times New Roman" w:hAnsi="Times New Roman" w:cs="David"/>
          <w:b/>
          <w:bCs/>
          <w:sz w:val="20"/>
          <w:szCs w:val="24"/>
          <w:rtl/>
          <w:lang w:eastAsia="he-IL"/>
        </w:rPr>
        <w:t>תאריך הפסקת השרות</w:t>
      </w:r>
      <w:r w:rsidRPr="005F7096">
        <w:rPr>
          <w:rFonts w:ascii="Times New Roman" w:eastAsia="Times New Roman" w:hAnsi="Times New Roman" w:cs="David"/>
          <w:sz w:val="20"/>
          <w:szCs w:val="24"/>
          <w:rtl/>
          <w:lang w:eastAsia="he-IL"/>
        </w:rPr>
        <w:t xml:space="preserve">") </w:t>
      </w:r>
      <w:r w:rsidRPr="005F7096">
        <w:rPr>
          <w:rFonts w:eastAsia="Times New Roman" w:cs="David"/>
          <w:sz w:val="18"/>
          <w:szCs w:val="24"/>
          <w:rtl/>
        </w:rPr>
        <w:t>מראש, מבלי שהדבר ייחשב להפרת הסכם זה על ידי המזמין ומבלי שהדבר יחייב את המזמין בתשלום פיצוי כלשהו למתכנן</w:t>
      </w:r>
      <w:r w:rsidRPr="005F7096">
        <w:rPr>
          <w:rFonts w:ascii="Times New Roman" w:eastAsia="Times New Roman" w:hAnsi="Times New Roman" w:cs="David"/>
          <w:sz w:val="20"/>
          <w:szCs w:val="24"/>
          <w:rtl/>
          <w:lang w:eastAsia="he-IL"/>
        </w:rPr>
        <w:t>.</w:t>
      </w:r>
    </w:p>
    <w:p w14:paraId="5C07A59A" w14:textId="77777777" w:rsidR="00D043FD" w:rsidRPr="005F7096" w:rsidRDefault="00D043FD" w:rsidP="00D043FD">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הובא החוזה לידי גמר כאמור בסעיף 12.1.1 לעיל, ישלם המזמין למתכנן שכר על פי קביעתו הבלעדית של המנהל, בעד אותו קטע מקטעי הפרויקט ו/או שלב משרותי המתכנן שבוצע עד לתאריך הפסקת השירות, וזאת לפי השיעור המפורט בנספחים </w:t>
      </w:r>
      <w:r w:rsidRPr="005F7096">
        <w:rPr>
          <w:rFonts w:ascii="Times New Roman" w:eastAsia="Times New Roman" w:hAnsi="Times New Roman" w:cs="David"/>
          <w:bCs/>
          <w:sz w:val="20"/>
          <w:szCs w:val="24"/>
          <w:rtl/>
          <w:lang w:eastAsia="he-IL"/>
        </w:rPr>
        <w:t>ד' ו - ה'</w:t>
      </w:r>
      <w:r w:rsidRPr="005F7096">
        <w:rPr>
          <w:rFonts w:ascii="Times New Roman" w:eastAsia="Times New Roman" w:hAnsi="Times New Roman" w:cs="David"/>
          <w:sz w:val="20"/>
          <w:szCs w:val="24"/>
          <w:rtl/>
          <w:lang w:eastAsia="he-IL"/>
        </w:rPr>
        <w:t xml:space="preserve">. במקרה שבוצע חלק של קטע ו/או שלב, ישולם חלק יחסי מתאים מהשכר הקבוע בנספחים </w:t>
      </w:r>
      <w:r w:rsidRPr="005F7096">
        <w:rPr>
          <w:rFonts w:ascii="Times New Roman" w:eastAsia="Times New Roman" w:hAnsi="Times New Roman" w:cs="David"/>
          <w:bCs/>
          <w:sz w:val="20"/>
          <w:szCs w:val="24"/>
          <w:rtl/>
          <w:lang w:eastAsia="he-IL"/>
        </w:rPr>
        <w:t xml:space="preserve">ד' ו-ה' </w:t>
      </w:r>
      <w:r w:rsidRPr="005F7096">
        <w:rPr>
          <w:rFonts w:ascii="Times New Roman" w:eastAsia="Times New Roman" w:hAnsi="Times New Roman" w:cs="David"/>
          <w:sz w:val="20"/>
          <w:szCs w:val="24"/>
          <w:rtl/>
          <w:lang w:eastAsia="he-IL"/>
        </w:rPr>
        <w:t>לאותו שלב, כפי שיקבע המנהל.</w:t>
      </w:r>
    </w:p>
    <w:p w14:paraId="2C68F557"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 ו/או לטענה ו/או דרישה ו/או תלונה ו/או תביעה כלשהי, פרט לאמור בסעיף 12.1.2 לעיל, והשכר שישולם לפי סעיף 12.1.2 לעיל, יהיה לסילוק כל המגיע למתכנן מהמזמין לפי חוזה זה ו/או עקב הבאתו לידי גמר כאמור, בין על פי חוזה זה ובין מכוח עילה כלשהי על פי הדין.</w:t>
      </w:r>
    </w:p>
    <w:p w14:paraId="5198CFC3"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תוך 12 חודשים מהבאת חוזה זה לידי גמר כאמור, רשאי המזמין לחדשו. במקרה זה, יהיה המתכנן חייב, לפי דרישת המזמין, לחדש את שירותי המתכנן על פי תנאי חוזה זה.</w:t>
      </w:r>
    </w:p>
    <w:p w14:paraId="6E675EC7"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במקרה שחוזה זה יבוא לידי גמר עקב הפסקת עבודות הפרויקט מחמת כוח עליון (לרבות על פי מצוות הדין), יהיה המתכנן זכאי לתשלום כמוגדר בסעיף 12.3.2 להלן, ויחולו הסעיפים 12.1.3 ו- 12.1.4 לעיל.</w:t>
      </w:r>
    </w:p>
    <w:p w14:paraId="0EABEA90"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745249EF"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מבלי לגרוע מזכויות מזמין לפי סעיף 12.1 לעיל, זכאי המזמין לבטל חוזה זה, לפי שיקול דעתו הבלעדי, בלא צורך בהודעה מוקדמת, בכל אחד מהמקרים הבאים:</w:t>
      </w:r>
    </w:p>
    <w:p w14:paraId="13EB5BCD" w14:textId="77777777" w:rsidR="00D043FD" w:rsidRPr="005F7096" w:rsidRDefault="00D043FD" w:rsidP="00D043FD">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הפר ו/או לא קיים איזה מהוראות החוזה ולא תיקן את ההפרה כאמור, לאחר שקיבל התראה על כך מהמזמין בתוך הזמן הנקוב בהתראה.</w:t>
      </w:r>
    </w:p>
    <w:p w14:paraId="472D7242" w14:textId="77777777" w:rsidR="00D043FD" w:rsidRPr="005F7096" w:rsidRDefault="00D043FD" w:rsidP="00D043FD">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המזמין התרה במתכנן, שאין הוא מבצע את עבודתו בצורה המבטיחה את ביצועה התקין ו/או התקדמותה וסיומה לפי לוח הזמנים, והמתכנן לא נקט בצעדים המבטיחים לדעת המזמין את ביצועה התקין ו/או התקדמותה וסיומה לפי לוח הזמנים.</w:t>
      </w:r>
    </w:p>
    <w:p w14:paraId="35851CF4" w14:textId="77777777" w:rsidR="00D043FD" w:rsidRPr="005F7096" w:rsidRDefault="00D043FD" w:rsidP="00D043FD">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הפר את הוראת סעיף 7.5 לעיל.</w:t>
      </w:r>
    </w:p>
    <w:p w14:paraId="4EB48159" w14:textId="77777777" w:rsidR="00D043FD" w:rsidRPr="005F7096" w:rsidRDefault="00D043FD" w:rsidP="00D043FD">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נבצר מהמתכנן או מהמנהל הראשי לקיים את הוראות חוזה זה, מסיבת מחלה או מכל סיבה אחרת שהיא. מבלי לפגוע בכלליות האמור לעיל, יחול הסעיף אם המנהל הראשי במשרד המתכנן נפטר, המתכנן פשט רגל, או נעשה בלתי כשיר לפעולה משפטית או בלתי כשיר למתן שירותי המתכנן או אם ארע אירוע דומה.</w:t>
      </w:r>
    </w:p>
    <w:p w14:paraId="7DD322D2" w14:textId="77777777" w:rsidR="00D043FD" w:rsidRPr="005F7096" w:rsidRDefault="00D043FD" w:rsidP="00D043FD">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חל שינוי בהחזקת המניות ו/או בהרכב המנהלים של המתכנן.</w:t>
      </w:r>
    </w:p>
    <w:p w14:paraId="27EBDD48" w14:textId="77777777" w:rsidR="00D043FD" w:rsidRPr="005F7096" w:rsidRDefault="00D043FD" w:rsidP="00D043FD">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5F7096">
        <w:rPr>
          <w:rFonts w:eastAsia="Times New Roman" w:cs="David"/>
          <w:szCs w:val="24"/>
          <w:rtl/>
        </w:rPr>
        <w:t>היועץ הפסיק לקיים שגרת עבודה סדירה ורצופה וסגר את עסקיו לתקופה העולה על</w:t>
      </w:r>
      <w:r w:rsidRPr="005F7096">
        <w:rPr>
          <w:rFonts w:eastAsia="Times New Roman" w:cs="David"/>
          <w:szCs w:val="24"/>
        </w:rPr>
        <w:t xml:space="preserve"> </w:t>
      </w:r>
      <w:r w:rsidRPr="005F7096">
        <w:rPr>
          <w:rFonts w:eastAsia="Times New Roman" w:cs="David"/>
          <w:szCs w:val="24"/>
          <w:rtl/>
        </w:rPr>
        <w:t>10 ימים.</w:t>
      </w:r>
    </w:p>
    <w:p w14:paraId="1E94EAE6" w14:textId="77777777" w:rsidR="00D043FD" w:rsidRPr="005F7096" w:rsidRDefault="00D043FD" w:rsidP="00D043FD">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5F7096">
        <w:rPr>
          <w:rFonts w:eastAsia="Times New Roman" w:cs="David"/>
          <w:sz w:val="18"/>
          <w:szCs w:val="24"/>
          <w:rtl/>
        </w:rPr>
        <w:t>פק</w:t>
      </w:r>
      <w:r w:rsidRPr="005F7096">
        <w:rPr>
          <w:rFonts w:eastAsia="Times New Roman" w:cs="David"/>
          <w:szCs w:val="24"/>
          <w:rtl/>
        </w:rPr>
        <w:t>ע הביטוח של היועץ הנדרש על פי הוראות הסכם זה או שהביטוח אינו עונה על דרישות הסכם זה ולא חודש בתוך 3 ימי עסקים מדרישת המפקח ו/או המזמין</w:t>
      </w:r>
      <w:r w:rsidRPr="005F7096">
        <w:rPr>
          <w:rFonts w:eastAsia="Times New Roman" w:cs="David"/>
          <w:sz w:val="18"/>
          <w:szCs w:val="24"/>
          <w:rtl/>
        </w:rPr>
        <w:t>.</w:t>
      </w:r>
    </w:p>
    <w:p w14:paraId="520447EE"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בוטל החוזה כאמור בסעיף 12.3.1 לעיל, ישלם המזמין למתכנן שכר בעד אותו קטע מקטעי הפרויקט ו/או שלב משרותי המתכנן שהוא ביצע עד לביטול החוזה, וזאת לפי השיעור המפורט בנספחים </w:t>
      </w:r>
      <w:r w:rsidRPr="005F7096">
        <w:rPr>
          <w:rFonts w:ascii="Times New Roman" w:eastAsia="Times New Roman" w:hAnsi="Times New Roman" w:cs="David"/>
          <w:bCs/>
          <w:sz w:val="20"/>
          <w:szCs w:val="24"/>
          <w:rtl/>
          <w:lang w:eastAsia="he-IL"/>
        </w:rPr>
        <w:t xml:space="preserve">ד' ו -ה' </w:t>
      </w:r>
      <w:r w:rsidRPr="005F7096">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5F7096">
        <w:rPr>
          <w:rFonts w:ascii="Times New Roman" w:eastAsia="Times New Roman" w:hAnsi="Times New Roman" w:cs="David"/>
          <w:bCs/>
          <w:sz w:val="20"/>
          <w:szCs w:val="24"/>
          <w:rtl/>
          <w:lang w:eastAsia="he-IL"/>
        </w:rPr>
        <w:t xml:space="preserve">ד' ו-ה' </w:t>
      </w:r>
      <w:r w:rsidRPr="005F7096">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9484F27"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הודעה בדבר הבאת החוזה לידי גמר כאמור בסעיף 12.3.1 לעיל, לא תשמש עילה למתכנן לתביעת פיצויים כלשהם ו/או לטענה ו/או לדרישה ו/או לתלונה ו/או לתביעה כלשהי, פרט לאמור בסעיף 12.3.2 לעיל, והשכר שישולם לפי סעיף 12.3.2, יהיה לסילוק כל המגיע למתכנן מהמזמין לפי החוזה ו/או עקב הבאתו לידי גמר כאמור, בין על פי חוזה זה ובין מכוח עילה כלשהי על פי הדין.</w:t>
      </w:r>
    </w:p>
    <w:p w14:paraId="36114EE7"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אם המנהל הראשי במשרד המתכנן ו/או המתכנן נפטר (ח"ח), פשט רגל, או נעשה בלתי כשיר למתן השירותים על פי חוזה זה או אם אירע אירוע דומה למתכנן, יהיה המזמין זכאי לבטל את החוזה ויחולו הוראות סעיפים 12.3.2 ו - 12.3.3 לעיל.</w:t>
      </w:r>
    </w:p>
    <w:p w14:paraId="510CD58C"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התשלום על פי סעיפים 12.1, 12.2 ו-12.3 לעיל, מותנה בכך שהמזמין קיבל לידיו את כל התכניות ועד לקבלתן לא יהיה עליו לבצע תשלום על פי הסעיפים הנ"ל.</w:t>
      </w:r>
    </w:p>
    <w:p w14:paraId="74694FB2" w14:textId="74EBFE40"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בכל מקרה של הבאת חוזה זה לידי גמר או ביטולו, יהיה המזמין זכאי למסור את ביצוע המשך שירותי המתכנן לאחר ולהשתמש ללא הגבלה בשרותי המתכנן שבוצעו עד לאותו מועד, והמתכנן מסכים לכך, מתחייב שלא התנגד להעסקתו של המתכנן האחר ולא תהיה </w:t>
      </w:r>
      <w:r w:rsidRPr="005F7096">
        <w:rPr>
          <w:rFonts w:eastAsia="Times New Roman" w:cs="David"/>
          <w:sz w:val="18"/>
          <w:szCs w:val="24"/>
          <w:rtl/>
        </w:rPr>
        <w:t xml:space="preserve">לו כל תביעה ו/או דרישה כלפי המזמין בקשר לכך. </w:t>
      </w:r>
      <w:r w:rsidRPr="005F7096">
        <w:rPr>
          <w:rFonts w:ascii="Times New Roman" w:eastAsia="Times New Roman" w:hAnsi="Times New Roman" w:cs="David"/>
          <w:sz w:val="20"/>
          <w:szCs w:val="24"/>
          <w:rtl/>
          <w:lang w:eastAsia="he-IL"/>
        </w:rPr>
        <w:t>.</w:t>
      </w:r>
    </w:p>
    <w:p w14:paraId="072358D4"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כל אימת שהמתכנן לא יקיים איזו מהתחייבויותיו לפי חוזה 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213658D"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השתמש המזמין בזכותו על פי סעיף 12.7 לעיל, יהיה הוא רשאי לגבות מאת המתכנן ו/או לנכות מכל סכום שיגיע לו את הסכומים שהמזמין נשא בהם בשל כך, בתוספת 15% לכיסוי הוצאותיו הכלליות, וזאת מבלי שיהיה עליו להוכיח את הסכומים הנ"ל.</w:t>
      </w:r>
    </w:p>
    <w:p w14:paraId="6D2BB653"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eastAsia="Times New Roman" w:cs="David"/>
          <w:sz w:val="18"/>
          <w:szCs w:val="24"/>
          <w:rtl/>
        </w:rPr>
        <w:t xml:space="preserve">מבלי לגרוע מן האמור, בכל מקרה לא יהא המתכנן רשאי לעתור לקבלת צו מניעה אשר מטרתו או תוצאתו עיכוב הפרויקט, לרבות צו מניעה לשימוש במסמכים אשר הוכנו על ידו במסגרת חוזה זה. </w:t>
      </w:r>
    </w:p>
    <w:p w14:paraId="40FE81C4" w14:textId="77777777" w:rsidR="00D043FD" w:rsidRPr="005F7096" w:rsidRDefault="00D043FD" w:rsidP="00D043FD">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העברת זכויות</w:t>
      </w:r>
    </w:p>
    <w:p w14:paraId="7EC52087"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אין המתכנן רשאי להסב לאחר את החוזה ו/או כל חלק ממנו, וכן אין הוא רשאי להעביר ו/או להסב לאחר כל זכות ו/או חובה לפי חוזה זה, אלא בהסכמת המזמין בכתב ומראש.</w:t>
      </w:r>
    </w:p>
    <w:p w14:paraId="6B7DE38F"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אין המתכנן רשאי למסור לאחר את ביצוע שרותי המתכנן, כולם או מקצתם, אלא בהסכמת המזמין בכתב ומראש.</w:t>
      </w:r>
    </w:p>
    <w:p w14:paraId="578FE35A"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ניתנה הסכמת המזמין לפי סעיפים 13.1 או 13.2 לעיל, הרי שאין בכך כדי לפטור את המתכנן מאחריותו והתחייבויותיו לפי חוזה זה על נספחיו ומזכויות המזמין על פיו, והמתכנן יישא באחריות מלאה, כלפי המזמין וכלפי כל צד שלישי שהוא, גם לכל מעשה ו/או מחדל של אלה שיבצעו עבודה כלשהי מכוח הוראות סעיפים 13.1 או/וגם 13.2 לעיל ו/או באי כחם ו/או עובדיהם ו/או מי מטעמם, ואילו למזמין ישמרו כל זכויותיו כלפי המתכנן.</w:t>
      </w:r>
    </w:p>
    <w:p w14:paraId="4611DE05"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שירותי המתכנן יינתנו באמצעות המנהל הראשי אישית ובאמצעות צוות עובדיו של המתכנן בפיקוחו הישיר של המנהל הראשי. מבלי לגרוע מהתחייבות המתכנן כמתחייב מהאמור, הרי בכל מקרה שהשירותים לא יינתנו ע"י המנהל הראשי מכל סיבה שהיא יהיה המזמין זכאי לבטל את החוזה ויחולו הוראות סעיף 12.3.2 ו-12.3.3 לעיל.</w:t>
      </w:r>
    </w:p>
    <w:p w14:paraId="367F35FE"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המזמין רשאי להעביר, למשכן ו/או לשעבד, בכל עת, כל זכות מזכויותיו במקרקעין ו/או בפרויקט וכל חובה מחובותיו לפי חוזה זה, כפי שיראה בעיניו, בלא צורך בהסכמה כלשהי מצד המתכנן. המתכנן </w:t>
      </w:r>
    </w:p>
    <w:p w14:paraId="49471263" w14:textId="77777777" w:rsidR="00D043FD" w:rsidRPr="005F7096" w:rsidRDefault="00D043FD" w:rsidP="00D043FD">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5F7096">
        <w:rPr>
          <w:rFonts w:ascii="Times New Roman" w:eastAsia="Times New Roman" w:hAnsi="Times New Roman" w:cs="David"/>
          <w:bCs/>
          <w:sz w:val="20"/>
          <w:szCs w:val="24"/>
          <w:u w:val="single"/>
          <w:rtl/>
          <w:lang w:eastAsia="he-IL"/>
        </w:rPr>
        <w:t>סיום שרותי המתכנן</w:t>
      </w:r>
    </w:p>
    <w:p w14:paraId="469933E2"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שירותי המתכנן יחושבו כבאים לסיום בכל אחד מהמקרים הבאים:</w:t>
      </w:r>
    </w:p>
    <w:p w14:paraId="7E684FB9"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חוזה זה הובא לידי גמר או בוטל כאמור בסעיף 12 לעיל, והחל במועד הנקוב בהודעה שניתנה ע"י המזמין למתכנן במסגרת הוראות אותו סעיף.</w:t>
      </w:r>
    </w:p>
    <w:p w14:paraId="02C75842"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עם מתן אישור בכתב ע"י המזמין למתכנן, כי הושלם מתן שרותי המתכנן על פי חוזה זה.</w:t>
      </w:r>
    </w:p>
    <w:p w14:paraId="34918CC2"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5F7096">
        <w:rPr>
          <w:rFonts w:ascii="Times New Roman" w:eastAsia="Times New Roman" w:hAnsi="Times New Roman" w:cs="David"/>
          <w:bCs/>
          <w:sz w:val="20"/>
          <w:szCs w:val="24"/>
          <w:u w:val="single"/>
          <w:rtl/>
          <w:lang w:eastAsia="he-IL"/>
        </w:rPr>
        <w:t>סודיות והמצאת מסמכים</w:t>
      </w:r>
    </w:p>
    <w:p w14:paraId="4ED1AB78"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לשירותי המתכנן, לרבות העתקים וניירות עבודה, בין שהוכנו על ידי המתכנן ו/או על ידי מי מטעמו ובין שהוכנו על ידי המזמין ו/או המנהל ו/או מי מטעמם, וכן לשמור בסוד כל ידיעה שהגיעה אליו עקב ביצוע חוזה זה ולא למסור כל ידיעה כאמור לאדם שלא הוסמך לקבלה על ידי המזמין.</w:t>
      </w:r>
    </w:p>
    <w:p w14:paraId="5CAC05E4"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מבלי לגרוע מאחריותו של המתכנן על פי כל דין, ינקוט המתכנן בכל אמצעי סביר כדי לשמור שמירה מעולה על כל מסמך המוחזק על ידיו בקשר לשירותי המתכנן כדי למנוע עיון בו מכל אדם שהמנהל לא התיר לו זאת. כמו כן, יציית המתכנן לכל דרישה של המנהל בדבר נקיטת אמצעי ביטחון נוספים לאלה שננקטו על ידיו. במקרה של תקלה כלשהי למסמכים כאמור לעיל, יודיע המתכנן למנהל מיד עם אירועה.</w:t>
      </w:r>
    </w:p>
    <w:p w14:paraId="4E6AD9DD"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המתכנן יחתים את עובדיו ו/או שלוחיו ו/או אחר מטעמו בקשר עם ביצוע הסכם זה על נספחיו, על כתב התחייבות לשמירת סודיות על פי הנוסח המפורט בנספח </w:t>
      </w:r>
      <w:r w:rsidRPr="005F7096">
        <w:rPr>
          <w:rFonts w:ascii="Times New Roman" w:eastAsia="Times New Roman" w:hAnsi="Times New Roman" w:cs="David"/>
          <w:bCs/>
          <w:sz w:val="20"/>
          <w:szCs w:val="24"/>
          <w:rtl/>
          <w:lang w:eastAsia="he-IL"/>
        </w:rPr>
        <w:t>ו'</w:t>
      </w:r>
      <w:r w:rsidRPr="005F7096">
        <w:rPr>
          <w:rFonts w:ascii="Times New Roman" w:eastAsia="Times New Roman" w:hAnsi="Times New Roman" w:cs="David"/>
          <w:sz w:val="20"/>
          <w:szCs w:val="24"/>
          <w:rtl/>
          <w:lang w:eastAsia="he-IL"/>
        </w:rPr>
        <w:t>,.</w:t>
      </w:r>
    </w:p>
    <w:p w14:paraId="7434CB8C"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2871B904" w14:textId="77777777" w:rsidR="00D043FD" w:rsidRPr="005F7096" w:rsidRDefault="00D043FD" w:rsidP="00D043FD">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DD38B5F"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5F7096">
        <w:rPr>
          <w:rFonts w:ascii="Times New Roman" w:eastAsia="Times New Roman" w:hAnsi="Times New Roman" w:cs="David"/>
          <w:bCs/>
          <w:sz w:val="20"/>
          <w:szCs w:val="24"/>
          <w:u w:val="single"/>
          <w:rtl/>
          <w:lang w:eastAsia="he-IL"/>
        </w:rPr>
        <w:t>ויתור על זכויות מצד המתכנן</w:t>
      </w:r>
    </w:p>
    <w:p w14:paraId="279688D7"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השתמש המזמין כדין בסמכות ו/או בזכות כלשהי הנתונה לו על פי חוזה זה והביא את החוזה לידי גמר, או ביטל את החוזה כולו או מקצתו, או הפסיק את ביצועו, כולו או מקצתו, לא תהיה למתכנן כל טענה ו/או דרישה ו/או תלונה ו/או עילת תביעה כלשהי נגד המזמין בגין פעולת המזמין כאמור או בשל כל סיבה אחרת, והמתכנן לא יהיה זכאי לתבוע פיצוי ו/או שיפוי ו/או תשלום כלשהו בעד נזק (לרבות נזק עקיף ו/או הפסד הזדמנויות) ו/או פגיעה במוניטין ו/או הפסד, לרבות הפסד רווח העלולים להיגרם לו עקב הביטול או ההפסקה ו/או מכל סיבה אחרת.</w:t>
      </w:r>
    </w:p>
    <w:p w14:paraId="550C64F7" w14:textId="77777777" w:rsidR="00D043FD" w:rsidRPr="005F7096" w:rsidRDefault="00D043FD" w:rsidP="00D043F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578A2ECC" w14:textId="77777777" w:rsidR="00D043FD" w:rsidRPr="005F7096" w:rsidRDefault="00D043FD" w:rsidP="00D043FD">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המתכנן מתחייב שלא לנקוט בכל צעדים מכל סוג שהוא שיהיה בהם כדי לסכל את המשך ביצוע שירותי המתכנן ו/או מסירתם לידי מתכנן אחר, והינו מתחייב,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B32247E" w14:textId="77777777" w:rsidR="00D043FD" w:rsidRPr="005F7096" w:rsidRDefault="00D043FD" w:rsidP="00D043FD">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5F7096">
        <w:rPr>
          <w:rFonts w:ascii="Times New Roman" w:eastAsia="Times New Roman" w:hAnsi="Times New Roman" w:cs="David"/>
          <w:bCs/>
          <w:sz w:val="20"/>
          <w:szCs w:val="24"/>
          <w:u w:val="single"/>
          <w:rtl/>
          <w:lang w:eastAsia="he-IL"/>
        </w:rPr>
        <w:t>שונות</w:t>
      </w:r>
    </w:p>
    <w:p w14:paraId="7DAEF48C"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המנהל הראשי במשרד המתכנן, מתחייב לבצע את השירותים שעליו לבצע אישית על פי חוזה זה והינו אחראי וערב כלפי המזמין לביצוע התחייבויות המתכנן לפי חוזה זה על נספחיו.</w:t>
      </w:r>
    </w:p>
    <w:p w14:paraId="3BE8ABF3"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כל צד אשר יפר או לא יקיים איזו מהתחייבויותיו על פי חוזה זה, יהיה חייב לפצות את הצד המקיים על כל הנזקים ו/או ההפסדים שיגרמו לו עקב כך, וזאת מבלי לגרוע מזכות הצד המקיים לכל סעד ו/או תרופה אחרים ו/או נוספים.</w:t>
      </w:r>
    </w:p>
    <w:p w14:paraId="68196450" w14:textId="77777777" w:rsidR="00D043FD" w:rsidRPr="005F7096" w:rsidRDefault="00D043FD" w:rsidP="00D043F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312A4581" w14:textId="77777777" w:rsidR="00D043FD" w:rsidRPr="005F7096" w:rsidRDefault="00D043FD" w:rsidP="00D043F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מצהיר, כי הוא מודע לכל אלה ולהשלכות אחרות העלולות לנבוע מעיכוב בהשלמת הפרויקט ויהיה אחראי להם במידה והעיכוב בהשלמת הפרויקט ינבע מאי עמידתו בהתחייבויותיו על פי חוזה זה.</w:t>
      </w:r>
    </w:p>
    <w:p w14:paraId="3DB923AE"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המזמין זכאי לקזז כנגד כל סכום המגיע למתכנן מאת המזמין לפי חוזה זה, כל סכום שלפי טענתו מגיע לו מהמתכנן, וכל זכות של המתכנן לתשלום מהמזמין כפופה לזכות הקיזוז הנ"ל.</w:t>
      </w:r>
    </w:p>
    <w:p w14:paraId="029A9E6F"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מוסכם במפורש, כי ביצוע כל אחת ואחת מהתחייבויות המזמין על פי חוזה זה, מותנה בכך שהמתכנן יקיים תחילה את התחייבויותיו על פי חוזה זה, עד לאותו מועד. המזמין זכאי, מבלי לפגוע מכלליות האמור בכל מקום אחר בחוזה זה, לעכב ביצוע התחייבות כלשהי מהתחייבויותיו עד לאחר שהמתכנן קיים את התחייבויותיו כאמור.</w:t>
      </w:r>
    </w:p>
    <w:p w14:paraId="00BCC219"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שום התנהגות מצדו של מי מהצדדים לא תחשב כויתור על איזה מזכויותיו על פי חוזה זה ו/או על פי כל דין ו/או כויתור ו/או כהסכמה מצדו לאיזה הפרה ו/או אי קיום של תנאי מתנאי חוזה זה ו/ או כנותנת דחייה ו/או ארכה לביצוע כל פעולה, שיש לעשותה על פי חוזה זה ו/או כשינוי ו/או ביטול ו/או תוספת של תנאי כלשהו, אלא אם נעשו במפורש ובכתב.</w:t>
      </w:r>
    </w:p>
    <w:p w14:paraId="646EEE48" w14:textId="77777777" w:rsidR="00D043FD" w:rsidRPr="005F7096" w:rsidRDefault="00D043FD" w:rsidP="00D043F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מבלי לגרוע מכלליות האמור לעיל -</w:t>
      </w:r>
    </w:p>
    <w:p w14:paraId="0EB82FA6" w14:textId="77777777" w:rsidR="00D043FD" w:rsidRPr="005F7096" w:rsidRDefault="00D043FD" w:rsidP="00D043FD">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B089E77" w14:textId="77777777" w:rsidR="00D043FD" w:rsidRPr="005F7096" w:rsidRDefault="00D043FD" w:rsidP="00D043FD">
      <w:pPr>
        <w:widowControl w:val="0"/>
        <w:numPr>
          <w:ilvl w:val="2"/>
          <w:numId w:val="11"/>
        </w:numPr>
        <w:spacing w:before="0" w:beforeAutospacing="0" w:after="200" w:afterAutospacing="0" w:line="240" w:lineRule="auto"/>
        <w:ind w:left="1508" w:hanging="43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ויתור כלשהו על זכויות וחובות לפי החוזה.</w:t>
      </w:r>
    </w:p>
    <w:p w14:paraId="24B406AF" w14:textId="77777777" w:rsidR="00D043FD" w:rsidRPr="005F7096" w:rsidRDefault="00D043FD" w:rsidP="00D043FD">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במידה והמתכנן כולל מספר גופים או יחידים, יהיו הם אחראים ביחד ולחוד כלפי המזמין למילוי התחייבויות המתכנן לפי חוזה זה.</w:t>
      </w:r>
    </w:p>
    <w:p w14:paraId="29713E0B"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5F7096">
        <w:rPr>
          <w:rFonts w:ascii="Times New Roman" w:eastAsia="Times New Roman" w:hAnsi="Times New Roman" w:cs="David"/>
          <w:b/>
          <w:bCs/>
          <w:sz w:val="24"/>
          <w:szCs w:val="24"/>
          <w:rtl/>
          <w:lang w:eastAsia="he-IL"/>
        </w:rPr>
        <w:t>א</w:t>
      </w:r>
      <w:r w:rsidRPr="005F7096">
        <w:rPr>
          <w:rFonts w:ascii="Times New Roman" w:eastAsia="Times New Roman" w:hAnsi="Times New Roman" w:cs="David"/>
          <w:sz w:val="24"/>
          <w:szCs w:val="24"/>
          <w:rtl/>
          <w:lang w:eastAsia="he-IL"/>
        </w:rPr>
        <w:t>' בגין כל חיוב מחיובי המזמין על פי חוזה זה, ככל שיחולו, ובכל מקרה כל אחד מיחידי המזמין אינו אחראי, ביחד ולחוד, למלוא חיובי המזמין כלפי המתכנן על פי חוזה זה. וזאת מבלי לגרוע מהאמור להלן בסיפא לס"ק זה.</w:t>
      </w:r>
    </w:p>
    <w:p w14:paraId="7865F6FF" w14:textId="77777777" w:rsidR="00D043FD" w:rsidRPr="005F7096" w:rsidRDefault="00D043FD" w:rsidP="00D043F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5F7096">
        <w:rPr>
          <w:rFonts w:ascii="Times New Roman" w:eastAsia="Times New Roman" w:hAnsi="Times New Roman" w:cs="David"/>
          <w:sz w:val="24"/>
          <w:szCs w:val="24"/>
          <w:rtl/>
          <w:lang w:eastAsia="he-IL"/>
        </w:rPr>
        <w:t xml:space="preserve">המתכנן מתחייב בזה, כי כל דרישה ו/או תלונה ו/או טענה ו/או תביעה, ככל שתהיינה לו כנגד המזמין בגין חיובי המזמין על פי חוזה זה, תוגבל עד לגובה חלקו היחסי של כל אחד מיחידי המזמין כמפורט בנספח </w:t>
      </w:r>
      <w:r w:rsidRPr="005F7096">
        <w:rPr>
          <w:rFonts w:ascii="Times New Roman" w:eastAsia="Times New Roman" w:hAnsi="Times New Roman" w:cs="David"/>
          <w:b/>
          <w:bCs/>
          <w:sz w:val="24"/>
          <w:szCs w:val="24"/>
          <w:rtl/>
          <w:lang w:eastAsia="he-IL"/>
        </w:rPr>
        <w:t>א</w:t>
      </w:r>
      <w:r w:rsidRPr="005F7096">
        <w:rPr>
          <w:rFonts w:ascii="Times New Roman" w:eastAsia="Times New Roman" w:hAnsi="Times New Roman" w:cs="David"/>
          <w:sz w:val="24"/>
          <w:szCs w:val="24"/>
          <w:rtl/>
          <w:lang w:eastAsia="he-IL"/>
        </w:rPr>
        <w:t xml:space="preserve">'. אותו דין, יחול לגבי תביעה של מי מיחידי המזמין כנגד המתכנן. קרי, תביעה כאמור, תוגבל עד לגובה חלקו היחסי של התובע במזמין  כמפורט בנספח </w:t>
      </w:r>
      <w:r w:rsidRPr="005F7096">
        <w:rPr>
          <w:rFonts w:ascii="Times New Roman" w:eastAsia="Times New Roman" w:hAnsi="Times New Roman" w:cs="David"/>
          <w:b/>
          <w:bCs/>
          <w:sz w:val="24"/>
          <w:szCs w:val="24"/>
          <w:rtl/>
          <w:lang w:eastAsia="he-IL"/>
        </w:rPr>
        <w:t>א</w:t>
      </w:r>
      <w:r w:rsidRPr="005F7096">
        <w:rPr>
          <w:rFonts w:ascii="Times New Roman" w:eastAsia="Times New Roman" w:hAnsi="Times New Roman" w:cs="David"/>
          <w:sz w:val="24"/>
          <w:szCs w:val="24"/>
          <w:rtl/>
          <w:lang w:eastAsia="he-IL"/>
        </w:rPr>
        <w:t>'.</w:t>
      </w:r>
    </w:p>
    <w:p w14:paraId="7AC18E04"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בעיר תל-אביב-יפו.</w:t>
      </w:r>
    </w:p>
    <w:p w14:paraId="6E72398B" w14:textId="77777777" w:rsidR="00D043FD" w:rsidRPr="005F7096" w:rsidRDefault="00D043FD" w:rsidP="00D043F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F1680B5"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D54794C"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5F7096">
        <w:rPr>
          <w:rFonts w:ascii="Times New Roman" w:eastAsia="Times New Roman" w:hAnsi="Times New Roman" w:cs="David"/>
          <w:sz w:val="20"/>
          <w:szCs w:val="24"/>
          <w:rtl/>
          <w:lang w:eastAsia="he-IL"/>
        </w:rPr>
        <w:t>חוזה זה על נספחיו, יחייב את המזמין אך ורק בכפוף לחתימתו כדין ע"י מורשי החתימה של כל יחידי המזמין.</w:t>
      </w:r>
    </w:p>
    <w:p w14:paraId="7CBE0E68" w14:textId="77777777" w:rsidR="00D043FD" w:rsidRPr="005F7096" w:rsidRDefault="00D043FD" w:rsidP="00D043F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5F7096">
        <w:rPr>
          <w:rFonts w:eastAsia="Times New Roman" w:cs="David"/>
          <w:szCs w:val="24"/>
          <w:rtl/>
        </w:rPr>
        <w:t xml:space="preserve">המתכנן מאשר כי ידוע לו שהמזמין יתקשר עם בנק או מוסד פיננסי אחר בהסכם למימון הקמת הפרויקט וכי הוא מתחייב להמציא לגורם המממן אישורים בכתב בהתאם לדרישת הגורם המממן כאמור, לרבות אישורים בדבר ויתור </w:t>
      </w:r>
      <w:r w:rsidRPr="005F7096">
        <w:rPr>
          <w:rFonts w:ascii="Times New Roman" w:eastAsia="Times New Roman" w:hAnsi="Times New Roman" w:cs="David"/>
          <w:szCs w:val="24"/>
          <w:rtl/>
        </w:rPr>
        <w:t xml:space="preserve">על זכויות הקיזוז ו/או העיכבון שיכולות לעמוד לזכותו של המתכנן </w:t>
      </w:r>
      <w:r w:rsidRPr="005F7096">
        <w:rPr>
          <w:rFonts w:eastAsia="Times New Roman" w:cs="David"/>
          <w:szCs w:val="24"/>
          <w:rtl/>
        </w:rPr>
        <w:t>ביחס ל</w:t>
      </w:r>
      <w:r w:rsidRPr="005F7096">
        <w:rPr>
          <w:rFonts w:ascii="Times New Roman" w:eastAsia="Times New Roman" w:hAnsi="Times New Roman" w:cs="David"/>
          <w:szCs w:val="24"/>
          <w:rtl/>
        </w:rPr>
        <w:t xml:space="preserve">פרויקט ו/או </w:t>
      </w:r>
      <w:r w:rsidRPr="005F7096">
        <w:rPr>
          <w:rFonts w:eastAsia="Times New Roman" w:cs="David"/>
          <w:szCs w:val="24"/>
          <w:rtl/>
        </w:rPr>
        <w:t>לשירותי התכנון</w:t>
      </w:r>
      <w:r w:rsidRPr="005F7096">
        <w:rPr>
          <w:rFonts w:ascii="Times New Roman" w:eastAsia="Times New Roman" w:hAnsi="Times New Roman" w:cs="David"/>
          <w:szCs w:val="24"/>
          <w:rtl/>
        </w:rPr>
        <w:t xml:space="preserve"> ו/או </w:t>
      </w:r>
      <w:r w:rsidRPr="005F7096">
        <w:rPr>
          <w:rFonts w:eastAsia="Times New Roman" w:cs="David"/>
          <w:szCs w:val="24"/>
          <w:rtl/>
        </w:rPr>
        <w:t>ביחס ל</w:t>
      </w:r>
      <w:r w:rsidRPr="005F7096">
        <w:rPr>
          <w:rFonts w:ascii="Times New Roman" w:eastAsia="Times New Roman" w:hAnsi="Times New Roman" w:cs="David"/>
          <w:szCs w:val="24"/>
          <w:rtl/>
        </w:rPr>
        <w:t>מסמכים ו/או בכל זכות אחרת בקשר לפרויקט לטובת הגורם המממן והוא מתחייב לשתף פעולה עם הגורם המממן בכל מקרה של מימוש זכויות המזמין במקרקעין על ידי הבנק.</w:t>
      </w:r>
    </w:p>
    <w:p w14:paraId="223B95A8" w14:textId="77777777" w:rsidR="00D043FD" w:rsidRPr="005F7096" w:rsidRDefault="00D043FD" w:rsidP="00D043FD">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 או נמסרה ביד, תחשב היא כמתקבלת ביום משלוח או מסירתה כאמור.</w:t>
      </w:r>
    </w:p>
    <w:p w14:paraId="62E91AD5" w14:textId="77777777" w:rsidR="00D043FD" w:rsidRPr="005F7096" w:rsidRDefault="00D043FD" w:rsidP="00D043F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B73E30" w14:textId="77777777" w:rsidR="00D043FD" w:rsidRPr="005F7096" w:rsidRDefault="00D043FD" w:rsidP="00D043F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5F7096">
        <w:rPr>
          <w:rFonts w:ascii="Times New Roman" w:eastAsia="Times New Roman" w:hAnsi="Times New Roman" w:cs="David"/>
          <w:bCs/>
          <w:sz w:val="20"/>
          <w:szCs w:val="24"/>
          <w:rtl/>
          <w:lang w:eastAsia="he-IL"/>
        </w:rPr>
        <w:t>ולראיה באו הצדדים על החתום:</w:t>
      </w:r>
    </w:p>
    <w:p w14:paraId="47D984FD" w14:textId="77777777" w:rsidR="00D043FD" w:rsidRPr="005F7096" w:rsidRDefault="00D043FD" w:rsidP="00D043F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47F912" w14:textId="51A2B803" w:rsidR="00D043FD" w:rsidRPr="005F7096" w:rsidRDefault="00D043FD"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p>
    <w:p w14:paraId="4833DA32"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46795F" w14:textId="77777777" w:rsidR="007B54F0" w:rsidRPr="005F7096"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5F7096">
        <w:rPr>
          <w:rFonts w:ascii="Times New Roman" w:eastAsia="Times New Roman" w:hAnsi="Times New Roman" w:cs="David"/>
          <w:bCs/>
          <w:sz w:val="20"/>
          <w:szCs w:val="24"/>
          <w:rtl/>
          <w:lang w:eastAsia="he-IL"/>
        </w:rPr>
        <w:t>ולראיה באו הצדדים על החתום:</w:t>
      </w:r>
    </w:p>
    <w:p w14:paraId="12AAF6C0" w14:textId="77777777" w:rsidR="007B54F0" w:rsidRPr="005F7096"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31FF0D9" w14:textId="77777777" w:rsidR="001E61BB" w:rsidRPr="005F7096" w:rsidRDefault="001E61BB" w:rsidP="001E61BB">
      <w:pPr>
        <w:widowControl w:val="0"/>
        <w:tabs>
          <w:tab w:val="center" w:pos="1649"/>
          <w:tab w:val="center" w:pos="7177"/>
        </w:tabs>
        <w:spacing w:before="0" w:beforeAutospacing="0" w:after="0" w:afterAutospacing="0" w:line="240" w:lineRule="auto"/>
        <w:jc w:val="right"/>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אפריקה ישראל מגורים בע"מ </w:t>
      </w:r>
    </w:p>
    <w:p w14:paraId="6B678168" w14:textId="77777777" w:rsidR="001E61BB" w:rsidRPr="005F7096" w:rsidRDefault="001E61BB" w:rsidP="001E61B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 xml:space="preserve">כלל נכסי נדלן נשר מרכז ( נ.נ.נ.מ ) </w:t>
      </w:r>
    </w:p>
    <w:p w14:paraId="43C8D0EF" w14:textId="7CDC650B" w:rsidR="007B54F0" w:rsidRPr="005F7096" w:rsidRDefault="001E61BB" w:rsidP="001E61B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t>שיכון ובינוי נדל"ן בע"מ</w:t>
      </w:r>
    </w:p>
    <w:p w14:paraId="0A04289C" w14:textId="77777777" w:rsidR="007B54F0" w:rsidRPr="005F7096"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969C99" w14:textId="6A2BD1AD" w:rsidR="007B54F0" w:rsidRPr="005F7096"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u w:val="single"/>
          <w:rtl/>
          <w:lang w:eastAsia="he-IL"/>
        </w:rPr>
      </w:pPr>
      <w:r w:rsidRPr="005F7096">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D14D5" w:rsidRPr="005F7096">
            <w:rPr>
              <w:rFonts w:ascii="Times New Roman" w:eastAsia="Times New Roman" w:hAnsi="Times New Roman" w:cs="David"/>
              <w:sz w:val="20"/>
              <w:szCs w:val="24"/>
              <w:u w:val="single"/>
              <w:rtl/>
              <w:lang w:eastAsia="he-IL"/>
            </w:rPr>
            <w:t>י.וינברג מהנדסים יועצים בע"מ</w:t>
          </w:r>
        </w:sdtContent>
      </w:sdt>
      <w:r w:rsidRPr="005F7096">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36279C" w:rsidRPr="005F7096">
            <w:rPr>
              <w:rStyle w:val="PlaceholderText"/>
              <w:color w:val="auto"/>
              <w:rtl/>
            </w:rPr>
            <w:t>[שם צד א]</w:t>
          </w:r>
        </w:sdtContent>
      </w:sdt>
    </w:p>
    <w:p w14:paraId="67C1C7D8" w14:textId="77777777" w:rsidR="002F26C5" w:rsidRPr="005F7096"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ab/>
      </w:r>
    </w:p>
    <w:p w14:paraId="19026EB4" w14:textId="7F8ABDB5" w:rsidR="007B54F0" w:rsidRPr="005F7096" w:rsidRDefault="002F26C5"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0"/>
          <w:szCs w:val="24"/>
          <w:rtl/>
          <w:lang w:eastAsia="he-IL"/>
        </w:rPr>
      </w:pPr>
      <w:r w:rsidRPr="005F7096">
        <w:rPr>
          <w:rFonts w:ascii="Times New Roman" w:eastAsia="Times New Roman" w:hAnsi="Times New Roman" w:cs="David"/>
          <w:sz w:val="20"/>
          <w:szCs w:val="24"/>
          <w:rtl/>
          <w:lang w:eastAsia="he-IL"/>
        </w:rPr>
        <w:tab/>
      </w:r>
      <w:r w:rsidR="007B54F0" w:rsidRPr="005F7096">
        <w:rPr>
          <w:rFonts w:ascii="Times New Roman" w:eastAsia="Times New Roman" w:hAnsi="Times New Roman" w:cs="David"/>
          <w:b/>
          <w:bCs/>
          <w:sz w:val="20"/>
          <w:szCs w:val="24"/>
          <w:rtl/>
          <w:lang w:eastAsia="he-IL"/>
        </w:rPr>
        <w:t>המתכנן</w:t>
      </w:r>
      <w:r w:rsidR="007B54F0" w:rsidRPr="005F7096">
        <w:rPr>
          <w:rFonts w:ascii="Times New Roman" w:eastAsia="Times New Roman" w:hAnsi="Times New Roman" w:cs="David"/>
          <w:b/>
          <w:bCs/>
          <w:sz w:val="20"/>
          <w:szCs w:val="24"/>
          <w:lang w:eastAsia="he-IL"/>
        </w:rPr>
        <w:t xml:space="preserve"> </w:t>
      </w:r>
      <w:r w:rsidR="007B54F0" w:rsidRPr="005F7096">
        <w:rPr>
          <w:rFonts w:ascii="Times New Roman" w:eastAsia="Times New Roman" w:hAnsi="Times New Roman" w:cs="David"/>
          <w:b/>
          <w:bCs/>
          <w:sz w:val="20"/>
          <w:szCs w:val="24"/>
          <w:rtl/>
          <w:lang w:eastAsia="he-IL"/>
        </w:rPr>
        <w:tab/>
      </w:r>
      <w:r w:rsidR="007B54F0" w:rsidRPr="005F7096">
        <w:rPr>
          <w:rFonts w:ascii="Times New Roman" w:eastAsia="Times New Roman" w:hAnsi="Times New Roman" w:cs="David"/>
          <w:b/>
          <w:bCs/>
          <w:sz w:val="20"/>
          <w:szCs w:val="24"/>
          <w:lang w:eastAsia="he-IL"/>
        </w:rPr>
        <w:t xml:space="preserve"> </w:t>
      </w:r>
      <w:r w:rsidR="007B54F0" w:rsidRPr="005F7096">
        <w:rPr>
          <w:rFonts w:ascii="Times New Roman" w:eastAsia="Times New Roman" w:hAnsi="Times New Roman" w:cs="David"/>
          <w:b/>
          <w:bCs/>
          <w:sz w:val="20"/>
          <w:szCs w:val="24"/>
          <w:rtl/>
          <w:lang w:eastAsia="he-IL"/>
        </w:rPr>
        <w:t>המזמין</w:t>
      </w:r>
      <w:r w:rsidR="007B54F0" w:rsidRPr="005F7096">
        <w:rPr>
          <w:rFonts w:ascii="Times New Roman" w:eastAsia="Times New Roman" w:hAnsi="Times New Roman" w:cs="David"/>
          <w:b/>
          <w:bCs/>
          <w:sz w:val="20"/>
          <w:szCs w:val="24"/>
          <w:lang w:eastAsia="he-IL"/>
        </w:rPr>
        <w:t xml:space="preserve"> </w:t>
      </w:r>
    </w:p>
    <w:p w14:paraId="0D5DB00F"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37D98F"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A21FF0"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5F7096">
        <w:rPr>
          <w:rFonts w:ascii="Times New Roman" w:eastAsia="Times New Roman" w:hAnsi="Times New Roman" w:cs="David" w:hint="cs"/>
          <w:sz w:val="20"/>
          <w:szCs w:val="24"/>
          <w:rtl/>
          <w:lang w:eastAsia="he-IL"/>
        </w:rPr>
        <w:t>י</w:t>
      </w:r>
      <w:r w:rsidRPr="005F7096">
        <w:rPr>
          <w:rFonts w:ascii="Times New Roman" w:eastAsia="Times New Roman" w:hAnsi="Times New Roman" w:cs="David"/>
          <w:sz w:val="20"/>
          <w:szCs w:val="24"/>
          <w:rtl/>
          <w:lang w:eastAsia="he-IL"/>
        </w:rPr>
        <w:t xml:space="preserve">ן זה. </w:t>
      </w:r>
    </w:p>
    <w:p w14:paraId="29AFFDA0"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A1A8E2"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תאריך :  _______________</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lang w:eastAsia="he-IL"/>
        </w:rPr>
        <w:tab/>
      </w:r>
    </w:p>
    <w:p w14:paraId="57D8C40F"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חתימה וחותמת עו"ד/ רו"ח : ________________</w:t>
      </w:r>
    </w:p>
    <w:p w14:paraId="31E66B1C"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A7EE15" w14:textId="77777777" w:rsidR="007B54F0" w:rsidRPr="005F7096"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8657E76" w14:textId="77777777" w:rsidR="007B54F0" w:rsidRPr="005F7096"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sidRPr="005F7096">
        <w:rPr>
          <w:rFonts w:ascii="Times New Roman" w:eastAsia="Times New Roman" w:hAnsi="Times New Roman" w:cs="David"/>
          <w:b/>
          <w:bCs/>
          <w:sz w:val="24"/>
          <w:szCs w:val="24"/>
          <w:rtl/>
          <w:lang w:eastAsia="he-IL"/>
        </w:rPr>
        <w:br w:type="page"/>
      </w:r>
    </w:p>
    <w:p w14:paraId="08B13ED3" w14:textId="77777777" w:rsidR="007B54F0" w:rsidRPr="005F7096"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5F7096">
        <w:rPr>
          <w:rFonts w:ascii="Times New Roman" w:eastAsia="Times New Roman" w:hAnsi="Times New Roman" w:cs="David" w:hint="cs"/>
          <w:bCs/>
          <w:sz w:val="20"/>
          <w:szCs w:val="24"/>
          <w:u w:val="single"/>
          <w:rtl/>
          <w:lang w:eastAsia="he-IL"/>
        </w:rPr>
        <w:t>נספח ''א''</w:t>
      </w:r>
    </w:p>
    <w:p w14:paraId="12C3E2D9" w14:textId="77777777" w:rsidR="007B54F0" w:rsidRPr="005F7096"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5F7096">
        <w:rPr>
          <w:rFonts w:ascii="Times New Roman" w:eastAsia="Times New Roman" w:hAnsi="Times New Roman" w:cs="David" w:hint="cs"/>
          <w:bCs/>
          <w:sz w:val="20"/>
          <w:szCs w:val="24"/>
          <w:u w:val="single"/>
          <w:rtl/>
          <w:lang w:eastAsia="he-IL"/>
        </w:rPr>
        <w:t>נספח כללי</w:t>
      </w:r>
    </w:p>
    <w:p w14:paraId="7FE2492A"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1.1</w:t>
      </w:r>
      <w:r w:rsidRPr="005F7096">
        <w:rPr>
          <w:rFonts w:ascii="Times New Roman" w:eastAsia="Times New Roman" w:hAnsi="Times New Roman" w:cs="David" w:hint="cs"/>
          <w:sz w:val="24"/>
          <w:szCs w:val="24"/>
          <w:rtl/>
          <w:lang w:eastAsia="he-IL"/>
        </w:rPr>
        <w:tab/>
        <w:t>הגדרות -</w:t>
      </w:r>
    </w:p>
    <w:p w14:paraId="271DC227"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AE093E" w14:textId="1A81691D" w:rsidR="007B54F0" w:rsidRPr="005F7096" w:rsidRDefault="007B54F0" w:rsidP="00D512E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w:t>
      </w:r>
      <w:r w:rsidRPr="005F7096">
        <w:rPr>
          <w:rFonts w:ascii="Times New Roman" w:eastAsia="Times New Roman" w:hAnsi="Times New Roman" w:cs="David" w:hint="cs"/>
          <w:b/>
          <w:bCs/>
          <w:sz w:val="24"/>
          <w:szCs w:val="24"/>
          <w:rtl/>
          <w:lang w:eastAsia="he-IL"/>
        </w:rPr>
        <w:t>הפרויקט</w:t>
      </w:r>
      <w:r w:rsidRPr="005F7096">
        <w:rPr>
          <w:rFonts w:ascii="Times New Roman" w:eastAsia="Times New Roman" w:hAnsi="Times New Roman" w:cs="David" w:hint="cs"/>
          <w:sz w:val="24"/>
          <w:szCs w:val="24"/>
          <w:rtl/>
          <w:lang w:eastAsia="he-IL"/>
        </w:rPr>
        <w:t>"-</w:t>
      </w:r>
      <w:r w:rsidRPr="005F7096">
        <w:rPr>
          <w:rFonts w:ascii="Times New Roman" w:eastAsia="Times New Roman" w:hAnsi="Times New Roman" w:cs="David" w:hint="cs"/>
          <w:sz w:val="24"/>
          <w:szCs w:val="24"/>
          <w:lang w:eastAsia="he-IL"/>
        </w:rPr>
        <w:t xml:space="preserve"> </w:t>
      </w:r>
      <w:r w:rsidRPr="005F7096">
        <w:rPr>
          <w:rFonts w:ascii="Times New Roman" w:eastAsia="Times New Roman" w:hAnsi="Times New Roman" w:cs="David" w:hint="eastAsia"/>
          <w:sz w:val="24"/>
          <w:szCs w:val="24"/>
          <w:rtl/>
          <w:lang w:eastAsia="he-IL"/>
        </w:rPr>
        <w:t>פרויקט</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לבניית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יחידות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דיור</w:t>
      </w:r>
      <w:r w:rsidR="00D512E4" w:rsidRPr="005F7096">
        <w:rPr>
          <w:rFonts w:ascii="Times New Roman" w:eastAsia="Times New Roman" w:hAnsi="Times New Roman" w:cs="David"/>
          <w:sz w:val="24"/>
          <w:szCs w:val="24"/>
          <w:rtl/>
          <w:lang w:eastAsia="he-IL"/>
        </w:rPr>
        <w:t xml:space="preserve"> למגורים ו/או </w:t>
      </w:r>
      <w:r w:rsidRPr="005F7096">
        <w:rPr>
          <w:rFonts w:ascii="Times New Roman" w:eastAsia="Times New Roman" w:hAnsi="Times New Roman" w:cs="David"/>
          <w:sz w:val="24"/>
          <w:szCs w:val="24"/>
          <w:rtl/>
          <w:lang w:eastAsia="he-IL"/>
        </w:rPr>
        <w:t xml:space="preserve"> שטחי מסחר ו</w:t>
      </w:r>
      <w:r w:rsidR="00D512E4" w:rsidRPr="005F7096">
        <w:rPr>
          <w:rFonts w:ascii="Times New Roman" w:eastAsia="Times New Roman" w:hAnsi="Times New Roman" w:cs="David"/>
          <w:sz w:val="24"/>
          <w:szCs w:val="24"/>
          <w:rtl/>
          <w:lang w:eastAsia="he-IL"/>
        </w:rPr>
        <w:t xml:space="preserve">/או </w:t>
      </w:r>
      <w:r w:rsidRPr="005F7096">
        <w:rPr>
          <w:rFonts w:ascii="Times New Roman" w:eastAsia="Times New Roman" w:hAnsi="Times New Roman" w:cs="David" w:hint="eastAsia"/>
          <w:sz w:val="24"/>
          <w:szCs w:val="24"/>
          <w:rtl/>
          <w:lang w:eastAsia="he-IL"/>
        </w:rPr>
        <w:t>משרדים</w:t>
      </w:r>
      <w:r w:rsidR="00034EC3" w:rsidRPr="005F7096">
        <w:rPr>
          <w:rFonts w:ascii="Times New Roman" w:eastAsia="Times New Roman" w:hAnsi="Times New Roman" w:cs="David"/>
          <w:sz w:val="24"/>
          <w:szCs w:val="24"/>
          <w:rtl/>
          <w:lang w:eastAsia="he-IL"/>
        </w:rPr>
        <w:t xml:space="preserve"> ו/או שילוב בינהם </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חניונים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ועבודות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פיתוח</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w:t>
      </w:r>
      <w:sdt>
        <w:sdtPr>
          <w:rPr>
            <w:rFonts w:ascii="Times New Roman" w:eastAsia="Times New Roman" w:hAnsi="Times New Roman" w:cs="David" w:hint="cs"/>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F90EB5" w:rsidRPr="005F7096">
            <w:rPr>
              <w:rFonts w:ascii="Times New Roman" w:eastAsia="Times New Roman" w:hAnsi="Times New Roman" w:cs="David" w:hint="eastAsia"/>
              <w:sz w:val="24"/>
              <w:szCs w:val="24"/>
              <w:rtl/>
              <w:lang w:eastAsia="he-IL"/>
            </w:rPr>
            <w:t>נשר</w:t>
          </w:r>
        </w:sdtContent>
      </w:sdt>
      <w:r w:rsidRPr="005F7096">
        <w:rPr>
          <w:rFonts w:ascii="Times New Roman" w:eastAsia="Times New Roman" w:hAnsi="Times New Roman" w:cs="David"/>
          <w:sz w:val="24"/>
          <w:szCs w:val="24"/>
          <w:rtl/>
          <w:lang w:eastAsia="he-IL"/>
        </w:rPr>
        <w:t xml:space="preserve"> - </w:t>
      </w:r>
      <w:r w:rsidR="00D512E4" w:rsidRPr="005F7096">
        <w:rPr>
          <w:rFonts w:ascii="Times New Roman" w:eastAsia="Times New Roman" w:hAnsi="Times New Roman" w:cs="David" w:hint="eastAsia"/>
          <w:sz w:val="24"/>
          <w:szCs w:val="24"/>
          <w:rtl/>
        </w:rPr>
        <w:t>פרויקט</w:t>
      </w:r>
      <w:r w:rsidRPr="005F7096">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F90EB5" w:rsidRPr="005F7096">
            <w:rPr>
              <w:rFonts w:ascii="Times New Roman" w:eastAsia="Times New Roman" w:hAnsi="Times New Roman" w:cs="David" w:hint="eastAsia"/>
              <w:sz w:val="24"/>
              <w:szCs w:val="24"/>
              <w:rtl/>
            </w:rPr>
            <w:t>אגמי</w:t>
          </w:r>
          <w:r w:rsidR="00F90EB5" w:rsidRPr="005F7096">
            <w:rPr>
              <w:rFonts w:ascii="Times New Roman" w:eastAsia="Times New Roman" w:hAnsi="Times New Roman" w:cs="David"/>
              <w:sz w:val="24"/>
              <w:szCs w:val="24"/>
              <w:rtl/>
            </w:rPr>
            <w:t xml:space="preserve"> הכרמל </w:t>
          </w:r>
        </w:sdtContent>
      </w:sdt>
      <w:r w:rsidRPr="005F7096">
        <w:rPr>
          <w:rFonts w:ascii="Times New Roman" w:eastAsia="Times New Roman" w:hAnsi="Times New Roman" w:cs="David"/>
          <w:sz w:val="24"/>
          <w:szCs w:val="24"/>
          <w:rtl/>
          <w:lang w:eastAsia="he-IL"/>
        </w:rPr>
        <w:t xml:space="preserve"> לרבות עבודות פיתוח על, אשר יתוכנן ו/או יבוצע עבור המזמין באתר בקטעים ובשלבים לפי שיקול דעתו.</w:t>
      </w:r>
    </w:p>
    <w:p w14:paraId="1EA55668"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A72D" w14:textId="0EF46147" w:rsidR="007B54F0" w:rsidRPr="005F7096"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hint="eastAsia"/>
          <w:b/>
          <w:bCs/>
          <w:sz w:val="24"/>
          <w:szCs w:val="24"/>
          <w:rtl/>
          <w:lang w:eastAsia="he-IL"/>
        </w:rPr>
        <w:t>התכנית</w:t>
      </w:r>
      <w:r w:rsidRPr="005F7096">
        <w:rPr>
          <w:rFonts w:ascii="Times New Roman" w:eastAsia="Times New Roman" w:hAnsi="Times New Roman" w:cs="David"/>
          <w:sz w:val="24"/>
          <w:szCs w:val="24"/>
          <w:rtl/>
          <w:lang w:eastAsia="he-IL"/>
        </w:rPr>
        <w:t xml:space="preserve">" או </w:t>
      </w:r>
      <w:r w:rsidRPr="005F7096">
        <w:rPr>
          <w:rFonts w:ascii="Times New Roman" w:eastAsia="Times New Roman" w:hAnsi="Times New Roman" w:cs="David"/>
          <w:b/>
          <w:bCs/>
          <w:sz w:val="24"/>
          <w:szCs w:val="24"/>
          <w:rtl/>
          <w:lang w:eastAsia="he-IL"/>
        </w:rPr>
        <w:t xml:space="preserve">"המקרקעין" </w:t>
      </w:r>
      <w:r w:rsidRPr="005F7096">
        <w:rPr>
          <w:rFonts w:ascii="Times New Roman" w:eastAsia="Times New Roman" w:hAnsi="Times New Roman" w:cs="David"/>
          <w:sz w:val="24"/>
          <w:szCs w:val="24"/>
          <w:lang w:eastAsia="he-IL"/>
        </w:rPr>
        <w:t>–</w:t>
      </w:r>
      <w:r w:rsidRPr="005F7096">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B37F68" w:rsidRPr="005F7096">
            <w:rPr>
              <w:rFonts w:ascii="Times New Roman" w:eastAsia="Times New Roman" w:hAnsi="Times New Roman" w:cs="David"/>
              <w:sz w:val="24"/>
              <w:szCs w:val="24"/>
              <w:rtl/>
            </w:rPr>
            <w:t xml:space="preserve">355-0359364 ( </w:t>
          </w:r>
          <w:r w:rsidR="00B37F68" w:rsidRPr="005F7096">
            <w:rPr>
              <w:rFonts w:ascii="Times New Roman" w:eastAsia="Times New Roman" w:hAnsi="Times New Roman" w:cs="David" w:hint="eastAsia"/>
              <w:sz w:val="24"/>
              <w:szCs w:val="24"/>
              <w:rtl/>
            </w:rPr>
            <w:t>מכ</w:t>
          </w:r>
          <w:r w:rsidR="00B37F68" w:rsidRPr="005F7096">
            <w:rPr>
              <w:rFonts w:ascii="Times New Roman" w:eastAsia="Times New Roman" w:hAnsi="Times New Roman" w:cs="David"/>
              <w:sz w:val="24"/>
              <w:szCs w:val="24"/>
              <w:rtl/>
            </w:rPr>
            <w:t>/866 )</w:t>
          </w:r>
        </w:sdtContent>
      </w:sdt>
      <w:r w:rsidRPr="005F7096">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B37F68" w:rsidRPr="005F7096">
            <w:rPr>
              <w:rFonts w:ascii="Times New Roman" w:eastAsia="Times New Roman" w:hAnsi="Times New Roman" w:cs="David" w:hint="eastAsia"/>
              <w:sz w:val="24"/>
              <w:szCs w:val="24"/>
              <w:rtl/>
              <w:lang w:eastAsia="he-IL"/>
            </w:rPr>
            <w:t>חלקה</w:t>
          </w:r>
          <w:r w:rsidR="00B37F68" w:rsidRPr="005F7096">
            <w:rPr>
              <w:rFonts w:ascii="Times New Roman" w:eastAsia="Times New Roman" w:hAnsi="Times New Roman" w:cs="David"/>
              <w:sz w:val="24"/>
              <w:szCs w:val="24"/>
              <w:rtl/>
              <w:lang w:eastAsia="he-IL"/>
            </w:rPr>
            <w:t xml:space="preserve"> 1 </w:t>
          </w:r>
          <w:r w:rsidR="00B37F68" w:rsidRPr="005F7096">
            <w:rPr>
              <w:rFonts w:ascii="Times New Roman" w:eastAsia="Times New Roman" w:hAnsi="Times New Roman" w:cs="David" w:hint="eastAsia"/>
              <w:sz w:val="24"/>
              <w:szCs w:val="24"/>
              <w:rtl/>
              <w:lang w:eastAsia="he-IL"/>
            </w:rPr>
            <w:t>בגוש</w:t>
          </w:r>
          <w:r w:rsidR="00B37F68" w:rsidRPr="005F7096">
            <w:rPr>
              <w:rFonts w:ascii="Times New Roman" w:eastAsia="Times New Roman" w:hAnsi="Times New Roman" w:cs="David"/>
              <w:sz w:val="24"/>
              <w:szCs w:val="24"/>
              <w:rtl/>
              <w:lang w:eastAsia="he-IL"/>
            </w:rPr>
            <w:t xml:space="preserve"> 11170 </w:t>
          </w:r>
          <w:r w:rsidR="00B37F68" w:rsidRPr="005F7096">
            <w:rPr>
              <w:rFonts w:ascii="Times New Roman" w:eastAsia="Times New Roman" w:hAnsi="Times New Roman" w:cs="David" w:hint="eastAsia"/>
              <w:sz w:val="24"/>
              <w:szCs w:val="24"/>
              <w:rtl/>
              <w:lang w:eastAsia="he-IL"/>
            </w:rPr>
            <w:t>וכן</w:t>
          </w:r>
          <w:r w:rsidR="00B37F68" w:rsidRPr="005F7096">
            <w:rPr>
              <w:rFonts w:ascii="Times New Roman" w:eastAsia="Times New Roman" w:hAnsi="Times New Roman" w:cs="David"/>
              <w:sz w:val="24"/>
              <w:szCs w:val="24"/>
              <w:rtl/>
              <w:lang w:eastAsia="he-IL"/>
            </w:rPr>
            <w:t xml:space="preserve"> </w:t>
          </w:r>
          <w:r w:rsidR="00B37F68" w:rsidRPr="005F7096">
            <w:rPr>
              <w:rFonts w:ascii="Times New Roman" w:eastAsia="Times New Roman" w:hAnsi="Times New Roman" w:cs="David" w:hint="eastAsia"/>
              <w:sz w:val="24"/>
              <w:szCs w:val="24"/>
              <w:rtl/>
              <w:lang w:eastAsia="he-IL"/>
            </w:rPr>
            <w:t>חלק</w:t>
          </w:r>
          <w:r w:rsidR="00B37F68" w:rsidRPr="005F7096">
            <w:rPr>
              <w:rFonts w:ascii="Times New Roman" w:eastAsia="Times New Roman" w:hAnsi="Times New Roman" w:cs="David"/>
              <w:sz w:val="24"/>
              <w:szCs w:val="24"/>
              <w:rtl/>
              <w:lang w:eastAsia="he-IL"/>
            </w:rPr>
            <w:t xml:space="preserve"> </w:t>
          </w:r>
          <w:r w:rsidR="00B37F68" w:rsidRPr="005F7096">
            <w:rPr>
              <w:rFonts w:ascii="Times New Roman" w:eastAsia="Times New Roman" w:hAnsi="Times New Roman" w:cs="David" w:hint="eastAsia"/>
              <w:sz w:val="24"/>
              <w:szCs w:val="24"/>
              <w:rtl/>
              <w:lang w:eastAsia="he-IL"/>
            </w:rPr>
            <w:t>מחלקה</w:t>
          </w:r>
          <w:r w:rsidR="00B37F68" w:rsidRPr="005F7096">
            <w:rPr>
              <w:rFonts w:ascii="Times New Roman" w:eastAsia="Times New Roman" w:hAnsi="Times New Roman" w:cs="David"/>
              <w:sz w:val="24"/>
              <w:szCs w:val="24"/>
              <w:rtl/>
              <w:lang w:eastAsia="he-IL"/>
            </w:rPr>
            <w:t xml:space="preserve"> 1 </w:t>
          </w:r>
          <w:r w:rsidR="00B37F68" w:rsidRPr="005F7096">
            <w:rPr>
              <w:rFonts w:ascii="Times New Roman" w:eastAsia="Times New Roman" w:hAnsi="Times New Roman" w:cs="David" w:hint="eastAsia"/>
              <w:sz w:val="24"/>
              <w:szCs w:val="24"/>
              <w:rtl/>
              <w:lang w:eastAsia="he-IL"/>
            </w:rPr>
            <w:t>בגוש</w:t>
          </w:r>
          <w:r w:rsidR="00B37F68" w:rsidRPr="005F7096">
            <w:rPr>
              <w:rFonts w:ascii="Times New Roman" w:eastAsia="Times New Roman" w:hAnsi="Times New Roman" w:cs="David"/>
              <w:sz w:val="24"/>
              <w:szCs w:val="24"/>
              <w:rtl/>
              <w:lang w:eastAsia="he-IL"/>
            </w:rPr>
            <w:t xml:space="preserve"> 11118</w:t>
          </w:r>
        </w:sdtContent>
      </w:sdt>
      <w:r w:rsidRPr="005F7096">
        <w:rPr>
          <w:rFonts w:ascii="Times New Roman" w:eastAsia="Times New Roman" w:hAnsi="Times New Roman" w:cs="David"/>
          <w:sz w:val="24"/>
          <w:szCs w:val="24"/>
          <w:rtl/>
          <w:lang w:eastAsia="he-IL"/>
        </w:rPr>
        <w:t>.</w:t>
      </w:r>
    </w:p>
    <w:p w14:paraId="764A498D" w14:textId="77777777" w:rsidR="007B54F0" w:rsidRPr="005F7096"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המזמין</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שומר</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לעצמו</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הזכות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לערוך</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שינויים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בתב</w:t>
      </w:r>
      <w:r w:rsidRPr="005F7096">
        <w:rPr>
          <w:rFonts w:ascii="Times New Roman" w:eastAsia="Times New Roman" w:hAnsi="Times New Roman" w:cs="David"/>
          <w:sz w:val="24"/>
          <w:szCs w:val="24"/>
          <w:rtl/>
          <w:lang w:eastAsia="he-IL"/>
        </w:rPr>
        <w:t xml:space="preserve">"ע </w:t>
      </w:r>
      <w:r w:rsidRPr="005F7096">
        <w:rPr>
          <w:rFonts w:ascii="Times New Roman" w:eastAsia="Times New Roman" w:hAnsi="Times New Roman" w:cs="David" w:hint="eastAsia"/>
          <w:sz w:val="24"/>
          <w:szCs w:val="24"/>
          <w:rtl/>
          <w:lang w:eastAsia="he-IL"/>
        </w:rPr>
        <w:t>ממתכונתה</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היום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והשירותים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המוזמנים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מן</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המתכנן</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הינם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בהתאם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לתכנית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התקפה</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בעת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הזמנת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כל</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שלב</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המתכנן</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מתחייב</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להתעדכן</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בתב</w:t>
      </w:r>
      <w:r w:rsidRPr="005F7096">
        <w:rPr>
          <w:rFonts w:ascii="Times New Roman" w:eastAsia="Times New Roman" w:hAnsi="Times New Roman" w:cs="David"/>
          <w:sz w:val="24"/>
          <w:szCs w:val="24"/>
          <w:rtl/>
          <w:lang w:eastAsia="he-IL"/>
        </w:rPr>
        <w:t xml:space="preserve">"ע </w:t>
      </w:r>
      <w:r w:rsidRPr="005F7096">
        <w:rPr>
          <w:rFonts w:ascii="Times New Roman" w:eastAsia="Times New Roman" w:hAnsi="Times New Roman" w:cs="David" w:hint="eastAsia"/>
          <w:sz w:val="24"/>
          <w:szCs w:val="24"/>
          <w:rtl/>
          <w:lang w:eastAsia="he-IL"/>
        </w:rPr>
        <w:t>ובתכניות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הבינוי</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על</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תיקוניהם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ולספק</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את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השירותים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כנדרש</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לשם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בניית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הפרויקט</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עפ</w:t>
      </w:r>
      <w:r w:rsidRPr="005F7096">
        <w:rPr>
          <w:rFonts w:ascii="Times New Roman" w:eastAsia="Times New Roman" w:hAnsi="Times New Roman" w:cs="David"/>
          <w:sz w:val="24"/>
          <w:szCs w:val="24"/>
          <w:rtl/>
          <w:lang w:eastAsia="he-IL"/>
        </w:rPr>
        <w:t xml:space="preserve">"י </w:t>
      </w:r>
      <w:r w:rsidRPr="005F7096">
        <w:rPr>
          <w:rFonts w:ascii="Times New Roman" w:eastAsia="Times New Roman" w:hAnsi="Times New Roman" w:cs="David" w:hint="eastAsia"/>
          <w:sz w:val="24"/>
          <w:szCs w:val="24"/>
          <w:rtl/>
          <w:lang w:eastAsia="he-IL"/>
        </w:rPr>
        <w:t>התב</w:t>
      </w:r>
      <w:r w:rsidRPr="005F7096">
        <w:rPr>
          <w:rFonts w:ascii="Times New Roman" w:eastAsia="Times New Roman" w:hAnsi="Times New Roman" w:cs="David"/>
          <w:sz w:val="24"/>
          <w:szCs w:val="24"/>
          <w:rtl/>
          <w:lang w:eastAsia="he-IL"/>
        </w:rPr>
        <w:t xml:space="preserve">"ע </w:t>
      </w:r>
      <w:r w:rsidRPr="005F7096">
        <w:rPr>
          <w:rFonts w:ascii="Times New Roman" w:eastAsia="Times New Roman" w:hAnsi="Times New Roman" w:cs="David" w:hint="eastAsia"/>
          <w:sz w:val="24"/>
          <w:szCs w:val="24"/>
          <w:rtl/>
          <w:lang w:eastAsia="he-IL"/>
        </w:rPr>
        <w:t>ותכניות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הבינוי</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במתכונת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שתאושר</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ובהתאם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להוראות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המזמין</w:t>
      </w:r>
      <w:r w:rsidRPr="005F7096">
        <w:rPr>
          <w:rFonts w:ascii="Times New Roman" w:eastAsia="Times New Roman" w:hAnsi="Times New Roman" w:cs="David"/>
          <w:sz w:val="24"/>
          <w:szCs w:val="24"/>
          <w:rtl/>
          <w:lang w:eastAsia="he-IL"/>
        </w:rPr>
        <w:t>.</w:t>
      </w:r>
    </w:p>
    <w:p w14:paraId="1AF4AF1F" w14:textId="77777777" w:rsidR="007B54F0" w:rsidRPr="005F7096"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EEE658" w14:textId="5A179751" w:rsidR="007B54F0" w:rsidRPr="005F7096" w:rsidRDefault="007B54F0" w:rsidP="007B54F0">
      <w:pPr>
        <w:spacing w:before="0" w:beforeAutospacing="0" w:after="0" w:afterAutospacing="0" w:line="240" w:lineRule="auto"/>
        <w:ind w:left="720"/>
        <w:rPr>
          <w:rFonts w:ascii="Times New Roman" w:eastAsia="Times New Roman" w:hAnsi="Times New Roman" w:cs="David"/>
          <w:sz w:val="24"/>
          <w:szCs w:val="24"/>
          <w:rtl/>
        </w:rPr>
      </w:pPr>
      <w:r w:rsidRPr="005F7096">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F90EB5" w:rsidRPr="005F7096">
            <w:rPr>
              <w:rFonts w:ascii="Times New Roman" w:eastAsia="Times New Roman" w:hAnsi="Times New Roman" w:cs="David" w:hint="eastAsia"/>
              <w:sz w:val="24"/>
              <w:szCs w:val="24"/>
              <w:rtl/>
            </w:rPr>
            <w:t>נשר</w:t>
          </w:r>
        </w:sdtContent>
      </w:sdt>
      <w:r w:rsidRPr="005F7096">
        <w:rPr>
          <w:rFonts w:ascii="Times New Roman" w:eastAsia="Times New Roman" w:hAnsi="Times New Roman" w:cs="David"/>
          <w:sz w:val="24"/>
          <w:szCs w:val="24"/>
          <w:rtl/>
        </w:rPr>
        <w:t>.</w:t>
      </w:r>
    </w:p>
    <w:p w14:paraId="63078CA4" w14:textId="77777777" w:rsidR="007B54F0" w:rsidRPr="005F7096" w:rsidRDefault="007B54F0" w:rsidP="007B54F0">
      <w:pPr>
        <w:spacing w:before="0" w:beforeAutospacing="0" w:after="0" w:afterAutospacing="0" w:line="240" w:lineRule="auto"/>
        <w:ind w:left="720"/>
        <w:rPr>
          <w:rFonts w:ascii="Times New Roman" w:eastAsia="Times New Roman" w:hAnsi="Times New Roman" w:cs="David"/>
          <w:sz w:val="24"/>
          <w:szCs w:val="24"/>
          <w:rtl/>
        </w:rPr>
      </w:pPr>
    </w:p>
    <w:p w14:paraId="33AB6524" w14:textId="77777777" w:rsidR="007B54F0" w:rsidRPr="005F7096"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rPr>
        <w:t xml:space="preserve">"חוזה הפיתוח" </w:t>
      </w:r>
      <w:r w:rsidRPr="005F7096">
        <w:rPr>
          <w:rFonts w:ascii="Times New Roman" w:eastAsia="Times New Roman" w:hAnsi="Times New Roman" w:cs="David"/>
          <w:sz w:val="24"/>
          <w:szCs w:val="24"/>
        </w:rPr>
        <w:t>–</w:t>
      </w:r>
      <w:r w:rsidRPr="005F7096">
        <w:rPr>
          <w:rFonts w:ascii="Times New Roman" w:eastAsia="Times New Roman" w:hAnsi="Times New Roman" w:cs="David" w:hint="cs"/>
          <w:sz w:val="24"/>
          <w:szCs w:val="24"/>
          <w:rtl/>
        </w:rPr>
        <w:t xml:space="preserve"> חוזה הפיתוח אשר נחתם בין המזמין לבין הרשות המקומית.</w:t>
      </w:r>
    </w:p>
    <w:p w14:paraId="5153EFB1"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1F3C6F" w14:textId="2C68E41A"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F7096">
        <w:rPr>
          <w:rFonts w:ascii="Times New Roman" w:eastAsia="Times New Roman" w:hAnsi="Times New Roman" w:cs="David" w:hint="cs"/>
          <w:sz w:val="24"/>
          <w:szCs w:val="24"/>
          <w:rtl/>
          <w:lang w:eastAsia="he-IL"/>
        </w:rPr>
        <w:t>2.8</w:t>
      </w:r>
      <w:r w:rsidRPr="005F7096">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37F68" w:rsidRPr="005F7096">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755E2DB6"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90C9295" w14:textId="77777777" w:rsidR="007B54F0" w:rsidRPr="005F7096"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2.10</w:t>
      </w:r>
      <w:r w:rsidRPr="005F7096">
        <w:rPr>
          <w:rFonts w:ascii="Times New Roman" w:eastAsia="Times New Roman" w:hAnsi="Times New Roman" w:cs="David" w:hint="cs"/>
          <w:sz w:val="24"/>
          <w:szCs w:val="24"/>
          <w:rtl/>
          <w:lang w:eastAsia="he-IL"/>
        </w:rPr>
        <w:tab/>
      </w:r>
      <w:r w:rsidR="007E40BD" w:rsidRPr="005F7096">
        <w:rPr>
          <w:rFonts w:ascii="Times New Roman" w:eastAsia="Times New Roman" w:hAnsi="Times New Roman" w:cs="David"/>
          <w:b/>
          <w:bCs/>
          <w:sz w:val="28"/>
          <w:szCs w:val="28"/>
          <w:u w:val="single"/>
          <w:rtl/>
          <w:lang w:eastAsia="he-IL"/>
        </w:rPr>
        <w:t xml:space="preserve">התכנון יתבצע במודל תלת מימד ע"י תוכנת </w:t>
      </w:r>
      <w:r w:rsidR="007E40BD" w:rsidRPr="005F7096">
        <w:rPr>
          <w:rFonts w:ascii="Times New Roman" w:eastAsia="Times New Roman" w:hAnsi="Times New Roman" w:cs="David"/>
          <w:b/>
          <w:bCs/>
          <w:sz w:val="28"/>
          <w:szCs w:val="28"/>
          <w:u w:val="single"/>
          <w:lang w:eastAsia="he-IL"/>
        </w:rPr>
        <w:t>REVIT</w:t>
      </w:r>
      <w:r w:rsidR="007E40BD" w:rsidRPr="005F7096">
        <w:rPr>
          <w:rFonts w:ascii="Times New Roman" w:eastAsia="Times New Roman" w:hAnsi="Times New Roman" w:cs="David"/>
          <w:b/>
          <w:bCs/>
          <w:sz w:val="28"/>
          <w:szCs w:val="28"/>
          <w:u w:val="single"/>
          <w:rtl/>
          <w:lang w:eastAsia="he-IL"/>
        </w:rPr>
        <w:t xml:space="preserve">, במתודולוגיית </w:t>
      </w:r>
      <w:r w:rsidR="007E40BD" w:rsidRPr="005F7096">
        <w:rPr>
          <w:rFonts w:ascii="Times New Roman" w:eastAsia="Times New Roman" w:hAnsi="Times New Roman" w:cs="David"/>
          <w:b/>
          <w:bCs/>
          <w:sz w:val="28"/>
          <w:szCs w:val="28"/>
          <w:u w:val="single"/>
          <w:lang w:eastAsia="he-IL"/>
        </w:rPr>
        <w:t>BIM</w:t>
      </w:r>
      <w:r w:rsidR="007E40BD" w:rsidRPr="005F7096">
        <w:rPr>
          <w:rFonts w:ascii="Times New Roman" w:eastAsia="Times New Roman" w:hAnsi="Times New Roman" w:cs="David"/>
          <w:b/>
          <w:bCs/>
          <w:sz w:val="28"/>
          <w:szCs w:val="28"/>
          <w:u w:val="single"/>
          <w:rtl/>
          <w:lang w:eastAsia="he-IL"/>
        </w:rPr>
        <w:t>, בענן – "</w:t>
      </w:r>
      <w:r w:rsidR="007E40BD" w:rsidRPr="005F7096">
        <w:rPr>
          <w:rFonts w:ascii="Times New Roman" w:eastAsia="Times New Roman" w:hAnsi="Times New Roman" w:cs="David"/>
          <w:b/>
          <w:bCs/>
          <w:sz w:val="28"/>
          <w:szCs w:val="28"/>
          <w:u w:val="single"/>
          <w:lang w:eastAsia="he-IL"/>
        </w:rPr>
        <w:t>BIM360</w:t>
      </w:r>
      <w:r w:rsidR="007E40BD" w:rsidRPr="005F7096">
        <w:rPr>
          <w:rFonts w:ascii="Times New Roman" w:eastAsia="Times New Roman" w:hAnsi="Times New Roman" w:cs="David"/>
          <w:b/>
          <w:bCs/>
          <w:sz w:val="28"/>
          <w:szCs w:val="28"/>
          <w:u w:val="single"/>
          <w:rtl/>
          <w:lang w:eastAsia="he-IL"/>
        </w:rPr>
        <w:t>"</w:t>
      </w:r>
      <w:r w:rsidR="007E40BD" w:rsidRPr="005F7096">
        <w:rPr>
          <w:rFonts w:ascii="Times New Roman" w:eastAsia="Times New Roman" w:hAnsi="Times New Roman" w:cs="David"/>
          <w:sz w:val="24"/>
          <w:szCs w:val="24"/>
          <w:rtl/>
          <w:lang w:eastAsia="he-IL"/>
        </w:rPr>
        <w:t xml:space="preserve"> שם ישמרו כל קבצי ה </w:t>
      </w:r>
      <w:r w:rsidR="007E40BD" w:rsidRPr="005F7096">
        <w:rPr>
          <w:rFonts w:ascii="Times New Roman" w:eastAsia="Times New Roman" w:hAnsi="Times New Roman" w:cs="David"/>
          <w:sz w:val="24"/>
          <w:szCs w:val="24"/>
          <w:lang w:eastAsia="he-IL"/>
        </w:rPr>
        <w:t>REVIT</w:t>
      </w:r>
      <w:r w:rsidR="007E40BD" w:rsidRPr="005F7096">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5F7096">
        <w:rPr>
          <w:rFonts w:ascii="Times New Roman" w:eastAsia="Times New Roman" w:hAnsi="Times New Roman" w:cs="David"/>
          <w:sz w:val="24"/>
          <w:szCs w:val="24"/>
          <w:lang w:eastAsia="he-IL"/>
        </w:rPr>
        <w:t>BIM360</w:t>
      </w:r>
      <w:r w:rsidR="007E40BD" w:rsidRPr="005F7096">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5F7096">
        <w:rPr>
          <w:rFonts w:ascii="Times New Roman" w:eastAsia="Times New Roman" w:hAnsi="Times New Roman" w:cs="David"/>
          <w:sz w:val="24"/>
          <w:szCs w:val="24"/>
          <w:lang w:eastAsia="he-IL"/>
        </w:rPr>
        <w:t>BEP</w:t>
      </w:r>
      <w:r w:rsidR="007E40BD" w:rsidRPr="005F7096">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5F7096">
        <w:rPr>
          <w:rFonts w:ascii="Times New Roman" w:eastAsia="Times New Roman" w:hAnsi="Times New Roman" w:cs="David"/>
          <w:sz w:val="24"/>
          <w:szCs w:val="24"/>
          <w:lang w:eastAsia="he-IL"/>
        </w:rPr>
        <w:t>PLT/PDF/DWG</w:t>
      </w:r>
      <w:r w:rsidR="007E40BD" w:rsidRPr="005F7096">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5F7096">
        <w:rPr>
          <w:rFonts w:ascii="Times New Roman" w:eastAsia="Times New Roman" w:hAnsi="Times New Roman" w:cs="David"/>
          <w:sz w:val="24"/>
          <w:szCs w:val="24"/>
          <w:lang w:eastAsia="he-IL"/>
        </w:rPr>
        <w:t>view</w:t>
      </w:r>
      <w:r w:rsidR="007E40BD" w:rsidRPr="005F7096">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32603486"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3.2</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בעלי</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המקצוע</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במשרד</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המתכנן</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הם</w:t>
      </w:r>
      <w:r w:rsidRPr="005F7096">
        <w:rPr>
          <w:rFonts w:ascii="Times New Roman" w:eastAsia="Times New Roman" w:hAnsi="Times New Roman" w:cs="David"/>
          <w:sz w:val="24"/>
          <w:szCs w:val="24"/>
          <w:rtl/>
          <w:lang w:eastAsia="he-IL"/>
        </w:rPr>
        <w:t>:</w:t>
      </w:r>
    </w:p>
    <w:p w14:paraId="2FCBBCB7"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138F9F" w14:textId="03E73BDF" w:rsidR="007B54F0" w:rsidRPr="005F7096"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א</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ראש</w:t>
      </w:r>
      <w:r w:rsidRPr="005F7096">
        <w:rPr>
          <w:rFonts w:ascii="Times New Roman" w:eastAsia="Times New Roman" w:hAnsi="Times New Roman" w:cs="David"/>
          <w:sz w:val="24"/>
          <w:szCs w:val="24"/>
          <w:rtl/>
          <w:lang w:eastAsia="he-IL"/>
        </w:rPr>
        <w:t xml:space="preserve"> צוות: </w:t>
      </w:r>
      <w:sdt>
        <w:sdtPr>
          <w:rPr>
            <w:rFonts w:ascii="Times New Roman" w:eastAsia="Times New Roman" w:hAnsi="Times New Roman" w:cs="David"/>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B37F68" w:rsidRPr="005F7096">
            <w:rPr>
              <w:rFonts w:ascii="Times New Roman" w:eastAsia="Times New Roman" w:hAnsi="Times New Roman" w:cs="David"/>
              <w:sz w:val="24"/>
              <w:szCs w:val="24"/>
              <w:rtl/>
              <w:lang w:eastAsia="he-IL"/>
            </w:rPr>
            <w:t>יוסי ויינברג</w:t>
          </w:r>
        </w:sdtContent>
      </w:sdt>
    </w:p>
    <w:p w14:paraId="2779AA1E" w14:textId="28452578" w:rsidR="007B54F0" w:rsidRPr="005F7096"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ב</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מספר</w:t>
      </w:r>
      <w:r w:rsidRPr="005F7096">
        <w:rPr>
          <w:rFonts w:ascii="Times New Roman" w:eastAsia="Times New Roman" w:hAnsi="Times New Roman" w:cs="David"/>
          <w:sz w:val="24"/>
          <w:szCs w:val="24"/>
          <w:rtl/>
          <w:lang w:eastAsia="he-IL"/>
        </w:rPr>
        <w:t xml:space="preserve">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459AC62360D34F09825B5C5AC32BC6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B37F68" w:rsidRPr="005F7096">
            <w:rPr>
              <w:rFonts w:ascii="Times New Roman" w:eastAsia="Times New Roman" w:hAnsi="Times New Roman" w:cs="David"/>
              <w:sz w:val="24"/>
              <w:szCs w:val="24"/>
              <w:rtl/>
              <w:lang w:eastAsia="he-IL"/>
            </w:rPr>
            <w:t>5</w:t>
          </w:r>
        </w:sdtContent>
      </w:sdt>
    </w:p>
    <w:p w14:paraId="01801532"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B9DFE7" w14:textId="1D2F4FA6"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3.4</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המנהל</w:t>
      </w:r>
      <w:r w:rsidRPr="005F7096">
        <w:rPr>
          <w:rFonts w:ascii="Times New Roman" w:eastAsia="Times New Roman" w:hAnsi="Times New Roman" w:cs="David"/>
          <w:sz w:val="24"/>
          <w:szCs w:val="24"/>
          <w:rtl/>
          <w:lang w:eastAsia="he-IL"/>
        </w:rPr>
        <w:t xml:space="preserve"> הראשי במשרד המתכנן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B37F68" w:rsidRPr="005F7096">
            <w:rPr>
              <w:rFonts w:ascii="Times New Roman" w:eastAsia="Times New Roman" w:hAnsi="Times New Roman" w:cs="David"/>
              <w:sz w:val="24"/>
              <w:szCs w:val="24"/>
              <w:rtl/>
              <w:lang w:eastAsia="he-IL"/>
            </w:rPr>
            <w:t>יוסי ויינברג</w:t>
          </w:r>
        </w:sdtContent>
      </w:sdt>
    </w:p>
    <w:p w14:paraId="5ACF785C"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4945C9"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5.2</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הנושאים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הם</w:t>
      </w:r>
      <w:r w:rsidRPr="005F7096">
        <w:rPr>
          <w:rFonts w:ascii="Times New Roman" w:eastAsia="Times New Roman" w:hAnsi="Times New Roman" w:cs="David"/>
          <w:sz w:val="24"/>
          <w:szCs w:val="24"/>
          <w:rtl/>
          <w:lang w:eastAsia="he-IL"/>
        </w:rPr>
        <w:t>:</w:t>
      </w:r>
    </w:p>
    <w:p w14:paraId="6A0728CD" w14:textId="77777777" w:rsidR="007B54F0" w:rsidRPr="005F7096"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B5392F" w14:textId="77777777" w:rsidR="007B54F0" w:rsidRPr="005F7096"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א</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התקדמות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שרותי</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המתכנן</w:t>
      </w:r>
      <w:r w:rsidRPr="005F7096">
        <w:rPr>
          <w:rFonts w:ascii="Times New Roman" w:eastAsia="Times New Roman" w:hAnsi="Times New Roman" w:cs="David"/>
          <w:sz w:val="24"/>
          <w:szCs w:val="24"/>
          <w:rtl/>
          <w:lang w:eastAsia="he-IL"/>
        </w:rPr>
        <w:t>.</w:t>
      </w:r>
    </w:p>
    <w:p w14:paraId="565F8B73" w14:textId="77777777" w:rsidR="007B54F0" w:rsidRPr="005F7096"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ב</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סטיות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מלוח</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הזמנים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לרבות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סיבת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הסטייה</w:t>
      </w:r>
      <w:r w:rsidRPr="005F7096">
        <w:rPr>
          <w:rFonts w:ascii="Times New Roman" w:eastAsia="Times New Roman" w:hAnsi="Times New Roman" w:cs="David"/>
          <w:sz w:val="24"/>
          <w:szCs w:val="24"/>
          <w:rtl/>
          <w:lang w:eastAsia="he-IL"/>
        </w:rPr>
        <w:t>.</w:t>
      </w:r>
    </w:p>
    <w:p w14:paraId="2A75B0A4" w14:textId="77777777" w:rsidR="007B54F0" w:rsidRPr="005F7096"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ג</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תאום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לוח</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הזמנים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המתחייב</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מסטיות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לרבות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תיאור</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השלכות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התאום</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על</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הפרויקט</w:t>
      </w:r>
      <w:r w:rsidRPr="005F7096">
        <w:rPr>
          <w:rFonts w:ascii="Times New Roman" w:eastAsia="Times New Roman" w:hAnsi="Times New Roman" w:cs="David"/>
          <w:sz w:val="24"/>
          <w:szCs w:val="24"/>
          <w:rtl/>
          <w:lang w:eastAsia="he-IL"/>
        </w:rPr>
        <w:t>.</w:t>
      </w:r>
    </w:p>
    <w:p w14:paraId="000652B5" w14:textId="77777777" w:rsidR="007B54F0" w:rsidRPr="005F7096"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ד</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סטיות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מהערכות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ו</w:t>
      </w:r>
      <w:r w:rsidRPr="005F7096">
        <w:rPr>
          <w:rFonts w:ascii="Times New Roman" w:eastAsia="Times New Roman" w:hAnsi="Times New Roman" w:cs="David"/>
          <w:sz w:val="24"/>
          <w:szCs w:val="24"/>
          <w:rtl/>
          <w:lang w:eastAsia="he-IL"/>
        </w:rPr>
        <w:t xml:space="preserve">/או </w:t>
      </w:r>
      <w:r w:rsidRPr="005F7096">
        <w:rPr>
          <w:rFonts w:ascii="Times New Roman" w:eastAsia="Times New Roman" w:hAnsi="Times New Roman" w:cs="David" w:hint="eastAsia"/>
          <w:sz w:val="24"/>
          <w:szCs w:val="24"/>
          <w:rtl/>
          <w:lang w:eastAsia="he-IL"/>
        </w:rPr>
        <w:t>תחזיות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תקציביות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והשלכותיהן</w:t>
      </w:r>
      <w:r w:rsidRPr="005F7096">
        <w:rPr>
          <w:rFonts w:ascii="Times New Roman" w:eastAsia="Times New Roman" w:hAnsi="Times New Roman" w:cs="David"/>
          <w:sz w:val="24"/>
          <w:szCs w:val="24"/>
          <w:rtl/>
          <w:lang w:eastAsia="he-IL"/>
        </w:rPr>
        <w:t>.</w:t>
      </w:r>
    </w:p>
    <w:p w14:paraId="0D9F960A" w14:textId="77777777" w:rsidR="007B54F0" w:rsidRPr="005F7096"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sz w:val="24"/>
          <w:szCs w:val="24"/>
          <w:rtl/>
          <w:lang w:eastAsia="he-IL"/>
        </w:rPr>
        <w:t>ה</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ריכוז</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הוראות</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שנויים</w:t>
      </w:r>
      <w:r w:rsidRPr="005F7096">
        <w:rPr>
          <w:rFonts w:ascii="Times New Roman" w:eastAsia="Times New Roman" w:hAnsi="Times New Roman" w:cs="David"/>
          <w:sz w:val="24"/>
          <w:szCs w:val="24"/>
          <w:rtl/>
          <w:lang w:eastAsia="he-IL"/>
        </w:rPr>
        <w:t>.</w:t>
      </w:r>
    </w:p>
    <w:p w14:paraId="3E4BBE86" w14:textId="77777777" w:rsidR="007B54F0" w:rsidRPr="005F7096"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AD8E759" w14:textId="77777777" w:rsidR="007B54F0" w:rsidRPr="005F7096"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17.7 </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eastAsia"/>
          <w:sz w:val="24"/>
          <w:szCs w:val="24"/>
          <w:rtl/>
          <w:lang w:eastAsia="he-IL"/>
        </w:rPr>
        <w:t>שיעור</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חלקו</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היחסי</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של</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כל</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אחד</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מיחידי</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המזמין</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הינו</w:t>
      </w:r>
      <w:r w:rsidRPr="005F7096">
        <w:rPr>
          <w:rFonts w:ascii="Times New Roman" w:eastAsia="Times New Roman" w:hAnsi="Times New Roman" w:cs="David"/>
          <w:sz w:val="24"/>
          <w:szCs w:val="24"/>
          <w:rtl/>
          <w:lang w:eastAsia="he-IL"/>
        </w:rPr>
        <w:t xml:space="preserve"> </w:t>
      </w:r>
      <w:r w:rsidRPr="005F7096">
        <w:rPr>
          <w:rFonts w:ascii="Times New Roman" w:eastAsia="Times New Roman" w:hAnsi="Times New Roman" w:cs="David" w:hint="eastAsia"/>
          <w:sz w:val="24"/>
          <w:szCs w:val="24"/>
          <w:rtl/>
          <w:lang w:eastAsia="he-IL"/>
        </w:rPr>
        <w:t>כדלקמן</w:t>
      </w:r>
      <w:r w:rsidRPr="005F7096">
        <w:rPr>
          <w:rFonts w:ascii="Times New Roman" w:eastAsia="Times New Roman" w:hAnsi="Times New Roman" w:cs="David"/>
          <w:sz w:val="24"/>
          <w:szCs w:val="24"/>
          <w:rtl/>
          <w:lang w:eastAsia="he-IL"/>
        </w:rPr>
        <w:t xml:space="preserve"> :</w:t>
      </w:r>
    </w:p>
    <w:p w14:paraId="48D47B6C" w14:textId="77777777" w:rsidR="0084163E" w:rsidRPr="005F7096" w:rsidRDefault="0084163E"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E91CBFC" w14:textId="65C56C01" w:rsidR="0084163E" w:rsidRPr="005F7096" w:rsidRDefault="0084163E" w:rsidP="00E4548F">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sz w:val="24"/>
          <w:szCs w:val="24"/>
          <w:rtl/>
          <w:lang w:eastAsia="he-IL"/>
        </w:rPr>
        <w:tab/>
        <w:t>אפריקה ישראל מגורים בע"מ</w:t>
      </w:r>
      <w:r w:rsidRPr="005F7096">
        <w:rPr>
          <w:rFonts w:ascii="Times New Roman" w:eastAsia="Times New Roman" w:hAnsi="Times New Roman" w:cs="David" w:hint="cs"/>
          <w:sz w:val="24"/>
          <w:szCs w:val="24"/>
          <w:rtl/>
          <w:lang w:eastAsia="he-IL"/>
        </w:rPr>
        <w:t xml:space="preserve"> ו</w:t>
      </w:r>
      <w:r w:rsidRPr="005F7096">
        <w:rPr>
          <w:rFonts w:ascii="Times New Roman" w:eastAsia="Times New Roman" w:hAnsi="Times New Roman" w:cs="David"/>
          <w:sz w:val="24"/>
          <w:szCs w:val="24"/>
          <w:rtl/>
          <w:lang w:eastAsia="he-IL"/>
        </w:rPr>
        <w:t>שיכון ובינוי נדל"ן בע"מ</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cs"/>
          <w:sz w:val="24"/>
          <w:szCs w:val="24"/>
          <w:rtl/>
          <w:lang w:eastAsia="he-IL"/>
        </w:rPr>
        <w:t>-</w:t>
      </w:r>
      <w:r w:rsidRPr="005F7096">
        <w:rPr>
          <w:rFonts w:ascii="Times New Roman" w:eastAsia="Times New Roman" w:hAnsi="Times New Roman" w:cs="David" w:hint="cs"/>
          <w:sz w:val="24"/>
          <w:szCs w:val="24"/>
          <w:rtl/>
          <w:lang w:eastAsia="he-IL"/>
        </w:rPr>
        <w:tab/>
        <w:t>50%</w:t>
      </w:r>
    </w:p>
    <w:p w14:paraId="3A4B702B" w14:textId="77777777" w:rsidR="0084163E" w:rsidRPr="005F7096" w:rsidRDefault="0084163E" w:rsidP="0084163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6C2A877" w14:textId="7E4F3A65" w:rsidR="0084163E" w:rsidRPr="005F7096" w:rsidRDefault="0084163E" w:rsidP="00DC1C21">
      <w:pPr>
        <w:widowControl w:val="0"/>
        <w:spacing w:before="0" w:beforeAutospacing="0" w:after="0" w:afterAutospacing="0" w:line="240" w:lineRule="auto"/>
        <w:ind w:left="-30" w:firstLine="750"/>
        <w:outlineLvl w:val="2"/>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כלל נכסי נדלן נשר מרכז (נ.נ.נ.מ) שותפות מוגבלת</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cs"/>
          <w:sz w:val="24"/>
          <w:szCs w:val="24"/>
          <w:rtl/>
          <w:lang w:eastAsia="he-IL"/>
        </w:rPr>
        <w:t>-</w:t>
      </w:r>
      <w:r w:rsidRPr="005F7096">
        <w:rPr>
          <w:rFonts w:ascii="Times New Roman" w:eastAsia="Times New Roman" w:hAnsi="Times New Roman" w:cs="David" w:hint="cs"/>
          <w:sz w:val="24"/>
          <w:szCs w:val="24"/>
          <w:rtl/>
          <w:lang w:eastAsia="he-IL"/>
        </w:rPr>
        <w:tab/>
        <w:t>50%</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F7096" w:rsidRPr="005F7096" w14:paraId="1EE41595" w14:textId="77777777" w:rsidTr="007B54F0">
        <w:tc>
          <w:tcPr>
            <w:tcW w:w="3366" w:type="dxa"/>
          </w:tcPr>
          <w:p w14:paraId="6E3032B2" w14:textId="01FFAE75" w:rsidR="007B54F0" w:rsidRPr="005F7096" w:rsidRDefault="005F7096" w:rsidP="00E4548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אחוז השתתפות צד א"/>
                <w:tag w:val="cmtTzadAPercent"/>
                <w:id w:val="160592806"/>
                <w:placeholder>
                  <w:docPart w:val="7A5AF8DA36E44E3A9AF7695ECA139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84163E" w:rsidRPr="005F7096">
                  <w:rPr>
                    <w:rStyle w:val="PlaceholderText"/>
                    <w:color w:val="auto"/>
                  </w:rPr>
                  <w:t>[</w:t>
                </w:r>
                <w:r w:rsidR="0084163E" w:rsidRPr="005F7096">
                  <w:rPr>
                    <w:rStyle w:val="PlaceholderText"/>
                    <w:color w:val="auto"/>
                    <w:rtl/>
                  </w:rPr>
                  <w:t>אחוז</w:t>
                </w:r>
                <w:r w:rsidR="0084163E" w:rsidRPr="005F7096">
                  <w:rPr>
                    <w:rStyle w:val="PlaceholderText"/>
                    <w:color w:val="auto"/>
                  </w:rPr>
                  <w:t xml:space="preserve"> </w:t>
                </w:r>
                <w:r w:rsidR="0084163E" w:rsidRPr="005F7096">
                  <w:rPr>
                    <w:rStyle w:val="PlaceholderText"/>
                    <w:color w:val="auto"/>
                    <w:rtl/>
                  </w:rPr>
                  <w:t>השתתפות</w:t>
                </w:r>
                <w:r w:rsidR="0084163E" w:rsidRPr="005F7096">
                  <w:rPr>
                    <w:rStyle w:val="PlaceholderText"/>
                    <w:color w:val="auto"/>
                  </w:rPr>
                  <w:t xml:space="preserve"> </w:t>
                </w:r>
                <w:r w:rsidR="0084163E" w:rsidRPr="005F7096">
                  <w:rPr>
                    <w:rStyle w:val="PlaceholderText"/>
                    <w:color w:val="auto"/>
                    <w:rtl/>
                  </w:rPr>
                  <w:t>צד</w:t>
                </w:r>
                <w:r w:rsidR="0084163E" w:rsidRPr="005F7096">
                  <w:rPr>
                    <w:rStyle w:val="PlaceholderText"/>
                    <w:color w:val="auto"/>
                  </w:rPr>
                  <w:t xml:space="preserve"> </w:t>
                </w:r>
                <w:r w:rsidR="0084163E" w:rsidRPr="005F7096">
                  <w:rPr>
                    <w:rStyle w:val="PlaceholderText"/>
                    <w:color w:val="auto"/>
                    <w:rtl/>
                  </w:rPr>
                  <w:t>א</w:t>
                </w:r>
                <w:r w:rsidR="0084163E" w:rsidRPr="005F7096">
                  <w:rPr>
                    <w:rStyle w:val="PlaceholderText"/>
                    <w:color w:val="auto"/>
                  </w:rPr>
                  <w:t>]</w:t>
                </w:r>
              </w:sdtContent>
            </w:sdt>
          </w:p>
          <w:p w14:paraId="4A15D01F" w14:textId="77777777" w:rsidR="007B54F0" w:rsidRPr="005F7096"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             </w:t>
            </w:r>
          </w:p>
        </w:tc>
        <w:tc>
          <w:tcPr>
            <w:tcW w:w="2163" w:type="dxa"/>
          </w:tcPr>
          <w:p w14:paraId="41DE2009" w14:textId="77777777" w:rsidR="007B54F0" w:rsidRPr="005F7096" w:rsidRDefault="007B54F0" w:rsidP="007B54F0">
            <w:pPr>
              <w:widowControl w:val="0"/>
              <w:spacing w:before="0" w:beforeAutospacing="0" w:after="0" w:afterAutospacing="0" w:line="240" w:lineRule="auto"/>
              <w:ind w:left="720"/>
              <w:outlineLvl w:val="2"/>
            </w:pPr>
          </w:p>
          <w:p w14:paraId="017FCCE5" w14:textId="77777777" w:rsidR="007B54F0" w:rsidRPr="005F7096"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F1CA4F0" w14:textId="77777777" w:rsidR="007B54F0" w:rsidRPr="005F7096"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8F045D1" w14:textId="77777777" w:rsidR="00D5041C" w:rsidRPr="005F7096"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5F7096">
        <w:rPr>
          <w:rFonts w:ascii="Times New Roman" w:eastAsia="Times New Roman" w:hAnsi="Times New Roman" w:cs="David" w:hint="cs"/>
          <w:b/>
          <w:bCs/>
          <w:sz w:val="24"/>
          <w:szCs w:val="24"/>
          <w:u w:val="single"/>
          <w:rtl/>
          <w:lang w:eastAsia="he-IL"/>
        </w:rPr>
        <w:br w:type="page"/>
      </w:r>
      <w:r w:rsidR="00D5041C" w:rsidRPr="005F7096">
        <w:rPr>
          <w:rFonts w:ascii="Times New Roman" w:eastAsia="Times New Roman" w:hAnsi="Times New Roman" w:cs="David"/>
          <w:b/>
          <w:bCs/>
          <w:sz w:val="24"/>
          <w:szCs w:val="24"/>
          <w:u w:val="single"/>
          <w:rtl/>
          <w:lang w:eastAsia="he-IL"/>
        </w:rPr>
        <w:t xml:space="preserve">נספח </w:t>
      </w:r>
      <w:r w:rsidRPr="005F7096">
        <w:rPr>
          <w:rFonts w:ascii="Times New Roman" w:eastAsia="Times New Roman" w:hAnsi="Times New Roman" w:cs="David" w:hint="cs"/>
          <w:b/>
          <w:bCs/>
          <w:sz w:val="24"/>
          <w:szCs w:val="24"/>
          <w:u w:val="single"/>
          <w:rtl/>
          <w:lang w:eastAsia="he-IL"/>
        </w:rPr>
        <w:t>"</w:t>
      </w:r>
      <w:r w:rsidR="00D5041C" w:rsidRPr="005F7096">
        <w:rPr>
          <w:rFonts w:ascii="Times New Roman" w:eastAsia="Times New Roman" w:hAnsi="Times New Roman" w:cs="David"/>
          <w:b/>
          <w:bCs/>
          <w:sz w:val="24"/>
          <w:szCs w:val="24"/>
          <w:u w:val="single"/>
          <w:rtl/>
          <w:lang w:eastAsia="he-IL"/>
        </w:rPr>
        <w:t>ב'</w:t>
      </w:r>
      <w:r w:rsidRPr="005F7096">
        <w:rPr>
          <w:rFonts w:ascii="Times New Roman" w:eastAsia="Times New Roman" w:hAnsi="Times New Roman" w:cs="David" w:hint="cs"/>
          <w:b/>
          <w:bCs/>
          <w:sz w:val="24"/>
          <w:szCs w:val="24"/>
          <w:u w:val="single"/>
          <w:rtl/>
          <w:lang w:eastAsia="he-IL"/>
        </w:rPr>
        <w:t>'</w:t>
      </w:r>
    </w:p>
    <w:p w14:paraId="34B35514" w14:textId="77777777" w:rsidR="00D5041C" w:rsidRPr="005F7096"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D3C2F2" w14:textId="77777777" w:rsidR="00D5041C" w:rsidRPr="005F7096"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5F7096">
        <w:rPr>
          <w:rFonts w:ascii="Times New Roman" w:eastAsia="Times New Roman" w:hAnsi="Times New Roman" w:cs="David"/>
          <w:b/>
          <w:bCs/>
          <w:sz w:val="24"/>
          <w:szCs w:val="24"/>
          <w:rtl/>
          <w:lang w:eastAsia="he-IL"/>
        </w:rPr>
        <w:t xml:space="preserve">              </w:t>
      </w:r>
      <w:r w:rsidRPr="005F7096">
        <w:rPr>
          <w:rFonts w:ascii="Times New Roman" w:eastAsia="Times New Roman" w:hAnsi="Times New Roman" w:cs="David"/>
          <w:b/>
          <w:bCs/>
          <w:sz w:val="24"/>
          <w:szCs w:val="24"/>
          <w:u w:val="single"/>
          <w:rtl/>
          <w:lang w:eastAsia="he-IL"/>
        </w:rPr>
        <w:t>שרותי המתכנן</w:t>
      </w:r>
    </w:p>
    <w:p w14:paraId="7CEAA037"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116A2C"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1.</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b/>
          <w:bCs/>
          <w:sz w:val="24"/>
          <w:szCs w:val="24"/>
          <w:u w:val="single"/>
          <w:rtl/>
          <w:lang w:eastAsia="he-IL"/>
        </w:rPr>
        <w:t>כללי:</w:t>
      </w:r>
    </w:p>
    <w:p w14:paraId="4722EE21" w14:textId="77777777" w:rsidR="00D5041C" w:rsidRPr="005F7096"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22164128" w14:textId="77777777" w:rsidR="00D5041C" w:rsidRPr="005F7096"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5F7096">
        <w:rPr>
          <w:rFonts w:ascii="Times New Roman" w:eastAsia="Times New Roman" w:hAnsi="Times New Roman" w:cs="David"/>
          <w:b/>
          <w:sz w:val="24"/>
          <w:szCs w:val="24"/>
          <w:rtl/>
          <w:lang w:eastAsia="he-IL"/>
        </w:rPr>
        <w:tab/>
        <w:t>1.1</w:t>
      </w:r>
      <w:r w:rsidRPr="005F7096">
        <w:rPr>
          <w:rFonts w:ascii="Times New Roman" w:eastAsia="Times New Roman" w:hAnsi="Times New Roman" w:cs="David"/>
          <w:b/>
          <w:sz w:val="24"/>
          <w:szCs w:val="24"/>
          <w:rtl/>
          <w:lang w:eastAsia="he-IL"/>
        </w:rPr>
        <w:tab/>
        <w:t>שרותי המתכנן יכללו:</w:t>
      </w:r>
    </w:p>
    <w:p w14:paraId="4ACE54DA"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9A074F" w14:textId="51216422" w:rsidR="00D5041C" w:rsidRPr="005F7096"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תכנון מתקני אינסטלציה סניטרית </w:t>
      </w:r>
      <w:r w:rsidR="00B7285E" w:rsidRPr="005F7096">
        <w:rPr>
          <w:rFonts w:ascii="Times New Roman" w:eastAsia="Times New Roman" w:hAnsi="Times New Roman" w:cs="David" w:hint="cs"/>
          <w:sz w:val="24"/>
          <w:szCs w:val="24"/>
          <w:rtl/>
          <w:lang w:eastAsia="he-IL"/>
        </w:rPr>
        <w:t xml:space="preserve">וספרנקלרים </w:t>
      </w:r>
      <w:r w:rsidRPr="005F7096">
        <w:rPr>
          <w:rFonts w:ascii="Times New Roman" w:eastAsia="Times New Roman" w:hAnsi="Times New Roman" w:cs="David"/>
          <w:sz w:val="24"/>
          <w:szCs w:val="24"/>
          <w:rtl/>
          <w:lang w:eastAsia="he-IL"/>
        </w:rPr>
        <w:t>למבנים ולאלמנטים במגרשים פרטיים, למבנה מכירות ולדירה לדוגמא.</w:t>
      </w:r>
    </w:p>
    <w:p w14:paraId="781752EA" w14:textId="77777777" w:rsidR="00D5041C" w:rsidRPr="005F7096"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sidRPr="005F7096">
        <w:rPr>
          <w:rFonts w:ascii="Times New Roman" w:eastAsia="Times New Roman" w:hAnsi="Times New Roman" w:cs="David" w:hint="cs"/>
          <w:sz w:val="24"/>
          <w:szCs w:val="24"/>
          <w:rtl/>
          <w:lang w:eastAsia="he-IL"/>
        </w:rPr>
        <w:t xml:space="preserve"> </w:t>
      </w:r>
      <w:r w:rsidRPr="005F7096">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5F7096">
        <w:rPr>
          <w:rFonts w:ascii="Times New Roman" w:eastAsia="Times New Roman" w:hAnsi="Times New Roman" w:cs="David" w:hint="cs"/>
          <w:sz w:val="24"/>
          <w:szCs w:val="24"/>
          <w:rtl/>
          <w:lang w:eastAsia="he-IL"/>
        </w:rPr>
        <w:t>השקיה</w:t>
      </w:r>
      <w:r w:rsidRPr="005F7096">
        <w:rPr>
          <w:rFonts w:ascii="Times New Roman" w:eastAsia="Times New Roman" w:hAnsi="Times New Roman" w:cs="David"/>
          <w:sz w:val="24"/>
          <w:szCs w:val="24"/>
          <w:rtl/>
          <w:lang w:eastAsia="he-IL"/>
        </w:rPr>
        <w:t>, ברזיות ציבוריות, מזרקות, בריכות מים וכו'.</w:t>
      </w:r>
    </w:p>
    <w:p w14:paraId="31D4C675" w14:textId="77777777" w:rsidR="00D5041C" w:rsidRPr="005F7096"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4ACE3C43" w14:textId="77777777" w:rsidR="00D5041C" w:rsidRPr="005F7096"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5F7096">
        <w:rPr>
          <w:rFonts w:ascii="Times New Roman" w:eastAsia="Times New Roman" w:hAnsi="Times New Roman" w:cs="David" w:hint="cs"/>
          <w:sz w:val="24"/>
          <w:szCs w:val="24"/>
          <w:rtl/>
          <w:lang w:eastAsia="he-IL"/>
        </w:rPr>
        <w:t>וכו</w:t>
      </w:r>
      <w:r w:rsidRPr="005F7096">
        <w:rPr>
          <w:rFonts w:ascii="Times New Roman" w:eastAsia="Times New Roman" w:hAnsi="Times New Roman" w:cs="David"/>
          <w:sz w:val="24"/>
          <w:szCs w:val="24"/>
          <w:rtl/>
          <w:lang w:eastAsia="he-IL"/>
        </w:rPr>
        <w:t>'.</w:t>
      </w:r>
    </w:p>
    <w:p w14:paraId="64EAB44C"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13BF46" w14:textId="77777777" w:rsidR="00D5041C" w:rsidRPr="005F7096"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5F7096">
        <w:rPr>
          <w:rFonts w:ascii="Times New Roman" w:eastAsia="Times New Roman" w:hAnsi="Times New Roman" w:cs="David"/>
          <w:sz w:val="24"/>
          <w:szCs w:val="24"/>
          <w:rtl/>
          <w:lang w:eastAsia="he-IL"/>
        </w:rPr>
        <w:t>1.2</w:t>
      </w:r>
      <w:r w:rsidRPr="005F7096">
        <w:rPr>
          <w:rFonts w:ascii="Times New Roman" w:eastAsia="Times New Roman" w:hAnsi="Times New Roman" w:cs="David"/>
          <w:sz w:val="24"/>
          <w:szCs w:val="24"/>
          <w:rtl/>
          <w:lang w:eastAsia="he-IL"/>
        </w:rPr>
        <w:tab/>
      </w:r>
      <w:r w:rsidR="007E40BD" w:rsidRPr="005F7096">
        <w:rPr>
          <w:rFonts w:ascii="Times New Roman" w:eastAsia="Times New Roman" w:hAnsi="Times New Roman" w:cs="David" w:hint="cs"/>
          <w:sz w:val="24"/>
          <w:szCs w:val="24"/>
          <w:u w:val="single"/>
          <w:rtl/>
          <w:lang w:eastAsia="he-IL"/>
        </w:rPr>
        <w:t>המתכנן, צוות העובדים והאמצעים:</w:t>
      </w:r>
    </w:p>
    <w:p w14:paraId="5F9D96FA" w14:textId="77777777" w:rsidR="007E40BD" w:rsidRPr="005F7096"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א</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המ</w:t>
      </w:r>
      <w:r w:rsidRPr="005F7096">
        <w:rPr>
          <w:rFonts w:ascii="Times New Roman" w:eastAsia="Times New Roman" w:hAnsi="Times New Roman" w:cs="David" w:hint="cs"/>
          <w:sz w:val="24"/>
          <w:szCs w:val="24"/>
          <w:rtl/>
          <w:lang w:eastAsia="he-IL"/>
        </w:rPr>
        <w:t>תכנן</w:t>
      </w:r>
      <w:r w:rsidRPr="005F7096">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5F7096">
        <w:rPr>
          <w:rFonts w:ascii="Times New Roman" w:eastAsia="Times New Roman" w:hAnsi="Times New Roman" w:cs="David" w:hint="cs"/>
          <w:sz w:val="24"/>
          <w:szCs w:val="24"/>
          <w:lang w:eastAsia="he-IL"/>
        </w:rPr>
        <w:t xml:space="preserve"> </w:t>
      </w:r>
      <w:r w:rsidRPr="005F7096">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5F7096">
        <w:rPr>
          <w:rFonts w:ascii="Times New Roman" w:eastAsia="Times New Roman" w:hAnsi="Times New Roman" w:cs="David" w:hint="cs"/>
          <w:sz w:val="24"/>
          <w:szCs w:val="24"/>
          <w:lang w:eastAsia="he-IL"/>
        </w:rPr>
        <w:t>BIM</w:t>
      </w:r>
      <w:r w:rsidRPr="005F7096">
        <w:rPr>
          <w:rFonts w:ascii="Times New Roman" w:eastAsia="Times New Roman" w:hAnsi="Times New Roman" w:cs="David" w:hint="cs"/>
          <w:sz w:val="24"/>
          <w:szCs w:val="24"/>
          <w:rtl/>
          <w:lang w:eastAsia="he-IL"/>
        </w:rPr>
        <w:t xml:space="preserve"> על המודל.</w:t>
      </w:r>
    </w:p>
    <w:p w14:paraId="3BB5D7A7" w14:textId="77777777" w:rsidR="007E40BD" w:rsidRPr="005F7096"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ב</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 xml:space="preserve">ראש הצוות ישתתף בכל ישיבות התכנון שיזומן אליהן </w:t>
      </w:r>
      <w:r w:rsidRPr="005F7096">
        <w:rPr>
          <w:rFonts w:ascii="Times New Roman" w:eastAsia="Times New Roman" w:hAnsi="Times New Roman" w:cs="David" w:hint="cs"/>
          <w:sz w:val="24"/>
          <w:szCs w:val="24"/>
          <w:rtl/>
          <w:lang w:eastAsia="he-IL"/>
        </w:rPr>
        <w:t>.</w:t>
      </w:r>
      <w:r w:rsidRPr="005F7096">
        <w:rPr>
          <w:rFonts w:ascii="Times New Roman" w:eastAsia="Times New Roman" w:hAnsi="Times New Roman" w:cs="David"/>
          <w:sz w:val="24"/>
          <w:szCs w:val="24"/>
          <w:rtl/>
          <w:lang w:eastAsia="he-IL"/>
        </w:rPr>
        <w:t xml:space="preserve"> </w:t>
      </w:r>
    </w:p>
    <w:p w14:paraId="4A1EEB8C" w14:textId="77777777" w:rsidR="007E40BD" w:rsidRPr="005F7096"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ג</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cs"/>
          <w:sz w:val="24"/>
          <w:szCs w:val="24"/>
          <w:rtl/>
          <w:lang w:eastAsia="he-IL"/>
        </w:rPr>
        <w:t>ר</w:t>
      </w:r>
      <w:r w:rsidRPr="005F7096">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5F7096">
        <w:rPr>
          <w:rFonts w:ascii="Times New Roman" w:eastAsia="Times New Roman" w:hAnsi="Times New Roman" w:cs="David" w:hint="cs"/>
          <w:sz w:val="24"/>
          <w:szCs w:val="24"/>
          <w:rtl/>
          <w:lang w:eastAsia="he-IL"/>
        </w:rPr>
        <w:t>. ככל ויתבקש ,אי השתתפות תאושר קודם לכן אצל מנהל הפרויקט.</w:t>
      </w:r>
    </w:p>
    <w:p w14:paraId="1F3F3772" w14:textId="77777777" w:rsidR="007E40BD" w:rsidRPr="005F7096"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ד</w:t>
      </w: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hint="cs"/>
          <w:sz w:val="24"/>
          <w:szCs w:val="24"/>
          <w:lang w:eastAsia="he-IL"/>
        </w:rPr>
        <w:t xml:space="preserve">    </w:t>
      </w:r>
      <w:r w:rsidRPr="005F7096">
        <w:rPr>
          <w:rFonts w:ascii="Times New Roman" w:eastAsia="Times New Roman" w:hAnsi="Times New Roman" w:cs="David"/>
          <w:sz w:val="24"/>
          <w:szCs w:val="24"/>
          <w:rtl/>
          <w:lang w:eastAsia="he-IL"/>
        </w:rPr>
        <w:t>צוות השרטטים של המ</w:t>
      </w:r>
      <w:r w:rsidRPr="005F7096">
        <w:rPr>
          <w:rFonts w:ascii="Times New Roman" w:eastAsia="Times New Roman" w:hAnsi="Times New Roman" w:cs="David" w:hint="cs"/>
          <w:sz w:val="24"/>
          <w:szCs w:val="24"/>
          <w:rtl/>
          <w:lang w:eastAsia="he-IL"/>
        </w:rPr>
        <w:t>תכנן</w:t>
      </w:r>
      <w:r w:rsidRPr="005F7096">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573EE53B" w14:textId="77777777" w:rsidR="007E40BD" w:rsidRPr="005F7096"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2ECF9F4" w14:textId="77777777" w:rsidR="007E40BD" w:rsidRPr="005F7096"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1.3</w:t>
      </w:r>
      <w:r w:rsidRPr="005F7096">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783DC03B" w14:textId="77777777" w:rsidR="007E40BD" w:rsidRPr="005F7096"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4049948" w14:textId="77777777" w:rsidR="00D5041C" w:rsidRPr="005F7096"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6F79571D" w14:textId="77777777" w:rsidR="00D5041C" w:rsidRPr="005F7096"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5F7096">
        <w:rPr>
          <w:rFonts w:ascii="Times New Roman" w:eastAsia="Times New Roman" w:hAnsi="Times New Roman" w:cs="David"/>
          <w:b/>
          <w:sz w:val="24"/>
          <w:szCs w:val="24"/>
          <w:rtl/>
          <w:lang w:eastAsia="he-IL"/>
        </w:rPr>
        <w:t>2.</w:t>
      </w:r>
      <w:r w:rsidRPr="005F7096">
        <w:rPr>
          <w:rFonts w:ascii="Times New Roman" w:eastAsia="Times New Roman" w:hAnsi="Times New Roman" w:cs="David"/>
          <w:b/>
          <w:sz w:val="24"/>
          <w:szCs w:val="24"/>
          <w:rtl/>
          <w:lang w:eastAsia="he-IL"/>
        </w:rPr>
        <w:tab/>
      </w:r>
      <w:r w:rsidRPr="005F7096">
        <w:rPr>
          <w:rFonts w:ascii="Times New Roman" w:eastAsia="Times New Roman" w:hAnsi="Times New Roman" w:cs="David"/>
          <w:bCs/>
          <w:sz w:val="24"/>
          <w:szCs w:val="24"/>
          <w:rtl/>
          <w:lang w:eastAsia="he-IL"/>
        </w:rPr>
        <w:t>הגדרות</w:t>
      </w:r>
      <w:r w:rsidRPr="005F7096">
        <w:rPr>
          <w:rFonts w:ascii="Times New Roman" w:eastAsia="Times New Roman" w:hAnsi="Times New Roman" w:cs="David"/>
          <w:b/>
          <w:sz w:val="24"/>
          <w:szCs w:val="24"/>
          <w:rtl/>
          <w:lang w:eastAsia="he-IL"/>
        </w:rPr>
        <w:t xml:space="preserve"> :</w:t>
      </w:r>
    </w:p>
    <w:p w14:paraId="1D0FEC66" w14:textId="77777777" w:rsidR="00D5041C" w:rsidRPr="005F7096"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06ECB816" w14:textId="77777777" w:rsidR="00D5041C" w:rsidRPr="005F7096"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5F7096">
        <w:rPr>
          <w:rFonts w:ascii="Times New Roman" w:eastAsia="Times New Roman" w:hAnsi="Times New Roman" w:cs="David"/>
          <w:b/>
          <w:sz w:val="24"/>
          <w:szCs w:val="24"/>
          <w:rtl/>
          <w:lang w:eastAsia="he-IL"/>
        </w:rPr>
        <w:t xml:space="preserve">"מתקן" </w:t>
      </w:r>
      <w:r w:rsidRPr="005F7096">
        <w:rPr>
          <w:rFonts w:ascii="Times New Roman" w:eastAsia="Times New Roman" w:hAnsi="Times New Roman" w:cs="David"/>
          <w:b/>
          <w:sz w:val="24"/>
          <w:szCs w:val="24"/>
          <w:lang w:eastAsia="he-IL"/>
        </w:rPr>
        <w:t>–</w:t>
      </w:r>
      <w:r w:rsidRPr="005F7096">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425ECBDB" w14:textId="77777777" w:rsidR="00D5041C" w:rsidRPr="005F7096"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49BF5C50" w14:textId="77777777" w:rsidR="00D5041C" w:rsidRPr="005F7096"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5F7096">
        <w:rPr>
          <w:rFonts w:ascii="Times New Roman" w:eastAsia="Times New Roman" w:hAnsi="Times New Roman" w:cs="David"/>
          <w:b/>
          <w:sz w:val="24"/>
          <w:szCs w:val="24"/>
          <w:rtl/>
          <w:lang w:eastAsia="he-IL"/>
        </w:rPr>
        <w:t xml:space="preserve">"תכניות מוקדמות" </w:t>
      </w:r>
      <w:r w:rsidRPr="005F7096">
        <w:rPr>
          <w:rFonts w:ascii="Times New Roman" w:eastAsia="Times New Roman" w:hAnsi="Times New Roman" w:cs="David"/>
          <w:b/>
          <w:sz w:val="24"/>
          <w:szCs w:val="24"/>
          <w:lang w:eastAsia="he-IL"/>
        </w:rPr>
        <w:t>–</w:t>
      </w:r>
      <w:r w:rsidRPr="005F7096">
        <w:rPr>
          <w:rFonts w:ascii="Times New Roman" w:eastAsia="Times New Roman" w:hAnsi="Times New Roman" w:cs="David"/>
          <w:b/>
          <w:sz w:val="24"/>
          <w:szCs w:val="24"/>
          <w:rtl/>
          <w:lang w:eastAsia="he-IL"/>
        </w:rPr>
        <w:t xml:space="preserve"> תכניות המתארות את הפתרון העקרוני של המתקן.</w:t>
      </w:r>
    </w:p>
    <w:p w14:paraId="4D45350A" w14:textId="77777777" w:rsidR="00D5041C" w:rsidRPr="005F7096"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7310A183" w14:textId="77777777" w:rsidR="00D5041C" w:rsidRPr="005F7096"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5F7096">
        <w:rPr>
          <w:rFonts w:ascii="Times New Roman" w:eastAsia="Times New Roman" w:hAnsi="Times New Roman" w:cs="David"/>
          <w:b/>
          <w:sz w:val="24"/>
          <w:szCs w:val="24"/>
          <w:rtl/>
          <w:lang w:eastAsia="he-IL"/>
        </w:rPr>
        <w:t xml:space="preserve">"תכניות סופיות" </w:t>
      </w:r>
      <w:r w:rsidRPr="005F7096">
        <w:rPr>
          <w:rFonts w:ascii="Times New Roman" w:eastAsia="Times New Roman" w:hAnsi="Times New Roman" w:cs="David"/>
          <w:b/>
          <w:sz w:val="24"/>
          <w:szCs w:val="24"/>
          <w:lang w:eastAsia="he-IL"/>
        </w:rPr>
        <w:t>–</w:t>
      </w:r>
      <w:r w:rsidRPr="005F7096">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60111978" w14:textId="77777777" w:rsidR="00D5041C" w:rsidRPr="005F7096"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0B0B0C9B" w14:textId="77777777" w:rsidR="00D5041C" w:rsidRPr="005F7096"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5F7096">
        <w:rPr>
          <w:rFonts w:ascii="Times New Roman" w:eastAsia="Times New Roman" w:hAnsi="Times New Roman" w:cs="David"/>
          <w:b/>
          <w:sz w:val="24"/>
          <w:szCs w:val="24"/>
          <w:rtl/>
          <w:lang w:eastAsia="he-IL"/>
        </w:rPr>
        <w:t xml:space="preserve">"תכניות עבודה" </w:t>
      </w:r>
      <w:r w:rsidRPr="005F7096">
        <w:rPr>
          <w:rFonts w:ascii="Times New Roman" w:eastAsia="Times New Roman" w:hAnsi="Times New Roman" w:cs="David"/>
          <w:b/>
          <w:sz w:val="24"/>
          <w:szCs w:val="24"/>
          <w:lang w:eastAsia="he-IL"/>
        </w:rPr>
        <w:t>–</w:t>
      </w:r>
      <w:r w:rsidRPr="005F7096">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41EF3B06"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B82F2C"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b/>
          <w:bCs/>
          <w:sz w:val="24"/>
          <w:szCs w:val="24"/>
          <w:u w:val="single"/>
          <w:rtl/>
          <w:lang w:eastAsia="he-IL"/>
        </w:rPr>
        <w:t>פרוט שרותי המתכנן</w:t>
      </w:r>
      <w:r w:rsidRPr="005F7096">
        <w:rPr>
          <w:rFonts w:ascii="Times New Roman" w:eastAsia="Times New Roman" w:hAnsi="Times New Roman" w:cs="David"/>
          <w:sz w:val="24"/>
          <w:szCs w:val="24"/>
          <w:u w:val="single"/>
          <w:rtl/>
          <w:lang w:eastAsia="he-IL"/>
        </w:rPr>
        <w:t>:</w:t>
      </w:r>
    </w:p>
    <w:p w14:paraId="61F6643A"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6FFC95"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1739AF1B"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AFF6385"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שרותי המתכנן יבוצעו בשלבים הכוללים את </w:t>
      </w:r>
      <w:r w:rsidR="003B1029" w:rsidRPr="005F7096">
        <w:rPr>
          <w:rFonts w:ascii="Times New Roman" w:eastAsia="Times New Roman" w:hAnsi="Times New Roman" w:cs="David" w:hint="cs"/>
          <w:sz w:val="24"/>
          <w:szCs w:val="24"/>
          <w:rtl/>
          <w:lang w:eastAsia="he-IL"/>
        </w:rPr>
        <w:t>השירותי</w:t>
      </w:r>
      <w:r w:rsidR="003B1029" w:rsidRPr="005F7096">
        <w:rPr>
          <w:rFonts w:ascii="Times New Roman" w:eastAsia="Times New Roman" w:hAnsi="Times New Roman" w:cs="David" w:hint="eastAsia"/>
          <w:sz w:val="24"/>
          <w:szCs w:val="24"/>
          <w:rtl/>
          <w:lang w:eastAsia="he-IL"/>
        </w:rPr>
        <w:t>ם</w:t>
      </w:r>
      <w:r w:rsidRPr="005F7096">
        <w:rPr>
          <w:rFonts w:ascii="Times New Roman" w:eastAsia="Times New Roman" w:hAnsi="Times New Roman" w:cs="David"/>
          <w:sz w:val="24"/>
          <w:szCs w:val="24"/>
          <w:rtl/>
          <w:lang w:eastAsia="he-IL"/>
        </w:rPr>
        <w:t xml:space="preserve"> כלהלן:</w:t>
      </w:r>
    </w:p>
    <w:p w14:paraId="5299AE72"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C6300A"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5F7096">
        <w:rPr>
          <w:rFonts w:ascii="Times New Roman" w:eastAsia="Times New Roman" w:hAnsi="Times New Roman" w:cs="David"/>
          <w:sz w:val="24"/>
          <w:szCs w:val="24"/>
          <w:rtl/>
          <w:lang w:eastAsia="he-IL"/>
        </w:rPr>
        <w:t>3.1</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sz w:val="24"/>
          <w:szCs w:val="24"/>
          <w:u w:val="single"/>
          <w:rtl/>
          <w:lang w:eastAsia="he-IL"/>
        </w:rPr>
        <w:t>תכנון מוקדם:</w:t>
      </w:r>
    </w:p>
    <w:p w14:paraId="0A2DEDAA"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F035A51" w14:textId="77777777" w:rsidR="00D5041C" w:rsidRPr="005F7096"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5F7096">
        <w:rPr>
          <w:rFonts w:ascii="Times New Roman" w:eastAsia="Times New Roman" w:hAnsi="Times New Roman" w:cs="David" w:hint="cs"/>
          <w:sz w:val="24"/>
          <w:szCs w:val="24"/>
          <w:rtl/>
          <w:lang w:eastAsia="he-IL"/>
        </w:rPr>
        <w:t>הרלוונטיי</w:t>
      </w:r>
      <w:r w:rsidR="003B1029" w:rsidRPr="005F7096">
        <w:rPr>
          <w:rFonts w:ascii="Times New Roman" w:eastAsia="Times New Roman" w:hAnsi="Times New Roman" w:cs="David" w:hint="eastAsia"/>
          <w:sz w:val="24"/>
          <w:szCs w:val="24"/>
          <w:rtl/>
          <w:lang w:eastAsia="he-IL"/>
        </w:rPr>
        <w:t>ם</w:t>
      </w:r>
      <w:r w:rsidRPr="005F7096">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5EAC9ACF" w14:textId="77777777" w:rsidR="00D5041C" w:rsidRPr="005F7096"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EBBD8AF" w14:textId="77777777" w:rsidR="00D5041C" w:rsidRPr="005F7096"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השתתפות בהתייעצויות מוקדמות עם האדריכל והיועצים האחרים.</w:t>
      </w:r>
    </w:p>
    <w:p w14:paraId="2774711E" w14:textId="77777777" w:rsidR="00D5041C" w:rsidRPr="005F7096"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39244093"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ג.</w:t>
      </w:r>
      <w:r w:rsidRPr="005F7096">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3ECE157A"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31ACD81"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ד.</w:t>
      </w:r>
      <w:r w:rsidRPr="005F7096">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364A7BB8"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27921FA" w14:textId="77777777" w:rsidR="00D5041C" w:rsidRPr="005F7096"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w:t>
      </w:r>
      <w:r w:rsidRPr="005F7096">
        <w:rPr>
          <w:rFonts w:ascii="Times New Roman" w:eastAsia="Times New Roman" w:hAnsi="Times New Roman" w:cs="David"/>
          <w:sz w:val="24"/>
          <w:szCs w:val="24"/>
          <w:rtl/>
          <w:lang w:eastAsia="he-IL"/>
        </w:rPr>
        <w:tab/>
        <w:t xml:space="preserve">קבלת אישור היועצים </w:t>
      </w:r>
      <w:r w:rsidR="00AD2AC9" w:rsidRPr="005F7096">
        <w:rPr>
          <w:rFonts w:ascii="Times New Roman" w:eastAsia="Times New Roman" w:hAnsi="Times New Roman" w:cs="David" w:hint="cs"/>
          <w:sz w:val="24"/>
          <w:szCs w:val="24"/>
          <w:rtl/>
          <w:lang w:eastAsia="he-IL"/>
        </w:rPr>
        <w:t>הרלוונטיי</w:t>
      </w:r>
      <w:r w:rsidR="00AD2AC9" w:rsidRPr="005F7096">
        <w:rPr>
          <w:rFonts w:ascii="Times New Roman" w:eastAsia="Times New Roman" w:hAnsi="Times New Roman" w:cs="David" w:hint="eastAsia"/>
          <w:sz w:val="24"/>
          <w:szCs w:val="24"/>
          <w:rtl/>
          <w:lang w:eastAsia="he-IL"/>
        </w:rPr>
        <w:t>ם</w:t>
      </w:r>
      <w:r w:rsidRPr="005F7096">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5F7096">
        <w:rPr>
          <w:rFonts w:ascii="Times New Roman" w:eastAsia="Times New Roman" w:hAnsi="Times New Roman" w:cs="David" w:hint="cs"/>
          <w:sz w:val="24"/>
          <w:szCs w:val="24"/>
          <w:rtl/>
          <w:lang w:eastAsia="he-IL"/>
        </w:rPr>
        <w:t>שיידר</w:t>
      </w:r>
      <w:r w:rsidR="00AD2AC9" w:rsidRPr="005F7096">
        <w:rPr>
          <w:rFonts w:ascii="Times New Roman" w:eastAsia="Times New Roman" w:hAnsi="Times New Roman" w:cs="David" w:hint="eastAsia"/>
          <w:sz w:val="24"/>
          <w:szCs w:val="24"/>
          <w:rtl/>
          <w:lang w:eastAsia="he-IL"/>
        </w:rPr>
        <w:t>ש</w:t>
      </w:r>
      <w:r w:rsidRPr="005F7096">
        <w:rPr>
          <w:rFonts w:ascii="Times New Roman" w:eastAsia="Times New Roman" w:hAnsi="Times New Roman" w:cs="David"/>
          <w:sz w:val="24"/>
          <w:szCs w:val="24"/>
          <w:rtl/>
          <w:lang w:eastAsia="he-IL"/>
        </w:rPr>
        <w:t xml:space="preserve"> אישור המתכנן.</w:t>
      </w:r>
    </w:p>
    <w:p w14:paraId="5C196662"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79B363" w14:textId="77777777" w:rsidR="00D5041C" w:rsidRPr="005F7096"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ו.</w:t>
      </w:r>
      <w:r w:rsidRPr="005F7096">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38E3CB7C"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022AD1" w14:textId="77777777" w:rsidR="00D5041C" w:rsidRPr="005F7096"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3.2</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sz w:val="24"/>
          <w:szCs w:val="24"/>
          <w:u w:val="single"/>
          <w:rtl/>
          <w:lang w:eastAsia="he-IL"/>
        </w:rPr>
        <w:t>תכנון סופי:</w:t>
      </w:r>
    </w:p>
    <w:p w14:paraId="6C315470"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813596" w14:textId="77777777" w:rsidR="00D5041C" w:rsidRPr="005F7096"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66F1A0B8"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EAF9BE4" w14:textId="77777777" w:rsidR="00D5041C" w:rsidRPr="005F7096"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5F7096">
        <w:rPr>
          <w:rFonts w:ascii="Times New Roman" w:eastAsia="Times New Roman" w:hAnsi="Times New Roman" w:cs="David" w:hint="cs"/>
          <w:sz w:val="24"/>
          <w:szCs w:val="24"/>
          <w:rtl/>
          <w:lang w:eastAsia="he-IL"/>
        </w:rPr>
        <w:t>תידר</w:t>
      </w:r>
      <w:r w:rsidR="00AD2AC9" w:rsidRPr="005F7096">
        <w:rPr>
          <w:rFonts w:ascii="Times New Roman" w:eastAsia="Times New Roman" w:hAnsi="Times New Roman" w:cs="David" w:hint="eastAsia"/>
          <w:sz w:val="24"/>
          <w:szCs w:val="24"/>
          <w:rtl/>
          <w:lang w:eastAsia="he-IL"/>
        </w:rPr>
        <w:t>ש</w:t>
      </w:r>
      <w:r w:rsidRPr="005F7096">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sidRPr="005F7096">
        <w:rPr>
          <w:rFonts w:ascii="Times New Roman" w:eastAsia="Times New Roman" w:hAnsi="Times New Roman" w:cs="David" w:hint="cs"/>
          <w:sz w:val="24"/>
          <w:szCs w:val="24"/>
          <w:rtl/>
          <w:lang w:eastAsia="he-IL"/>
        </w:rPr>
        <w:t>ו</w:t>
      </w:r>
      <w:r w:rsidRPr="005F7096">
        <w:rPr>
          <w:rFonts w:ascii="Times New Roman" w:eastAsia="Times New Roman" w:hAnsi="Times New Roman" w:cs="David"/>
          <w:sz w:val="24"/>
          <w:szCs w:val="24"/>
          <w:rtl/>
          <w:lang w:eastAsia="he-IL"/>
        </w:rPr>
        <w:t>פס 4 ובקשות לתעודות גמר.</w:t>
      </w:r>
    </w:p>
    <w:p w14:paraId="11FC6CFF"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BEE2D15" w14:textId="77777777" w:rsidR="00D5041C" w:rsidRPr="005F7096"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B444C2F"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62B5A7A" w14:textId="77777777" w:rsidR="00D5041C" w:rsidRPr="005F7096"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683AC506"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1A554B1" w14:textId="77777777" w:rsidR="00D5041C" w:rsidRPr="005F7096"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קבלת אשור היועצים </w:t>
      </w:r>
      <w:r w:rsidR="00AD2AC9" w:rsidRPr="005F7096">
        <w:rPr>
          <w:rFonts w:ascii="Times New Roman" w:eastAsia="Times New Roman" w:hAnsi="Times New Roman" w:cs="David" w:hint="cs"/>
          <w:sz w:val="24"/>
          <w:szCs w:val="24"/>
          <w:rtl/>
          <w:lang w:eastAsia="he-IL"/>
        </w:rPr>
        <w:t>הרלוונטיי</w:t>
      </w:r>
      <w:r w:rsidR="00AD2AC9" w:rsidRPr="005F7096">
        <w:rPr>
          <w:rFonts w:ascii="Times New Roman" w:eastAsia="Times New Roman" w:hAnsi="Times New Roman" w:cs="David" w:hint="eastAsia"/>
          <w:sz w:val="24"/>
          <w:szCs w:val="24"/>
          <w:rtl/>
          <w:lang w:eastAsia="he-IL"/>
        </w:rPr>
        <w:t>ם</w:t>
      </w:r>
      <w:r w:rsidRPr="005F7096">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5F7096">
        <w:rPr>
          <w:rFonts w:ascii="Times New Roman" w:eastAsia="Times New Roman" w:hAnsi="Times New Roman" w:cs="David" w:hint="cs"/>
          <w:sz w:val="24"/>
          <w:szCs w:val="24"/>
          <w:rtl/>
          <w:lang w:eastAsia="he-IL"/>
        </w:rPr>
        <w:t>שיידר</w:t>
      </w:r>
      <w:r w:rsidR="00AD2AC9" w:rsidRPr="005F7096">
        <w:rPr>
          <w:rFonts w:ascii="Times New Roman" w:eastAsia="Times New Roman" w:hAnsi="Times New Roman" w:cs="David" w:hint="eastAsia"/>
          <w:sz w:val="24"/>
          <w:szCs w:val="24"/>
          <w:rtl/>
          <w:lang w:eastAsia="he-IL"/>
        </w:rPr>
        <w:t>ש</w:t>
      </w:r>
      <w:r w:rsidRPr="005F7096">
        <w:rPr>
          <w:rFonts w:ascii="Times New Roman" w:eastAsia="Times New Roman" w:hAnsi="Times New Roman" w:cs="David"/>
          <w:sz w:val="24"/>
          <w:szCs w:val="24"/>
          <w:rtl/>
          <w:lang w:eastAsia="he-IL"/>
        </w:rPr>
        <w:t xml:space="preserve"> אשור המתכנן.</w:t>
      </w:r>
    </w:p>
    <w:p w14:paraId="2EAED827"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A71F72" w14:textId="77777777" w:rsidR="00D5041C" w:rsidRPr="005F7096"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5F7096">
        <w:rPr>
          <w:rFonts w:ascii="Times New Roman" w:eastAsia="Times New Roman" w:hAnsi="Times New Roman" w:cs="David" w:hint="cs"/>
          <w:sz w:val="24"/>
          <w:szCs w:val="24"/>
          <w:rtl/>
          <w:lang w:eastAsia="he-IL"/>
        </w:rPr>
        <w:t>בכתב להתאמתם</w:t>
      </w:r>
      <w:r w:rsidRPr="005F7096">
        <w:rPr>
          <w:rFonts w:ascii="Times New Roman" w:eastAsia="Times New Roman" w:hAnsi="Times New Roman" w:cs="David"/>
          <w:sz w:val="24"/>
          <w:szCs w:val="24"/>
          <w:rtl/>
          <w:lang w:eastAsia="he-IL"/>
        </w:rPr>
        <w:t>.</w:t>
      </w:r>
    </w:p>
    <w:p w14:paraId="1A6E12A3"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BCDAFDD" w14:textId="77777777" w:rsidR="00D5041C" w:rsidRPr="005F7096"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עדכון האומדן המשוער של ערך המתקן.</w:t>
      </w:r>
    </w:p>
    <w:p w14:paraId="6CE0710C"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5DC94D" w14:textId="77777777" w:rsidR="00D5041C" w:rsidRPr="005F7096"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1E007733"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2E9AC7B"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3.3</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sz w:val="24"/>
          <w:szCs w:val="24"/>
          <w:u w:val="single"/>
          <w:rtl/>
          <w:lang w:eastAsia="he-IL"/>
        </w:rPr>
        <w:t>תכנון מפורט:</w:t>
      </w:r>
    </w:p>
    <w:p w14:paraId="298AB311"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904587C"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א.</w:t>
      </w:r>
      <w:r w:rsidRPr="005F7096">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46C3678F" w14:textId="77777777" w:rsidR="00D5041C" w:rsidRPr="005F7096"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5168C2F9" w14:textId="77777777" w:rsidR="00D5041C" w:rsidRPr="005F7096"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b/>
          <w:bCs/>
          <w:sz w:val="24"/>
          <w:szCs w:val="24"/>
          <w:rtl/>
          <w:lang w:eastAsia="he-IL"/>
        </w:rPr>
        <w:t>במבנים ואלמנטים במגרשים פרטיים:</w:t>
      </w:r>
    </w:p>
    <w:p w14:paraId="3B0CA51F" w14:textId="77777777" w:rsidR="00D5041C" w:rsidRPr="005F7096"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F2767DB" w14:textId="77777777" w:rsidR="00D5041C" w:rsidRPr="005F7096"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u w:val="single"/>
          <w:rtl/>
          <w:lang w:eastAsia="he-IL"/>
        </w:rPr>
        <w:t>תכניות אינסטלציה בקומת קרקע/עמודים/קומות מרתף</w:t>
      </w:r>
      <w:r w:rsidRPr="005F7096">
        <w:rPr>
          <w:rFonts w:ascii="Times New Roman" w:eastAsia="Times New Roman" w:hAnsi="Times New Roman" w:cs="David"/>
          <w:sz w:val="24"/>
          <w:szCs w:val="24"/>
          <w:rtl/>
          <w:lang w:eastAsia="he-IL"/>
        </w:rPr>
        <w:t>:</w:t>
      </w:r>
    </w:p>
    <w:p w14:paraId="55C83558" w14:textId="77777777" w:rsidR="00D5041C" w:rsidRPr="005F7096"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CB34350" w14:textId="77777777" w:rsidR="00D5041C" w:rsidRPr="005F7096"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042A45CF"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C4BF7C"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תרשים של צינורות הגז תוך ציון קוטרם וסידור מונים לגז.</w:t>
      </w:r>
    </w:p>
    <w:p w14:paraId="6AF2D51B"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0E65D94"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מבט איזומטרי של סידור מדי-המים ושל אינסטלציית המים.</w:t>
      </w:r>
    </w:p>
    <w:p w14:paraId="20A0B87B"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0D205A0"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חתכים אופייניים לאורך מערכת איסוף הדלוחין והשפכים.</w:t>
      </w:r>
    </w:p>
    <w:p w14:paraId="242EA048"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BC7C186"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סימון צינורות מי גשם ומפלסים.</w:t>
      </w:r>
    </w:p>
    <w:p w14:paraId="29580394"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08E0CB3"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תכנית ניקוז להיקף הקומה במגע עם קרקע טבעית.</w:t>
      </w:r>
    </w:p>
    <w:p w14:paraId="5489F0E3"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EB27B4"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תכנית ניקוז יסודות </w:t>
      </w:r>
      <w:r w:rsidRPr="005F7096">
        <w:rPr>
          <w:rFonts w:ascii="Times New Roman" w:eastAsia="Times New Roman" w:hAnsi="Times New Roman" w:cs="David"/>
          <w:sz w:val="24"/>
          <w:szCs w:val="24"/>
          <w:lang w:eastAsia="he-IL"/>
        </w:rPr>
        <w:t>–</w:t>
      </w:r>
      <w:r w:rsidRPr="005F7096">
        <w:rPr>
          <w:rFonts w:ascii="Times New Roman" w:eastAsia="Times New Roman" w:hAnsi="Times New Roman" w:cs="David"/>
          <w:sz w:val="24"/>
          <w:szCs w:val="24"/>
          <w:rtl/>
          <w:lang w:eastAsia="he-IL"/>
        </w:rPr>
        <w:t xml:space="preserve"> לפי הנחיות יועץ ביסוס.</w:t>
      </w:r>
    </w:p>
    <w:p w14:paraId="3A5F0C2B"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62970C" w14:textId="77777777" w:rsidR="00D5041C" w:rsidRPr="005F7096"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r>
      <w:r w:rsidR="00AD2AC9" w:rsidRPr="005F7096">
        <w:rPr>
          <w:rFonts w:ascii="Times New Roman" w:eastAsia="Times New Roman" w:hAnsi="Times New Roman" w:cs="David" w:hint="cs"/>
          <w:sz w:val="24"/>
          <w:szCs w:val="24"/>
          <w:u w:val="single"/>
          <w:rtl/>
          <w:lang w:eastAsia="he-IL"/>
        </w:rPr>
        <w:t>תכניות</w:t>
      </w:r>
      <w:r w:rsidRPr="005F7096">
        <w:rPr>
          <w:rFonts w:ascii="Times New Roman" w:eastAsia="Times New Roman" w:hAnsi="Times New Roman" w:cs="David"/>
          <w:sz w:val="24"/>
          <w:szCs w:val="24"/>
          <w:u w:val="single"/>
          <w:rtl/>
          <w:lang w:eastAsia="he-IL"/>
        </w:rPr>
        <w:t xml:space="preserve"> אינסטלציה בקומות</w:t>
      </w:r>
      <w:r w:rsidRPr="005F7096">
        <w:rPr>
          <w:rFonts w:ascii="Times New Roman" w:eastAsia="Times New Roman" w:hAnsi="Times New Roman" w:cs="David"/>
          <w:sz w:val="24"/>
          <w:szCs w:val="24"/>
          <w:rtl/>
          <w:lang w:eastAsia="he-IL"/>
        </w:rPr>
        <w:t>:</w:t>
      </w:r>
    </w:p>
    <w:p w14:paraId="4049A7DD" w14:textId="77777777" w:rsidR="00D5041C" w:rsidRPr="005F7096"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64B9908A" w14:textId="77777777" w:rsidR="00D5041C" w:rsidRPr="005F7096"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3DEAF45F"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ADAC1C"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תרשים של צינורות הגז תוך ציון קוטרם.</w:t>
      </w:r>
    </w:p>
    <w:p w14:paraId="16B0B8F1"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4B3B851"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מבט איזומטרי של אינסטלציית המים.</w:t>
      </w:r>
    </w:p>
    <w:p w14:paraId="4DB2A8D5"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A03D010"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חתכים אופייניים לאורך מערכת איסוף הדלוחין והשפכים.</w:t>
      </w:r>
    </w:p>
    <w:p w14:paraId="5F51EA1A"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8EBDB0"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תכניות שירותים 1:20.</w:t>
      </w:r>
    </w:p>
    <w:p w14:paraId="530FE566"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3E05971"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פרטים מיוחדים.</w:t>
      </w:r>
    </w:p>
    <w:p w14:paraId="70D4004A"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1C1896" w14:textId="77777777" w:rsidR="00D5041C" w:rsidRPr="005F7096"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r>
      <w:r w:rsidR="00AD2AC9" w:rsidRPr="005F7096">
        <w:rPr>
          <w:rFonts w:ascii="Times New Roman" w:eastAsia="Times New Roman" w:hAnsi="Times New Roman" w:cs="David" w:hint="cs"/>
          <w:sz w:val="24"/>
          <w:szCs w:val="24"/>
          <w:u w:val="single"/>
          <w:rtl/>
          <w:lang w:eastAsia="he-IL"/>
        </w:rPr>
        <w:t>תכוניות</w:t>
      </w:r>
      <w:r w:rsidRPr="005F7096">
        <w:rPr>
          <w:rFonts w:ascii="Times New Roman" w:eastAsia="Times New Roman" w:hAnsi="Times New Roman" w:cs="David"/>
          <w:sz w:val="24"/>
          <w:szCs w:val="24"/>
          <w:u w:val="single"/>
          <w:rtl/>
          <w:lang w:eastAsia="he-IL"/>
        </w:rPr>
        <w:t xml:space="preserve"> מתקנים</w:t>
      </w:r>
      <w:r w:rsidRPr="005F7096">
        <w:rPr>
          <w:rFonts w:ascii="Times New Roman" w:eastAsia="Times New Roman" w:hAnsi="Times New Roman" w:cs="David"/>
          <w:sz w:val="24"/>
          <w:szCs w:val="24"/>
          <w:rtl/>
          <w:lang w:eastAsia="he-IL"/>
        </w:rPr>
        <w:t>:</w:t>
      </w:r>
    </w:p>
    <w:p w14:paraId="20E7F628"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DB10D4"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58218CFA"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A2A2552" w14:textId="77777777" w:rsidR="00D5041C" w:rsidRPr="005F7096"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5F7096">
        <w:rPr>
          <w:rFonts w:ascii="Times New Roman" w:eastAsia="Times New Roman" w:hAnsi="Times New Roman" w:cs="David"/>
          <w:b/>
          <w:bCs/>
          <w:sz w:val="24"/>
          <w:szCs w:val="24"/>
          <w:rtl/>
          <w:lang w:eastAsia="he-IL"/>
        </w:rPr>
        <w:tab/>
      </w:r>
      <w:r w:rsidRPr="005F7096">
        <w:rPr>
          <w:rFonts w:ascii="Times New Roman" w:eastAsia="Times New Roman" w:hAnsi="Times New Roman" w:cs="David"/>
          <w:b/>
          <w:bCs/>
          <w:sz w:val="24"/>
          <w:szCs w:val="24"/>
          <w:u w:val="single"/>
          <w:rtl/>
          <w:lang w:eastAsia="he-IL"/>
        </w:rPr>
        <w:t>בשטחים ציבוריים:</w:t>
      </w:r>
    </w:p>
    <w:p w14:paraId="5DE66DBD"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0CD947" w14:textId="77777777" w:rsidR="00D5041C" w:rsidRPr="005F7096"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תשריט הכולל את </w:t>
      </w:r>
      <w:r w:rsidR="003B1029" w:rsidRPr="005F7096">
        <w:rPr>
          <w:rFonts w:ascii="Times New Roman" w:eastAsia="Times New Roman" w:hAnsi="Times New Roman" w:cs="David" w:hint="cs"/>
          <w:sz w:val="24"/>
          <w:szCs w:val="24"/>
          <w:rtl/>
          <w:lang w:eastAsia="he-IL"/>
        </w:rPr>
        <w:t>תיאו</w:t>
      </w:r>
      <w:r w:rsidR="003B1029" w:rsidRPr="005F7096">
        <w:rPr>
          <w:rFonts w:ascii="Times New Roman" w:eastAsia="Times New Roman" w:hAnsi="Times New Roman" w:cs="David" w:hint="eastAsia"/>
          <w:sz w:val="24"/>
          <w:szCs w:val="24"/>
          <w:rtl/>
          <w:lang w:eastAsia="he-IL"/>
        </w:rPr>
        <w:t>ר</w:t>
      </w:r>
      <w:r w:rsidRPr="005F7096">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43F86F08"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חתכים לאורך קווי ההולכה והתאים, סימון </w:t>
      </w:r>
      <w:r w:rsidR="00AD2AC9" w:rsidRPr="005F7096">
        <w:rPr>
          <w:rFonts w:ascii="Times New Roman" w:eastAsia="Times New Roman" w:hAnsi="Times New Roman" w:cs="David" w:hint="cs"/>
          <w:sz w:val="24"/>
          <w:szCs w:val="24"/>
          <w:rtl/>
          <w:lang w:eastAsia="he-IL"/>
        </w:rPr>
        <w:t>שיפוע</w:t>
      </w:r>
      <w:r w:rsidR="00AD2AC9" w:rsidRPr="005F7096">
        <w:rPr>
          <w:rFonts w:ascii="Times New Roman" w:eastAsia="Times New Roman" w:hAnsi="Times New Roman" w:cs="David" w:hint="eastAsia"/>
          <w:sz w:val="24"/>
          <w:szCs w:val="24"/>
          <w:rtl/>
          <w:lang w:eastAsia="he-IL"/>
        </w:rPr>
        <w:t>י</w:t>
      </w:r>
      <w:r w:rsidRPr="005F7096">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2CC851A9"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5F7096">
        <w:rPr>
          <w:rFonts w:ascii="Times New Roman" w:eastAsia="Times New Roman" w:hAnsi="Times New Roman" w:cs="David" w:hint="cs"/>
          <w:sz w:val="24"/>
          <w:szCs w:val="24"/>
          <w:rtl/>
          <w:lang w:eastAsia="he-IL"/>
        </w:rPr>
        <w:t>תכניות</w:t>
      </w:r>
      <w:r w:rsidRPr="005F7096">
        <w:rPr>
          <w:rFonts w:ascii="Times New Roman" w:eastAsia="Times New Roman" w:hAnsi="Times New Roman" w:cs="David"/>
          <w:sz w:val="24"/>
          <w:szCs w:val="24"/>
          <w:rtl/>
          <w:lang w:eastAsia="he-IL"/>
        </w:rPr>
        <w:t xml:space="preserve"> האלמנטים הטרומיים.</w:t>
      </w:r>
    </w:p>
    <w:p w14:paraId="1BF18C60"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CA2F965"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ב.</w:t>
      </w:r>
      <w:r w:rsidRPr="005F7096">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33466C36"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2FB22943"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E5BA6B"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ג.</w:t>
      </w:r>
      <w:r w:rsidRPr="005F7096">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682D74DC"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2E8FB88"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ד.</w:t>
      </w:r>
      <w:r w:rsidRPr="005F7096">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5F7096">
        <w:rPr>
          <w:rFonts w:ascii="Times New Roman" w:eastAsia="Times New Roman" w:hAnsi="Times New Roman" w:cs="David" w:hint="cs"/>
          <w:sz w:val="24"/>
          <w:szCs w:val="24"/>
          <w:rtl/>
          <w:lang w:eastAsia="he-IL"/>
        </w:rPr>
        <w:t>י</w:t>
      </w:r>
      <w:r w:rsidRPr="005F7096">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2F06618E"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D95390"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w:t>
      </w:r>
      <w:r w:rsidRPr="005F7096">
        <w:rPr>
          <w:rFonts w:ascii="Times New Roman" w:eastAsia="Times New Roman" w:hAnsi="Times New Roman" w:cs="David"/>
          <w:sz w:val="24"/>
          <w:szCs w:val="24"/>
          <w:rtl/>
          <w:lang w:eastAsia="he-IL"/>
        </w:rPr>
        <w:tab/>
        <w:t>תכניות תאום מערכות בשטחי המגרשים ובשטחים ציבוריים.</w:t>
      </w:r>
    </w:p>
    <w:p w14:paraId="06678007"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A72F4F"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ו.</w:t>
      </w:r>
      <w:r w:rsidRPr="005F7096">
        <w:rPr>
          <w:rFonts w:ascii="Times New Roman" w:eastAsia="Times New Roman" w:hAnsi="Times New Roman" w:cs="David"/>
          <w:sz w:val="24"/>
          <w:szCs w:val="24"/>
          <w:rtl/>
          <w:lang w:eastAsia="he-IL"/>
        </w:rPr>
        <w:tab/>
        <w:t>תכניות תאום מערכות תחת תקרות מרתפים וקומות עמודים.</w:t>
      </w:r>
    </w:p>
    <w:p w14:paraId="67CECE53"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CE4430"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ז.</w:t>
      </w:r>
      <w:r w:rsidRPr="005F7096">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5F7096">
        <w:rPr>
          <w:rFonts w:ascii="Times New Roman" w:eastAsia="Times New Roman" w:hAnsi="Times New Roman" w:cs="David" w:hint="cs"/>
          <w:sz w:val="24"/>
          <w:szCs w:val="24"/>
          <w:rtl/>
          <w:lang w:eastAsia="he-IL"/>
        </w:rPr>
        <w:t>השקיה</w:t>
      </w:r>
      <w:r w:rsidRPr="005F7096">
        <w:rPr>
          <w:rFonts w:ascii="Times New Roman" w:eastAsia="Times New Roman" w:hAnsi="Times New Roman" w:cs="David"/>
          <w:sz w:val="24"/>
          <w:szCs w:val="24"/>
          <w:rtl/>
          <w:lang w:eastAsia="he-IL"/>
        </w:rPr>
        <w:t xml:space="preserve"> וכו'.</w:t>
      </w:r>
    </w:p>
    <w:p w14:paraId="1B1A867C"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A5FA7E"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ח.</w:t>
      </w:r>
      <w:r w:rsidRPr="005F7096">
        <w:rPr>
          <w:rFonts w:ascii="Times New Roman" w:eastAsia="Times New Roman" w:hAnsi="Times New Roman" w:cs="David"/>
          <w:sz w:val="24"/>
          <w:szCs w:val="24"/>
          <w:rtl/>
          <w:lang w:eastAsia="he-IL"/>
        </w:rPr>
        <w:tab/>
        <w:t xml:space="preserve">הגשת </w:t>
      </w:r>
      <w:r w:rsidR="00AD2AC9" w:rsidRPr="005F7096">
        <w:rPr>
          <w:rFonts w:ascii="Times New Roman" w:eastAsia="Times New Roman" w:hAnsi="Times New Roman" w:cs="David" w:hint="cs"/>
          <w:sz w:val="24"/>
          <w:szCs w:val="24"/>
          <w:rtl/>
          <w:lang w:eastAsia="he-IL"/>
        </w:rPr>
        <w:t>תכניות</w:t>
      </w:r>
      <w:r w:rsidRPr="005F7096">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5F7096">
        <w:rPr>
          <w:rFonts w:ascii="Times New Roman" w:eastAsia="Times New Roman" w:hAnsi="Times New Roman" w:cs="David" w:hint="cs"/>
          <w:sz w:val="24"/>
          <w:szCs w:val="24"/>
          <w:rtl/>
          <w:lang w:eastAsia="he-IL"/>
        </w:rPr>
        <w:t>תיקו</w:t>
      </w:r>
      <w:r w:rsidR="003B1029" w:rsidRPr="005F7096">
        <w:rPr>
          <w:rFonts w:ascii="Times New Roman" w:eastAsia="Times New Roman" w:hAnsi="Times New Roman" w:cs="David" w:hint="eastAsia"/>
          <w:sz w:val="24"/>
          <w:szCs w:val="24"/>
          <w:rtl/>
          <w:lang w:eastAsia="he-IL"/>
        </w:rPr>
        <w:t>ן</w:t>
      </w:r>
      <w:r w:rsidRPr="005F7096">
        <w:rPr>
          <w:rFonts w:ascii="Times New Roman" w:eastAsia="Times New Roman" w:hAnsi="Times New Roman" w:cs="David"/>
          <w:sz w:val="24"/>
          <w:szCs w:val="24"/>
          <w:rtl/>
          <w:lang w:eastAsia="he-IL"/>
        </w:rPr>
        <w:t xml:space="preserve"> התוכניות בהתאם לדרישות מת"י עד קבלת אשור המכון.</w:t>
      </w:r>
    </w:p>
    <w:p w14:paraId="71879D7F"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AB1F649"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ט.</w:t>
      </w:r>
      <w:r w:rsidRPr="005F7096">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5F7096">
        <w:rPr>
          <w:rFonts w:ascii="Times New Roman" w:eastAsia="Times New Roman" w:hAnsi="Times New Roman" w:cs="David" w:hint="cs"/>
          <w:sz w:val="24"/>
          <w:szCs w:val="24"/>
          <w:rtl/>
          <w:lang w:eastAsia="he-IL"/>
        </w:rPr>
        <w:t>תכניות</w:t>
      </w:r>
      <w:r w:rsidRPr="005F7096">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1842571E"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414D278"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י.</w:t>
      </w:r>
      <w:r w:rsidRPr="005F7096">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6DDB24C0"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B1DCDD1"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יא.</w:t>
      </w:r>
      <w:r w:rsidRPr="005F7096">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116D8C57"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2ADAF09" w14:textId="77777777" w:rsidR="00D5041C" w:rsidRPr="005F7096"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יב.</w:t>
      </w:r>
      <w:r w:rsidRPr="005F7096">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4C20C668" w14:textId="77777777" w:rsidR="00D5041C" w:rsidRPr="005F7096"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20687154" w14:textId="77777777" w:rsidR="00D5041C" w:rsidRPr="005F7096"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cs"/>
          <w:sz w:val="24"/>
          <w:szCs w:val="24"/>
          <w:rtl/>
          <w:lang w:eastAsia="he-IL"/>
        </w:rPr>
        <w:t xml:space="preserve">אישור תכנון של מערכת </w:t>
      </w:r>
      <w:r w:rsidR="00AD2AC9" w:rsidRPr="005F7096">
        <w:rPr>
          <w:rFonts w:ascii="Times New Roman" w:eastAsia="Times New Roman" w:hAnsi="Times New Roman" w:cs="David" w:hint="cs"/>
          <w:sz w:val="24"/>
          <w:szCs w:val="24"/>
          <w:rtl/>
          <w:lang w:eastAsia="he-IL"/>
        </w:rPr>
        <w:t>הספרינקלרים</w:t>
      </w:r>
      <w:r w:rsidRPr="005F7096">
        <w:rPr>
          <w:rFonts w:ascii="Times New Roman" w:eastAsia="Times New Roman" w:hAnsi="Times New Roman" w:cs="David" w:hint="cs"/>
          <w:sz w:val="24"/>
          <w:szCs w:val="24"/>
          <w:rtl/>
          <w:lang w:eastAsia="he-IL"/>
        </w:rPr>
        <w:t>, ככל וקיימת, ע"י מעבדה מוסמכת.</w:t>
      </w:r>
    </w:p>
    <w:p w14:paraId="61D06C6B" w14:textId="77777777" w:rsidR="00D5041C" w:rsidRPr="005F7096"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13DC3AF6" w14:textId="77777777" w:rsidR="00D5041C" w:rsidRPr="005F7096"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יג.</w:t>
      </w:r>
      <w:r w:rsidRPr="005F7096">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02CEAD0A" w14:textId="77777777" w:rsidR="00D5041C" w:rsidRPr="005F7096"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4DD0F88D" w14:textId="77777777" w:rsidR="00D5041C" w:rsidRPr="005F7096"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יד.</w:t>
      </w:r>
      <w:r w:rsidRPr="005F7096">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64DC2199"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01DC65"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sz w:val="24"/>
          <w:szCs w:val="24"/>
          <w:rtl/>
          <w:lang w:eastAsia="he-IL"/>
        </w:rPr>
        <w:tab/>
        <w:t>טו.</w:t>
      </w:r>
      <w:r w:rsidRPr="005F7096">
        <w:rPr>
          <w:rFonts w:ascii="Times New Roman" w:eastAsia="Times New Roman" w:hAnsi="Times New Roman" w:cs="David"/>
          <w:sz w:val="24"/>
          <w:szCs w:val="24"/>
          <w:rtl/>
          <w:lang w:eastAsia="he-IL"/>
        </w:rPr>
        <w:tab/>
        <w:t>מתן חוות דעת טכנית ויעוץ בכל הקשור בהכנת המכרזים ופרסומם.</w:t>
      </w:r>
    </w:p>
    <w:p w14:paraId="1E710B86"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D3DED4"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טז.</w:t>
      </w:r>
      <w:r w:rsidRPr="005F7096">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8187256"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E728E2"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יז.</w:t>
      </w:r>
      <w:r w:rsidRPr="005F7096">
        <w:rPr>
          <w:rFonts w:ascii="Times New Roman" w:eastAsia="Times New Roman" w:hAnsi="Times New Roman" w:cs="David"/>
          <w:sz w:val="24"/>
          <w:szCs w:val="24"/>
          <w:rtl/>
          <w:lang w:eastAsia="he-IL"/>
        </w:rPr>
        <w:tab/>
        <w:t>מתן חוות דעת, בכל הקשור להצעות הקבלנים.</w:t>
      </w:r>
    </w:p>
    <w:p w14:paraId="1B181F33"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71AABE"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יח.</w:t>
      </w:r>
      <w:r w:rsidRPr="005F7096">
        <w:rPr>
          <w:rFonts w:ascii="Times New Roman" w:eastAsia="Times New Roman" w:hAnsi="Times New Roman" w:cs="David"/>
          <w:sz w:val="24"/>
          <w:szCs w:val="24"/>
          <w:rtl/>
          <w:lang w:eastAsia="he-IL"/>
        </w:rPr>
        <w:tab/>
        <w:t xml:space="preserve">הכנת </w:t>
      </w:r>
      <w:r w:rsidR="00AD2AC9" w:rsidRPr="005F7096">
        <w:rPr>
          <w:rFonts w:ascii="Times New Roman" w:eastAsia="Times New Roman" w:hAnsi="Times New Roman" w:cs="David" w:hint="cs"/>
          <w:sz w:val="24"/>
          <w:szCs w:val="24"/>
          <w:rtl/>
          <w:lang w:eastAsia="he-IL"/>
        </w:rPr>
        <w:t>תכוניות</w:t>
      </w:r>
      <w:r w:rsidRPr="005F7096">
        <w:rPr>
          <w:rFonts w:ascii="Times New Roman" w:eastAsia="Times New Roman" w:hAnsi="Times New Roman" w:cs="David"/>
          <w:sz w:val="24"/>
          <w:szCs w:val="24"/>
          <w:rtl/>
          <w:lang w:eastAsia="he-IL"/>
        </w:rPr>
        <w:t xml:space="preserve"> עבודה, פרטים ומפרטים משלימים ככל </w:t>
      </w:r>
      <w:r w:rsidR="00AD2AC9" w:rsidRPr="005F7096">
        <w:rPr>
          <w:rFonts w:ascii="Times New Roman" w:eastAsia="Times New Roman" w:hAnsi="Times New Roman" w:cs="David" w:hint="cs"/>
          <w:sz w:val="24"/>
          <w:szCs w:val="24"/>
          <w:rtl/>
          <w:lang w:eastAsia="he-IL"/>
        </w:rPr>
        <w:t>שיידר</w:t>
      </w:r>
      <w:r w:rsidR="00AD2AC9" w:rsidRPr="005F7096">
        <w:rPr>
          <w:rFonts w:ascii="Times New Roman" w:eastAsia="Times New Roman" w:hAnsi="Times New Roman" w:cs="David" w:hint="eastAsia"/>
          <w:sz w:val="24"/>
          <w:szCs w:val="24"/>
          <w:rtl/>
          <w:lang w:eastAsia="he-IL"/>
        </w:rPr>
        <w:t>ש</w:t>
      </w:r>
      <w:r w:rsidRPr="005F7096">
        <w:rPr>
          <w:rFonts w:ascii="Times New Roman" w:eastAsia="Times New Roman" w:hAnsi="Times New Roman" w:cs="David"/>
          <w:sz w:val="24"/>
          <w:szCs w:val="24"/>
          <w:rtl/>
          <w:lang w:eastAsia="he-IL"/>
        </w:rPr>
        <w:t xml:space="preserve"> לבצוע העבודות.</w:t>
      </w:r>
    </w:p>
    <w:p w14:paraId="2EAFEBE1"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F8DAB3"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מובהר בזאת שהמתכנן יכין, באם </w:t>
      </w:r>
      <w:r w:rsidR="003B1029" w:rsidRPr="005F7096">
        <w:rPr>
          <w:rFonts w:ascii="Times New Roman" w:eastAsia="Times New Roman" w:hAnsi="Times New Roman" w:cs="David" w:hint="cs"/>
          <w:sz w:val="24"/>
          <w:szCs w:val="24"/>
          <w:rtl/>
          <w:lang w:eastAsia="he-IL"/>
        </w:rPr>
        <w:t>יידר</w:t>
      </w:r>
      <w:r w:rsidR="003B1029" w:rsidRPr="005F7096">
        <w:rPr>
          <w:rFonts w:ascii="Times New Roman" w:eastAsia="Times New Roman" w:hAnsi="Times New Roman" w:cs="David" w:hint="eastAsia"/>
          <w:sz w:val="24"/>
          <w:szCs w:val="24"/>
          <w:rtl/>
          <w:lang w:eastAsia="he-IL"/>
        </w:rPr>
        <w:t>ש</w:t>
      </w:r>
      <w:r w:rsidRPr="005F7096">
        <w:rPr>
          <w:rFonts w:ascii="Times New Roman" w:eastAsia="Times New Roman" w:hAnsi="Times New Roman" w:cs="David"/>
          <w:sz w:val="24"/>
          <w:szCs w:val="24"/>
          <w:rtl/>
          <w:lang w:eastAsia="he-IL"/>
        </w:rPr>
        <w:t>, מסמכים למכרזים, עוד לפני השלמת התכנון המפורט לבצוע.</w:t>
      </w:r>
    </w:p>
    <w:p w14:paraId="3EEAD533"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201ED01"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3.4</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sz w:val="24"/>
          <w:szCs w:val="24"/>
          <w:u w:val="single"/>
          <w:rtl/>
          <w:lang w:eastAsia="he-IL"/>
        </w:rPr>
        <w:t>פקוח עליון</w:t>
      </w:r>
    </w:p>
    <w:p w14:paraId="2EEE1349"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669BC7" w14:textId="77777777" w:rsidR="00D5041C" w:rsidRPr="005F7096"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הפקוח העליון על ביצוע המבנים יכלול:</w:t>
      </w:r>
    </w:p>
    <w:p w14:paraId="41730D57"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5D399BE"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51BE17BE"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04A1A879"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48C8D245"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5B377044"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78DABA50"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5F7096">
        <w:rPr>
          <w:rFonts w:ascii="Times New Roman" w:eastAsia="Times New Roman" w:hAnsi="Times New Roman" w:cs="David"/>
          <w:sz w:val="24"/>
          <w:szCs w:val="24"/>
          <w:lang w:eastAsia="he-IL"/>
        </w:rPr>
        <w:t>AS MADE</w:t>
      </w:r>
      <w:r w:rsidRPr="005F7096">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7A2A988D"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4F2B656A"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 xml:space="preserve">הכנה וחתימה על כל מסמך </w:t>
      </w:r>
      <w:r w:rsidR="003B1029" w:rsidRPr="005F7096">
        <w:rPr>
          <w:rFonts w:ascii="Times New Roman" w:eastAsia="Times New Roman" w:hAnsi="Times New Roman" w:cs="David" w:hint="cs"/>
          <w:sz w:val="24"/>
          <w:szCs w:val="24"/>
          <w:rtl/>
          <w:lang w:eastAsia="he-IL"/>
        </w:rPr>
        <w:t>שיידר</w:t>
      </w:r>
      <w:r w:rsidR="003B1029" w:rsidRPr="005F7096">
        <w:rPr>
          <w:rFonts w:ascii="Times New Roman" w:eastAsia="Times New Roman" w:hAnsi="Times New Roman" w:cs="David" w:hint="eastAsia"/>
          <w:sz w:val="24"/>
          <w:szCs w:val="24"/>
          <w:rtl/>
          <w:lang w:eastAsia="he-IL"/>
        </w:rPr>
        <w:t>ש</w:t>
      </w:r>
      <w:r w:rsidRPr="005F7096">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4EDE67A7"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453B4AD5"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5F7096">
        <w:rPr>
          <w:rFonts w:ascii="Times New Roman" w:eastAsia="Times New Roman" w:hAnsi="Times New Roman" w:cs="David" w:hint="cs"/>
          <w:sz w:val="24"/>
          <w:szCs w:val="24"/>
          <w:rtl/>
          <w:lang w:eastAsia="he-IL"/>
        </w:rPr>
        <w:t>ניהו</w:t>
      </w:r>
      <w:r w:rsidR="003B1029" w:rsidRPr="005F7096">
        <w:rPr>
          <w:rFonts w:ascii="Times New Roman" w:eastAsia="Times New Roman" w:hAnsi="Times New Roman" w:cs="David" w:hint="eastAsia"/>
          <w:sz w:val="24"/>
          <w:szCs w:val="24"/>
          <w:rtl/>
          <w:lang w:eastAsia="he-IL"/>
        </w:rPr>
        <w:t>ל</w:t>
      </w:r>
      <w:r w:rsidRPr="005F7096">
        <w:rPr>
          <w:rFonts w:ascii="Times New Roman" w:eastAsia="Times New Roman" w:hAnsi="Times New Roman" w:cs="David"/>
          <w:sz w:val="24"/>
          <w:szCs w:val="24"/>
          <w:rtl/>
          <w:lang w:eastAsia="he-IL"/>
        </w:rPr>
        <w:t xml:space="preserve"> ההגנה, לפי דרישת המזמין.</w:t>
      </w:r>
    </w:p>
    <w:p w14:paraId="0EB2AD11"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w:t>
      </w:r>
      <w:r w:rsidRPr="005F7096">
        <w:rPr>
          <w:rFonts w:ascii="Times New Roman" w:eastAsia="Times New Roman" w:hAnsi="Times New Roman" w:cs="David"/>
          <w:sz w:val="24"/>
          <w:szCs w:val="24"/>
          <w:rtl/>
          <w:lang w:eastAsia="he-IL"/>
        </w:rPr>
        <w:tab/>
        <w:t>כל יתר הדרוש לפקוח עליון ולביקורת על הבצוע.</w:t>
      </w:r>
    </w:p>
    <w:p w14:paraId="77A616ED"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9CA7351" w14:textId="77777777" w:rsidR="00D5041C" w:rsidRPr="005F7096"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26B6AF96" w14:textId="77777777" w:rsidR="00D5041C" w:rsidRPr="005F7096"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97ADA12" w14:textId="77777777" w:rsidR="00D5041C" w:rsidRPr="005F7096"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5F7096">
        <w:rPr>
          <w:rFonts w:ascii="Times New Roman" w:eastAsia="Times New Roman" w:hAnsi="Times New Roman" w:cs="David"/>
          <w:b/>
          <w:bCs/>
          <w:sz w:val="24"/>
          <w:szCs w:val="24"/>
          <w:rtl/>
          <w:lang w:eastAsia="he-IL"/>
        </w:rPr>
        <w:t>-</w:t>
      </w:r>
      <w:r w:rsidRPr="005F7096">
        <w:rPr>
          <w:rFonts w:ascii="Times New Roman" w:eastAsia="Times New Roman" w:hAnsi="Times New Roman" w:cs="David"/>
          <w:b/>
          <w:bCs/>
          <w:sz w:val="24"/>
          <w:szCs w:val="24"/>
          <w:rtl/>
          <w:lang w:eastAsia="he-IL"/>
        </w:rPr>
        <w:tab/>
      </w:r>
      <w:r w:rsidRPr="005F7096">
        <w:rPr>
          <w:rFonts w:ascii="Times New Roman" w:eastAsia="Times New Roman" w:hAnsi="Times New Roman" w:cs="David"/>
          <w:b/>
          <w:bCs/>
          <w:sz w:val="24"/>
          <w:szCs w:val="24"/>
          <w:u w:val="single"/>
          <w:rtl/>
          <w:lang w:eastAsia="he-IL"/>
        </w:rPr>
        <w:t>בעת בצוע מבנים ואלמנטים במגרשים פרטיים</w:t>
      </w:r>
      <w:r w:rsidRPr="005F7096">
        <w:rPr>
          <w:rFonts w:ascii="Times New Roman" w:eastAsia="Times New Roman" w:hAnsi="Times New Roman" w:cs="David"/>
          <w:b/>
          <w:bCs/>
          <w:sz w:val="24"/>
          <w:szCs w:val="24"/>
          <w:rtl/>
          <w:lang w:eastAsia="he-IL"/>
        </w:rPr>
        <w:t>:</w:t>
      </w:r>
    </w:p>
    <w:p w14:paraId="090CB072" w14:textId="77777777" w:rsidR="00D5041C" w:rsidRPr="005F7096"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6D9B8F7" w14:textId="77777777" w:rsidR="00D5041C" w:rsidRPr="005F7096"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בצוע מערכת ניקוז היסודות.</w:t>
      </w:r>
    </w:p>
    <w:p w14:paraId="2999B45F" w14:textId="77777777" w:rsidR="00D5041C" w:rsidRPr="005F7096"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ביצוע רצפת המרתף.</w:t>
      </w:r>
    </w:p>
    <w:p w14:paraId="08A975C9" w14:textId="77777777" w:rsidR="00D5041C" w:rsidRPr="005F7096"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ביצוע תקרת המרתף.</w:t>
      </w:r>
    </w:p>
    <w:p w14:paraId="68184841" w14:textId="77777777" w:rsidR="00D5041C" w:rsidRPr="005F7096"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ביצוע מתקן בדירה אופיינית.</w:t>
      </w:r>
    </w:p>
    <w:p w14:paraId="0698D436"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ביצוע אינסטלציה לכל קומה.</w:t>
      </w:r>
    </w:p>
    <w:p w14:paraId="3011D2FE"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לפני התחלת טיח פנים ו/או תקרות אקוסטיות.</w:t>
      </w:r>
    </w:p>
    <w:p w14:paraId="36D816AB"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ab/>
        <w:t>עם גמר צבע.</w:t>
      </w:r>
    </w:p>
    <w:p w14:paraId="1AEA6109" w14:textId="77777777" w:rsidR="00D5041C" w:rsidRPr="005F7096"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2C99519D"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DCC87C"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5F7096">
        <w:rPr>
          <w:rFonts w:ascii="Times New Roman" w:eastAsia="Times New Roman" w:hAnsi="Times New Roman" w:cs="David"/>
          <w:b/>
          <w:bCs/>
          <w:sz w:val="24"/>
          <w:szCs w:val="24"/>
          <w:rtl/>
          <w:lang w:eastAsia="he-IL"/>
        </w:rPr>
        <w:t>-</w:t>
      </w:r>
      <w:r w:rsidRPr="005F7096">
        <w:rPr>
          <w:rFonts w:ascii="Times New Roman" w:eastAsia="Times New Roman" w:hAnsi="Times New Roman" w:cs="David"/>
          <w:b/>
          <w:bCs/>
          <w:sz w:val="24"/>
          <w:szCs w:val="24"/>
          <w:rtl/>
          <w:lang w:eastAsia="he-IL"/>
        </w:rPr>
        <w:tab/>
      </w:r>
      <w:r w:rsidRPr="005F7096">
        <w:rPr>
          <w:rFonts w:ascii="Times New Roman" w:eastAsia="Times New Roman" w:hAnsi="Times New Roman" w:cs="David"/>
          <w:b/>
          <w:bCs/>
          <w:sz w:val="24"/>
          <w:szCs w:val="24"/>
          <w:u w:val="single"/>
          <w:rtl/>
          <w:lang w:eastAsia="he-IL"/>
        </w:rPr>
        <w:t>בעת בצוע מתקן בשטחים ציבוריים</w:t>
      </w:r>
      <w:r w:rsidRPr="005F7096">
        <w:rPr>
          <w:rFonts w:ascii="Times New Roman" w:eastAsia="Times New Roman" w:hAnsi="Times New Roman" w:cs="David"/>
          <w:b/>
          <w:bCs/>
          <w:sz w:val="24"/>
          <w:szCs w:val="24"/>
          <w:rtl/>
          <w:lang w:eastAsia="he-IL"/>
        </w:rPr>
        <w:t>:</w:t>
      </w:r>
    </w:p>
    <w:p w14:paraId="0103E55D"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D82C9A0" w14:textId="77777777" w:rsidR="00D5041C" w:rsidRPr="005F7096"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סימון תוואי קווי ההולכה ומיקום התאים.</w:t>
      </w:r>
    </w:p>
    <w:p w14:paraId="6D7DB260" w14:textId="77777777" w:rsidR="00D5041C" w:rsidRPr="005F7096"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הצגת דוגמאות ציוד וחומרים. </w:t>
      </w:r>
    </w:p>
    <w:p w14:paraId="0A30FB83" w14:textId="77777777" w:rsidR="00D5041C" w:rsidRPr="005F7096"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חבור ו/או ריתוך צינורות, תאים. </w:t>
      </w:r>
    </w:p>
    <w:p w14:paraId="142D7861" w14:textId="77777777" w:rsidR="00D5041C" w:rsidRPr="005F7096"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הנחת צנרת בחפירה. </w:t>
      </w:r>
    </w:p>
    <w:p w14:paraId="2F6FE606" w14:textId="77777777" w:rsidR="00D5041C" w:rsidRPr="005F7096"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כיסוי הצנרת. </w:t>
      </w:r>
    </w:p>
    <w:p w14:paraId="72D84446" w14:textId="77777777" w:rsidR="00D5041C" w:rsidRPr="005F7096"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צילום פנים המתקן.</w:t>
      </w:r>
    </w:p>
    <w:p w14:paraId="6DC0384C"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3CBA04" w14:textId="77777777" w:rsidR="00D5041C" w:rsidRPr="005F7096"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ג.</w:t>
      </w:r>
      <w:r w:rsidRPr="005F7096">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6EB8EF69" w14:textId="77777777" w:rsidR="00D5041C" w:rsidRPr="005F7096"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47C585AF" w14:textId="77777777" w:rsidR="00D5041C" w:rsidRPr="005F7096"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ד.</w:t>
      </w:r>
      <w:r w:rsidRPr="005F7096">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7FA662C3"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5F7096">
        <w:rPr>
          <w:rFonts w:ascii="Times New Roman" w:eastAsia="Times New Roman" w:hAnsi="Times New Roman" w:cs="David" w:hint="cs"/>
          <w:sz w:val="24"/>
          <w:szCs w:val="24"/>
          <w:rtl/>
          <w:lang w:eastAsia="he-IL"/>
        </w:rPr>
        <w:t>לתכוניותיו</w:t>
      </w:r>
      <w:r w:rsidRPr="005F7096">
        <w:rPr>
          <w:rFonts w:ascii="Times New Roman" w:eastAsia="Times New Roman" w:hAnsi="Times New Roman" w:cs="David"/>
          <w:sz w:val="24"/>
          <w:szCs w:val="24"/>
          <w:rtl/>
          <w:lang w:eastAsia="he-IL"/>
        </w:rPr>
        <w:t xml:space="preserve"> ולתקנים מחייבים וכי בוצעו לשביעות רצונו.</w:t>
      </w:r>
    </w:p>
    <w:p w14:paraId="2D27CB07"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6AA48C81" w14:textId="77777777" w:rsidR="00D5041C" w:rsidRPr="005F7096"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5AF1D36" w14:textId="77777777" w:rsidR="00D5041C" w:rsidRPr="005F7096"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w:t>
      </w:r>
      <w:r w:rsidRPr="005F7096">
        <w:rPr>
          <w:rFonts w:ascii="Times New Roman" w:eastAsia="Times New Roman" w:hAnsi="Times New Roman" w:cs="David"/>
          <w:sz w:val="24"/>
          <w:szCs w:val="24"/>
          <w:rtl/>
          <w:lang w:eastAsia="he-IL"/>
        </w:rPr>
        <w:tab/>
        <w:t>יעוץ למזמין בדבר תכנון ואחזקת המתקן.</w:t>
      </w:r>
    </w:p>
    <w:p w14:paraId="6A006D1E" w14:textId="77777777" w:rsidR="00D5041C" w:rsidRPr="005F7096"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D670332" w14:textId="77777777" w:rsidR="00D5041C" w:rsidRPr="005F7096"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4.</w:t>
      </w:r>
      <w:r w:rsidRPr="005F7096">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63F27332"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3A43CA" w14:textId="77777777" w:rsidR="00D5041C" w:rsidRPr="005F7096"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5.</w:t>
      </w:r>
      <w:r w:rsidRPr="005F7096">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4C72B227" w14:textId="53FBF22A" w:rsidR="00DB4D14" w:rsidRPr="005F7096" w:rsidRDefault="00DB4D14"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191732A" w14:textId="28A78779" w:rsidR="00DB4D14" w:rsidRPr="005F7096" w:rsidRDefault="00DB4D14"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6.</w:t>
      </w:r>
      <w:r w:rsidRPr="005F7096">
        <w:rPr>
          <w:rFonts w:ascii="Times New Roman" w:eastAsia="Times New Roman" w:hAnsi="Times New Roman" w:cs="David" w:hint="cs"/>
          <w:sz w:val="24"/>
          <w:szCs w:val="24"/>
          <w:rtl/>
          <w:lang w:eastAsia="he-IL"/>
        </w:rPr>
        <w:tab/>
      </w:r>
      <w:r w:rsidRPr="005F7096">
        <w:rPr>
          <w:rFonts w:ascii="Times New Roman" w:eastAsia="Times New Roman" w:hAnsi="Times New Roman" w:cs="David"/>
          <w:sz w:val="24"/>
          <w:szCs w:val="24"/>
          <w:rtl/>
          <w:lang w:eastAsia="he-IL"/>
        </w:rPr>
        <w:t>מובהר בזה, כי שירותי התכנון המפורטים בסעיף 3 לעיל יכללו גם כל עבודה ו/או שירות אשר אינם נזכרים במפורש, אך מהווים, מעצם טיבם וטבעם ו/או על פי הנוהג, חלק בלתי נפרד משירותי המתכנן, וזאת מבלי שהיועץ יהא זכאי לתמורה נוספת בגין האמור, אלא אם יהווה הדבר שינוי המזכה את המתכנן בתמורה נוספת בהתאם להחלטת המנהל.</w:t>
      </w:r>
    </w:p>
    <w:p w14:paraId="41479B89" w14:textId="77777777" w:rsidR="00D5041C" w:rsidRPr="005F7096"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5F7096">
        <w:rPr>
          <w:rFonts w:ascii="Times New Roman" w:eastAsia="Times New Roman" w:hAnsi="Times New Roman" w:cs="David"/>
          <w:bCs/>
          <w:sz w:val="24"/>
          <w:szCs w:val="24"/>
          <w:u w:val="single"/>
          <w:rtl/>
          <w:lang w:eastAsia="he-IL"/>
        </w:rPr>
        <w:br w:type="page"/>
      </w:r>
    </w:p>
    <w:p w14:paraId="7326B9F9"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5F7096">
        <w:rPr>
          <w:rFonts w:ascii="Times New Roman" w:eastAsia="Times New Roman" w:hAnsi="Times New Roman" w:cs="David"/>
          <w:bCs/>
          <w:sz w:val="20"/>
          <w:szCs w:val="24"/>
          <w:u w:val="single"/>
          <w:rtl/>
          <w:lang w:eastAsia="he-IL"/>
        </w:rPr>
        <w:t xml:space="preserve">נספח </w:t>
      </w:r>
      <w:r w:rsidR="007B54F0" w:rsidRPr="005F7096">
        <w:rPr>
          <w:rFonts w:ascii="Times New Roman" w:eastAsia="Times New Roman" w:hAnsi="Times New Roman" w:cs="David" w:hint="cs"/>
          <w:bCs/>
          <w:sz w:val="20"/>
          <w:szCs w:val="24"/>
          <w:u w:val="single"/>
          <w:rtl/>
          <w:lang w:eastAsia="he-IL"/>
        </w:rPr>
        <w:t>"</w:t>
      </w:r>
      <w:r w:rsidRPr="005F7096">
        <w:rPr>
          <w:rFonts w:ascii="Times New Roman" w:eastAsia="Times New Roman" w:hAnsi="Times New Roman" w:cs="David"/>
          <w:bCs/>
          <w:sz w:val="20"/>
          <w:szCs w:val="24"/>
          <w:u w:val="single"/>
          <w:rtl/>
          <w:lang w:eastAsia="he-IL"/>
        </w:rPr>
        <w:t>ג</w:t>
      </w:r>
      <w:r w:rsidR="007B54F0" w:rsidRPr="005F7096">
        <w:rPr>
          <w:rFonts w:ascii="Times New Roman" w:eastAsia="Times New Roman" w:hAnsi="Times New Roman" w:cs="David" w:hint="cs"/>
          <w:bCs/>
          <w:sz w:val="20"/>
          <w:szCs w:val="24"/>
          <w:u w:val="single"/>
          <w:rtl/>
          <w:lang w:eastAsia="he-IL"/>
        </w:rPr>
        <w:t>'</w:t>
      </w:r>
      <w:r w:rsidRPr="005F7096">
        <w:rPr>
          <w:rFonts w:ascii="Times New Roman" w:eastAsia="Times New Roman" w:hAnsi="Times New Roman" w:cs="David"/>
          <w:bCs/>
          <w:sz w:val="20"/>
          <w:szCs w:val="24"/>
          <w:u w:val="single"/>
          <w:rtl/>
          <w:lang w:eastAsia="he-IL"/>
        </w:rPr>
        <w:t>'</w:t>
      </w:r>
    </w:p>
    <w:p w14:paraId="2FB9722E"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85E17C3"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5F7096">
        <w:rPr>
          <w:rFonts w:ascii="Times New Roman" w:eastAsia="Times New Roman" w:hAnsi="Times New Roman" w:cs="David"/>
          <w:bCs/>
          <w:sz w:val="20"/>
          <w:szCs w:val="24"/>
          <w:u w:val="single"/>
          <w:rtl/>
          <w:lang w:eastAsia="he-IL"/>
        </w:rPr>
        <w:t>לוח זמנים ושלבי עבודה</w:t>
      </w:r>
    </w:p>
    <w:p w14:paraId="4CC297DD"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048D538"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528C0AC"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77485EF"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4320E6"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6521A28"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C23B17"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4618A90"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0DB2C6"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18FFE17"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C139FFB" w14:textId="77777777" w:rsidR="00D5041C" w:rsidRPr="005F7096"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sz w:val="20"/>
          <w:szCs w:val="24"/>
          <w:u w:val="single"/>
          <w:rtl/>
          <w:lang w:eastAsia="he-IL"/>
        </w:rPr>
        <w:br w:type="page"/>
      </w:r>
      <w:r w:rsidRPr="005F7096">
        <w:rPr>
          <w:rFonts w:ascii="Times New Roman" w:eastAsia="Times New Roman" w:hAnsi="Times New Roman" w:cs="David"/>
          <w:bCs/>
          <w:sz w:val="24"/>
          <w:szCs w:val="24"/>
          <w:u w:val="single"/>
          <w:rtl/>
          <w:lang w:eastAsia="he-IL"/>
        </w:rPr>
        <w:t xml:space="preserve">נספח </w:t>
      </w:r>
      <w:r w:rsidR="007B54F0" w:rsidRPr="005F7096">
        <w:rPr>
          <w:rFonts w:ascii="Times New Roman" w:eastAsia="Times New Roman" w:hAnsi="Times New Roman" w:cs="David" w:hint="cs"/>
          <w:bCs/>
          <w:sz w:val="24"/>
          <w:szCs w:val="24"/>
          <w:u w:val="single"/>
          <w:rtl/>
          <w:lang w:eastAsia="he-IL"/>
        </w:rPr>
        <w:t>"</w:t>
      </w:r>
      <w:r w:rsidRPr="005F7096">
        <w:rPr>
          <w:rFonts w:ascii="Times New Roman" w:eastAsia="Times New Roman" w:hAnsi="Times New Roman" w:cs="David"/>
          <w:bCs/>
          <w:sz w:val="24"/>
          <w:szCs w:val="24"/>
          <w:u w:val="single"/>
          <w:rtl/>
          <w:lang w:eastAsia="he-IL"/>
        </w:rPr>
        <w:t>ד</w:t>
      </w:r>
      <w:r w:rsidR="007B54F0" w:rsidRPr="005F7096">
        <w:rPr>
          <w:rFonts w:ascii="Times New Roman" w:eastAsia="Times New Roman" w:hAnsi="Times New Roman" w:cs="David" w:hint="cs"/>
          <w:bCs/>
          <w:sz w:val="24"/>
          <w:szCs w:val="24"/>
          <w:u w:val="single"/>
          <w:rtl/>
          <w:lang w:eastAsia="he-IL"/>
        </w:rPr>
        <w:t>'</w:t>
      </w:r>
      <w:r w:rsidRPr="005F7096">
        <w:rPr>
          <w:rFonts w:ascii="Times New Roman" w:eastAsia="Times New Roman" w:hAnsi="Times New Roman" w:cs="David"/>
          <w:bCs/>
          <w:sz w:val="24"/>
          <w:szCs w:val="24"/>
          <w:u w:val="single"/>
          <w:rtl/>
          <w:lang w:eastAsia="he-IL"/>
        </w:rPr>
        <w:t>'</w:t>
      </w:r>
    </w:p>
    <w:p w14:paraId="47ED420A" w14:textId="77777777" w:rsidR="00D5041C" w:rsidRPr="005F7096"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0B5C29" w14:textId="3ABAC50F" w:rsidR="00D5041C" w:rsidRPr="005F7096" w:rsidRDefault="00B7640E" w:rsidP="00E4548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hint="cs"/>
          <w:bCs/>
          <w:sz w:val="24"/>
          <w:szCs w:val="24"/>
          <w:u w:val="single"/>
          <w:rtl/>
          <w:lang w:eastAsia="he-IL"/>
        </w:rPr>
        <w:t xml:space="preserve">התמורה </w:t>
      </w:r>
    </w:p>
    <w:p w14:paraId="72DB8BA0"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B886758"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AF17C4C" w14:textId="2A2691A3" w:rsidR="00D5041C" w:rsidRPr="005F7096" w:rsidRDefault="00D5041C" w:rsidP="00E4548F">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 xml:space="preserve">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w:t>
      </w:r>
      <w:r w:rsidR="00B7640E" w:rsidRPr="005F7096">
        <w:rPr>
          <w:rFonts w:ascii="Times New Roman" w:eastAsia="Times New Roman" w:hAnsi="Times New Roman" w:cs="David" w:hint="cs"/>
          <w:sz w:val="24"/>
          <w:szCs w:val="24"/>
          <w:rtl/>
          <w:lang w:eastAsia="he-IL"/>
        </w:rPr>
        <w:t xml:space="preserve"> את התמורה למת</w:t>
      </w:r>
      <w:r w:rsidRPr="005F7096">
        <w:rPr>
          <w:rFonts w:ascii="Times New Roman" w:eastAsia="Times New Roman" w:hAnsi="Times New Roman" w:cs="David"/>
          <w:sz w:val="24"/>
          <w:szCs w:val="24"/>
          <w:rtl/>
          <w:lang w:eastAsia="he-IL"/>
        </w:rPr>
        <w:t>כנן בשיעורים כדלקמן:</w:t>
      </w:r>
    </w:p>
    <w:p w14:paraId="078D33A0" w14:textId="5AD69689" w:rsidR="002B7025" w:rsidRPr="005F7096" w:rsidRDefault="002B7025" w:rsidP="001E61B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AE7BF7" w14:textId="77777777" w:rsidR="002B7025" w:rsidRPr="005F7096" w:rsidRDefault="002B7025" w:rsidP="001E61B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459A59DF" w14:textId="00B24C44" w:rsidR="002B7025" w:rsidRPr="005F7096" w:rsidRDefault="002B7025" w:rsidP="00D043FD">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b/>
          <w:bCs/>
          <w:sz w:val="24"/>
          <w:szCs w:val="24"/>
          <w:rtl/>
          <w:lang w:eastAsia="he-IL"/>
        </w:rPr>
      </w:pPr>
      <w:r w:rsidRPr="005F7096">
        <w:rPr>
          <w:rFonts w:ascii="Times New Roman" w:eastAsia="Times New Roman" w:hAnsi="Times New Roman" w:cs="David" w:hint="eastAsia"/>
          <w:b/>
          <w:bCs/>
          <w:sz w:val="24"/>
          <w:szCs w:val="24"/>
          <w:u w:val="single"/>
          <w:rtl/>
          <w:lang w:eastAsia="he-IL"/>
        </w:rPr>
        <w:t>בבנייה</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למגורים</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בלבד</w:t>
      </w:r>
      <w:r w:rsidRPr="005F7096">
        <w:rPr>
          <w:rFonts w:ascii="Times New Roman" w:eastAsia="Times New Roman" w:hAnsi="Times New Roman" w:cs="David" w:hint="cs"/>
          <w:sz w:val="24"/>
          <w:szCs w:val="24"/>
          <w:rtl/>
          <w:lang w:eastAsia="he-IL"/>
        </w:rPr>
        <w:t xml:space="preserve"> </w:t>
      </w:r>
      <w:r w:rsidRPr="005F7096">
        <w:rPr>
          <w:rFonts w:ascii="Times New Roman" w:eastAsia="Times New Roman" w:hAnsi="Times New Roman" w:cs="David"/>
          <w:sz w:val="24"/>
          <w:szCs w:val="24"/>
          <w:rtl/>
          <w:lang w:eastAsia="he-IL"/>
        </w:rPr>
        <w:t>–</w:t>
      </w:r>
    </w:p>
    <w:p w14:paraId="2DD97396" w14:textId="77777777" w:rsidR="002B7025" w:rsidRPr="005F7096" w:rsidRDefault="002B7025" w:rsidP="001E61BB">
      <w:pPr>
        <w:widowControl w:val="0"/>
        <w:tabs>
          <w:tab w:val="left" w:pos="656"/>
        </w:tabs>
        <w:spacing w:before="0" w:beforeAutospacing="0" w:after="0" w:afterAutospacing="0" w:line="240" w:lineRule="auto"/>
        <w:ind w:left="1440"/>
        <w:jc w:val="both"/>
        <w:rPr>
          <w:rFonts w:ascii="Times New Roman" w:eastAsia="Times New Roman" w:hAnsi="Times New Roman" w:cs="David"/>
          <w:b/>
          <w:bCs/>
          <w:sz w:val="24"/>
          <w:szCs w:val="24"/>
          <w:u w:val="single"/>
          <w:rtl/>
          <w:lang w:eastAsia="he-IL"/>
        </w:rPr>
      </w:pPr>
    </w:p>
    <w:p w14:paraId="4D3A6E03" w14:textId="3E1CA447" w:rsidR="00D5041C" w:rsidRPr="005F7096" w:rsidRDefault="002B7025" w:rsidP="001E61BB">
      <w:pPr>
        <w:widowControl w:val="0"/>
        <w:tabs>
          <w:tab w:val="left" w:pos="656"/>
        </w:tabs>
        <w:spacing w:before="0" w:beforeAutospacing="0" w:after="0" w:afterAutospacing="0" w:line="240" w:lineRule="auto"/>
        <w:ind w:left="1440"/>
        <w:jc w:val="both"/>
        <w:rPr>
          <w:rFonts w:ascii="Times New Roman" w:eastAsia="Times New Roman" w:hAnsi="Times New Roman" w:cs="David"/>
          <w:b/>
          <w:bCs/>
          <w:sz w:val="24"/>
          <w:szCs w:val="24"/>
          <w:lang w:eastAsia="he-IL"/>
        </w:rPr>
      </w:pPr>
      <w:r w:rsidRPr="005F7096">
        <w:rPr>
          <w:rFonts w:ascii="Times New Roman" w:eastAsia="Times New Roman" w:hAnsi="Times New Roman" w:cs="David"/>
          <w:b/>
          <w:bCs/>
          <w:sz w:val="24"/>
          <w:szCs w:val="24"/>
          <w:rtl/>
          <w:lang w:eastAsia="he-IL"/>
        </w:rPr>
        <w:t xml:space="preserve"> </w:t>
      </w:r>
      <w:r w:rsidR="00D5041C" w:rsidRPr="005F7096">
        <w:rPr>
          <w:rFonts w:ascii="Times New Roman" w:eastAsia="Times New Roman" w:hAnsi="Times New Roman" w:cs="David"/>
          <w:b/>
          <w:bCs/>
          <w:sz w:val="24"/>
          <w:szCs w:val="24"/>
          <w:rtl/>
          <w:lang w:eastAsia="he-IL"/>
        </w:rPr>
        <w:t xml:space="preserve">סכום קבוע ומוחלט של </w:t>
      </w:r>
      <w:r w:rsidR="00D512E4" w:rsidRPr="005F7096">
        <w:rPr>
          <w:rFonts w:ascii="Times New Roman" w:eastAsia="Times New Roman" w:hAnsi="Times New Roman" w:cs="David"/>
          <w:b/>
          <w:bCs/>
          <w:sz w:val="24"/>
          <w:szCs w:val="24"/>
          <w:rtl/>
          <w:lang w:eastAsia="he-IL"/>
        </w:rPr>
        <w:t xml:space="preserve">1050 </w:t>
      </w:r>
      <w:r w:rsidR="00D5041C" w:rsidRPr="005F7096">
        <w:rPr>
          <w:rFonts w:ascii="Times New Roman" w:eastAsia="Times New Roman" w:hAnsi="Times New Roman" w:cs="David"/>
          <w:b/>
          <w:bCs/>
          <w:sz w:val="24"/>
          <w:szCs w:val="24"/>
          <w:rtl/>
          <w:lang w:eastAsia="he-IL"/>
        </w:rPr>
        <w:t xml:space="preserve"> ₪ /יח"ד  ₪ (במילים: </w:t>
      </w:r>
      <w:r w:rsidR="00D512E4" w:rsidRPr="005F7096">
        <w:rPr>
          <w:rFonts w:ascii="Times New Roman" w:eastAsia="Times New Roman" w:hAnsi="Times New Roman" w:cs="David" w:hint="eastAsia"/>
          <w:b/>
          <w:bCs/>
          <w:sz w:val="24"/>
          <w:szCs w:val="24"/>
          <w:rtl/>
          <w:lang w:eastAsia="he-IL"/>
        </w:rPr>
        <w:t>אלף</w:t>
      </w:r>
      <w:r w:rsidR="00D512E4" w:rsidRPr="005F7096">
        <w:rPr>
          <w:rFonts w:ascii="Times New Roman" w:eastAsia="Times New Roman" w:hAnsi="Times New Roman" w:cs="David"/>
          <w:b/>
          <w:bCs/>
          <w:sz w:val="24"/>
          <w:szCs w:val="24"/>
          <w:rtl/>
          <w:lang w:eastAsia="he-IL"/>
        </w:rPr>
        <w:t xml:space="preserve"> וחמישים </w:t>
      </w:r>
      <w:r w:rsidR="00D5041C" w:rsidRPr="005F7096">
        <w:rPr>
          <w:rFonts w:ascii="Times New Roman" w:eastAsia="Times New Roman" w:hAnsi="Times New Roman" w:cs="David"/>
          <w:b/>
          <w:bCs/>
          <w:sz w:val="24"/>
          <w:szCs w:val="24"/>
          <w:rtl/>
          <w:lang w:eastAsia="he-IL"/>
        </w:rPr>
        <w:t xml:space="preserve">  ש"ח) </w:t>
      </w:r>
      <w:r w:rsidR="00D512E4" w:rsidRPr="005F7096">
        <w:rPr>
          <w:rFonts w:ascii="Times New Roman" w:eastAsia="Times New Roman" w:hAnsi="Times New Roman" w:cs="David" w:hint="eastAsia"/>
          <w:b/>
          <w:bCs/>
          <w:sz w:val="24"/>
          <w:szCs w:val="24"/>
          <w:rtl/>
          <w:lang w:eastAsia="he-IL"/>
        </w:rPr>
        <w:t>לכל</w:t>
      </w:r>
      <w:r w:rsidR="00D512E4" w:rsidRPr="005F7096">
        <w:rPr>
          <w:rFonts w:ascii="Times New Roman" w:eastAsia="Times New Roman" w:hAnsi="Times New Roman" w:cs="David"/>
          <w:b/>
          <w:bCs/>
          <w:sz w:val="24"/>
          <w:szCs w:val="24"/>
          <w:rtl/>
          <w:lang w:eastAsia="he-IL"/>
        </w:rPr>
        <w:t xml:space="preserve"> יח"ד </w:t>
      </w:r>
      <w:r w:rsidR="00D5041C" w:rsidRPr="005F7096">
        <w:rPr>
          <w:rFonts w:ascii="Times New Roman" w:eastAsia="Times New Roman" w:hAnsi="Times New Roman" w:cs="David"/>
          <w:b/>
          <w:bCs/>
          <w:sz w:val="24"/>
          <w:szCs w:val="24"/>
          <w:rtl/>
          <w:lang w:eastAsia="he-IL"/>
        </w:rPr>
        <w:t>.</w:t>
      </w:r>
    </w:p>
    <w:p w14:paraId="073ACFB1" w14:textId="77777777" w:rsidR="00D5041C" w:rsidRPr="005F7096"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774BF3AB" w14:textId="2213736E" w:rsidR="00C77D8F" w:rsidRPr="005F7096" w:rsidRDefault="002B7025" w:rsidP="00E4548F">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b/>
          <w:bCs/>
          <w:sz w:val="24"/>
          <w:szCs w:val="24"/>
          <w:lang w:eastAsia="he-IL"/>
        </w:rPr>
      </w:pPr>
      <w:r w:rsidRPr="005F7096">
        <w:rPr>
          <w:rFonts w:ascii="Times New Roman" w:eastAsia="Times New Roman" w:hAnsi="Times New Roman" w:cs="David" w:hint="eastAsia"/>
          <w:b/>
          <w:bCs/>
          <w:sz w:val="24"/>
          <w:szCs w:val="24"/>
          <w:u w:val="single"/>
          <w:rtl/>
          <w:lang w:eastAsia="he-IL"/>
        </w:rPr>
        <w:t>בבניה</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משולבת</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של</w:t>
      </w:r>
      <w:r w:rsidRPr="005F7096">
        <w:rPr>
          <w:rFonts w:ascii="Times New Roman" w:eastAsia="Times New Roman" w:hAnsi="Times New Roman" w:cs="David"/>
          <w:b/>
          <w:bCs/>
          <w:sz w:val="24"/>
          <w:szCs w:val="24"/>
          <w:u w:val="single"/>
          <w:rtl/>
          <w:lang w:eastAsia="he-IL"/>
        </w:rPr>
        <w:t xml:space="preserve"> </w:t>
      </w:r>
      <w:r w:rsidR="00B7640E" w:rsidRPr="005F7096">
        <w:rPr>
          <w:rFonts w:ascii="Times New Roman" w:eastAsia="Times New Roman" w:hAnsi="Times New Roman" w:cs="David" w:hint="cs"/>
          <w:b/>
          <w:bCs/>
          <w:sz w:val="24"/>
          <w:szCs w:val="24"/>
          <w:u w:val="single"/>
          <w:rtl/>
          <w:lang w:eastAsia="he-IL"/>
        </w:rPr>
        <w:t xml:space="preserve">מגורים יחד עם </w:t>
      </w:r>
      <w:r w:rsidRPr="005F7096">
        <w:rPr>
          <w:rFonts w:ascii="Times New Roman" w:eastAsia="Times New Roman" w:hAnsi="Times New Roman" w:cs="David" w:hint="eastAsia"/>
          <w:b/>
          <w:bCs/>
          <w:sz w:val="24"/>
          <w:szCs w:val="24"/>
          <w:u w:val="single"/>
          <w:rtl/>
          <w:lang w:eastAsia="he-IL"/>
        </w:rPr>
        <w:t>משרדים</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ו</w:t>
      </w:r>
      <w:r w:rsidRPr="005F7096">
        <w:rPr>
          <w:rFonts w:ascii="Times New Roman" w:eastAsia="Times New Roman" w:hAnsi="Times New Roman" w:cs="David"/>
          <w:b/>
          <w:bCs/>
          <w:sz w:val="24"/>
          <w:szCs w:val="24"/>
          <w:u w:val="single"/>
          <w:rtl/>
          <w:lang w:eastAsia="he-IL"/>
        </w:rPr>
        <w:t xml:space="preserve">/או </w:t>
      </w:r>
      <w:r w:rsidRPr="005F7096">
        <w:rPr>
          <w:rFonts w:ascii="Times New Roman" w:eastAsia="Times New Roman" w:hAnsi="Times New Roman" w:cs="David" w:hint="eastAsia"/>
          <w:b/>
          <w:bCs/>
          <w:sz w:val="24"/>
          <w:szCs w:val="24"/>
          <w:u w:val="single"/>
          <w:rtl/>
          <w:lang w:eastAsia="he-IL"/>
        </w:rPr>
        <w:t>מסחר</w:t>
      </w:r>
      <w:r w:rsidRPr="005F7096">
        <w:rPr>
          <w:rFonts w:ascii="Times New Roman" w:eastAsia="Times New Roman" w:hAnsi="Times New Roman" w:cs="David"/>
          <w:b/>
          <w:bCs/>
          <w:sz w:val="24"/>
          <w:szCs w:val="24"/>
          <w:u w:val="single"/>
          <w:rtl/>
          <w:lang w:eastAsia="he-IL"/>
        </w:rPr>
        <w:t xml:space="preserve"> </w:t>
      </w:r>
      <w:r w:rsidR="00C77D8F" w:rsidRPr="005F7096">
        <w:rPr>
          <w:rFonts w:ascii="Times New Roman" w:eastAsia="Times New Roman" w:hAnsi="Times New Roman" w:cs="David"/>
          <w:b/>
          <w:bCs/>
          <w:sz w:val="24"/>
          <w:szCs w:val="24"/>
          <w:u w:val="single"/>
          <w:rtl/>
          <w:lang w:eastAsia="he-IL"/>
        </w:rPr>
        <w:t xml:space="preserve"> באותו בניין</w:t>
      </w:r>
      <w:r w:rsidRPr="005F7096">
        <w:rPr>
          <w:rFonts w:ascii="Times New Roman" w:eastAsia="Times New Roman" w:hAnsi="Times New Roman" w:cs="David"/>
          <w:b/>
          <w:bCs/>
          <w:sz w:val="24"/>
          <w:szCs w:val="24"/>
          <w:rtl/>
          <w:lang w:eastAsia="he-IL"/>
        </w:rPr>
        <w:t>:</w:t>
      </w:r>
    </w:p>
    <w:p w14:paraId="565916EE" w14:textId="77777777" w:rsidR="00AF6C59" w:rsidRPr="005F7096" w:rsidRDefault="00AF6C59" w:rsidP="001E61BB">
      <w:pPr>
        <w:widowControl w:val="0"/>
        <w:tabs>
          <w:tab w:val="left" w:pos="656"/>
          <w:tab w:val="num" w:pos="1507"/>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46E532D5" w14:textId="35E36115" w:rsidR="00D5041C" w:rsidRPr="005F7096" w:rsidRDefault="00B7640E" w:rsidP="00AB5C3E">
      <w:pPr>
        <w:widowControl w:val="0"/>
        <w:tabs>
          <w:tab w:val="left" w:pos="656"/>
          <w:tab w:val="num" w:pos="1507"/>
        </w:tabs>
        <w:spacing w:before="0" w:beforeAutospacing="0" w:after="0" w:afterAutospacing="0" w:line="240" w:lineRule="auto"/>
        <w:ind w:left="1440"/>
        <w:jc w:val="both"/>
        <w:rPr>
          <w:rFonts w:ascii="Times New Roman" w:eastAsia="Times New Roman" w:hAnsi="Times New Roman" w:cs="David"/>
          <w:b/>
          <w:bCs/>
          <w:sz w:val="24"/>
          <w:szCs w:val="24"/>
          <w:lang w:eastAsia="he-IL"/>
        </w:rPr>
      </w:pPr>
      <w:r w:rsidRPr="005F7096">
        <w:rPr>
          <w:rFonts w:ascii="Times New Roman" w:eastAsia="Times New Roman" w:hAnsi="Times New Roman" w:cs="David" w:hint="cs"/>
          <w:b/>
          <w:bCs/>
          <w:sz w:val="24"/>
          <w:szCs w:val="24"/>
          <w:rtl/>
          <w:lang w:eastAsia="he-IL"/>
        </w:rPr>
        <w:t xml:space="preserve">בנוסף לתמורה המפורטת בסעיף 1.4 הנ"ל , תוספת בסך </w:t>
      </w:r>
      <w:r w:rsidR="00C77D8F" w:rsidRPr="005F7096">
        <w:rPr>
          <w:rFonts w:ascii="Times New Roman" w:eastAsia="Times New Roman" w:hAnsi="Times New Roman" w:cs="David" w:hint="eastAsia"/>
          <w:b/>
          <w:bCs/>
          <w:sz w:val="24"/>
          <w:szCs w:val="24"/>
          <w:rtl/>
          <w:lang w:eastAsia="he-IL"/>
        </w:rPr>
        <w:t>ס</w:t>
      </w:r>
      <w:r w:rsidR="00D5041C" w:rsidRPr="005F7096">
        <w:rPr>
          <w:rFonts w:ascii="Times New Roman" w:eastAsia="Times New Roman" w:hAnsi="Times New Roman" w:cs="David" w:hint="eastAsia"/>
          <w:b/>
          <w:bCs/>
          <w:sz w:val="24"/>
          <w:szCs w:val="24"/>
          <w:rtl/>
          <w:lang w:eastAsia="he-IL"/>
        </w:rPr>
        <w:t>כום</w:t>
      </w:r>
      <w:r w:rsidR="00D5041C" w:rsidRPr="005F7096">
        <w:rPr>
          <w:rFonts w:ascii="Times New Roman" w:eastAsia="Times New Roman" w:hAnsi="Times New Roman" w:cs="David"/>
          <w:b/>
          <w:bCs/>
          <w:sz w:val="24"/>
          <w:szCs w:val="24"/>
          <w:rtl/>
          <w:lang w:eastAsia="he-IL"/>
        </w:rPr>
        <w:t xml:space="preserve"> קבוע ומוחלט של </w:t>
      </w:r>
      <w:r w:rsidR="002B7025" w:rsidRPr="005F7096">
        <w:rPr>
          <w:rFonts w:ascii="Times New Roman" w:eastAsia="Times New Roman" w:hAnsi="Times New Roman" w:cs="David"/>
          <w:b/>
          <w:bCs/>
          <w:sz w:val="24"/>
          <w:szCs w:val="24"/>
          <w:rtl/>
          <w:lang w:eastAsia="he-IL"/>
        </w:rPr>
        <w:t xml:space="preserve">14 </w:t>
      </w:r>
      <w:r w:rsidR="00D5041C" w:rsidRPr="005F7096">
        <w:rPr>
          <w:rFonts w:ascii="Times New Roman" w:eastAsia="Times New Roman" w:hAnsi="Times New Roman" w:cs="David"/>
          <w:b/>
          <w:bCs/>
          <w:sz w:val="24"/>
          <w:szCs w:val="24"/>
          <w:rtl/>
          <w:lang w:eastAsia="he-IL"/>
        </w:rPr>
        <w:t xml:space="preserve"> ₪</w:t>
      </w:r>
      <w:r w:rsidR="002B7025" w:rsidRPr="005F7096">
        <w:rPr>
          <w:rFonts w:ascii="Times New Roman" w:eastAsia="Times New Roman" w:hAnsi="Times New Roman" w:cs="David"/>
          <w:b/>
          <w:bCs/>
          <w:sz w:val="24"/>
          <w:szCs w:val="24"/>
          <w:rtl/>
          <w:lang w:eastAsia="he-IL"/>
        </w:rPr>
        <w:t xml:space="preserve"> למ"ר</w:t>
      </w:r>
      <w:r w:rsidR="00D5041C" w:rsidRPr="005F7096">
        <w:rPr>
          <w:rFonts w:ascii="Times New Roman" w:eastAsia="Times New Roman" w:hAnsi="Times New Roman" w:cs="David"/>
          <w:b/>
          <w:bCs/>
          <w:sz w:val="24"/>
          <w:szCs w:val="24"/>
          <w:rtl/>
          <w:lang w:eastAsia="he-IL"/>
        </w:rPr>
        <w:t xml:space="preserve"> </w:t>
      </w:r>
      <w:r w:rsidR="00C77D8F" w:rsidRPr="005F7096">
        <w:rPr>
          <w:rFonts w:ascii="Times New Roman" w:eastAsia="Times New Roman" w:hAnsi="Times New Roman" w:cs="David" w:hint="eastAsia"/>
          <w:b/>
          <w:bCs/>
          <w:sz w:val="24"/>
          <w:szCs w:val="24"/>
          <w:rtl/>
          <w:lang w:eastAsia="he-IL"/>
        </w:rPr>
        <w:t>מקורה</w:t>
      </w:r>
      <w:r w:rsidR="00C77D8F" w:rsidRPr="005F7096">
        <w:rPr>
          <w:rFonts w:ascii="Times New Roman" w:eastAsia="Times New Roman" w:hAnsi="Times New Roman" w:cs="David"/>
          <w:b/>
          <w:bCs/>
          <w:sz w:val="24"/>
          <w:szCs w:val="24"/>
          <w:rtl/>
          <w:lang w:eastAsia="he-IL"/>
        </w:rPr>
        <w:t xml:space="preserve"> </w:t>
      </w:r>
      <w:r w:rsidR="00C77D8F" w:rsidRPr="005F7096">
        <w:rPr>
          <w:rFonts w:ascii="Times New Roman" w:eastAsia="Times New Roman" w:hAnsi="Times New Roman" w:cs="David" w:hint="cs"/>
          <w:b/>
          <w:bCs/>
          <w:sz w:val="24"/>
          <w:szCs w:val="24"/>
          <w:rtl/>
          <w:lang w:eastAsia="he-IL"/>
        </w:rPr>
        <w:t>של שטחי המשרדים ו/או המסחר</w:t>
      </w:r>
      <w:r w:rsidRPr="005F7096">
        <w:rPr>
          <w:rFonts w:ascii="Times New Roman" w:eastAsia="Times New Roman" w:hAnsi="Times New Roman" w:cs="David" w:hint="cs"/>
          <w:b/>
          <w:bCs/>
          <w:sz w:val="24"/>
          <w:szCs w:val="24"/>
          <w:rtl/>
          <w:lang w:eastAsia="he-IL"/>
        </w:rPr>
        <w:t xml:space="preserve">   </w:t>
      </w:r>
      <w:r w:rsidR="00C77D8F" w:rsidRPr="005F7096">
        <w:rPr>
          <w:rFonts w:ascii="Times New Roman" w:eastAsia="Times New Roman" w:hAnsi="Times New Roman" w:cs="David" w:hint="cs"/>
          <w:b/>
          <w:bCs/>
          <w:sz w:val="24"/>
          <w:szCs w:val="24"/>
          <w:rtl/>
          <w:lang w:eastAsia="he-IL"/>
        </w:rPr>
        <w:t xml:space="preserve"> </w:t>
      </w:r>
      <w:r w:rsidR="00D5041C" w:rsidRPr="005F7096">
        <w:rPr>
          <w:rFonts w:ascii="Times New Roman" w:eastAsia="Times New Roman" w:hAnsi="Times New Roman" w:cs="David"/>
          <w:b/>
          <w:bCs/>
          <w:sz w:val="24"/>
          <w:szCs w:val="24"/>
          <w:rtl/>
          <w:lang w:eastAsia="he-IL"/>
        </w:rPr>
        <w:t>(</w:t>
      </w:r>
      <w:r w:rsidR="0011634B" w:rsidRPr="005F7096">
        <w:rPr>
          <w:rFonts w:ascii="Times New Roman" w:eastAsia="Times New Roman" w:hAnsi="Times New Roman" w:cs="David"/>
          <w:b/>
          <w:bCs/>
          <w:sz w:val="24"/>
          <w:szCs w:val="24"/>
          <w:rtl/>
          <w:lang w:eastAsia="he-IL"/>
        </w:rPr>
        <w:t xml:space="preserve"> </w:t>
      </w:r>
      <w:r w:rsidR="002B7025" w:rsidRPr="005F7096">
        <w:rPr>
          <w:rFonts w:ascii="Times New Roman" w:eastAsia="Times New Roman" w:hAnsi="Times New Roman" w:cs="David" w:hint="eastAsia"/>
          <w:b/>
          <w:bCs/>
          <w:sz w:val="24"/>
          <w:szCs w:val="24"/>
          <w:u w:val="single"/>
          <w:rtl/>
          <w:lang w:eastAsia="he-IL"/>
        </w:rPr>
        <w:t>במילים</w:t>
      </w:r>
      <w:r w:rsidR="002B7025" w:rsidRPr="005F7096">
        <w:rPr>
          <w:rFonts w:ascii="Times New Roman" w:eastAsia="Times New Roman" w:hAnsi="Times New Roman" w:cs="David"/>
          <w:b/>
          <w:bCs/>
          <w:sz w:val="24"/>
          <w:szCs w:val="24"/>
          <w:u w:val="single"/>
          <w:rtl/>
          <w:lang w:eastAsia="he-IL"/>
        </w:rPr>
        <w:t xml:space="preserve">: ארבעה עשר </w:t>
      </w:r>
      <w:r w:rsidR="002B7025" w:rsidRPr="005F7096">
        <w:rPr>
          <w:rFonts w:ascii="Times New Roman" w:eastAsia="Times New Roman" w:hAnsi="Times New Roman" w:cs="David" w:hint="eastAsia"/>
          <w:b/>
          <w:bCs/>
          <w:sz w:val="24"/>
          <w:szCs w:val="24"/>
          <w:u w:val="single"/>
          <w:rtl/>
          <w:lang w:eastAsia="he-IL"/>
        </w:rPr>
        <w:t>₪</w:t>
      </w:r>
      <w:r w:rsidR="002B7025" w:rsidRPr="005F7096">
        <w:rPr>
          <w:rFonts w:ascii="Times New Roman" w:eastAsia="Times New Roman" w:hAnsi="Times New Roman" w:cs="David"/>
          <w:b/>
          <w:bCs/>
          <w:sz w:val="24"/>
          <w:szCs w:val="24"/>
          <w:u w:val="single"/>
          <w:rtl/>
          <w:lang w:eastAsia="he-IL"/>
        </w:rPr>
        <w:t xml:space="preserve"> </w:t>
      </w:r>
      <w:r w:rsidR="002B7025" w:rsidRPr="005F7096">
        <w:rPr>
          <w:rFonts w:ascii="Times New Roman" w:eastAsia="Times New Roman" w:hAnsi="Times New Roman" w:cs="David" w:hint="eastAsia"/>
          <w:b/>
          <w:bCs/>
          <w:sz w:val="24"/>
          <w:szCs w:val="24"/>
          <w:u w:val="single"/>
          <w:rtl/>
          <w:lang w:eastAsia="he-IL"/>
        </w:rPr>
        <w:t>למ</w:t>
      </w:r>
      <w:r w:rsidR="002B7025" w:rsidRPr="005F7096">
        <w:rPr>
          <w:rFonts w:ascii="Times New Roman" w:eastAsia="Times New Roman" w:hAnsi="Times New Roman" w:cs="David"/>
          <w:b/>
          <w:bCs/>
          <w:sz w:val="24"/>
          <w:szCs w:val="24"/>
          <w:u w:val="single"/>
          <w:rtl/>
          <w:lang w:eastAsia="he-IL"/>
        </w:rPr>
        <w:t>"ר</w:t>
      </w:r>
      <w:r w:rsidR="0011634B" w:rsidRPr="005F7096">
        <w:rPr>
          <w:rFonts w:ascii="Times New Roman" w:eastAsia="Times New Roman" w:hAnsi="Times New Roman" w:cs="David"/>
          <w:b/>
          <w:bCs/>
          <w:sz w:val="24"/>
          <w:szCs w:val="24"/>
          <w:u w:val="single"/>
          <w:rtl/>
          <w:lang w:eastAsia="he-IL"/>
        </w:rPr>
        <w:t xml:space="preserve"> </w:t>
      </w:r>
      <w:r w:rsidR="0011634B" w:rsidRPr="005F7096">
        <w:rPr>
          <w:rFonts w:ascii="Times New Roman" w:eastAsia="Times New Roman" w:hAnsi="Times New Roman" w:cs="David"/>
          <w:b/>
          <w:bCs/>
          <w:sz w:val="24"/>
          <w:szCs w:val="24"/>
          <w:rtl/>
          <w:lang w:eastAsia="he-IL"/>
        </w:rPr>
        <w:t xml:space="preserve"> </w:t>
      </w:r>
      <w:r w:rsidR="00D5041C" w:rsidRPr="005F7096">
        <w:rPr>
          <w:rFonts w:ascii="Times New Roman" w:eastAsia="Times New Roman" w:hAnsi="Times New Roman" w:cs="David"/>
          <w:b/>
          <w:bCs/>
          <w:sz w:val="24"/>
          <w:szCs w:val="24"/>
          <w:rtl/>
          <w:lang w:eastAsia="he-IL"/>
        </w:rPr>
        <w:t>)</w:t>
      </w:r>
      <w:r w:rsidR="00C77D8F" w:rsidRPr="005F7096">
        <w:rPr>
          <w:rFonts w:ascii="Times New Roman" w:eastAsia="Times New Roman" w:hAnsi="Times New Roman" w:cs="David"/>
          <w:b/>
          <w:bCs/>
          <w:sz w:val="24"/>
          <w:szCs w:val="24"/>
          <w:rtl/>
          <w:lang w:eastAsia="he-IL"/>
        </w:rPr>
        <w:t xml:space="preserve"> </w:t>
      </w:r>
      <w:r w:rsidR="00D5041C" w:rsidRPr="005F7096">
        <w:rPr>
          <w:rFonts w:ascii="Times New Roman" w:eastAsia="Times New Roman" w:hAnsi="Times New Roman" w:cs="David" w:hint="eastAsia"/>
          <w:b/>
          <w:bCs/>
          <w:sz w:val="24"/>
          <w:szCs w:val="24"/>
          <w:rtl/>
          <w:lang w:eastAsia="he-IL"/>
        </w:rPr>
        <w:t>בגין</w:t>
      </w:r>
      <w:r w:rsidR="00D5041C" w:rsidRPr="005F7096">
        <w:rPr>
          <w:rFonts w:ascii="Times New Roman" w:eastAsia="Times New Roman" w:hAnsi="Times New Roman" w:cs="David"/>
          <w:b/>
          <w:bCs/>
          <w:sz w:val="24"/>
          <w:szCs w:val="24"/>
          <w:rtl/>
          <w:lang w:eastAsia="he-IL"/>
        </w:rPr>
        <w:t xml:space="preserve"> </w:t>
      </w:r>
      <w:r w:rsidR="00D5041C" w:rsidRPr="005F7096">
        <w:rPr>
          <w:rFonts w:ascii="Times New Roman" w:eastAsia="Times New Roman" w:hAnsi="Times New Roman" w:cs="David" w:hint="eastAsia"/>
          <w:b/>
          <w:bCs/>
          <w:sz w:val="24"/>
          <w:szCs w:val="24"/>
          <w:rtl/>
          <w:lang w:eastAsia="he-IL"/>
        </w:rPr>
        <w:t>תכנון</w:t>
      </w:r>
      <w:r w:rsidR="00D5041C" w:rsidRPr="005F7096">
        <w:rPr>
          <w:rFonts w:ascii="Times New Roman" w:eastAsia="Times New Roman" w:hAnsi="Times New Roman" w:cs="David"/>
          <w:b/>
          <w:bCs/>
          <w:sz w:val="24"/>
          <w:szCs w:val="24"/>
          <w:rtl/>
          <w:lang w:eastAsia="he-IL"/>
        </w:rPr>
        <w:t xml:space="preserve"> </w:t>
      </w:r>
      <w:r w:rsidR="00D5041C" w:rsidRPr="005F7096">
        <w:rPr>
          <w:rFonts w:ascii="Times New Roman" w:eastAsia="Times New Roman" w:hAnsi="Times New Roman" w:cs="David" w:hint="eastAsia"/>
          <w:b/>
          <w:bCs/>
          <w:sz w:val="24"/>
          <w:szCs w:val="24"/>
          <w:rtl/>
          <w:lang w:eastAsia="he-IL"/>
        </w:rPr>
        <w:t>שטחי</w:t>
      </w:r>
      <w:r w:rsidR="00D5041C" w:rsidRPr="005F7096">
        <w:rPr>
          <w:rFonts w:ascii="Times New Roman" w:eastAsia="Times New Roman" w:hAnsi="Times New Roman" w:cs="David"/>
          <w:b/>
          <w:bCs/>
          <w:sz w:val="24"/>
          <w:szCs w:val="24"/>
          <w:rtl/>
          <w:lang w:eastAsia="he-IL"/>
        </w:rPr>
        <w:t xml:space="preserve"> </w:t>
      </w:r>
      <w:r w:rsidR="00D5041C" w:rsidRPr="005F7096">
        <w:rPr>
          <w:rFonts w:ascii="Times New Roman" w:eastAsia="Times New Roman" w:hAnsi="Times New Roman" w:cs="David" w:hint="eastAsia"/>
          <w:b/>
          <w:bCs/>
          <w:sz w:val="24"/>
          <w:szCs w:val="24"/>
          <w:rtl/>
          <w:lang w:eastAsia="he-IL"/>
        </w:rPr>
        <w:t>מסחר</w:t>
      </w:r>
      <w:r w:rsidR="00D512E4" w:rsidRPr="005F7096">
        <w:rPr>
          <w:rFonts w:ascii="Times New Roman" w:eastAsia="Times New Roman" w:hAnsi="Times New Roman" w:cs="David"/>
          <w:b/>
          <w:bCs/>
          <w:sz w:val="24"/>
          <w:szCs w:val="24"/>
          <w:rtl/>
          <w:lang w:eastAsia="he-IL"/>
        </w:rPr>
        <w:t xml:space="preserve"> ו/או משרדים</w:t>
      </w:r>
      <w:r w:rsidR="00D726B0" w:rsidRPr="005F7096">
        <w:rPr>
          <w:rFonts w:ascii="Times New Roman" w:eastAsia="Times New Roman" w:hAnsi="Times New Roman" w:cs="David" w:hint="cs"/>
          <w:b/>
          <w:bCs/>
          <w:sz w:val="24"/>
          <w:szCs w:val="24"/>
          <w:rtl/>
          <w:lang w:eastAsia="he-IL"/>
        </w:rPr>
        <w:t xml:space="preserve"> .</w:t>
      </w:r>
    </w:p>
    <w:p w14:paraId="61DBF356" w14:textId="77777777" w:rsidR="00D5041C" w:rsidRPr="005F7096"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74D1212" w14:textId="063AADF1" w:rsidR="00C77D8F" w:rsidRPr="005F7096" w:rsidRDefault="00C77D8F" w:rsidP="00DC1C21">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b/>
          <w:bCs/>
          <w:sz w:val="24"/>
          <w:szCs w:val="24"/>
          <w:u w:val="single"/>
          <w:lang w:eastAsia="he-IL"/>
        </w:rPr>
      </w:pPr>
      <w:r w:rsidRPr="005F7096">
        <w:rPr>
          <w:rFonts w:ascii="Times New Roman" w:eastAsia="Times New Roman" w:hAnsi="Times New Roman" w:cs="David"/>
          <w:b/>
          <w:bCs/>
          <w:sz w:val="24"/>
          <w:szCs w:val="24"/>
          <w:u w:val="single"/>
          <w:rtl/>
          <w:lang w:eastAsia="he-IL"/>
        </w:rPr>
        <w:t xml:space="preserve">בבניה משולבת של משרדים ו/או מסחר </w:t>
      </w:r>
      <w:r w:rsidRPr="005F7096">
        <w:rPr>
          <w:rFonts w:ascii="Times New Roman" w:eastAsia="Times New Roman" w:hAnsi="Times New Roman" w:cs="David" w:hint="eastAsia"/>
          <w:b/>
          <w:bCs/>
          <w:sz w:val="24"/>
          <w:szCs w:val="24"/>
          <w:u w:val="single"/>
          <w:rtl/>
          <w:lang w:eastAsia="he-IL"/>
        </w:rPr>
        <w:t>ללא</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מגורים</w:t>
      </w:r>
      <w:r w:rsidRPr="005F7096">
        <w:rPr>
          <w:rFonts w:ascii="Times New Roman" w:eastAsia="Times New Roman" w:hAnsi="Times New Roman" w:cs="David"/>
          <w:b/>
          <w:bCs/>
          <w:sz w:val="24"/>
          <w:szCs w:val="24"/>
          <w:u w:val="single"/>
          <w:rtl/>
          <w:lang w:eastAsia="he-IL"/>
        </w:rPr>
        <w:t>:</w:t>
      </w:r>
    </w:p>
    <w:p w14:paraId="15799651" w14:textId="77777777" w:rsidR="00AF6C59" w:rsidRPr="005F7096" w:rsidRDefault="00AF6C59" w:rsidP="001E61BB">
      <w:pPr>
        <w:widowControl w:val="0"/>
        <w:tabs>
          <w:tab w:val="left" w:pos="656"/>
        </w:tabs>
        <w:spacing w:before="0" w:beforeAutospacing="0" w:after="0" w:afterAutospacing="0" w:line="240" w:lineRule="auto"/>
        <w:ind w:left="1440"/>
        <w:jc w:val="both"/>
        <w:rPr>
          <w:rFonts w:ascii="Times New Roman" w:eastAsia="Times New Roman" w:hAnsi="Times New Roman" w:cs="David"/>
          <w:b/>
          <w:bCs/>
          <w:sz w:val="24"/>
          <w:szCs w:val="24"/>
          <w:u w:val="single"/>
          <w:rtl/>
          <w:lang w:eastAsia="he-IL"/>
        </w:rPr>
      </w:pPr>
    </w:p>
    <w:p w14:paraId="0BDB0586" w14:textId="2A9FC530" w:rsidR="00C77D8F" w:rsidRPr="005F7096" w:rsidRDefault="000655E4" w:rsidP="005F7096">
      <w:pPr>
        <w:pStyle w:val="ListParagraph"/>
        <w:widowControl w:val="0"/>
        <w:numPr>
          <w:ilvl w:val="0"/>
          <w:numId w:val="32"/>
        </w:numPr>
        <w:tabs>
          <w:tab w:val="left" w:pos="656"/>
        </w:tabs>
        <w:spacing w:before="0" w:beforeAutospacing="0" w:after="0" w:afterAutospacing="0" w:line="240" w:lineRule="auto"/>
        <w:jc w:val="both"/>
        <w:rPr>
          <w:rFonts w:ascii="Times New Roman" w:eastAsia="Times New Roman" w:hAnsi="Times New Roman" w:cs="David"/>
          <w:b/>
          <w:bCs/>
          <w:sz w:val="24"/>
          <w:szCs w:val="24"/>
          <w:rtl/>
          <w:lang w:eastAsia="he-IL"/>
        </w:rPr>
      </w:pPr>
      <w:r w:rsidRPr="005F7096">
        <w:rPr>
          <w:rFonts w:ascii="Times New Roman" w:eastAsia="Times New Roman" w:hAnsi="Times New Roman" w:cs="David" w:hint="eastAsia"/>
          <w:b/>
          <w:bCs/>
          <w:sz w:val="24"/>
          <w:szCs w:val="24"/>
          <w:u w:val="single"/>
          <w:rtl/>
          <w:lang w:eastAsia="he-IL"/>
        </w:rPr>
        <w:t>למבנים</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בשטח</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כולל</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מעל</w:t>
      </w:r>
      <w:r w:rsidRPr="005F7096">
        <w:rPr>
          <w:rFonts w:ascii="Times New Roman" w:eastAsia="Times New Roman" w:hAnsi="Times New Roman" w:cs="David"/>
          <w:b/>
          <w:bCs/>
          <w:sz w:val="24"/>
          <w:szCs w:val="24"/>
          <w:u w:val="single"/>
          <w:rtl/>
          <w:lang w:eastAsia="he-IL"/>
        </w:rPr>
        <w:t xml:space="preserve"> 30,000 </w:t>
      </w:r>
      <w:r w:rsidRPr="005F7096">
        <w:rPr>
          <w:rFonts w:ascii="Times New Roman" w:eastAsia="Times New Roman" w:hAnsi="Times New Roman" w:cs="David" w:hint="eastAsia"/>
          <w:b/>
          <w:bCs/>
          <w:sz w:val="24"/>
          <w:szCs w:val="24"/>
          <w:u w:val="single"/>
          <w:rtl/>
          <w:lang w:eastAsia="he-IL"/>
        </w:rPr>
        <w:t>מר</w:t>
      </w:r>
      <w:r w:rsidRPr="005F7096">
        <w:rPr>
          <w:rFonts w:ascii="Times New Roman" w:eastAsia="Times New Roman" w:hAnsi="Times New Roman" w:cs="David"/>
          <w:b/>
          <w:bCs/>
          <w:sz w:val="24"/>
          <w:szCs w:val="24"/>
          <w:u w:val="single"/>
          <w:rtl/>
          <w:lang w:eastAsia="he-IL"/>
        </w:rPr>
        <w:t>'</w:t>
      </w:r>
      <w:r w:rsidRPr="005F7096">
        <w:rPr>
          <w:rFonts w:ascii="Times New Roman" w:eastAsia="Times New Roman" w:hAnsi="Times New Roman" w:cs="David" w:hint="cs"/>
          <w:b/>
          <w:bCs/>
          <w:sz w:val="24"/>
          <w:szCs w:val="24"/>
          <w:rtl/>
          <w:lang w:eastAsia="he-IL"/>
        </w:rPr>
        <w:t xml:space="preserve"> : </w:t>
      </w:r>
      <w:r w:rsidR="00C77D8F" w:rsidRPr="005F7096">
        <w:rPr>
          <w:rFonts w:ascii="Times New Roman" w:eastAsia="Times New Roman" w:hAnsi="Times New Roman" w:cs="David"/>
          <w:b/>
          <w:bCs/>
          <w:sz w:val="24"/>
          <w:szCs w:val="24"/>
          <w:rtl/>
          <w:lang w:eastAsia="he-IL"/>
        </w:rPr>
        <w:t>סכום קבוע ומוחלט של 1</w:t>
      </w:r>
      <w:r w:rsidR="00E4548F" w:rsidRPr="005F7096">
        <w:rPr>
          <w:rFonts w:ascii="Times New Roman" w:eastAsia="Times New Roman" w:hAnsi="Times New Roman" w:cs="David"/>
          <w:b/>
          <w:bCs/>
          <w:sz w:val="24"/>
          <w:szCs w:val="24"/>
          <w:rtl/>
          <w:lang w:eastAsia="he-IL"/>
        </w:rPr>
        <w:t>1</w:t>
      </w:r>
      <w:r w:rsidR="00C77D8F" w:rsidRPr="005F7096">
        <w:rPr>
          <w:rFonts w:ascii="Times New Roman" w:eastAsia="Times New Roman" w:hAnsi="Times New Roman" w:cs="David"/>
          <w:b/>
          <w:bCs/>
          <w:sz w:val="24"/>
          <w:szCs w:val="24"/>
          <w:rtl/>
          <w:lang w:eastAsia="he-IL"/>
        </w:rPr>
        <w:t xml:space="preserve">  ₪ למ"ר מקורה ( במילים: </w:t>
      </w:r>
      <w:r w:rsidR="00E4548F" w:rsidRPr="005F7096">
        <w:rPr>
          <w:rFonts w:ascii="Times New Roman" w:eastAsia="Times New Roman" w:hAnsi="Times New Roman" w:cs="David" w:hint="eastAsia"/>
          <w:b/>
          <w:bCs/>
          <w:sz w:val="24"/>
          <w:szCs w:val="24"/>
          <w:rtl/>
          <w:lang w:eastAsia="he-IL"/>
        </w:rPr>
        <w:t>אחת</w:t>
      </w:r>
      <w:r w:rsidR="00E4548F" w:rsidRPr="005F7096">
        <w:rPr>
          <w:rFonts w:ascii="Times New Roman" w:eastAsia="Times New Roman" w:hAnsi="Times New Roman" w:cs="David"/>
          <w:b/>
          <w:bCs/>
          <w:sz w:val="24"/>
          <w:szCs w:val="24"/>
          <w:rtl/>
          <w:lang w:eastAsia="he-IL"/>
        </w:rPr>
        <w:t xml:space="preserve"> עשרה </w:t>
      </w:r>
      <w:r w:rsidR="00C77D8F" w:rsidRPr="005F7096">
        <w:rPr>
          <w:rFonts w:ascii="Times New Roman" w:eastAsia="Times New Roman" w:hAnsi="Times New Roman" w:cs="David"/>
          <w:b/>
          <w:bCs/>
          <w:sz w:val="24"/>
          <w:szCs w:val="24"/>
          <w:rtl/>
          <w:lang w:eastAsia="he-IL"/>
        </w:rPr>
        <w:t xml:space="preserve"> ₪ למ"ר  ) בגין תכנון שטחי מסחר ו/או משרדים . </w:t>
      </w:r>
    </w:p>
    <w:p w14:paraId="51FAC09B" w14:textId="77777777" w:rsidR="00DC1C21" w:rsidRPr="005F7096" w:rsidRDefault="00DC1C21" w:rsidP="00E4548F">
      <w:pPr>
        <w:widowControl w:val="0"/>
        <w:tabs>
          <w:tab w:val="left" w:pos="656"/>
        </w:tabs>
        <w:spacing w:before="0" w:beforeAutospacing="0" w:after="0" w:afterAutospacing="0" w:line="240" w:lineRule="auto"/>
        <w:ind w:left="1440"/>
        <w:jc w:val="both"/>
        <w:rPr>
          <w:rFonts w:ascii="Times New Roman" w:eastAsia="Times New Roman" w:hAnsi="Times New Roman" w:cs="David"/>
          <w:b/>
          <w:bCs/>
          <w:sz w:val="24"/>
          <w:szCs w:val="24"/>
          <w:rtl/>
          <w:lang w:eastAsia="he-IL"/>
        </w:rPr>
      </w:pPr>
    </w:p>
    <w:p w14:paraId="73EAE3E6" w14:textId="3776698C" w:rsidR="00DC1C21" w:rsidRPr="005F7096" w:rsidRDefault="000655E4" w:rsidP="005F7096">
      <w:pPr>
        <w:pStyle w:val="ListParagraph"/>
        <w:widowControl w:val="0"/>
        <w:numPr>
          <w:ilvl w:val="0"/>
          <w:numId w:val="32"/>
        </w:numPr>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eastAsia"/>
          <w:b/>
          <w:bCs/>
          <w:sz w:val="24"/>
          <w:szCs w:val="24"/>
          <w:u w:val="single"/>
          <w:rtl/>
          <w:lang w:eastAsia="he-IL"/>
        </w:rPr>
        <w:t>למבנים</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מתחת</w:t>
      </w:r>
      <w:r w:rsidRPr="005F7096">
        <w:rPr>
          <w:rFonts w:ascii="Times New Roman" w:eastAsia="Times New Roman" w:hAnsi="Times New Roman" w:cs="David"/>
          <w:b/>
          <w:bCs/>
          <w:sz w:val="24"/>
          <w:szCs w:val="24"/>
          <w:u w:val="single"/>
          <w:rtl/>
          <w:lang w:eastAsia="he-IL"/>
        </w:rPr>
        <w:t xml:space="preserve"> </w:t>
      </w:r>
      <w:r w:rsidRPr="005F7096">
        <w:rPr>
          <w:rFonts w:ascii="Times New Roman" w:eastAsia="Times New Roman" w:hAnsi="Times New Roman" w:cs="David" w:hint="eastAsia"/>
          <w:b/>
          <w:bCs/>
          <w:sz w:val="24"/>
          <w:szCs w:val="24"/>
          <w:u w:val="single"/>
          <w:rtl/>
          <w:lang w:eastAsia="he-IL"/>
        </w:rPr>
        <w:t>ל</w:t>
      </w:r>
      <w:r w:rsidRPr="005F7096">
        <w:rPr>
          <w:rFonts w:ascii="Times New Roman" w:eastAsia="Times New Roman" w:hAnsi="Times New Roman" w:cs="David"/>
          <w:b/>
          <w:bCs/>
          <w:sz w:val="24"/>
          <w:szCs w:val="24"/>
          <w:u w:val="single"/>
          <w:rtl/>
          <w:lang w:eastAsia="he-IL"/>
        </w:rPr>
        <w:t xml:space="preserve"> 30,000 </w:t>
      </w:r>
      <w:r w:rsidRPr="005F7096">
        <w:rPr>
          <w:rFonts w:ascii="Times New Roman" w:eastAsia="Times New Roman" w:hAnsi="Times New Roman" w:cs="David" w:hint="eastAsia"/>
          <w:b/>
          <w:bCs/>
          <w:sz w:val="24"/>
          <w:szCs w:val="24"/>
          <w:u w:val="single"/>
          <w:rtl/>
          <w:lang w:eastAsia="he-IL"/>
        </w:rPr>
        <w:t>מר</w:t>
      </w:r>
      <w:r w:rsidRPr="005F7096">
        <w:rPr>
          <w:rFonts w:ascii="Times New Roman" w:eastAsia="Times New Roman" w:hAnsi="Times New Roman" w:cs="David"/>
          <w:b/>
          <w:bCs/>
          <w:sz w:val="24"/>
          <w:szCs w:val="24"/>
          <w:u w:val="single"/>
          <w:rtl/>
          <w:lang w:eastAsia="he-IL"/>
        </w:rPr>
        <w:t>'</w:t>
      </w:r>
      <w:r w:rsidRPr="005F7096">
        <w:rPr>
          <w:rFonts w:ascii="Times New Roman" w:eastAsia="Times New Roman" w:hAnsi="Times New Roman" w:cs="David" w:hint="cs"/>
          <w:b/>
          <w:bCs/>
          <w:sz w:val="24"/>
          <w:szCs w:val="24"/>
          <w:rtl/>
          <w:lang w:eastAsia="he-IL"/>
        </w:rPr>
        <w:t xml:space="preserve"> : </w:t>
      </w:r>
      <w:r w:rsidR="00DC1C21" w:rsidRPr="005F7096">
        <w:rPr>
          <w:rFonts w:ascii="Times New Roman" w:eastAsia="Times New Roman" w:hAnsi="Times New Roman" w:cs="David"/>
          <w:b/>
          <w:bCs/>
          <w:sz w:val="24"/>
          <w:szCs w:val="24"/>
          <w:rtl/>
          <w:lang w:eastAsia="he-IL"/>
        </w:rPr>
        <w:t>סכום קבוע ומוחלט של 1</w:t>
      </w:r>
      <w:r w:rsidRPr="005F7096">
        <w:rPr>
          <w:rFonts w:ascii="Times New Roman" w:eastAsia="Times New Roman" w:hAnsi="Times New Roman" w:cs="David" w:hint="cs"/>
          <w:b/>
          <w:bCs/>
          <w:sz w:val="24"/>
          <w:szCs w:val="24"/>
          <w:rtl/>
          <w:lang w:eastAsia="he-IL"/>
        </w:rPr>
        <w:t>4</w:t>
      </w:r>
      <w:r w:rsidR="00DC1C21" w:rsidRPr="005F7096">
        <w:rPr>
          <w:rFonts w:ascii="Times New Roman" w:eastAsia="Times New Roman" w:hAnsi="Times New Roman" w:cs="David"/>
          <w:b/>
          <w:bCs/>
          <w:sz w:val="24"/>
          <w:szCs w:val="24"/>
          <w:rtl/>
          <w:lang w:eastAsia="he-IL"/>
        </w:rPr>
        <w:t xml:space="preserve">  ₪ למ"ר מקורה ( במילים: </w:t>
      </w:r>
      <w:r w:rsidRPr="005F7096">
        <w:rPr>
          <w:rFonts w:ascii="Times New Roman" w:eastAsia="Times New Roman" w:hAnsi="Times New Roman" w:cs="David" w:hint="cs"/>
          <w:b/>
          <w:bCs/>
          <w:sz w:val="24"/>
          <w:szCs w:val="24"/>
          <w:rtl/>
          <w:lang w:eastAsia="he-IL"/>
        </w:rPr>
        <w:t xml:space="preserve">ארבעה עשר </w:t>
      </w:r>
      <w:r w:rsidR="00DC1C21" w:rsidRPr="005F7096">
        <w:rPr>
          <w:rFonts w:ascii="Times New Roman" w:eastAsia="Times New Roman" w:hAnsi="Times New Roman" w:cs="David"/>
          <w:b/>
          <w:bCs/>
          <w:sz w:val="24"/>
          <w:szCs w:val="24"/>
          <w:rtl/>
          <w:lang w:eastAsia="he-IL"/>
        </w:rPr>
        <w:t xml:space="preserve">  ₪ למ"ר  ) בגין תכנון שטחי מסחר ו/או משרדים . </w:t>
      </w:r>
    </w:p>
    <w:p w14:paraId="5061E823" w14:textId="77777777" w:rsidR="00DC1C21" w:rsidRPr="005F7096" w:rsidRDefault="00DC1C21" w:rsidP="00E4548F">
      <w:pPr>
        <w:widowControl w:val="0"/>
        <w:tabs>
          <w:tab w:val="left" w:pos="65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F0877D4" w14:textId="77777777" w:rsidR="00D5041C" w:rsidRPr="005F7096"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8FD27BA" w14:textId="75A1108D" w:rsidR="000655E4" w:rsidRPr="005F7096" w:rsidRDefault="00C77D8F" w:rsidP="00AB5C3E">
      <w:pPr>
        <w:widowControl w:val="0"/>
        <w:tabs>
          <w:tab w:val="left" w:pos="656"/>
          <w:tab w:val="num" w:pos="1507"/>
        </w:tabs>
        <w:spacing w:before="0" w:beforeAutospacing="0" w:after="0" w:afterAutospacing="0" w:line="240" w:lineRule="auto"/>
        <w:ind w:left="1440"/>
        <w:jc w:val="both"/>
        <w:rPr>
          <w:rFonts w:ascii="Times New Roman" w:eastAsia="Times New Roman" w:hAnsi="Times New Roman" w:cs="David"/>
          <w:b/>
          <w:bCs/>
          <w:sz w:val="24"/>
          <w:szCs w:val="24"/>
          <w:rtl/>
          <w:lang w:eastAsia="he-IL"/>
        </w:rPr>
      </w:pPr>
      <w:r w:rsidRPr="005F7096">
        <w:rPr>
          <w:rFonts w:ascii="Times New Roman" w:eastAsia="Times New Roman" w:hAnsi="Times New Roman" w:cs="David" w:hint="eastAsia"/>
          <w:b/>
          <w:bCs/>
          <w:sz w:val="24"/>
          <w:szCs w:val="24"/>
          <w:u w:val="single"/>
          <w:rtl/>
          <w:lang w:eastAsia="he-IL"/>
        </w:rPr>
        <w:t>תוספת</w:t>
      </w:r>
      <w:r w:rsidRPr="005F7096">
        <w:rPr>
          <w:rFonts w:ascii="Times New Roman" w:eastAsia="Times New Roman" w:hAnsi="Times New Roman" w:cs="David"/>
          <w:b/>
          <w:bCs/>
          <w:sz w:val="24"/>
          <w:szCs w:val="24"/>
          <w:u w:val="single"/>
          <w:rtl/>
          <w:lang w:eastAsia="he-IL"/>
        </w:rPr>
        <w:t xml:space="preserve"> לסעיפים </w:t>
      </w:r>
      <w:r w:rsidRPr="005F7096">
        <w:rPr>
          <w:rFonts w:ascii="Times New Roman" w:eastAsia="Times New Roman" w:hAnsi="Times New Roman" w:cs="David" w:hint="eastAsia"/>
          <w:b/>
          <w:bCs/>
          <w:sz w:val="24"/>
          <w:szCs w:val="24"/>
          <w:u w:val="single"/>
          <w:rtl/>
          <w:lang w:eastAsia="he-IL"/>
        </w:rPr>
        <w:t>הנ</w:t>
      </w:r>
      <w:r w:rsidRPr="005F7096">
        <w:rPr>
          <w:rFonts w:ascii="Times New Roman" w:eastAsia="Times New Roman" w:hAnsi="Times New Roman" w:cs="David"/>
          <w:b/>
          <w:bCs/>
          <w:sz w:val="24"/>
          <w:szCs w:val="24"/>
          <w:u w:val="single"/>
          <w:rtl/>
          <w:lang w:eastAsia="he-IL"/>
        </w:rPr>
        <w:t>"ל</w:t>
      </w:r>
      <w:r w:rsidRPr="005F7096">
        <w:rPr>
          <w:rFonts w:ascii="Times New Roman" w:eastAsia="Times New Roman" w:hAnsi="Times New Roman" w:cs="David"/>
          <w:b/>
          <w:bCs/>
          <w:sz w:val="24"/>
          <w:szCs w:val="24"/>
          <w:rtl/>
          <w:lang w:eastAsia="he-IL"/>
        </w:rPr>
        <w:t xml:space="preserve">   (  1.4-1.6 הנ"ל ) </w:t>
      </w:r>
      <w:r w:rsidRPr="005F7096">
        <w:rPr>
          <w:rFonts w:ascii="Times New Roman" w:eastAsia="Times New Roman" w:hAnsi="Times New Roman" w:cs="David" w:hint="eastAsia"/>
          <w:b/>
          <w:bCs/>
          <w:sz w:val="24"/>
          <w:szCs w:val="24"/>
          <w:rtl/>
          <w:lang w:eastAsia="he-IL"/>
        </w:rPr>
        <w:t>עבור</w:t>
      </w:r>
      <w:r w:rsidRPr="005F7096">
        <w:rPr>
          <w:rFonts w:ascii="Times New Roman" w:eastAsia="Times New Roman" w:hAnsi="Times New Roman" w:cs="David"/>
          <w:b/>
          <w:bCs/>
          <w:sz w:val="24"/>
          <w:szCs w:val="24"/>
          <w:rtl/>
          <w:lang w:eastAsia="he-IL"/>
        </w:rPr>
        <w:t xml:space="preserve"> תכנון אינסטלציה וספרנקלרים </w:t>
      </w:r>
      <w:r w:rsidRPr="005F7096">
        <w:rPr>
          <w:rFonts w:ascii="Times New Roman" w:eastAsia="Times New Roman" w:hAnsi="Times New Roman" w:cs="David" w:hint="eastAsia"/>
          <w:b/>
          <w:bCs/>
          <w:sz w:val="24"/>
          <w:szCs w:val="24"/>
          <w:u w:val="single"/>
          <w:rtl/>
          <w:lang w:eastAsia="he-IL"/>
        </w:rPr>
        <w:t>במרתפים</w:t>
      </w:r>
      <w:r w:rsidRPr="005F7096">
        <w:rPr>
          <w:rFonts w:ascii="Times New Roman" w:eastAsia="Times New Roman" w:hAnsi="Times New Roman" w:cs="David"/>
          <w:b/>
          <w:bCs/>
          <w:sz w:val="24"/>
          <w:szCs w:val="24"/>
          <w:u w:val="single"/>
          <w:rtl/>
          <w:lang w:eastAsia="he-IL"/>
        </w:rPr>
        <w:t xml:space="preserve"> מקורים </w:t>
      </w:r>
      <w:r w:rsidRPr="005F7096">
        <w:rPr>
          <w:rFonts w:ascii="Times New Roman" w:eastAsia="Times New Roman" w:hAnsi="Times New Roman" w:cs="David"/>
          <w:b/>
          <w:bCs/>
          <w:sz w:val="24"/>
          <w:szCs w:val="24"/>
          <w:rtl/>
          <w:lang w:eastAsia="he-IL"/>
        </w:rPr>
        <w:t xml:space="preserve">: </w:t>
      </w:r>
      <w:r w:rsidR="00D5041C" w:rsidRPr="005F7096">
        <w:rPr>
          <w:rFonts w:ascii="Times New Roman" w:eastAsia="Times New Roman" w:hAnsi="Times New Roman" w:cs="David"/>
          <w:b/>
          <w:bCs/>
          <w:sz w:val="24"/>
          <w:szCs w:val="24"/>
          <w:rtl/>
          <w:lang w:eastAsia="he-IL"/>
        </w:rPr>
        <w:t xml:space="preserve"> </w:t>
      </w:r>
    </w:p>
    <w:p w14:paraId="776FD951" w14:textId="77777777" w:rsidR="000655E4" w:rsidRPr="005F7096" w:rsidRDefault="000655E4" w:rsidP="00AB5C3E">
      <w:pPr>
        <w:widowControl w:val="0"/>
        <w:tabs>
          <w:tab w:val="left" w:pos="656"/>
          <w:tab w:val="num" w:pos="1507"/>
        </w:tabs>
        <w:spacing w:before="0" w:beforeAutospacing="0" w:after="0" w:afterAutospacing="0" w:line="240" w:lineRule="auto"/>
        <w:ind w:left="1440"/>
        <w:jc w:val="both"/>
        <w:rPr>
          <w:rFonts w:ascii="Times New Roman" w:eastAsia="Times New Roman" w:hAnsi="Times New Roman" w:cs="David"/>
          <w:b/>
          <w:bCs/>
          <w:sz w:val="24"/>
          <w:szCs w:val="24"/>
          <w:rtl/>
          <w:lang w:eastAsia="he-IL"/>
        </w:rPr>
      </w:pPr>
    </w:p>
    <w:p w14:paraId="31B068B6" w14:textId="3F04E19E" w:rsidR="00D5041C" w:rsidRPr="005F7096" w:rsidRDefault="00D5041C" w:rsidP="005F7096">
      <w:pPr>
        <w:widowControl w:val="0"/>
        <w:tabs>
          <w:tab w:val="left" w:pos="656"/>
          <w:tab w:val="num" w:pos="1507"/>
        </w:tabs>
        <w:spacing w:before="0" w:beforeAutospacing="0" w:after="0" w:afterAutospacing="0" w:line="240" w:lineRule="auto"/>
        <w:ind w:left="1440"/>
        <w:jc w:val="both"/>
        <w:rPr>
          <w:rFonts w:ascii="Times New Roman" w:eastAsia="Times New Roman" w:hAnsi="Times New Roman" w:cs="David"/>
          <w:b/>
          <w:bCs/>
          <w:sz w:val="24"/>
          <w:szCs w:val="24"/>
          <w:rtl/>
          <w:lang w:eastAsia="he-IL"/>
        </w:rPr>
      </w:pPr>
      <w:r w:rsidRPr="005F7096">
        <w:rPr>
          <w:rFonts w:ascii="Times New Roman" w:eastAsia="Times New Roman" w:hAnsi="Times New Roman" w:cs="David" w:hint="eastAsia"/>
          <w:b/>
          <w:bCs/>
          <w:sz w:val="24"/>
          <w:szCs w:val="24"/>
          <w:rtl/>
          <w:lang w:eastAsia="he-IL"/>
        </w:rPr>
        <w:t>סכום</w:t>
      </w:r>
      <w:r w:rsidRPr="005F7096">
        <w:rPr>
          <w:rFonts w:ascii="Times New Roman" w:eastAsia="Times New Roman" w:hAnsi="Times New Roman" w:cs="David"/>
          <w:b/>
          <w:bCs/>
          <w:sz w:val="24"/>
          <w:szCs w:val="24"/>
          <w:rtl/>
          <w:lang w:eastAsia="he-IL"/>
        </w:rPr>
        <w:t xml:space="preserve"> קבוע ומוחלט של </w:t>
      </w:r>
      <w:r w:rsidR="00C77D8F" w:rsidRPr="005F7096">
        <w:rPr>
          <w:rFonts w:ascii="Times New Roman" w:eastAsia="Times New Roman" w:hAnsi="Times New Roman" w:cs="David"/>
          <w:b/>
          <w:bCs/>
          <w:sz w:val="24"/>
          <w:szCs w:val="24"/>
          <w:rtl/>
          <w:lang w:eastAsia="he-IL"/>
        </w:rPr>
        <w:t xml:space="preserve">6 ₪ למ"ר מקורה מרתף </w:t>
      </w:r>
      <w:r w:rsidR="000655E4" w:rsidRPr="005F7096">
        <w:rPr>
          <w:rFonts w:ascii="Times New Roman" w:eastAsia="Times New Roman" w:hAnsi="Times New Roman" w:cs="David" w:hint="cs"/>
          <w:b/>
          <w:bCs/>
          <w:sz w:val="24"/>
          <w:szCs w:val="24"/>
          <w:rtl/>
          <w:lang w:eastAsia="he-IL"/>
        </w:rPr>
        <w:t xml:space="preserve">. </w:t>
      </w:r>
    </w:p>
    <w:p w14:paraId="57ADEBB4" w14:textId="14326A68" w:rsidR="00D5041C" w:rsidRPr="005F7096"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b/>
          <w:bCs/>
          <w:sz w:val="24"/>
          <w:szCs w:val="24"/>
          <w:rtl/>
          <w:lang w:eastAsia="he-IL"/>
        </w:rPr>
      </w:pPr>
    </w:p>
    <w:p w14:paraId="6A8B1E8F" w14:textId="77777777" w:rsidR="00AF6C59" w:rsidRPr="005F7096" w:rsidRDefault="00D5041C" w:rsidP="001E61BB">
      <w:pPr>
        <w:widowControl w:val="0"/>
        <w:spacing w:before="0" w:beforeAutospacing="0" w:after="0" w:afterAutospacing="0" w:line="240" w:lineRule="auto"/>
        <w:ind w:left="714" w:right="714" w:hanging="630"/>
        <w:jc w:val="both"/>
        <w:rPr>
          <w:rFonts w:ascii="Times New Roman" w:eastAsia="Times New Roman" w:hAnsi="Times New Roman" w:cs="David"/>
          <w:b/>
          <w:bCs/>
          <w:sz w:val="20"/>
          <w:szCs w:val="24"/>
          <w:u w:val="single"/>
          <w:rtl/>
          <w:lang w:eastAsia="he-IL"/>
        </w:rPr>
      </w:pPr>
      <w:r w:rsidRPr="005F7096">
        <w:rPr>
          <w:rFonts w:ascii="Times New Roman" w:eastAsia="Times New Roman" w:hAnsi="Times New Roman" w:cs="David"/>
          <w:sz w:val="20"/>
          <w:szCs w:val="24"/>
          <w:rtl/>
          <w:lang w:eastAsia="he-IL"/>
        </w:rPr>
        <w:tab/>
      </w:r>
    </w:p>
    <w:p w14:paraId="0686E304" w14:textId="7620411E" w:rsidR="00C77D8F" w:rsidRPr="005F7096" w:rsidRDefault="00C77D8F" w:rsidP="001E61BB">
      <w:pPr>
        <w:widowControl w:val="0"/>
        <w:spacing w:before="0" w:beforeAutospacing="0" w:after="0" w:afterAutospacing="0" w:line="240" w:lineRule="auto"/>
        <w:ind w:left="714" w:right="714" w:hanging="630"/>
        <w:jc w:val="both"/>
        <w:rPr>
          <w:rFonts w:ascii="Times New Roman" w:eastAsia="Times New Roman" w:hAnsi="Times New Roman" w:cs="David"/>
          <w:b/>
          <w:bCs/>
          <w:sz w:val="20"/>
          <w:szCs w:val="24"/>
          <w:u w:val="single"/>
          <w:rtl/>
          <w:lang w:eastAsia="he-IL"/>
        </w:rPr>
      </w:pPr>
      <w:r w:rsidRPr="005F7096">
        <w:rPr>
          <w:rFonts w:ascii="Times New Roman" w:eastAsia="Times New Roman" w:hAnsi="Times New Roman" w:cs="David" w:hint="eastAsia"/>
          <w:b/>
          <w:bCs/>
          <w:sz w:val="20"/>
          <w:szCs w:val="24"/>
          <w:u w:val="single"/>
          <w:rtl/>
          <w:lang w:eastAsia="he-IL"/>
        </w:rPr>
        <w:t>למען</w:t>
      </w:r>
      <w:r w:rsidRPr="005F7096">
        <w:rPr>
          <w:rFonts w:ascii="Times New Roman" w:eastAsia="Times New Roman" w:hAnsi="Times New Roman" w:cs="David"/>
          <w:b/>
          <w:bCs/>
          <w:sz w:val="20"/>
          <w:szCs w:val="24"/>
          <w:u w:val="single"/>
          <w:rtl/>
          <w:lang w:eastAsia="he-IL"/>
        </w:rPr>
        <w:t xml:space="preserve"> הסר ספק : </w:t>
      </w:r>
    </w:p>
    <w:p w14:paraId="78B88B0E" w14:textId="77777777" w:rsidR="00C77D8F" w:rsidRPr="005F7096" w:rsidRDefault="00C77D8F" w:rsidP="001E61BB">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p>
    <w:p w14:paraId="4D7F1669" w14:textId="2856921D" w:rsidR="00C77D8F" w:rsidRPr="005F7096" w:rsidRDefault="00C77D8F" w:rsidP="001E61BB">
      <w:pPr>
        <w:pStyle w:val="ListParagraph"/>
        <w:widowControl w:val="0"/>
        <w:numPr>
          <w:ilvl w:val="0"/>
          <w:numId w:val="31"/>
        </w:numPr>
        <w:spacing w:before="0" w:beforeAutospacing="0" w:after="0" w:afterAutospacing="0" w:line="240" w:lineRule="auto"/>
        <w:ind w:right="714"/>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eastAsia"/>
          <w:sz w:val="20"/>
          <w:szCs w:val="24"/>
          <w:rtl/>
          <w:lang w:eastAsia="he-IL"/>
        </w:rPr>
        <w:t>הסכומים</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הנ</w:t>
      </w:r>
      <w:r w:rsidRPr="005F7096">
        <w:rPr>
          <w:rFonts w:ascii="Times New Roman" w:eastAsia="Times New Roman" w:hAnsi="Times New Roman" w:cs="David"/>
          <w:sz w:val="20"/>
          <w:szCs w:val="24"/>
          <w:rtl/>
          <w:lang w:eastAsia="he-IL"/>
        </w:rPr>
        <w:t xml:space="preserve">"ל </w:t>
      </w:r>
      <w:r w:rsidRPr="005F7096">
        <w:rPr>
          <w:rFonts w:ascii="Times New Roman" w:eastAsia="Times New Roman" w:hAnsi="Times New Roman" w:cs="David" w:hint="eastAsia"/>
          <w:sz w:val="20"/>
          <w:szCs w:val="24"/>
          <w:rtl/>
          <w:lang w:eastAsia="he-IL"/>
        </w:rPr>
        <w:t>כוללים</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תכנון</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ויעוץ</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במגרשים</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לרבות</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פיתוח</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ושטחים</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משותפים</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במגרש</w:t>
      </w:r>
      <w:r w:rsidR="00B7285E" w:rsidRPr="005F7096">
        <w:rPr>
          <w:rFonts w:ascii="Times New Roman" w:eastAsia="Times New Roman" w:hAnsi="Times New Roman" w:cs="David" w:hint="cs"/>
          <w:sz w:val="20"/>
          <w:szCs w:val="24"/>
          <w:rtl/>
          <w:lang w:eastAsia="he-IL"/>
        </w:rPr>
        <w:t>ים</w:t>
      </w:r>
      <w:r w:rsidRPr="005F7096">
        <w:rPr>
          <w:rFonts w:ascii="Times New Roman" w:eastAsia="Times New Roman" w:hAnsi="Times New Roman" w:cs="David"/>
          <w:sz w:val="20"/>
          <w:szCs w:val="24"/>
          <w:rtl/>
          <w:lang w:eastAsia="he-IL"/>
        </w:rPr>
        <w:t xml:space="preserve"> . </w:t>
      </w:r>
    </w:p>
    <w:p w14:paraId="42432EAA" w14:textId="77777777" w:rsidR="00AF6C59" w:rsidRPr="005F7096" w:rsidRDefault="00AF6C59" w:rsidP="001E61BB">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p>
    <w:p w14:paraId="26620BFF" w14:textId="2FFD7026" w:rsidR="00AF6C59" w:rsidRPr="005F7096" w:rsidRDefault="00AF6C59" w:rsidP="001E61BB">
      <w:pPr>
        <w:pStyle w:val="ListParagraph"/>
        <w:widowControl w:val="0"/>
        <w:numPr>
          <w:ilvl w:val="0"/>
          <w:numId w:val="31"/>
        </w:numPr>
        <w:spacing w:before="0" w:beforeAutospacing="0" w:after="0" w:afterAutospacing="0" w:line="240" w:lineRule="auto"/>
        <w:ind w:right="714"/>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eastAsia"/>
          <w:sz w:val="20"/>
          <w:szCs w:val="24"/>
          <w:rtl/>
          <w:lang w:eastAsia="he-IL"/>
        </w:rPr>
        <w:t>שכ</w:t>
      </w:r>
      <w:r w:rsidRPr="005F7096">
        <w:rPr>
          <w:rFonts w:ascii="Times New Roman" w:eastAsia="Times New Roman" w:hAnsi="Times New Roman" w:cs="David"/>
          <w:sz w:val="20"/>
          <w:szCs w:val="24"/>
          <w:rtl/>
          <w:lang w:eastAsia="he-IL"/>
        </w:rPr>
        <w:t xml:space="preserve">"ט הנ"ל עבור </w:t>
      </w:r>
      <w:bookmarkStart w:id="1" w:name="_GoBack"/>
      <w:r w:rsidRPr="005F7096">
        <w:rPr>
          <w:rFonts w:ascii="Times New Roman" w:eastAsia="Times New Roman" w:hAnsi="Times New Roman" w:cs="David"/>
          <w:b/>
          <w:bCs/>
          <w:sz w:val="20"/>
          <w:szCs w:val="24"/>
          <w:u w:val="single"/>
          <w:rtl/>
          <w:lang w:eastAsia="he-IL"/>
        </w:rPr>
        <w:t>תכנון ברוויט</w:t>
      </w:r>
      <w:r w:rsidRPr="005F7096">
        <w:rPr>
          <w:rFonts w:ascii="Times New Roman" w:eastAsia="Times New Roman" w:hAnsi="Times New Roman" w:cs="David"/>
          <w:sz w:val="20"/>
          <w:szCs w:val="24"/>
          <w:rtl/>
          <w:lang w:eastAsia="he-IL"/>
        </w:rPr>
        <w:t xml:space="preserve"> </w:t>
      </w:r>
      <w:bookmarkEnd w:id="1"/>
      <w:r w:rsidRPr="005F7096">
        <w:rPr>
          <w:rFonts w:ascii="Times New Roman" w:eastAsia="Times New Roman" w:hAnsi="Times New Roman" w:cs="David"/>
          <w:sz w:val="20"/>
          <w:szCs w:val="24"/>
          <w:rtl/>
          <w:lang w:eastAsia="he-IL"/>
        </w:rPr>
        <w:t xml:space="preserve">כמפורט </w:t>
      </w:r>
      <w:r w:rsidRPr="005F7096">
        <w:rPr>
          <w:rFonts w:ascii="Times New Roman" w:eastAsia="Times New Roman" w:hAnsi="Times New Roman" w:cs="David" w:hint="eastAsia"/>
          <w:sz w:val="20"/>
          <w:szCs w:val="24"/>
          <w:rtl/>
          <w:lang w:eastAsia="he-IL"/>
        </w:rPr>
        <w:t>בנספח</w:t>
      </w:r>
      <w:r w:rsidRPr="005F7096">
        <w:rPr>
          <w:rFonts w:ascii="Times New Roman" w:eastAsia="Times New Roman" w:hAnsi="Times New Roman" w:cs="David"/>
          <w:sz w:val="20"/>
          <w:szCs w:val="24"/>
          <w:rtl/>
          <w:lang w:eastAsia="he-IL"/>
        </w:rPr>
        <w:t xml:space="preserve"> א' . </w:t>
      </w:r>
    </w:p>
    <w:p w14:paraId="28C42611" w14:textId="77777777" w:rsidR="00AF6C59" w:rsidRPr="005F7096" w:rsidRDefault="00AF6C59" w:rsidP="001E61BB">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p>
    <w:p w14:paraId="14594BE5" w14:textId="1C303974" w:rsidR="00B7285E" w:rsidRPr="005F7096" w:rsidRDefault="00AF6C59" w:rsidP="001E61BB">
      <w:pPr>
        <w:pStyle w:val="ListParagraph"/>
        <w:widowControl w:val="0"/>
        <w:numPr>
          <w:ilvl w:val="0"/>
          <w:numId w:val="31"/>
        </w:numPr>
        <w:spacing w:before="0" w:beforeAutospacing="0" w:after="0" w:afterAutospacing="0" w:line="276" w:lineRule="auto"/>
        <w:ind w:right="714"/>
        <w:jc w:val="both"/>
        <w:rPr>
          <w:rFonts w:ascii="Times New Roman" w:eastAsia="Times New Roman" w:hAnsi="Times New Roman" w:cs="David"/>
          <w:sz w:val="20"/>
          <w:szCs w:val="24"/>
          <w:lang w:eastAsia="he-IL"/>
        </w:rPr>
      </w:pPr>
      <w:r w:rsidRPr="005F7096">
        <w:rPr>
          <w:rFonts w:ascii="Times New Roman" w:eastAsia="Times New Roman" w:hAnsi="Times New Roman" w:cs="David" w:hint="eastAsia"/>
          <w:sz w:val="20"/>
          <w:szCs w:val="24"/>
          <w:rtl/>
          <w:lang w:eastAsia="he-IL"/>
        </w:rPr>
        <w:t>ככל</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u w:val="single"/>
          <w:rtl/>
          <w:lang w:eastAsia="he-IL"/>
        </w:rPr>
        <w:t>ובהחלטת</w:t>
      </w:r>
      <w:r w:rsidRPr="005F7096">
        <w:rPr>
          <w:rFonts w:ascii="Times New Roman" w:eastAsia="Times New Roman" w:hAnsi="Times New Roman" w:cs="David"/>
          <w:sz w:val="20"/>
          <w:szCs w:val="24"/>
          <w:u w:val="single"/>
          <w:rtl/>
          <w:lang w:eastAsia="he-IL"/>
        </w:rPr>
        <w:t xml:space="preserve"> </w:t>
      </w:r>
      <w:r w:rsidRPr="005F7096">
        <w:rPr>
          <w:rFonts w:ascii="Times New Roman" w:eastAsia="Times New Roman" w:hAnsi="Times New Roman" w:cs="David" w:hint="eastAsia"/>
          <w:sz w:val="20"/>
          <w:szCs w:val="24"/>
          <w:u w:val="single"/>
          <w:rtl/>
          <w:lang w:eastAsia="he-IL"/>
        </w:rPr>
        <w:t>המזמין</w:t>
      </w:r>
      <w:r w:rsidRPr="005F7096">
        <w:rPr>
          <w:rFonts w:ascii="Times New Roman" w:eastAsia="Times New Roman" w:hAnsi="Times New Roman" w:cs="David"/>
          <w:sz w:val="20"/>
          <w:szCs w:val="24"/>
          <w:u w:val="single"/>
          <w:rtl/>
          <w:lang w:eastAsia="he-IL"/>
        </w:rPr>
        <w:t xml:space="preserve"> </w:t>
      </w:r>
      <w:r w:rsidRPr="005F7096">
        <w:rPr>
          <w:rFonts w:ascii="Times New Roman" w:eastAsia="Times New Roman" w:hAnsi="Times New Roman" w:cs="David" w:hint="eastAsia"/>
          <w:sz w:val="20"/>
          <w:szCs w:val="24"/>
          <w:u w:val="single"/>
          <w:rtl/>
          <w:lang w:eastAsia="he-IL"/>
        </w:rPr>
        <w:t>בלבד</w:t>
      </w:r>
      <w:r w:rsidRPr="005F7096">
        <w:rPr>
          <w:rFonts w:ascii="Times New Roman" w:eastAsia="Times New Roman" w:hAnsi="Times New Roman" w:cs="David"/>
          <w:sz w:val="20"/>
          <w:szCs w:val="24"/>
          <w:rtl/>
          <w:lang w:eastAsia="he-IL"/>
        </w:rPr>
        <w:t xml:space="preserve"> ( </w:t>
      </w:r>
      <w:r w:rsidRPr="005F7096">
        <w:rPr>
          <w:rFonts w:ascii="Times New Roman" w:eastAsia="Times New Roman" w:hAnsi="Times New Roman" w:cs="David" w:hint="eastAsia"/>
          <w:sz w:val="20"/>
          <w:szCs w:val="24"/>
          <w:rtl/>
          <w:lang w:eastAsia="he-IL"/>
        </w:rPr>
        <w:t>לא</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שמורה</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ליועץ</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לבצע</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תכנון</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שונה</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מרוויט</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אלא</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עפ</w:t>
      </w:r>
      <w:r w:rsidRPr="005F7096">
        <w:rPr>
          <w:rFonts w:ascii="Times New Roman" w:eastAsia="Times New Roman" w:hAnsi="Times New Roman" w:cs="David"/>
          <w:sz w:val="20"/>
          <w:szCs w:val="24"/>
          <w:rtl/>
          <w:lang w:eastAsia="he-IL"/>
        </w:rPr>
        <w:t xml:space="preserve">"י </w:t>
      </w:r>
      <w:r w:rsidRPr="005F7096">
        <w:rPr>
          <w:rFonts w:ascii="Times New Roman" w:eastAsia="Times New Roman" w:hAnsi="Times New Roman" w:cs="David" w:hint="eastAsia"/>
          <w:sz w:val="20"/>
          <w:szCs w:val="24"/>
          <w:rtl/>
          <w:lang w:eastAsia="he-IL"/>
        </w:rPr>
        <w:t>הנחיות</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המזמין</w:t>
      </w:r>
      <w:r w:rsidRPr="005F7096">
        <w:rPr>
          <w:rFonts w:ascii="Times New Roman" w:eastAsia="Times New Roman" w:hAnsi="Times New Roman" w:cs="David"/>
          <w:sz w:val="20"/>
          <w:szCs w:val="24"/>
          <w:rtl/>
          <w:lang w:eastAsia="he-IL"/>
        </w:rPr>
        <w:t xml:space="preserve"> </w:t>
      </w:r>
      <w:r w:rsidRPr="005F7096">
        <w:rPr>
          <w:rFonts w:ascii="Times New Roman" w:eastAsia="Times New Roman" w:hAnsi="Times New Roman" w:cs="David" w:hint="eastAsia"/>
          <w:sz w:val="20"/>
          <w:szCs w:val="24"/>
          <w:rtl/>
          <w:lang w:eastAsia="he-IL"/>
        </w:rPr>
        <w:t>בלבד</w:t>
      </w:r>
      <w:r w:rsidRPr="005F7096">
        <w:rPr>
          <w:rFonts w:ascii="Times New Roman" w:eastAsia="Times New Roman" w:hAnsi="Times New Roman" w:cs="David"/>
          <w:sz w:val="20"/>
          <w:szCs w:val="24"/>
          <w:rtl/>
          <w:lang w:eastAsia="he-IL"/>
        </w:rPr>
        <w:t xml:space="preserve"> ) </w:t>
      </w:r>
      <w:r w:rsidRPr="005F7096">
        <w:rPr>
          <w:rFonts w:ascii="Times New Roman" w:eastAsia="Times New Roman" w:hAnsi="Times New Roman" w:cs="David" w:hint="eastAsia"/>
          <w:sz w:val="20"/>
          <w:szCs w:val="24"/>
          <w:rtl/>
          <w:lang w:eastAsia="he-IL"/>
        </w:rPr>
        <w:t>שלא</w:t>
      </w:r>
      <w:r w:rsidRPr="005F7096">
        <w:rPr>
          <w:rFonts w:ascii="Times New Roman" w:eastAsia="Times New Roman" w:hAnsi="Times New Roman" w:cs="David"/>
          <w:sz w:val="20"/>
          <w:szCs w:val="24"/>
          <w:rtl/>
          <w:lang w:eastAsia="he-IL"/>
        </w:rPr>
        <w:t xml:space="preserve"> לתכנן מבנה זה או אחר ברוויט , אזי תחול הנחה על כ"א מהסעיפים 1.4-1.7  </w:t>
      </w:r>
      <w:r w:rsidR="00B7285E" w:rsidRPr="005F7096">
        <w:rPr>
          <w:rFonts w:ascii="Times New Roman" w:eastAsia="Times New Roman" w:hAnsi="Times New Roman" w:cs="David" w:hint="cs"/>
          <w:sz w:val="20"/>
          <w:szCs w:val="24"/>
          <w:rtl/>
          <w:lang w:eastAsia="he-IL"/>
        </w:rPr>
        <w:t xml:space="preserve">לעיל  </w:t>
      </w:r>
      <w:r w:rsidRPr="005F7096">
        <w:rPr>
          <w:rFonts w:ascii="Times New Roman" w:eastAsia="Times New Roman" w:hAnsi="Times New Roman" w:cs="David" w:hint="eastAsia"/>
          <w:sz w:val="20"/>
          <w:szCs w:val="24"/>
          <w:rtl/>
          <w:lang w:eastAsia="he-IL"/>
        </w:rPr>
        <w:t>בסך</w:t>
      </w:r>
      <w:r w:rsidRPr="005F7096">
        <w:rPr>
          <w:rFonts w:ascii="Times New Roman" w:eastAsia="Times New Roman" w:hAnsi="Times New Roman" w:cs="David"/>
          <w:sz w:val="20"/>
          <w:szCs w:val="24"/>
          <w:rtl/>
          <w:lang w:eastAsia="he-IL"/>
        </w:rPr>
        <w:t xml:space="preserve">  15% . </w:t>
      </w:r>
    </w:p>
    <w:p w14:paraId="5E1316B9" w14:textId="77777777" w:rsidR="00B7285E" w:rsidRPr="005F7096" w:rsidRDefault="00B7285E" w:rsidP="001E61BB">
      <w:pPr>
        <w:pStyle w:val="ListParagraph"/>
        <w:spacing w:line="276" w:lineRule="auto"/>
        <w:rPr>
          <w:rFonts w:ascii="Times New Roman" w:eastAsia="Times New Roman" w:hAnsi="Times New Roman" w:cs="David"/>
          <w:sz w:val="20"/>
          <w:szCs w:val="24"/>
          <w:rtl/>
          <w:lang w:eastAsia="he-IL"/>
        </w:rPr>
      </w:pPr>
    </w:p>
    <w:p w14:paraId="090B5F72" w14:textId="213F7983" w:rsidR="00B7285E" w:rsidRPr="005F7096" w:rsidRDefault="00B7285E" w:rsidP="001E61BB">
      <w:pPr>
        <w:pStyle w:val="ListParagraph"/>
        <w:widowControl w:val="0"/>
        <w:numPr>
          <w:ilvl w:val="0"/>
          <w:numId w:val="31"/>
        </w:numPr>
        <w:spacing w:before="0" w:beforeAutospacing="0" w:after="0" w:afterAutospacing="0" w:line="276" w:lineRule="auto"/>
        <w:ind w:right="714"/>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 xml:space="preserve">למבנה מכירות וכן לדירות לדוגמא ככל ויבוצעו שינויים ע"י המזמין </w:t>
      </w:r>
      <w:r w:rsidRPr="005F7096">
        <w:rPr>
          <w:rFonts w:ascii="Times New Roman" w:eastAsia="Times New Roman" w:hAnsi="Times New Roman" w:cs="David"/>
          <w:sz w:val="20"/>
          <w:szCs w:val="24"/>
          <w:rtl/>
          <w:lang w:eastAsia="he-IL"/>
        </w:rPr>
        <w:t>–</w:t>
      </w:r>
      <w:r w:rsidRPr="005F7096">
        <w:rPr>
          <w:rFonts w:ascii="Times New Roman" w:eastAsia="Times New Roman" w:hAnsi="Times New Roman" w:cs="David" w:hint="cs"/>
          <w:sz w:val="20"/>
          <w:szCs w:val="24"/>
          <w:rtl/>
          <w:lang w:eastAsia="he-IL"/>
        </w:rPr>
        <w:t xml:space="preserve"> לא תחול תוספת שכ"ט , כלול בשכ"ט היועץ . </w:t>
      </w:r>
    </w:p>
    <w:p w14:paraId="47434D08" w14:textId="77777777" w:rsidR="00C77D8F" w:rsidRPr="005F7096" w:rsidRDefault="00C77D8F" w:rsidP="001E61BB">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p>
    <w:p w14:paraId="41386FE2" w14:textId="4CA5A70F" w:rsidR="00D5041C" w:rsidRPr="005F7096" w:rsidRDefault="00D5041C" w:rsidP="001E61BB">
      <w:pPr>
        <w:widowControl w:val="0"/>
        <w:spacing w:before="0" w:beforeAutospacing="0" w:after="0" w:afterAutospacing="0" w:line="240" w:lineRule="auto"/>
        <w:ind w:right="714"/>
        <w:jc w:val="both"/>
        <w:rPr>
          <w:rFonts w:ascii="Times New Roman" w:eastAsia="Times New Roman" w:hAnsi="Times New Roman" w:cs="David"/>
          <w:sz w:val="20"/>
          <w:szCs w:val="24"/>
          <w:rtl/>
          <w:lang w:eastAsia="he-IL"/>
        </w:rPr>
      </w:pPr>
    </w:p>
    <w:p w14:paraId="2D291AAD" w14:textId="77777777" w:rsidR="00D5041C" w:rsidRPr="005F7096"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1CF13611" w14:textId="1E5A5116" w:rsidR="00D5041C" w:rsidRPr="005F7096"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2.</w:t>
      </w:r>
      <w:r w:rsidRPr="005F7096">
        <w:rPr>
          <w:rFonts w:ascii="Times New Roman" w:eastAsia="Times New Roman" w:hAnsi="Times New Roman" w:cs="David"/>
          <w:sz w:val="24"/>
          <w:szCs w:val="24"/>
          <w:rtl/>
          <w:lang w:eastAsia="he-IL"/>
        </w:rPr>
        <w:tab/>
      </w:r>
      <w:r w:rsidRPr="005F7096">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A11D94" w:rsidRPr="005F7096">
            <w:rPr>
              <w:rFonts w:ascii="Times New Roman" w:eastAsia="Times New Roman" w:hAnsi="Times New Roman" w:cs="David" w:hint="cs"/>
              <w:sz w:val="24"/>
              <w:szCs w:val="24"/>
              <w:rtl/>
            </w:rPr>
            <w:t>מדד המחירים לצרכן</w:t>
          </w:r>
        </w:sdtContent>
      </w:sdt>
      <w:r w:rsidRPr="005F7096">
        <w:rPr>
          <w:rFonts w:ascii="Times New Roman" w:eastAsia="Times New Roman" w:hAnsi="Times New Roman" w:cs="David" w:hint="cs"/>
          <w:sz w:val="24"/>
          <w:szCs w:val="24"/>
          <w:rtl/>
        </w:rPr>
        <w:br/>
      </w:r>
      <w:sdt>
        <w:sdtPr>
          <w:rPr>
            <w:rFonts w:ascii="Times New Roman" w:eastAsia="Times New Roman" w:hAnsi="Times New Roman" w:cs="David" w:hint="cs"/>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A11D94" w:rsidRPr="005F7096">
            <w:rPr>
              <w:rFonts w:ascii="Times New Roman" w:eastAsia="Times New Roman" w:hAnsi="Times New Roman" w:cs="David" w:hint="cs"/>
              <w:sz w:val="24"/>
              <w:szCs w:val="24"/>
              <w:rtl/>
            </w:rPr>
            <w:t>בגין</w:t>
          </w:r>
        </w:sdtContent>
      </w:sdt>
      <w:r w:rsidRPr="005F7096">
        <w:rPr>
          <w:rFonts w:ascii="Times New Roman" w:eastAsia="Times New Roman" w:hAnsi="Times New Roman" w:cs="David" w:hint="cs"/>
          <w:sz w:val="24"/>
          <w:szCs w:val="24"/>
          <w:rtl/>
        </w:rPr>
        <w:t xml:space="preserve"> </w:t>
      </w:r>
      <w:sdt>
        <w:sdtPr>
          <w:rPr>
            <w:rFonts w:ascii="Times New Roman" w:eastAsia="Times New Roman" w:hAnsi="Times New Roman" w:cs="David" w:hint="cs"/>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9T00:00:00Z">
            <w:dateFormat w:val="dd/MM/yyyy"/>
            <w:lid w:val="he-IL"/>
            <w:storeMappedDataAs w:val="dateTime"/>
            <w:calendar w:val="gregorian"/>
          </w:date>
        </w:sdtPr>
        <w:sdtEndPr/>
        <w:sdtContent>
          <w:r w:rsidR="00A11D94" w:rsidRPr="005F7096">
            <w:rPr>
              <w:rFonts w:ascii="Times New Roman" w:eastAsia="Times New Roman" w:hAnsi="Times New Roman" w:cs="David" w:hint="cs"/>
              <w:sz w:val="24"/>
              <w:szCs w:val="24"/>
              <w:rtl/>
            </w:rPr>
            <w:t>‏19/01/2022</w:t>
          </w:r>
        </w:sdtContent>
      </w:sdt>
      <w:r w:rsidRPr="005F7096">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A11D94" w:rsidRPr="005F7096">
            <w:rPr>
              <w:rFonts w:ascii="Times New Roman" w:eastAsia="Times New Roman" w:hAnsi="Times New Roman" w:cs="David" w:hint="cs"/>
              <w:sz w:val="24"/>
              <w:szCs w:val="24"/>
              <w:rtl/>
            </w:rPr>
            <w:t>231.3849</w:t>
          </w:r>
        </w:sdtContent>
      </w:sdt>
      <w:r w:rsidRPr="005F7096">
        <w:rPr>
          <w:rFonts w:ascii="Times New Roman" w:eastAsia="Times New Roman" w:hAnsi="Times New Roman" w:cs="David" w:hint="cs"/>
          <w:sz w:val="24"/>
          <w:szCs w:val="24"/>
          <w:rtl/>
        </w:rPr>
        <w:t xml:space="preserve"> נקודות) </w:t>
      </w:r>
      <w:r w:rsidRPr="005F7096">
        <w:rPr>
          <w:rFonts w:ascii="Times New Roman" w:eastAsia="Times New Roman" w:hAnsi="Times New Roman" w:cs="David" w:hint="cs"/>
          <w:sz w:val="24"/>
          <w:szCs w:val="24"/>
          <w:rtl/>
          <w:lang w:eastAsia="he-IL"/>
        </w:rPr>
        <w:t xml:space="preserve"> עד למדד הידוע ביום הגשת כל חשבון.</w:t>
      </w:r>
    </w:p>
    <w:p w14:paraId="6CB3EE22" w14:textId="77777777" w:rsidR="00D5041C" w:rsidRPr="005F7096"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DC384E3"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w:t>
      </w:r>
      <w:r w:rsidRPr="005F7096">
        <w:rPr>
          <w:rFonts w:ascii="Times New Roman" w:eastAsia="Times New Roman" w:hAnsi="Times New Roman" w:cs="David"/>
          <w:sz w:val="24"/>
          <w:szCs w:val="24"/>
          <w:rtl/>
          <w:lang w:eastAsia="he-IL"/>
        </w:rPr>
        <w:tab/>
        <w:t>למען הסר ספק:</w:t>
      </w:r>
    </w:p>
    <w:p w14:paraId="60CDE017"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1AB436" w14:textId="77777777" w:rsidR="00D5041C" w:rsidRPr="005F7096"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3.1</w:t>
      </w:r>
      <w:r w:rsidRPr="005F7096">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sidRPr="005F7096">
        <w:rPr>
          <w:rFonts w:ascii="Times New Roman" w:eastAsia="Times New Roman" w:hAnsi="Times New Roman" w:cs="David"/>
          <w:sz w:val="24"/>
          <w:szCs w:val="24"/>
          <w:rtl/>
          <w:lang w:eastAsia="he-IL"/>
        </w:rPr>
        <w:t>מין לבצעם בכל קטע וקטע של הפרוי</w:t>
      </w:r>
      <w:r w:rsidRPr="005F7096">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7C805DFF"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3A2EC6E" w14:textId="77777777" w:rsidR="00D5041C" w:rsidRPr="005F7096"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3.2</w:t>
      </w:r>
      <w:r w:rsidRPr="005F7096">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sidRPr="005F7096">
        <w:rPr>
          <w:rFonts w:ascii="Times New Roman" w:eastAsia="Times New Roman" w:hAnsi="Times New Roman" w:cs="David"/>
          <w:sz w:val="24"/>
          <w:szCs w:val="24"/>
          <w:rtl/>
          <w:lang w:eastAsia="he-IL"/>
        </w:rPr>
        <w:t>היחידות בפרוי</w:t>
      </w:r>
      <w:r w:rsidRPr="005F7096">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C552E45"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ADD0600"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3.3</w:t>
      </w:r>
      <w:r w:rsidRPr="005F7096">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3C3C0E6F"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028978" w14:textId="77777777" w:rsidR="00D5041C" w:rsidRPr="005F7096"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760B5EE" w14:textId="77777777" w:rsidR="00D5041C" w:rsidRPr="005F7096"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4.</w:t>
      </w:r>
      <w:r w:rsidRPr="005F7096">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5F7096">
        <w:rPr>
          <w:rFonts w:ascii="Times New Roman" w:eastAsia="Times New Roman" w:hAnsi="Times New Roman" w:cs="David" w:hint="cs"/>
          <w:sz w:val="24"/>
          <w:szCs w:val="24"/>
          <w:rtl/>
          <w:lang w:eastAsia="he-IL"/>
        </w:rPr>
        <w:t>ניהו</w:t>
      </w:r>
      <w:r w:rsidR="003B1029" w:rsidRPr="005F7096">
        <w:rPr>
          <w:rFonts w:ascii="Times New Roman" w:eastAsia="Times New Roman" w:hAnsi="Times New Roman" w:cs="David" w:hint="eastAsia"/>
          <w:sz w:val="24"/>
          <w:szCs w:val="24"/>
          <w:rtl/>
          <w:lang w:eastAsia="he-IL"/>
        </w:rPr>
        <w:t>ל</w:t>
      </w:r>
      <w:r w:rsidRPr="005F7096">
        <w:rPr>
          <w:rFonts w:ascii="Times New Roman" w:eastAsia="Times New Roman" w:hAnsi="Times New Roman" w:cs="David"/>
          <w:sz w:val="24"/>
          <w:szCs w:val="24"/>
          <w:rtl/>
          <w:lang w:eastAsia="he-IL"/>
        </w:rPr>
        <w:t xml:space="preserve"> ספרים ואשור על ניכוי מס במקור.</w:t>
      </w:r>
    </w:p>
    <w:p w14:paraId="0430568A"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748EE6" w14:textId="77777777" w:rsidR="00D5041C" w:rsidRPr="005F7096"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B9AF230" w14:textId="77777777" w:rsidR="00D5041C" w:rsidRPr="005F7096"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5.</w:t>
      </w:r>
      <w:r w:rsidRPr="005F7096">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5249CCBD" w14:textId="77777777" w:rsidR="00D5041C" w:rsidRPr="005F7096"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br w:type="page"/>
      </w:r>
    </w:p>
    <w:p w14:paraId="74405C6D" w14:textId="77777777" w:rsidR="00D5041C" w:rsidRPr="005F7096"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bCs/>
          <w:sz w:val="24"/>
          <w:szCs w:val="24"/>
          <w:u w:val="single"/>
          <w:rtl/>
          <w:lang w:eastAsia="he-IL"/>
        </w:rPr>
        <w:t xml:space="preserve">נספח </w:t>
      </w:r>
      <w:r w:rsidR="00376E23" w:rsidRPr="005F7096">
        <w:rPr>
          <w:rFonts w:ascii="Times New Roman" w:eastAsia="Times New Roman" w:hAnsi="Times New Roman" w:cs="David" w:hint="cs"/>
          <w:bCs/>
          <w:sz w:val="24"/>
          <w:szCs w:val="24"/>
          <w:u w:val="single"/>
          <w:rtl/>
          <w:lang w:eastAsia="he-IL"/>
        </w:rPr>
        <w:t>"</w:t>
      </w:r>
      <w:r w:rsidRPr="005F7096">
        <w:rPr>
          <w:rFonts w:ascii="Times New Roman" w:eastAsia="Times New Roman" w:hAnsi="Times New Roman" w:cs="David"/>
          <w:bCs/>
          <w:sz w:val="24"/>
          <w:szCs w:val="24"/>
          <w:u w:val="single"/>
          <w:rtl/>
          <w:lang w:eastAsia="he-IL"/>
        </w:rPr>
        <w:t>ה'</w:t>
      </w:r>
      <w:r w:rsidR="00376E23" w:rsidRPr="005F7096">
        <w:rPr>
          <w:rFonts w:ascii="Times New Roman" w:eastAsia="Times New Roman" w:hAnsi="Times New Roman" w:cs="David" w:hint="cs"/>
          <w:bCs/>
          <w:sz w:val="24"/>
          <w:szCs w:val="24"/>
          <w:u w:val="single"/>
          <w:rtl/>
          <w:lang w:eastAsia="he-IL"/>
        </w:rPr>
        <w:t>'</w:t>
      </w:r>
    </w:p>
    <w:p w14:paraId="6426C5C5" w14:textId="77777777" w:rsidR="00D5041C" w:rsidRPr="005F7096"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7E004A" w14:textId="15DD6FB1" w:rsidR="00D5041C" w:rsidRPr="005F7096" w:rsidRDefault="00B7640E" w:rsidP="00E4548F">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hint="cs"/>
          <w:bCs/>
          <w:sz w:val="24"/>
          <w:szCs w:val="24"/>
          <w:u w:val="single"/>
          <w:rtl/>
          <w:lang w:eastAsia="he-IL"/>
        </w:rPr>
        <w:t xml:space="preserve">התמורה עבור שירותי </w:t>
      </w:r>
      <w:r w:rsidR="00D5041C" w:rsidRPr="005F7096">
        <w:rPr>
          <w:rFonts w:ascii="Times New Roman" w:eastAsia="Times New Roman" w:hAnsi="Times New Roman" w:cs="David"/>
          <w:bCs/>
          <w:sz w:val="24"/>
          <w:szCs w:val="24"/>
          <w:u w:val="single"/>
          <w:rtl/>
          <w:lang w:eastAsia="he-IL"/>
        </w:rPr>
        <w:t xml:space="preserve"> המתכנן</w:t>
      </w:r>
    </w:p>
    <w:p w14:paraId="02DDFC0A" w14:textId="77777777" w:rsidR="00D5041C" w:rsidRPr="005F7096"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91AC75A" w14:textId="77777777" w:rsidR="00D5041C" w:rsidRPr="005F7096"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35E989F" w14:textId="51C55C25" w:rsidR="00D5041C" w:rsidRPr="005F7096" w:rsidRDefault="00B7640E" w:rsidP="00E4548F">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בגין ביצוע שירותי המתכנן עפ"י הוראות החוזה יהיה זכאי המתכנן לתמורה שתשולם </w:t>
      </w:r>
      <w:r w:rsidR="00D5041C" w:rsidRPr="005F7096">
        <w:rPr>
          <w:rFonts w:ascii="Times New Roman" w:eastAsia="Times New Roman" w:hAnsi="Times New Roman" w:cs="David"/>
          <w:sz w:val="24"/>
          <w:szCs w:val="24"/>
          <w:rtl/>
          <w:lang w:eastAsia="he-IL"/>
        </w:rPr>
        <w:t xml:space="preserve"> לשיעורין כנגד גמר כל שלב ושלב של שרותי המתכנן כמוגדר בחוזה לרבות בנספחים ב' ו- ח' כדלקמן:</w:t>
      </w:r>
      <w:r w:rsidR="00D5041C" w:rsidRPr="005F7096">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2F26C5" w:rsidRPr="005F7096" w14:paraId="50F45FE2" w14:textId="77777777" w:rsidTr="00D5041C">
        <w:tc>
          <w:tcPr>
            <w:tcW w:w="992" w:type="dxa"/>
            <w:vAlign w:val="bottom"/>
          </w:tcPr>
          <w:p w14:paraId="4F11DCD5" w14:textId="77777777" w:rsidR="00D5041C" w:rsidRPr="005F709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sz w:val="24"/>
                <w:szCs w:val="24"/>
                <w:rtl/>
              </w:rPr>
              <w:t>10%</w:t>
            </w:r>
          </w:p>
        </w:tc>
        <w:tc>
          <w:tcPr>
            <w:tcW w:w="5953" w:type="dxa"/>
          </w:tcPr>
          <w:p w14:paraId="7B51C5BF" w14:textId="77777777" w:rsidR="00D5041C" w:rsidRPr="005F709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0B1C1F95"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1.1</w:t>
            </w:r>
          </w:p>
        </w:tc>
      </w:tr>
      <w:tr w:rsidR="002F26C5" w:rsidRPr="005F7096" w14:paraId="0518810A" w14:textId="77777777" w:rsidTr="00D5041C">
        <w:tc>
          <w:tcPr>
            <w:tcW w:w="992" w:type="dxa"/>
            <w:vAlign w:val="bottom"/>
          </w:tcPr>
          <w:p w14:paraId="4A0F4940" w14:textId="77777777" w:rsidR="00D5041C" w:rsidRPr="005F709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sz w:val="24"/>
                <w:szCs w:val="24"/>
                <w:rtl/>
              </w:rPr>
              <w:t>15%</w:t>
            </w:r>
          </w:p>
        </w:tc>
        <w:tc>
          <w:tcPr>
            <w:tcW w:w="5953" w:type="dxa"/>
          </w:tcPr>
          <w:p w14:paraId="477A0885" w14:textId="77777777" w:rsidR="00D5041C" w:rsidRPr="005F709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2FA5C237"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1.2</w:t>
            </w:r>
          </w:p>
        </w:tc>
      </w:tr>
      <w:tr w:rsidR="002F26C5" w:rsidRPr="005F7096" w14:paraId="3292667D" w14:textId="77777777" w:rsidTr="00D5041C">
        <w:tc>
          <w:tcPr>
            <w:tcW w:w="992" w:type="dxa"/>
            <w:vAlign w:val="bottom"/>
          </w:tcPr>
          <w:p w14:paraId="181B13EF" w14:textId="77777777" w:rsidR="00D5041C" w:rsidRPr="005F709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sz w:val="24"/>
                <w:szCs w:val="24"/>
                <w:rtl/>
              </w:rPr>
              <w:t>8%</w:t>
            </w:r>
          </w:p>
        </w:tc>
        <w:tc>
          <w:tcPr>
            <w:tcW w:w="5953" w:type="dxa"/>
          </w:tcPr>
          <w:p w14:paraId="61D86D3F" w14:textId="77777777" w:rsidR="00D5041C" w:rsidRPr="005F709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לאחר אישור הבקשות להיתרי בניה והוצאת היתר בניה -</w:t>
            </w:r>
          </w:p>
        </w:tc>
        <w:tc>
          <w:tcPr>
            <w:tcW w:w="1134" w:type="dxa"/>
          </w:tcPr>
          <w:p w14:paraId="46E3F748"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1.3</w:t>
            </w:r>
          </w:p>
        </w:tc>
      </w:tr>
      <w:tr w:rsidR="002F26C5" w:rsidRPr="005F7096" w14:paraId="2C4096C8" w14:textId="77777777" w:rsidTr="00D5041C">
        <w:tc>
          <w:tcPr>
            <w:tcW w:w="992" w:type="dxa"/>
            <w:vAlign w:val="bottom"/>
          </w:tcPr>
          <w:p w14:paraId="3572A160" w14:textId="4A612E61" w:rsidR="00D5041C" w:rsidRPr="005F7096" w:rsidRDefault="00D5041C" w:rsidP="005F7096">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sz w:val="24"/>
                <w:szCs w:val="24"/>
                <w:rtl/>
              </w:rPr>
              <w:t>3</w:t>
            </w:r>
            <w:r w:rsidR="00C65304" w:rsidRPr="005F7096">
              <w:rPr>
                <w:rFonts w:ascii="Times New Roman" w:eastAsia="Times New Roman" w:hAnsi="Times New Roman" w:cs="David" w:hint="cs"/>
                <w:sz w:val="24"/>
                <w:szCs w:val="24"/>
                <w:rtl/>
              </w:rPr>
              <w:t>6</w:t>
            </w:r>
            <w:r w:rsidRPr="005F7096">
              <w:rPr>
                <w:rFonts w:ascii="Times New Roman" w:eastAsia="Times New Roman" w:hAnsi="Times New Roman" w:cs="David"/>
                <w:sz w:val="24"/>
                <w:szCs w:val="24"/>
                <w:rtl/>
              </w:rPr>
              <w:t>%</w:t>
            </w:r>
          </w:p>
        </w:tc>
        <w:tc>
          <w:tcPr>
            <w:tcW w:w="5953" w:type="dxa"/>
          </w:tcPr>
          <w:p w14:paraId="09A5C329" w14:textId="77777777" w:rsidR="00D5041C" w:rsidRPr="005F709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373CA2DC"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1.4</w:t>
            </w:r>
          </w:p>
        </w:tc>
      </w:tr>
      <w:tr w:rsidR="002F26C5" w:rsidRPr="005F7096" w14:paraId="28306E94" w14:textId="77777777" w:rsidTr="00D5041C">
        <w:tc>
          <w:tcPr>
            <w:tcW w:w="992" w:type="dxa"/>
            <w:vAlign w:val="bottom"/>
          </w:tcPr>
          <w:p w14:paraId="44E54DB9" w14:textId="77777777" w:rsidR="00D5041C" w:rsidRPr="005F709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sz w:val="24"/>
                <w:szCs w:val="24"/>
                <w:rtl/>
              </w:rPr>
              <w:t>12%</w:t>
            </w:r>
          </w:p>
        </w:tc>
        <w:tc>
          <w:tcPr>
            <w:tcW w:w="5953" w:type="dxa"/>
          </w:tcPr>
          <w:p w14:paraId="2BE38E98" w14:textId="77777777" w:rsidR="00D5041C" w:rsidRPr="005F7096"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לאחר גמר הוצאת ת</w:t>
            </w:r>
            <w:r w:rsidR="00D5041C" w:rsidRPr="005F7096">
              <w:rPr>
                <w:rFonts w:ascii="Times New Roman" w:eastAsia="Times New Roman" w:hAnsi="Times New Roman" w:cs="David"/>
                <w:sz w:val="24"/>
                <w:szCs w:val="24"/>
                <w:rtl/>
              </w:rPr>
              <w:t xml:space="preserve">כניות לבצוע - </w:t>
            </w:r>
          </w:p>
        </w:tc>
        <w:tc>
          <w:tcPr>
            <w:tcW w:w="1134" w:type="dxa"/>
          </w:tcPr>
          <w:p w14:paraId="53E235A2"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1.5</w:t>
            </w:r>
          </w:p>
        </w:tc>
      </w:tr>
      <w:tr w:rsidR="002F26C5" w:rsidRPr="005F7096" w14:paraId="01D2FAAC" w14:textId="77777777" w:rsidTr="00D5041C">
        <w:tc>
          <w:tcPr>
            <w:tcW w:w="992" w:type="dxa"/>
            <w:vAlign w:val="bottom"/>
          </w:tcPr>
          <w:p w14:paraId="650EFEBA" w14:textId="0D3D1FC0" w:rsidR="00D5041C" w:rsidRPr="005F7096" w:rsidRDefault="00D5041C" w:rsidP="005F7096">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sz w:val="24"/>
                <w:szCs w:val="24"/>
                <w:rtl/>
              </w:rPr>
              <w:t>1</w:t>
            </w:r>
            <w:r w:rsidR="00C65304" w:rsidRPr="005F7096">
              <w:rPr>
                <w:rFonts w:ascii="Times New Roman" w:eastAsia="Times New Roman" w:hAnsi="Times New Roman" w:cs="David" w:hint="cs"/>
                <w:sz w:val="24"/>
                <w:szCs w:val="24"/>
                <w:rtl/>
              </w:rPr>
              <w:t>2</w:t>
            </w:r>
            <w:r w:rsidRPr="005F7096">
              <w:rPr>
                <w:rFonts w:ascii="Times New Roman" w:eastAsia="Times New Roman" w:hAnsi="Times New Roman" w:cs="David"/>
                <w:sz w:val="24"/>
                <w:szCs w:val="24"/>
                <w:rtl/>
              </w:rPr>
              <w:t>%</w:t>
            </w:r>
          </w:p>
        </w:tc>
        <w:tc>
          <w:tcPr>
            <w:tcW w:w="5953" w:type="dxa"/>
          </w:tcPr>
          <w:p w14:paraId="0B4F130B" w14:textId="77777777" w:rsidR="00D5041C" w:rsidRPr="005F709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במהלך ביצוע הפיקוח העליון -</w:t>
            </w:r>
          </w:p>
        </w:tc>
        <w:tc>
          <w:tcPr>
            <w:tcW w:w="1134" w:type="dxa"/>
          </w:tcPr>
          <w:p w14:paraId="739A4EEE"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1.6</w:t>
            </w:r>
          </w:p>
        </w:tc>
      </w:tr>
      <w:tr w:rsidR="002F26C5" w:rsidRPr="005F7096" w14:paraId="5197BA77" w14:textId="77777777" w:rsidTr="00D5041C">
        <w:tc>
          <w:tcPr>
            <w:tcW w:w="992" w:type="dxa"/>
            <w:vAlign w:val="bottom"/>
          </w:tcPr>
          <w:p w14:paraId="15E755DB" w14:textId="7CF7BA6D" w:rsidR="00D5041C" w:rsidRPr="005F7096" w:rsidRDefault="00C65304"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hint="cs"/>
                <w:sz w:val="24"/>
                <w:szCs w:val="24"/>
                <w:rtl/>
              </w:rPr>
              <w:t>5%</w:t>
            </w:r>
          </w:p>
        </w:tc>
        <w:tc>
          <w:tcPr>
            <w:tcW w:w="5953" w:type="dxa"/>
          </w:tcPr>
          <w:p w14:paraId="66D55CF8" w14:textId="77777777" w:rsidR="00D5041C" w:rsidRPr="005F709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225C7F98"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1.7</w:t>
            </w:r>
          </w:p>
        </w:tc>
      </w:tr>
      <w:tr w:rsidR="005F7096" w:rsidRPr="005F7096" w14:paraId="6E11B8B6" w14:textId="77777777" w:rsidTr="00D5041C">
        <w:tc>
          <w:tcPr>
            <w:tcW w:w="992" w:type="dxa"/>
            <w:vAlign w:val="bottom"/>
          </w:tcPr>
          <w:p w14:paraId="44D955AD" w14:textId="77777777" w:rsidR="00D5041C" w:rsidRPr="005F7096"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5F7096">
              <w:rPr>
                <w:rFonts w:ascii="Times New Roman" w:eastAsia="Times New Roman" w:hAnsi="Times New Roman" w:cs="David"/>
                <w:sz w:val="24"/>
                <w:szCs w:val="24"/>
                <w:rtl/>
              </w:rPr>
              <w:t>2%</w:t>
            </w:r>
          </w:p>
        </w:tc>
        <w:tc>
          <w:tcPr>
            <w:tcW w:w="5953" w:type="dxa"/>
          </w:tcPr>
          <w:p w14:paraId="60B89DA5" w14:textId="77777777" w:rsidR="00D5041C" w:rsidRPr="005F7096"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5F7096">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sidRPr="005F7096">
              <w:rPr>
                <w:rFonts w:ascii="Times New Roman" w:eastAsia="Times New Roman" w:hAnsi="Times New Roman" w:cs="David"/>
                <w:sz w:val="24"/>
                <w:szCs w:val="24"/>
                <w:rtl/>
              </w:rPr>
              <w:t>נן בכתב להשלמת הפרויקט בהתאם לת</w:t>
            </w:r>
            <w:r w:rsidRPr="005F7096">
              <w:rPr>
                <w:rFonts w:ascii="Times New Roman" w:eastAsia="Times New Roman" w:hAnsi="Times New Roman" w:cs="David"/>
                <w:sz w:val="24"/>
                <w:szCs w:val="24"/>
                <w:rtl/>
              </w:rPr>
              <w:t>כניותיו, לתקנים מחייבים ולשביעות רצונו -</w:t>
            </w:r>
          </w:p>
        </w:tc>
        <w:tc>
          <w:tcPr>
            <w:tcW w:w="1134" w:type="dxa"/>
          </w:tcPr>
          <w:p w14:paraId="2584ADF1" w14:textId="77777777" w:rsidR="00D5041C" w:rsidRPr="005F7096"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5F7096">
              <w:rPr>
                <w:rFonts w:ascii="Times New Roman" w:eastAsia="Times New Roman" w:hAnsi="Times New Roman" w:cs="David"/>
                <w:sz w:val="24"/>
                <w:szCs w:val="24"/>
                <w:rtl/>
              </w:rPr>
              <w:t>1.8</w:t>
            </w:r>
          </w:p>
        </w:tc>
      </w:tr>
    </w:tbl>
    <w:p w14:paraId="38E806DE" w14:textId="77777777" w:rsidR="00D5041C" w:rsidRPr="005F7096"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385C4A17" w14:textId="77777777" w:rsidR="00D5041C" w:rsidRPr="005F7096"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47932D38" w14:textId="77777777" w:rsidR="00D5041C" w:rsidRPr="005F7096"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3AA784" w14:textId="77777777" w:rsidR="00D5041C" w:rsidRPr="005F7096"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09395B8F" w14:textId="77777777" w:rsidR="00D5041C" w:rsidRPr="005F7096"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7A1FF0" w14:textId="1B6CD0E9" w:rsidR="00D5041C" w:rsidRPr="005F7096" w:rsidRDefault="00D5041C" w:rsidP="00E4548F">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5F7096">
        <w:rPr>
          <w:rFonts w:ascii="Times New Roman" w:eastAsia="Times New Roman" w:hAnsi="Times New Roman" w:cs="David"/>
          <w:sz w:val="24"/>
          <w:szCs w:val="24"/>
          <w:rtl/>
          <w:lang w:eastAsia="he-IL"/>
        </w:rPr>
        <w:t xml:space="preserve">4. </w:t>
      </w:r>
      <w:r w:rsidRPr="005F7096">
        <w:rPr>
          <w:rFonts w:ascii="Times New Roman" w:eastAsia="Times New Roman" w:hAnsi="Times New Roman" w:cs="David"/>
          <w:sz w:val="24"/>
          <w:szCs w:val="24"/>
          <w:rtl/>
          <w:lang w:eastAsia="he-IL"/>
        </w:rPr>
        <w:tab/>
        <w:t xml:space="preserve">המזמין ישלם את </w:t>
      </w:r>
      <w:r w:rsidR="00B7640E" w:rsidRPr="005F7096">
        <w:rPr>
          <w:rFonts w:ascii="Times New Roman" w:eastAsia="Times New Roman" w:hAnsi="Times New Roman" w:cs="David" w:hint="cs"/>
          <w:sz w:val="24"/>
          <w:szCs w:val="24"/>
          <w:rtl/>
          <w:lang w:eastAsia="he-IL"/>
        </w:rPr>
        <w:t xml:space="preserve">התמורה </w:t>
      </w:r>
      <w:r w:rsidRPr="005F7096">
        <w:rPr>
          <w:rFonts w:ascii="Times New Roman" w:eastAsia="Times New Roman" w:hAnsi="Times New Roman" w:cs="David"/>
          <w:sz w:val="24"/>
          <w:szCs w:val="24"/>
          <w:rtl/>
          <w:lang w:eastAsia="he-IL"/>
        </w:rPr>
        <w:t xml:space="preserve"> תוך </w:t>
      </w:r>
      <w:r w:rsidR="00B7285E" w:rsidRPr="005F7096">
        <w:rPr>
          <w:rFonts w:ascii="Times New Roman" w:eastAsia="Times New Roman" w:hAnsi="Times New Roman" w:cs="David" w:hint="cs"/>
          <w:sz w:val="24"/>
          <w:szCs w:val="24"/>
          <w:rtl/>
          <w:lang w:eastAsia="he-IL"/>
        </w:rPr>
        <w:t>45</w:t>
      </w:r>
      <w:r w:rsidRPr="005F7096">
        <w:rPr>
          <w:rFonts w:ascii="Times New Roman" w:eastAsia="Times New Roman" w:hAnsi="Times New Roman" w:cs="David"/>
          <w:sz w:val="24"/>
          <w:szCs w:val="24"/>
          <w:rtl/>
          <w:lang w:eastAsia="he-IL"/>
        </w:rPr>
        <w:t xml:space="preserve"> יום מתאריך אישור החשבון ע"י המנהל.</w:t>
      </w:r>
    </w:p>
    <w:p w14:paraId="002833BA" w14:textId="77777777" w:rsidR="00D5041C" w:rsidRPr="005F7096"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550BA9" w14:textId="77777777" w:rsidR="00D5041C" w:rsidRPr="005F7096"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6AD28DD" w14:textId="77777777" w:rsidR="00D5041C" w:rsidRPr="005F7096"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C057FAD"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5F7096">
        <w:rPr>
          <w:rFonts w:ascii="Times New Roman" w:eastAsia="Times New Roman" w:hAnsi="Times New Roman" w:cs="David"/>
          <w:b/>
          <w:bCs/>
          <w:sz w:val="24"/>
          <w:szCs w:val="24"/>
          <w:u w:val="single"/>
          <w:rtl/>
          <w:lang w:eastAsia="he-IL"/>
        </w:rPr>
        <w:br w:type="page"/>
      </w:r>
    </w:p>
    <w:p w14:paraId="09FFDE14" w14:textId="77777777" w:rsidR="00376E23" w:rsidRPr="005F709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5F7096">
        <w:rPr>
          <w:rFonts w:ascii="Times New Roman" w:eastAsia="Times New Roman" w:hAnsi="Times New Roman" w:cs="David" w:hint="cs"/>
          <w:bCs/>
          <w:sz w:val="20"/>
          <w:szCs w:val="24"/>
          <w:u w:val="single"/>
          <w:rtl/>
          <w:lang w:eastAsia="he-IL"/>
        </w:rPr>
        <w:t>נספח "ו''</w:t>
      </w:r>
    </w:p>
    <w:p w14:paraId="37F74AA8" w14:textId="5EBD739B" w:rsidR="00376E23" w:rsidRPr="005F7096"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AACD79CBFFFB42B39D76FC08D28DD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7T00:00:00Z">
            <w:dateFormat w:val="dd/MM/yyyy"/>
            <w:lid w:val="he-IL"/>
            <w:storeMappedDataAs w:val="dateTime"/>
            <w:calendar w:val="gregorian"/>
          </w:date>
        </w:sdtPr>
        <w:sdtEndPr>
          <w:rPr>
            <w:rFonts w:hint="cs"/>
          </w:rPr>
        </w:sdtEndPr>
        <w:sdtContent>
          <w:r w:rsidR="005F23FE" w:rsidRPr="005F7096">
            <w:rPr>
              <w:rFonts w:ascii="Times New Roman" w:eastAsia="Times New Roman" w:hAnsi="Times New Roman" w:cs="David" w:hint="cs"/>
              <w:sz w:val="24"/>
              <w:szCs w:val="24"/>
              <w:rtl/>
              <w:lang w:eastAsia="he-IL"/>
            </w:rPr>
            <w:t>‏17/04/2022</w:t>
          </w:r>
        </w:sdtContent>
      </w:sdt>
      <w:r w:rsidRPr="005F7096">
        <w:rPr>
          <w:rFonts w:ascii="Times New Roman" w:eastAsia="Times New Roman" w:hAnsi="Times New Roman" w:cs="David" w:hint="cs"/>
          <w:bCs/>
          <w:sz w:val="24"/>
          <w:szCs w:val="24"/>
          <w:rtl/>
          <w:lang w:eastAsia="he-IL"/>
        </w:rPr>
        <w:br/>
      </w:r>
    </w:p>
    <w:p w14:paraId="24F7DB03" w14:textId="77777777" w:rsidR="00376E23" w:rsidRPr="005F7096"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לכבוד</w:t>
      </w:r>
      <w:r w:rsidRPr="005F7096">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399BC9C" w14:textId="77777777" w:rsidR="00376E23" w:rsidRPr="005F7096" w:rsidRDefault="0036279C" w:rsidP="00DC1C21">
          <w:pPr>
            <w:widowControl w:val="0"/>
            <w:spacing w:before="0" w:beforeAutospacing="0" w:after="0" w:afterAutospacing="0" w:line="240" w:lineRule="auto"/>
            <w:rPr>
              <w:rFonts w:ascii="Times New Roman" w:eastAsia="Times New Roman" w:hAnsi="Times New Roman" w:cs="David"/>
              <w:sz w:val="24"/>
              <w:szCs w:val="24"/>
              <w:rtl/>
              <w:lang w:eastAsia="he-IL"/>
            </w:rPr>
          </w:pPr>
          <w:r w:rsidRPr="005F7096">
            <w:rPr>
              <w:rFonts w:ascii="Times New Roman" w:eastAsia="Times New Roman" w:hAnsi="Times New Roman" w:cs="David"/>
              <w:sz w:val="24"/>
              <w:szCs w:val="24"/>
              <w:rtl/>
              <w:lang w:eastAsia="he-IL"/>
            </w:rPr>
            <w:br/>
            <w:t>אפריקה ישראל מגורים בע"מ</w:t>
          </w:r>
          <w:r w:rsidRPr="005F7096">
            <w:rPr>
              <w:rFonts w:ascii="Times New Roman" w:eastAsia="Times New Roman" w:hAnsi="Times New Roman" w:cs="David"/>
              <w:sz w:val="24"/>
              <w:szCs w:val="24"/>
              <w:rtl/>
              <w:lang w:eastAsia="he-IL"/>
            </w:rPr>
            <w:br/>
            <w:t>יוני נתניהו 1 ג' אור יהודה</w:t>
          </w:r>
          <w:r w:rsidRPr="005F7096">
            <w:rPr>
              <w:rFonts w:ascii="Times New Roman" w:eastAsia="Times New Roman" w:hAnsi="Times New Roman" w:cs="David"/>
              <w:sz w:val="24"/>
              <w:szCs w:val="24"/>
              <w:rtl/>
              <w:lang w:eastAsia="he-IL"/>
            </w:rPr>
            <w:br/>
            <w:t>מ.ז 52-003476-0</w:t>
          </w:r>
          <w:r w:rsidRPr="005F7096">
            <w:rPr>
              <w:rFonts w:ascii="Times New Roman" w:eastAsia="Times New Roman" w:hAnsi="Times New Roman" w:cs="David"/>
              <w:sz w:val="24"/>
              <w:szCs w:val="24"/>
              <w:rtl/>
              <w:lang w:eastAsia="he-IL"/>
            </w:rPr>
            <w:br/>
          </w:r>
          <w:r w:rsidRPr="005F7096">
            <w:rPr>
              <w:rFonts w:ascii="Times New Roman" w:eastAsia="Times New Roman" w:hAnsi="Times New Roman" w:cs="David"/>
              <w:sz w:val="24"/>
              <w:szCs w:val="24"/>
              <w:rtl/>
              <w:lang w:eastAsia="he-IL"/>
            </w:rPr>
            <w:br/>
            <w:t>שיכון ובינוי נדל"ן בע"מ</w:t>
          </w:r>
          <w:r w:rsidRPr="005F7096">
            <w:rPr>
              <w:rFonts w:ascii="Times New Roman" w:eastAsia="Times New Roman" w:hAnsi="Times New Roman" w:cs="David"/>
              <w:sz w:val="24"/>
              <w:szCs w:val="24"/>
              <w:rtl/>
              <w:lang w:eastAsia="he-IL"/>
            </w:rPr>
            <w:br/>
            <w:t>שלם 3 רמת גן 52215</w:t>
          </w:r>
          <w:r w:rsidRPr="005F7096">
            <w:rPr>
              <w:rFonts w:ascii="Times New Roman" w:eastAsia="Times New Roman" w:hAnsi="Times New Roman" w:cs="David"/>
              <w:sz w:val="24"/>
              <w:szCs w:val="24"/>
              <w:rtl/>
              <w:lang w:eastAsia="he-IL"/>
            </w:rPr>
            <w:br/>
            <w:t>מ.ז 52-002117-1</w:t>
          </w:r>
          <w:r w:rsidRPr="005F7096">
            <w:rPr>
              <w:rFonts w:ascii="Times New Roman" w:eastAsia="Times New Roman" w:hAnsi="Times New Roman" w:cs="David"/>
              <w:sz w:val="24"/>
              <w:szCs w:val="24"/>
              <w:rtl/>
              <w:lang w:eastAsia="he-IL"/>
            </w:rPr>
            <w:br/>
          </w:r>
          <w:r w:rsidRPr="005F7096">
            <w:rPr>
              <w:rFonts w:ascii="Times New Roman" w:eastAsia="Times New Roman" w:hAnsi="Times New Roman" w:cs="David"/>
              <w:sz w:val="24"/>
              <w:szCs w:val="24"/>
              <w:rtl/>
              <w:lang w:eastAsia="he-IL"/>
            </w:rPr>
            <w:br/>
            <w:t>כלל נכסי נדלן נשר מרכז (נ.נ.נ.מ) שותפות מוגבלת</w:t>
          </w:r>
          <w:r w:rsidRPr="005F7096">
            <w:rPr>
              <w:rFonts w:ascii="Times New Roman" w:eastAsia="Times New Roman" w:hAnsi="Times New Roman" w:cs="David"/>
              <w:sz w:val="24"/>
              <w:szCs w:val="24"/>
              <w:rtl/>
              <w:lang w:eastAsia="he-IL"/>
            </w:rPr>
            <w:br/>
            <w:t>מרכז עזריאלי בניין משולש 3, תל אביב</w:t>
          </w:r>
          <w:r w:rsidRPr="005F7096">
            <w:rPr>
              <w:rFonts w:ascii="Times New Roman" w:eastAsia="Times New Roman" w:hAnsi="Times New Roman" w:cs="David"/>
              <w:sz w:val="24"/>
              <w:szCs w:val="24"/>
              <w:rtl/>
              <w:lang w:eastAsia="he-IL"/>
            </w:rPr>
            <w:br/>
            <w:t>540283033</w:t>
          </w:r>
          <w:r w:rsidRPr="005F7096">
            <w:rPr>
              <w:rFonts w:ascii="Times New Roman" w:eastAsia="Times New Roman" w:hAnsi="Times New Roman" w:cs="David"/>
              <w:sz w:val="24"/>
              <w:szCs w:val="24"/>
              <w:rtl/>
              <w:lang w:eastAsia="he-IL"/>
            </w:rPr>
            <w:br/>
          </w:r>
        </w:p>
      </w:sdtContent>
    </w:sdt>
    <w:p w14:paraId="4BE58131" w14:textId="77777777" w:rsidR="00376E23" w:rsidRPr="005F7096"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9A0A72" w14:textId="77777777" w:rsidR="00376E23" w:rsidRPr="005F7096"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א.נ.,</w:t>
      </w:r>
    </w:p>
    <w:p w14:paraId="368F827E" w14:textId="77777777" w:rsidR="00376E23" w:rsidRPr="005F7096"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A8DF5C3" w14:textId="77777777" w:rsidR="00376E23" w:rsidRPr="005F7096"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hint="cs"/>
          <w:bCs/>
          <w:sz w:val="24"/>
          <w:szCs w:val="24"/>
          <w:u w:val="single"/>
          <w:rtl/>
          <w:lang w:eastAsia="he-IL"/>
        </w:rPr>
        <w:t>הצהרה והתחייבות לשמירת סודיות</w:t>
      </w:r>
    </w:p>
    <w:p w14:paraId="731A1972" w14:textId="77777777" w:rsidR="00376E23" w:rsidRPr="005F7096"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4F21ED" w14:textId="6BA93C7E" w:rsidR="00376E23" w:rsidRPr="005F7096"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D14D5" w:rsidRPr="005F7096">
            <w:rPr>
              <w:rFonts w:ascii="Times New Roman" w:eastAsia="Times New Roman" w:hAnsi="Times New Roman" w:cs="David"/>
              <w:sz w:val="24"/>
              <w:szCs w:val="24"/>
              <w:rtl/>
              <w:lang w:eastAsia="he-IL"/>
            </w:rPr>
            <w:t>י.וינברג מהנדסים יועצים בע"מ</w:t>
          </w:r>
        </w:sdtContent>
      </w:sdt>
      <w:r w:rsidRPr="005F7096">
        <w:rPr>
          <w:rFonts w:ascii="Times New Roman" w:eastAsia="Times New Roman" w:hAnsi="Times New Roman" w:cs="David" w:hint="cs"/>
          <w:sz w:val="24"/>
          <w:szCs w:val="24"/>
          <w:rtl/>
          <w:lang w:eastAsia="he-IL"/>
        </w:rPr>
        <w:t xml:space="preserve"> / הפועל בשם חברת </w:t>
      </w:r>
      <w:r w:rsidRPr="005F7096">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D14D5" w:rsidRPr="005F7096">
            <w:rPr>
              <w:rFonts w:ascii="Times New Roman" w:eastAsia="Times New Roman" w:hAnsi="Times New Roman" w:cs="David"/>
              <w:sz w:val="24"/>
              <w:szCs w:val="24"/>
              <w:rtl/>
              <w:lang w:eastAsia="he-IL"/>
            </w:rPr>
            <w:t>י.וינברג מהנדסים יועצים בע"מ</w:t>
          </w:r>
        </w:sdtContent>
      </w:sdt>
      <w:r w:rsidRPr="005F7096">
        <w:rPr>
          <w:rFonts w:ascii="Times New Roman" w:eastAsia="Times New Roman" w:hAnsi="Times New Roman" w:cs="David" w:hint="cs"/>
          <w:bCs/>
          <w:sz w:val="24"/>
          <w:szCs w:val="24"/>
          <w:rtl/>
          <w:lang w:eastAsia="he-IL"/>
        </w:rPr>
        <w:t xml:space="preserve"> /</w:t>
      </w:r>
      <w:r w:rsidRPr="005F7096">
        <w:rPr>
          <w:rFonts w:ascii="Times New Roman" w:eastAsia="Times New Roman" w:hAnsi="Times New Roman" w:cs="David" w:hint="cs"/>
          <w:sz w:val="24"/>
          <w:szCs w:val="24"/>
          <w:rtl/>
          <w:lang w:eastAsia="he-IL"/>
        </w:rPr>
        <w:t xml:space="preserve"> המספק שירותים לחברת </w:t>
      </w:r>
      <w:r w:rsidRPr="005F7096">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D14D5" w:rsidRPr="005F7096">
            <w:rPr>
              <w:rFonts w:ascii="Times New Roman" w:eastAsia="Times New Roman" w:hAnsi="Times New Roman" w:cs="David"/>
              <w:sz w:val="24"/>
              <w:szCs w:val="24"/>
              <w:rtl/>
              <w:lang w:eastAsia="he-IL"/>
            </w:rPr>
            <w:t>י.וינברג מהנדסים יועצים בע"מ</w:t>
          </w:r>
        </w:sdtContent>
      </w:sdt>
      <w:r w:rsidRPr="005F7096">
        <w:rPr>
          <w:rFonts w:ascii="Times New Roman" w:eastAsia="Times New Roman" w:hAnsi="Times New Roman" w:cs="David" w:hint="cs"/>
          <w:sz w:val="24"/>
          <w:szCs w:val="24"/>
          <w:rtl/>
          <w:lang w:eastAsia="he-IL"/>
        </w:rPr>
        <w:t xml:space="preserve"> *,מצהיר בזאת ומתחייב כלפיכם כדלקמן:</w:t>
      </w:r>
    </w:p>
    <w:p w14:paraId="35D55026" w14:textId="77777777" w:rsidR="00376E23" w:rsidRPr="005F7096"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708D7B" w14:textId="1E0459E5" w:rsidR="00376E23" w:rsidRPr="005F7096"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D14D5" w:rsidRPr="005F7096">
            <w:rPr>
              <w:rFonts w:ascii="Times New Roman" w:eastAsia="Times New Roman" w:hAnsi="Times New Roman" w:cs="David"/>
              <w:sz w:val="24"/>
              <w:szCs w:val="24"/>
              <w:rtl/>
              <w:lang w:eastAsia="he-IL"/>
            </w:rPr>
            <w:t>י.וינברג מהנדסים יועצים בע"מ</w:t>
          </w:r>
        </w:sdtContent>
      </w:sdt>
      <w:r w:rsidRPr="005F7096">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5F7096">
            <w:rPr>
              <w:rFonts w:ascii="Times New Roman" w:eastAsia="Times New Roman" w:hAnsi="Times New Roman" w:cs="David" w:hint="cs"/>
              <w:bCs/>
              <w:sz w:val="24"/>
              <w:szCs w:val="24"/>
              <w:rtl/>
              <w:lang w:eastAsia="he-IL"/>
            </w:rPr>
            <w:t>מתכנן אינסטלציה</w:t>
          </w:r>
        </w:sdtContent>
      </w:sdt>
      <w:r w:rsidRPr="005F7096">
        <w:rPr>
          <w:rFonts w:ascii="Times New Roman" w:eastAsia="Times New Roman" w:hAnsi="Times New Roman" w:cs="David" w:hint="cs"/>
          <w:bCs/>
          <w:sz w:val="24"/>
          <w:szCs w:val="24"/>
          <w:rtl/>
          <w:lang w:eastAsia="he-IL"/>
        </w:rPr>
        <w:t xml:space="preserve"> </w:t>
      </w:r>
      <w:r w:rsidRPr="005F7096">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F90EB5" w:rsidRPr="005F7096">
            <w:rPr>
              <w:rFonts w:ascii="Times New Roman" w:eastAsia="Times New Roman" w:hAnsi="Times New Roman" w:cs="David" w:hint="cs"/>
              <w:bCs/>
              <w:sz w:val="24"/>
              <w:szCs w:val="24"/>
              <w:rtl/>
              <w:lang w:eastAsia="he-IL"/>
            </w:rPr>
            <w:t xml:space="preserve">אגמי הכרמל </w:t>
          </w:r>
        </w:sdtContent>
      </w:sdt>
      <w:r w:rsidRPr="005F7096">
        <w:rPr>
          <w:rFonts w:ascii="Times New Roman" w:eastAsia="Times New Roman" w:hAnsi="Times New Roman" w:cs="David" w:hint="cs"/>
          <w:sz w:val="24"/>
          <w:szCs w:val="24"/>
          <w:rtl/>
          <w:lang w:eastAsia="he-IL"/>
        </w:rPr>
        <w:t>.</w:t>
      </w:r>
    </w:p>
    <w:p w14:paraId="1FF0930F" w14:textId="77777777" w:rsidR="00376E23" w:rsidRPr="005F7096"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466516" w14:textId="5F15CFF1" w:rsidR="00376E23" w:rsidRPr="005F7096"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D14D5" w:rsidRPr="005F7096">
            <w:rPr>
              <w:rFonts w:ascii="Times New Roman" w:eastAsia="Times New Roman" w:hAnsi="Times New Roman" w:cs="David"/>
              <w:sz w:val="24"/>
              <w:szCs w:val="24"/>
              <w:rtl/>
              <w:lang w:eastAsia="he-IL"/>
            </w:rPr>
            <w:t>י.וינברג מהנדסים יועצים בע"מ</w:t>
          </w:r>
        </w:sdtContent>
      </w:sdt>
      <w:r w:rsidRPr="005F7096">
        <w:rPr>
          <w:rFonts w:ascii="Times New Roman" w:eastAsia="Times New Roman" w:hAnsi="Times New Roman" w:cs="David" w:hint="cs"/>
          <w:bCs/>
          <w:sz w:val="24"/>
          <w:szCs w:val="24"/>
          <w:rtl/>
          <w:lang w:eastAsia="he-IL"/>
        </w:rPr>
        <w:t xml:space="preserve"> </w:t>
      </w:r>
      <w:r w:rsidRPr="005F7096">
        <w:rPr>
          <w:rFonts w:ascii="Times New Roman" w:eastAsia="Times New Roman" w:hAnsi="Times New Roman" w:cs="David" w:hint="cs"/>
          <w:sz w:val="24"/>
          <w:szCs w:val="24"/>
          <w:rtl/>
          <w:lang w:eastAsia="he-IL"/>
        </w:rPr>
        <w:t>עשוי להגיע לרשותי מידע חסוי כמוגדר להלן:</w:t>
      </w:r>
    </w:p>
    <w:p w14:paraId="06A0F781" w14:textId="77777777" w:rsidR="00376E23" w:rsidRPr="005F7096"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843C2BD" w14:textId="2630ACEE" w:rsidR="00376E23" w:rsidRPr="005F7096"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ab/>
        <w:t>"</w:t>
      </w:r>
      <w:r w:rsidRPr="005F7096">
        <w:rPr>
          <w:rFonts w:ascii="Times New Roman" w:eastAsia="Times New Roman" w:hAnsi="Times New Roman" w:cs="David" w:hint="cs"/>
          <w:b/>
          <w:bCs/>
          <w:sz w:val="24"/>
          <w:szCs w:val="24"/>
          <w:rtl/>
          <w:lang w:eastAsia="he-IL"/>
        </w:rPr>
        <w:t>מידע חסוי</w:t>
      </w:r>
      <w:r w:rsidRPr="005F7096">
        <w:rPr>
          <w:rFonts w:ascii="Times New Roman" w:eastAsia="Times New Roman" w:hAnsi="Times New Roman" w:cs="David" w:hint="cs"/>
          <w:sz w:val="24"/>
          <w:szCs w:val="24"/>
          <w:rtl/>
          <w:lang w:eastAsia="he-IL"/>
        </w:rPr>
        <w:t>"-</w:t>
      </w:r>
      <w:r w:rsidRPr="005F7096">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D14D5" w:rsidRPr="005F7096">
            <w:rPr>
              <w:rFonts w:ascii="Times New Roman" w:eastAsia="Times New Roman" w:hAnsi="Times New Roman" w:cs="David"/>
              <w:sz w:val="24"/>
              <w:szCs w:val="24"/>
              <w:rtl/>
              <w:lang w:eastAsia="he-IL"/>
            </w:rPr>
            <w:t>י.וינברג מהנדסים יועצים בע"מ</w:t>
          </w:r>
        </w:sdtContent>
      </w:sdt>
      <w:r w:rsidRPr="005F7096">
        <w:rPr>
          <w:rFonts w:ascii="Times New Roman" w:eastAsia="Times New Roman" w:hAnsi="Times New Roman" w:cs="David"/>
          <w:bCs/>
          <w:sz w:val="24"/>
          <w:szCs w:val="24"/>
          <w:lang w:eastAsia="he-IL"/>
        </w:rPr>
        <w:t xml:space="preserve"> </w:t>
      </w:r>
      <w:r w:rsidRPr="005F7096">
        <w:rPr>
          <w:rFonts w:ascii="Times New Roman" w:eastAsia="Times New Roman" w:hAnsi="Times New Roman" w:cs="David" w:hint="cs"/>
          <w:bCs/>
          <w:sz w:val="24"/>
          <w:szCs w:val="24"/>
          <w:rtl/>
          <w:lang w:eastAsia="he-IL"/>
        </w:rPr>
        <w:t xml:space="preserve"> </w:t>
      </w:r>
      <w:r w:rsidRPr="005F7096">
        <w:rPr>
          <w:rFonts w:ascii="Times New Roman" w:eastAsia="Times New Roman" w:hAnsi="Times New Roman" w:cs="David" w:hint="cs"/>
          <w:sz w:val="24"/>
          <w:szCs w:val="24"/>
          <w:rtl/>
          <w:lang w:eastAsia="he-IL"/>
        </w:rPr>
        <w:t>.</w:t>
      </w:r>
    </w:p>
    <w:p w14:paraId="0A92B351" w14:textId="77777777" w:rsidR="00376E23" w:rsidRPr="005F7096"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8F5D80F" w14:textId="77777777" w:rsidR="00376E23" w:rsidRPr="005F7096"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A6E82AD" w14:textId="77777777" w:rsidR="00376E23" w:rsidRPr="005F7096"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980EC7" w14:textId="77777777" w:rsidR="00376E23" w:rsidRPr="005F7096"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07B994C" w14:textId="77777777" w:rsidR="00376E23" w:rsidRPr="005F7096"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B4CA81" w14:textId="77777777" w:rsidR="00376E23" w:rsidRPr="005F7096"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12C9A529" w14:textId="77777777" w:rsidR="00376E23" w:rsidRPr="005F7096"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D1D7C1" w14:textId="77777777" w:rsidR="00376E23" w:rsidRPr="005F7096"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בכבוד רב,</w:t>
      </w:r>
    </w:p>
    <w:p w14:paraId="794EFA5A" w14:textId="77777777" w:rsidR="00376E23" w:rsidRPr="005F7096"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5E73678" w14:textId="77777777" w:rsidR="00376E23" w:rsidRPr="005F7096"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_______________________ </w:t>
      </w:r>
    </w:p>
    <w:p w14:paraId="72218975" w14:textId="01ABE841" w:rsidR="00376E23" w:rsidRPr="005F7096"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D14D5" w:rsidRPr="005F7096">
            <w:rPr>
              <w:rFonts w:ascii="Times New Roman" w:eastAsia="Times New Roman" w:hAnsi="Times New Roman" w:cs="David"/>
              <w:sz w:val="20"/>
              <w:szCs w:val="24"/>
              <w:u w:val="single"/>
              <w:rtl/>
              <w:lang w:eastAsia="he-IL"/>
            </w:rPr>
            <w:t>י.וינברג מהנדסים יועצים בע"מ</w:t>
          </w:r>
        </w:sdtContent>
      </w:sdt>
    </w:p>
    <w:p w14:paraId="0BA354FA" w14:textId="77777777" w:rsidR="00376E23" w:rsidRPr="005F7096"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3FFBDE2" w14:textId="77777777" w:rsidR="00376E23" w:rsidRPr="005F7096"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שם:____________</w:t>
      </w:r>
    </w:p>
    <w:p w14:paraId="55245061" w14:textId="77777777" w:rsidR="00376E23" w:rsidRPr="005F7096"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ת.ז:____________</w:t>
      </w:r>
    </w:p>
    <w:p w14:paraId="6D2C8BCD" w14:textId="77777777" w:rsidR="00376E23" w:rsidRPr="005F7096"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כתובת:__________</w:t>
      </w:r>
    </w:p>
    <w:p w14:paraId="60FC2D42" w14:textId="77777777" w:rsidR="00376E23" w:rsidRPr="005F7096"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hint="cs"/>
          <w:sz w:val="24"/>
          <w:szCs w:val="24"/>
          <w:highlight w:val="yellow"/>
          <w:rtl/>
          <w:lang w:eastAsia="he-IL"/>
        </w:rPr>
        <w:t>*מחק את המיותר</w:t>
      </w:r>
    </w:p>
    <w:p w14:paraId="45612B7F" w14:textId="77777777" w:rsidR="00376E23" w:rsidRPr="005F7096"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5F7096">
        <w:rPr>
          <w:rFonts w:ascii="Times New Roman" w:eastAsia="Times New Roman" w:hAnsi="Times New Roman" w:cs="David" w:hint="cs"/>
          <w:bCs/>
          <w:sz w:val="24"/>
          <w:szCs w:val="24"/>
          <w:u w:val="single"/>
          <w:rtl/>
          <w:lang w:eastAsia="he-IL"/>
        </w:rPr>
        <w:br w:type="page"/>
      </w:r>
    </w:p>
    <w:p w14:paraId="3BCE7DE7" w14:textId="77777777" w:rsidR="00376E23" w:rsidRPr="005F7096"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5F7096">
        <w:rPr>
          <w:rFonts w:ascii="David" w:eastAsia="Times New Roman" w:hAnsi="David" w:cs="David" w:hint="eastAsia"/>
          <w:bCs/>
          <w:sz w:val="24"/>
          <w:szCs w:val="24"/>
          <w:u w:val="single"/>
          <w:rtl/>
          <w:lang w:eastAsia="he-IL"/>
        </w:rPr>
        <w:t>נספח</w:t>
      </w:r>
      <w:r w:rsidRPr="005F7096">
        <w:rPr>
          <w:rFonts w:ascii="David" w:eastAsia="Times New Roman" w:hAnsi="David" w:cs="David"/>
          <w:bCs/>
          <w:sz w:val="24"/>
          <w:szCs w:val="24"/>
          <w:u w:val="single"/>
          <w:rtl/>
          <w:lang w:eastAsia="he-IL"/>
        </w:rPr>
        <w:t xml:space="preserve"> "ז"</w:t>
      </w:r>
    </w:p>
    <w:p w14:paraId="7BC0EDCB" w14:textId="77777777" w:rsidR="00376E23" w:rsidRPr="005F7096"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336F6DA6" w14:textId="77777777" w:rsidR="002F611D" w:rsidRPr="005F7096"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5F7096">
        <w:rPr>
          <w:rFonts w:ascii="David" w:eastAsia="Times New Roman" w:hAnsi="David" w:cs="David" w:hint="eastAsia"/>
          <w:bCs/>
          <w:sz w:val="24"/>
          <w:szCs w:val="24"/>
          <w:u w:val="single"/>
          <w:rtl/>
          <w:lang w:eastAsia="he-IL"/>
        </w:rPr>
        <w:t>מפרט</w:t>
      </w:r>
      <w:r w:rsidRPr="005F7096">
        <w:rPr>
          <w:rFonts w:ascii="David" w:eastAsia="Times New Roman" w:hAnsi="David" w:cs="David"/>
          <w:bCs/>
          <w:sz w:val="24"/>
          <w:szCs w:val="24"/>
          <w:u w:val="single"/>
          <w:rtl/>
          <w:lang w:eastAsia="he-IL"/>
        </w:rPr>
        <w:t xml:space="preserve"> </w:t>
      </w:r>
      <w:r w:rsidRPr="005F7096">
        <w:rPr>
          <w:rFonts w:ascii="David" w:eastAsia="Times New Roman" w:hAnsi="David" w:cs="David" w:hint="eastAsia"/>
          <w:bCs/>
          <w:sz w:val="24"/>
          <w:szCs w:val="24"/>
          <w:u w:val="single"/>
          <w:rtl/>
          <w:lang w:eastAsia="he-IL"/>
        </w:rPr>
        <w:t>ביטוחי</w:t>
      </w:r>
      <w:r w:rsidRPr="005F7096">
        <w:rPr>
          <w:rFonts w:ascii="David" w:eastAsia="Times New Roman" w:hAnsi="David" w:cs="David"/>
          <w:bCs/>
          <w:sz w:val="24"/>
          <w:szCs w:val="24"/>
          <w:u w:val="single"/>
          <w:rtl/>
          <w:lang w:eastAsia="he-IL"/>
        </w:rPr>
        <w:t xml:space="preserve"> </w:t>
      </w:r>
      <w:r w:rsidRPr="005F7096">
        <w:rPr>
          <w:rFonts w:ascii="David" w:eastAsia="Times New Roman" w:hAnsi="David" w:cs="David" w:hint="eastAsia"/>
          <w:bCs/>
          <w:sz w:val="24"/>
          <w:szCs w:val="24"/>
          <w:u w:val="single"/>
          <w:rtl/>
          <w:lang w:eastAsia="he-IL"/>
        </w:rPr>
        <w:t>היועץ</w:t>
      </w:r>
    </w:p>
    <w:p w14:paraId="54CE382B" w14:textId="77777777" w:rsidR="002F611D" w:rsidRPr="005F7096" w:rsidRDefault="002F611D" w:rsidP="00E779BE">
      <w:pPr>
        <w:tabs>
          <w:tab w:val="left" w:pos="283"/>
        </w:tabs>
        <w:spacing w:after="0" w:line="240" w:lineRule="auto"/>
        <w:jc w:val="both"/>
        <w:rPr>
          <w:rFonts w:ascii="David" w:hAnsi="David" w:cs="David"/>
          <w:sz w:val="24"/>
          <w:szCs w:val="24"/>
          <w:rtl/>
        </w:rPr>
      </w:pPr>
      <w:r w:rsidRPr="005F7096">
        <w:rPr>
          <w:rFonts w:ascii="David" w:hAnsi="David" w:cs="David" w:hint="eastAsia"/>
          <w:sz w:val="24"/>
          <w:szCs w:val="24"/>
          <w:rtl/>
        </w:rPr>
        <w:t>היועץ</w:t>
      </w:r>
      <w:r w:rsidRPr="005F7096">
        <w:rPr>
          <w:rFonts w:ascii="David" w:hAnsi="David" w:cs="David"/>
          <w:sz w:val="24"/>
          <w:szCs w:val="24"/>
          <w:rtl/>
        </w:rPr>
        <w:t xml:space="preserve"> </w:t>
      </w:r>
      <w:r w:rsidRPr="005F7096">
        <w:rPr>
          <w:rFonts w:ascii="David" w:hAnsi="David" w:cs="David" w:hint="eastAsia"/>
          <w:sz w:val="24"/>
          <w:szCs w:val="24"/>
          <w:rtl/>
        </w:rPr>
        <w:t>מאשר</w:t>
      </w:r>
      <w:r w:rsidRPr="005F7096">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5F7096">
        <w:rPr>
          <w:rFonts w:ascii="David" w:hAnsi="David" w:cs="David" w:hint="eastAsia"/>
          <w:sz w:val="24"/>
          <w:szCs w:val="24"/>
          <w:rtl/>
        </w:rPr>
        <w:t>מהדורת</w:t>
      </w:r>
      <w:r w:rsidRPr="005F7096">
        <w:rPr>
          <w:rFonts w:ascii="David" w:hAnsi="David" w:cs="David"/>
          <w:sz w:val="24"/>
          <w:szCs w:val="24"/>
          <w:rtl/>
        </w:rPr>
        <w:t xml:space="preserve"> 2013 או נוסח מאוחר יותר המחליף את תנאי "ביט" </w:t>
      </w:r>
      <w:r w:rsidRPr="005F7096">
        <w:rPr>
          <w:rFonts w:ascii="David" w:hAnsi="David" w:cs="David" w:hint="eastAsia"/>
          <w:sz w:val="24"/>
          <w:szCs w:val="24"/>
          <w:rtl/>
        </w:rPr>
        <w:t>מהדורת</w:t>
      </w:r>
      <w:r w:rsidRPr="005F7096">
        <w:rPr>
          <w:rFonts w:ascii="David" w:hAnsi="David" w:cs="David"/>
          <w:sz w:val="24"/>
          <w:szCs w:val="24"/>
          <w:rtl/>
        </w:rPr>
        <w:t xml:space="preserve"> 2013. </w:t>
      </w:r>
      <w:r w:rsidRPr="005F7096">
        <w:rPr>
          <w:rFonts w:ascii="David" w:hAnsi="David" w:cs="David" w:hint="eastAsia"/>
          <w:sz w:val="24"/>
          <w:szCs w:val="24"/>
          <w:rtl/>
        </w:rPr>
        <w:t>ביחס</w:t>
      </w:r>
      <w:r w:rsidRPr="005F7096">
        <w:rPr>
          <w:rFonts w:ascii="David" w:hAnsi="David" w:cs="David"/>
          <w:sz w:val="24"/>
          <w:szCs w:val="24"/>
          <w:rtl/>
        </w:rPr>
        <w:t xml:space="preserve"> </w:t>
      </w:r>
      <w:r w:rsidRPr="005F7096">
        <w:rPr>
          <w:rFonts w:ascii="David" w:hAnsi="David" w:cs="David" w:hint="eastAsia"/>
          <w:sz w:val="24"/>
          <w:szCs w:val="24"/>
          <w:rtl/>
        </w:rPr>
        <w:t>ל</w:t>
      </w:r>
      <w:r w:rsidRPr="005F7096">
        <w:rPr>
          <w:rFonts w:ascii="David" w:hAnsi="David" w:cs="David"/>
          <w:sz w:val="24"/>
          <w:szCs w:val="24"/>
          <w:rtl/>
        </w:rPr>
        <w:t xml:space="preserve">"אחריות </w:t>
      </w:r>
      <w:r w:rsidRPr="005F7096">
        <w:rPr>
          <w:rFonts w:ascii="David" w:hAnsi="David" w:cs="David" w:hint="eastAsia"/>
          <w:sz w:val="24"/>
          <w:szCs w:val="24"/>
          <w:rtl/>
        </w:rPr>
        <w:t>מקצועית</w:t>
      </w:r>
      <w:r w:rsidRPr="005F7096">
        <w:rPr>
          <w:rFonts w:ascii="David" w:hAnsi="David" w:cs="David"/>
          <w:sz w:val="24"/>
          <w:szCs w:val="24"/>
          <w:rtl/>
        </w:rPr>
        <w:t xml:space="preserve">" </w:t>
      </w:r>
      <w:r w:rsidRPr="005F7096">
        <w:rPr>
          <w:rFonts w:ascii="David" w:hAnsi="David" w:cs="David" w:hint="eastAsia"/>
          <w:sz w:val="24"/>
          <w:szCs w:val="24"/>
          <w:rtl/>
        </w:rPr>
        <w:t>היקף</w:t>
      </w:r>
      <w:r w:rsidRPr="005F7096">
        <w:rPr>
          <w:rFonts w:ascii="David" w:hAnsi="David" w:cs="David"/>
          <w:sz w:val="24"/>
          <w:szCs w:val="24"/>
          <w:rtl/>
        </w:rPr>
        <w:t xml:space="preserve"> </w:t>
      </w:r>
      <w:r w:rsidRPr="005F7096">
        <w:rPr>
          <w:rFonts w:ascii="David" w:hAnsi="David" w:cs="David" w:hint="eastAsia"/>
          <w:sz w:val="24"/>
          <w:szCs w:val="24"/>
          <w:rtl/>
        </w:rPr>
        <w:t>הכיסוי</w:t>
      </w:r>
      <w:r w:rsidRPr="005F7096">
        <w:rPr>
          <w:rFonts w:ascii="David" w:hAnsi="David" w:cs="David"/>
          <w:sz w:val="24"/>
          <w:szCs w:val="24"/>
          <w:rtl/>
        </w:rPr>
        <w:t xml:space="preserve"> </w:t>
      </w:r>
      <w:r w:rsidRPr="005F7096">
        <w:rPr>
          <w:rFonts w:ascii="David" w:hAnsi="David" w:cs="David" w:hint="eastAsia"/>
          <w:sz w:val="24"/>
          <w:szCs w:val="24"/>
          <w:rtl/>
        </w:rPr>
        <w:t>אינו</w:t>
      </w:r>
      <w:r w:rsidRPr="005F7096">
        <w:rPr>
          <w:rFonts w:ascii="David" w:hAnsi="David" w:cs="David"/>
          <w:sz w:val="24"/>
          <w:szCs w:val="24"/>
          <w:rtl/>
        </w:rPr>
        <w:t xml:space="preserve"> </w:t>
      </w:r>
      <w:r w:rsidRPr="005F7096">
        <w:rPr>
          <w:rFonts w:ascii="David" w:hAnsi="David" w:cs="David" w:hint="eastAsia"/>
          <w:sz w:val="24"/>
          <w:szCs w:val="24"/>
          <w:rtl/>
        </w:rPr>
        <w:t>נופל</w:t>
      </w:r>
      <w:r w:rsidRPr="005F7096">
        <w:rPr>
          <w:rFonts w:ascii="David" w:hAnsi="David" w:cs="David"/>
          <w:sz w:val="24"/>
          <w:szCs w:val="24"/>
          <w:rtl/>
        </w:rPr>
        <w:t xml:space="preserve"> </w:t>
      </w:r>
      <w:r w:rsidRPr="005F7096">
        <w:rPr>
          <w:rFonts w:ascii="David" w:hAnsi="David" w:cs="David" w:hint="eastAsia"/>
          <w:sz w:val="24"/>
          <w:szCs w:val="24"/>
          <w:rtl/>
        </w:rPr>
        <w:t>מהאמור</w:t>
      </w:r>
      <w:r w:rsidRPr="005F7096">
        <w:rPr>
          <w:rFonts w:ascii="David" w:hAnsi="David" w:cs="David"/>
          <w:sz w:val="24"/>
          <w:szCs w:val="24"/>
          <w:rtl/>
        </w:rPr>
        <w:t xml:space="preserve"> </w:t>
      </w:r>
      <w:r w:rsidRPr="005F7096">
        <w:rPr>
          <w:rFonts w:ascii="David" w:hAnsi="David" w:cs="David" w:hint="eastAsia"/>
          <w:sz w:val="24"/>
          <w:szCs w:val="24"/>
          <w:rtl/>
        </w:rPr>
        <w:t>בסעיף</w:t>
      </w:r>
      <w:r w:rsidRPr="005F7096">
        <w:rPr>
          <w:rFonts w:ascii="David" w:hAnsi="David" w:cs="David"/>
          <w:sz w:val="24"/>
          <w:szCs w:val="24"/>
          <w:rtl/>
        </w:rPr>
        <w:t xml:space="preserve"> 1 </w:t>
      </w:r>
      <w:r w:rsidRPr="005F7096">
        <w:rPr>
          <w:rFonts w:ascii="David" w:hAnsi="David" w:cs="David" w:hint="eastAsia"/>
          <w:sz w:val="24"/>
          <w:szCs w:val="24"/>
          <w:rtl/>
        </w:rPr>
        <w:t>להלן</w:t>
      </w:r>
      <w:r w:rsidRPr="005F7096">
        <w:rPr>
          <w:rFonts w:ascii="David" w:hAnsi="David" w:cs="David"/>
          <w:sz w:val="24"/>
          <w:szCs w:val="24"/>
          <w:rtl/>
        </w:rPr>
        <w:t>.</w:t>
      </w:r>
    </w:p>
    <w:p w14:paraId="064DB2AD" w14:textId="77777777" w:rsidR="002F611D" w:rsidRPr="005F7096" w:rsidRDefault="002F611D" w:rsidP="00E779BE">
      <w:pPr>
        <w:tabs>
          <w:tab w:val="left" w:pos="283"/>
          <w:tab w:val="left" w:pos="708"/>
        </w:tabs>
        <w:spacing w:after="0" w:line="240" w:lineRule="auto"/>
        <w:ind w:left="283" w:hanging="283"/>
        <w:jc w:val="both"/>
        <w:rPr>
          <w:rFonts w:ascii="David" w:hAnsi="David" w:cs="David"/>
          <w:sz w:val="24"/>
          <w:szCs w:val="24"/>
          <w:rtl/>
        </w:rPr>
      </w:pPr>
      <w:r w:rsidRPr="005F7096">
        <w:rPr>
          <w:rFonts w:ascii="David" w:hAnsi="David" w:cs="David"/>
          <w:sz w:val="24"/>
          <w:szCs w:val="24"/>
          <w:rtl/>
        </w:rPr>
        <w:t>1.</w:t>
      </w:r>
      <w:r w:rsidRPr="005F7096">
        <w:rPr>
          <w:rFonts w:ascii="David" w:hAnsi="David" w:cs="David"/>
          <w:sz w:val="24"/>
          <w:szCs w:val="24"/>
          <w:rtl/>
        </w:rPr>
        <w:tab/>
      </w:r>
      <w:r w:rsidRPr="005F7096">
        <w:rPr>
          <w:rFonts w:ascii="David" w:hAnsi="David" w:cs="David"/>
          <w:b/>
          <w:bCs/>
          <w:sz w:val="24"/>
          <w:szCs w:val="24"/>
          <w:rtl/>
        </w:rPr>
        <w:t>ביטוח אחריות מקצועית</w:t>
      </w:r>
      <w:r w:rsidRPr="005F7096">
        <w:rPr>
          <w:rFonts w:ascii="David" w:hAnsi="David" w:cs="David"/>
          <w:sz w:val="24"/>
          <w:szCs w:val="24"/>
          <w:rtl/>
        </w:rPr>
        <w:t>, לכיסוי חבותו המקצועית של היועץ ביחס להתחייבויותיו על פי ה</w:t>
      </w:r>
      <w:r w:rsidRPr="005F7096">
        <w:rPr>
          <w:rFonts w:ascii="David" w:hAnsi="David" w:cs="David" w:hint="eastAsia"/>
          <w:sz w:val="24"/>
          <w:szCs w:val="24"/>
          <w:rtl/>
        </w:rPr>
        <w:t>הסכם</w:t>
      </w:r>
      <w:r w:rsidRPr="005F7096">
        <w:rPr>
          <w:rFonts w:ascii="David" w:hAnsi="David" w:cs="David"/>
          <w:sz w:val="24"/>
          <w:szCs w:val="24"/>
          <w:rtl/>
        </w:rPr>
        <w:t xml:space="preserve"> הנדון.</w:t>
      </w:r>
    </w:p>
    <w:p w14:paraId="6DCC3D49" w14:textId="77777777" w:rsidR="002F611D" w:rsidRPr="005F7096" w:rsidRDefault="002F611D" w:rsidP="00E779BE">
      <w:pPr>
        <w:tabs>
          <w:tab w:val="left" w:pos="283"/>
          <w:tab w:val="left" w:pos="708"/>
        </w:tabs>
        <w:spacing w:after="0" w:line="240" w:lineRule="auto"/>
        <w:ind w:left="283" w:hanging="283"/>
        <w:jc w:val="both"/>
        <w:rPr>
          <w:rFonts w:ascii="David" w:hAnsi="David" w:cs="David"/>
          <w:sz w:val="24"/>
          <w:szCs w:val="24"/>
          <w:rtl/>
        </w:rPr>
      </w:pPr>
      <w:r w:rsidRPr="005F7096">
        <w:rPr>
          <w:rFonts w:ascii="David" w:hAnsi="David" w:cs="David"/>
          <w:sz w:val="24"/>
          <w:szCs w:val="24"/>
          <w:rtl/>
        </w:rPr>
        <w:tab/>
        <w:t>גבול האחריות על פי הפוליסה לא יפחת מ- 4,000,000 ₪  (</w:t>
      </w:r>
      <w:r w:rsidRPr="005F7096">
        <w:rPr>
          <w:rFonts w:ascii="David" w:hAnsi="David" w:cs="David" w:hint="eastAsia"/>
          <w:sz w:val="24"/>
          <w:szCs w:val="24"/>
          <w:rtl/>
        </w:rPr>
        <w:t>ארבעה</w:t>
      </w:r>
      <w:r w:rsidRPr="005F7096">
        <w:rPr>
          <w:rFonts w:ascii="David" w:hAnsi="David" w:cs="David"/>
          <w:sz w:val="24"/>
          <w:szCs w:val="24"/>
          <w:rtl/>
        </w:rPr>
        <w:t xml:space="preserve"> </w:t>
      </w:r>
      <w:r w:rsidRPr="005F7096">
        <w:rPr>
          <w:rFonts w:ascii="David" w:hAnsi="David" w:cs="David" w:hint="eastAsia"/>
          <w:sz w:val="24"/>
          <w:szCs w:val="24"/>
          <w:rtl/>
        </w:rPr>
        <w:t>מליון</w:t>
      </w:r>
      <w:r w:rsidRPr="005F7096">
        <w:rPr>
          <w:rFonts w:ascii="David" w:hAnsi="David" w:cs="David"/>
          <w:sz w:val="24"/>
          <w:szCs w:val="24"/>
          <w:rtl/>
        </w:rPr>
        <w:t xml:space="preserve"> </w:t>
      </w:r>
      <w:r w:rsidRPr="005F7096">
        <w:rPr>
          <w:rFonts w:ascii="David" w:hAnsi="David" w:cs="David" w:hint="eastAsia"/>
          <w:sz w:val="24"/>
          <w:szCs w:val="24"/>
          <w:rtl/>
        </w:rPr>
        <w:t>₪</w:t>
      </w:r>
      <w:r w:rsidRPr="005F7096">
        <w:rPr>
          <w:rFonts w:ascii="David" w:hAnsi="David" w:cs="David"/>
          <w:sz w:val="24"/>
          <w:szCs w:val="24"/>
          <w:rtl/>
        </w:rPr>
        <w:t>) לא</w:t>
      </w:r>
      <w:r w:rsidRPr="005F7096">
        <w:rPr>
          <w:rFonts w:ascii="David" w:hAnsi="David" w:cs="David" w:hint="eastAsia"/>
          <w:sz w:val="24"/>
          <w:szCs w:val="24"/>
          <w:rtl/>
        </w:rPr>
        <w:t>י</w:t>
      </w:r>
      <w:r w:rsidRPr="005F7096">
        <w:rPr>
          <w:rFonts w:ascii="David" w:hAnsi="David" w:cs="David"/>
          <w:sz w:val="24"/>
          <w:szCs w:val="24"/>
          <w:rtl/>
        </w:rPr>
        <w:t>רוע ובסה"כ לתקופת הביטוח.</w:t>
      </w:r>
    </w:p>
    <w:p w14:paraId="4F57FA54" w14:textId="77777777" w:rsidR="002F611D" w:rsidRPr="005F7096" w:rsidRDefault="002F611D" w:rsidP="00E779BE">
      <w:pPr>
        <w:tabs>
          <w:tab w:val="left" w:pos="283"/>
          <w:tab w:val="left" w:pos="708"/>
        </w:tabs>
        <w:spacing w:after="0" w:line="240" w:lineRule="auto"/>
        <w:ind w:left="283" w:hanging="283"/>
        <w:jc w:val="both"/>
        <w:rPr>
          <w:rFonts w:ascii="David" w:hAnsi="David" w:cs="David"/>
          <w:sz w:val="24"/>
          <w:szCs w:val="24"/>
          <w:rtl/>
        </w:rPr>
      </w:pPr>
      <w:r w:rsidRPr="005F7096">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5F7096">
        <w:rPr>
          <w:rFonts w:ascii="David" w:hAnsi="David" w:cs="David" w:hint="eastAsia"/>
          <w:sz w:val="24"/>
          <w:szCs w:val="24"/>
          <w:rtl/>
        </w:rPr>
        <w:t>הפרת</w:t>
      </w:r>
      <w:r w:rsidRPr="005F7096">
        <w:rPr>
          <w:rFonts w:ascii="David" w:hAnsi="David" w:cs="David"/>
          <w:sz w:val="24"/>
          <w:szCs w:val="24"/>
          <w:rtl/>
        </w:rPr>
        <w:t xml:space="preserve"> סודיות , מעשה במתכוון, </w:t>
      </w:r>
      <w:r w:rsidRPr="005F7096">
        <w:rPr>
          <w:rFonts w:ascii="David" w:hAnsi="David" w:cs="David" w:hint="eastAsia"/>
          <w:sz w:val="24"/>
          <w:szCs w:val="24"/>
          <w:rtl/>
        </w:rPr>
        <w:t>דיבה</w:t>
      </w:r>
      <w:r w:rsidRPr="005F7096">
        <w:rPr>
          <w:rFonts w:ascii="David" w:hAnsi="David" w:cs="David"/>
          <w:sz w:val="24"/>
          <w:szCs w:val="24"/>
          <w:rtl/>
        </w:rPr>
        <w:t xml:space="preserve"> </w:t>
      </w:r>
      <w:r w:rsidRPr="005F7096">
        <w:rPr>
          <w:rFonts w:ascii="David" w:hAnsi="David" w:cs="David" w:hint="eastAsia"/>
          <w:sz w:val="24"/>
          <w:szCs w:val="24"/>
          <w:rtl/>
        </w:rPr>
        <w:t>השמצה</w:t>
      </w:r>
      <w:r w:rsidRPr="005F7096">
        <w:rPr>
          <w:rFonts w:ascii="David" w:hAnsi="David" w:cs="David"/>
          <w:sz w:val="24"/>
          <w:szCs w:val="24"/>
          <w:rtl/>
        </w:rPr>
        <w:t xml:space="preserve">, מעשה מרמה ו/או אי יושר של מי מעובדי </w:t>
      </w:r>
      <w:r w:rsidRPr="005F7096">
        <w:rPr>
          <w:rFonts w:ascii="David" w:hAnsi="David" w:cs="David" w:hint="eastAsia"/>
          <w:sz w:val="24"/>
          <w:szCs w:val="24"/>
          <w:rtl/>
        </w:rPr>
        <w:t>היועץ</w:t>
      </w:r>
      <w:r w:rsidRPr="005F7096">
        <w:rPr>
          <w:rFonts w:ascii="David" w:hAnsi="David" w:cs="David"/>
          <w:sz w:val="24"/>
          <w:szCs w:val="24"/>
          <w:rtl/>
        </w:rPr>
        <w:t xml:space="preserve">, אובדן השימוש ו/או עיכוב ו/או נזק תוצאתי כלשהו. </w:t>
      </w:r>
      <w:r w:rsidRPr="005F7096">
        <w:rPr>
          <w:rFonts w:ascii="David" w:hAnsi="David" w:cs="David" w:hint="eastAsia"/>
          <w:sz w:val="24"/>
          <w:szCs w:val="24"/>
          <w:rtl/>
        </w:rPr>
        <w:t>ו</w:t>
      </w:r>
      <w:r w:rsidRPr="005F7096">
        <w:rPr>
          <w:rFonts w:ascii="David" w:hAnsi="David" w:cs="David"/>
          <w:sz w:val="24"/>
          <w:szCs w:val="24"/>
          <w:rtl/>
        </w:rPr>
        <w:t xml:space="preserve">/או </w:t>
      </w:r>
      <w:r w:rsidRPr="005F7096">
        <w:rPr>
          <w:rFonts w:ascii="David" w:hAnsi="David" w:cs="David" w:hint="eastAsia"/>
          <w:sz w:val="24"/>
          <w:szCs w:val="24"/>
          <w:rtl/>
        </w:rPr>
        <w:t>חבות</w:t>
      </w:r>
      <w:r w:rsidRPr="005F7096">
        <w:rPr>
          <w:rFonts w:ascii="David" w:hAnsi="David" w:cs="David"/>
          <w:sz w:val="24"/>
          <w:szCs w:val="24"/>
          <w:rtl/>
        </w:rPr>
        <w:t xml:space="preserve"> </w:t>
      </w:r>
      <w:r w:rsidRPr="005F7096">
        <w:rPr>
          <w:rFonts w:ascii="David" w:hAnsi="David" w:cs="David" w:hint="eastAsia"/>
          <w:sz w:val="24"/>
          <w:szCs w:val="24"/>
          <w:rtl/>
        </w:rPr>
        <w:t>נושא</w:t>
      </w:r>
      <w:r w:rsidRPr="005F7096">
        <w:rPr>
          <w:rFonts w:ascii="David" w:hAnsi="David" w:cs="David"/>
          <w:sz w:val="24"/>
          <w:szCs w:val="24"/>
          <w:rtl/>
        </w:rPr>
        <w:t xml:space="preserve"> </w:t>
      </w:r>
      <w:r w:rsidRPr="005F7096">
        <w:rPr>
          <w:rFonts w:ascii="David" w:hAnsi="David" w:cs="David" w:hint="eastAsia"/>
          <w:sz w:val="24"/>
          <w:szCs w:val="24"/>
          <w:rtl/>
        </w:rPr>
        <w:t>משרה</w:t>
      </w:r>
      <w:r w:rsidRPr="005F7096">
        <w:rPr>
          <w:rFonts w:ascii="David" w:hAnsi="David" w:cs="David"/>
          <w:sz w:val="24"/>
          <w:szCs w:val="24"/>
          <w:rtl/>
        </w:rPr>
        <w:t xml:space="preserve"> </w:t>
      </w:r>
      <w:r w:rsidRPr="005F7096">
        <w:rPr>
          <w:rFonts w:ascii="David" w:hAnsi="David" w:cs="David" w:hint="eastAsia"/>
          <w:sz w:val="24"/>
          <w:szCs w:val="24"/>
          <w:rtl/>
        </w:rPr>
        <w:t>למעט</w:t>
      </w:r>
      <w:r w:rsidRPr="005F7096">
        <w:rPr>
          <w:rFonts w:ascii="David" w:hAnsi="David" w:cs="David"/>
          <w:sz w:val="24"/>
          <w:szCs w:val="24"/>
          <w:rtl/>
        </w:rPr>
        <w:t xml:space="preserve"> </w:t>
      </w:r>
      <w:r w:rsidRPr="005F7096">
        <w:rPr>
          <w:rFonts w:ascii="David" w:hAnsi="David" w:cs="David" w:hint="eastAsia"/>
          <w:sz w:val="24"/>
          <w:szCs w:val="24"/>
          <w:rtl/>
        </w:rPr>
        <w:t>במקרה</w:t>
      </w:r>
      <w:r w:rsidRPr="005F7096">
        <w:rPr>
          <w:rFonts w:ascii="David" w:hAnsi="David" w:cs="David"/>
          <w:sz w:val="24"/>
          <w:szCs w:val="24"/>
          <w:rtl/>
        </w:rPr>
        <w:t xml:space="preserve"> </w:t>
      </w:r>
      <w:r w:rsidRPr="005F7096">
        <w:rPr>
          <w:rFonts w:ascii="David" w:hAnsi="David" w:cs="David" w:hint="eastAsia"/>
          <w:sz w:val="24"/>
          <w:szCs w:val="24"/>
          <w:rtl/>
        </w:rPr>
        <w:t>שהיא</w:t>
      </w:r>
      <w:r w:rsidRPr="005F7096">
        <w:rPr>
          <w:rFonts w:ascii="David" w:hAnsi="David" w:cs="David"/>
          <w:sz w:val="24"/>
          <w:szCs w:val="24"/>
          <w:rtl/>
        </w:rPr>
        <w:t xml:space="preserve"> </w:t>
      </w:r>
      <w:r w:rsidRPr="005F7096">
        <w:rPr>
          <w:rFonts w:ascii="David" w:hAnsi="David" w:cs="David" w:hint="eastAsia"/>
          <w:sz w:val="24"/>
          <w:szCs w:val="24"/>
          <w:rtl/>
        </w:rPr>
        <w:t>ניתנת</w:t>
      </w:r>
      <w:r w:rsidRPr="005F7096">
        <w:rPr>
          <w:rFonts w:ascii="David" w:hAnsi="David" w:cs="David"/>
          <w:sz w:val="24"/>
          <w:szCs w:val="24"/>
          <w:rtl/>
        </w:rPr>
        <w:t xml:space="preserve"> </w:t>
      </w:r>
      <w:r w:rsidRPr="005F7096">
        <w:rPr>
          <w:rFonts w:ascii="David" w:hAnsi="David" w:cs="David" w:hint="eastAsia"/>
          <w:sz w:val="24"/>
          <w:szCs w:val="24"/>
          <w:rtl/>
        </w:rPr>
        <w:t>לכיסוי</w:t>
      </w:r>
      <w:r w:rsidRPr="005F7096">
        <w:rPr>
          <w:rFonts w:ascii="David" w:hAnsi="David" w:cs="David"/>
          <w:sz w:val="24"/>
          <w:szCs w:val="24"/>
          <w:rtl/>
        </w:rPr>
        <w:t xml:space="preserve"> </w:t>
      </w:r>
      <w:r w:rsidRPr="005F7096">
        <w:rPr>
          <w:rFonts w:ascii="David" w:hAnsi="David" w:cs="David" w:hint="eastAsia"/>
          <w:sz w:val="24"/>
          <w:szCs w:val="24"/>
          <w:rtl/>
        </w:rPr>
        <w:t>בפוליסת</w:t>
      </w:r>
      <w:r w:rsidRPr="005F7096">
        <w:rPr>
          <w:rFonts w:ascii="David" w:hAnsi="David" w:cs="David"/>
          <w:sz w:val="24"/>
          <w:szCs w:val="24"/>
          <w:rtl/>
        </w:rPr>
        <w:t xml:space="preserve"> </w:t>
      </w:r>
      <w:r w:rsidRPr="005F7096">
        <w:rPr>
          <w:rFonts w:ascii="David" w:hAnsi="David" w:cs="David" w:hint="eastAsia"/>
          <w:sz w:val="24"/>
          <w:szCs w:val="24"/>
          <w:rtl/>
        </w:rPr>
        <w:t>נושאי</w:t>
      </w:r>
      <w:r w:rsidRPr="005F7096">
        <w:rPr>
          <w:rFonts w:ascii="David" w:hAnsi="David" w:cs="David"/>
          <w:sz w:val="24"/>
          <w:szCs w:val="24"/>
          <w:rtl/>
        </w:rPr>
        <w:t xml:space="preserve"> </w:t>
      </w:r>
      <w:r w:rsidRPr="005F7096">
        <w:rPr>
          <w:rFonts w:ascii="David" w:hAnsi="David" w:cs="David" w:hint="eastAsia"/>
          <w:sz w:val="24"/>
          <w:szCs w:val="24"/>
          <w:rtl/>
        </w:rPr>
        <w:t>משרה</w:t>
      </w:r>
      <w:r w:rsidRPr="005F7096">
        <w:rPr>
          <w:rFonts w:ascii="David" w:hAnsi="David" w:cs="David"/>
          <w:sz w:val="24"/>
          <w:szCs w:val="24"/>
          <w:rtl/>
        </w:rPr>
        <w:t xml:space="preserve"> . הכיסוי על פי הפוליסה </w:t>
      </w:r>
      <w:r w:rsidRPr="005F7096">
        <w:rPr>
          <w:rFonts w:ascii="David" w:hAnsi="David" w:cs="David" w:hint="eastAsia"/>
          <w:sz w:val="24"/>
          <w:szCs w:val="24"/>
          <w:rtl/>
        </w:rPr>
        <w:t>מ</w:t>
      </w:r>
      <w:r w:rsidRPr="005F7096">
        <w:rPr>
          <w:rFonts w:ascii="David" w:hAnsi="David" w:cs="David"/>
          <w:sz w:val="24"/>
          <w:szCs w:val="24"/>
          <w:rtl/>
        </w:rPr>
        <w:t>ורחב לכלול את המזמין כמבוטח נוסף בגין חבות</w:t>
      </w:r>
      <w:r w:rsidRPr="005F7096">
        <w:rPr>
          <w:rFonts w:ascii="David" w:hAnsi="David" w:cs="David" w:hint="eastAsia"/>
          <w:sz w:val="24"/>
          <w:szCs w:val="24"/>
          <w:rtl/>
        </w:rPr>
        <w:t>ו</w:t>
      </w:r>
      <w:r w:rsidRPr="005F7096">
        <w:rPr>
          <w:rFonts w:ascii="David" w:hAnsi="David" w:cs="David"/>
          <w:sz w:val="24"/>
          <w:szCs w:val="24"/>
          <w:rtl/>
        </w:rPr>
        <w:t xml:space="preserve"> כמזמין העבודה בכל הנובע מפעולותיו של </w:t>
      </w:r>
      <w:r w:rsidRPr="005F7096">
        <w:rPr>
          <w:rFonts w:ascii="David" w:hAnsi="David" w:cs="David" w:hint="eastAsia"/>
          <w:sz w:val="24"/>
          <w:szCs w:val="24"/>
          <w:rtl/>
        </w:rPr>
        <w:t>היועץ</w:t>
      </w:r>
      <w:r w:rsidRPr="005F7096">
        <w:rPr>
          <w:rFonts w:ascii="David" w:hAnsi="David" w:cs="David"/>
          <w:sz w:val="24"/>
          <w:szCs w:val="24"/>
          <w:rtl/>
        </w:rPr>
        <w:t xml:space="preserve"> </w:t>
      </w:r>
      <w:r w:rsidRPr="005F7096">
        <w:rPr>
          <w:rFonts w:ascii="David" w:hAnsi="David" w:cs="David" w:hint="eastAsia"/>
          <w:sz w:val="24"/>
          <w:szCs w:val="24"/>
          <w:rtl/>
        </w:rPr>
        <w:t>והבאים</w:t>
      </w:r>
      <w:r w:rsidRPr="005F7096">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D2B3610" w14:textId="77777777" w:rsidR="002F611D" w:rsidRPr="005F7096" w:rsidRDefault="002F611D" w:rsidP="00E779BE">
      <w:pPr>
        <w:tabs>
          <w:tab w:val="left" w:pos="283"/>
          <w:tab w:val="left" w:pos="708"/>
        </w:tabs>
        <w:spacing w:after="0" w:line="240" w:lineRule="auto"/>
        <w:ind w:left="283" w:hanging="283"/>
        <w:jc w:val="both"/>
        <w:rPr>
          <w:rFonts w:ascii="David" w:hAnsi="David" w:cs="David"/>
          <w:sz w:val="24"/>
          <w:szCs w:val="24"/>
          <w:rtl/>
        </w:rPr>
      </w:pPr>
      <w:r w:rsidRPr="005F7096">
        <w:rPr>
          <w:rFonts w:ascii="David" w:hAnsi="David" w:cs="David"/>
          <w:sz w:val="24"/>
          <w:szCs w:val="24"/>
          <w:rtl/>
        </w:rPr>
        <w:t>2.</w:t>
      </w:r>
      <w:r w:rsidRPr="005F7096">
        <w:rPr>
          <w:rFonts w:ascii="David" w:hAnsi="David" w:cs="David"/>
          <w:sz w:val="24"/>
          <w:szCs w:val="24"/>
          <w:rtl/>
        </w:rPr>
        <w:tab/>
      </w:r>
      <w:r w:rsidRPr="005F7096">
        <w:rPr>
          <w:rFonts w:ascii="David" w:hAnsi="David" w:cs="David"/>
          <w:b/>
          <w:bCs/>
          <w:sz w:val="24"/>
          <w:szCs w:val="24"/>
          <w:rtl/>
        </w:rPr>
        <w:t>ביטוח אחריות מעבידים</w:t>
      </w:r>
      <w:r w:rsidRPr="005F7096">
        <w:rPr>
          <w:rFonts w:ascii="David" w:hAnsi="David" w:cs="David"/>
          <w:sz w:val="24"/>
          <w:szCs w:val="24"/>
          <w:rtl/>
        </w:rPr>
        <w:t xml:space="preserve">, </w:t>
      </w:r>
      <w:r w:rsidRPr="005F7096">
        <w:rPr>
          <w:rFonts w:ascii="David" w:hAnsi="David" w:cs="David" w:hint="eastAsia"/>
          <w:sz w:val="24"/>
          <w:szCs w:val="24"/>
          <w:rtl/>
        </w:rPr>
        <w:t>המבטח</w:t>
      </w:r>
      <w:r w:rsidRPr="005F7096">
        <w:rPr>
          <w:rFonts w:ascii="David" w:hAnsi="David" w:cs="David"/>
          <w:sz w:val="24"/>
          <w:szCs w:val="24"/>
          <w:rtl/>
        </w:rPr>
        <w:t xml:space="preserve"> חבות </w:t>
      </w:r>
      <w:r w:rsidRPr="005F7096">
        <w:rPr>
          <w:rFonts w:ascii="David" w:hAnsi="David" w:cs="David" w:hint="eastAsia"/>
          <w:sz w:val="24"/>
          <w:szCs w:val="24"/>
          <w:rtl/>
        </w:rPr>
        <w:t>עפ</w:t>
      </w:r>
      <w:r w:rsidRPr="005F7096">
        <w:rPr>
          <w:rFonts w:ascii="David" w:hAnsi="David" w:cs="David"/>
          <w:sz w:val="24"/>
          <w:szCs w:val="24"/>
          <w:rtl/>
        </w:rPr>
        <w:t xml:space="preserve">"י </w:t>
      </w:r>
      <w:r w:rsidRPr="005F7096">
        <w:rPr>
          <w:rFonts w:ascii="David" w:hAnsi="David" w:cs="David" w:hint="eastAsia"/>
          <w:sz w:val="24"/>
          <w:szCs w:val="24"/>
          <w:rtl/>
        </w:rPr>
        <w:t>פקודת</w:t>
      </w:r>
      <w:r w:rsidRPr="005F7096">
        <w:rPr>
          <w:rFonts w:ascii="David" w:hAnsi="David" w:cs="David"/>
          <w:sz w:val="24"/>
          <w:szCs w:val="24"/>
          <w:rtl/>
        </w:rPr>
        <w:t xml:space="preserve"> </w:t>
      </w:r>
      <w:r w:rsidRPr="005F7096">
        <w:rPr>
          <w:rFonts w:ascii="David" w:hAnsi="David" w:cs="David" w:hint="eastAsia"/>
          <w:sz w:val="24"/>
          <w:szCs w:val="24"/>
          <w:rtl/>
        </w:rPr>
        <w:t>הנזיקין</w:t>
      </w:r>
      <w:r w:rsidRPr="005F7096">
        <w:rPr>
          <w:rFonts w:ascii="David" w:hAnsi="David" w:cs="David"/>
          <w:sz w:val="24"/>
          <w:szCs w:val="24"/>
          <w:rtl/>
        </w:rPr>
        <w:t xml:space="preserve"> (נוסח </w:t>
      </w:r>
      <w:r w:rsidRPr="005F7096">
        <w:rPr>
          <w:rFonts w:ascii="David" w:hAnsi="David" w:cs="David" w:hint="eastAsia"/>
          <w:sz w:val="24"/>
          <w:szCs w:val="24"/>
          <w:rtl/>
        </w:rPr>
        <w:t>חדש</w:t>
      </w:r>
      <w:r w:rsidRPr="005F7096">
        <w:rPr>
          <w:rFonts w:ascii="David" w:hAnsi="David" w:cs="David"/>
          <w:sz w:val="24"/>
          <w:szCs w:val="24"/>
          <w:rtl/>
        </w:rPr>
        <w:t xml:space="preserve">) </w:t>
      </w:r>
      <w:r w:rsidRPr="005F7096">
        <w:rPr>
          <w:rFonts w:ascii="David" w:hAnsi="David" w:cs="David" w:hint="eastAsia"/>
          <w:sz w:val="24"/>
          <w:szCs w:val="24"/>
          <w:rtl/>
        </w:rPr>
        <w:t>וחוק</w:t>
      </w:r>
      <w:r w:rsidRPr="005F7096">
        <w:rPr>
          <w:rFonts w:ascii="David" w:hAnsi="David" w:cs="David"/>
          <w:sz w:val="24"/>
          <w:szCs w:val="24"/>
          <w:rtl/>
        </w:rPr>
        <w:t xml:space="preserve"> </w:t>
      </w:r>
      <w:r w:rsidRPr="005F7096">
        <w:rPr>
          <w:rFonts w:ascii="David" w:hAnsi="David" w:cs="David" w:hint="eastAsia"/>
          <w:sz w:val="24"/>
          <w:szCs w:val="24"/>
          <w:rtl/>
        </w:rPr>
        <w:t>האחריות</w:t>
      </w:r>
      <w:r w:rsidRPr="005F7096">
        <w:rPr>
          <w:rFonts w:ascii="David" w:hAnsi="David" w:cs="David"/>
          <w:sz w:val="24"/>
          <w:szCs w:val="24"/>
          <w:rtl/>
        </w:rPr>
        <w:t xml:space="preserve"> </w:t>
      </w:r>
      <w:r w:rsidRPr="005F7096">
        <w:rPr>
          <w:rFonts w:ascii="David" w:hAnsi="David" w:cs="David" w:hint="eastAsia"/>
          <w:sz w:val="24"/>
          <w:szCs w:val="24"/>
          <w:rtl/>
        </w:rPr>
        <w:t>למוצרים</w:t>
      </w:r>
      <w:r w:rsidRPr="005F7096">
        <w:rPr>
          <w:rFonts w:ascii="David" w:hAnsi="David" w:cs="David"/>
          <w:sz w:val="24"/>
          <w:szCs w:val="24"/>
          <w:rtl/>
        </w:rPr>
        <w:t xml:space="preserve"> </w:t>
      </w:r>
      <w:r w:rsidRPr="005F7096">
        <w:rPr>
          <w:rFonts w:ascii="David" w:hAnsi="David" w:cs="David" w:hint="eastAsia"/>
          <w:sz w:val="24"/>
          <w:szCs w:val="24"/>
          <w:rtl/>
        </w:rPr>
        <w:t>פגומים</w:t>
      </w:r>
      <w:r w:rsidRPr="005F7096">
        <w:rPr>
          <w:rFonts w:ascii="David" w:hAnsi="David" w:cs="David"/>
          <w:sz w:val="24"/>
          <w:szCs w:val="24"/>
          <w:rtl/>
        </w:rPr>
        <w:t xml:space="preserve"> </w:t>
      </w:r>
      <w:r w:rsidRPr="005F7096">
        <w:rPr>
          <w:rFonts w:ascii="David" w:hAnsi="David" w:cs="David" w:hint="eastAsia"/>
          <w:sz w:val="24"/>
          <w:szCs w:val="24"/>
          <w:rtl/>
        </w:rPr>
        <w:t>תש</w:t>
      </w:r>
      <w:r w:rsidRPr="005F7096">
        <w:rPr>
          <w:rFonts w:ascii="David" w:hAnsi="David" w:cs="David"/>
          <w:sz w:val="24"/>
          <w:szCs w:val="24"/>
          <w:rtl/>
        </w:rPr>
        <w:t xml:space="preserve">"ם-1980,  </w:t>
      </w:r>
      <w:r w:rsidRPr="005F7096">
        <w:rPr>
          <w:rFonts w:ascii="David" w:hAnsi="David" w:cs="David" w:hint="eastAsia"/>
          <w:sz w:val="24"/>
          <w:szCs w:val="24"/>
          <w:rtl/>
        </w:rPr>
        <w:t>כלפי</w:t>
      </w:r>
      <w:r w:rsidRPr="005F7096">
        <w:rPr>
          <w:rFonts w:ascii="David" w:hAnsi="David" w:cs="David"/>
          <w:sz w:val="24"/>
          <w:szCs w:val="24"/>
          <w:rtl/>
        </w:rPr>
        <w:t xml:space="preserve"> </w:t>
      </w:r>
      <w:r w:rsidRPr="005F7096">
        <w:rPr>
          <w:rFonts w:ascii="David" w:hAnsi="David" w:cs="David" w:hint="eastAsia"/>
          <w:sz w:val="24"/>
          <w:szCs w:val="24"/>
          <w:rtl/>
        </w:rPr>
        <w:t>כל</w:t>
      </w:r>
      <w:r w:rsidRPr="005F7096">
        <w:rPr>
          <w:rFonts w:ascii="David" w:hAnsi="David" w:cs="David"/>
          <w:sz w:val="24"/>
          <w:szCs w:val="24"/>
          <w:rtl/>
        </w:rPr>
        <w:t xml:space="preserve"> </w:t>
      </w:r>
      <w:r w:rsidRPr="005F7096">
        <w:rPr>
          <w:rFonts w:ascii="David" w:hAnsi="David" w:cs="David" w:hint="eastAsia"/>
          <w:sz w:val="24"/>
          <w:szCs w:val="24"/>
          <w:rtl/>
        </w:rPr>
        <w:t>העובדים</w:t>
      </w:r>
      <w:r w:rsidRPr="005F7096">
        <w:rPr>
          <w:rFonts w:ascii="David" w:hAnsi="David" w:cs="David"/>
          <w:sz w:val="24"/>
          <w:szCs w:val="24"/>
          <w:rtl/>
        </w:rPr>
        <w:t xml:space="preserve">, </w:t>
      </w:r>
      <w:r w:rsidRPr="005F7096">
        <w:rPr>
          <w:rFonts w:ascii="David" w:hAnsi="David" w:cs="David" w:hint="eastAsia"/>
          <w:sz w:val="24"/>
          <w:szCs w:val="24"/>
          <w:rtl/>
        </w:rPr>
        <w:t>המועסקים</w:t>
      </w:r>
      <w:r w:rsidRPr="005F7096">
        <w:rPr>
          <w:rFonts w:ascii="David" w:hAnsi="David" w:cs="David"/>
          <w:sz w:val="24"/>
          <w:szCs w:val="24"/>
          <w:rtl/>
        </w:rPr>
        <w:t xml:space="preserve"> </w:t>
      </w:r>
      <w:r w:rsidRPr="005F7096">
        <w:rPr>
          <w:rFonts w:ascii="David" w:hAnsi="David" w:cs="David" w:hint="eastAsia"/>
          <w:sz w:val="24"/>
          <w:szCs w:val="24"/>
          <w:rtl/>
        </w:rPr>
        <w:t>על</w:t>
      </w:r>
      <w:r w:rsidRPr="005F7096">
        <w:rPr>
          <w:rFonts w:ascii="David" w:hAnsi="David" w:cs="David"/>
          <w:sz w:val="24"/>
          <w:szCs w:val="24"/>
          <w:rtl/>
        </w:rPr>
        <w:t xml:space="preserve"> </w:t>
      </w:r>
      <w:r w:rsidRPr="005F7096">
        <w:rPr>
          <w:rFonts w:ascii="David" w:hAnsi="David" w:cs="David" w:hint="eastAsia"/>
          <w:sz w:val="24"/>
          <w:szCs w:val="24"/>
          <w:rtl/>
        </w:rPr>
        <w:t>ידי</w:t>
      </w:r>
      <w:r w:rsidRPr="005F7096">
        <w:rPr>
          <w:rFonts w:ascii="David" w:hAnsi="David" w:cs="David"/>
          <w:sz w:val="24"/>
          <w:szCs w:val="24"/>
          <w:rtl/>
        </w:rPr>
        <w:t xml:space="preserve"> </w:t>
      </w:r>
      <w:r w:rsidRPr="005F7096">
        <w:rPr>
          <w:rFonts w:ascii="David" w:hAnsi="David" w:cs="David" w:hint="eastAsia"/>
          <w:sz w:val="24"/>
          <w:szCs w:val="24"/>
          <w:rtl/>
        </w:rPr>
        <w:t>היועץ</w:t>
      </w:r>
      <w:r w:rsidRPr="005F7096">
        <w:rPr>
          <w:rFonts w:ascii="David" w:hAnsi="David" w:cs="David"/>
          <w:sz w:val="24"/>
          <w:szCs w:val="24"/>
          <w:rtl/>
        </w:rPr>
        <w:t xml:space="preserve">, </w:t>
      </w:r>
      <w:r w:rsidRPr="005F7096">
        <w:rPr>
          <w:rFonts w:ascii="David" w:hAnsi="David" w:cs="David" w:hint="eastAsia"/>
          <w:sz w:val="24"/>
          <w:szCs w:val="24"/>
          <w:rtl/>
        </w:rPr>
        <w:t>בגין</w:t>
      </w:r>
      <w:r w:rsidRPr="005F7096">
        <w:rPr>
          <w:rFonts w:ascii="David" w:hAnsi="David" w:cs="David"/>
          <w:sz w:val="24"/>
          <w:szCs w:val="24"/>
          <w:rtl/>
        </w:rPr>
        <w:t xml:space="preserve"> </w:t>
      </w:r>
      <w:r w:rsidRPr="005F7096">
        <w:rPr>
          <w:rFonts w:ascii="David" w:hAnsi="David" w:cs="David" w:hint="eastAsia"/>
          <w:sz w:val="24"/>
          <w:szCs w:val="24"/>
          <w:rtl/>
        </w:rPr>
        <w:t>פגיעה</w:t>
      </w:r>
      <w:r w:rsidRPr="005F7096">
        <w:rPr>
          <w:rFonts w:ascii="David" w:hAnsi="David" w:cs="David"/>
          <w:sz w:val="24"/>
          <w:szCs w:val="24"/>
          <w:rtl/>
        </w:rPr>
        <w:t xml:space="preserve"> </w:t>
      </w:r>
      <w:r w:rsidRPr="005F7096">
        <w:rPr>
          <w:rFonts w:ascii="David" w:hAnsi="David" w:cs="David" w:hint="eastAsia"/>
          <w:sz w:val="24"/>
          <w:szCs w:val="24"/>
          <w:rtl/>
        </w:rPr>
        <w:t>גופנית</w:t>
      </w:r>
      <w:r w:rsidRPr="005F7096">
        <w:rPr>
          <w:rFonts w:ascii="David" w:hAnsi="David" w:cs="David"/>
          <w:sz w:val="24"/>
          <w:szCs w:val="24"/>
          <w:rtl/>
        </w:rPr>
        <w:t xml:space="preserve"> </w:t>
      </w:r>
      <w:r w:rsidRPr="005F7096">
        <w:rPr>
          <w:rFonts w:ascii="David" w:hAnsi="David" w:cs="David" w:hint="eastAsia"/>
          <w:sz w:val="24"/>
          <w:szCs w:val="24"/>
          <w:rtl/>
        </w:rPr>
        <w:t>או</w:t>
      </w:r>
      <w:r w:rsidRPr="005F7096">
        <w:rPr>
          <w:rFonts w:ascii="David" w:hAnsi="David" w:cs="David"/>
          <w:sz w:val="24"/>
          <w:szCs w:val="24"/>
          <w:rtl/>
        </w:rPr>
        <w:t xml:space="preserve"> </w:t>
      </w:r>
      <w:r w:rsidRPr="005F7096">
        <w:rPr>
          <w:rFonts w:ascii="David" w:hAnsi="David" w:cs="David" w:hint="eastAsia"/>
          <w:sz w:val="24"/>
          <w:szCs w:val="24"/>
          <w:rtl/>
        </w:rPr>
        <w:t>מחלה</w:t>
      </w:r>
      <w:r w:rsidRPr="005F7096">
        <w:rPr>
          <w:rFonts w:ascii="David" w:hAnsi="David" w:cs="David"/>
          <w:sz w:val="24"/>
          <w:szCs w:val="24"/>
          <w:rtl/>
        </w:rPr>
        <w:t xml:space="preserve"> </w:t>
      </w:r>
      <w:r w:rsidRPr="005F7096">
        <w:rPr>
          <w:rFonts w:ascii="David" w:hAnsi="David" w:cs="David" w:hint="eastAsia"/>
          <w:sz w:val="24"/>
          <w:szCs w:val="24"/>
          <w:rtl/>
        </w:rPr>
        <w:t>העלולים</w:t>
      </w:r>
      <w:r w:rsidRPr="005F7096">
        <w:rPr>
          <w:rFonts w:ascii="David" w:hAnsi="David" w:cs="David"/>
          <w:sz w:val="24"/>
          <w:szCs w:val="24"/>
          <w:rtl/>
        </w:rPr>
        <w:t xml:space="preserve"> </w:t>
      </w:r>
      <w:r w:rsidRPr="005F7096">
        <w:rPr>
          <w:rFonts w:ascii="David" w:hAnsi="David" w:cs="David" w:hint="eastAsia"/>
          <w:sz w:val="24"/>
          <w:szCs w:val="24"/>
          <w:rtl/>
        </w:rPr>
        <w:t>להגרם</w:t>
      </w:r>
      <w:r w:rsidRPr="005F7096">
        <w:rPr>
          <w:rFonts w:ascii="David" w:hAnsi="David" w:cs="David"/>
          <w:sz w:val="24"/>
          <w:szCs w:val="24"/>
          <w:rtl/>
        </w:rPr>
        <w:t xml:space="preserve"> </w:t>
      </w:r>
      <w:r w:rsidRPr="005F7096">
        <w:rPr>
          <w:rFonts w:ascii="David" w:hAnsi="David" w:cs="David" w:hint="eastAsia"/>
          <w:sz w:val="24"/>
          <w:szCs w:val="24"/>
          <w:rtl/>
        </w:rPr>
        <w:t>למי</w:t>
      </w:r>
      <w:r w:rsidRPr="005F7096">
        <w:rPr>
          <w:rFonts w:ascii="David" w:hAnsi="David" w:cs="David"/>
          <w:sz w:val="24"/>
          <w:szCs w:val="24"/>
          <w:rtl/>
        </w:rPr>
        <w:t xml:space="preserve"> </w:t>
      </w:r>
      <w:r w:rsidRPr="005F7096">
        <w:rPr>
          <w:rFonts w:ascii="David" w:hAnsi="David" w:cs="David" w:hint="eastAsia"/>
          <w:sz w:val="24"/>
          <w:szCs w:val="24"/>
          <w:rtl/>
        </w:rPr>
        <w:t>מהם</w:t>
      </w:r>
      <w:r w:rsidRPr="005F7096">
        <w:rPr>
          <w:rFonts w:ascii="David" w:hAnsi="David" w:cs="David"/>
          <w:sz w:val="24"/>
          <w:szCs w:val="24"/>
          <w:rtl/>
        </w:rPr>
        <w:t xml:space="preserve"> </w:t>
      </w:r>
      <w:r w:rsidRPr="005F7096">
        <w:rPr>
          <w:rFonts w:ascii="David" w:hAnsi="David" w:cs="David" w:hint="eastAsia"/>
          <w:sz w:val="24"/>
          <w:szCs w:val="24"/>
          <w:rtl/>
        </w:rPr>
        <w:t>תוך</w:t>
      </w:r>
      <w:r w:rsidRPr="005F7096">
        <w:rPr>
          <w:rFonts w:ascii="David" w:hAnsi="David" w:cs="David"/>
          <w:sz w:val="24"/>
          <w:szCs w:val="24"/>
          <w:rtl/>
        </w:rPr>
        <w:t xml:space="preserve"> </w:t>
      </w:r>
      <w:r w:rsidRPr="005F7096">
        <w:rPr>
          <w:rFonts w:ascii="David" w:hAnsi="David" w:cs="David" w:hint="eastAsia"/>
          <w:sz w:val="24"/>
          <w:szCs w:val="24"/>
          <w:rtl/>
        </w:rPr>
        <w:t>כדי</w:t>
      </w:r>
      <w:r w:rsidRPr="005F7096">
        <w:rPr>
          <w:rFonts w:ascii="David" w:hAnsi="David" w:cs="David"/>
          <w:sz w:val="24"/>
          <w:szCs w:val="24"/>
          <w:rtl/>
        </w:rPr>
        <w:t xml:space="preserve"> </w:t>
      </w:r>
      <w:r w:rsidRPr="005F7096">
        <w:rPr>
          <w:rFonts w:ascii="David" w:hAnsi="David" w:cs="David" w:hint="eastAsia"/>
          <w:sz w:val="24"/>
          <w:szCs w:val="24"/>
          <w:rtl/>
        </w:rPr>
        <w:t>ועקב</w:t>
      </w:r>
      <w:r w:rsidRPr="005F7096">
        <w:rPr>
          <w:rFonts w:ascii="David" w:hAnsi="David" w:cs="David"/>
          <w:sz w:val="24"/>
          <w:szCs w:val="24"/>
          <w:rtl/>
        </w:rPr>
        <w:t xml:space="preserve"> </w:t>
      </w:r>
      <w:r w:rsidRPr="005F7096">
        <w:rPr>
          <w:rFonts w:ascii="David" w:hAnsi="David" w:cs="David" w:hint="eastAsia"/>
          <w:sz w:val="24"/>
          <w:szCs w:val="24"/>
          <w:rtl/>
        </w:rPr>
        <w:t>העסקתם</w:t>
      </w:r>
      <w:r w:rsidRPr="005F7096">
        <w:rPr>
          <w:rFonts w:ascii="David" w:hAnsi="David" w:cs="David"/>
          <w:sz w:val="24"/>
          <w:szCs w:val="24"/>
          <w:rtl/>
        </w:rPr>
        <w:t xml:space="preserve"> </w:t>
      </w:r>
      <w:r w:rsidRPr="005F7096">
        <w:rPr>
          <w:rFonts w:ascii="David" w:hAnsi="David" w:cs="David" w:hint="eastAsia"/>
          <w:sz w:val="24"/>
          <w:szCs w:val="24"/>
          <w:rtl/>
        </w:rPr>
        <w:t>על</w:t>
      </w:r>
      <w:r w:rsidRPr="005F7096">
        <w:rPr>
          <w:rFonts w:ascii="David" w:hAnsi="David" w:cs="David"/>
          <w:sz w:val="24"/>
          <w:szCs w:val="24"/>
          <w:rtl/>
        </w:rPr>
        <w:t xml:space="preserve"> </w:t>
      </w:r>
      <w:r w:rsidRPr="005F7096">
        <w:rPr>
          <w:rFonts w:ascii="David" w:hAnsi="David" w:cs="David" w:hint="eastAsia"/>
          <w:sz w:val="24"/>
          <w:szCs w:val="24"/>
          <w:rtl/>
        </w:rPr>
        <w:t>פי</w:t>
      </w:r>
      <w:r w:rsidRPr="005F7096">
        <w:rPr>
          <w:rFonts w:ascii="David" w:hAnsi="David" w:cs="David"/>
          <w:sz w:val="24"/>
          <w:szCs w:val="24"/>
          <w:rtl/>
        </w:rPr>
        <w:t xml:space="preserve"> </w:t>
      </w:r>
      <w:r w:rsidRPr="005F7096">
        <w:rPr>
          <w:rFonts w:ascii="David" w:hAnsi="David" w:cs="David" w:hint="eastAsia"/>
          <w:sz w:val="24"/>
          <w:szCs w:val="24"/>
          <w:rtl/>
        </w:rPr>
        <w:t>ההסכם</w:t>
      </w:r>
      <w:r w:rsidRPr="005F7096">
        <w:rPr>
          <w:rFonts w:ascii="David" w:hAnsi="David" w:cs="David"/>
          <w:sz w:val="24"/>
          <w:szCs w:val="24"/>
          <w:rtl/>
        </w:rPr>
        <w:t xml:space="preserve"> </w:t>
      </w:r>
      <w:r w:rsidRPr="005F7096">
        <w:rPr>
          <w:rFonts w:ascii="David" w:hAnsi="David" w:cs="David" w:hint="eastAsia"/>
          <w:sz w:val="24"/>
          <w:szCs w:val="24"/>
          <w:rtl/>
        </w:rPr>
        <w:t>ב</w:t>
      </w:r>
      <w:r w:rsidRPr="005F7096">
        <w:rPr>
          <w:rFonts w:ascii="David" w:hAnsi="David" w:cs="David"/>
          <w:sz w:val="24"/>
          <w:szCs w:val="24"/>
          <w:rtl/>
        </w:rPr>
        <w:t xml:space="preserve">גבול האחריות </w:t>
      </w:r>
      <w:r w:rsidRPr="005F7096">
        <w:rPr>
          <w:rFonts w:ascii="David" w:hAnsi="David" w:cs="David" w:hint="eastAsia"/>
          <w:sz w:val="24"/>
          <w:szCs w:val="24"/>
          <w:rtl/>
        </w:rPr>
        <w:t>ש</w:t>
      </w:r>
      <w:r w:rsidRPr="005F7096">
        <w:rPr>
          <w:rFonts w:ascii="David" w:hAnsi="David" w:cs="David"/>
          <w:sz w:val="24"/>
          <w:szCs w:val="24"/>
          <w:rtl/>
        </w:rPr>
        <w:t xml:space="preserve">אינו </w:t>
      </w:r>
      <w:r w:rsidRPr="005F7096">
        <w:rPr>
          <w:rFonts w:ascii="David" w:hAnsi="David" w:cs="David" w:hint="eastAsia"/>
          <w:sz w:val="24"/>
          <w:szCs w:val="24"/>
          <w:rtl/>
        </w:rPr>
        <w:t>נופל</w:t>
      </w:r>
      <w:r w:rsidRPr="005F7096">
        <w:rPr>
          <w:rFonts w:ascii="David" w:hAnsi="David" w:cs="David"/>
          <w:sz w:val="24"/>
          <w:szCs w:val="24"/>
          <w:rtl/>
        </w:rPr>
        <w:t xml:space="preserve"> מ-20,000,000 </w:t>
      </w:r>
      <w:r w:rsidRPr="005F7096">
        <w:rPr>
          <w:rFonts w:ascii="David" w:hAnsi="David" w:cs="David" w:hint="eastAsia"/>
          <w:sz w:val="24"/>
          <w:szCs w:val="24"/>
          <w:rtl/>
        </w:rPr>
        <w:t>₪</w:t>
      </w:r>
      <w:r w:rsidRPr="005F7096">
        <w:rPr>
          <w:rFonts w:ascii="David" w:hAnsi="David" w:cs="David"/>
          <w:sz w:val="24"/>
          <w:szCs w:val="24"/>
          <w:rtl/>
        </w:rPr>
        <w:t xml:space="preserve">  (</w:t>
      </w:r>
      <w:r w:rsidRPr="005F7096">
        <w:rPr>
          <w:rFonts w:ascii="David" w:hAnsi="David" w:cs="David" w:hint="eastAsia"/>
          <w:sz w:val="24"/>
          <w:szCs w:val="24"/>
          <w:rtl/>
        </w:rPr>
        <w:t>עשרים</w:t>
      </w:r>
      <w:r w:rsidRPr="005F7096">
        <w:rPr>
          <w:rFonts w:ascii="David" w:hAnsi="David" w:cs="David"/>
          <w:sz w:val="24"/>
          <w:szCs w:val="24"/>
          <w:rtl/>
        </w:rPr>
        <w:t xml:space="preserve"> מ</w:t>
      </w:r>
      <w:r w:rsidRPr="005F7096">
        <w:rPr>
          <w:rFonts w:ascii="David" w:hAnsi="David" w:cs="David" w:hint="eastAsia"/>
          <w:sz w:val="24"/>
          <w:szCs w:val="24"/>
          <w:rtl/>
        </w:rPr>
        <w:t>י</w:t>
      </w:r>
      <w:r w:rsidRPr="005F7096">
        <w:rPr>
          <w:rFonts w:ascii="David" w:hAnsi="David" w:cs="David"/>
          <w:sz w:val="24"/>
          <w:szCs w:val="24"/>
          <w:rtl/>
        </w:rPr>
        <w:t xml:space="preserve">ליון </w:t>
      </w:r>
      <w:r w:rsidRPr="005F7096">
        <w:rPr>
          <w:rFonts w:ascii="David" w:hAnsi="David" w:cs="David" w:hint="eastAsia"/>
          <w:sz w:val="24"/>
          <w:szCs w:val="24"/>
          <w:rtl/>
        </w:rPr>
        <w:t>₪</w:t>
      </w:r>
      <w:r w:rsidRPr="005F7096">
        <w:rPr>
          <w:rFonts w:ascii="David" w:hAnsi="David" w:cs="David"/>
          <w:sz w:val="24"/>
          <w:szCs w:val="24"/>
          <w:rtl/>
        </w:rPr>
        <w:t xml:space="preserve"> ) לעובד אחד, לא</w:t>
      </w:r>
      <w:r w:rsidRPr="005F7096">
        <w:rPr>
          <w:rFonts w:ascii="David" w:hAnsi="David" w:cs="David" w:hint="eastAsia"/>
          <w:sz w:val="24"/>
          <w:szCs w:val="24"/>
          <w:rtl/>
        </w:rPr>
        <w:t>י</w:t>
      </w:r>
      <w:r w:rsidRPr="005F7096">
        <w:rPr>
          <w:rFonts w:ascii="David" w:hAnsi="David" w:cs="David"/>
          <w:sz w:val="24"/>
          <w:szCs w:val="24"/>
          <w:rtl/>
        </w:rPr>
        <w:t>רוע ובסה"כ לתקופת ביטוח שנתית.</w:t>
      </w:r>
    </w:p>
    <w:p w14:paraId="7DC603F0" w14:textId="77777777" w:rsidR="002F611D" w:rsidRPr="005F7096" w:rsidRDefault="002F611D" w:rsidP="00E779BE">
      <w:pPr>
        <w:tabs>
          <w:tab w:val="left" w:pos="283"/>
          <w:tab w:val="left" w:pos="708"/>
        </w:tabs>
        <w:spacing w:after="0" w:line="240" w:lineRule="auto"/>
        <w:ind w:left="283" w:hanging="283"/>
        <w:jc w:val="both"/>
        <w:rPr>
          <w:rFonts w:ascii="David" w:hAnsi="David" w:cs="David"/>
          <w:sz w:val="24"/>
          <w:szCs w:val="24"/>
          <w:rtl/>
        </w:rPr>
      </w:pPr>
      <w:r w:rsidRPr="005F7096">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5F7096">
        <w:rPr>
          <w:rFonts w:ascii="David" w:hAnsi="David" w:cs="David" w:hint="eastAsia"/>
          <w:sz w:val="24"/>
          <w:szCs w:val="24"/>
          <w:rtl/>
        </w:rPr>
        <w:t>שימוש</w:t>
      </w:r>
      <w:r w:rsidRPr="005F7096">
        <w:rPr>
          <w:rFonts w:ascii="David" w:hAnsi="David" w:cs="David"/>
          <w:sz w:val="24"/>
          <w:szCs w:val="24"/>
          <w:rtl/>
        </w:rPr>
        <w:t xml:space="preserve"> </w:t>
      </w:r>
      <w:r w:rsidRPr="005F7096">
        <w:rPr>
          <w:rFonts w:ascii="David" w:hAnsi="David" w:cs="David" w:hint="eastAsia"/>
          <w:sz w:val="24"/>
          <w:szCs w:val="24"/>
          <w:rtl/>
        </w:rPr>
        <w:t>במנופים</w:t>
      </w:r>
      <w:r w:rsidRPr="005F7096">
        <w:rPr>
          <w:rFonts w:ascii="David" w:hAnsi="David" w:cs="David"/>
          <w:sz w:val="24"/>
          <w:szCs w:val="24"/>
          <w:rtl/>
        </w:rPr>
        <w:t xml:space="preserve"> </w:t>
      </w:r>
      <w:r w:rsidRPr="005F7096">
        <w:rPr>
          <w:rFonts w:ascii="David" w:hAnsi="David" w:cs="David" w:hint="eastAsia"/>
          <w:sz w:val="24"/>
          <w:szCs w:val="24"/>
          <w:rtl/>
        </w:rPr>
        <w:t>ו</w:t>
      </w:r>
      <w:r w:rsidRPr="005F7096">
        <w:rPr>
          <w:rFonts w:ascii="David" w:hAnsi="David" w:cs="David"/>
          <w:sz w:val="24"/>
          <w:szCs w:val="24"/>
          <w:rtl/>
        </w:rPr>
        <w:t xml:space="preserve">/או </w:t>
      </w:r>
      <w:r w:rsidRPr="005F7096">
        <w:rPr>
          <w:rFonts w:ascii="David" w:hAnsi="David" w:cs="David" w:hint="eastAsia"/>
          <w:sz w:val="24"/>
          <w:szCs w:val="24"/>
          <w:rtl/>
        </w:rPr>
        <w:t>במכונות</w:t>
      </w:r>
      <w:r w:rsidRPr="005F7096">
        <w:rPr>
          <w:rFonts w:ascii="David" w:hAnsi="David" w:cs="David"/>
          <w:sz w:val="24"/>
          <w:szCs w:val="24"/>
          <w:rtl/>
        </w:rPr>
        <w:t xml:space="preserve"> </w:t>
      </w:r>
      <w:r w:rsidRPr="005F7096">
        <w:rPr>
          <w:rFonts w:ascii="David" w:hAnsi="David" w:cs="David" w:hint="eastAsia"/>
          <w:sz w:val="24"/>
          <w:szCs w:val="24"/>
          <w:rtl/>
        </w:rPr>
        <w:t>הרמה</w:t>
      </w:r>
      <w:r w:rsidRPr="005F7096">
        <w:rPr>
          <w:rFonts w:ascii="David" w:hAnsi="David" w:cs="David"/>
          <w:sz w:val="24"/>
          <w:szCs w:val="24"/>
          <w:rtl/>
        </w:rPr>
        <w:t xml:space="preserve">, </w:t>
      </w:r>
      <w:r w:rsidRPr="005F7096">
        <w:rPr>
          <w:rFonts w:ascii="David" w:hAnsi="David" w:cs="David" w:hint="eastAsia"/>
          <w:sz w:val="24"/>
          <w:szCs w:val="24"/>
          <w:rtl/>
        </w:rPr>
        <w:t>עבודות</w:t>
      </w:r>
      <w:r w:rsidRPr="005F7096">
        <w:rPr>
          <w:rFonts w:ascii="David" w:hAnsi="David" w:cs="David"/>
          <w:sz w:val="24"/>
          <w:szCs w:val="24"/>
          <w:rtl/>
        </w:rPr>
        <w:t xml:space="preserve"> </w:t>
      </w:r>
      <w:r w:rsidRPr="005F7096">
        <w:rPr>
          <w:rFonts w:ascii="David" w:hAnsi="David" w:cs="David" w:hint="eastAsia"/>
          <w:sz w:val="24"/>
          <w:szCs w:val="24"/>
          <w:rtl/>
        </w:rPr>
        <w:t>בגובה</w:t>
      </w:r>
      <w:r w:rsidRPr="005F7096">
        <w:rPr>
          <w:rFonts w:ascii="David" w:hAnsi="David" w:cs="David"/>
          <w:sz w:val="24"/>
          <w:szCs w:val="24"/>
          <w:rtl/>
        </w:rPr>
        <w:t>, פ</w:t>
      </w:r>
      <w:r w:rsidRPr="005F7096">
        <w:rPr>
          <w:rFonts w:ascii="David" w:hAnsi="David" w:cs="David" w:hint="eastAsia"/>
          <w:sz w:val="24"/>
          <w:szCs w:val="24"/>
          <w:rtl/>
        </w:rPr>
        <w:t>י</w:t>
      </w:r>
      <w:r w:rsidRPr="005F7096">
        <w:rPr>
          <w:rFonts w:ascii="David" w:hAnsi="David" w:cs="David"/>
          <w:sz w:val="24"/>
          <w:szCs w:val="24"/>
          <w:rtl/>
        </w:rPr>
        <w:t>תיונות ורעלים וכן בדבר העסקת נוער ,</w:t>
      </w:r>
      <w:r w:rsidRPr="005F7096">
        <w:rPr>
          <w:rFonts w:ascii="David" w:hAnsi="David" w:cs="David" w:hint="eastAsia"/>
          <w:sz w:val="24"/>
          <w:szCs w:val="24"/>
          <w:rtl/>
        </w:rPr>
        <w:t>עבודות</w:t>
      </w:r>
      <w:r w:rsidRPr="005F7096">
        <w:rPr>
          <w:rFonts w:ascii="David" w:hAnsi="David" w:cs="David"/>
          <w:sz w:val="24"/>
          <w:szCs w:val="24"/>
          <w:rtl/>
        </w:rPr>
        <w:t xml:space="preserve"> </w:t>
      </w:r>
      <w:r w:rsidRPr="005F7096">
        <w:rPr>
          <w:rFonts w:ascii="David" w:hAnsi="David" w:cs="David" w:hint="eastAsia"/>
          <w:sz w:val="24"/>
          <w:szCs w:val="24"/>
          <w:rtl/>
        </w:rPr>
        <w:t>חוץ</w:t>
      </w:r>
      <w:r w:rsidRPr="005F7096">
        <w:rPr>
          <w:rFonts w:ascii="David" w:hAnsi="David" w:cs="David"/>
          <w:sz w:val="24"/>
          <w:szCs w:val="24"/>
          <w:rtl/>
        </w:rPr>
        <w:t xml:space="preserve">. הביטוח </w:t>
      </w:r>
      <w:r w:rsidRPr="005F7096">
        <w:rPr>
          <w:rFonts w:ascii="David" w:hAnsi="David" w:cs="David" w:hint="eastAsia"/>
          <w:sz w:val="24"/>
          <w:szCs w:val="24"/>
          <w:rtl/>
        </w:rPr>
        <w:t>מ</w:t>
      </w:r>
      <w:r w:rsidRPr="005F7096">
        <w:rPr>
          <w:rFonts w:ascii="David" w:hAnsi="David" w:cs="David"/>
          <w:sz w:val="24"/>
          <w:szCs w:val="24"/>
          <w:rtl/>
        </w:rPr>
        <w:t xml:space="preserve">ורחב לשפות את </w:t>
      </w:r>
      <w:r w:rsidRPr="005F7096">
        <w:rPr>
          <w:rFonts w:ascii="David" w:hAnsi="David" w:cs="David" w:hint="eastAsia"/>
          <w:sz w:val="24"/>
          <w:szCs w:val="24"/>
          <w:rtl/>
        </w:rPr>
        <w:t>המזמין</w:t>
      </w:r>
      <w:r w:rsidRPr="005F7096">
        <w:rPr>
          <w:rFonts w:ascii="David" w:hAnsi="David" w:cs="David"/>
          <w:sz w:val="24"/>
          <w:szCs w:val="24"/>
          <w:rtl/>
        </w:rPr>
        <w:t xml:space="preserve"> היה </w:t>
      </w:r>
      <w:r w:rsidRPr="005F7096">
        <w:rPr>
          <w:rFonts w:ascii="David" w:hAnsi="David" w:cs="David" w:hint="eastAsia"/>
          <w:sz w:val="24"/>
          <w:szCs w:val="24"/>
          <w:rtl/>
        </w:rPr>
        <w:t>ונטען</w:t>
      </w:r>
      <w:r w:rsidRPr="005F7096">
        <w:rPr>
          <w:rFonts w:ascii="David" w:hAnsi="David" w:cs="David"/>
          <w:sz w:val="24"/>
          <w:szCs w:val="24"/>
        </w:rPr>
        <w:t xml:space="preserve"> </w:t>
      </w:r>
      <w:r w:rsidRPr="005F7096">
        <w:rPr>
          <w:rFonts w:ascii="David" w:hAnsi="David" w:cs="David"/>
          <w:sz w:val="24"/>
          <w:szCs w:val="24"/>
          <w:rtl/>
        </w:rPr>
        <w:t xml:space="preserve">לעניין קרות תאונת עבודה </w:t>
      </w:r>
      <w:r w:rsidRPr="005F7096">
        <w:rPr>
          <w:rFonts w:ascii="David" w:hAnsi="David" w:cs="David" w:hint="eastAsia"/>
          <w:sz w:val="24"/>
          <w:szCs w:val="24"/>
          <w:rtl/>
        </w:rPr>
        <w:t>ו</w:t>
      </w:r>
      <w:r w:rsidRPr="005F7096">
        <w:rPr>
          <w:rFonts w:ascii="David" w:hAnsi="David" w:cs="David"/>
          <w:sz w:val="24"/>
          <w:szCs w:val="24"/>
          <w:rtl/>
        </w:rPr>
        <w:t xml:space="preserve">/או מחלה </w:t>
      </w:r>
      <w:r w:rsidRPr="005F7096">
        <w:rPr>
          <w:rFonts w:ascii="David" w:hAnsi="David" w:cs="David" w:hint="eastAsia"/>
          <w:sz w:val="24"/>
          <w:szCs w:val="24"/>
          <w:rtl/>
        </w:rPr>
        <w:t>כלשהי</w:t>
      </w:r>
      <w:r w:rsidRPr="005F7096">
        <w:rPr>
          <w:rFonts w:ascii="David" w:hAnsi="David" w:cs="David"/>
          <w:sz w:val="24"/>
          <w:szCs w:val="24"/>
        </w:rPr>
        <w:t xml:space="preserve"> </w:t>
      </w:r>
      <w:r w:rsidRPr="005F7096">
        <w:rPr>
          <w:rFonts w:ascii="David" w:hAnsi="David" w:cs="David"/>
          <w:sz w:val="24"/>
          <w:szCs w:val="24"/>
          <w:rtl/>
        </w:rPr>
        <w:t>כי ה</w:t>
      </w:r>
      <w:r w:rsidRPr="005F7096">
        <w:rPr>
          <w:rFonts w:ascii="David" w:hAnsi="David" w:cs="David" w:hint="eastAsia"/>
          <w:sz w:val="24"/>
          <w:szCs w:val="24"/>
          <w:rtl/>
        </w:rPr>
        <w:t>וא</w:t>
      </w:r>
      <w:r w:rsidRPr="005F7096">
        <w:rPr>
          <w:rFonts w:ascii="David" w:hAnsi="David" w:cs="David"/>
          <w:sz w:val="24"/>
          <w:szCs w:val="24"/>
          <w:rtl/>
        </w:rPr>
        <w:t xml:space="preserve"> נושא בחובות מעביד כלשהם כלפי מי </w:t>
      </w:r>
      <w:r w:rsidRPr="005F7096">
        <w:rPr>
          <w:rFonts w:ascii="David" w:hAnsi="David" w:cs="David" w:hint="eastAsia"/>
          <w:sz w:val="24"/>
          <w:szCs w:val="24"/>
          <w:rtl/>
        </w:rPr>
        <w:t>מעובדי</w:t>
      </w:r>
      <w:r w:rsidRPr="005F7096">
        <w:rPr>
          <w:rFonts w:ascii="David" w:hAnsi="David" w:cs="David"/>
          <w:sz w:val="24"/>
          <w:szCs w:val="24"/>
          <w:rtl/>
        </w:rPr>
        <w:t xml:space="preserve"> </w:t>
      </w:r>
      <w:r w:rsidRPr="005F7096">
        <w:rPr>
          <w:rFonts w:ascii="David" w:hAnsi="David" w:cs="David" w:hint="eastAsia"/>
          <w:sz w:val="24"/>
          <w:szCs w:val="24"/>
          <w:rtl/>
        </w:rPr>
        <w:t>היועץ</w:t>
      </w:r>
      <w:r w:rsidRPr="005F7096">
        <w:rPr>
          <w:rFonts w:ascii="David" w:hAnsi="David" w:cs="David"/>
          <w:sz w:val="24"/>
          <w:szCs w:val="24"/>
          <w:rtl/>
        </w:rPr>
        <w:t>.</w:t>
      </w:r>
      <w:r w:rsidRPr="005F7096">
        <w:rPr>
          <w:rFonts w:ascii="David" w:hAnsi="David" w:cs="David"/>
          <w:sz w:val="24"/>
          <w:szCs w:val="24"/>
          <w:rtl/>
        </w:rPr>
        <w:tab/>
      </w:r>
      <w:r w:rsidRPr="005F7096">
        <w:rPr>
          <w:rFonts w:ascii="David" w:hAnsi="David" w:cs="David"/>
          <w:sz w:val="24"/>
          <w:szCs w:val="24"/>
          <w:rtl/>
        </w:rPr>
        <w:br/>
      </w:r>
    </w:p>
    <w:p w14:paraId="3091FF68" w14:textId="77777777" w:rsidR="002F611D" w:rsidRPr="005F7096" w:rsidRDefault="002F611D" w:rsidP="00E779BE">
      <w:pPr>
        <w:tabs>
          <w:tab w:val="left" w:pos="283"/>
          <w:tab w:val="left" w:pos="708"/>
        </w:tabs>
        <w:spacing w:after="0" w:line="240" w:lineRule="auto"/>
        <w:ind w:left="283" w:hanging="283"/>
        <w:jc w:val="both"/>
        <w:rPr>
          <w:rFonts w:ascii="David" w:hAnsi="David" w:cs="David"/>
          <w:sz w:val="24"/>
          <w:szCs w:val="24"/>
          <w:rtl/>
        </w:rPr>
      </w:pPr>
      <w:r w:rsidRPr="005F7096">
        <w:rPr>
          <w:rFonts w:ascii="David" w:hAnsi="David" w:cs="David"/>
          <w:sz w:val="24"/>
          <w:szCs w:val="24"/>
          <w:rtl/>
        </w:rPr>
        <w:t>3</w:t>
      </w:r>
      <w:r w:rsidRPr="005F7096">
        <w:rPr>
          <w:rFonts w:ascii="David" w:hAnsi="David" w:cs="David"/>
          <w:sz w:val="24"/>
          <w:szCs w:val="24"/>
          <w:rtl/>
        </w:rPr>
        <w:tab/>
      </w:r>
      <w:r w:rsidRPr="005F7096">
        <w:rPr>
          <w:rFonts w:ascii="David" w:hAnsi="David" w:cs="David"/>
          <w:b/>
          <w:bCs/>
          <w:sz w:val="24"/>
          <w:szCs w:val="24"/>
          <w:rtl/>
        </w:rPr>
        <w:t>ביטוח אחריות כלפי צד שלישי</w:t>
      </w:r>
      <w:r w:rsidRPr="005F7096">
        <w:rPr>
          <w:rFonts w:ascii="David" w:hAnsi="David" w:cs="David"/>
          <w:sz w:val="24"/>
          <w:szCs w:val="24"/>
          <w:rtl/>
        </w:rPr>
        <w:t xml:space="preserve"> </w:t>
      </w:r>
      <w:r w:rsidRPr="005F7096">
        <w:rPr>
          <w:rFonts w:ascii="David" w:hAnsi="David" w:cs="David" w:hint="eastAsia"/>
          <w:sz w:val="24"/>
          <w:szCs w:val="24"/>
          <w:rtl/>
        </w:rPr>
        <w:t>המבטח</w:t>
      </w:r>
      <w:r w:rsidRPr="005F7096">
        <w:rPr>
          <w:rFonts w:ascii="David" w:hAnsi="David" w:cs="David"/>
          <w:sz w:val="24"/>
          <w:szCs w:val="24"/>
          <w:rtl/>
        </w:rPr>
        <w:t xml:space="preserve"> </w:t>
      </w:r>
      <w:r w:rsidRPr="005F7096">
        <w:rPr>
          <w:rFonts w:ascii="David" w:hAnsi="David" w:cs="David" w:hint="eastAsia"/>
          <w:sz w:val="24"/>
          <w:szCs w:val="24"/>
          <w:rtl/>
        </w:rPr>
        <w:t>את</w:t>
      </w:r>
      <w:r w:rsidRPr="005F7096">
        <w:rPr>
          <w:rFonts w:ascii="David" w:hAnsi="David" w:cs="David"/>
          <w:sz w:val="24"/>
          <w:szCs w:val="24"/>
          <w:rtl/>
        </w:rPr>
        <w:t xml:space="preserve"> חבות </w:t>
      </w:r>
      <w:r w:rsidRPr="005F7096">
        <w:rPr>
          <w:rFonts w:ascii="David" w:hAnsi="David" w:cs="David" w:hint="eastAsia"/>
          <w:sz w:val="24"/>
          <w:szCs w:val="24"/>
          <w:rtl/>
        </w:rPr>
        <w:t>היועץ</w:t>
      </w:r>
      <w:r w:rsidRPr="005F7096">
        <w:rPr>
          <w:rFonts w:ascii="David" w:hAnsi="David" w:cs="David"/>
          <w:sz w:val="24"/>
          <w:szCs w:val="24"/>
          <w:rtl/>
        </w:rPr>
        <w:t xml:space="preserve"> על פי דין בגבול אחריות שלא יפחת מ- 4,000,000 </w:t>
      </w:r>
      <w:r w:rsidRPr="005F7096">
        <w:rPr>
          <w:rFonts w:ascii="David" w:hAnsi="David" w:cs="David" w:hint="eastAsia"/>
          <w:sz w:val="24"/>
          <w:szCs w:val="24"/>
          <w:rtl/>
        </w:rPr>
        <w:t>₪</w:t>
      </w:r>
      <w:r w:rsidRPr="005F7096">
        <w:rPr>
          <w:rFonts w:ascii="David" w:hAnsi="David" w:cs="David"/>
          <w:sz w:val="24"/>
          <w:szCs w:val="24"/>
          <w:rtl/>
        </w:rPr>
        <w:t xml:space="preserve"> (ארבעה </w:t>
      </w:r>
      <w:r w:rsidRPr="005F7096">
        <w:rPr>
          <w:rFonts w:ascii="David" w:hAnsi="David" w:cs="David" w:hint="eastAsia"/>
          <w:sz w:val="24"/>
          <w:szCs w:val="24"/>
          <w:rtl/>
        </w:rPr>
        <w:t>מיליון</w:t>
      </w:r>
      <w:r w:rsidRPr="005F7096">
        <w:rPr>
          <w:rFonts w:ascii="David" w:hAnsi="David" w:cs="David"/>
          <w:sz w:val="24"/>
          <w:szCs w:val="24"/>
          <w:rtl/>
        </w:rPr>
        <w:t xml:space="preserve"> </w:t>
      </w:r>
      <w:r w:rsidRPr="005F7096">
        <w:rPr>
          <w:rFonts w:ascii="David" w:hAnsi="David" w:cs="David" w:hint="eastAsia"/>
          <w:sz w:val="24"/>
          <w:szCs w:val="24"/>
          <w:rtl/>
        </w:rPr>
        <w:t>₪</w:t>
      </w:r>
      <w:r w:rsidRPr="005F7096">
        <w:rPr>
          <w:rFonts w:ascii="David" w:hAnsi="David" w:cs="David"/>
          <w:sz w:val="24"/>
          <w:szCs w:val="24"/>
          <w:rtl/>
        </w:rPr>
        <w:t>) למקרה ולתקופת ביטוח שנתית, בגין א</w:t>
      </w:r>
      <w:r w:rsidRPr="005F7096">
        <w:rPr>
          <w:rFonts w:ascii="David" w:hAnsi="David" w:cs="David" w:hint="eastAsia"/>
          <w:sz w:val="24"/>
          <w:szCs w:val="24"/>
          <w:rtl/>
        </w:rPr>
        <w:t>י</w:t>
      </w:r>
      <w:r w:rsidRPr="005F7096">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6BFFFDF0" w14:textId="77777777" w:rsidR="002F611D" w:rsidRPr="005F7096" w:rsidRDefault="002F611D" w:rsidP="00E779BE">
      <w:pPr>
        <w:tabs>
          <w:tab w:val="left" w:pos="283"/>
          <w:tab w:val="left" w:pos="708"/>
        </w:tabs>
        <w:spacing w:after="0" w:line="240" w:lineRule="auto"/>
        <w:ind w:left="283" w:hanging="283"/>
        <w:jc w:val="both"/>
        <w:rPr>
          <w:rFonts w:ascii="David" w:hAnsi="David" w:cs="David"/>
          <w:sz w:val="24"/>
          <w:szCs w:val="24"/>
          <w:rtl/>
        </w:rPr>
      </w:pPr>
      <w:r w:rsidRPr="005F7096">
        <w:rPr>
          <w:rFonts w:ascii="David" w:hAnsi="David" w:cs="David"/>
          <w:sz w:val="24"/>
          <w:szCs w:val="24"/>
          <w:rtl/>
        </w:rPr>
        <w:tab/>
      </w:r>
      <w:r w:rsidRPr="005F7096">
        <w:rPr>
          <w:rFonts w:ascii="David" w:hAnsi="David" w:cs="David" w:hint="eastAsia"/>
          <w:sz w:val="24"/>
          <w:szCs w:val="24"/>
          <w:rtl/>
        </w:rPr>
        <w:t>ביטוח</w:t>
      </w:r>
      <w:r w:rsidRPr="005F7096">
        <w:rPr>
          <w:rFonts w:ascii="David" w:hAnsi="David" w:cs="David"/>
          <w:sz w:val="24"/>
          <w:szCs w:val="24"/>
          <w:rtl/>
        </w:rPr>
        <w:t xml:space="preserve"> זה לא  כפוף לכל הגבלה בדבר חבות הנובעת מאש, התפוצצות, בהלה, מכשירי הרמה, </w:t>
      </w:r>
      <w:r w:rsidRPr="005F7096">
        <w:rPr>
          <w:rFonts w:ascii="David" w:hAnsi="David" w:cs="David" w:hint="eastAsia"/>
          <w:sz w:val="24"/>
          <w:szCs w:val="24"/>
          <w:rtl/>
        </w:rPr>
        <w:t>חבות</w:t>
      </w:r>
      <w:r w:rsidRPr="005F7096">
        <w:rPr>
          <w:rFonts w:ascii="David" w:hAnsi="David" w:cs="David"/>
          <w:sz w:val="24"/>
          <w:szCs w:val="24"/>
        </w:rPr>
        <w:t xml:space="preserve"> </w:t>
      </w:r>
      <w:r w:rsidRPr="005F7096">
        <w:rPr>
          <w:rFonts w:ascii="David" w:hAnsi="David" w:cs="David"/>
          <w:sz w:val="24"/>
          <w:szCs w:val="24"/>
          <w:rtl/>
        </w:rPr>
        <w:t xml:space="preserve">בגין וכלפי קבלנים, קבלני </w:t>
      </w:r>
      <w:r w:rsidRPr="005F7096">
        <w:rPr>
          <w:rFonts w:ascii="David" w:hAnsi="David" w:cs="David" w:hint="eastAsia"/>
          <w:sz w:val="24"/>
          <w:szCs w:val="24"/>
          <w:rtl/>
        </w:rPr>
        <w:t>משנה</w:t>
      </w:r>
      <w:r w:rsidRPr="005F7096">
        <w:rPr>
          <w:rFonts w:ascii="David" w:hAnsi="David" w:cs="David"/>
          <w:sz w:val="24"/>
          <w:szCs w:val="24"/>
        </w:rPr>
        <w:t xml:space="preserve"> </w:t>
      </w:r>
      <w:r w:rsidRPr="005F7096">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5F7096">
        <w:rPr>
          <w:rFonts w:ascii="David" w:hAnsi="David" w:cs="David" w:hint="eastAsia"/>
          <w:sz w:val="24"/>
          <w:szCs w:val="24"/>
          <w:rtl/>
        </w:rPr>
        <w:t>עבודות</w:t>
      </w:r>
      <w:r w:rsidRPr="005F7096">
        <w:rPr>
          <w:rFonts w:ascii="David" w:hAnsi="David" w:cs="David"/>
          <w:sz w:val="24"/>
          <w:szCs w:val="24"/>
          <w:rtl/>
        </w:rPr>
        <w:t xml:space="preserve"> </w:t>
      </w:r>
      <w:r w:rsidRPr="005F7096">
        <w:rPr>
          <w:rFonts w:ascii="David" w:hAnsi="David" w:cs="David" w:hint="eastAsia"/>
          <w:sz w:val="24"/>
          <w:szCs w:val="24"/>
          <w:rtl/>
        </w:rPr>
        <w:t>חוץ</w:t>
      </w:r>
      <w:r w:rsidRPr="005F7096">
        <w:rPr>
          <w:rFonts w:ascii="David" w:hAnsi="David" w:cs="David"/>
          <w:sz w:val="24"/>
          <w:szCs w:val="24"/>
          <w:rtl/>
        </w:rPr>
        <w:t xml:space="preserve">, וכן תביעות שיבוב מצד המוסד לביטוח לאומי. </w:t>
      </w:r>
      <w:r w:rsidRPr="005F7096">
        <w:rPr>
          <w:rFonts w:ascii="David" w:hAnsi="David" w:cs="David"/>
          <w:sz w:val="24"/>
          <w:szCs w:val="24"/>
          <w:rtl/>
        </w:rPr>
        <w:br/>
      </w:r>
      <w:r w:rsidRPr="005F7096">
        <w:rPr>
          <w:rFonts w:ascii="David" w:hAnsi="David" w:cs="David" w:hint="eastAsia"/>
          <w:sz w:val="24"/>
          <w:szCs w:val="24"/>
          <w:rtl/>
        </w:rPr>
        <w:t>הביטוח</w:t>
      </w:r>
      <w:r w:rsidRPr="005F7096">
        <w:rPr>
          <w:rFonts w:ascii="David" w:hAnsi="David" w:cs="David"/>
          <w:sz w:val="24"/>
          <w:szCs w:val="24"/>
          <w:rtl/>
        </w:rPr>
        <w:t xml:space="preserve"> </w:t>
      </w:r>
      <w:r w:rsidRPr="005F7096">
        <w:rPr>
          <w:rFonts w:ascii="David" w:hAnsi="David" w:cs="David" w:hint="eastAsia"/>
          <w:sz w:val="24"/>
          <w:szCs w:val="24"/>
          <w:rtl/>
        </w:rPr>
        <w:t>מ</w:t>
      </w:r>
      <w:r w:rsidRPr="005F7096">
        <w:rPr>
          <w:rFonts w:ascii="David" w:hAnsi="David" w:cs="David"/>
          <w:sz w:val="24"/>
          <w:szCs w:val="24"/>
          <w:rtl/>
        </w:rPr>
        <w:t>ורחב ל</w:t>
      </w:r>
      <w:r w:rsidRPr="005F7096">
        <w:rPr>
          <w:rFonts w:ascii="David" w:hAnsi="David" w:cs="David" w:hint="eastAsia"/>
          <w:sz w:val="24"/>
          <w:szCs w:val="24"/>
          <w:rtl/>
        </w:rPr>
        <w:t>שפות</w:t>
      </w:r>
      <w:r w:rsidRPr="005F7096">
        <w:rPr>
          <w:rFonts w:ascii="David" w:hAnsi="David" w:cs="David"/>
          <w:sz w:val="24"/>
          <w:szCs w:val="24"/>
          <w:rtl/>
        </w:rPr>
        <w:t xml:space="preserve"> את </w:t>
      </w:r>
      <w:r w:rsidRPr="005F7096">
        <w:rPr>
          <w:rFonts w:ascii="David" w:hAnsi="David" w:cs="David" w:hint="eastAsia"/>
          <w:sz w:val="24"/>
          <w:szCs w:val="24"/>
          <w:rtl/>
        </w:rPr>
        <w:t>המזמין</w:t>
      </w:r>
      <w:r w:rsidRPr="005F7096">
        <w:rPr>
          <w:rFonts w:ascii="David" w:hAnsi="David" w:cs="David"/>
          <w:sz w:val="24"/>
          <w:szCs w:val="24"/>
          <w:rtl/>
        </w:rPr>
        <w:t xml:space="preserve"> בגין אחריות</w:t>
      </w:r>
      <w:r w:rsidRPr="005F7096">
        <w:rPr>
          <w:rFonts w:ascii="David" w:hAnsi="David" w:cs="David" w:hint="eastAsia"/>
          <w:sz w:val="24"/>
          <w:szCs w:val="24"/>
          <w:rtl/>
        </w:rPr>
        <w:t>ו</w:t>
      </w:r>
      <w:r w:rsidRPr="005F7096">
        <w:rPr>
          <w:rFonts w:ascii="David" w:hAnsi="David" w:cs="David"/>
          <w:sz w:val="24"/>
          <w:szCs w:val="24"/>
          <w:rtl/>
        </w:rPr>
        <w:t xml:space="preserve"> למעשי ו/או מחדלי </w:t>
      </w:r>
      <w:r w:rsidRPr="005F7096">
        <w:rPr>
          <w:rFonts w:ascii="David" w:hAnsi="David" w:cs="David" w:hint="eastAsia"/>
          <w:sz w:val="24"/>
          <w:szCs w:val="24"/>
          <w:rtl/>
        </w:rPr>
        <w:t>היועץ</w:t>
      </w:r>
      <w:r w:rsidRPr="005F7096">
        <w:rPr>
          <w:rFonts w:ascii="David" w:hAnsi="David" w:cs="David"/>
          <w:sz w:val="24"/>
          <w:szCs w:val="24"/>
          <w:rtl/>
        </w:rPr>
        <w:t xml:space="preserve"> </w:t>
      </w:r>
      <w:r w:rsidRPr="005F7096">
        <w:rPr>
          <w:rFonts w:ascii="David" w:hAnsi="David" w:cs="David" w:hint="eastAsia"/>
          <w:sz w:val="24"/>
          <w:szCs w:val="24"/>
          <w:rtl/>
        </w:rPr>
        <w:t>והבאים</w:t>
      </w:r>
      <w:r w:rsidRPr="005F7096">
        <w:rPr>
          <w:rFonts w:ascii="David" w:hAnsi="David" w:cs="David"/>
          <w:sz w:val="24"/>
          <w:szCs w:val="24"/>
          <w:rtl/>
        </w:rPr>
        <w:t xml:space="preserve"> </w:t>
      </w:r>
      <w:r w:rsidRPr="005F7096">
        <w:rPr>
          <w:rFonts w:ascii="David" w:hAnsi="David" w:cs="David" w:hint="eastAsia"/>
          <w:sz w:val="24"/>
          <w:szCs w:val="24"/>
          <w:rtl/>
        </w:rPr>
        <w:t>מטעמו</w:t>
      </w:r>
      <w:r w:rsidRPr="005F7096">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56BDD320" w14:textId="77777777" w:rsidR="002F611D" w:rsidRPr="005F7096"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5F7096">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B59650A" w14:textId="77777777" w:rsidR="002F611D" w:rsidRPr="005F7096"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5F7096">
        <w:rPr>
          <w:rFonts w:ascii="David" w:hAnsi="David" w:cs="David" w:hint="eastAsia"/>
          <w:sz w:val="24"/>
          <w:szCs w:val="24"/>
          <w:rtl/>
        </w:rPr>
        <w:t>הפוליסה</w:t>
      </w:r>
      <w:r w:rsidRPr="005F7096">
        <w:rPr>
          <w:rFonts w:ascii="David" w:hAnsi="David" w:cs="David"/>
          <w:sz w:val="24"/>
          <w:szCs w:val="24"/>
          <w:rtl/>
        </w:rPr>
        <w:t xml:space="preserve"> </w:t>
      </w:r>
      <w:r w:rsidRPr="005F7096">
        <w:rPr>
          <w:rFonts w:ascii="David" w:hAnsi="David" w:cs="David" w:hint="eastAsia"/>
          <w:sz w:val="24"/>
          <w:szCs w:val="24"/>
          <w:rtl/>
        </w:rPr>
        <w:t>תכלולנה</w:t>
      </w:r>
      <w:r w:rsidRPr="005F7096">
        <w:rPr>
          <w:rFonts w:ascii="David" w:hAnsi="David" w:cs="David"/>
          <w:sz w:val="24"/>
          <w:szCs w:val="24"/>
          <w:rtl/>
        </w:rPr>
        <w:t xml:space="preserve"> </w:t>
      </w:r>
      <w:r w:rsidRPr="005F7096">
        <w:rPr>
          <w:rFonts w:ascii="David" w:hAnsi="David" w:cs="David" w:hint="eastAsia"/>
          <w:sz w:val="24"/>
          <w:szCs w:val="24"/>
          <w:rtl/>
        </w:rPr>
        <w:t>התחייבות</w:t>
      </w:r>
      <w:r w:rsidRPr="005F7096">
        <w:rPr>
          <w:rFonts w:ascii="David" w:hAnsi="David" w:cs="David"/>
          <w:sz w:val="24"/>
          <w:szCs w:val="24"/>
          <w:rtl/>
        </w:rPr>
        <w:t xml:space="preserve"> </w:t>
      </w:r>
      <w:r w:rsidRPr="005F7096">
        <w:rPr>
          <w:rFonts w:ascii="David" w:hAnsi="David" w:cs="David" w:hint="eastAsia"/>
          <w:sz w:val="24"/>
          <w:szCs w:val="24"/>
          <w:rtl/>
        </w:rPr>
        <w:t>לוויתור</w:t>
      </w:r>
      <w:r w:rsidRPr="005F7096">
        <w:rPr>
          <w:rFonts w:ascii="David" w:hAnsi="David" w:cs="David"/>
          <w:sz w:val="24"/>
          <w:szCs w:val="24"/>
          <w:rtl/>
        </w:rPr>
        <w:t xml:space="preserve"> </w:t>
      </w:r>
      <w:r w:rsidRPr="005F7096">
        <w:rPr>
          <w:rFonts w:ascii="David" w:hAnsi="David" w:cs="David" w:hint="eastAsia"/>
          <w:sz w:val="24"/>
          <w:szCs w:val="24"/>
          <w:rtl/>
        </w:rPr>
        <w:t>על</w:t>
      </w:r>
      <w:r w:rsidRPr="005F7096">
        <w:rPr>
          <w:rFonts w:ascii="David" w:hAnsi="David" w:cs="David"/>
          <w:sz w:val="24"/>
          <w:szCs w:val="24"/>
          <w:rtl/>
        </w:rPr>
        <w:t xml:space="preserve"> </w:t>
      </w:r>
      <w:r w:rsidRPr="005F7096">
        <w:rPr>
          <w:rFonts w:ascii="David" w:hAnsi="David" w:cs="David" w:hint="eastAsia"/>
          <w:sz w:val="24"/>
          <w:szCs w:val="24"/>
          <w:rtl/>
        </w:rPr>
        <w:t>זכות</w:t>
      </w:r>
      <w:r w:rsidRPr="005F7096">
        <w:rPr>
          <w:rFonts w:ascii="David" w:hAnsi="David" w:cs="David"/>
          <w:sz w:val="24"/>
          <w:szCs w:val="24"/>
          <w:rtl/>
        </w:rPr>
        <w:t xml:space="preserve"> </w:t>
      </w:r>
      <w:r w:rsidRPr="005F7096">
        <w:rPr>
          <w:rFonts w:ascii="David" w:hAnsi="David" w:cs="David" w:hint="eastAsia"/>
          <w:sz w:val="24"/>
          <w:szCs w:val="24"/>
          <w:rtl/>
        </w:rPr>
        <w:t>שיבוב</w:t>
      </w:r>
      <w:r w:rsidRPr="005F7096">
        <w:rPr>
          <w:rFonts w:ascii="David" w:hAnsi="David" w:cs="David"/>
          <w:sz w:val="24"/>
          <w:szCs w:val="24"/>
          <w:rtl/>
        </w:rPr>
        <w:t xml:space="preserve"> </w:t>
      </w:r>
      <w:r w:rsidRPr="005F7096">
        <w:rPr>
          <w:rFonts w:ascii="David" w:hAnsi="David" w:cs="David" w:hint="eastAsia"/>
          <w:sz w:val="24"/>
          <w:szCs w:val="24"/>
          <w:rtl/>
        </w:rPr>
        <w:t>כלפי</w:t>
      </w:r>
      <w:r w:rsidRPr="005F7096">
        <w:rPr>
          <w:rFonts w:ascii="David" w:hAnsi="David" w:cs="David"/>
          <w:sz w:val="24"/>
          <w:szCs w:val="24"/>
          <w:rtl/>
        </w:rPr>
        <w:t xml:space="preserve"> </w:t>
      </w:r>
      <w:r w:rsidRPr="005F7096">
        <w:rPr>
          <w:rFonts w:ascii="David" w:hAnsi="David" w:cs="David" w:hint="eastAsia"/>
          <w:sz w:val="24"/>
          <w:szCs w:val="24"/>
          <w:rtl/>
        </w:rPr>
        <w:t>המזמין</w:t>
      </w:r>
      <w:r w:rsidRPr="005F7096">
        <w:rPr>
          <w:rFonts w:ascii="David" w:hAnsi="David" w:cs="David"/>
          <w:sz w:val="24"/>
          <w:szCs w:val="24"/>
          <w:rtl/>
        </w:rPr>
        <w:t xml:space="preserve">, </w:t>
      </w:r>
      <w:r w:rsidRPr="005F7096">
        <w:rPr>
          <w:rFonts w:ascii="David" w:hAnsi="David" w:cs="David" w:hint="eastAsia"/>
          <w:sz w:val="24"/>
          <w:szCs w:val="24"/>
          <w:rtl/>
        </w:rPr>
        <w:t>עובדיו</w:t>
      </w:r>
      <w:r w:rsidRPr="005F7096">
        <w:rPr>
          <w:rFonts w:ascii="David" w:hAnsi="David" w:cs="David"/>
          <w:sz w:val="24"/>
          <w:szCs w:val="24"/>
          <w:rtl/>
        </w:rPr>
        <w:t xml:space="preserve"> </w:t>
      </w:r>
      <w:r w:rsidRPr="005F7096">
        <w:rPr>
          <w:rFonts w:ascii="David" w:hAnsi="David" w:cs="David" w:hint="eastAsia"/>
          <w:sz w:val="24"/>
          <w:szCs w:val="24"/>
          <w:rtl/>
        </w:rPr>
        <w:t>והבאים</w:t>
      </w:r>
      <w:r w:rsidRPr="005F7096">
        <w:rPr>
          <w:rFonts w:ascii="David" w:hAnsi="David" w:cs="David"/>
          <w:sz w:val="24"/>
          <w:szCs w:val="24"/>
          <w:rtl/>
        </w:rPr>
        <w:t xml:space="preserve"> </w:t>
      </w:r>
      <w:r w:rsidRPr="005F7096">
        <w:rPr>
          <w:rFonts w:ascii="David" w:hAnsi="David" w:cs="David" w:hint="eastAsia"/>
          <w:sz w:val="24"/>
          <w:szCs w:val="24"/>
          <w:rtl/>
        </w:rPr>
        <w:t>מטעמו</w:t>
      </w:r>
      <w:r w:rsidRPr="005F7096">
        <w:rPr>
          <w:rFonts w:ascii="David" w:hAnsi="David" w:cs="David"/>
          <w:sz w:val="24"/>
          <w:szCs w:val="24"/>
          <w:rtl/>
        </w:rPr>
        <w:t xml:space="preserve"> </w:t>
      </w:r>
      <w:r w:rsidRPr="005F7096">
        <w:rPr>
          <w:rFonts w:ascii="David" w:hAnsi="David" w:cs="David" w:hint="eastAsia"/>
          <w:sz w:val="24"/>
          <w:szCs w:val="24"/>
          <w:rtl/>
        </w:rPr>
        <w:t>אולם</w:t>
      </w:r>
      <w:r w:rsidRPr="005F7096">
        <w:rPr>
          <w:rFonts w:ascii="David" w:hAnsi="David" w:cs="David"/>
          <w:sz w:val="24"/>
          <w:szCs w:val="24"/>
          <w:rtl/>
        </w:rPr>
        <w:t xml:space="preserve"> </w:t>
      </w:r>
      <w:r w:rsidRPr="005F7096">
        <w:rPr>
          <w:rFonts w:ascii="David" w:hAnsi="David" w:cs="David" w:hint="eastAsia"/>
          <w:sz w:val="24"/>
          <w:szCs w:val="24"/>
          <w:rtl/>
        </w:rPr>
        <w:t>האמור</w:t>
      </w:r>
      <w:r w:rsidRPr="005F7096">
        <w:rPr>
          <w:rFonts w:ascii="David" w:hAnsi="David" w:cs="David"/>
          <w:sz w:val="24"/>
          <w:szCs w:val="24"/>
          <w:rtl/>
        </w:rPr>
        <w:t xml:space="preserve"> </w:t>
      </w:r>
      <w:r w:rsidRPr="005F7096">
        <w:rPr>
          <w:rFonts w:ascii="David" w:hAnsi="David" w:cs="David" w:hint="eastAsia"/>
          <w:sz w:val="24"/>
          <w:szCs w:val="24"/>
          <w:rtl/>
        </w:rPr>
        <w:t>בדבר</w:t>
      </w:r>
      <w:r w:rsidRPr="005F7096">
        <w:rPr>
          <w:rFonts w:ascii="David" w:hAnsi="David" w:cs="David"/>
          <w:sz w:val="24"/>
          <w:szCs w:val="24"/>
          <w:rtl/>
        </w:rPr>
        <w:t xml:space="preserve"> </w:t>
      </w:r>
      <w:r w:rsidRPr="005F7096">
        <w:rPr>
          <w:rFonts w:ascii="David" w:hAnsi="David" w:cs="David" w:hint="eastAsia"/>
          <w:sz w:val="24"/>
          <w:szCs w:val="24"/>
          <w:rtl/>
        </w:rPr>
        <w:t>ויתור</w:t>
      </w:r>
      <w:r w:rsidRPr="005F7096">
        <w:rPr>
          <w:rFonts w:ascii="David" w:hAnsi="David" w:cs="David"/>
          <w:sz w:val="24"/>
          <w:szCs w:val="24"/>
          <w:rtl/>
        </w:rPr>
        <w:t xml:space="preserve"> </w:t>
      </w:r>
      <w:r w:rsidRPr="005F7096">
        <w:rPr>
          <w:rFonts w:ascii="David" w:hAnsi="David" w:cs="David" w:hint="eastAsia"/>
          <w:sz w:val="24"/>
          <w:szCs w:val="24"/>
          <w:rtl/>
        </w:rPr>
        <w:t>על</w:t>
      </w:r>
      <w:r w:rsidRPr="005F7096">
        <w:rPr>
          <w:rFonts w:ascii="David" w:hAnsi="David" w:cs="David"/>
          <w:sz w:val="24"/>
          <w:szCs w:val="24"/>
          <w:rtl/>
        </w:rPr>
        <w:t xml:space="preserve"> </w:t>
      </w:r>
      <w:r w:rsidRPr="005F7096">
        <w:rPr>
          <w:rFonts w:ascii="David" w:hAnsi="David" w:cs="David" w:hint="eastAsia"/>
          <w:sz w:val="24"/>
          <w:szCs w:val="24"/>
          <w:rtl/>
        </w:rPr>
        <w:t>זכות</w:t>
      </w:r>
      <w:r w:rsidRPr="005F7096">
        <w:rPr>
          <w:rFonts w:ascii="David" w:hAnsi="David" w:cs="David"/>
          <w:sz w:val="24"/>
          <w:szCs w:val="24"/>
          <w:rtl/>
        </w:rPr>
        <w:t xml:space="preserve"> </w:t>
      </w:r>
      <w:r w:rsidRPr="005F7096">
        <w:rPr>
          <w:rFonts w:ascii="David" w:hAnsi="David" w:cs="David" w:hint="eastAsia"/>
          <w:sz w:val="24"/>
          <w:szCs w:val="24"/>
          <w:rtl/>
        </w:rPr>
        <w:t>השיבוב</w:t>
      </w:r>
      <w:r w:rsidRPr="005F7096">
        <w:rPr>
          <w:rFonts w:ascii="David" w:hAnsi="David" w:cs="David"/>
          <w:sz w:val="24"/>
          <w:szCs w:val="24"/>
          <w:rtl/>
        </w:rPr>
        <w:t xml:space="preserve"> </w:t>
      </w:r>
      <w:r w:rsidRPr="005F7096">
        <w:rPr>
          <w:rFonts w:ascii="David" w:hAnsi="David" w:cs="David" w:hint="eastAsia"/>
          <w:sz w:val="24"/>
          <w:szCs w:val="24"/>
          <w:rtl/>
        </w:rPr>
        <w:t>לא</w:t>
      </w:r>
      <w:r w:rsidRPr="005F7096">
        <w:rPr>
          <w:rFonts w:ascii="David" w:hAnsi="David" w:cs="David"/>
          <w:sz w:val="24"/>
          <w:szCs w:val="24"/>
          <w:rtl/>
        </w:rPr>
        <w:t xml:space="preserve"> </w:t>
      </w:r>
      <w:r w:rsidRPr="005F7096">
        <w:rPr>
          <w:rFonts w:ascii="David" w:hAnsi="David" w:cs="David" w:hint="eastAsia"/>
          <w:sz w:val="24"/>
          <w:szCs w:val="24"/>
          <w:rtl/>
        </w:rPr>
        <w:t>יחול</w:t>
      </w:r>
      <w:r w:rsidRPr="005F7096">
        <w:rPr>
          <w:rFonts w:ascii="David" w:hAnsi="David" w:cs="David"/>
          <w:sz w:val="24"/>
          <w:szCs w:val="24"/>
          <w:rtl/>
        </w:rPr>
        <w:t xml:space="preserve"> </w:t>
      </w:r>
      <w:r w:rsidRPr="005F7096">
        <w:rPr>
          <w:rFonts w:ascii="David" w:hAnsi="David" w:cs="David" w:hint="eastAsia"/>
          <w:sz w:val="24"/>
          <w:szCs w:val="24"/>
          <w:rtl/>
        </w:rPr>
        <w:t>לטובת</w:t>
      </w:r>
      <w:r w:rsidRPr="005F7096">
        <w:rPr>
          <w:rFonts w:ascii="David" w:hAnsi="David" w:cs="David"/>
          <w:sz w:val="24"/>
          <w:szCs w:val="24"/>
          <w:rtl/>
        </w:rPr>
        <w:t xml:space="preserve"> </w:t>
      </w:r>
      <w:r w:rsidRPr="005F7096">
        <w:rPr>
          <w:rFonts w:ascii="David" w:hAnsi="David" w:cs="David" w:hint="eastAsia"/>
          <w:sz w:val="24"/>
          <w:szCs w:val="24"/>
          <w:rtl/>
        </w:rPr>
        <w:t>אדם</w:t>
      </w:r>
      <w:r w:rsidRPr="005F7096">
        <w:rPr>
          <w:rFonts w:ascii="David" w:hAnsi="David" w:cs="David"/>
          <w:sz w:val="24"/>
          <w:szCs w:val="24"/>
          <w:rtl/>
        </w:rPr>
        <w:t xml:space="preserve"> </w:t>
      </w:r>
      <w:r w:rsidRPr="005F7096">
        <w:rPr>
          <w:rFonts w:ascii="David" w:hAnsi="David" w:cs="David" w:hint="eastAsia"/>
          <w:sz w:val="24"/>
          <w:szCs w:val="24"/>
          <w:rtl/>
        </w:rPr>
        <w:t>שגרם</w:t>
      </w:r>
      <w:r w:rsidRPr="005F7096">
        <w:rPr>
          <w:rFonts w:ascii="David" w:hAnsi="David" w:cs="David"/>
          <w:sz w:val="24"/>
          <w:szCs w:val="24"/>
          <w:rtl/>
        </w:rPr>
        <w:t xml:space="preserve"> </w:t>
      </w:r>
      <w:r w:rsidRPr="005F7096">
        <w:rPr>
          <w:rFonts w:ascii="David" w:hAnsi="David" w:cs="David" w:hint="eastAsia"/>
          <w:sz w:val="24"/>
          <w:szCs w:val="24"/>
          <w:rtl/>
        </w:rPr>
        <w:t>לנזק</w:t>
      </w:r>
      <w:r w:rsidRPr="005F7096">
        <w:rPr>
          <w:rFonts w:ascii="David" w:hAnsi="David" w:cs="David"/>
          <w:sz w:val="24"/>
          <w:szCs w:val="24"/>
          <w:rtl/>
        </w:rPr>
        <w:t xml:space="preserve"> </w:t>
      </w:r>
      <w:r w:rsidRPr="005F7096">
        <w:rPr>
          <w:rFonts w:ascii="David" w:hAnsi="David" w:cs="David" w:hint="eastAsia"/>
          <w:sz w:val="24"/>
          <w:szCs w:val="24"/>
          <w:rtl/>
        </w:rPr>
        <w:t>בזדון</w:t>
      </w:r>
      <w:r w:rsidRPr="005F7096">
        <w:rPr>
          <w:rFonts w:ascii="David" w:hAnsi="David" w:cs="David"/>
          <w:sz w:val="24"/>
          <w:szCs w:val="24"/>
          <w:rtl/>
        </w:rPr>
        <w:t>.</w:t>
      </w:r>
    </w:p>
    <w:p w14:paraId="3F86187C" w14:textId="77777777" w:rsidR="002F611D" w:rsidRPr="005F7096"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5F7096">
        <w:rPr>
          <w:rFonts w:ascii="David" w:hAnsi="David" w:cs="David"/>
          <w:sz w:val="24"/>
          <w:szCs w:val="24"/>
          <w:rtl/>
        </w:rPr>
        <w:t xml:space="preserve">כמו כן </w:t>
      </w:r>
      <w:r w:rsidRPr="005F7096">
        <w:rPr>
          <w:rFonts w:ascii="David" w:hAnsi="David" w:cs="David" w:hint="eastAsia"/>
          <w:sz w:val="24"/>
          <w:szCs w:val="24"/>
          <w:rtl/>
        </w:rPr>
        <w:t>היועץ</w:t>
      </w:r>
      <w:r w:rsidRPr="005F7096">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6661D73" w14:textId="77777777" w:rsidR="002F611D" w:rsidRPr="005F7096"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5F7096">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684746E" w14:textId="77777777" w:rsidR="002F611D" w:rsidRPr="005F7096" w:rsidRDefault="002F611D" w:rsidP="00E779BE">
      <w:pPr>
        <w:spacing w:after="0"/>
        <w:jc w:val="both"/>
        <w:rPr>
          <w:rFonts w:ascii="David" w:hAnsi="David" w:cs="David"/>
          <w:sz w:val="24"/>
          <w:szCs w:val="24"/>
          <w:rtl/>
        </w:rPr>
      </w:pPr>
      <w:r w:rsidRPr="005F7096">
        <w:rPr>
          <w:rFonts w:ascii="David" w:hAnsi="David" w:cs="David"/>
          <w:sz w:val="24"/>
          <w:szCs w:val="24"/>
          <w:rtl/>
        </w:rPr>
        <w:t xml:space="preserve"> </w:t>
      </w:r>
    </w:p>
    <w:p w14:paraId="02738DE3" w14:textId="77777777" w:rsidR="002F611D" w:rsidRPr="005F7096" w:rsidRDefault="002F611D" w:rsidP="002F611D">
      <w:pPr>
        <w:spacing w:after="0"/>
        <w:ind w:left="364"/>
        <w:contextualSpacing/>
        <w:rPr>
          <w:rFonts w:ascii="Times New Roman" w:hAnsi="Times New Roman"/>
          <w:rtl/>
        </w:rPr>
      </w:pPr>
    </w:p>
    <w:p w14:paraId="2616DC7D" w14:textId="77777777" w:rsidR="003B1029" w:rsidRPr="005F7096"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156288" w14:textId="77777777" w:rsidR="00376E23" w:rsidRPr="005F7096"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D71D1F4" w14:textId="77777777" w:rsidR="00376E23" w:rsidRPr="005F7096"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90293F"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8B4B26"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CED4E9"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CABBE5"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6972472"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5E04C0"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E923B2"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0B5DB8"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1757ED"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94F124"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F3EE4F"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0A2CAE"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610333" w14:textId="77777777" w:rsidR="00B2329A" w:rsidRPr="005F7096"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C49C43" w14:textId="77777777" w:rsidR="00B2329A" w:rsidRPr="005F7096"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B7CED"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E4479F"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9C6916"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787864"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AF5080"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AFEC81"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10FEEF"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10EA39"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F6468D"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FD71C1"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01CD7C"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34D5C1"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F9206F"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5E1B91"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5449F7"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A65CBA"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4016CC"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B7780A"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84C8A3"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11E71D"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DC0B78"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B0BC76"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3AA162"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4DEE03"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B0D8E2" w14:textId="77777777" w:rsidR="00003310" w:rsidRPr="005F7096"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7D303D" w14:textId="77777777" w:rsidR="00E779BE" w:rsidRPr="005F7096" w:rsidRDefault="00E779BE"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bCs/>
          <w:sz w:val="24"/>
          <w:szCs w:val="24"/>
          <w:u w:val="single"/>
          <w:rtl/>
          <w:lang w:eastAsia="he-IL"/>
        </w:rPr>
        <w:br w:type="page"/>
      </w:r>
    </w:p>
    <w:p w14:paraId="456CC5CF" w14:textId="77777777" w:rsidR="002F611D" w:rsidRPr="005F7096"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5F7096">
        <w:rPr>
          <w:rFonts w:ascii="Times New Roman" w:eastAsia="Times New Roman" w:hAnsi="Times New Roman" w:cs="David" w:hint="cs"/>
          <w:bCs/>
          <w:sz w:val="20"/>
          <w:szCs w:val="24"/>
          <w:u w:val="single"/>
          <w:rtl/>
          <w:lang w:eastAsia="he-IL"/>
        </w:rPr>
        <w:t>נספח "ז1'"</w:t>
      </w:r>
    </w:p>
    <w:p w14:paraId="78ED73DB" w14:textId="77777777" w:rsidR="00EB51FD" w:rsidRPr="005F7096"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5F7096">
        <w:rPr>
          <w:rFonts w:ascii="Times New Roman" w:eastAsia="Times New Roman" w:hAnsi="Times New Roman" w:cs="David" w:hint="cs"/>
          <w:b/>
          <w:bCs/>
          <w:sz w:val="20"/>
          <w:szCs w:val="24"/>
          <w:u w:val="single"/>
          <w:rtl/>
          <w:lang w:eastAsia="he-IL"/>
        </w:rPr>
        <w:t>אישור</w:t>
      </w:r>
      <w:r w:rsidRPr="005F7096">
        <w:rPr>
          <w:rFonts w:ascii="Times New Roman" w:eastAsia="Times New Roman" w:hAnsi="Times New Roman" w:cs="David"/>
          <w:b/>
          <w:bCs/>
          <w:sz w:val="20"/>
          <w:szCs w:val="24"/>
          <w:u w:val="single"/>
          <w:rtl/>
          <w:lang w:eastAsia="he-IL"/>
        </w:rPr>
        <w:t xml:space="preserve"> </w:t>
      </w:r>
      <w:r w:rsidRPr="005F7096">
        <w:rPr>
          <w:rFonts w:ascii="Times New Roman" w:eastAsia="Times New Roman" w:hAnsi="Times New Roman" w:cs="David" w:hint="cs"/>
          <w:b/>
          <w:bCs/>
          <w:sz w:val="20"/>
          <w:szCs w:val="24"/>
          <w:u w:val="single"/>
          <w:rtl/>
          <w:lang w:eastAsia="he-IL"/>
        </w:rPr>
        <w:t>על</w:t>
      </w:r>
      <w:r w:rsidRPr="005F7096">
        <w:rPr>
          <w:rFonts w:ascii="Times New Roman" w:eastAsia="Times New Roman" w:hAnsi="Times New Roman" w:cs="David"/>
          <w:b/>
          <w:bCs/>
          <w:sz w:val="20"/>
          <w:szCs w:val="24"/>
          <w:u w:val="single"/>
          <w:rtl/>
          <w:lang w:eastAsia="he-IL"/>
        </w:rPr>
        <w:t xml:space="preserve"> </w:t>
      </w:r>
      <w:r w:rsidRPr="005F7096">
        <w:rPr>
          <w:rFonts w:ascii="Times New Roman" w:eastAsia="Times New Roman" w:hAnsi="Times New Roman" w:cs="David" w:hint="cs"/>
          <w:b/>
          <w:bCs/>
          <w:sz w:val="20"/>
          <w:szCs w:val="24"/>
          <w:u w:val="single"/>
          <w:rtl/>
          <w:lang w:eastAsia="he-IL"/>
        </w:rPr>
        <w:t>קיום</w:t>
      </w:r>
      <w:r w:rsidRPr="005F7096">
        <w:rPr>
          <w:rFonts w:ascii="Times New Roman" w:eastAsia="Times New Roman" w:hAnsi="Times New Roman" w:cs="David"/>
          <w:b/>
          <w:bCs/>
          <w:sz w:val="20"/>
          <w:szCs w:val="24"/>
          <w:u w:val="single"/>
          <w:rtl/>
          <w:lang w:eastAsia="he-IL"/>
        </w:rPr>
        <w:t xml:space="preserve"> </w:t>
      </w:r>
      <w:r w:rsidRPr="005F7096">
        <w:rPr>
          <w:rFonts w:ascii="Times New Roman" w:eastAsia="Times New Roman" w:hAnsi="Times New Roman" w:cs="David" w:hint="cs"/>
          <w:b/>
          <w:bCs/>
          <w:sz w:val="20"/>
          <w:szCs w:val="24"/>
          <w:u w:val="single"/>
          <w:rtl/>
          <w:lang w:eastAsia="he-IL"/>
        </w:rPr>
        <w:t>ביטוחי</w:t>
      </w:r>
      <w:r w:rsidRPr="005F7096">
        <w:rPr>
          <w:rFonts w:ascii="Times New Roman" w:eastAsia="Times New Roman" w:hAnsi="Times New Roman" w:cs="David"/>
          <w:b/>
          <w:bCs/>
          <w:sz w:val="20"/>
          <w:szCs w:val="24"/>
          <w:u w:val="single"/>
          <w:rtl/>
          <w:lang w:eastAsia="he-IL"/>
        </w:rPr>
        <w:t xml:space="preserve"> </w:t>
      </w:r>
      <w:r w:rsidRPr="005F7096">
        <w:rPr>
          <w:rFonts w:ascii="Times New Roman" w:eastAsia="Times New Roman" w:hAnsi="Times New Roman" w:cs="David" w:hint="cs"/>
          <w:b/>
          <w:bCs/>
          <w:sz w:val="20"/>
          <w:szCs w:val="24"/>
          <w:u w:val="single"/>
          <w:rtl/>
          <w:lang w:eastAsia="he-IL"/>
        </w:rPr>
        <w:t>המתכנן</w:t>
      </w:r>
    </w:p>
    <w:p w14:paraId="48829AB5" w14:textId="77777777" w:rsidR="002F611D" w:rsidRPr="005F7096"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5575FF39" w14:textId="77777777" w:rsidR="00B2329A" w:rsidRPr="005F7096"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2F26C5" w:rsidRPr="005F7096" w14:paraId="4FEBAAB1" w14:textId="77777777" w:rsidTr="005A3D56">
        <w:trPr>
          <w:trHeight w:val="463"/>
          <w:tblHeader/>
        </w:trPr>
        <w:tc>
          <w:tcPr>
            <w:tcW w:w="8218" w:type="dxa"/>
            <w:gridSpan w:val="3"/>
            <w:shd w:val="clear" w:color="auto" w:fill="F2F2F2"/>
          </w:tcPr>
          <w:p w14:paraId="2ACD1602"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אישור קיום ביטוחים</w:t>
            </w:r>
          </w:p>
        </w:tc>
        <w:tc>
          <w:tcPr>
            <w:tcW w:w="3317" w:type="dxa"/>
            <w:shd w:val="clear" w:color="auto" w:fill="auto"/>
          </w:tcPr>
          <w:p w14:paraId="18D21E93"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תאריך הנפקת האישור(</w:t>
            </w:r>
            <w:r w:rsidRPr="005F7096">
              <w:rPr>
                <w:rFonts w:ascii="David" w:eastAsia="Calibri" w:hAnsi="David" w:cs="David"/>
                <w:sz w:val="24"/>
                <w:szCs w:val="24"/>
                <w:lang w:eastAsia="he-IL"/>
              </w:rPr>
              <w:t>DD/MM/YYYY</w:t>
            </w:r>
            <w:r w:rsidRPr="005F7096">
              <w:rPr>
                <w:rFonts w:ascii="David" w:eastAsia="Calibri" w:hAnsi="David" w:cs="David"/>
                <w:sz w:val="24"/>
                <w:szCs w:val="24"/>
                <w:rtl/>
                <w:lang w:eastAsia="he-IL"/>
              </w:rPr>
              <w:t>)</w:t>
            </w:r>
          </w:p>
        </w:tc>
      </w:tr>
      <w:tr w:rsidR="002F26C5" w:rsidRPr="005F7096" w14:paraId="66832A35" w14:textId="77777777" w:rsidTr="005A3D56">
        <w:trPr>
          <w:trHeight w:val="315"/>
        </w:trPr>
        <w:tc>
          <w:tcPr>
            <w:tcW w:w="11535" w:type="dxa"/>
            <w:gridSpan w:val="4"/>
            <w:shd w:val="clear" w:color="auto" w:fill="auto"/>
          </w:tcPr>
          <w:p w14:paraId="1F003879"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2F26C5" w:rsidRPr="005F7096" w14:paraId="016F4BCB" w14:textId="77777777" w:rsidTr="005A3D56">
        <w:trPr>
          <w:trHeight w:val="278"/>
        </w:trPr>
        <w:tc>
          <w:tcPr>
            <w:tcW w:w="4068" w:type="dxa"/>
            <w:shd w:val="clear" w:color="auto" w:fill="F2F2F2"/>
          </w:tcPr>
          <w:p w14:paraId="50F7328E"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מבקש האישור*</w:t>
            </w:r>
          </w:p>
        </w:tc>
        <w:tc>
          <w:tcPr>
            <w:tcW w:w="1974" w:type="dxa"/>
            <w:shd w:val="clear" w:color="auto" w:fill="F2F2F2"/>
          </w:tcPr>
          <w:p w14:paraId="365B62BB"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sidDel="009955DA">
              <w:rPr>
                <w:rFonts w:ascii="David" w:eastAsia="Calibri" w:hAnsi="David" w:cs="David"/>
                <w:sz w:val="24"/>
                <w:szCs w:val="24"/>
                <w:rtl/>
                <w:lang w:eastAsia="he-IL"/>
              </w:rPr>
              <w:t>ה</w:t>
            </w:r>
            <w:r w:rsidRPr="005F7096">
              <w:rPr>
                <w:rFonts w:ascii="David" w:eastAsia="Calibri" w:hAnsi="David" w:cs="David"/>
                <w:sz w:val="24"/>
                <w:szCs w:val="24"/>
                <w:rtl/>
                <w:lang w:eastAsia="he-IL"/>
              </w:rPr>
              <w:t>מבוטח</w:t>
            </w:r>
          </w:p>
        </w:tc>
        <w:tc>
          <w:tcPr>
            <w:tcW w:w="2176" w:type="dxa"/>
            <w:shd w:val="clear" w:color="auto" w:fill="F2F2F2"/>
          </w:tcPr>
          <w:p w14:paraId="6AE75E0C"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אופי העסקה*</w:t>
            </w:r>
          </w:p>
        </w:tc>
        <w:tc>
          <w:tcPr>
            <w:tcW w:w="3317" w:type="dxa"/>
            <w:shd w:val="clear" w:color="auto" w:fill="F2F2F2"/>
          </w:tcPr>
          <w:p w14:paraId="490FE274"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מעמד מבקש האישור*</w:t>
            </w:r>
          </w:p>
        </w:tc>
      </w:tr>
      <w:tr w:rsidR="002F26C5" w:rsidRPr="005F7096" w14:paraId="2EC4D81A" w14:textId="77777777" w:rsidTr="005A3D56">
        <w:trPr>
          <w:trHeight w:val="551"/>
        </w:trPr>
        <w:tc>
          <w:tcPr>
            <w:tcW w:w="4068" w:type="dxa"/>
            <w:shd w:val="clear" w:color="auto" w:fill="auto"/>
          </w:tcPr>
          <w:p w14:paraId="25BB6172"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שם</w:t>
            </w:r>
          </w:p>
          <w:p w14:paraId="25F79182" w14:textId="2595E9A4" w:rsidR="00D726B0" w:rsidRPr="005F7096" w:rsidRDefault="00B2329A" w:rsidP="00D726B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5F7096">
              <w:rPr>
                <w:rFonts w:ascii="David" w:eastAsia="Calibri" w:hAnsi="David" w:cs="David" w:hint="eastAsia"/>
                <w:sz w:val="24"/>
                <w:szCs w:val="24"/>
                <w:rtl/>
                <w:lang w:eastAsia="he-IL"/>
              </w:rPr>
              <w:t>אפי</w:t>
            </w:r>
            <w:r w:rsidRPr="005F7096">
              <w:rPr>
                <w:rFonts w:ascii="David" w:eastAsia="Calibri" w:hAnsi="David" w:cs="David"/>
                <w:sz w:val="24"/>
                <w:szCs w:val="24"/>
                <w:rtl/>
                <w:lang w:eastAsia="he-IL"/>
              </w:rPr>
              <w:t xml:space="preserve"> מגורים בע"מ ו/או </w:t>
            </w:r>
            <w:r w:rsidR="00D726B0" w:rsidRPr="005F7096">
              <w:rPr>
                <w:rFonts w:ascii="David" w:eastAsia="Calibri" w:hAnsi="David" w:cs="David" w:hint="cs"/>
                <w:sz w:val="24"/>
                <w:szCs w:val="24"/>
                <w:rtl/>
                <w:lang w:eastAsia="he-IL"/>
              </w:rPr>
              <w:t xml:space="preserve">שיכון ובינוי נדל"ן בע"מ ו/או </w:t>
            </w:r>
            <w:r w:rsidR="00D726B0" w:rsidRPr="005F7096">
              <w:rPr>
                <w:rFonts w:ascii="Times New Roman" w:eastAsia="Times New Roman" w:hAnsi="Times New Roman" w:cs="David"/>
                <w:sz w:val="20"/>
                <w:szCs w:val="24"/>
                <w:rtl/>
                <w:lang w:eastAsia="he-IL"/>
              </w:rPr>
              <w:t xml:space="preserve"> כלל נכסי נדלן נשר מרכז ( נ.נ.נ.מ ) </w:t>
            </w:r>
          </w:p>
          <w:p w14:paraId="20961CD2" w14:textId="1C6EAA48" w:rsidR="00B2329A" w:rsidRPr="005F7096" w:rsidRDefault="00D726B0"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hint="cs"/>
                <w:sz w:val="24"/>
                <w:szCs w:val="24"/>
                <w:rtl/>
                <w:lang w:eastAsia="he-IL"/>
              </w:rPr>
              <w:t xml:space="preserve">ו/או </w:t>
            </w:r>
            <w:r w:rsidR="00B2329A" w:rsidRPr="005F7096">
              <w:rPr>
                <w:rFonts w:ascii="David" w:eastAsia="Calibri" w:hAnsi="David" w:cs="David"/>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39DC716E"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hint="eastAsia"/>
                <w:sz w:val="24"/>
                <w:szCs w:val="24"/>
                <w:rtl/>
                <w:lang w:eastAsia="he-IL"/>
              </w:rPr>
              <w:t>ש</w:t>
            </w:r>
            <w:r w:rsidRPr="005F7096">
              <w:rPr>
                <w:rFonts w:ascii="David" w:eastAsia="Calibri" w:hAnsi="David" w:cs="David"/>
                <w:sz w:val="24"/>
                <w:szCs w:val="24"/>
                <w:rtl/>
                <w:lang w:eastAsia="he-IL"/>
              </w:rPr>
              <w:t>ם</w:t>
            </w:r>
          </w:p>
        </w:tc>
        <w:tc>
          <w:tcPr>
            <w:tcW w:w="2176" w:type="dxa"/>
            <w:vMerge w:val="restart"/>
            <w:shd w:val="clear" w:color="auto" w:fill="auto"/>
          </w:tcPr>
          <w:p w14:paraId="58F84F94"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4911D55B"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5F7096">
              <w:rPr>
                <w:rFonts w:ascii="Segoe UI Symbol" w:eastAsia="MS Gothic" w:hAnsi="Segoe UI Symbol" w:cs="Times New Roman"/>
                <w:b/>
                <w:sz w:val="24"/>
                <w:szCs w:val="24"/>
                <w:rtl/>
                <w:lang w:eastAsia="he-IL"/>
              </w:rPr>
              <w:t>☒</w:t>
            </w:r>
            <w:r w:rsidRPr="005F7096">
              <w:rPr>
                <w:rFonts w:ascii="David" w:eastAsia="Calibri" w:hAnsi="David" w:cs="David"/>
                <w:b/>
                <w:sz w:val="24"/>
                <w:szCs w:val="24"/>
                <w:rtl/>
                <w:lang w:eastAsia="he-IL"/>
              </w:rPr>
              <w:t>שירותים - 085</w:t>
            </w:r>
          </w:p>
          <w:p w14:paraId="4C32CFD0"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545B2A8A"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487BD104"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5F7096">
              <w:rPr>
                <w:rFonts w:ascii="Segoe UI Symbol" w:eastAsia="MS Gothic" w:hAnsi="Segoe UI Symbol" w:cs="Times New Roman"/>
                <w:b/>
                <w:sz w:val="24"/>
                <w:szCs w:val="24"/>
                <w:rtl/>
                <w:lang w:eastAsia="he-IL"/>
              </w:rPr>
              <w:t>☒</w:t>
            </w:r>
            <w:r w:rsidRPr="005F7096">
              <w:rPr>
                <w:rFonts w:ascii="David" w:eastAsia="Calibri" w:hAnsi="David" w:cs="David"/>
                <w:b/>
                <w:sz w:val="24"/>
                <w:szCs w:val="24"/>
                <w:rtl/>
                <w:lang w:eastAsia="he-IL"/>
              </w:rPr>
              <w:t>מזמין שירותים</w:t>
            </w:r>
          </w:p>
          <w:p w14:paraId="510E5AF9"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2F26C5" w:rsidRPr="005F7096" w14:paraId="46FF22E3" w14:textId="77777777" w:rsidTr="005A3D56">
        <w:trPr>
          <w:trHeight w:val="571"/>
        </w:trPr>
        <w:tc>
          <w:tcPr>
            <w:tcW w:w="4068" w:type="dxa"/>
            <w:shd w:val="clear" w:color="auto" w:fill="auto"/>
          </w:tcPr>
          <w:p w14:paraId="50A32886"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ת.ז./ח.פ./ח.צ.</w:t>
            </w:r>
          </w:p>
          <w:p w14:paraId="1E5676AC"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5200034760</w:t>
            </w:r>
          </w:p>
        </w:tc>
        <w:tc>
          <w:tcPr>
            <w:tcW w:w="1974" w:type="dxa"/>
            <w:shd w:val="clear" w:color="auto" w:fill="auto"/>
          </w:tcPr>
          <w:p w14:paraId="76135DBA"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ת.ז./ח.פ.</w:t>
            </w:r>
          </w:p>
        </w:tc>
        <w:tc>
          <w:tcPr>
            <w:tcW w:w="2176" w:type="dxa"/>
            <w:vMerge/>
            <w:shd w:val="clear" w:color="auto" w:fill="auto"/>
          </w:tcPr>
          <w:p w14:paraId="5FFFA014"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CAD14AD"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2F26C5" w:rsidRPr="005F7096" w14:paraId="6B1B7506" w14:textId="77777777" w:rsidTr="005A3D56">
        <w:trPr>
          <w:trHeight w:val="391"/>
        </w:trPr>
        <w:tc>
          <w:tcPr>
            <w:tcW w:w="4068" w:type="dxa"/>
            <w:shd w:val="clear" w:color="auto" w:fill="auto"/>
          </w:tcPr>
          <w:p w14:paraId="44EA49FD"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 xml:space="preserve">מען </w:t>
            </w:r>
          </w:p>
          <w:p w14:paraId="6B253B7C" w14:textId="77777777" w:rsidR="00B2329A" w:rsidRPr="005F7096" w:rsidRDefault="00B2329A" w:rsidP="00B2329A">
            <w:pPr>
              <w:spacing w:before="0" w:beforeAutospacing="0" w:after="0" w:afterAutospacing="0" w:line="240" w:lineRule="auto"/>
              <w:rPr>
                <w:rFonts w:ascii="David" w:eastAsia="Calibri" w:hAnsi="David" w:cs="David"/>
                <w:sz w:val="24"/>
                <w:szCs w:val="24"/>
                <w:lang w:eastAsia="he-IL"/>
              </w:rPr>
            </w:pPr>
            <w:r w:rsidRPr="005F7096">
              <w:rPr>
                <w:rFonts w:ascii="David" w:eastAsia="Calibri" w:hAnsi="David" w:cs="David" w:hint="eastAsia"/>
                <w:sz w:val="24"/>
                <w:szCs w:val="24"/>
                <w:rtl/>
                <w:lang w:eastAsia="he-IL"/>
              </w:rPr>
              <w:t>יוני</w:t>
            </w:r>
            <w:r w:rsidRPr="005F7096">
              <w:rPr>
                <w:rFonts w:ascii="David" w:eastAsia="Calibri" w:hAnsi="David" w:cs="David"/>
                <w:sz w:val="24"/>
                <w:szCs w:val="24"/>
                <w:rtl/>
                <w:lang w:eastAsia="he-IL"/>
              </w:rPr>
              <w:t xml:space="preserve"> </w:t>
            </w:r>
            <w:r w:rsidRPr="005F7096">
              <w:rPr>
                <w:rFonts w:ascii="David" w:eastAsia="Calibri" w:hAnsi="David" w:cs="David" w:hint="eastAsia"/>
                <w:sz w:val="24"/>
                <w:szCs w:val="24"/>
                <w:rtl/>
                <w:lang w:eastAsia="he-IL"/>
              </w:rPr>
              <w:t>נתניהו</w:t>
            </w:r>
            <w:r w:rsidRPr="005F7096">
              <w:rPr>
                <w:rFonts w:ascii="David" w:eastAsia="Calibri" w:hAnsi="David" w:cs="David"/>
                <w:sz w:val="24"/>
                <w:szCs w:val="24"/>
                <w:rtl/>
                <w:lang w:eastAsia="he-IL"/>
              </w:rPr>
              <w:t xml:space="preserve"> 1ג', </w:t>
            </w:r>
            <w:r w:rsidRPr="005F7096">
              <w:rPr>
                <w:rFonts w:ascii="David" w:eastAsia="Calibri" w:hAnsi="David" w:cs="David" w:hint="eastAsia"/>
                <w:sz w:val="24"/>
                <w:szCs w:val="24"/>
                <w:rtl/>
                <w:lang w:eastAsia="he-IL"/>
              </w:rPr>
              <w:t>אור</w:t>
            </w:r>
            <w:r w:rsidRPr="005F7096">
              <w:rPr>
                <w:rFonts w:ascii="David" w:eastAsia="Calibri" w:hAnsi="David" w:cs="David"/>
                <w:sz w:val="24"/>
                <w:szCs w:val="24"/>
                <w:rtl/>
                <w:lang w:eastAsia="he-IL"/>
              </w:rPr>
              <w:t>-יהודה</w:t>
            </w:r>
          </w:p>
        </w:tc>
        <w:tc>
          <w:tcPr>
            <w:tcW w:w="1974" w:type="dxa"/>
            <w:shd w:val="clear" w:color="auto" w:fill="auto"/>
          </w:tcPr>
          <w:p w14:paraId="0E67F651"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מען</w:t>
            </w:r>
          </w:p>
        </w:tc>
        <w:tc>
          <w:tcPr>
            <w:tcW w:w="2176" w:type="dxa"/>
            <w:vMerge/>
            <w:shd w:val="clear" w:color="auto" w:fill="auto"/>
          </w:tcPr>
          <w:p w14:paraId="4561350D"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3D3D1355"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17655C85" w14:textId="77777777" w:rsidR="00B2329A" w:rsidRPr="005F7096"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2F26C5" w:rsidRPr="005F7096" w14:paraId="2807D86B" w14:textId="77777777" w:rsidTr="005A3D56">
        <w:trPr>
          <w:trHeight w:val="303"/>
          <w:tblHeader/>
        </w:trPr>
        <w:tc>
          <w:tcPr>
            <w:tcW w:w="11535" w:type="dxa"/>
            <w:gridSpan w:val="8"/>
            <w:shd w:val="clear" w:color="auto" w:fill="auto"/>
          </w:tcPr>
          <w:p w14:paraId="269B1F2D"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כיסויים</w:t>
            </w:r>
          </w:p>
        </w:tc>
      </w:tr>
      <w:tr w:rsidR="002F26C5" w:rsidRPr="005F7096" w14:paraId="5FF031E5" w14:textId="77777777" w:rsidTr="005A3D56">
        <w:trPr>
          <w:trHeight w:val="173"/>
        </w:trPr>
        <w:tc>
          <w:tcPr>
            <w:tcW w:w="1893" w:type="dxa"/>
            <w:vMerge w:val="restart"/>
            <w:shd w:val="clear" w:color="auto" w:fill="F2F2F2"/>
          </w:tcPr>
          <w:p w14:paraId="500636E5"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סוג הביטוח</w:t>
            </w:r>
          </w:p>
          <w:p w14:paraId="1974C79C"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p w14:paraId="301A6C09"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00AF703D"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מספר הפוליסה</w:t>
            </w:r>
          </w:p>
        </w:tc>
        <w:tc>
          <w:tcPr>
            <w:tcW w:w="957" w:type="dxa"/>
            <w:vMerge w:val="restart"/>
            <w:shd w:val="clear" w:color="auto" w:fill="F2F2F2"/>
          </w:tcPr>
          <w:p w14:paraId="657174E7"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נוסח ומהדורת הפוליסה</w:t>
            </w:r>
          </w:p>
        </w:tc>
        <w:tc>
          <w:tcPr>
            <w:tcW w:w="1349" w:type="dxa"/>
            <w:vMerge w:val="restart"/>
            <w:shd w:val="clear" w:color="auto" w:fill="F2F2F2"/>
          </w:tcPr>
          <w:p w14:paraId="4C9EAA38"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תאריך תחילה</w:t>
            </w:r>
          </w:p>
        </w:tc>
        <w:tc>
          <w:tcPr>
            <w:tcW w:w="1417" w:type="dxa"/>
            <w:vMerge w:val="restart"/>
            <w:shd w:val="clear" w:color="auto" w:fill="F2F2F2"/>
          </w:tcPr>
          <w:p w14:paraId="7DF505A6"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תאריך סיום</w:t>
            </w:r>
          </w:p>
        </w:tc>
        <w:tc>
          <w:tcPr>
            <w:tcW w:w="2563" w:type="dxa"/>
            <w:gridSpan w:val="2"/>
            <w:shd w:val="clear" w:color="auto" w:fill="F2F2F2"/>
          </w:tcPr>
          <w:p w14:paraId="3BE6B34E"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1C7996DF"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 xml:space="preserve">כיסויים נוספים בתוקף וביטול חריגים </w:t>
            </w:r>
          </w:p>
          <w:p w14:paraId="7F9DB330"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יש לציין קוד כיסוי בהתאם לנספח ד'</w:t>
            </w:r>
          </w:p>
        </w:tc>
      </w:tr>
      <w:tr w:rsidR="002F26C5" w:rsidRPr="005F7096" w14:paraId="132E5FC5" w14:textId="77777777" w:rsidTr="005A3D56">
        <w:trPr>
          <w:trHeight w:val="43"/>
        </w:trPr>
        <w:tc>
          <w:tcPr>
            <w:tcW w:w="1893" w:type="dxa"/>
            <w:vMerge/>
            <w:shd w:val="clear" w:color="auto" w:fill="F2F2F2"/>
          </w:tcPr>
          <w:p w14:paraId="1CB708F7"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34DFBF5A"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06BCAE73"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0F7D2196"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4E7E269F"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589C8544"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סכום</w:t>
            </w:r>
          </w:p>
        </w:tc>
        <w:tc>
          <w:tcPr>
            <w:tcW w:w="1286" w:type="dxa"/>
            <w:shd w:val="clear" w:color="auto" w:fill="F2F2F2"/>
          </w:tcPr>
          <w:p w14:paraId="07B163F0"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מטבע</w:t>
            </w:r>
          </w:p>
        </w:tc>
        <w:tc>
          <w:tcPr>
            <w:tcW w:w="2400" w:type="dxa"/>
            <w:vMerge/>
            <w:shd w:val="clear" w:color="auto" w:fill="F2F2F2"/>
          </w:tcPr>
          <w:p w14:paraId="3B53A6AF"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r>
      <w:tr w:rsidR="002F26C5" w:rsidRPr="005F7096" w14:paraId="621BB1DE" w14:textId="77777777" w:rsidTr="005A3D56">
        <w:trPr>
          <w:trHeight w:val="850"/>
        </w:trPr>
        <w:tc>
          <w:tcPr>
            <w:tcW w:w="1893" w:type="dxa"/>
            <w:shd w:val="clear" w:color="auto" w:fill="F2F2F2"/>
          </w:tcPr>
          <w:p w14:paraId="751CB406"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צד ג'</w:t>
            </w:r>
          </w:p>
        </w:tc>
        <w:tc>
          <w:tcPr>
            <w:tcW w:w="956" w:type="dxa"/>
            <w:shd w:val="clear" w:color="auto" w:fill="F2F2F2"/>
          </w:tcPr>
          <w:p w14:paraId="69333181"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6BFF0E48"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32D3D9FE"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045EA63E"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E1C3825"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5BA2AFF1"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שקל</w:t>
            </w:r>
          </w:p>
        </w:tc>
        <w:tc>
          <w:tcPr>
            <w:tcW w:w="2400" w:type="dxa"/>
            <w:shd w:val="clear" w:color="auto" w:fill="F2F2F2"/>
          </w:tcPr>
          <w:p w14:paraId="0B449BDA" w14:textId="77777777" w:rsidR="00B2329A" w:rsidRPr="005F7096"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5F7096">
              <w:rPr>
                <w:rFonts w:ascii="David" w:eastAsia="Calibri" w:hAnsi="David" w:cs="David"/>
                <w:bCs/>
                <w:sz w:val="24"/>
                <w:szCs w:val="24"/>
                <w:rtl/>
                <w:lang w:eastAsia="he-IL"/>
              </w:rPr>
              <w:t>304/302/307/315/328/329/321/309</w:t>
            </w:r>
          </w:p>
        </w:tc>
      </w:tr>
      <w:tr w:rsidR="002F26C5" w:rsidRPr="005F7096" w14:paraId="66D75C6E" w14:textId="77777777" w:rsidTr="005A3D56">
        <w:trPr>
          <w:trHeight w:val="850"/>
        </w:trPr>
        <w:tc>
          <w:tcPr>
            <w:tcW w:w="1893" w:type="dxa"/>
            <w:shd w:val="clear" w:color="auto" w:fill="FFFFFF"/>
          </w:tcPr>
          <w:p w14:paraId="5B8369EA"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אחריות מעבידים</w:t>
            </w:r>
          </w:p>
        </w:tc>
        <w:tc>
          <w:tcPr>
            <w:tcW w:w="956" w:type="dxa"/>
            <w:shd w:val="clear" w:color="auto" w:fill="FFFFFF"/>
          </w:tcPr>
          <w:p w14:paraId="5B830ECC"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4DDB8B50"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7A7C68C8"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11CCB001"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7488C6D7"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3E4113F3"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שקל</w:t>
            </w:r>
          </w:p>
        </w:tc>
        <w:tc>
          <w:tcPr>
            <w:tcW w:w="2400" w:type="dxa"/>
            <w:shd w:val="clear" w:color="auto" w:fill="FFFFFF"/>
          </w:tcPr>
          <w:p w14:paraId="61A73634" w14:textId="77777777" w:rsidR="00B2329A" w:rsidRPr="005F7096"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5F7096">
              <w:rPr>
                <w:rFonts w:ascii="David" w:eastAsia="Calibri" w:hAnsi="David" w:cs="David"/>
                <w:bCs/>
                <w:sz w:val="24"/>
                <w:szCs w:val="24"/>
                <w:rtl/>
                <w:lang w:eastAsia="he-IL"/>
              </w:rPr>
              <w:t>304/302/309/308/328/321</w:t>
            </w:r>
          </w:p>
        </w:tc>
      </w:tr>
      <w:tr w:rsidR="002F26C5" w:rsidRPr="005F7096" w14:paraId="4DA0E90D" w14:textId="77777777" w:rsidTr="005A3D56">
        <w:trPr>
          <w:trHeight w:val="850"/>
        </w:trPr>
        <w:tc>
          <w:tcPr>
            <w:tcW w:w="1893" w:type="dxa"/>
            <w:shd w:val="clear" w:color="auto" w:fill="F2F2F2"/>
          </w:tcPr>
          <w:p w14:paraId="6F01C53E"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 xml:space="preserve">אחריות </w:t>
            </w:r>
            <w:r w:rsidRPr="005F7096">
              <w:rPr>
                <w:rFonts w:ascii="David" w:eastAsia="Calibri" w:hAnsi="David" w:cs="David" w:hint="eastAsia"/>
                <w:sz w:val="24"/>
                <w:szCs w:val="24"/>
                <w:rtl/>
                <w:lang w:eastAsia="he-IL"/>
              </w:rPr>
              <w:t>מקצועית</w:t>
            </w:r>
          </w:p>
        </w:tc>
        <w:tc>
          <w:tcPr>
            <w:tcW w:w="956" w:type="dxa"/>
            <w:shd w:val="clear" w:color="auto" w:fill="F2F2F2"/>
          </w:tcPr>
          <w:p w14:paraId="31F8E132" w14:textId="77777777" w:rsidR="00B2329A" w:rsidRPr="005F7096"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33E416CD" w14:textId="77777777" w:rsidR="00B2329A" w:rsidRPr="005F7096"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504B95EE" w14:textId="77777777" w:rsidR="00B2329A" w:rsidRPr="005F7096"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EC3B508" w14:textId="77777777" w:rsidR="00B2329A" w:rsidRPr="005F7096"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3504F17D" w14:textId="77777777" w:rsidR="00B2329A" w:rsidRPr="005F7096" w:rsidRDefault="00B2329A" w:rsidP="00B2329A">
            <w:pPr>
              <w:spacing w:before="0" w:beforeAutospacing="0" w:after="0" w:afterAutospacing="0" w:line="240" w:lineRule="auto"/>
              <w:rPr>
                <w:rFonts w:ascii="David" w:eastAsia="Calibri" w:hAnsi="David" w:cs="David"/>
                <w:strike/>
                <w:sz w:val="24"/>
                <w:szCs w:val="24"/>
                <w:rtl/>
                <w:lang w:eastAsia="he-IL"/>
              </w:rPr>
            </w:pPr>
            <w:r w:rsidRPr="005F7096">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19B10C5F" w14:textId="77777777" w:rsidR="00B2329A" w:rsidRPr="005F7096" w:rsidRDefault="00B2329A" w:rsidP="00B2329A">
            <w:pPr>
              <w:spacing w:before="0" w:beforeAutospacing="0" w:after="0" w:afterAutospacing="0" w:line="240" w:lineRule="auto"/>
              <w:rPr>
                <w:rFonts w:ascii="David" w:eastAsia="Calibri" w:hAnsi="David" w:cs="David"/>
                <w:sz w:val="24"/>
                <w:szCs w:val="24"/>
                <w:rtl/>
                <w:lang w:eastAsia="he-IL"/>
              </w:rPr>
            </w:pPr>
            <w:r w:rsidRPr="005F7096">
              <w:rPr>
                <w:rFonts w:ascii="David" w:eastAsia="Calibri" w:hAnsi="David" w:cs="David"/>
                <w:sz w:val="24"/>
                <w:szCs w:val="24"/>
                <w:rtl/>
                <w:lang w:eastAsia="he-IL"/>
              </w:rPr>
              <w:t>שקל</w:t>
            </w:r>
          </w:p>
        </w:tc>
        <w:tc>
          <w:tcPr>
            <w:tcW w:w="2400" w:type="dxa"/>
            <w:shd w:val="clear" w:color="auto" w:fill="F2F2F2"/>
          </w:tcPr>
          <w:p w14:paraId="383468B0" w14:textId="77777777" w:rsidR="00B2329A" w:rsidRPr="005F7096"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5F7096">
              <w:rPr>
                <w:rFonts w:ascii="David" w:eastAsia="Calibri" w:hAnsi="David" w:cs="David"/>
                <w:bCs/>
                <w:sz w:val="24"/>
                <w:szCs w:val="24"/>
                <w:rtl/>
                <w:lang w:eastAsia="he-IL"/>
              </w:rPr>
              <w:t>302/318/328/332/301/303/325/326/327/321</w:t>
            </w:r>
          </w:p>
        </w:tc>
      </w:tr>
    </w:tbl>
    <w:p w14:paraId="31196BA5" w14:textId="77777777" w:rsidR="00B2329A" w:rsidRPr="005F7096"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2F26C5" w:rsidRPr="005F7096" w14:paraId="2E5B5993" w14:textId="77777777" w:rsidTr="005A3D56">
        <w:trPr>
          <w:trHeight w:val="57"/>
          <w:tblHeader/>
        </w:trPr>
        <w:tc>
          <w:tcPr>
            <w:tcW w:w="11530" w:type="dxa"/>
            <w:shd w:val="clear" w:color="auto" w:fill="F2F2F2"/>
          </w:tcPr>
          <w:p w14:paraId="37435D34"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5F7096">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5F7096">
              <w:rPr>
                <w:rFonts w:ascii="David" w:eastAsia="Calibri" w:hAnsi="David" w:cs="David"/>
                <w:bCs/>
                <w:sz w:val="24"/>
                <w:szCs w:val="24"/>
                <w:rtl/>
                <w:lang w:eastAsia="he-IL"/>
              </w:rPr>
              <w:t>ג'</w:t>
            </w:r>
            <w:r w:rsidRPr="005F7096">
              <w:rPr>
                <w:rFonts w:ascii="David" w:eastAsia="Calibri" w:hAnsi="David" w:cs="David"/>
                <w:b/>
                <w:sz w:val="24"/>
                <w:szCs w:val="24"/>
                <w:rtl/>
                <w:lang w:eastAsia="he-IL"/>
              </w:rPr>
              <w:t>)*:</w:t>
            </w:r>
          </w:p>
        </w:tc>
      </w:tr>
      <w:tr w:rsidR="002F26C5" w:rsidRPr="005F7096" w14:paraId="61287F1C" w14:textId="77777777" w:rsidTr="005A3D56">
        <w:trPr>
          <w:trHeight w:val="798"/>
        </w:trPr>
        <w:tc>
          <w:tcPr>
            <w:tcW w:w="11530" w:type="dxa"/>
            <w:shd w:val="clear" w:color="auto" w:fill="auto"/>
          </w:tcPr>
          <w:p w14:paraId="01883366"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5F7096">
              <w:rPr>
                <w:rFonts w:ascii="David" w:eastAsia="Calibri" w:hAnsi="David" w:cs="David"/>
                <w:b/>
                <w:sz w:val="24"/>
                <w:szCs w:val="24"/>
                <w:rtl/>
                <w:lang w:eastAsia="he-IL"/>
              </w:rPr>
              <w:t>038</w:t>
            </w:r>
          </w:p>
        </w:tc>
      </w:tr>
    </w:tbl>
    <w:p w14:paraId="69A131B5" w14:textId="77777777" w:rsidR="00B2329A" w:rsidRPr="005F7096"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2F26C5" w:rsidRPr="005F7096" w14:paraId="6AF35D81" w14:textId="77777777" w:rsidTr="005A3D56">
        <w:trPr>
          <w:trHeight w:val="227"/>
          <w:tblHeader/>
        </w:trPr>
        <w:tc>
          <w:tcPr>
            <w:tcW w:w="11530" w:type="dxa"/>
            <w:shd w:val="clear" w:color="auto" w:fill="F2F2F2"/>
          </w:tcPr>
          <w:p w14:paraId="67FCDE91"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5F7096">
              <w:rPr>
                <w:rFonts w:ascii="David" w:eastAsia="Calibri" w:hAnsi="David" w:cs="David"/>
                <w:b/>
                <w:sz w:val="24"/>
                <w:szCs w:val="24"/>
                <w:rtl/>
                <w:lang w:eastAsia="he-IL"/>
              </w:rPr>
              <w:t>חתימת האישור</w:t>
            </w:r>
          </w:p>
        </w:tc>
      </w:tr>
      <w:tr w:rsidR="002F26C5" w:rsidRPr="005F7096" w14:paraId="47F01D87" w14:textId="77777777" w:rsidTr="005A3D56">
        <w:trPr>
          <w:trHeight w:val="598"/>
        </w:trPr>
        <w:tc>
          <w:tcPr>
            <w:tcW w:w="11530" w:type="dxa"/>
            <w:shd w:val="clear" w:color="auto" w:fill="auto"/>
          </w:tcPr>
          <w:p w14:paraId="15570F3C"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5F7096">
              <w:rPr>
                <w:rFonts w:ascii="David" w:eastAsia="Calibri" w:hAnsi="David" w:cs="David"/>
                <w:b/>
                <w:sz w:val="24"/>
                <w:szCs w:val="24"/>
                <w:rtl/>
                <w:lang w:eastAsia="he-IL"/>
              </w:rPr>
              <w:t>המבטח:</w:t>
            </w:r>
          </w:p>
        </w:tc>
      </w:tr>
    </w:tbl>
    <w:p w14:paraId="61A9AEBD" w14:textId="77777777" w:rsidR="00B2329A" w:rsidRPr="005F7096"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5F7096">
        <w:rPr>
          <w:rFonts w:ascii="David" w:eastAsia="Calibri" w:hAnsi="David" w:cs="David"/>
          <w:b/>
          <w:bCs/>
          <w:sz w:val="24"/>
          <w:szCs w:val="24"/>
          <w:u w:val="single"/>
          <w:rtl/>
          <w:lang w:eastAsia="he-IL"/>
        </w:rPr>
        <w:t xml:space="preserve">* באישור ביטוח כללי </w:t>
      </w:r>
      <w:r w:rsidRPr="005F7096">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2F26C5" w:rsidRPr="005F7096" w14:paraId="5F126EB7" w14:textId="77777777" w:rsidTr="005A3D56">
        <w:trPr>
          <w:trHeight w:val="227"/>
          <w:tblHeader/>
        </w:trPr>
        <w:tc>
          <w:tcPr>
            <w:tcW w:w="11530" w:type="dxa"/>
            <w:shd w:val="clear" w:color="auto" w:fill="F2F2F2"/>
          </w:tcPr>
          <w:p w14:paraId="45A17BAD" w14:textId="77777777" w:rsidR="00B2329A" w:rsidRPr="005F7096"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5F7096">
              <w:rPr>
                <w:rFonts w:ascii="David" w:eastAsia="Calibri" w:hAnsi="David" w:cs="David"/>
                <w:b/>
                <w:sz w:val="24"/>
                <w:szCs w:val="24"/>
                <w:rtl/>
                <w:lang w:eastAsia="he-IL"/>
              </w:rPr>
              <w:t>ביטול/שינוי הפוליסה *</w:t>
            </w:r>
          </w:p>
        </w:tc>
      </w:tr>
      <w:tr w:rsidR="002F26C5" w:rsidRPr="005F7096" w14:paraId="4AF16C3B" w14:textId="77777777" w:rsidTr="005A3D56">
        <w:trPr>
          <w:trHeight w:val="334"/>
        </w:trPr>
        <w:tc>
          <w:tcPr>
            <w:tcW w:w="11530" w:type="dxa"/>
            <w:shd w:val="clear" w:color="auto" w:fill="auto"/>
            <w:vAlign w:val="center"/>
          </w:tcPr>
          <w:p w14:paraId="612E5EA3" w14:textId="77777777" w:rsidR="00B2329A" w:rsidRPr="005F7096" w:rsidRDefault="00B2329A" w:rsidP="00B2329A">
            <w:pPr>
              <w:spacing w:before="0" w:beforeAutospacing="0" w:after="0" w:afterAutospacing="0" w:line="240" w:lineRule="auto"/>
              <w:rPr>
                <w:rFonts w:ascii="David" w:eastAsia="Calibri" w:hAnsi="David" w:cs="David"/>
                <w:bCs/>
                <w:sz w:val="24"/>
                <w:szCs w:val="24"/>
                <w:rtl/>
                <w:lang w:eastAsia="he-IL"/>
              </w:rPr>
            </w:pPr>
            <w:r w:rsidRPr="005F7096">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5F7096">
              <w:rPr>
                <w:rFonts w:ascii="David" w:eastAsia="Calibri" w:hAnsi="David" w:cs="David"/>
                <w:bCs/>
                <w:sz w:val="24"/>
                <w:szCs w:val="24"/>
                <w:rtl/>
                <w:lang w:eastAsia="he-IL"/>
              </w:rPr>
              <w:t>30 יום</w:t>
            </w:r>
            <w:r w:rsidRPr="005F7096">
              <w:rPr>
                <w:rFonts w:ascii="David" w:eastAsia="Calibri" w:hAnsi="David" w:cs="David"/>
                <w:b/>
                <w:sz w:val="24"/>
                <w:szCs w:val="24"/>
                <w:rtl/>
                <w:lang w:eastAsia="he-IL"/>
              </w:rPr>
              <w:t xml:space="preserve"> לאחר משלוח הודעה למבקש האישור בדבר השינוי או הביטול.</w:t>
            </w:r>
          </w:p>
        </w:tc>
      </w:tr>
    </w:tbl>
    <w:p w14:paraId="2AD1E52F" w14:textId="77777777" w:rsidR="00B2329A" w:rsidRPr="005F7096" w:rsidRDefault="00B2329A" w:rsidP="00B2329A">
      <w:pPr>
        <w:spacing w:before="0" w:beforeAutospacing="0" w:after="200" w:afterAutospacing="0" w:line="276" w:lineRule="auto"/>
        <w:rPr>
          <w:rFonts w:ascii="David" w:eastAsia="Calibri" w:hAnsi="David" w:cs="David"/>
          <w:sz w:val="24"/>
          <w:szCs w:val="24"/>
          <w:lang w:eastAsia="he-IL"/>
        </w:rPr>
      </w:pPr>
    </w:p>
    <w:p w14:paraId="5151F611" w14:textId="77777777" w:rsidR="002F611D" w:rsidRPr="005F7096"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059DAA4"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25B812"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C1352FF"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63CCEA"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B90367"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C44A74"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691B49"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7487C83"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DD81E3"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CCA234"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3777C56"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E9A1BF"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2EEE033" w14:textId="77777777" w:rsidR="002F611D" w:rsidRPr="005F7096"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1BC6C4" w14:textId="77777777" w:rsidR="00B2329A" w:rsidRPr="005F7096"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bCs/>
          <w:sz w:val="24"/>
          <w:szCs w:val="24"/>
          <w:u w:val="single"/>
          <w:rtl/>
          <w:lang w:eastAsia="he-IL"/>
        </w:rPr>
        <w:br w:type="page"/>
      </w:r>
    </w:p>
    <w:p w14:paraId="71A5168E" w14:textId="77777777" w:rsidR="00D5041C" w:rsidRPr="005F7096"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5F7096">
        <w:rPr>
          <w:rFonts w:ascii="Times New Roman" w:eastAsia="Times New Roman" w:hAnsi="Times New Roman" w:cs="David"/>
          <w:bCs/>
          <w:sz w:val="24"/>
          <w:szCs w:val="24"/>
          <w:u w:val="single"/>
          <w:rtl/>
          <w:lang w:eastAsia="he-IL"/>
        </w:rPr>
        <w:t xml:space="preserve">נספח </w:t>
      </w:r>
      <w:r w:rsidR="00376E23" w:rsidRPr="005F7096">
        <w:rPr>
          <w:rFonts w:ascii="Times New Roman" w:eastAsia="Times New Roman" w:hAnsi="Times New Roman" w:cs="David" w:hint="cs"/>
          <w:bCs/>
          <w:sz w:val="24"/>
          <w:szCs w:val="24"/>
          <w:u w:val="single"/>
          <w:rtl/>
          <w:lang w:eastAsia="he-IL"/>
        </w:rPr>
        <w:t>"</w:t>
      </w:r>
      <w:r w:rsidRPr="005F7096">
        <w:rPr>
          <w:rFonts w:ascii="Times New Roman" w:eastAsia="Times New Roman" w:hAnsi="Times New Roman" w:cs="David"/>
          <w:bCs/>
          <w:sz w:val="24"/>
          <w:szCs w:val="24"/>
          <w:u w:val="single"/>
          <w:rtl/>
          <w:lang w:eastAsia="he-IL"/>
        </w:rPr>
        <w:t>ח</w:t>
      </w:r>
      <w:r w:rsidR="00376E23" w:rsidRPr="005F7096">
        <w:rPr>
          <w:rFonts w:ascii="Times New Roman" w:eastAsia="Times New Roman" w:hAnsi="Times New Roman" w:cs="David" w:hint="cs"/>
          <w:bCs/>
          <w:sz w:val="24"/>
          <w:szCs w:val="24"/>
          <w:u w:val="single"/>
          <w:rtl/>
          <w:lang w:eastAsia="he-IL"/>
        </w:rPr>
        <w:t>'</w:t>
      </w:r>
      <w:r w:rsidRPr="005F7096">
        <w:rPr>
          <w:rFonts w:ascii="Times New Roman" w:eastAsia="Times New Roman" w:hAnsi="Times New Roman" w:cs="David"/>
          <w:bCs/>
          <w:sz w:val="24"/>
          <w:szCs w:val="24"/>
          <w:u w:val="single"/>
          <w:rtl/>
          <w:lang w:eastAsia="he-IL"/>
        </w:rPr>
        <w:t>'</w:t>
      </w:r>
    </w:p>
    <w:p w14:paraId="655F3F1E"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20553B8"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5F7096">
        <w:rPr>
          <w:rFonts w:ascii="Times New Roman" w:eastAsia="Times New Roman" w:hAnsi="Times New Roman" w:cs="David"/>
          <w:b/>
          <w:bCs/>
          <w:sz w:val="24"/>
          <w:szCs w:val="24"/>
          <w:u w:val="single"/>
          <w:rtl/>
          <w:lang w:eastAsia="he-IL"/>
        </w:rPr>
        <w:t>רשימת התוכניות והמסמכים שעל המתכנן להנפיק</w:t>
      </w:r>
    </w:p>
    <w:p w14:paraId="716969F2" w14:textId="77777777" w:rsidR="00D5041C" w:rsidRPr="005F7096"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74125A47"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5F7096">
        <w:rPr>
          <w:rFonts w:ascii="Times New Roman" w:eastAsia="Times New Roman" w:hAnsi="Times New Roman" w:cs="David"/>
          <w:sz w:val="20"/>
          <w:szCs w:val="24"/>
          <w:rtl/>
        </w:rPr>
        <w:t>מסמך זה מהווה השלמה לנספח ב' ואינו גורע ממנו</w:t>
      </w:r>
    </w:p>
    <w:p w14:paraId="7F1E4F40" w14:textId="77777777" w:rsidR="00D5041C" w:rsidRPr="005F7096"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D33506"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69A5FADF" w14:textId="77777777" w:rsidR="00D5041C" w:rsidRPr="005F7096"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1F963918" w14:textId="77777777" w:rsidR="00D5041C" w:rsidRPr="005F7096"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5F7096">
        <w:rPr>
          <w:rFonts w:ascii="Times New Roman" w:eastAsia="Times New Roman" w:hAnsi="Times New Roman" w:cs="David"/>
          <w:sz w:val="20"/>
          <w:szCs w:val="24"/>
          <w:u w:val="single"/>
          <w:rtl/>
          <w:lang w:eastAsia="he-IL"/>
        </w:rPr>
        <w:t>בתכנון מבנים ואלמנטים במגרשים פרטיים:</w:t>
      </w:r>
    </w:p>
    <w:p w14:paraId="61191FC3" w14:textId="77777777" w:rsidR="00D5041C" w:rsidRPr="005F7096"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1BE47813"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w:t>
      </w:r>
      <w:r w:rsidRPr="005F7096">
        <w:rPr>
          <w:rFonts w:ascii="Times New Roman" w:eastAsia="Times New Roman" w:hAnsi="Times New Roman" w:cs="David"/>
          <w:sz w:val="20"/>
          <w:szCs w:val="24"/>
          <w:rtl/>
          <w:lang w:eastAsia="he-IL"/>
        </w:rPr>
        <w:tab/>
        <w:t xml:space="preserve">תכנית קומת מרתף תחתון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w:t>
      </w:r>
      <w:r w:rsidR="003B1029" w:rsidRPr="005F7096">
        <w:rPr>
          <w:rFonts w:ascii="Times New Roman" w:eastAsia="Times New Roman" w:hAnsi="Times New Roman" w:cs="David" w:hint="cs"/>
          <w:sz w:val="20"/>
          <w:szCs w:val="24"/>
          <w:rtl/>
          <w:lang w:eastAsia="he-IL"/>
        </w:rPr>
        <w:t>תיאו</w:t>
      </w:r>
      <w:r w:rsidR="003B1029" w:rsidRPr="005F7096">
        <w:rPr>
          <w:rFonts w:ascii="Times New Roman" w:eastAsia="Times New Roman" w:hAnsi="Times New Roman" w:cs="David" w:hint="eastAsia"/>
          <w:sz w:val="20"/>
          <w:szCs w:val="24"/>
          <w:rtl/>
          <w:lang w:eastAsia="he-IL"/>
        </w:rPr>
        <w:t>ר</w:t>
      </w:r>
      <w:r w:rsidRPr="005F7096">
        <w:rPr>
          <w:rFonts w:ascii="Times New Roman" w:eastAsia="Times New Roman" w:hAnsi="Times New Roman" w:cs="David"/>
          <w:sz w:val="20"/>
          <w:szCs w:val="24"/>
          <w:rtl/>
          <w:lang w:eastAsia="he-IL"/>
        </w:rPr>
        <w:t xml:space="preserve"> חדר משאבות, מים, ניקוז, שופכין, דלוחין, צ.מ.ג.</w:t>
      </w:r>
    </w:p>
    <w:p w14:paraId="26DF2A86"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A6F244E"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2.</w:t>
      </w:r>
      <w:r w:rsidRPr="005F7096">
        <w:rPr>
          <w:rFonts w:ascii="Times New Roman" w:eastAsia="Times New Roman" w:hAnsi="Times New Roman" w:cs="David"/>
          <w:sz w:val="20"/>
          <w:szCs w:val="24"/>
          <w:rtl/>
          <w:lang w:eastAsia="he-IL"/>
        </w:rPr>
        <w:tab/>
        <w:t xml:space="preserve">תכנית קומת מרתף עליון -   </w:t>
      </w:r>
      <w:r w:rsidR="003B1029" w:rsidRPr="005F7096">
        <w:rPr>
          <w:rFonts w:ascii="Times New Roman" w:eastAsia="Times New Roman" w:hAnsi="Times New Roman" w:cs="David" w:hint="cs"/>
          <w:sz w:val="20"/>
          <w:szCs w:val="24"/>
          <w:rtl/>
          <w:lang w:eastAsia="he-IL"/>
        </w:rPr>
        <w:t>תיאו</w:t>
      </w:r>
      <w:r w:rsidR="003B1029" w:rsidRPr="005F7096">
        <w:rPr>
          <w:rFonts w:ascii="Times New Roman" w:eastAsia="Times New Roman" w:hAnsi="Times New Roman" w:cs="David" w:hint="eastAsia"/>
          <w:sz w:val="20"/>
          <w:szCs w:val="24"/>
          <w:rtl/>
          <w:lang w:eastAsia="he-IL"/>
        </w:rPr>
        <w:t>ר</w:t>
      </w:r>
      <w:r w:rsidRPr="005F7096">
        <w:rPr>
          <w:rFonts w:ascii="Times New Roman" w:eastAsia="Times New Roman" w:hAnsi="Times New Roman" w:cs="David"/>
          <w:sz w:val="20"/>
          <w:szCs w:val="24"/>
          <w:rtl/>
          <w:lang w:eastAsia="he-IL"/>
        </w:rPr>
        <w:t xml:space="preserve"> חדר משאבות, מים, ניקוז, שופכין, דלוחין, צ.מ.ג.</w:t>
      </w:r>
    </w:p>
    <w:p w14:paraId="74D0A511"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3596A20"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3.</w:t>
      </w:r>
      <w:r w:rsidRPr="005F7096">
        <w:rPr>
          <w:rFonts w:ascii="Times New Roman" w:eastAsia="Times New Roman" w:hAnsi="Times New Roman" w:cs="David"/>
          <w:sz w:val="20"/>
          <w:szCs w:val="24"/>
          <w:rtl/>
          <w:lang w:eastAsia="he-IL"/>
        </w:rPr>
        <w:tab/>
        <w:t xml:space="preserve">תכנית קומת קרקע / כניסה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ת</w:t>
      </w:r>
      <w:r w:rsidR="00376E23" w:rsidRPr="005F7096">
        <w:rPr>
          <w:rFonts w:ascii="Times New Roman" w:eastAsia="Times New Roman" w:hAnsi="Times New Roman" w:cs="David" w:hint="cs"/>
          <w:sz w:val="20"/>
          <w:szCs w:val="24"/>
          <w:rtl/>
          <w:lang w:eastAsia="he-IL"/>
        </w:rPr>
        <w:t>י</w:t>
      </w:r>
      <w:r w:rsidRPr="005F7096">
        <w:rPr>
          <w:rFonts w:ascii="Times New Roman" w:eastAsia="Times New Roman" w:hAnsi="Times New Roman" w:cs="David"/>
          <w:sz w:val="20"/>
          <w:szCs w:val="24"/>
          <w:rtl/>
          <w:lang w:eastAsia="he-IL"/>
        </w:rPr>
        <w:t>אור חדר משאבות, צובר גז, צ.מ.ג, חדר אשפה.</w:t>
      </w:r>
    </w:p>
    <w:p w14:paraId="1849054D"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45D0CE0"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4.</w:t>
      </w:r>
      <w:r w:rsidRPr="005F7096">
        <w:rPr>
          <w:rFonts w:ascii="Times New Roman" w:eastAsia="Times New Roman" w:hAnsi="Times New Roman" w:cs="David"/>
          <w:sz w:val="20"/>
          <w:szCs w:val="24"/>
          <w:rtl/>
          <w:lang w:eastAsia="he-IL"/>
        </w:rPr>
        <w:tab/>
        <w:t xml:space="preserve">תכנית קומות אי זוגיות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מים, ניקוז, שופכין, דלוחין, צ.מ.ג, גז, ניקוז מזגנים.</w:t>
      </w:r>
    </w:p>
    <w:p w14:paraId="40C3C62A"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1961C77"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5.</w:t>
      </w:r>
      <w:r w:rsidRPr="005F7096">
        <w:rPr>
          <w:rFonts w:ascii="Times New Roman" w:eastAsia="Times New Roman" w:hAnsi="Times New Roman" w:cs="David"/>
          <w:sz w:val="20"/>
          <w:szCs w:val="24"/>
          <w:rtl/>
          <w:lang w:eastAsia="he-IL"/>
        </w:rPr>
        <w:tab/>
        <w:t xml:space="preserve">תכנית קומות זוגיות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מים, ניקוז, שופכין, דלוחין, צ.מ.ג, גז, ניקוז מזגנים.</w:t>
      </w:r>
    </w:p>
    <w:p w14:paraId="66CEC796"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5CBB4D6"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6.</w:t>
      </w:r>
      <w:r w:rsidRPr="005F7096">
        <w:rPr>
          <w:rFonts w:ascii="Times New Roman" w:eastAsia="Times New Roman" w:hAnsi="Times New Roman" w:cs="David"/>
          <w:sz w:val="20"/>
          <w:szCs w:val="24"/>
          <w:rtl/>
          <w:lang w:eastAsia="he-IL"/>
        </w:rPr>
        <w:tab/>
        <w:t xml:space="preserve">תכנית קומת גג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מים, ניקוז, שופכין, דלוחין, צ.מ.ג, גז, ניקוז מזגנים.</w:t>
      </w:r>
    </w:p>
    <w:p w14:paraId="12E54C70" w14:textId="77777777" w:rsidR="00D5041C" w:rsidRPr="005F7096"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01B21E3D" w14:textId="77777777" w:rsidR="00D5041C" w:rsidRPr="005F7096"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7.</w:t>
      </w:r>
      <w:r w:rsidRPr="005F7096">
        <w:rPr>
          <w:rFonts w:ascii="Times New Roman" w:eastAsia="Times New Roman" w:hAnsi="Times New Roman" w:cs="David"/>
          <w:sz w:val="20"/>
          <w:szCs w:val="24"/>
          <w:rtl/>
          <w:lang w:eastAsia="he-IL"/>
        </w:rPr>
        <w:tab/>
        <w:t xml:space="preserve">תכנית גג עליון </w:t>
      </w:r>
      <w:r w:rsidRPr="005F7096">
        <w:rPr>
          <w:rFonts w:ascii="Times New Roman" w:eastAsia="Times New Roman" w:hAnsi="Times New Roman" w:cs="David"/>
          <w:sz w:val="20"/>
          <w:szCs w:val="24"/>
          <w:lang w:eastAsia="he-IL"/>
        </w:rPr>
        <w:t>–</w:t>
      </w:r>
      <w:r w:rsidRPr="005F7096">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5F7096">
        <w:rPr>
          <w:rFonts w:ascii="Times New Roman" w:eastAsia="Times New Roman" w:hAnsi="Times New Roman" w:cs="David" w:hint="cs"/>
          <w:sz w:val="20"/>
          <w:szCs w:val="24"/>
          <w:rtl/>
          <w:lang w:eastAsia="he-IL"/>
        </w:rPr>
        <w:t>מכליי</w:t>
      </w:r>
      <w:r w:rsidRPr="005F7096">
        <w:rPr>
          <w:rFonts w:ascii="Times New Roman" w:eastAsia="Times New Roman" w:hAnsi="Times New Roman" w:cs="David"/>
          <w:sz w:val="20"/>
          <w:szCs w:val="24"/>
          <w:rtl/>
          <w:lang w:eastAsia="he-IL"/>
        </w:rPr>
        <w:t xml:space="preserve"> מים משאבות וכו'.</w:t>
      </w:r>
    </w:p>
    <w:p w14:paraId="293EAA75"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1E08FF"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8.</w:t>
      </w:r>
      <w:r w:rsidRPr="005F7096">
        <w:rPr>
          <w:rFonts w:ascii="Times New Roman" w:eastAsia="Times New Roman" w:hAnsi="Times New Roman" w:cs="David"/>
          <w:sz w:val="20"/>
          <w:szCs w:val="24"/>
          <w:rtl/>
          <w:lang w:eastAsia="he-IL"/>
        </w:rPr>
        <w:tab/>
        <w:t>תכנית קומה חריגה.</w:t>
      </w:r>
    </w:p>
    <w:p w14:paraId="6F4BFBD8"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1098C2C"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9.</w:t>
      </w:r>
      <w:r w:rsidRPr="005F7096">
        <w:rPr>
          <w:rFonts w:ascii="Times New Roman" w:eastAsia="Times New Roman" w:hAnsi="Times New Roman" w:cs="David"/>
          <w:sz w:val="20"/>
          <w:szCs w:val="24"/>
          <w:rtl/>
          <w:lang w:eastAsia="he-IL"/>
        </w:rPr>
        <w:tab/>
        <w:t>תכניות מערכות ספרינקלרים במבנה, חדרי משאבות וציוד נלווה.</w:t>
      </w:r>
    </w:p>
    <w:p w14:paraId="765353D1"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5C35EFA"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10.</w:t>
      </w:r>
      <w:r w:rsidRPr="005F7096">
        <w:rPr>
          <w:rFonts w:ascii="Times New Roman" w:eastAsia="Times New Roman" w:hAnsi="Times New Roman" w:cs="David"/>
          <w:sz w:val="20"/>
          <w:szCs w:val="24"/>
          <w:rtl/>
          <w:lang w:eastAsia="he-IL"/>
        </w:rPr>
        <w:tab/>
        <w:t>נספח סניטרי לצורך הגשה לעירייה.</w:t>
      </w:r>
    </w:p>
    <w:p w14:paraId="631F85F1"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B6268C2" w14:textId="77777777" w:rsidR="00D5041C" w:rsidRPr="005F7096"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11.</w:t>
      </w:r>
      <w:r w:rsidRPr="005F7096">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1959BE22"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2DFE828" w14:textId="77777777" w:rsidR="00D5041C" w:rsidRPr="005F7096"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12.</w:t>
      </w:r>
      <w:r w:rsidRPr="005F7096">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02DA1D27"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49D13C0" w14:textId="77777777" w:rsidR="00D5041C" w:rsidRPr="005F7096"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13.</w:t>
      </w:r>
      <w:r w:rsidRPr="005F7096">
        <w:rPr>
          <w:rFonts w:ascii="Times New Roman" w:eastAsia="Times New Roman" w:hAnsi="Times New Roman" w:cs="David"/>
          <w:sz w:val="20"/>
          <w:szCs w:val="24"/>
          <w:rtl/>
          <w:lang w:eastAsia="he-IL"/>
        </w:rPr>
        <w:tab/>
        <w:t>איזומטריות של מערכות המים, שופכין ודלוחין, גז, מערכת סולרית.</w:t>
      </w:r>
    </w:p>
    <w:p w14:paraId="190B512C"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235B3BA"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14.</w:t>
      </w:r>
      <w:r w:rsidRPr="005F7096">
        <w:rPr>
          <w:rFonts w:ascii="Times New Roman" w:eastAsia="Times New Roman" w:hAnsi="Times New Roman" w:cs="David"/>
          <w:sz w:val="20"/>
          <w:szCs w:val="24"/>
          <w:rtl/>
          <w:lang w:eastAsia="he-IL"/>
        </w:rPr>
        <w:tab/>
        <w:t>חתכים אנכיים במבנה.</w:t>
      </w:r>
    </w:p>
    <w:p w14:paraId="413CE4B6"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81EFF1F"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15.</w:t>
      </w:r>
      <w:r w:rsidRPr="005F7096">
        <w:rPr>
          <w:rFonts w:ascii="Times New Roman" w:eastAsia="Times New Roman" w:hAnsi="Times New Roman" w:cs="David"/>
          <w:sz w:val="20"/>
          <w:szCs w:val="24"/>
          <w:rtl/>
          <w:lang w:eastAsia="he-IL"/>
        </w:rPr>
        <w:tab/>
        <w:t>תכנית תאום מערכות במגרש.</w:t>
      </w:r>
    </w:p>
    <w:p w14:paraId="382E1C68"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C049AF2"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16.</w:t>
      </w:r>
      <w:r w:rsidRPr="005F7096">
        <w:rPr>
          <w:rFonts w:ascii="Times New Roman" w:eastAsia="Times New Roman" w:hAnsi="Times New Roman" w:cs="David"/>
          <w:sz w:val="20"/>
          <w:szCs w:val="24"/>
          <w:rtl/>
          <w:lang w:eastAsia="he-IL"/>
        </w:rPr>
        <w:tab/>
        <w:t>תכניות תאום מערכות במרתפים ובקומת הכניסה.</w:t>
      </w:r>
    </w:p>
    <w:p w14:paraId="37B91599"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27E66B2"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17.</w:t>
      </w:r>
      <w:r w:rsidRPr="005F7096">
        <w:rPr>
          <w:rFonts w:ascii="Times New Roman" w:eastAsia="Times New Roman" w:hAnsi="Times New Roman" w:cs="David"/>
          <w:sz w:val="20"/>
          <w:szCs w:val="24"/>
          <w:rtl/>
          <w:lang w:eastAsia="he-IL"/>
        </w:rPr>
        <w:tab/>
        <w:t>פרטים (שרוולים וכו') שונים.</w:t>
      </w:r>
    </w:p>
    <w:p w14:paraId="5636ABE1"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6CC230"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18.</w:t>
      </w:r>
      <w:r w:rsidRPr="005F7096">
        <w:rPr>
          <w:rFonts w:ascii="Times New Roman" w:eastAsia="Times New Roman" w:hAnsi="Times New Roman" w:cs="David"/>
          <w:sz w:val="20"/>
          <w:szCs w:val="24"/>
          <w:rtl/>
          <w:lang w:eastAsia="he-IL"/>
        </w:rPr>
        <w:tab/>
        <w:t>מערכת מניה למים בקריאה ממוחשבת.</w:t>
      </w:r>
    </w:p>
    <w:p w14:paraId="0962710D"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097A963" w14:textId="77777777" w:rsidR="00D5041C" w:rsidRPr="005F7096"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19.</w:t>
      </w:r>
      <w:r w:rsidRPr="005F7096">
        <w:rPr>
          <w:rFonts w:ascii="Times New Roman" w:eastAsia="Times New Roman" w:hAnsi="Times New Roman" w:cs="David"/>
          <w:sz w:val="20"/>
          <w:szCs w:val="24"/>
          <w:rtl/>
          <w:lang w:eastAsia="he-IL"/>
        </w:rPr>
        <w:tab/>
        <w:t>מפרטים מיוחדים וכתבי כמויות. אומדן מפורט.</w:t>
      </w:r>
    </w:p>
    <w:p w14:paraId="7549EE23"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041B73E" w14:textId="77777777" w:rsidR="00D5041C" w:rsidRPr="005F7096"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20.</w:t>
      </w:r>
      <w:r w:rsidRPr="005F7096">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641F892F"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8DEAABD" w14:textId="77777777" w:rsidR="00D5041C" w:rsidRPr="005F7096"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21.</w:t>
      </w:r>
      <w:r w:rsidRPr="005F7096">
        <w:rPr>
          <w:rFonts w:ascii="Times New Roman" w:eastAsia="Times New Roman" w:hAnsi="Times New Roman" w:cs="David"/>
          <w:sz w:val="20"/>
          <w:szCs w:val="24"/>
          <w:rtl/>
          <w:lang w:eastAsia="he-IL"/>
        </w:rPr>
        <w:tab/>
        <w:t>רשימות מעודכנות של ת</w:t>
      </w:r>
      <w:r w:rsidR="00D5041C" w:rsidRPr="005F7096">
        <w:rPr>
          <w:rFonts w:ascii="Times New Roman" w:eastAsia="Times New Roman" w:hAnsi="Times New Roman" w:cs="David"/>
          <w:sz w:val="20"/>
          <w:szCs w:val="24"/>
          <w:rtl/>
          <w:lang w:eastAsia="he-IL"/>
        </w:rPr>
        <w:t>כניות כולל תאריך ומספר מהדורה – לפחות פעם בחודש.</w:t>
      </w:r>
    </w:p>
    <w:p w14:paraId="0148E643"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B64465" w14:textId="77777777" w:rsidR="00D5041C" w:rsidRPr="005F7096"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22.</w:t>
      </w:r>
      <w:r w:rsidRPr="005F7096">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3F6ACF67" w14:textId="77777777" w:rsidR="00D5041C" w:rsidRPr="005F7096"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5F7096">
        <w:rPr>
          <w:rFonts w:ascii="Times New Roman" w:eastAsia="Times New Roman" w:hAnsi="Times New Roman" w:cs="David"/>
          <w:sz w:val="20"/>
          <w:szCs w:val="24"/>
          <w:rtl/>
          <w:lang w:eastAsia="he-IL"/>
        </w:rPr>
        <w:t xml:space="preserve">23. </w:t>
      </w:r>
      <w:r w:rsidRPr="005F7096">
        <w:rPr>
          <w:rFonts w:ascii="Times New Roman" w:eastAsia="Times New Roman" w:hAnsi="Times New Roman" w:cs="David"/>
          <w:sz w:val="20"/>
          <w:szCs w:val="24"/>
          <w:rtl/>
          <w:lang w:eastAsia="he-IL"/>
        </w:rPr>
        <w:tab/>
      </w:r>
      <w:r w:rsidRPr="005F7096">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sidRPr="005F7096">
        <w:rPr>
          <w:rFonts w:ascii="Times New Roman" w:eastAsia="Times New Roman" w:hAnsi="Times New Roman" w:cs="David"/>
          <w:sz w:val="20"/>
          <w:szCs w:val="24"/>
          <w:rtl/>
        </w:rPr>
        <w:t>בניינים ולעבודות פיתוח סביבתי".</w:t>
      </w:r>
    </w:p>
    <w:p w14:paraId="7FA37942"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D6FC6D2" w14:textId="77777777" w:rsidR="00D5041C" w:rsidRPr="005F7096"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בניה טרומית/ מתועשת:</w:t>
      </w:r>
    </w:p>
    <w:p w14:paraId="042B4B39" w14:textId="77777777" w:rsidR="00D5041C" w:rsidRPr="005F7096"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0BF17086" w14:textId="77777777" w:rsidR="00D5041C" w:rsidRPr="005F7096"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5F7096">
        <w:rPr>
          <w:rFonts w:ascii="Times New Roman" w:eastAsia="Times New Roman" w:hAnsi="Times New Roman" w:cs="David" w:hint="cs"/>
          <w:sz w:val="20"/>
          <w:szCs w:val="24"/>
          <w:rtl/>
          <w:lang w:eastAsia="he-IL"/>
        </w:rPr>
        <w:t>יידר</w:t>
      </w:r>
      <w:r w:rsidR="003B1029" w:rsidRPr="005F7096">
        <w:rPr>
          <w:rFonts w:ascii="Times New Roman" w:eastAsia="Times New Roman" w:hAnsi="Times New Roman" w:cs="David" w:hint="eastAsia"/>
          <w:sz w:val="20"/>
          <w:szCs w:val="24"/>
          <w:rtl/>
          <w:lang w:eastAsia="he-IL"/>
        </w:rPr>
        <w:t>ש</w:t>
      </w:r>
      <w:r w:rsidRPr="005F7096">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48767B9A"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470A242"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0D733F"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5F7096">
        <w:rPr>
          <w:rFonts w:ascii="Times New Roman" w:eastAsia="Times New Roman" w:hAnsi="Times New Roman" w:cs="David"/>
          <w:sz w:val="20"/>
          <w:szCs w:val="24"/>
          <w:rtl/>
          <w:lang w:eastAsia="he-IL"/>
        </w:rPr>
        <w:t>:</w:t>
      </w:r>
    </w:p>
    <w:p w14:paraId="4F0B3DB5" w14:textId="77777777" w:rsidR="00D5041C" w:rsidRPr="005F7096"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D4B3279" w14:textId="77777777" w:rsidR="00D5041C" w:rsidRPr="005F7096"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1.</w:t>
      </w:r>
      <w:r w:rsidRPr="005F7096">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5F7096">
        <w:rPr>
          <w:rFonts w:ascii="Times New Roman" w:eastAsia="Times New Roman" w:hAnsi="Times New Roman" w:cs="David" w:hint="cs"/>
          <w:sz w:val="20"/>
          <w:szCs w:val="24"/>
          <w:rtl/>
          <w:lang w:eastAsia="he-IL"/>
        </w:rPr>
        <w:t>השקיה</w:t>
      </w:r>
      <w:r w:rsidRPr="005F7096">
        <w:rPr>
          <w:rFonts w:ascii="Times New Roman" w:eastAsia="Times New Roman" w:hAnsi="Times New Roman" w:cs="David"/>
          <w:sz w:val="20"/>
          <w:szCs w:val="24"/>
          <w:rtl/>
          <w:lang w:eastAsia="he-IL"/>
        </w:rPr>
        <w:t>, חיבורים למגרשים, מיקום אביזרים.</w:t>
      </w:r>
    </w:p>
    <w:p w14:paraId="48DC5779" w14:textId="77777777" w:rsidR="00D5041C" w:rsidRPr="005F7096"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2.</w:t>
      </w:r>
      <w:r w:rsidR="00D5041C" w:rsidRPr="005F7096">
        <w:rPr>
          <w:rFonts w:ascii="Times New Roman" w:eastAsia="Times New Roman" w:hAnsi="Times New Roman" w:cs="David"/>
          <w:sz w:val="20"/>
          <w:szCs w:val="24"/>
          <w:rtl/>
          <w:lang w:eastAsia="he-IL"/>
        </w:rPr>
        <w:tab/>
        <w:t>תכניות לבצוע בשלבים-כנ"ל.</w:t>
      </w:r>
    </w:p>
    <w:p w14:paraId="48149F30" w14:textId="77777777" w:rsidR="00D5041C" w:rsidRPr="005F7096"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3.</w:t>
      </w:r>
      <w:r w:rsidR="00D5041C" w:rsidRPr="005F7096">
        <w:rPr>
          <w:rFonts w:ascii="Times New Roman" w:eastAsia="Times New Roman" w:hAnsi="Times New Roman" w:cs="David"/>
          <w:sz w:val="20"/>
          <w:szCs w:val="24"/>
          <w:rtl/>
          <w:lang w:eastAsia="he-IL"/>
        </w:rPr>
        <w:tab/>
        <w:t>חתכים לאורך.</w:t>
      </w:r>
    </w:p>
    <w:p w14:paraId="5A2BD34C" w14:textId="77777777" w:rsidR="00D5041C" w:rsidRPr="005F7096"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4.</w:t>
      </w:r>
      <w:r w:rsidR="00D5041C" w:rsidRPr="005F7096">
        <w:rPr>
          <w:rFonts w:ascii="Times New Roman" w:eastAsia="Times New Roman" w:hAnsi="Times New Roman" w:cs="David"/>
          <w:sz w:val="20"/>
          <w:szCs w:val="24"/>
          <w:rtl/>
          <w:lang w:eastAsia="he-IL"/>
        </w:rPr>
        <w:tab/>
        <w:t>תכניות תאים – התאים, המגופים והאביזרים.</w:t>
      </w:r>
    </w:p>
    <w:p w14:paraId="5E55E2CC" w14:textId="77777777" w:rsidR="00D5041C" w:rsidRPr="005F7096"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5.</w:t>
      </w:r>
      <w:r w:rsidR="00D5041C" w:rsidRPr="005F7096">
        <w:rPr>
          <w:rFonts w:ascii="Times New Roman" w:eastAsia="Times New Roman" w:hAnsi="Times New Roman" w:cs="David"/>
          <w:sz w:val="20"/>
          <w:szCs w:val="24"/>
          <w:rtl/>
          <w:lang w:eastAsia="he-IL"/>
        </w:rPr>
        <w:tab/>
        <w:t>מערכות הגברת לחץ/מערכות שאיבה.</w:t>
      </w:r>
    </w:p>
    <w:p w14:paraId="1FEAA44C" w14:textId="77777777" w:rsidR="00D5041C" w:rsidRPr="005F7096"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6.</w:t>
      </w:r>
      <w:r w:rsidR="00D5041C" w:rsidRPr="005F7096">
        <w:rPr>
          <w:rFonts w:ascii="Times New Roman" w:eastAsia="Times New Roman" w:hAnsi="Times New Roman" w:cs="David"/>
          <w:sz w:val="20"/>
          <w:szCs w:val="24"/>
          <w:rtl/>
          <w:lang w:eastAsia="he-IL"/>
        </w:rPr>
        <w:tab/>
        <w:t>פרטים שונים.</w:t>
      </w:r>
    </w:p>
    <w:p w14:paraId="07ADB893" w14:textId="77777777" w:rsidR="00D5041C" w:rsidRPr="005F7096"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7.</w:t>
      </w:r>
      <w:r w:rsidRPr="005F7096">
        <w:rPr>
          <w:rFonts w:ascii="Times New Roman" w:eastAsia="Times New Roman" w:hAnsi="Times New Roman" w:cs="David"/>
          <w:sz w:val="20"/>
          <w:szCs w:val="24"/>
          <w:rtl/>
          <w:lang w:eastAsia="he-IL"/>
        </w:rPr>
        <w:tab/>
        <w:t>מפרטים מיוחדים וכתבי כמויות. אומדן מפורט.</w:t>
      </w:r>
    </w:p>
    <w:p w14:paraId="2E8EA563" w14:textId="77777777" w:rsidR="00D5041C" w:rsidRPr="005F7096"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8.</w:t>
      </w:r>
      <w:r w:rsidR="00D5041C" w:rsidRPr="005F7096">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316B9378" w14:textId="77777777" w:rsidR="00D5041C" w:rsidRPr="005F7096"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9.</w:t>
      </w:r>
      <w:r w:rsidRPr="005F7096">
        <w:rPr>
          <w:rFonts w:ascii="Times New Roman" w:eastAsia="Times New Roman" w:hAnsi="Times New Roman" w:cs="David"/>
          <w:sz w:val="20"/>
          <w:szCs w:val="24"/>
          <w:rtl/>
          <w:lang w:eastAsia="he-IL"/>
        </w:rPr>
        <w:tab/>
        <w:t>רשימות מעודכנות של ת</w:t>
      </w:r>
      <w:r w:rsidR="00D5041C" w:rsidRPr="005F7096">
        <w:rPr>
          <w:rFonts w:ascii="Times New Roman" w:eastAsia="Times New Roman" w:hAnsi="Times New Roman" w:cs="David"/>
          <w:sz w:val="20"/>
          <w:szCs w:val="24"/>
          <w:rtl/>
          <w:lang w:eastAsia="he-IL"/>
        </w:rPr>
        <w:t>כניות כולל תאריך ומספר מהדורה – לפחות פעם בחודש.</w:t>
      </w:r>
    </w:p>
    <w:p w14:paraId="07052788" w14:textId="77777777" w:rsidR="00D5041C" w:rsidRPr="005F7096"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10.</w:t>
      </w:r>
      <w:r w:rsidR="00D5041C" w:rsidRPr="005F70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6BCA4413" w14:textId="77777777" w:rsidR="00D5041C" w:rsidRPr="005F7096"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11.</w:t>
      </w:r>
      <w:r w:rsidR="00D5041C" w:rsidRPr="005F70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9A28B88" w14:textId="77777777" w:rsidR="00D5041C" w:rsidRPr="005F7096"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7BCFB958" w14:textId="77777777" w:rsidR="00D5041C" w:rsidRPr="005F7096"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sz w:val="20"/>
          <w:szCs w:val="24"/>
          <w:rtl/>
          <w:lang w:eastAsia="he-IL"/>
        </w:rPr>
        <w:t>כל המסמכים והתכניות יערכו בשפה העברית.</w:t>
      </w:r>
    </w:p>
    <w:p w14:paraId="6B06561C" w14:textId="77777777" w:rsidR="00D5041C" w:rsidRPr="005F7096"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5F7096">
        <w:rPr>
          <w:rFonts w:ascii="Times New Roman" w:eastAsia="Times New Roman" w:hAnsi="Times New Roman" w:cs="David"/>
          <w:b/>
          <w:bCs/>
          <w:sz w:val="24"/>
          <w:szCs w:val="24"/>
          <w:u w:val="single"/>
          <w:rtl/>
          <w:lang w:eastAsia="he-IL"/>
        </w:rPr>
        <w:br w:type="page"/>
      </w:r>
    </w:p>
    <w:p w14:paraId="6D2254CC" w14:textId="77777777" w:rsidR="00376E23" w:rsidRPr="005F7096"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5F7096">
        <w:rPr>
          <w:rFonts w:ascii="Times New Roman" w:eastAsia="Times New Roman" w:hAnsi="Times New Roman" w:cs="David" w:hint="cs"/>
          <w:b/>
          <w:bCs/>
          <w:sz w:val="20"/>
          <w:szCs w:val="24"/>
          <w:u w:val="single"/>
          <w:rtl/>
          <w:lang w:eastAsia="he-IL"/>
        </w:rPr>
        <w:t>נספח "ט"</w:t>
      </w:r>
    </w:p>
    <w:p w14:paraId="591C1436" w14:textId="77777777" w:rsidR="00376E23" w:rsidRPr="005F7096"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540506F" w14:textId="77777777" w:rsidR="00376E23" w:rsidRPr="005F7096"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5F709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F5A6C9F" w14:textId="77777777" w:rsidR="00376E23" w:rsidRPr="005F7096"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B05CF60" w14:textId="77777777" w:rsidR="00376E23" w:rsidRPr="005F7096"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F177E1" w14:textId="77777777" w:rsidR="00376E23" w:rsidRPr="005F7096"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90E30F" w14:textId="77777777" w:rsidR="00376E23" w:rsidRPr="005F7096"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לכבוד :</w:t>
      </w:r>
    </w:p>
    <w:p w14:paraId="5B6374A3" w14:textId="77777777" w:rsidR="00376E23" w:rsidRPr="005F7096" w:rsidRDefault="005F7096"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36279C" w:rsidRPr="005F7096">
            <w:rPr>
              <w:rFonts w:ascii="Times New Roman" w:eastAsia="Times New Roman" w:hAnsi="Times New Roman" w:cs="David" w:hint="cs"/>
              <w:sz w:val="24"/>
              <w:szCs w:val="24"/>
              <w:rtl/>
              <w:lang w:eastAsia="he-IL"/>
            </w:rPr>
            <w:br/>
            <w:t>אפריקה ישראל מגורים בע"מ</w:t>
          </w:r>
          <w:r w:rsidR="0036279C" w:rsidRPr="005F7096">
            <w:rPr>
              <w:rFonts w:ascii="Times New Roman" w:eastAsia="Times New Roman" w:hAnsi="Times New Roman" w:cs="David" w:hint="cs"/>
              <w:sz w:val="24"/>
              <w:szCs w:val="24"/>
              <w:rtl/>
              <w:lang w:eastAsia="he-IL"/>
            </w:rPr>
            <w:br/>
            <w:t>יוני נתניהו 1 ג' אור יהודה</w:t>
          </w:r>
          <w:r w:rsidR="0036279C" w:rsidRPr="005F7096">
            <w:rPr>
              <w:rFonts w:ascii="Times New Roman" w:eastAsia="Times New Roman" w:hAnsi="Times New Roman" w:cs="David" w:hint="cs"/>
              <w:sz w:val="24"/>
              <w:szCs w:val="24"/>
              <w:rtl/>
              <w:lang w:eastAsia="he-IL"/>
            </w:rPr>
            <w:br/>
            <w:t>מ.ז 52-003476-0</w:t>
          </w:r>
          <w:r w:rsidR="0036279C" w:rsidRPr="005F7096">
            <w:rPr>
              <w:rFonts w:ascii="Times New Roman" w:eastAsia="Times New Roman" w:hAnsi="Times New Roman" w:cs="David" w:hint="cs"/>
              <w:sz w:val="24"/>
              <w:szCs w:val="24"/>
              <w:rtl/>
              <w:lang w:eastAsia="he-IL"/>
            </w:rPr>
            <w:br/>
          </w:r>
          <w:r w:rsidR="0036279C" w:rsidRPr="005F7096">
            <w:rPr>
              <w:rFonts w:ascii="Times New Roman" w:eastAsia="Times New Roman" w:hAnsi="Times New Roman" w:cs="David" w:hint="cs"/>
              <w:sz w:val="24"/>
              <w:szCs w:val="24"/>
              <w:rtl/>
              <w:lang w:eastAsia="he-IL"/>
            </w:rPr>
            <w:br/>
            <w:t>שיכון ובינוי נדל"ן בע"מ</w:t>
          </w:r>
          <w:r w:rsidR="0036279C" w:rsidRPr="005F7096">
            <w:rPr>
              <w:rFonts w:ascii="Times New Roman" w:eastAsia="Times New Roman" w:hAnsi="Times New Roman" w:cs="David" w:hint="cs"/>
              <w:sz w:val="24"/>
              <w:szCs w:val="24"/>
              <w:rtl/>
              <w:lang w:eastAsia="he-IL"/>
            </w:rPr>
            <w:br/>
            <w:t>שלם 3 רמת גן 52215</w:t>
          </w:r>
          <w:r w:rsidR="0036279C" w:rsidRPr="005F7096">
            <w:rPr>
              <w:rFonts w:ascii="Times New Roman" w:eastAsia="Times New Roman" w:hAnsi="Times New Roman" w:cs="David" w:hint="cs"/>
              <w:sz w:val="24"/>
              <w:szCs w:val="24"/>
              <w:rtl/>
              <w:lang w:eastAsia="he-IL"/>
            </w:rPr>
            <w:br/>
            <w:t>מ.ז 52-002117-1</w:t>
          </w:r>
          <w:r w:rsidR="0036279C" w:rsidRPr="005F7096">
            <w:rPr>
              <w:rFonts w:ascii="Times New Roman" w:eastAsia="Times New Roman" w:hAnsi="Times New Roman" w:cs="David" w:hint="cs"/>
              <w:sz w:val="24"/>
              <w:szCs w:val="24"/>
              <w:rtl/>
              <w:lang w:eastAsia="he-IL"/>
            </w:rPr>
            <w:br/>
          </w:r>
          <w:r w:rsidR="0036279C" w:rsidRPr="005F7096">
            <w:rPr>
              <w:rFonts w:ascii="Times New Roman" w:eastAsia="Times New Roman" w:hAnsi="Times New Roman" w:cs="David" w:hint="cs"/>
              <w:sz w:val="24"/>
              <w:szCs w:val="24"/>
              <w:rtl/>
              <w:lang w:eastAsia="he-IL"/>
            </w:rPr>
            <w:br/>
            <w:t>כלל נכסי נדלן נשר מרכז (נ.נ.נ.מ) שותפות מוגבלת</w:t>
          </w:r>
          <w:r w:rsidR="0036279C" w:rsidRPr="005F7096">
            <w:rPr>
              <w:rFonts w:ascii="Times New Roman" w:eastAsia="Times New Roman" w:hAnsi="Times New Roman" w:cs="David" w:hint="cs"/>
              <w:sz w:val="24"/>
              <w:szCs w:val="24"/>
              <w:rtl/>
              <w:lang w:eastAsia="he-IL"/>
            </w:rPr>
            <w:br/>
            <w:t>מרכז עזריאלי בניין משולש 3, תל אביב</w:t>
          </w:r>
          <w:r w:rsidR="0036279C" w:rsidRPr="005F7096">
            <w:rPr>
              <w:rFonts w:ascii="Times New Roman" w:eastAsia="Times New Roman" w:hAnsi="Times New Roman" w:cs="David" w:hint="cs"/>
              <w:sz w:val="24"/>
              <w:szCs w:val="24"/>
              <w:rtl/>
              <w:lang w:eastAsia="he-IL"/>
            </w:rPr>
            <w:br/>
            <w:t>540283033</w:t>
          </w:r>
          <w:r w:rsidR="0036279C" w:rsidRPr="005F7096">
            <w:rPr>
              <w:rFonts w:ascii="Times New Roman" w:eastAsia="Times New Roman" w:hAnsi="Times New Roman" w:cs="David" w:hint="cs"/>
              <w:sz w:val="24"/>
              <w:szCs w:val="24"/>
              <w:rtl/>
              <w:lang w:eastAsia="he-IL"/>
            </w:rPr>
            <w:br/>
          </w:r>
        </w:sdtContent>
      </w:sdt>
      <w:r w:rsidR="00376E23" w:rsidRPr="005F7096">
        <w:rPr>
          <w:rFonts w:ascii="Times New Roman" w:eastAsia="Times New Roman" w:hAnsi="Times New Roman" w:cs="David" w:hint="cs"/>
          <w:sz w:val="24"/>
          <w:szCs w:val="24"/>
          <w:rtl/>
          <w:lang w:eastAsia="he-IL"/>
        </w:rPr>
        <w:br/>
      </w:r>
    </w:p>
    <w:p w14:paraId="117E8847" w14:textId="77777777" w:rsidR="00376E23" w:rsidRPr="005F7096"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(המזמין)</w:t>
      </w:r>
    </w:p>
    <w:p w14:paraId="3E3ED752" w14:textId="77777777" w:rsidR="00376E23" w:rsidRPr="005F7096"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D7423A" w14:textId="77777777" w:rsidR="00376E23" w:rsidRPr="005F7096"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1471F3" w14:textId="77777777" w:rsidR="00376E23" w:rsidRPr="005F7096"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64710A" w14:textId="77777777" w:rsidR="00376E23" w:rsidRPr="005F7096"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351467B" w14:textId="403EF72F" w:rsidR="00376E23" w:rsidRPr="005F7096"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5F709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D14D5" w:rsidRPr="005F7096">
            <w:rPr>
              <w:rFonts w:ascii="Times New Roman" w:eastAsia="Times New Roman" w:hAnsi="Times New Roman" w:cs="David"/>
              <w:sz w:val="24"/>
              <w:szCs w:val="24"/>
              <w:rtl/>
              <w:lang w:eastAsia="he-IL"/>
            </w:rPr>
            <w:t>י.וינברג מהנדסים יועצים בע"מ</w:t>
          </w:r>
        </w:sdtContent>
      </w:sdt>
      <w:r w:rsidRPr="005F7096">
        <w:rPr>
          <w:rFonts w:ascii="Times New Roman" w:eastAsia="Times New Roman" w:hAnsi="Times New Roman" w:cs="David" w:hint="cs"/>
          <w:bCs/>
          <w:sz w:val="24"/>
          <w:szCs w:val="24"/>
          <w:rtl/>
          <w:lang w:eastAsia="he-IL"/>
        </w:rPr>
        <w:t xml:space="preserve"> </w:t>
      </w:r>
      <w:r w:rsidRPr="005F709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3D7C73" w:rsidRPr="005F7096">
            <w:rPr>
              <w:rFonts w:ascii="Times New Roman" w:eastAsia="Times New Roman" w:hAnsi="Times New Roman" w:cs="David"/>
              <w:sz w:val="24"/>
              <w:szCs w:val="24"/>
              <w:rtl/>
              <w:lang w:eastAsia="he-IL"/>
            </w:rPr>
            <w:t>נשר</w:t>
          </w:r>
        </w:sdtContent>
      </w:sdt>
      <w:r w:rsidRPr="005F7096">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F90EB5" w:rsidRPr="005F7096">
            <w:rPr>
              <w:rFonts w:ascii="Times New Roman" w:eastAsia="Times New Roman" w:hAnsi="Times New Roman" w:cs="David" w:hint="cs"/>
              <w:sz w:val="24"/>
              <w:szCs w:val="24"/>
              <w:rtl/>
            </w:rPr>
            <w:t xml:space="preserve">יעוץ אינסטלציה וספרנקלרים בפרוקיט </w:t>
          </w:r>
        </w:sdtContent>
      </w:sdt>
      <w:r w:rsidRPr="005F7096">
        <w:rPr>
          <w:rFonts w:ascii="Times New Roman" w:eastAsia="Times New Roman" w:hAnsi="Times New Roman" w:cs="David" w:hint="cs"/>
          <w:sz w:val="24"/>
          <w:szCs w:val="24"/>
          <w:rtl/>
          <w:lang w:eastAsia="he-IL"/>
        </w:rPr>
        <w:t>, מאשר בזאת שהעבודות הנ"ל בוצעו והושלמו בהתאם להנחיותי</w:t>
      </w:r>
      <w:r w:rsidRPr="005F7096">
        <w:rPr>
          <w:rFonts w:ascii="Times New Roman" w:eastAsia="Times New Roman" w:hAnsi="Times New Roman" w:cs="David" w:hint="eastAsia"/>
          <w:sz w:val="24"/>
          <w:szCs w:val="24"/>
          <w:rtl/>
          <w:lang w:eastAsia="he-IL"/>
        </w:rPr>
        <w:t>י</w:t>
      </w:r>
      <w:r w:rsidRPr="005F7096">
        <w:rPr>
          <w:rFonts w:ascii="Times New Roman" w:eastAsia="Times New Roman" w:hAnsi="Times New Roman" w:cs="David" w:hint="cs"/>
          <w:sz w:val="24"/>
          <w:szCs w:val="24"/>
          <w:rtl/>
          <w:lang w:eastAsia="he-IL"/>
        </w:rPr>
        <w:t>, לתכניותי</w:t>
      </w:r>
      <w:r w:rsidRPr="005F7096">
        <w:rPr>
          <w:rFonts w:ascii="Times New Roman" w:eastAsia="Times New Roman" w:hAnsi="Times New Roman" w:cs="David" w:hint="eastAsia"/>
          <w:sz w:val="24"/>
          <w:szCs w:val="24"/>
          <w:rtl/>
          <w:lang w:eastAsia="he-IL"/>
        </w:rPr>
        <w:t>י</w:t>
      </w:r>
      <w:r w:rsidRPr="005F7096">
        <w:rPr>
          <w:rFonts w:ascii="Times New Roman" w:eastAsia="Times New Roman" w:hAnsi="Times New Roman" w:cs="David" w:hint="cs"/>
          <w:sz w:val="24"/>
          <w:szCs w:val="24"/>
          <w:rtl/>
          <w:lang w:eastAsia="he-IL"/>
        </w:rPr>
        <w:t>, בהתאם</w:t>
      </w:r>
      <w:r w:rsidRPr="005F7096">
        <w:rPr>
          <w:rFonts w:ascii="Times New Roman" w:eastAsia="Times New Roman" w:hAnsi="Times New Roman" w:cs="David" w:hint="cs"/>
          <w:sz w:val="20"/>
          <w:szCs w:val="24"/>
          <w:rtl/>
          <w:lang w:eastAsia="he-IL"/>
        </w:rPr>
        <w:t xml:space="preserve"> לתקנים מחייבים ולשביעות רצוני.</w:t>
      </w:r>
    </w:p>
    <w:p w14:paraId="600998D9" w14:textId="77777777" w:rsidR="00376E23" w:rsidRPr="005F7096"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B39B791" w14:textId="77777777" w:rsidR="00376E23" w:rsidRPr="005F7096"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441463" w14:textId="77777777" w:rsidR="00376E23" w:rsidRPr="005F7096"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CEE437" w14:textId="77777777" w:rsidR="00376E23" w:rsidRPr="005F7096"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161269" w14:textId="77777777" w:rsidR="00376E23" w:rsidRPr="005F7096"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CD0681" w14:textId="77777777" w:rsidR="00376E23" w:rsidRPr="005F7096"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 xml:space="preserve">                                                                                      בכבוד רב,</w:t>
      </w:r>
    </w:p>
    <w:p w14:paraId="1B7F8431" w14:textId="77777777" w:rsidR="00376E23" w:rsidRPr="005F7096"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FF1310" w14:textId="77777777" w:rsidR="00376E23" w:rsidRPr="005F7096"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8AF653" w14:textId="77777777" w:rsidR="00376E23" w:rsidRPr="005F7096"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5F7096">
        <w:rPr>
          <w:rFonts w:ascii="Times New Roman" w:eastAsia="Times New Roman" w:hAnsi="Times New Roman" w:cs="David" w:hint="cs"/>
          <w:sz w:val="20"/>
          <w:szCs w:val="24"/>
          <w:rtl/>
          <w:lang w:eastAsia="he-IL"/>
        </w:rPr>
        <w:t xml:space="preserve">                                                                                                             ___________________</w:t>
      </w:r>
    </w:p>
    <w:p w14:paraId="5F1899C1" w14:textId="39684A48" w:rsidR="00376E23" w:rsidRPr="005F7096" w:rsidRDefault="005F7096"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D14D5" w:rsidRPr="005F7096">
            <w:rPr>
              <w:rFonts w:ascii="Times New Roman" w:eastAsia="Times New Roman" w:hAnsi="Times New Roman" w:cs="David"/>
              <w:sz w:val="20"/>
              <w:szCs w:val="24"/>
              <w:u w:val="single"/>
              <w:rtl/>
              <w:lang w:eastAsia="he-IL"/>
            </w:rPr>
            <w:t>י.וינברג מהנדסים יועצים בע"מ</w:t>
          </w:r>
        </w:sdtContent>
      </w:sdt>
    </w:p>
    <w:p w14:paraId="4DCF6584" w14:textId="77777777" w:rsidR="00376E23" w:rsidRPr="005F7096"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5F7096">
        <w:rPr>
          <w:rFonts w:ascii="Times New Roman" w:eastAsia="Times New Roman" w:hAnsi="Times New Roman" w:cs="David" w:hint="cs"/>
          <w:sz w:val="20"/>
          <w:szCs w:val="20"/>
          <w:rtl/>
          <w:lang w:eastAsia="he-IL"/>
        </w:rPr>
        <w:t xml:space="preserve">                </w:t>
      </w:r>
      <w:r w:rsidRPr="005F7096">
        <w:rPr>
          <w:rFonts w:ascii="Times New Roman" w:eastAsia="Times New Roman" w:hAnsi="Times New Roman" w:cs="David" w:hint="cs"/>
          <w:sz w:val="20"/>
          <w:szCs w:val="20"/>
          <w:rtl/>
          <w:lang w:eastAsia="he-IL"/>
        </w:rPr>
        <w:tab/>
      </w:r>
      <w:r w:rsidRPr="005F7096">
        <w:rPr>
          <w:rFonts w:ascii="Times New Roman" w:eastAsia="Times New Roman" w:hAnsi="Times New Roman" w:cs="David" w:hint="cs"/>
          <w:sz w:val="20"/>
          <w:szCs w:val="20"/>
          <w:rtl/>
          <w:lang w:eastAsia="he-IL"/>
        </w:rPr>
        <w:tab/>
      </w:r>
      <w:r w:rsidRPr="005F7096">
        <w:rPr>
          <w:rFonts w:ascii="Times New Roman" w:eastAsia="Times New Roman" w:hAnsi="Times New Roman" w:cs="David" w:hint="cs"/>
          <w:sz w:val="20"/>
          <w:szCs w:val="20"/>
          <w:rtl/>
          <w:lang w:eastAsia="he-IL"/>
        </w:rPr>
        <w:tab/>
      </w:r>
      <w:r w:rsidRPr="005F7096">
        <w:rPr>
          <w:rFonts w:ascii="Times New Roman" w:eastAsia="Times New Roman" w:hAnsi="Times New Roman" w:cs="David" w:hint="cs"/>
          <w:sz w:val="20"/>
          <w:szCs w:val="20"/>
          <w:rtl/>
          <w:lang w:eastAsia="he-IL"/>
        </w:rPr>
        <w:tab/>
      </w:r>
      <w:r w:rsidRPr="005F7096">
        <w:rPr>
          <w:rFonts w:ascii="Times New Roman" w:eastAsia="Times New Roman" w:hAnsi="Times New Roman" w:cs="David" w:hint="cs"/>
          <w:sz w:val="20"/>
          <w:szCs w:val="20"/>
          <w:rtl/>
          <w:lang w:eastAsia="he-IL"/>
        </w:rPr>
        <w:tab/>
        <w:t xml:space="preserve">   </w:t>
      </w:r>
    </w:p>
    <w:p w14:paraId="28766214" w14:textId="77777777" w:rsidR="00376E23" w:rsidRPr="005F7096"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09D6D09" w14:textId="77777777" w:rsidR="00376E23" w:rsidRPr="005F7096"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5F7096">
        <w:rPr>
          <w:rFonts w:ascii="Times New Roman" w:eastAsia="Times New Roman" w:hAnsi="Times New Roman" w:cs="David" w:hint="cs"/>
          <w:sz w:val="20"/>
          <w:szCs w:val="20"/>
          <w:rtl/>
          <w:lang w:eastAsia="he-IL"/>
        </w:rPr>
        <w:br w:type="page"/>
      </w:r>
      <w:r w:rsidRPr="005F7096">
        <w:rPr>
          <w:rFonts w:ascii="Times New Roman" w:eastAsia="Times New Roman" w:hAnsi="Times New Roman" w:cs="David" w:hint="cs"/>
          <w:b/>
          <w:bCs/>
          <w:sz w:val="24"/>
          <w:szCs w:val="24"/>
          <w:u w:val="single"/>
          <w:rtl/>
          <w:lang w:eastAsia="he-IL"/>
        </w:rPr>
        <w:t xml:space="preserve">נספח "י" </w:t>
      </w:r>
    </w:p>
    <w:p w14:paraId="126CCEF5" w14:textId="77777777" w:rsidR="00376E23" w:rsidRPr="005F7096"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34C5AED" w14:textId="77777777" w:rsidR="00376E23" w:rsidRPr="005F7096"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5F7096">
        <w:rPr>
          <w:rFonts w:ascii="Times New Roman" w:eastAsia="Times New Roman" w:hAnsi="Times New Roman" w:cs="David" w:hint="cs"/>
          <w:b/>
          <w:bCs/>
          <w:sz w:val="24"/>
          <w:szCs w:val="24"/>
          <w:u w:val="single"/>
          <w:rtl/>
          <w:lang w:eastAsia="he-IL"/>
        </w:rPr>
        <w:t>דוגמא לנוסח הצהרת המתכנן בדבר היעדר תביעות</w:t>
      </w:r>
    </w:p>
    <w:p w14:paraId="534932B4" w14:textId="77777777" w:rsidR="00376E23" w:rsidRPr="005F7096"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A2AFFEE"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לכבוד</w:t>
      </w:r>
      <w:r w:rsidRPr="005F7096">
        <w:rPr>
          <w:rFonts w:ascii="Times New Roman" w:eastAsia="Times New Roman" w:hAnsi="Times New Roman" w:cs="David" w:hint="cs"/>
          <w:sz w:val="24"/>
          <w:szCs w:val="24"/>
          <w:rtl/>
          <w:lang w:eastAsia="he-IL"/>
        </w:rPr>
        <w:tab/>
      </w:r>
      <w:r w:rsidRPr="005F7096">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36279C" w:rsidRPr="005F7096">
            <w:rPr>
              <w:rFonts w:ascii="Times New Roman" w:eastAsia="Times New Roman" w:hAnsi="Times New Roman" w:cs="David" w:hint="cs"/>
              <w:sz w:val="24"/>
              <w:szCs w:val="24"/>
              <w:rtl/>
              <w:lang w:eastAsia="he-IL"/>
            </w:rPr>
            <w:br/>
            <w:t>אפריקה ישראל מגורים בע"מ</w:t>
          </w:r>
          <w:r w:rsidR="0036279C" w:rsidRPr="005F7096">
            <w:rPr>
              <w:rFonts w:ascii="Times New Roman" w:eastAsia="Times New Roman" w:hAnsi="Times New Roman" w:cs="David" w:hint="cs"/>
              <w:sz w:val="24"/>
              <w:szCs w:val="24"/>
              <w:rtl/>
              <w:lang w:eastAsia="he-IL"/>
            </w:rPr>
            <w:br/>
            <w:t>יוני נתניהו 1 ג' אור יהודה</w:t>
          </w:r>
          <w:r w:rsidR="0036279C" w:rsidRPr="005F7096">
            <w:rPr>
              <w:rFonts w:ascii="Times New Roman" w:eastAsia="Times New Roman" w:hAnsi="Times New Roman" w:cs="David" w:hint="cs"/>
              <w:sz w:val="24"/>
              <w:szCs w:val="24"/>
              <w:rtl/>
              <w:lang w:eastAsia="he-IL"/>
            </w:rPr>
            <w:br/>
            <w:t>מ.ז 52-003476-0</w:t>
          </w:r>
          <w:r w:rsidR="0036279C" w:rsidRPr="005F7096">
            <w:rPr>
              <w:rFonts w:ascii="Times New Roman" w:eastAsia="Times New Roman" w:hAnsi="Times New Roman" w:cs="David" w:hint="cs"/>
              <w:sz w:val="24"/>
              <w:szCs w:val="24"/>
              <w:rtl/>
              <w:lang w:eastAsia="he-IL"/>
            </w:rPr>
            <w:br/>
          </w:r>
          <w:r w:rsidR="0036279C" w:rsidRPr="005F7096">
            <w:rPr>
              <w:rFonts w:ascii="Times New Roman" w:eastAsia="Times New Roman" w:hAnsi="Times New Roman" w:cs="David" w:hint="cs"/>
              <w:sz w:val="24"/>
              <w:szCs w:val="24"/>
              <w:rtl/>
              <w:lang w:eastAsia="he-IL"/>
            </w:rPr>
            <w:br/>
            <w:t>שיכון ובינוי נדל"ן בע"מ</w:t>
          </w:r>
          <w:r w:rsidR="0036279C" w:rsidRPr="005F7096">
            <w:rPr>
              <w:rFonts w:ascii="Times New Roman" w:eastAsia="Times New Roman" w:hAnsi="Times New Roman" w:cs="David" w:hint="cs"/>
              <w:sz w:val="24"/>
              <w:szCs w:val="24"/>
              <w:rtl/>
              <w:lang w:eastAsia="he-IL"/>
            </w:rPr>
            <w:br/>
            <w:t>שלם 3 רמת גן 52215</w:t>
          </w:r>
          <w:r w:rsidR="0036279C" w:rsidRPr="005F7096">
            <w:rPr>
              <w:rFonts w:ascii="Times New Roman" w:eastAsia="Times New Roman" w:hAnsi="Times New Roman" w:cs="David" w:hint="cs"/>
              <w:sz w:val="24"/>
              <w:szCs w:val="24"/>
              <w:rtl/>
              <w:lang w:eastAsia="he-IL"/>
            </w:rPr>
            <w:br/>
            <w:t>מ.ז 52-002117-1</w:t>
          </w:r>
          <w:r w:rsidR="0036279C" w:rsidRPr="005F7096">
            <w:rPr>
              <w:rFonts w:ascii="Times New Roman" w:eastAsia="Times New Roman" w:hAnsi="Times New Roman" w:cs="David" w:hint="cs"/>
              <w:sz w:val="24"/>
              <w:szCs w:val="24"/>
              <w:rtl/>
              <w:lang w:eastAsia="he-IL"/>
            </w:rPr>
            <w:br/>
          </w:r>
          <w:r w:rsidR="0036279C" w:rsidRPr="005F7096">
            <w:rPr>
              <w:rFonts w:ascii="Times New Roman" w:eastAsia="Times New Roman" w:hAnsi="Times New Roman" w:cs="David" w:hint="cs"/>
              <w:sz w:val="24"/>
              <w:szCs w:val="24"/>
              <w:rtl/>
              <w:lang w:eastAsia="he-IL"/>
            </w:rPr>
            <w:br/>
            <w:t>כלל נכסי נדלן נשר מרכז (נ.נ.נ.מ) שותפות מוגבלת</w:t>
          </w:r>
          <w:r w:rsidR="0036279C" w:rsidRPr="005F7096">
            <w:rPr>
              <w:rFonts w:ascii="Times New Roman" w:eastAsia="Times New Roman" w:hAnsi="Times New Roman" w:cs="David" w:hint="cs"/>
              <w:sz w:val="24"/>
              <w:szCs w:val="24"/>
              <w:rtl/>
              <w:lang w:eastAsia="he-IL"/>
            </w:rPr>
            <w:br/>
            <w:t>מרכז עזריאלי בניין משולש 3, תל אביב</w:t>
          </w:r>
          <w:r w:rsidR="0036279C" w:rsidRPr="005F7096">
            <w:rPr>
              <w:rFonts w:ascii="Times New Roman" w:eastAsia="Times New Roman" w:hAnsi="Times New Roman" w:cs="David" w:hint="cs"/>
              <w:sz w:val="24"/>
              <w:szCs w:val="24"/>
              <w:rtl/>
              <w:lang w:eastAsia="he-IL"/>
            </w:rPr>
            <w:br/>
            <w:t>540283033</w:t>
          </w:r>
          <w:r w:rsidR="0036279C" w:rsidRPr="005F7096">
            <w:rPr>
              <w:rFonts w:ascii="Times New Roman" w:eastAsia="Times New Roman" w:hAnsi="Times New Roman" w:cs="David" w:hint="cs"/>
              <w:sz w:val="24"/>
              <w:szCs w:val="24"/>
              <w:rtl/>
              <w:lang w:eastAsia="he-IL"/>
            </w:rPr>
            <w:br/>
          </w:r>
        </w:sdtContent>
      </w:sdt>
    </w:p>
    <w:p w14:paraId="1EA90D74"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75D343"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ג.א.נ.,</w:t>
      </w:r>
    </w:p>
    <w:p w14:paraId="01368D0E"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CE1227" w14:textId="35F41E65"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אנו הח"מ מצהירים בזאת שעם קבלת סך של </w:t>
      </w:r>
      <w:r w:rsidRPr="005F7096">
        <w:rPr>
          <w:rFonts w:ascii="Times New Roman" w:eastAsia="Times New Roman" w:hAnsi="Times New Roman" w:cs="David" w:hint="cs"/>
          <w:sz w:val="24"/>
          <w:szCs w:val="24"/>
          <w:u w:val="single"/>
          <w:rtl/>
          <w:lang w:eastAsia="he-IL"/>
        </w:rPr>
        <w:t xml:space="preserve">                </w:t>
      </w:r>
      <w:r w:rsidRPr="005F7096">
        <w:rPr>
          <w:rFonts w:ascii="Times New Roman" w:eastAsia="Times New Roman" w:hAnsi="Times New Roman" w:cs="David" w:hint="cs"/>
          <w:sz w:val="24"/>
          <w:szCs w:val="24"/>
          <w:rtl/>
          <w:lang w:eastAsia="he-IL"/>
        </w:rPr>
        <w:t xml:space="preserve"> ש"ח (להלן:"</w:t>
      </w:r>
      <w:r w:rsidRPr="005F7096">
        <w:rPr>
          <w:rFonts w:ascii="Times New Roman" w:eastAsia="Times New Roman" w:hAnsi="Times New Roman" w:cs="David" w:hint="cs"/>
          <w:b/>
          <w:bCs/>
          <w:sz w:val="24"/>
          <w:szCs w:val="24"/>
          <w:rtl/>
          <w:lang w:eastAsia="he-IL"/>
        </w:rPr>
        <w:t>היתרה הסופית</w:t>
      </w:r>
      <w:r w:rsidRPr="005F709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3D7C73" w:rsidRPr="005F7096">
            <w:rPr>
              <w:rFonts w:ascii="Times New Roman" w:eastAsia="Times New Roman" w:hAnsi="Times New Roman" w:cs="David" w:hint="cs"/>
              <w:sz w:val="24"/>
              <w:szCs w:val="24"/>
              <w:rtl/>
              <w:lang w:eastAsia="he-IL"/>
            </w:rPr>
            <w:t>נשר</w:t>
          </w:r>
        </w:sdtContent>
      </w:sdt>
      <w:r w:rsidRPr="005F7096">
        <w:rPr>
          <w:rFonts w:ascii="Times New Roman" w:eastAsia="Times New Roman" w:hAnsi="Times New Roman" w:cs="David" w:hint="cs"/>
          <w:sz w:val="24"/>
          <w:szCs w:val="24"/>
          <w:rtl/>
          <w:lang w:eastAsia="he-IL"/>
        </w:rPr>
        <w:t xml:space="preserve"> עפ"י חוזה מיום </w:t>
      </w:r>
      <w:r w:rsidRPr="005F7096">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C9EFD291275A42F4A28A679B27D982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4-17T00:00:00Z">
            <w:dateFormat w:val="dd/MM/yyyy"/>
            <w:lid w:val="he-IL"/>
            <w:storeMappedDataAs w:val="dateTime"/>
            <w:calendar w:val="gregorian"/>
          </w:date>
        </w:sdtPr>
        <w:sdtEndPr>
          <w:rPr>
            <w:rFonts w:hint="cs"/>
          </w:rPr>
        </w:sdtEndPr>
        <w:sdtContent>
          <w:r w:rsidR="005F23FE" w:rsidRPr="005F7096">
            <w:rPr>
              <w:rFonts w:ascii="Times New Roman" w:eastAsia="Times New Roman" w:hAnsi="Times New Roman" w:cs="David" w:hint="cs"/>
              <w:sz w:val="24"/>
              <w:szCs w:val="24"/>
              <w:rtl/>
              <w:lang w:eastAsia="he-IL"/>
            </w:rPr>
            <w:t>‏17/04/2022</w:t>
          </w:r>
        </w:sdtContent>
      </w:sdt>
      <w:r w:rsidRPr="005F7096">
        <w:rPr>
          <w:rFonts w:ascii="Times New Roman" w:eastAsia="Times New Roman" w:hAnsi="Times New Roman" w:cs="David" w:hint="cs"/>
          <w:sz w:val="24"/>
          <w:szCs w:val="24"/>
          <w:rtl/>
          <w:lang w:eastAsia="he-IL"/>
        </w:rPr>
        <w:t xml:space="preserve"> או עבור חלקן כמפורט להלן:</w:t>
      </w:r>
    </w:p>
    <w:p w14:paraId="109B2143"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A57C412"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09B5A1"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899D79"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16ADAB9"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55D067"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28AB79"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4739AB"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47C2092"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FA7DDE"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BB9F2B"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b/>
          <w:bCs/>
          <w:sz w:val="24"/>
          <w:szCs w:val="24"/>
          <w:rtl/>
          <w:lang w:eastAsia="he-IL"/>
        </w:rPr>
        <w:t>ולראיה באנו על החתום:</w:t>
      </w:r>
    </w:p>
    <w:p w14:paraId="64D5EF37"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46EC77"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היום </w:t>
      </w:r>
      <w:r w:rsidRPr="005F7096">
        <w:rPr>
          <w:rFonts w:ascii="Times New Roman" w:eastAsia="Times New Roman" w:hAnsi="Times New Roman" w:cs="David" w:hint="cs"/>
          <w:sz w:val="24"/>
          <w:szCs w:val="24"/>
          <w:u w:val="single"/>
          <w:rtl/>
          <w:lang w:eastAsia="he-IL"/>
        </w:rPr>
        <w:t xml:space="preserve">             </w:t>
      </w:r>
      <w:r w:rsidRPr="005F7096">
        <w:rPr>
          <w:rFonts w:ascii="Times New Roman" w:eastAsia="Times New Roman" w:hAnsi="Times New Roman" w:cs="David" w:hint="cs"/>
          <w:sz w:val="24"/>
          <w:szCs w:val="24"/>
          <w:rtl/>
          <w:lang w:eastAsia="he-IL"/>
        </w:rPr>
        <w:t xml:space="preserve"> לחודש </w:t>
      </w:r>
      <w:r w:rsidRPr="005F7096">
        <w:rPr>
          <w:rFonts w:ascii="Times New Roman" w:eastAsia="Times New Roman" w:hAnsi="Times New Roman" w:cs="David" w:hint="cs"/>
          <w:sz w:val="24"/>
          <w:szCs w:val="24"/>
          <w:u w:val="single"/>
          <w:rtl/>
          <w:lang w:eastAsia="he-IL"/>
        </w:rPr>
        <w:t xml:space="preserve">               </w:t>
      </w:r>
      <w:r w:rsidRPr="005F7096">
        <w:rPr>
          <w:rFonts w:ascii="Times New Roman" w:eastAsia="Times New Roman" w:hAnsi="Times New Roman" w:cs="David" w:hint="cs"/>
          <w:sz w:val="24"/>
          <w:szCs w:val="24"/>
          <w:rtl/>
          <w:lang w:eastAsia="he-IL"/>
        </w:rPr>
        <w:t xml:space="preserve"> לשנה _________</w:t>
      </w:r>
    </w:p>
    <w:p w14:paraId="01EA891F" w14:textId="77777777" w:rsidR="00376E23" w:rsidRPr="005F7096"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D9B0F5B" w14:textId="77777777" w:rsidR="00376E23" w:rsidRPr="005F7096"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חתימה וחותמת המתכנן:</w:t>
      </w:r>
    </w:p>
    <w:p w14:paraId="60A8C62A" w14:textId="77777777" w:rsidR="00376E23" w:rsidRPr="005F7096"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5F7096">
        <w:rPr>
          <w:rFonts w:ascii="Times New Roman" w:eastAsia="Times New Roman" w:hAnsi="Times New Roman" w:cs="David" w:hint="cs"/>
          <w:sz w:val="24"/>
          <w:szCs w:val="24"/>
          <w:u w:val="single"/>
          <w:rtl/>
          <w:lang w:eastAsia="he-IL"/>
        </w:rPr>
        <w:t xml:space="preserve">                  </w:t>
      </w:r>
    </w:p>
    <w:p w14:paraId="45C71B44" w14:textId="77777777" w:rsidR="00376E23" w:rsidRPr="005F7096"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_______________________ </w:t>
      </w:r>
    </w:p>
    <w:p w14:paraId="026DC9A9" w14:textId="3F45A6ED" w:rsidR="00376E23" w:rsidRPr="005F7096"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D14D5" w:rsidRPr="005F7096">
            <w:rPr>
              <w:rFonts w:ascii="Times New Roman" w:eastAsia="Times New Roman" w:hAnsi="Times New Roman" w:cs="David"/>
              <w:sz w:val="20"/>
              <w:szCs w:val="24"/>
              <w:u w:val="single"/>
              <w:rtl/>
              <w:lang w:eastAsia="he-IL"/>
            </w:rPr>
            <w:t>י.וינברג מהנדסים יועצים בע"מ</w:t>
          </w:r>
        </w:sdtContent>
      </w:sdt>
    </w:p>
    <w:p w14:paraId="48DE1696"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154932"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AA5BF55"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3A9F43F"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b/>
          <w:bCs/>
          <w:sz w:val="24"/>
          <w:szCs w:val="24"/>
          <w:rtl/>
          <w:lang w:eastAsia="he-IL"/>
        </w:rPr>
        <w:t>אישור</w:t>
      </w:r>
    </w:p>
    <w:p w14:paraId="3A0C02F5" w14:textId="77777777" w:rsidR="00376E23" w:rsidRPr="005F7096"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5F7096">
        <w:rPr>
          <w:rFonts w:ascii="Times New Roman" w:eastAsia="Times New Roman" w:hAnsi="Times New Roman" w:cs="David" w:hint="cs"/>
          <w:b/>
          <w:bCs/>
          <w:sz w:val="24"/>
          <w:szCs w:val="24"/>
          <w:rtl/>
          <w:lang w:eastAsia="he-IL"/>
        </w:rPr>
        <w:t>החברה</w:t>
      </w:r>
      <w:r w:rsidRPr="005F709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9DA4452" w14:textId="77777777" w:rsidR="00376E23" w:rsidRPr="005F7096"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57BFD64" w14:textId="77777777" w:rsidR="00376E23" w:rsidRPr="005F7096"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5F7096">
        <w:rPr>
          <w:rFonts w:ascii="Times New Roman" w:eastAsia="Times New Roman" w:hAnsi="Times New Roman" w:cs="David" w:hint="cs"/>
          <w:sz w:val="24"/>
          <w:szCs w:val="24"/>
          <w:rtl/>
          <w:lang w:eastAsia="he-IL"/>
        </w:rPr>
        <w:t xml:space="preserve">    תאריך : _______   </w:t>
      </w:r>
      <w:r w:rsidRPr="005F7096">
        <w:rPr>
          <w:rFonts w:ascii="Times New Roman" w:eastAsia="Times New Roman" w:hAnsi="Times New Roman" w:cs="David" w:hint="cs"/>
          <w:sz w:val="24"/>
          <w:szCs w:val="24"/>
          <w:rtl/>
          <w:lang w:eastAsia="he-IL"/>
        </w:rPr>
        <w:tab/>
        <w:t>חתימה וחותמת עו"ד/רו"ח : _______________________</w:t>
      </w:r>
    </w:p>
    <w:p w14:paraId="40B4CC0E" w14:textId="77777777" w:rsidR="00376E23" w:rsidRPr="005F7096"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305100C" w14:textId="77777777" w:rsidR="00376E23" w:rsidRPr="005F7096"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44589D5" w14:textId="77777777" w:rsidR="00376E23" w:rsidRPr="005F7096" w:rsidRDefault="00376E23" w:rsidP="00376E23">
      <w:pPr>
        <w:widowControl w:val="0"/>
        <w:spacing w:before="0" w:beforeAutospacing="0" w:after="0" w:afterAutospacing="0" w:line="240" w:lineRule="auto"/>
        <w:jc w:val="both"/>
        <w:rPr>
          <w:rFonts w:ascii="Times New Roman" w:eastAsia="Times New Roman" w:hAnsi="Times New Roman" w:cs="David"/>
          <w:sz w:val="18"/>
          <w:szCs w:val="18"/>
          <w:rtl/>
          <w:lang w:eastAsia="he-IL"/>
        </w:rPr>
      </w:pPr>
    </w:p>
    <w:p w14:paraId="1AC57265" w14:textId="77777777" w:rsidR="00376E23" w:rsidRPr="005F7096" w:rsidRDefault="00376E23" w:rsidP="00376E23">
      <w:pPr>
        <w:spacing w:before="0" w:beforeAutospacing="0" w:after="0" w:afterAutospacing="0" w:line="240" w:lineRule="auto"/>
        <w:rPr>
          <w:rFonts w:ascii="Times New Roman" w:eastAsia="Times New Roman" w:hAnsi="Times New Roman" w:cs="David"/>
          <w:sz w:val="20"/>
          <w:szCs w:val="24"/>
          <w:rtl/>
        </w:rPr>
      </w:pPr>
    </w:p>
    <w:p w14:paraId="23C24125" w14:textId="77777777" w:rsidR="001A69D5" w:rsidRPr="005F7096" w:rsidRDefault="001A69D5" w:rsidP="00376E23">
      <w:pPr>
        <w:widowControl w:val="0"/>
        <w:spacing w:before="0" w:beforeAutospacing="0" w:after="0" w:afterAutospacing="0" w:line="240" w:lineRule="auto"/>
        <w:jc w:val="both"/>
        <w:rPr>
          <w:rFonts w:ascii="David" w:hAnsi="David" w:cs="David"/>
        </w:rPr>
      </w:pPr>
    </w:p>
    <w:sectPr w:rsidR="001A69D5" w:rsidRPr="005F7096"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38E3F3" w14:textId="77777777" w:rsidR="00DC1C21" w:rsidRDefault="00DC1C21" w:rsidP="00AF234B">
      <w:pPr>
        <w:spacing w:before="0" w:after="0" w:line="240" w:lineRule="auto"/>
      </w:pPr>
      <w:r>
        <w:separator/>
      </w:r>
    </w:p>
  </w:endnote>
  <w:endnote w:type="continuationSeparator" w:id="0">
    <w:p w14:paraId="28D72DFC" w14:textId="77777777" w:rsidR="00DC1C21" w:rsidRDefault="00DC1C2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6"/>
      <w:gridCol w:w="2810"/>
      <w:gridCol w:w="232"/>
      <w:gridCol w:w="1035"/>
      <w:gridCol w:w="1803"/>
    </w:tblGrid>
    <w:tr w:rsidR="00DC1C21" w:rsidRPr="00F9528C" w14:paraId="12920F71" w14:textId="77777777" w:rsidTr="002F611D">
      <w:tc>
        <w:tcPr>
          <w:tcW w:w="753" w:type="dxa"/>
        </w:tcPr>
        <w:p w14:paraId="0651A322"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4EBF02D" w14:textId="11B90F07" w:rsidR="00DC1C21" w:rsidRPr="00F9528C" w:rsidRDefault="00DC1C21" w:rsidP="002F611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232" w:type="dxa"/>
        </w:tcPr>
        <w:p w14:paraId="6A6990E3"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6EE84A8D" w14:textId="77777777" w:rsidR="00DC1C21" w:rsidRPr="00F9528C" w:rsidRDefault="00DC1C21" w:rsidP="002F611D">
          <w:pPr>
            <w:tabs>
              <w:tab w:val="center" w:pos="4153"/>
              <w:tab w:val="right" w:pos="8306"/>
            </w:tabs>
            <w:spacing w:before="0" w:after="0" w:line="240" w:lineRule="auto"/>
            <w:rPr>
              <w:rFonts w:ascii="David" w:hAnsi="David"/>
              <w:sz w:val="16"/>
              <w:szCs w:val="16"/>
              <w:rtl/>
            </w:rPr>
          </w:pPr>
        </w:p>
      </w:tc>
      <w:tc>
        <w:tcPr>
          <w:tcW w:w="1129" w:type="dxa"/>
        </w:tcPr>
        <w:p w14:paraId="6080E740"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C346EF8" w14:textId="10D1F81A" w:rsidR="00DC1C21" w:rsidRPr="00F9528C" w:rsidRDefault="00DC1C21" w:rsidP="002F611D">
              <w:pPr>
                <w:tabs>
                  <w:tab w:val="center" w:pos="4153"/>
                  <w:tab w:val="right" w:pos="8306"/>
                </w:tabs>
                <w:spacing w:before="0" w:after="0" w:line="240" w:lineRule="auto"/>
                <w:rPr>
                  <w:rFonts w:ascii="David" w:hAnsi="David"/>
                  <w:sz w:val="20"/>
                  <w:szCs w:val="20"/>
                  <w:rtl/>
                </w:rPr>
              </w:pPr>
              <w:del w:id="2" w:author="Avi Cohen" w:date="2022-03-24T11:07:00Z">
                <w:r w:rsidDel="00D043FD">
                  <w:rPr>
                    <w:rFonts w:ascii="David" w:hAnsi="David" w:hint="cs"/>
                    <w:sz w:val="20"/>
                    <w:szCs w:val="20"/>
                  </w:rPr>
                  <w:delText>CONT-5-564</w:delText>
                </w:r>
              </w:del>
              <w:ins w:id="3" w:author="Avi Cohen" w:date="2022-03-24T11:07:00Z">
                <w:r>
                  <w:rPr>
                    <w:rFonts w:ascii="David" w:hAnsi="David" w:hint="cs"/>
                    <w:sz w:val="20"/>
                    <w:szCs w:val="20"/>
                  </w:rPr>
                  <w:t>CO</w:t>
                </w:r>
                <w:r>
                  <w:rPr>
                    <w:rFonts w:ascii="David" w:hAnsi="David" w:hint="cs"/>
                    <w:sz w:val="20"/>
                    <w:szCs w:val="20"/>
                    <w:rtl/>
                  </w:rPr>
                  <w:t>NT-10-2175</w:t>
                </w:r>
              </w:ins>
            </w:p>
          </w:tc>
        </w:sdtContent>
      </w:sdt>
    </w:tr>
    <w:tr w:rsidR="00DC1C21" w:rsidRPr="00F9528C" w14:paraId="3A9A840F" w14:textId="77777777" w:rsidTr="002F611D">
      <w:tc>
        <w:tcPr>
          <w:tcW w:w="753" w:type="dxa"/>
        </w:tcPr>
        <w:p w14:paraId="08671262"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7538F325" w14:textId="69BCFE27" w:rsidR="00DC1C21" w:rsidRPr="00F9528C" w:rsidRDefault="000D14D5" w:rsidP="002F611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י.וינברג מהנדסים יועצים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C1C21" w:rsidRPr="00F9528C" w14:paraId="7C25BD48" w14:textId="77777777" w:rsidTr="002F611D">
            <w:trPr>
              <w:trHeight w:val="201"/>
            </w:trPr>
            <w:tc>
              <w:tcPr>
                <w:tcW w:w="926" w:type="dxa"/>
              </w:tcPr>
              <w:p w14:paraId="24D4BF77"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0C1F6CC" w14:textId="51F90A3D" w:rsidR="00DC1C21" w:rsidRPr="00F9528C" w:rsidRDefault="000D14D5" w:rsidP="002F611D">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0.5</w:t>
                    </w:r>
                  </w:p>
                </w:tc>
              </w:sdtContent>
            </w:sdt>
          </w:tr>
        </w:tbl>
        <w:p w14:paraId="4EDB76CE"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p>
      </w:tc>
      <w:tc>
        <w:tcPr>
          <w:tcW w:w="236" w:type="dxa"/>
        </w:tcPr>
        <w:p w14:paraId="54699C38"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p>
      </w:tc>
      <w:tc>
        <w:tcPr>
          <w:tcW w:w="1129" w:type="dxa"/>
        </w:tcPr>
        <w:p w14:paraId="729AF2F2"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D672F9E" w14:textId="64703F5D" w:rsidR="00DC1C21" w:rsidRPr="00F9528C" w:rsidRDefault="005F7096"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C1C21">
                <w:rPr>
                  <w:rFonts w:ascii="David" w:hAnsi="David"/>
                  <w:sz w:val="20"/>
                  <w:szCs w:val="20"/>
                  <w:rtl/>
                </w:rPr>
                <w:t>3;#</w:t>
              </w:r>
              <w:r w:rsidR="00DC1C21">
                <w:rPr>
                  <w:rFonts w:ascii="David" w:hAnsi="David"/>
                  <w:sz w:val="20"/>
                  <w:szCs w:val="20"/>
                </w:rPr>
                <w:t>Draft</w:t>
              </w:r>
            </w:sdtContent>
          </w:sdt>
        </w:p>
      </w:tc>
    </w:tr>
    <w:tr w:rsidR="00DC1C21" w:rsidRPr="00F9528C" w14:paraId="65DE200F" w14:textId="77777777" w:rsidTr="002F611D">
      <w:trPr>
        <w:trHeight w:val="80"/>
      </w:trPr>
      <w:tc>
        <w:tcPr>
          <w:tcW w:w="753" w:type="dxa"/>
        </w:tcPr>
        <w:p w14:paraId="54C90E1D"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p>
      </w:tc>
      <w:tc>
        <w:tcPr>
          <w:tcW w:w="1883" w:type="dxa"/>
        </w:tcPr>
        <w:p w14:paraId="402F4022" w14:textId="77777777" w:rsidR="00DC1C21" w:rsidRPr="00F9528C" w:rsidRDefault="00DC1C21"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6FBC2AC5"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p>
      </w:tc>
      <w:tc>
        <w:tcPr>
          <w:tcW w:w="236" w:type="dxa"/>
        </w:tcPr>
        <w:p w14:paraId="20C1C047"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p>
      </w:tc>
      <w:tc>
        <w:tcPr>
          <w:tcW w:w="1129" w:type="dxa"/>
        </w:tcPr>
        <w:p w14:paraId="43FA2F3F"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p>
      </w:tc>
      <w:tc>
        <w:tcPr>
          <w:tcW w:w="2073" w:type="dxa"/>
        </w:tcPr>
        <w:p w14:paraId="6FF35A5A" w14:textId="77777777" w:rsidR="00DC1C21" w:rsidRPr="00F9528C" w:rsidRDefault="00DC1C21" w:rsidP="002F611D">
          <w:pPr>
            <w:tabs>
              <w:tab w:val="center" w:pos="4153"/>
              <w:tab w:val="right" w:pos="8306"/>
            </w:tabs>
            <w:spacing w:before="0" w:after="0" w:line="240" w:lineRule="auto"/>
            <w:rPr>
              <w:rFonts w:ascii="David" w:hAnsi="David"/>
              <w:sz w:val="20"/>
              <w:szCs w:val="20"/>
              <w:rtl/>
            </w:rPr>
          </w:pPr>
        </w:p>
      </w:tc>
    </w:tr>
  </w:tbl>
  <w:p w14:paraId="1580D8E9" w14:textId="77777777" w:rsidR="00DC1C21" w:rsidRPr="00E3073A" w:rsidRDefault="00DC1C21"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DC65A7" w14:textId="77777777" w:rsidR="00DC1C21" w:rsidRDefault="00DC1C21" w:rsidP="00AF234B">
      <w:pPr>
        <w:spacing w:before="0" w:after="0" w:line="240" w:lineRule="auto"/>
      </w:pPr>
      <w:r>
        <w:separator/>
      </w:r>
    </w:p>
  </w:footnote>
  <w:footnote w:type="continuationSeparator" w:id="0">
    <w:p w14:paraId="11CA7962" w14:textId="77777777" w:rsidR="00DC1C21" w:rsidRDefault="00DC1C2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7C65EEC2" w14:textId="77777777" w:rsidR="00DC1C21" w:rsidRDefault="00DC1C21">
        <w:pPr>
          <w:pStyle w:val="Header"/>
          <w:jc w:val="center"/>
        </w:pPr>
        <w:r>
          <w:fldChar w:fldCharType="begin"/>
        </w:r>
        <w:r>
          <w:instrText xml:space="preserve"> PAGE   \* MERGEFORMAT </w:instrText>
        </w:r>
        <w:r>
          <w:fldChar w:fldCharType="separate"/>
        </w:r>
        <w:r w:rsidR="005F7096">
          <w:rPr>
            <w:noProof/>
            <w:rtl/>
          </w:rPr>
          <w:t>30</w:t>
        </w:r>
        <w:r>
          <w:rPr>
            <w:noProof/>
          </w:rPr>
          <w:fldChar w:fldCharType="end"/>
        </w:r>
      </w:p>
    </w:sdtContent>
  </w:sdt>
  <w:p w14:paraId="6D858E5F" w14:textId="77777777" w:rsidR="00DC1C21" w:rsidRDefault="00DC1C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5355179"/>
    <w:multiLevelType w:val="hybridMultilevel"/>
    <w:tmpl w:val="9DAA29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4AE91CF1"/>
    <w:multiLevelType w:val="hybridMultilevel"/>
    <w:tmpl w:val="DC0A2014"/>
    <w:lvl w:ilvl="0" w:tplc="0409000F">
      <w:start w:val="1"/>
      <w:numFmt w:val="decimal"/>
      <w:lvlText w:val="%1."/>
      <w:lvlJc w:val="left"/>
      <w:pPr>
        <w:ind w:left="804" w:hanging="360"/>
      </w:p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8"/>
  </w:num>
  <w:num w:numId="2">
    <w:abstractNumId w:val="11"/>
  </w:num>
  <w:num w:numId="3">
    <w:abstractNumId w:val="0"/>
  </w:num>
  <w:num w:numId="4">
    <w:abstractNumId w:val="10"/>
  </w:num>
  <w:num w:numId="5">
    <w:abstractNumId w:val="3"/>
  </w:num>
  <w:num w:numId="6">
    <w:abstractNumId w:val="4"/>
  </w:num>
  <w:num w:numId="7">
    <w:abstractNumId w:val="6"/>
  </w:num>
  <w:num w:numId="8">
    <w:abstractNumId w:val="22"/>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4"/>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num>
  <w:num w:numId="22">
    <w:abstractNumId w:val="21"/>
  </w:num>
  <w:num w:numId="23">
    <w:abstractNumId w:val="24"/>
  </w:num>
  <w:num w:numId="24">
    <w:abstractNumId w:val="5"/>
  </w:num>
  <w:num w:numId="25">
    <w:abstractNumId w:val="9"/>
  </w:num>
  <w:num w:numId="26">
    <w:abstractNumId w:val="13"/>
  </w:num>
  <w:num w:numId="27">
    <w:abstractNumId w:val="12"/>
  </w:num>
  <w:num w:numId="28">
    <w:abstractNumId w:val="16"/>
  </w:num>
  <w:num w:numId="29">
    <w:abstractNumId w:val="15"/>
  </w:num>
  <w:num w:numId="30">
    <w:abstractNumId w:val="17"/>
  </w:num>
  <w:num w:numId="31">
    <w:abstractNumId w:val="20"/>
  </w:num>
  <w:num w:numId="3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34EC3"/>
    <w:rsid w:val="000655E4"/>
    <w:rsid w:val="00083EF4"/>
    <w:rsid w:val="000D14D5"/>
    <w:rsid w:val="0011634B"/>
    <w:rsid w:val="00130BD3"/>
    <w:rsid w:val="00134C85"/>
    <w:rsid w:val="00157ACB"/>
    <w:rsid w:val="001A0C3C"/>
    <w:rsid w:val="001A69D5"/>
    <w:rsid w:val="001E61BB"/>
    <w:rsid w:val="00214ACF"/>
    <w:rsid w:val="002B7025"/>
    <w:rsid w:val="002F26C5"/>
    <w:rsid w:val="002F611D"/>
    <w:rsid w:val="003235F8"/>
    <w:rsid w:val="0036279C"/>
    <w:rsid w:val="00376E23"/>
    <w:rsid w:val="003B1029"/>
    <w:rsid w:val="003B5234"/>
    <w:rsid w:val="003D7C73"/>
    <w:rsid w:val="00552E11"/>
    <w:rsid w:val="0057206A"/>
    <w:rsid w:val="005A3D56"/>
    <w:rsid w:val="005F23FE"/>
    <w:rsid w:val="005F7096"/>
    <w:rsid w:val="007028DE"/>
    <w:rsid w:val="0072103C"/>
    <w:rsid w:val="00762A58"/>
    <w:rsid w:val="007B54F0"/>
    <w:rsid w:val="007E40BD"/>
    <w:rsid w:val="0084163E"/>
    <w:rsid w:val="008C64C6"/>
    <w:rsid w:val="00942177"/>
    <w:rsid w:val="009906BE"/>
    <w:rsid w:val="009D5E94"/>
    <w:rsid w:val="00A11D94"/>
    <w:rsid w:val="00AB5C3E"/>
    <w:rsid w:val="00AD2AC9"/>
    <w:rsid w:val="00AF234B"/>
    <w:rsid w:val="00AF6C59"/>
    <w:rsid w:val="00B2329A"/>
    <w:rsid w:val="00B37F68"/>
    <w:rsid w:val="00B55126"/>
    <w:rsid w:val="00B66D2C"/>
    <w:rsid w:val="00B7285E"/>
    <w:rsid w:val="00B7640E"/>
    <w:rsid w:val="00BC51AD"/>
    <w:rsid w:val="00BE17B4"/>
    <w:rsid w:val="00C10D56"/>
    <w:rsid w:val="00C43473"/>
    <w:rsid w:val="00C65304"/>
    <w:rsid w:val="00C77D8F"/>
    <w:rsid w:val="00D043FD"/>
    <w:rsid w:val="00D13234"/>
    <w:rsid w:val="00D5041C"/>
    <w:rsid w:val="00D512E4"/>
    <w:rsid w:val="00D726B0"/>
    <w:rsid w:val="00DB4D14"/>
    <w:rsid w:val="00DC1C21"/>
    <w:rsid w:val="00E3073A"/>
    <w:rsid w:val="00E4548F"/>
    <w:rsid w:val="00E679C7"/>
    <w:rsid w:val="00E779BE"/>
    <w:rsid w:val="00EB51FD"/>
    <w:rsid w:val="00EC37B6"/>
    <w:rsid w:val="00F722D4"/>
    <w:rsid w:val="00F90E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45B5FD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5041C"/>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D5041C"/>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D5041C"/>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D5041C"/>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D5041C"/>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D5041C"/>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D5041C"/>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D5041C"/>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D5041C"/>
    <w:rPr>
      <w:rFonts w:ascii="Times New Roman" w:eastAsia="Times New Roman" w:hAnsi="Times New Roman" w:cs="David"/>
      <w:bCs/>
      <w:sz w:val="20"/>
      <w:szCs w:val="24"/>
      <w:u w:val="single"/>
      <w:lang w:eastAsia="he-IL"/>
    </w:rPr>
  </w:style>
  <w:style w:type="numbering" w:customStyle="1" w:styleId="NoList1">
    <w:name w:val="No List1"/>
    <w:next w:val="NoList"/>
    <w:semiHidden/>
    <w:rsid w:val="00D5041C"/>
  </w:style>
  <w:style w:type="paragraph" w:styleId="BodyText">
    <w:name w:val="Body Text"/>
    <w:basedOn w:val="Normal"/>
    <w:link w:val="BodyTextChar"/>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D5041C"/>
    <w:rPr>
      <w:rFonts w:ascii="Times New Roman" w:eastAsia="Times New Roman" w:hAnsi="Times New Roman" w:cs="David"/>
      <w:sz w:val="20"/>
      <w:szCs w:val="24"/>
      <w:lang w:eastAsia="he-IL"/>
    </w:rPr>
  </w:style>
  <w:style w:type="paragraph" w:styleId="Title">
    <w:name w:val="Title"/>
    <w:basedOn w:val="Normal"/>
    <w:link w:val="TitleChar"/>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D5041C"/>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D5041C"/>
  </w:style>
  <w:style w:type="paragraph" w:styleId="BlockText">
    <w:name w:val="Block Text"/>
    <w:basedOn w:val="Normal"/>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D5041C"/>
    <w:pPr>
      <w:ind w:left="540" w:hanging="540"/>
    </w:pPr>
    <w:rPr>
      <w:szCs w:val="22"/>
    </w:rPr>
  </w:style>
  <w:style w:type="paragraph" w:customStyle="1" w:styleId="a0">
    <w:name w:val="חתימה קו אחד"/>
    <w:basedOn w:val="1"/>
    <w:rsid w:val="00D5041C"/>
    <w:pPr>
      <w:tabs>
        <w:tab w:val="left" w:pos="2880"/>
        <w:tab w:val="left" w:pos="5220"/>
        <w:tab w:val="left" w:pos="7740"/>
      </w:tabs>
      <w:ind w:left="360"/>
    </w:pPr>
    <w:rPr>
      <w:sz w:val="22"/>
      <w:szCs w:val="22"/>
    </w:rPr>
  </w:style>
  <w:style w:type="paragraph" w:customStyle="1" w:styleId="10">
    <w:name w:val="חתימה קו 1 נקודות"/>
    <w:basedOn w:val="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D5041C"/>
    <w:rPr>
      <w:rFonts w:ascii="Tahoma" w:eastAsia="Times New Roman" w:hAnsi="Tahoma" w:cs="Tahoma"/>
      <w:sz w:val="16"/>
      <w:szCs w:val="16"/>
      <w:lang w:eastAsia="he-IL"/>
    </w:rPr>
  </w:style>
  <w:style w:type="paragraph" w:customStyle="1" w:styleId="Heading11">
    <w:name w:val="Heading 11"/>
    <w:basedOn w:val="Normal"/>
    <w:next w:val="Normal"/>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BodyTextIndent3">
    <w:name w:val="Body Text Indent 3"/>
    <w:basedOn w:val="Normal"/>
    <w:link w:val="BodyTextIndent3Char"/>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D5041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D5041C"/>
    <w:rPr>
      <w:rFonts w:ascii="Times New Roman" w:eastAsia="Times New Roman" w:hAnsi="Times New Roman" w:cs="David"/>
      <w:sz w:val="20"/>
      <w:szCs w:val="24"/>
      <w:lang w:eastAsia="he-IL"/>
    </w:rPr>
  </w:style>
  <w:style w:type="paragraph" w:customStyle="1" w:styleId="a1">
    <w:name w:val="סגנון"/>
    <w:basedOn w:val="Normal"/>
    <w:next w:val="BlockText"/>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D5041C"/>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DefaultParagraphFont"/>
    <w:link w:val="AutoField"/>
    <w:rsid w:val="00157ACB"/>
    <w:rPr>
      <w:rFonts w:ascii="Times New Roman" w:eastAsia="Times New Roman" w:hAnsi="Times New Roman" w:cs="David"/>
      <w:color w:val="00B050"/>
      <w:sz w:val="24"/>
      <w:szCs w:val="24"/>
    </w:rPr>
  </w:style>
  <w:style w:type="table" w:customStyle="1" w:styleId="11">
    <w:name w:val="רשת טבלה1"/>
    <w:basedOn w:val="TableNormal"/>
    <w:next w:val="TableGrid"/>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ListParagraph">
    <w:name w:val="List Paragraph"/>
    <w:basedOn w:val="Normal"/>
    <w:uiPriority w:val="34"/>
    <w:qFormat/>
    <w:rsid w:val="002B70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PlaceholderText"/>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PlaceholderText"/>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PlaceholderText"/>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PlaceholderText"/>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PlaceholderText"/>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PlaceholderText"/>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PlaceholderText"/>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PlaceholderText"/>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PlaceholderText"/>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PlaceholderText"/>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PlaceholderText"/>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PlaceholderText"/>
              <w:rtl/>
            </w:rPr>
            <w:t>[רשות מקומית]</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PlaceholderText"/>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PlaceholderText"/>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PlaceholderText"/>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PlaceholderText"/>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PlaceholderText"/>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PlaceholderText"/>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PlaceholderText"/>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PlaceholderText"/>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PlaceholderText"/>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PlaceholderText"/>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PlaceholderText"/>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PlaceholderText"/>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PlaceholderText"/>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PlaceholderText"/>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PlaceholderText"/>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PlaceholderText"/>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PlaceholderText"/>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PlaceholderText"/>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PlaceholderText"/>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PlaceholderText"/>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PlaceholderText"/>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PlaceholderText"/>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PlaceholderText"/>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PlaceholderText"/>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PlaceholderText"/>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PlaceholderText"/>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PlaceholderText"/>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PlaceholderText"/>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970D2"/>
    <w:rsid w:val="002A4C4E"/>
    <w:rsid w:val="003553A7"/>
    <w:rsid w:val="006865A5"/>
    <w:rsid w:val="006D7931"/>
    <w:rsid w:val="00794045"/>
    <w:rsid w:val="00B73DB2"/>
    <w:rsid w:val="00BA743F"/>
    <w:rsid w:val="00C80449"/>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3.xml><?xml version="1.0" encoding="utf-8"?>
<ds:datastoreItem xmlns:ds="http://schemas.openxmlformats.org/officeDocument/2006/customXml" ds:itemID="{B850B87E-4278-4F28-8DE6-015D542F4917}"/>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40</Pages>
  <Words>11594</Words>
  <Characters>57975</Characters>
  <Application>Microsoft Office Word</Application>
  <DocSecurity>0</DocSecurity>
  <Lines>483</Lines>
  <Paragraphs>138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69431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22</cp:revision>
  <dcterms:created xsi:type="dcterms:W3CDTF">2022-03-23T13:54:00Z</dcterms:created>
  <dcterms:modified xsi:type="dcterms:W3CDTF">2022-04-06T06:35:00Z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46e376f3-b71b-4598-8de4-16a14117e00e</vt:lpwstr>
  </property>
</Properties>
</file>