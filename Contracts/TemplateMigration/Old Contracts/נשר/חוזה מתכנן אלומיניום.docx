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DE3CB9"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bookmarkStart w:id="0" w:name="_GoBack"/>
    </w:p>
    <w:p w14:paraId="3ECC5EAC"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158C1AE"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06588">
        <w:rPr>
          <w:rFonts w:ascii="Times New Roman" w:eastAsia="Times New Roman" w:hAnsi="Times New Roman" w:cs="David"/>
          <w:bCs/>
          <w:i/>
          <w:iCs/>
          <w:noProof/>
          <w:sz w:val="32"/>
          <w:szCs w:val="32"/>
        </w:rPr>
        <w:drawing>
          <wp:inline distT="0" distB="0" distL="0" distR="0" wp14:anchorId="6F217EA2" wp14:editId="730404C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50AF7D9"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0D2E5D3"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C786A7" w14:textId="77777777" w:rsidR="007A10F8" w:rsidRPr="00C0658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857495" w14:textId="77777777" w:rsidR="007A10F8" w:rsidRPr="00C0658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D64FA5"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06588">
        <w:rPr>
          <w:rFonts w:ascii="Times New Roman" w:eastAsia="Times New Roman" w:hAnsi="Times New Roman" w:cs="David" w:hint="cs"/>
          <w:bCs/>
          <w:sz w:val="32"/>
          <w:szCs w:val="32"/>
          <w:u w:val="single"/>
          <w:rtl/>
          <w:lang w:eastAsia="he-IL"/>
        </w:rPr>
        <w:t>חוזה מתכנן אלומיניום</w:t>
      </w:r>
    </w:p>
    <w:p w14:paraId="0CBA4CC7"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202DFB"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90DF29" w14:textId="77777777" w:rsidR="007A10F8" w:rsidRPr="00C06588"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CDEDBA" w14:textId="77777777" w:rsidR="007A10F8" w:rsidRPr="00C06588"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6891D3F194A64F219D01272734FC7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625DD81" w14:textId="1692300C" w:rsidR="007A10F8" w:rsidRPr="00C06588" w:rsidRDefault="009E65C4"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06588">
            <w:rPr>
              <w:rFonts w:ascii="Times New Roman" w:eastAsia="Times New Roman" w:hAnsi="Times New Roman" w:cs="David"/>
              <w:bCs/>
              <w:sz w:val="32"/>
              <w:szCs w:val="32"/>
              <w:u w:val="single"/>
              <w:rtl/>
              <w:lang w:eastAsia="he-IL"/>
            </w:rPr>
            <w:t xml:space="preserve">אגמי הכרמל </w:t>
          </w:r>
        </w:p>
      </w:sdtContent>
    </w:sdt>
    <w:p w14:paraId="75AF44AC" w14:textId="77777777" w:rsidR="007A10F8" w:rsidRPr="00C06588"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64884484007B405E8800DCF08EB800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5FEA7E22" w14:textId="5886223A" w:rsidR="007A10F8" w:rsidRPr="00C06588" w:rsidRDefault="00F93DD3"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06588">
            <w:rPr>
              <w:rStyle w:val="PlaceholderText"/>
              <w:color w:val="auto"/>
              <w:rtl/>
            </w:rPr>
            <w:t>[שם אתר]</w:t>
          </w:r>
        </w:p>
      </w:sdtContent>
    </w:sdt>
    <w:p w14:paraId="41F5BDBC" w14:textId="77777777" w:rsidR="007A10F8" w:rsidRPr="00C06588"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7CB7E8" w14:textId="77777777" w:rsidR="007A10F8" w:rsidRPr="00C06588"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A7F441"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524B90"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29A701"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F8CD71"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EE6077"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F764D0"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E34027"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20E1AD"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7E6497"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E5DE47"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8D3970"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E149E4"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DC7F41"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0AA8C5"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F96455"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8AF7C1"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4F9016"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578843"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135E51"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15F317"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1B6C89"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1F7992"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87998D"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1A82F2"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1E7E1E"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D916A5" w14:textId="77777777" w:rsidR="00C140D3" w:rsidRPr="00C0658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C06588">
        <w:rPr>
          <w:rFonts w:ascii="Times New Roman" w:eastAsia="Times New Roman" w:hAnsi="Times New Roman" w:cs="David" w:hint="eastAsia"/>
          <w:bCs/>
          <w:sz w:val="32"/>
          <w:szCs w:val="32"/>
          <w:u w:val="single"/>
          <w:rtl/>
          <w:lang w:eastAsia="he-IL"/>
        </w:rPr>
        <w:lastRenderedPageBreak/>
        <w:t>חוזה</w:t>
      </w:r>
      <w:r w:rsidR="007A10F8" w:rsidRPr="00C06588">
        <w:rPr>
          <w:rFonts w:ascii="Times New Roman" w:eastAsia="Times New Roman" w:hAnsi="Times New Roman" w:cs="David"/>
          <w:bCs/>
          <w:sz w:val="32"/>
          <w:szCs w:val="32"/>
          <w:u w:val="single"/>
          <w:rtl/>
          <w:lang w:eastAsia="he-IL"/>
        </w:rPr>
        <w:t xml:space="preserve"> מתכנן </w:t>
      </w:r>
      <w:r w:rsidR="009C0249" w:rsidRPr="00C06588">
        <w:rPr>
          <w:rFonts w:ascii="Times New Roman" w:eastAsia="Times New Roman" w:hAnsi="Times New Roman" w:cs="David" w:hint="eastAsia"/>
          <w:bCs/>
          <w:sz w:val="32"/>
          <w:szCs w:val="32"/>
          <w:u w:val="single"/>
          <w:rtl/>
          <w:lang w:eastAsia="he-IL"/>
        </w:rPr>
        <w:t>אלומיניום</w:t>
      </w:r>
    </w:p>
    <w:p w14:paraId="2646984D" w14:textId="77777777" w:rsidR="00C140D3" w:rsidRPr="00C06588" w:rsidRDefault="00C140D3" w:rsidP="00C140D3">
      <w:pPr>
        <w:pStyle w:val="AutoFields"/>
        <w:rPr>
          <w:color w:val="auto"/>
          <w:rtl/>
          <w:lang w:eastAsia="he-IL"/>
        </w:rPr>
      </w:pPr>
    </w:p>
    <w:p w14:paraId="7D4D8C13" w14:textId="1B844469" w:rsidR="00C140D3" w:rsidRPr="00C06588" w:rsidRDefault="00C140D3" w:rsidP="002365CE">
      <w:pPr>
        <w:widowControl w:val="0"/>
        <w:spacing w:before="0" w:beforeAutospacing="0" w:after="0" w:afterAutospacing="0" w:line="240" w:lineRule="auto"/>
        <w:jc w:val="center"/>
        <w:rPr>
          <w:rFonts w:ascii="Times New Roman" w:eastAsia="Times New Roman" w:hAnsi="Times New Roman" w:cs="David"/>
          <w:sz w:val="24"/>
          <w:szCs w:val="24"/>
          <w:rtl/>
        </w:rPr>
      </w:pPr>
      <w:r w:rsidRPr="00C06588">
        <w:rPr>
          <w:rFonts w:ascii="Times New Roman" w:eastAsia="Times New Roman" w:hAnsi="Times New Roman" w:cs="David" w:hint="eastAsia"/>
          <w:sz w:val="20"/>
          <w:szCs w:val="24"/>
          <w:rtl/>
          <w:lang w:eastAsia="he-IL"/>
        </w:rPr>
        <w:t>שנערך</w:t>
      </w:r>
      <w:r w:rsidRPr="00C06588">
        <w:rPr>
          <w:rFonts w:ascii="Times New Roman" w:eastAsia="Times New Roman" w:hAnsi="Times New Roman" w:cs="David"/>
          <w:sz w:val="20"/>
          <w:szCs w:val="24"/>
          <w:rtl/>
          <w:lang w:eastAsia="he-IL"/>
        </w:rPr>
        <w:t xml:space="preserve"> ונחתם ביום </w:t>
      </w:r>
      <w:sdt>
        <w:sdtPr>
          <w:rPr>
            <w:rFonts w:ascii="Times New Roman" w:eastAsia="Times New Roman" w:hAnsi="Times New Roman" w:cs="David"/>
            <w:sz w:val="24"/>
            <w:szCs w:val="24"/>
            <w:rtl/>
            <w:lang w:eastAsia="he-IL"/>
          </w:rPr>
          <w:alias w:val="תאריך חתימת חוזה"/>
          <w:tag w:val="cntSignDate"/>
          <w:id w:val="-1773158314"/>
          <w:placeholder>
            <w:docPart w:val="E11130719A8A491DA8CCC566DC52F590"/>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fullDate="2022-10-23T00:00:00Z">
            <w:dateFormat w:val="dd/MM/yyyy"/>
            <w:lid w:val="he-IL"/>
            <w:storeMappedDataAs w:val="dateTime"/>
            <w:calendar w:val="gregorian"/>
          </w:date>
        </w:sdtPr>
        <w:sdtEndPr>
          <w:rPr>
            <w:rFonts w:hint="cs"/>
          </w:rPr>
        </w:sdtEndPr>
        <w:sdtContent>
          <w:r w:rsidR="003241CE" w:rsidRPr="00C06588">
            <w:rPr>
              <w:rFonts w:ascii="Times New Roman" w:eastAsia="Times New Roman" w:hAnsi="Times New Roman" w:cs="David" w:hint="cs"/>
              <w:sz w:val="24"/>
              <w:szCs w:val="24"/>
              <w:rtl/>
              <w:lang w:eastAsia="he-IL"/>
            </w:rPr>
            <w:t>‏23/10/2022</w:t>
          </w:r>
        </w:sdtContent>
      </w:sdt>
    </w:p>
    <w:p w14:paraId="2303A765" w14:textId="77777777" w:rsidR="00C140D3" w:rsidRPr="00C06588"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5E399625" w14:textId="77777777" w:rsidR="00C140D3" w:rsidRPr="00C06588"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06588">
        <w:rPr>
          <w:rFonts w:ascii="Times New Roman" w:eastAsia="Times New Roman" w:hAnsi="Times New Roman" w:cs="David" w:hint="eastAsia"/>
          <w:bCs/>
          <w:sz w:val="20"/>
          <w:szCs w:val="24"/>
          <w:rtl/>
          <w:lang w:eastAsia="he-IL"/>
        </w:rPr>
        <w:t>ב</w:t>
      </w:r>
      <w:r w:rsidRPr="00C06588">
        <w:rPr>
          <w:rFonts w:ascii="Times New Roman" w:eastAsia="Times New Roman" w:hAnsi="Times New Roman" w:cs="David"/>
          <w:bCs/>
          <w:sz w:val="20"/>
          <w:szCs w:val="24"/>
          <w:rtl/>
          <w:lang w:eastAsia="he-IL"/>
        </w:rPr>
        <w:t xml:space="preserve"> </w:t>
      </w:r>
      <w:r w:rsidRPr="00C06588">
        <w:rPr>
          <w:rFonts w:ascii="Times New Roman" w:eastAsia="Times New Roman" w:hAnsi="Times New Roman" w:cs="David" w:hint="eastAsia"/>
          <w:bCs/>
          <w:sz w:val="20"/>
          <w:szCs w:val="24"/>
          <w:rtl/>
          <w:lang w:eastAsia="he-IL"/>
        </w:rPr>
        <w:t>י</w:t>
      </w:r>
      <w:r w:rsidRPr="00C06588">
        <w:rPr>
          <w:rFonts w:ascii="Times New Roman" w:eastAsia="Times New Roman" w:hAnsi="Times New Roman" w:cs="David"/>
          <w:bCs/>
          <w:sz w:val="20"/>
          <w:szCs w:val="24"/>
          <w:rtl/>
          <w:lang w:eastAsia="he-IL"/>
        </w:rPr>
        <w:t xml:space="preserve"> </w:t>
      </w:r>
      <w:r w:rsidRPr="00C06588">
        <w:rPr>
          <w:rFonts w:ascii="Times New Roman" w:eastAsia="Times New Roman" w:hAnsi="Times New Roman" w:cs="David" w:hint="eastAsia"/>
          <w:bCs/>
          <w:sz w:val="20"/>
          <w:szCs w:val="24"/>
          <w:rtl/>
          <w:lang w:eastAsia="he-IL"/>
        </w:rPr>
        <w:t>ן</w:t>
      </w:r>
    </w:p>
    <w:sdt>
      <w:sdtPr>
        <w:rPr>
          <w:rFonts w:ascii="Times New Roman" w:eastAsia="Times New Roman" w:hAnsi="Times New Roman" w:cs="David" w:hint="cs"/>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Content>
        <w:p w14:paraId="6241FC14" w14:textId="77777777" w:rsidR="00C140D3" w:rsidRPr="00C06588" w:rsidRDefault="00597849" w:rsidP="00C140D3">
          <w:pPr>
            <w:widowControl w:val="0"/>
            <w:spacing w:before="0" w:beforeAutospacing="0" w:after="0" w:afterAutospacing="0" w:line="240" w:lineRule="auto"/>
            <w:ind w:left="2880" w:firstLine="720"/>
            <w:rPr>
              <w:rFonts w:ascii="Times New Roman" w:eastAsia="Times New Roman" w:hAnsi="Times New Roman" w:cs="David"/>
              <w:sz w:val="24"/>
              <w:szCs w:val="24"/>
              <w:rtl/>
            </w:rPr>
          </w:pPr>
          <w:r w:rsidRPr="00C06588">
            <w:rPr>
              <w:rFonts w:ascii="Times New Roman" w:eastAsia="Times New Roman" w:hAnsi="Times New Roman" w:cs="David"/>
              <w:sz w:val="24"/>
              <w:szCs w:val="24"/>
              <w:rtl/>
            </w:rPr>
            <w:br/>
          </w:r>
          <w:r w:rsidRPr="00C06588">
            <w:rPr>
              <w:rFonts w:ascii="Times New Roman" w:eastAsia="Times New Roman" w:hAnsi="Times New Roman" w:cs="David" w:hint="eastAsia"/>
              <w:sz w:val="24"/>
              <w:szCs w:val="24"/>
              <w:rtl/>
            </w:rPr>
            <w:t>אפריקה</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ישראל</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מגורים</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בע</w:t>
          </w:r>
          <w:r w:rsidRPr="00C06588">
            <w:rPr>
              <w:rFonts w:ascii="Times New Roman" w:eastAsia="Times New Roman" w:hAnsi="Times New Roman" w:cs="David"/>
              <w:sz w:val="24"/>
              <w:szCs w:val="24"/>
              <w:rtl/>
            </w:rPr>
            <w:t>"מ</w:t>
          </w:r>
          <w:r w:rsidRPr="00C06588">
            <w:rPr>
              <w:rFonts w:ascii="Times New Roman" w:eastAsia="Times New Roman" w:hAnsi="Times New Roman" w:cs="David"/>
              <w:sz w:val="24"/>
              <w:szCs w:val="24"/>
              <w:rtl/>
            </w:rPr>
            <w:br/>
          </w:r>
          <w:r w:rsidRPr="00C06588">
            <w:rPr>
              <w:rFonts w:ascii="Times New Roman" w:eastAsia="Times New Roman" w:hAnsi="Times New Roman" w:cs="David" w:hint="eastAsia"/>
              <w:sz w:val="24"/>
              <w:szCs w:val="24"/>
              <w:rtl/>
            </w:rPr>
            <w:t>יוני</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נתניהו</w:t>
          </w:r>
          <w:r w:rsidRPr="00C06588">
            <w:rPr>
              <w:rFonts w:ascii="Times New Roman" w:eastAsia="Times New Roman" w:hAnsi="Times New Roman" w:cs="David"/>
              <w:sz w:val="24"/>
              <w:szCs w:val="24"/>
              <w:rtl/>
            </w:rPr>
            <w:t xml:space="preserve"> 1 </w:t>
          </w:r>
          <w:r w:rsidRPr="00C06588">
            <w:rPr>
              <w:rFonts w:ascii="Times New Roman" w:eastAsia="Times New Roman" w:hAnsi="Times New Roman" w:cs="David" w:hint="eastAsia"/>
              <w:sz w:val="24"/>
              <w:szCs w:val="24"/>
              <w:rtl/>
            </w:rPr>
            <w:t>ג</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אור</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יהודה</w:t>
          </w:r>
          <w:r w:rsidRPr="00C06588">
            <w:rPr>
              <w:rFonts w:ascii="Times New Roman" w:eastAsia="Times New Roman" w:hAnsi="Times New Roman" w:cs="David"/>
              <w:sz w:val="24"/>
              <w:szCs w:val="24"/>
              <w:rtl/>
            </w:rPr>
            <w:br/>
          </w:r>
          <w:r w:rsidRPr="00C06588">
            <w:rPr>
              <w:rFonts w:ascii="Times New Roman" w:eastAsia="Times New Roman" w:hAnsi="Times New Roman" w:cs="David" w:hint="eastAsia"/>
              <w:sz w:val="24"/>
              <w:szCs w:val="24"/>
              <w:rtl/>
            </w:rPr>
            <w:t>מ</w:t>
          </w:r>
          <w:r w:rsidRPr="00C06588">
            <w:rPr>
              <w:rFonts w:ascii="Times New Roman" w:eastAsia="Times New Roman" w:hAnsi="Times New Roman" w:cs="David"/>
              <w:sz w:val="24"/>
              <w:szCs w:val="24"/>
              <w:rtl/>
            </w:rPr>
            <w:t>.ז 52-003476-0</w:t>
          </w:r>
          <w:r w:rsidRPr="00C06588">
            <w:rPr>
              <w:rFonts w:ascii="Times New Roman" w:eastAsia="Times New Roman" w:hAnsi="Times New Roman" w:cs="David"/>
              <w:sz w:val="24"/>
              <w:szCs w:val="24"/>
              <w:rtl/>
            </w:rPr>
            <w:br/>
          </w:r>
          <w:r w:rsidRPr="00C06588">
            <w:rPr>
              <w:rFonts w:ascii="Times New Roman" w:eastAsia="Times New Roman" w:hAnsi="Times New Roman" w:cs="David"/>
              <w:sz w:val="24"/>
              <w:szCs w:val="24"/>
              <w:rtl/>
            </w:rPr>
            <w:br/>
          </w:r>
          <w:r w:rsidRPr="00C06588">
            <w:rPr>
              <w:rFonts w:ascii="Times New Roman" w:eastAsia="Times New Roman" w:hAnsi="Times New Roman" w:cs="David" w:hint="eastAsia"/>
              <w:sz w:val="24"/>
              <w:szCs w:val="24"/>
              <w:rtl/>
            </w:rPr>
            <w:t>שיכון</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ובינוי</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נדל</w:t>
          </w:r>
          <w:r w:rsidRPr="00C06588">
            <w:rPr>
              <w:rFonts w:ascii="Times New Roman" w:eastAsia="Times New Roman" w:hAnsi="Times New Roman" w:cs="David"/>
              <w:sz w:val="24"/>
              <w:szCs w:val="24"/>
              <w:rtl/>
            </w:rPr>
            <w:t xml:space="preserve">"ן </w:t>
          </w:r>
          <w:r w:rsidRPr="00C06588">
            <w:rPr>
              <w:rFonts w:ascii="Times New Roman" w:eastAsia="Times New Roman" w:hAnsi="Times New Roman" w:cs="David" w:hint="eastAsia"/>
              <w:sz w:val="24"/>
              <w:szCs w:val="24"/>
              <w:rtl/>
            </w:rPr>
            <w:t>בע</w:t>
          </w:r>
          <w:r w:rsidRPr="00C06588">
            <w:rPr>
              <w:rFonts w:ascii="Times New Roman" w:eastAsia="Times New Roman" w:hAnsi="Times New Roman" w:cs="David"/>
              <w:sz w:val="24"/>
              <w:szCs w:val="24"/>
              <w:rtl/>
            </w:rPr>
            <w:t>"מ</w:t>
          </w:r>
          <w:r w:rsidRPr="00C06588">
            <w:rPr>
              <w:rFonts w:ascii="Times New Roman" w:eastAsia="Times New Roman" w:hAnsi="Times New Roman" w:cs="David"/>
              <w:sz w:val="24"/>
              <w:szCs w:val="24"/>
              <w:rtl/>
            </w:rPr>
            <w:br/>
          </w:r>
          <w:r w:rsidRPr="00C06588">
            <w:rPr>
              <w:rFonts w:ascii="Times New Roman" w:eastAsia="Times New Roman" w:hAnsi="Times New Roman" w:cs="David" w:hint="eastAsia"/>
              <w:sz w:val="24"/>
              <w:szCs w:val="24"/>
              <w:rtl/>
            </w:rPr>
            <w:t>שלם</w:t>
          </w:r>
          <w:r w:rsidRPr="00C06588">
            <w:rPr>
              <w:rFonts w:ascii="Times New Roman" w:eastAsia="Times New Roman" w:hAnsi="Times New Roman" w:cs="David"/>
              <w:sz w:val="24"/>
              <w:szCs w:val="24"/>
              <w:rtl/>
            </w:rPr>
            <w:t xml:space="preserve"> 3 </w:t>
          </w:r>
          <w:r w:rsidRPr="00C06588">
            <w:rPr>
              <w:rFonts w:ascii="Times New Roman" w:eastAsia="Times New Roman" w:hAnsi="Times New Roman" w:cs="David" w:hint="eastAsia"/>
              <w:sz w:val="24"/>
              <w:szCs w:val="24"/>
              <w:rtl/>
            </w:rPr>
            <w:t>רמת</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גן</w:t>
          </w:r>
          <w:r w:rsidRPr="00C06588">
            <w:rPr>
              <w:rFonts w:ascii="Times New Roman" w:eastAsia="Times New Roman" w:hAnsi="Times New Roman" w:cs="David"/>
              <w:sz w:val="24"/>
              <w:szCs w:val="24"/>
              <w:rtl/>
            </w:rPr>
            <w:t xml:space="preserve"> 52215</w:t>
          </w:r>
          <w:r w:rsidRPr="00C06588">
            <w:rPr>
              <w:rFonts w:ascii="Times New Roman" w:eastAsia="Times New Roman" w:hAnsi="Times New Roman" w:cs="David"/>
              <w:sz w:val="24"/>
              <w:szCs w:val="24"/>
              <w:rtl/>
            </w:rPr>
            <w:br/>
          </w:r>
          <w:r w:rsidRPr="00C06588">
            <w:rPr>
              <w:rFonts w:ascii="Times New Roman" w:eastAsia="Times New Roman" w:hAnsi="Times New Roman" w:cs="David" w:hint="eastAsia"/>
              <w:sz w:val="24"/>
              <w:szCs w:val="24"/>
              <w:rtl/>
            </w:rPr>
            <w:t>מ</w:t>
          </w:r>
          <w:r w:rsidRPr="00C06588">
            <w:rPr>
              <w:rFonts w:ascii="Times New Roman" w:eastAsia="Times New Roman" w:hAnsi="Times New Roman" w:cs="David"/>
              <w:sz w:val="24"/>
              <w:szCs w:val="24"/>
              <w:rtl/>
            </w:rPr>
            <w:t>.ז 52-002117-1</w:t>
          </w:r>
          <w:r w:rsidRPr="00C06588">
            <w:rPr>
              <w:rFonts w:ascii="Times New Roman" w:eastAsia="Times New Roman" w:hAnsi="Times New Roman" w:cs="David"/>
              <w:sz w:val="24"/>
              <w:szCs w:val="24"/>
              <w:rtl/>
            </w:rPr>
            <w:br/>
          </w:r>
          <w:r w:rsidRPr="00C06588">
            <w:rPr>
              <w:rFonts w:ascii="Times New Roman" w:eastAsia="Times New Roman" w:hAnsi="Times New Roman" w:cs="David"/>
              <w:sz w:val="24"/>
              <w:szCs w:val="24"/>
              <w:rtl/>
            </w:rPr>
            <w:br/>
          </w:r>
          <w:r w:rsidRPr="00C06588">
            <w:rPr>
              <w:rFonts w:ascii="Times New Roman" w:eastAsia="Times New Roman" w:hAnsi="Times New Roman" w:cs="David" w:hint="eastAsia"/>
              <w:sz w:val="24"/>
              <w:szCs w:val="24"/>
              <w:rtl/>
            </w:rPr>
            <w:t>כלל</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נכסי</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נדלן</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נשר</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מרכז</w:t>
          </w:r>
          <w:r w:rsidRPr="00C06588">
            <w:rPr>
              <w:rFonts w:ascii="Times New Roman" w:eastAsia="Times New Roman" w:hAnsi="Times New Roman" w:cs="David"/>
              <w:sz w:val="24"/>
              <w:szCs w:val="24"/>
              <w:rtl/>
            </w:rPr>
            <w:t xml:space="preserve"> (נ.נ.נ.מ) </w:t>
          </w:r>
          <w:r w:rsidRPr="00C06588">
            <w:rPr>
              <w:rFonts w:ascii="Times New Roman" w:eastAsia="Times New Roman" w:hAnsi="Times New Roman" w:cs="David" w:hint="eastAsia"/>
              <w:sz w:val="24"/>
              <w:szCs w:val="24"/>
              <w:rtl/>
            </w:rPr>
            <w:t>שותפות</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מוגבלת</w:t>
          </w:r>
          <w:r w:rsidRPr="00C06588">
            <w:rPr>
              <w:rFonts w:ascii="Times New Roman" w:eastAsia="Times New Roman" w:hAnsi="Times New Roman" w:cs="David"/>
              <w:sz w:val="24"/>
              <w:szCs w:val="24"/>
              <w:rtl/>
            </w:rPr>
            <w:br/>
          </w:r>
          <w:r w:rsidRPr="00C06588">
            <w:rPr>
              <w:rFonts w:ascii="Times New Roman" w:eastAsia="Times New Roman" w:hAnsi="Times New Roman" w:cs="David" w:hint="eastAsia"/>
              <w:sz w:val="24"/>
              <w:szCs w:val="24"/>
              <w:rtl/>
            </w:rPr>
            <w:t>מרכז</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עזריאלי</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בניין</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משולש</w:t>
          </w:r>
          <w:r w:rsidRPr="00C06588">
            <w:rPr>
              <w:rFonts w:ascii="Times New Roman" w:eastAsia="Times New Roman" w:hAnsi="Times New Roman" w:cs="David"/>
              <w:sz w:val="24"/>
              <w:szCs w:val="24"/>
              <w:rtl/>
            </w:rPr>
            <w:t xml:space="preserve"> 3, </w:t>
          </w:r>
          <w:r w:rsidRPr="00C06588">
            <w:rPr>
              <w:rFonts w:ascii="Times New Roman" w:eastAsia="Times New Roman" w:hAnsi="Times New Roman" w:cs="David" w:hint="eastAsia"/>
              <w:sz w:val="24"/>
              <w:szCs w:val="24"/>
              <w:rtl/>
            </w:rPr>
            <w:t>תל</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אביב</w:t>
          </w:r>
          <w:r w:rsidRPr="00C06588">
            <w:rPr>
              <w:rFonts w:ascii="Times New Roman" w:eastAsia="Times New Roman" w:hAnsi="Times New Roman" w:cs="David"/>
              <w:sz w:val="24"/>
              <w:szCs w:val="24"/>
              <w:rtl/>
            </w:rPr>
            <w:br/>
            <w:t>540283033</w:t>
          </w:r>
          <w:r w:rsidRPr="00C06588">
            <w:rPr>
              <w:rFonts w:ascii="Times New Roman" w:eastAsia="Times New Roman" w:hAnsi="Times New Roman" w:cs="David"/>
              <w:sz w:val="24"/>
              <w:szCs w:val="24"/>
              <w:rtl/>
            </w:rPr>
            <w:br/>
          </w:r>
        </w:p>
      </w:sdtContent>
    </w:sdt>
    <w:p w14:paraId="18708806" w14:textId="77777777" w:rsidR="00C140D3" w:rsidRPr="00C06588"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06588">
        <w:rPr>
          <w:rFonts w:ascii="Times New Roman" w:eastAsia="Times New Roman" w:hAnsi="Times New Roman" w:cs="David"/>
          <w:sz w:val="20"/>
          <w:szCs w:val="24"/>
          <w:rtl/>
          <w:lang w:eastAsia="he-IL"/>
        </w:rPr>
        <w:t>(להלן: "</w:t>
      </w:r>
      <w:r w:rsidRPr="00C06588">
        <w:rPr>
          <w:rFonts w:ascii="Times New Roman" w:eastAsia="Times New Roman" w:hAnsi="Times New Roman" w:cs="David" w:hint="eastAsia"/>
          <w:b/>
          <w:bCs/>
          <w:sz w:val="20"/>
          <w:szCs w:val="24"/>
          <w:rtl/>
          <w:lang w:eastAsia="he-IL"/>
        </w:rPr>
        <w:t>המזמין</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bCs/>
          <w:sz w:val="20"/>
          <w:szCs w:val="24"/>
          <w:rtl/>
          <w:lang w:eastAsia="he-IL"/>
        </w:rPr>
        <w:t xml:space="preserve">       </w:t>
      </w:r>
    </w:p>
    <w:p w14:paraId="301F1237" w14:textId="77777777" w:rsidR="00C140D3" w:rsidRPr="00C06588"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rtl/>
          <w:lang w:eastAsia="he-IL"/>
        </w:rPr>
        <w:t xml:space="preserve">         מצד אחד;</w:t>
      </w:r>
    </w:p>
    <w:p w14:paraId="330A9F20" w14:textId="77777777" w:rsidR="00C140D3" w:rsidRPr="00C06588"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9874B9E" w14:textId="77777777" w:rsidR="00C140D3" w:rsidRPr="00C06588"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06588">
        <w:rPr>
          <w:rFonts w:ascii="Times New Roman" w:eastAsia="Times New Roman" w:hAnsi="Times New Roman" w:cs="David" w:hint="eastAsia"/>
          <w:bCs/>
          <w:sz w:val="20"/>
          <w:szCs w:val="24"/>
          <w:rtl/>
          <w:lang w:eastAsia="he-IL"/>
        </w:rPr>
        <w:t>ל</w:t>
      </w:r>
      <w:r w:rsidRPr="00C06588">
        <w:rPr>
          <w:rFonts w:ascii="Times New Roman" w:eastAsia="Times New Roman" w:hAnsi="Times New Roman" w:cs="David"/>
          <w:bCs/>
          <w:sz w:val="20"/>
          <w:szCs w:val="24"/>
          <w:rtl/>
          <w:lang w:eastAsia="he-IL"/>
        </w:rPr>
        <w:t xml:space="preserve"> </w:t>
      </w:r>
      <w:r w:rsidRPr="00C06588">
        <w:rPr>
          <w:rFonts w:ascii="Times New Roman" w:eastAsia="Times New Roman" w:hAnsi="Times New Roman" w:cs="David" w:hint="eastAsia"/>
          <w:bCs/>
          <w:sz w:val="20"/>
          <w:szCs w:val="24"/>
          <w:rtl/>
          <w:lang w:eastAsia="he-IL"/>
        </w:rPr>
        <w:t>ב</w:t>
      </w:r>
      <w:r w:rsidRPr="00C06588">
        <w:rPr>
          <w:rFonts w:ascii="Times New Roman" w:eastAsia="Times New Roman" w:hAnsi="Times New Roman" w:cs="David"/>
          <w:bCs/>
          <w:sz w:val="20"/>
          <w:szCs w:val="24"/>
          <w:rtl/>
          <w:lang w:eastAsia="he-IL"/>
        </w:rPr>
        <w:t xml:space="preserve"> </w:t>
      </w:r>
      <w:r w:rsidRPr="00C06588">
        <w:rPr>
          <w:rFonts w:ascii="Times New Roman" w:eastAsia="Times New Roman" w:hAnsi="Times New Roman" w:cs="David" w:hint="eastAsia"/>
          <w:bCs/>
          <w:sz w:val="20"/>
          <w:szCs w:val="24"/>
          <w:rtl/>
          <w:lang w:eastAsia="he-IL"/>
        </w:rPr>
        <w:t>י</w:t>
      </w:r>
      <w:r w:rsidRPr="00C06588">
        <w:rPr>
          <w:rFonts w:ascii="Times New Roman" w:eastAsia="Times New Roman" w:hAnsi="Times New Roman" w:cs="David"/>
          <w:bCs/>
          <w:sz w:val="20"/>
          <w:szCs w:val="24"/>
          <w:rtl/>
          <w:lang w:eastAsia="he-IL"/>
        </w:rPr>
        <w:t xml:space="preserve"> </w:t>
      </w:r>
      <w:r w:rsidRPr="00C06588">
        <w:rPr>
          <w:rFonts w:ascii="Times New Roman" w:eastAsia="Times New Roman" w:hAnsi="Times New Roman" w:cs="David" w:hint="eastAsia"/>
          <w:bCs/>
          <w:sz w:val="20"/>
          <w:szCs w:val="24"/>
          <w:rtl/>
          <w:lang w:eastAsia="he-IL"/>
        </w:rPr>
        <w:t>ן</w:t>
      </w:r>
    </w:p>
    <w:p w14:paraId="166CC0B2"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Content>
        <w:p w14:paraId="65292D66" w14:textId="443A72B1" w:rsidR="00C140D3" w:rsidRPr="00C06588" w:rsidRDefault="00597849" w:rsidP="004C7488">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06588">
            <w:rPr>
              <w:rFonts w:ascii="Times New Roman" w:eastAsia="Times New Roman" w:hAnsi="Times New Roman" w:cs="David"/>
              <w:sz w:val="24"/>
              <w:szCs w:val="24"/>
              <w:rtl/>
            </w:rPr>
            <w:br/>
            <w:t>לנדמן אלומיניום בע"מ</w:t>
          </w:r>
          <w:r w:rsidRPr="00C06588">
            <w:rPr>
              <w:rFonts w:ascii="Times New Roman" w:eastAsia="Times New Roman" w:hAnsi="Times New Roman" w:cs="David"/>
              <w:sz w:val="24"/>
              <w:szCs w:val="24"/>
              <w:rtl/>
            </w:rPr>
            <w:br/>
          </w:r>
          <w:r w:rsidR="004C7488" w:rsidRPr="00C06588">
            <w:rPr>
              <w:rFonts w:ascii="Times New Roman" w:eastAsia="Times New Roman" w:hAnsi="Times New Roman" w:cs="David" w:hint="cs"/>
              <w:sz w:val="24"/>
              <w:szCs w:val="24"/>
              <w:rtl/>
            </w:rPr>
            <w:t xml:space="preserve">איילון 3 , </w:t>
          </w:r>
          <w:r w:rsidRPr="00C06588">
            <w:rPr>
              <w:rFonts w:ascii="Times New Roman" w:eastAsia="Times New Roman" w:hAnsi="Times New Roman" w:cs="David"/>
              <w:sz w:val="24"/>
              <w:szCs w:val="24"/>
              <w:rtl/>
            </w:rPr>
            <w:t xml:space="preserve"> חיפה</w:t>
          </w:r>
          <w:r w:rsidRPr="00C06588">
            <w:rPr>
              <w:rFonts w:ascii="Times New Roman" w:eastAsia="Times New Roman" w:hAnsi="Times New Roman" w:cs="David"/>
              <w:sz w:val="24"/>
              <w:szCs w:val="24"/>
              <w:rtl/>
            </w:rPr>
            <w:br/>
          </w:r>
        </w:p>
      </w:sdtContent>
    </w:sdt>
    <w:p w14:paraId="77BF9FDB" w14:textId="77777777" w:rsidR="00C140D3" w:rsidRPr="00C06588"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06588">
        <w:rPr>
          <w:rFonts w:ascii="Times New Roman" w:eastAsia="Times New Roman" w:hAnsi="Times New Roman" w:cs="David"/>
          <w:sz w:val="20"/>
          <w:szCs w:val="24"/>
          <w:rtl/>
          <w:lang w:eastAsia="he-IL"/>
        </w:rPr>
        <w:t>(להלן: "</w:t>
      </w:r>
      <w:r w:rsidRPr="00C06588">
        <w:rPr>
          <w:rFonts w:ascii="Times New Roman" w:eastAsia="Times New Roman" w:hAnsi="Times New Roman" w:cs="David" w:hint="eastAsia"/>
          <w:b/>
          <w:bCs/>
          <w:sz w:val="20"/>
          <w:szCs w:val="24"/>
          <w:rtl/>
          <w:lang w:eastAsia="he-IL"/>
        </w:rPr>
        <w:t>המתכנן</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bCs/>
          <w:sz w:val="20"/>
          <w:szCs w:val="24"/>
          <w:rtl/>
          <w:lang w:eastAsia="he-IL"/>
        </w:rPr>
        <w:t xml:space="preserve">  </w:t>
      </w:r>
    </w:p>
    <w:p w14:paraId="0D6493CA" w14:textId="77777777" w:rsidR="00C140D3" w:rsidRPr="00C06588"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rtl/>
          <w:lang w:eastAsia="he-IL"/>
        </w:rPr>
        <w:t xml:space="preserve">         מצד שני;</w:t>
      </w:r>
    </w:p>
    <w:p w14:paraId="66867057" w14:textId="77777777" w:rsidR="00C140D3" w:rsidRPr="00C06588"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E90B024" w14:textId="77777777" w:rsidR="00C140D3" w:rsidRPr="00C06588"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rtl/>
          <w:lang w:eastAsia="he-IL"/>
        </w:rPr>
        <w:t>והואיל:</w:t>
      </w:r>
      <w:r w:rsidRPr="00C06588">
        <w:rPr>
          <w:rFonts w:ascii="Times New Roman" w:eastAsia="Times New Roman" w:hAnsi="Times New Roman" w:cs="David"/>
          <w:bCs/>
          <w:sz w:val="20"/>
          <w:szCs w:val="24"/>
          <w:rtl/>
          <w:lang w:eastAsia="he-IL"/>
        </w:rPr>
        <w:tab/>
      </w:r>
      <w:r w:rsidRPr="00C06588">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FC23C8E" w14:textId="77777777" w:rsidR="00C140D3" w:rsidRPr="00C06588"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06588">
        <w:rPr>
          <w:rFonts w:ascii="Times New Roman" w:eastAsia="Times New Roman" w:hAnsi="Times New Roman" w:cs="David"/>
          <w:bCs/>
          <w:sz w:val="20"/>
          <w:szCs w:val="24"/>
          <w:rtl/>
          <w:lang w:eastAsia="he-IL"/>
        </w:rPr>
        <w:t>לפיכך הותנה והוסכם בין הצדדים כדלקמן:</w:t>
      </w:r>
    </w:p>
    <w:p w14:paraId="7999E781" w14:textId="77777777" w:rsidR="00C140D3" w:rsidRPr="00C06588"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06588">
        <w:rPr>
          <w:rFonts w:ascii="Times New Roman" w:eastAsia="Times New Roman" w:hAnsi="Times New Roman" w:cs="David"/>
          <w:b/>
          <w:bCs/>
          <w:sz w:val="20"/>
          <w:szCs w:val="24"/>
          <w:u w:val="single"/>
          <w:rtl/>
          <w:lang w:eastAsia="he-IL"/>
        </w:rPr>
        <w:t>מבוא</w:t>
      </w:r>
    </w:p>
    <w:p w14:paraId="20532A7D" w14:textId="77777777" w:rsidR="00C140D3" w:rsidRPr="00C06588"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למונחים הבאים יהא הפרוש הנקוב בצידם דהיינו:</w:t>
      </w:r>
    </w:p>
    <w:p w14:paraId="3191C32B" w14:textId="77777777" w:rsidR="00C140D3" w:rsidRPr="00C06588"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FF92695"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rtl/>
          <w:lang w:eastAsia="he-IL"/>
        </w:rPr>
        <w:t>"הפרויקט"</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rtl/>
          <w:lang w:eastAsia="he-IL"/>
        </w:rPr>
        <w:tab/>
        <w:t xml:space="preserve">כמוגדר בנספח </w:t>
      </w:r>
      <w:r w:rsidRPr="00C06588">
        <w:rPr>
          <w:rFonts w:ascii="Times New Roman" w:eastAsia="Times New Roman" w:hAnsi="Times New Roman" w:cs="David"/>
          <w:b/>
          <w:bCs/>
          <w:sz w:val="20"/>
          <w:szCs w:val="24"/>
          <w:rtl/>
          <w:lang w:eastAsia="he-IL"/>
        </w:rPr>
        <w:t>א'</w:t>
      </w:r>
      <w:r w:rsidRPr="00C06588">
        <w:rPr>
          <w:rFonts w:ascii="Times New Roman" w:eastAsia="Times New Roman" w:hAnsi="Times New Roman" w:cs="David"/>
          <w:sz w:val="20"/>
          <w:szCs w:val="24"/>
          <w:rtl/>
          <w:lang w:eastAsia="he-IL"/>
        </w:rPr>
        <w:t xml:space="preserve"> המצ"ב.</w:t>
      </w:r>
    </w:p>
    <w:p w14:paraId="5449F36D"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0C7983"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rtl/>
          <w:lang w:eastAsia="he-IL"/>
        </w:rPr>
        <w:t xml:space="preserve">"התכנית" </w:t>
      </w:r>
      <w:r w:rsidRPr="00C06588">
        <w:rPr>
          <w:rFonts w:ascii="Times New Roman" w:eastAsia="Times New Roman" w:hAnsi="Times New Roman" w:cs="David"/>
          <w:sz w:val="20"/>
          <w:szCs w:val="24"/>
          <w:rtl/>
          <w:lang w:eastAsia="he-IL"/>
        </w:rPr>
        <w:t>/</w:t>
      </w:r>
    </w:p>
    <w:p w14:paraId="5D9E530E"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06588">
        <w:rPr>
          <w:rFonts w:ascii="Times New Roman" w:eastAsia="Times New Roman" w:hAnsi="Times New Roman" w:cs="David"/>
          <w:b/>
          <w:bCs/>
          <w:sz w:val="20"/>
          <w:szCs w:val="24"/>
          <w:rtl/>
          <w:lang w:eastAsia="he-IL"/>
        </w:rPr>
        <w:t>"המקרקעין"</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t xml:space="preserve">כמוגדר בנספח </w:t>
      </w:r>
      <w:r w:rsidRPr="00C06588">
        <w:rPr>
          <w:rFonts w:ascii="Times New Roman" w:eastAsia="Times New Roman" w:hAnsi="Times New Roman" w:cs="David"/>
          <w:b/>
          <w:bCs/>
          <w:sz w:val="20"/>
          <w:szCs w:val="24"/>
          <w:rtl/>
          <w:lang w:eastAsia="he-IL"/>
        </w:rPr>
        <w:t>א'</w:t>
      </w:r>
      <w:r w:rsidRPr="00C06588">
        <w:rPr>
          <w:rFonts w:ascii="Times New Roman" w:eastAsia="Times New Roman" w:hAnsi="Times New Roman" w:cs="David"/>
          <w:sz w:val="20"/>
          <w:szCs w:val="24"/>
          <w:rtl/>
          <w:lang w:eastAsia="he-IL"/>
        </w:rPr>
        <w:t xml:space="preserve"> המצ"ב.</w:t>
      </w:r>
    </w:p>
    <w:p w14:paraId="1DE53055"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7BE419" w14:textId="77777777" w:rsidR="00C140D3" w:rsidRPr="00C06588"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rtl/>
          <w:lang w:eastAsia="he-IL"/>
        </w:rPr>
        <w:t>"האתר"</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7EA8E44"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6091DB" w14:textId="77777777" w:rsidR="00C140D3" w:rsidRPr="00C06588"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b/>
          <w:bCs/>
          <w:sz w:val="20"/>
          <w:szCs w:val="24"/>
          <w:rtl/>
          <w:lang w:eastAsia="he-IL"/>
        </w:rPr>
        <w:t>היועצים</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5FC85F84"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052671" w14:textId="77777777" w:rsidR="00C140D3" w:rsidRPr="00C06588"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lastRenderedPageBreak/>
        <w:t>"</w:t>
      </w:r>
      <w:r w:rsidRPr="00C06588">
        <w:rPr>
          <w:rFonts w:ascii="Times New Roman" w:eastAsia="Times New Roman" w:hAnsi="Times New Roman" w:cs="David"/>
          <w:b/>
          <w:bCs/>
          <w:sz w:val="20"/>
          <w:szCs w:val="24"/>
          <w:rtl/>
          <w:lang w:eastAsia="he-IL"/>
        </w:rPr>
        <w:t>התכניות</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שרותי המתכנן,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C06588">
        <w:rPr>
          <w:rFonts w:ascii="Times New Roman" w:eastAsia="Times New Roman" w:hAnsi="Times New Roman" w:cs="David"/>
          <w:b/>
          <w:bCs/>
          <w:sz w:val="20"/>
          <w:szCs w:val="24"/>
          <w:rtl/>
          <w:lang w:eastAsia="he-IL"/>
        </w:rPr>
        <w:t>ח'</w:t>
      </w:r>
      <w:r w:rsidRPr="00C06588">
        <w:rPr>
          <w:rFonts w:ascii="Times New Roman" w:eastAsia="Times New Roman" w:hAnsi="Times New Roman" w:cs="David"/>
          <w:sz w:val="20"/>
          <w:szCs w:val="24"/>
          <w:rtl/>
          <w:lang w:eastAsia="he-IL"/>
        </w:rPr>
        <w:t>. כל המסמכים שיערכו ע"י המתכנן כאמור יערכו בשפה העברית.</w:t>
      </w:r>
    </w:p>
    <w:p w14:paraId="51A08E92"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8A68DC"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b/>
          <w:bCs/>
          <w:sz w:val="20"/>
          <w:szCs w:val="24"/>
          <w:rtl/>
          <w:lang w:eastAsia="he-IL"/>
        </w:rPr>
        <w:t>שירותי</w:t>
      </w:r>
    </w:p>
    <w:p w14:paraId="33E57007"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06588">
        <w:rPr>
          <w:rFonts w:ascii="Times New Roman" w:eastAsia="Times New Roman" w:hAnsi="Times New Roman" w:cs="David"/>
          <w:b/>
          <w:bCs/>
          <w:sz w:val="20"/>
          <w:szCs w:val="24"/>
          <w:rtl/>
          <w:lang w:eastAsia="he-IL"/>
        </w:rPr>
        <w:t xml:space="preserve"> המתכנן</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r>
    </w:p>
    <w:p w14:paraId="0407878D"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b/>
          <w:bCs/>
          <w:sz w:val="20"/>
          <w:szCs w:val="24"/>
          <w:rtl/>
          <w:lang w:eastAsia="he-IL"/>
        </w:rPr>
        <w:t>השירותים</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t xml:space="preserve">השירותים כמוגדר וכמפורט בחוזה זה ובנספח </w:t>
      </w:r>
      <w:r w:rsidRPr="00C06588">
        <w:rPr>
          <w:rFonts w:ascii="Times New Roman" w:eastAsia="Times New Roman" w:hAnsi="Times New Roman" w:cs="David"/>
          <w:b/>
          <w:bCs/>
          <w:sz w:val="20"/>
          <w:szCs w:val="24"/>
          <w:rtl/>
          <w:lang w:eastAsia="he-IL"/>
        </w:rPr>
        <w:t xml:space="preserve">ב' </w:t>
      </w:r>
      <w:r w:rsidRPr="00C06588">
        <w:rPr>
          <w:rFonts w:ascii="Times New Roman" w:eastAsia="Times New Roman" w:hAnsi="Times New Roman" w:cs="David" w:hint="eastAsia"/>
          <w:sz w:val="20"/>
          <w:szCs w:val="24"/>
          <w:rtl/>
          <w:lang w:eastAsia="he-IL"/>
        </w:rPr>
        <w:t>המצ</w:t>
      </w:r>
      <w:r w:rsidRPr="00C06588">
        <w:rPr>
          <w:rFonts w:ascii="Times New Roman" w:eastAsia="Times New Roman" w:hAnsi="Times New Roman" w:cs="David"/>
          <w:sz w:val="20"/>
          <w:szCs w:val="24"/>
          <w:rtl/>
          <w:lang w:eastAsia="he-IL"/>
        </w:rPr>
        <w:t>"ב.</w:t>
      </w:r>
    </w:p>
    <w:p w14:paraId="2FE7D8E2"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781377" w14:textId="77777777" w:rsidR="00C140D3" w:rsidRPr="00C06588"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b/>
          <w:bCs/>
          <w:sz w:val="20"/>
          <w:szCs w:val="24"/>
          <w:rtl/>
          <w:lang w:eastAsia="he-IL"/>
        </w:rPr>
        <w:t>המנהל</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58FB35E"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E0EFCC"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rtl/>
          <w:lang w:eastAsia="he-IL"/>
        </w:rPr>
        <w:tab/>
        <w:t>מקום שמדובר בחוזה זה במזמין - גם המנהל במשמע.</w:t>
      </w:r>
    </w:p>
    <w:p w14:paraId="445C25FF"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2A8D04"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b/>
          <w:bCs/>
          <w:sz w:val="20"/>
          <w:szCs w:val="24"/>
          <w:rtl/>
          <w:lang w:eastAsia="he-IL"/>
        </w:rPr>
        <w:t>החוזה</w:t>
      </w:r>
      <w:r w:rsidRPr="00C06588">
        <w:rPr>
          <w:rFonts w:ascii="Times New Roman" w:eastAsia="Times New Roman" w:hAnsi="Times New Roman" w:cs="David"/>
          <w:sz w:val="20"/>
          <w:szCs w:val="24"/>
          <w:rtl/>
          <w:lang w:eastAsia="he-IL"/>
        </w:rPr>
        <w:t>"/</w:t>
      </w:r>
    </w:p>
    <w:p w14:paraId="6170A313"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hint="eastAsia"/>
          <w:b/>
          <w:bCs/>
          <w:sz w:val="20"/>
          <w:szCs w:val="24"/>
          <w:rtl/>
          <w:lang w:eastAsia="he-IL"/>
        </w:rPr>
        <w:t>ההסכם</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rtl/>
          <w:lang w:eastAsia="he-IL"/>
        </w:rPr>
        <w:tab/>
        <w:t>חוזה זה על נספחיו.</w:t>
      </w:r>
    </w:p>
    <w:p w14:paraId="392CFAD3" w14:textId="77777777" w:rsidR="00C140D3" w:rsidRPr="00C06588"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D9F5236" w14:textId="77777777" w:rsidR="00C140D3" w:rsidRPr="00C06588"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b/>
          <w:bCs/>
          <w:sz w:val="20"/>
          <w:szCs w:val="24"/>
          <w:rtl/>
          <w:lang w:eastAsia="he-IL"/>
        </w:rPr>
        <w:t>הדין</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rtl/>
          <w:lang w:eastAsia="he-IL"/>
        </w:rPr>
        <w:tab/>
        <w:t>כהגדרתו בחוק ה</w:t>
      </w:r>
      <w:r w:rsidRPr="00C06588">
        <w:rPr>
          <w:rFonts w:ascii="Times New Roman" w:eastAsia="Times New Roman" w:hAnsi="Times New Roman" w:cs="David" w:hint="eastAsia"/>
          <w:sz w:val="20"/>
          <w:szCs w:val="24"/>
          <w:rtl/>
          <w:lang w:eastAsia="he-IL"/>
        </w:rPr>
        <w:t>פרשנות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התשמ</w:t>
      </w:r>
      <w:r w:rsidRPr="00C06588">
        <w:rPr>
          <w:rFonts w:ascii="Times New Roman" w:eastAsia="Times New Roman" w:hAnsi="Times New Roman" w:cs="David"/>
          <w:sz w:val="20"/>
          <w:szCs w:val="24"/>
          <w:rtl/>
          <w:lang w:eastAsia="he-IL"/>
        </w:rPr>
        <w:t xml:space="preserve">"א-1981 לרבות כל </w:t>
      </w:r>
      <w:r w:rsidRPr="00C06588">
        <w:rPr>
          <w:rFonts w:ascii="Times New Roman" w:eastAsia="Times New Roman" w:hAnsi="Times New Roman" w:cs="David" w:hint="eastAsia"/>
          <w:sz w:val="20"/>
          <w:szCs w:val="24"/>
          <w:rtl/>
          <w:lang w:eastAsia="he-IL"/>
        </w:rPr>
        <w:t>תקנה</w:t>
      </w:r>
      <w:r w:rsidRPr="00C06588">
        <w:rPr>
          <w:rFonts w:ascii="Times New Roman" w:eastAsia="Times New Roman" w:hAnsi="Times New Roman" w:cs="David"/>
          <w:sz w:val="20"/>
          <w:szCs w:val="24"/>
          <w:rtl/>
          <w:lang w:eastAsia="he-IL"/>
        </w:rPr>
        <w:t xml:space="preserve"> ו/או הוראה של רשות מוסמכת בתוקף סמכותה על פי הדין.</w:t>
      </w:r>
    </w:p>
    <w:p w14:paraId="3421A820"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3BAA8C"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b/>
          <w:bCs/>
          <w:sz w:val="20"/>
          <w:szCs w:val="24"/>
          <w:rtl/>
          <w:lang w:eastAsia="he-IL"/>
        </w:rPr>
        <w:t>הרשות</w:t>
      </w:r>
    </w:p>
    <w:p w14:paraId="2E0A64F3"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06588">
        <w:rPr>
          <w:rFonts w:ascii="Times New Roman" w:eastAsia="Times New Roman" w:hAnsi="Times New Roman" w:cs="David"/>
          <w:b/>
          <w:bCs/>
          <w:sz w:val="20"/>
          <w:szCs w:val="24"/>
          <w:rtl/>
          <w:lang w:eastAsia="he-IL"/>
        </w:rPr>
        <w:t xml:space="preserve"> המקומית</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rtl/>
          <w:lang w:eastAsia="he-IL"/>
        </w:rPr>
        <w:tab/>
        <w:t xml:space="preserve">כמוגדר בנספח </w:t>
      </w:r>
      <w:r w:rsidRPr="00C06588">
        <w:rPr>
          <w:rFonts w:ascii="Times New Roman" w:eastAsia="Times New Roman" w:hAnsi="Times New Roman" w:cs="David"/>
          <w:b/>
          <w:bCs/>
          <w:sz w:val="20"/>
          <w:szCs w:val="24"/>
          <w:rtl/>
          <w:lang w:eastAsia="he-IL"/>
        </w:rPr>
        <w:t>א'</w:t>
      </w:r>
      <w:r w:rsidRPr="00C06588">
        <w:rPr>
          <w:rFonts w:ascii="Times New Roman" w:eastAsia="Times New Roman" w:hAnsi="Times New Roman" w:cs="David"/>
          <w:sz w:val="20"/>
          <w:szCs w:val="24"/>
          <w:rtl/>
          <w:lang w:eastAsia="he-IL"/>
        </w:rPr>
        <w:t xml:space="preserve"> המצ"ב.</w:t>
      </w:r>
    </w:p>
    <w:p w14:paraId="5FCF7892"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5515F04" w14:textId="77777777" w:rsidR="00C140D3" w:rsidRPr="00C06588"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b/>
          <w:bCs/>
          <w:sz w:val="20"/>
          <w:szCs w:val="24"/>
          <w:rtl/>
          <w:lang w:eastAsia="he-IL"/>
        </w:rPr>
        <w:t>חוזה</w:t>
      </w:r>
    </w:p>
    <w:p w14:paraId="0DB6FE76" w14:textId="77777777" w:rsidR="00C140D3" w:rsidRPr="00C06588"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06588">
        <w:rPr>
          <w:rFonts w:ascii="Times New Roman" w:eastAsia="Times New Roman" w:hAnsi="Times New Roman" w:cs="David"/>
          <w:b/>
          <w:bCs/>
          <w:sz w:val="20"/>
          <w:szCs w:val="24"/>
          <w:rtl/>
          <w:lang w:eastAsia="he-IL"/>
        </w:rPr>
        <w:t xml:space="preserve"> הפיתוח</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rtl/>
          <w:lang w:eastAsia="he-IL"/>
        </w:rPr>
        <w:tab/>
        <w:t xml:space="preserve">כמוגדר בנספח </w:t>
      </w:r>
      <w:r w:rsidRPr="00C06588">
        <w:rPr>
          <w:rFonts w:ascii="Times New Roman" w:eastAsia="Times New Roman" w:hAnsi="Times New Roman" w:cs="David"/>
          <w:b/>
          <w:bCs/>
          <w:sz w:val="20"/>
          <w:szCs w:val="24"/>
          <w:rtl/>
          <w:lang w:eastAsia="he-IL"/>
        </w:rPr>
        <w:t>א'</w:t>
      </w:r>
      <w:r w:rsidRPr="00C06588">
        <w:rPr>
          <w:rFonts w:ascii="Times New Roman" w:eastAsia="Times New Roman" w:hAnsi="Times New Roman" w:cs="David"/>
          <w:sz w:val="20"/>
          <w:szCs w:val="24"/>
          <w:rtl/>
          <w:lang w:eastAsia="he-IL"/>
        </w:rPr>
        <w:t xml:space="preserve"> המצ"ב.</w:t>
      </w:r>
    </w:p>
    <w:p w14:paraId="404CBED2" w14:textId="77777777" w:rsidR="00C140D3" w:rsidRPr="00C06588"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B4162D7"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הכותרות בחוזה זה </w:t>
      </w:r>
      <w:r w:rsidRPr="00C06588">
        <w:rPr>
          <w:rFonts w:ascii="Times New Roman" w:eastAsia="Times New Roman" w:hAnsi="Times New Roman" w:cs="David" w:hint="eastAsia"/>
          <w:sz w:val="20"/>
          <w:szCs w:val="24"/>
          <w:rtl/>
          <w:lang w:eastAsia="he-IL"/>
        </w:rPr>
        <w:t>הינן</w:t>
      </w:r>
      <w:r w:rsidRPr="00C06588">
        <w:rPr>
          <w:rFonts w:ascii="Times New Roman" w:eastAsia="Times New Roman" w:hAnsi="Times New Roman" w:cs="David"/>
          <w:sz w:val="20"/>
          <w:szCs w:val="24"/>
          <w:rtl/>
          <w:lang w:eastAsia="he-IL"/>
        </w:rPr>
        <w:t xml:space="preserve"> לנוחיות בלבד ובכל מקרה לא ישמשו </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פרש</w:t>
      </w:r>
      <w:r w:rsidRPr="00C06588">
        <w:rPr>
          <w:rFonts w:ascii="Times New Roman" w:eastAsia="Times New Roman" w:hAnsi="Times New Roman" w:cs="David" w:hint="eastAsia"/>
          <w:sz w:val="20"/>
          <w:szCs w:val="24"/>
          <w:rtl/>
          <w:lang w:eastAsia="he-IL"/>
        </w:rPr>
        <w:t>נות</w:t>
      </w:r>
      <w:r w:rsidRPr="00C06588">
        <w:rPr>
          <w:rFonts w:ascii="Times New Roman" w:eastAsia="Times New Roman" w:hAnsi="Times New Roman" w:cs="David"/>
          <w:sz w:val="20"/>
          <w:szCs w:val="24"/>
          <w:rtl/>
          <w:lang w:eastAsia="he-IL"/>
        </w:rPr>
        <w:t>ו.</w:t>
      </w:r>
    </w:p>
    <w:p w14:paraId="7679C92A"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הנספחים לחוזה זה מהווים חלק בלתי נפרד הימנו ואלה הם:</w:t>
      </w:r>
    </w:p>
    <w:p w14:paraId="39274226" w14:textId="77777777" w:rsidR="00C140D3" w:rsidRPr="00C06588"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3221893E" w14:textId="77777777" w:rsidR="00C140D3" w:rsidRPr="00C06588"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rtl/>
          <w:lang w:eastAsia="he-IL"/>
        </w:rPr>
        <w:t xml:space="preserve">נספח א' </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t>נספח כללי;</w:t>
      </w:r>
    </w:p>
    <w:p w14:paraId="4B9AD668" w14:textId="77777777" w:rsidR="00C140D3" w:rsidRPr="00C06588"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rtl/>
          <w:lang w:eastAsia="he-IL"/>
        </w:rPr>
        <w:t>נספח ב'</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sz w:val="20"/>
          <w:szCs w:val="24"/>
          <w:rtl/>
          <w:lang w:eastAsia="he-IL"/>
        </w:rPr>
        <w:tab/>
        <w:t>שירותי המתכנן;</w:t>
      </w:r>
    </w:p>
    <w:p w14:paraId="0E20272E" w14:textId="77777777" w:rsidR="00C140D3" w:rsidRPr="00C06588"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06588">
        <w:rPr>
          <w:rFonts w:ascii="Times New Roman" w:eastAsia="Times New Roman" w:hAnsi="Times New Roman" w:cs="David"/>
          <w:b/>
          <w:bCs/>
          <w:sz w:val="20"/>
          <w:szCs w:val="24"/>
          <w:rtl/>
          <w:lang w:eastAsia="he-IL"/>
        </w:rPr>
        <w:t>נספח ג'</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sz w:val="20"/>
          <w:szCs w:val="24"/>
          <w:lang w:eastAsia="he-IL"/>
        </w:rPr>
        <w:t>–</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sz w:val="20"/>
          <w:szCs w:val="24"/>
          <w:rtl/>
          <w:lang w:eastAsia="he-IL"/>
        </w:rPr>
        <w:tab/>
        <w:t>לוח זמנים;</w:t>
      </w:r>
    </w:p>
    <w:p w14:paraId="028BC98F" w14:textId="77777777" w:rsidR="00C140D3" w:rsidRPr="00C06588"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06588">
        <w:rPr>
          <w:rFonts w:ascii="Times New Roman" w:eastAsia="Times New Roman" w:hAnsi="Times New Roman" w:cs="David"/>
          <w:b/>
          <w:bCs/>
          <w:sz w:val="20"/>
          <w:szCs w:val="24"/>
          <w:rtl/>
          <w:lang w:eastAsia="he-IL"/>
        </w:rPr>
        <w:t>נספח ד'</w:t>
      </w:r>
      <w:r w:rsidRPr="00C06588">
        <w:rPr>
          <w:rFonts w:ascii="Times New Roman" w:eastAsia="Times New Roman" w:hAnsi="Times New Roman" w:cs="David"/>
          <w:sz w:val="20"/>
          <w:szCs w:val="24"/>
          <w:rtl/>
          <w:lang w:eastAsia="he-IL"/>
        </w:rPr>
        <w:t xml:space="preserve"> - </w:t>
      </w:r>
      <w:r w:rsidRPr="00C06588">
        <w:rPr>
          <w:rFonts w:ascii="Times New Roman" w:eastAsia="Times New Roman" w:hAnsi="Times New Roman" w:cs="David"/>
          <w:sz w:val="20"/>
          <w:szCs w:val="24"/>
          <w:rtl/>
          <w:lang w:eastAsia="he-IL"/>
        </w:rPr>
        <w:tab/>
        <w:t>שכר המתכנן;</w:t>
      </w:r>
    </w:p>
    <w:p w14:paraId="47C02F1E" w14:textId="77777777" w:rsidR="00C140D3" w:rsidRPr="00C06588"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06588">
        <w:rPr>
          <w:rFonts w:ascii="Times New Roman" w:eastAsia="Times New Roman" w:hAnsi="Times New Roman" w:cs="David"/>
          <w:b/>
          <w:bCs/>
          <w:sz w:val="20"/>
          <w:szCs w:val="24"/>
          <w:rtl/>
          <w:lang w:eastAsia="he-IL"/>
        </w:rPr>
        <w:t>נספח ה'</w:t>
      </w:r>
      <w:r w:rsidRPr="00C06588">
        <w:rPr>
          <w:rFonts w:ascii="Times New Roman" w:eastAsia="Times New Roman" w:hAnsi="Times New Roman" w:cs="David"/>
          <w:sz w:val="20"/>
          <w:szCs w:val="24"/>
          <w:rtl/>
          <w:lang w:eastAsia="he-IL"/>
        </w:rPr>
        <w:t xml:space="preserve"> - </w:t>
      </w:r>
      <w:r w:rsidRPr="00C06588">
        <w:rPr>
          <w:rFonts w:ascii="Times New Roman" w:eastAsia="Times New Roman" w:hAnsi="Times New Roman" w:cs="David"/>
          <w:sz w:val="20"/>
          <w:szCs w:val="24"/>
          <w:rtl/>
          <w:lang w:eastAsia="he-IL"/>
        </w:rPr>
        <w:tab/>
        <w:t>תשלומי שכר המתכנן;</w:t>
      </w:r>
    </w:p>
    <w:p w14:paraId="32DC6645" w14:textId="77777777" w:rsidR="00C140D3" w:rsidRPr="00C06588"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rtl/>
          <w:lang w:eastAsia="he-IL"/>
        </w:rPr>
        <w:t xml:space="preserve">נספח ו </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t>הצהרה והתחייבות לשמירת סודיות;</w:t>
      </w:r>
    </w:p>
    <w:p w14:paraId="4C4C43C6" w14:textId="77777777" w:rsidR="003811C6" w:rsidRPr="00C06588"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rtl/>
          <w:lang w:eastAsia="he-IL"/>
        </w:rPr>
        <w:t>נספח ז</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hint="eastAsia"/>
          <w:sz w:val="20"/>
          <w:szCs w:val="24"/>
          <w:rtl/>
          <w:lang w:eastAsia="he-IL"/>
        </w:rPr>
        <w:t>מפרט</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ביטוחי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w:t>
      </w:r>
    </w:p>
    <w:p w14:paraId="24D0F38D" w14:textId="77777777" w:rsidR="003811C6" w:rsidRPr="00C06588"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rtl/>
          <w:lang w:eastAsia="he-IL"/>
        </w:rPr>
        <w:t>נספח ז1</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sz w:val="20"/>
          <w:szCs w:val="24"/>
          <w:rtl/>
          <w:lang w:eastAsia="he-IL"/>
        </w:rPr>
        <w:tab/>
        <w:t>אישור על קיום ביטוחי המתכנן;</w:t>
      </w:r>
    </w:p>
    <w:p w14:paraId="7F1C1BEB" w14:textId="77777777" w:rsidR="00C140D3" w:rsidRPr="00C06588"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06588">
        <w:rPr>
          <w:rFonts w:ascii="Times New Roman" w:eastAsia="Times New Roman" w:hAnsi="Times New Roman" w:cs="David"/>
          <w:b/>
          <w:bCs/>
          <w:sz w:val="20"/>
          <w:szCs w:val="24"/>
          <w:rtl/>
          <w:lang w:eastAsia="he-IL"/>
        </w:rPr>
        <w:t>נספח ח'</w:t>
      </w:r>
      <w:r w:rsidRPr="00C06588">
        <w:rPr>
          <w:rFonts w:ascii="Times New Roman" w:eastAsia="Times New Roman" w:hAnsi="Times New Roman" w:cs="David"/>
          <w:sz w:val="20"/>
          <w:szCs w:val="24"/>
          <w:rtl/>
          <w:lang w:eastAsia="he-IL"/>
        </w:rPr>
        <w:t xml:space="preserve"> - </w:t>
      </w:r>
      <w:r w:rsidRPr="00C06588">
        <w:rPr>
          <w:rFonts w:ascii="Times New Roman" w:eastAsia="Times New Roman" w:hAnsi="Times New Roman" w:cs="David"/>
          <w:sz w:val="20"/>
          <w:szCs w:val="24"/>
          <w:rtl/>
          <w:lang w:eastAsia="he-IL"/>
        </w:rPr>
        <w:tab/>
        <w:t>רשימת התכניות והמסמכים שעל המתכנן להנפיק</w:t>
      </w:r>
      <w:r w:rsidR="003811C6" w:rsidRPr="00C06588">
        <w:rPr>
          <w:rFonts w:ascii="Times New Roman" w:eastAsia="Times New Roman" w:hAnsi="Times New Roman" w:cs="David"/>
          <w:sz w:val="20"/>
          <w:szCs w:val="24"/>
          <w:rtl/>
          <w:lang w:eastAsia="he-IL"/>
        </w:rPr>
        <w:t>;</w:t>
      </w:r>
    </w:p>
    <w:p w14:paraId="7468134F" w14:textId="77777777" w:rsidR="00C140D3" w:rsidRPr="00C06588"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06588">
        <w:rPr>
          <w:rFonts w:ascii="Times New Roman" w:eastAsia="Times New Roman" w:hAnsi="Times New Roman" w:cs="David"/>
          <w:b/>
          <w:bCs/>
          <w:sz w:val="20"/>
          <w:szCs w:val="24"/>
          <w:rtl/>
          <w:lang w:eastAsia="he-IL"/>
        </w:rPr>
        <w:t>נספח ט'</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sz w:val="20"/>
          <w:szCs w:val="24"/>
          <w:rtl/>
          <w:lang w:eastAsia="he-IL"/>
        </w:rPr>
        <w:tab/>
        <w:t>אישור להשלמת הפרויקט/קטע מהפרויקט</w:t>
      </w:r>
      <w:r w:rsidR="003811C6" w:rsidRPr="00C06588">
        <w:rPr>
          <w:rFonts w:ascii="Times New Roman" w:eastAsia="Times New Roman" w:hAnsi="Times New Roman" w:cs="David"/>
          <w:sz w:val="20"/>
          <w:szCs w:val="24"/>
          <w:rtl/>
          <w:lang w:eastAsia="he-IL"/>
        </w:rPr>
        <w:t>;</w:t>
      </w:r>
    </w:p>
    <w:p w14:paraId="57B9B12A" w14:textId="77777777" w:rsidR="00C140D3" w:rsidRPr="00C06588"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06588">
        <w:rPr>
          <w:rFonts w:ascii="Times New Roman" w:eastAsia="Times New Roman" w:hAnsi="Times New Roman" w:cs="David"/>
          <w:b/>
          <w:bCs/>
          <w:sz w:val="20"/>
          <w:szCs w:val="24"/>
          <w:rtl/>
          <w:lang w:eastAsia="he-IL"/>
        </w:rPr>
        <w:t xml:space="preserve">נספח י' </w:t>
      </w:r>
      <w:r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ab/>
        <w:t>נספח היעדר תביעות</w:t>
      </w:r>
      <w:r w:rsidR="003811C6" w:rsidRPr="00C06588">
        <w:rPr>
          <w:rFonts w:ascii="Times New Roman" w:eastAsia="Times New Roman" w:hAnsi="Times New Roman" w:cs="David"/>
          <w:sz w:val="20"/>
          <w:szCs w:val="24"/>
          <w:rtl/>
          <w:lang w:eastAsia="he-IL"/>
        </w:rPr>
        <w:t>;</w:t>
      </w:r>
    </w:p>
    <w:p w14:paraId="09CE6EA7" w14:textId="77777777" w:rsidR="00C140D3" w:rsidRPr="00C06588"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u w:val="single"/>
          <w:rtl/>
          <w:lang w:eastAsia="he-IL"/>
        </w:rPr>
        <w:t>שירותי המתכנן</w:t>
      </w:r>
    </w:p>
    <w:p w14:paraId="4F77C0B4"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המזמין מוסר בזה למתכנן והמתכנן מקבל על עצמו את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המתכנן.</w:t>
      </w:r>
    </w:p>
    <w:p w14:paraId="40289088"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מצהיר ומאשר, כי הינו מכיר ויודע את כל הנדרש למטרת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רותי המתכנן וכי הינו מורשה על פי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דין למתן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המתכנן, לרבות אך לא רק,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חוק המהנדסים והאדריכלים, </w:t>
      </w:r>
      <w:r w:rsidRPr="00C06588">
        <w:rPr>
          <w:rFonts w:ascii="Times New Roman" w:eastAsia="Times New Roman" w:hAnsi="Times New Roman" w:cs="David" w:hint="eastAsia"/>
          <w:sz w:val="20"/>
          <w:szCs w:val="24"/>
          <w:rtl/>
          <w:lang w:eastAsia="he-IL"/>
        </w:rPr>
        <w:t>ה</w:t>
      </w:r>
      <w:r w:rsidRPr="00C06588">
        <w:rPr>
          <w:rFonts w:ascii="Times New Roman" w:eastAsia="Times New Roman" w:hAnsi="Times New Roman" w:cs="David"/>
          <w:sz w:val="20"/>
          <w:szCs w:val="24"/>
          <w:rtl/>
          <w:lang w:eastAsia="he-IL"/>
        </w:rPr>
        <w:t>תשי"ח - 1958, כי יש בידו ר</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שיון </w:t>
      </w:r>
      <w:r w:rsidRPr="00C06588">
        <w:rPr>
          <w:rFonts w:ascii="Times New Roman" w:eastAsia="Times New Roman" w:hAnsi="Times New Roman" w:cs="David" w:hint="eastAsia"/>
          <w:sz w:val="20"/>
          <w:szCs w:val="24"/>
          <w:rtl/>
          <w:lang w:eastAsia="he-IL"/>
        </w:rPr>
        <w:t>בר</w:t>
      </w:r>
      <w:r w:rsidRPr="00C06588">
        <w:rPr>
          <w:rFonts w:ascii="Times New Roman" w:eastAsia="Times New Roman" w:hAnsi="Times New Roman" w:cs="David"/>
          <w:sz w:val="20"/>
          <w:szCs w:val="24"/>
          <w:rtl/>
          <w:lang w:eastAsia="he-IL"/>
        </w:rPr>
        <w:t xml:space="preserve"> ת</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קף לביצוע שירותי  המתכנן על פי הדין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כי הוא בעל הכישורים, הר</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שיונות, הידע, הניסיון והאמצעים המאפשרים לו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ביצועם ברמה מקצועית גבוהה ובהתאם למותנה בחוזה.</w:t>
      </w:r>
    </w:p>
    <w:p w14:paraId="6F3D94C2"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lastRenderedPageBreak/>
        <w:t>המתכנן מצהיר, כי ידוע לו שש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המתכנן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שיקול דעתו הבלעדי ו</w:t>
      </w:r>
      <w:r w:rsidRPr="00C06588">
        <w:rPr>
          <w:rFonts w:ascii="Times New Roman" w:eastAsia="Times New Roman" w:hAnsi="Times New Roman" w:cs="David" w:hint="eastAsia"/>
          <w:sz w:val="20"/>
          <w:szCs w:val="24"/>
          <w:rtl/>
          <w:lang w:eastAsia="he-IL"/>
        </w:rPr>
        <w:t>כי</w:t>
      </w:r>
      <w:r w:rsidRPr="00C06588">
        <w:rPr>
          <w:rFonts w:ascii="Times New Roman" w:eastAsia="Times New Roman" w:hAnsi="Times New Roman" w:cs="David"/>
          <w:sz w:val="20"/>
          <w:szCs w:val="24"/>
          <w:rtl/>
          <w:lang w:eastAsia="he-IL"/>
        </w:rPr>
        <w:t xml:space="preserve"> הם יינתנו על ידו בשלבי עבודה כמפורט בנספח </w:t>
      </w:r>
      <w:r w:rsidRPr="00C06588">
        <w:rPr>
          <w:rFonts w:ascii="Times New Roman" w:eastAsia="Times New Roman" w:hAnsi="Times New Roman" w:cs="David"/>
          <w:bCs/>
          <w:sz w:val="20"/>
          <w:szCs w:val="24"/>
          <w:rtl/>
          <w:lang w:eastAsia="he-IL"/>
        </w:rPr>
        <w:t>ב'</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המצ</w:t>
      </w:r>
      <w:r w:rsidRPr="00C06588">
        <w:rPr>
          <w:rFonts w:ascii="Times New Roman" w:eastAsia="Times New Roman" w:hAnsi="Times New Roman" w:cs="David"/>
          <w:sz w:val="20"/>
          <w:szCs w:val="24"/>
          <w:rtl/>
          <w:lang w:eastAsia="he-IL"/>
        </w:rPr>
        <w:t xml:space="preserve">"ב. </w:t>
      </w:r>
      <w:r w:rsidRPr="00C06588">
        <w:rPr>
          <w:rFonts w:ascii="Times New Roman" w:eastAsia="Times New Roman" w:hAnsi="Times New Roman" w:cs="David" w:hint="eastAsia"/>
          <w:sz w:val="20"/>
          <w:szCs w:val="24"/>
          <w:rtl/>
          <w:lang w:eastAsia="he-IL"/>
        </w:rPr>
        <w:t>עוד</w:t>
      </w:r>
      <w:r w:rsidRPr="00C06588">
        <w:rPr>
          <w:rFonts w:ascii="Times New Roman" w:eastAsia="Times New Roman" w:hAnsi="Times New Roman" w:cs="David"/>
          <w:sz w:val="20"/>
          <w:szCs w:val="24"/>
          <w:rtl/>
          <w:lang w:eastAsia="he-IL"/>
        </w:rPr>
        <w:t xml:space="preserve"> מוסיף ומצהיר המתכנן, כי ידוע לו שהמזמין אינו מתחייב להזמין מ</w:t>
      </w:r>
      <w:r w:rsidRPr="00C06588">
        <w:rPr>
          <w:rFonts w:ascii="Times New Roman" w:eastAsia="Times New Roman" w:hAnsi="Times New Roman" w:cs="David" w:hint="eastAsia"/>
          <w:sz w:val="20"/>
          <w:szCs w:val="24"/>
          <w:rtl/>
          <w:lang w:eastAsia="he-IL"/>
        </w:rPr>
        <w:t>מנו</w:t>
      </w:r>
      <w:r w:rsidRPr="00C06588">
        <w:rPr>
          <w:rFonts w:ascii="Times New Roman" w:eastAsia="Times New Roman" w:hAnsi="Times New Roman" w:cs="David"/>
          <w:sz w:val="20"/>
          <w:szCs w:val="24"/>
          <w:rtl/>
          <w:lang w:eastAsia="he-IL"/>
        </w:rPr>
        <w:t xml:space="preserve"> שירותים נוספים מעבר לנקוב בחוזה זה ו</w:t>
      </w:r>
      <w:r w:rsidRPr="00C06588">
        <w:rPr>
          <w:rFonts w:ascii="Times New Roman" w:eastAsia="Times New Roman" w:hAnsi="Times New Roman" w:cs="David" w:hint="eastAsia"/>
          <w:sz w:val="20"/>
          <w:szCs w:val="24"/>
          <w:rtl/>
          <w:lang w:eastAsia="he-IL"/>
        </w:rPr>
        <w:t>כמפורט</w:t>
      </w:r>
      <w:r w:rsidRPr="00C06588">
        <w:rPr>
          <w:rFonts w:ascii="Times New Roman" w:eastAsia="Times New Roman" w:hAnsi="Times New Roman" w:cs="David"/>
          <w:sz w:val="20"/>
          <w:szCs w:val="24"/>
          <w:rtl/>
          <w:lang w:eastAsia="he-IL"/>
        </w:rPr>
        <w:t xml:space="preserve"> בנספח </w:t>
      </w:r>
      <w:r w:rsidRPr="00C06588">
        <w:rPr>
          <w:rFonts w:ascii="Times New Roman" w:eastAsia="Times New Roman" w:hAnsi="Times New Roman" w:cs="David"/>
          <w:bCs/>
          <w:sz w:val="20"/>
          <w:szCs w:val="24"/>
          <w:rtl/>
          <w:lang w:eastAsia="he-IL"/>
        </w:rPr>
        <w:t xml:space="preserve">ב' </w:t>
      </w:r>
      <w:r w:rsidRPr="00C06588">
        <w:rPr>
          <w:rFonts w:ascii="Times New Roman" w:eastAsia="Times New Roman" w:hAnsi="Times New Roman" w:cs="David" w:hint="eastAsia"/>
          <w:sz w:val="20"/>
          <w:szCs w:val="24"/>
          <w:rtl/>
          <w:lang w:eastAsia="he-IL"/>
        </w:rPr>
        <w:t>המצ</w:t>
      </w:r>
      <w:r w:rsidRPr="00C06588">
        <w:rPr>
          <w:rFonts w:ascii="Times New Roman" w:eastAsia="Times New Roman" w:hAnsi="Times New Roman" w:cs="David"/>
          <w:sz w:val="20"/>
          <w:szCs w:val="24"/>
          <w:rtl/>
          <w:lang w:eastAsia="he-IL"/>
        </w:rPr>
        <w:t>"ב.</w:t>
      </w:r>
    </w:p>
    <w:p w14:paraId="2880D123"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0E3EC86"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 כפי שיקבעו מ</w:t>
      </w:r>
      <w:r w:rsidRPr="00C06588">
        <w:rPr>
          <w:rFonts w:ascii="Times New Roman" w:eastAsia="Times New Roman" w:hAnsi="Times New Roman" w:cs="David" w:hint="eastAsia"/>
          <w:sz w:val="20"/>
          <w:szCs w:val="24"/>
          <w:rtl/>
          <w:lang w:eastAsia="he-IL"/>
        </w:rPr>
        <w:t>עת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לעת</w:t>
      </w:r>
      <w:r w:rsidRPr="00C06588">
        <w:rPr>
          <w:rFonts w:ascii="Times New Roman" w:eastAsia="Times New Roman" w:hAnsi="Times New Roman" w:cs="David"/>
          <w:sz w:val="20"/>
          <w:szCs w:val="24"/>
          <w:rtl/>
          <w:lang w:eastAsia="he-IL"/>
        </w:rPr>
        <w:t xml:space="preserve"> ע"י המזמין ויהיה חייב לנהוג לפיהם ולקיימם ללא סטייה, אלא אם כן ק</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בל הוראה מפורשת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א</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שור בכתב מהמזמין.</w:t>
      </w:r>
    </w:p>
    <w:p w14:paraId="72F5D573"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רותי המתכנן,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הכל כפי שיקבע ע"י המנהל. כן מתחייב המתכנן, להשתתף בת</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אום מראש בכל ישיבות התיאום אליהן יוזמן.</w:t>
      </w:r>
    </w:p>
    <w:p w14:paraId="5C0A97E2"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ישמור על נוהלי קשר, תיאום, ר</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שום וצורת המסמכים לפי דרישת המנהל.</w:t>
      </w:r>
    </w:p>
    <w:p w14:paraId="1D71A3BA"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כל עוד לא יקבע אחרת ע"י המזמין, יהיה המנהל כ</w:t>
      </w:r>
      <w:r w:rsidRPr="00C06588">
        <w:rPr>
          <w:rFonts w:ascii="Times New Roman" w:eastAsia="Times New Roman" w:hAnsi="Times New Roman" w:cs="David" w:hint="eastAsia"/>
          <w:sz w:val="20"/>
          <w:szCs w:val="24"/>
          <w:rtl/>
          <w:lang w:eastAsia="he-IL"/>
        </w:rPr>
        <w:t>הגדרתו</w:t>
      </w:r>
      <w:r w:rsidRPr="00C06588">
        <w:rPr>
          <w:rFonts w:ascii="Times New Roman" w:eastAsia="Times New Roman" w:hAnsi="Times New Roman" w:cs="David"/>
          <w:sz w:val="20"/>
          <w:szCs w:val="24"/>
          <w:rtl/>
          <w:lang w:eastAsia="he-IL"/>
        </w:rPr>
        <w:t xml:space="preserve"> בנספח </w:t>
      </w:r>
      <w:r w:rsidRPr="00C06588">
        <w:rPr>
          <w:rFonts w:ascii="Times New Roman" w:eastAsia="Times New Roman" w:hAnsi="Times New Roman" w:cs="David"/>
          <w:bCs/>
          <w:sz w:val="20"/>
          <w:szCs w:val="24"/>
          <w:rtl/>
          <w:lang w:eastAsia="he-IL"/>
        </w:rPr>
        <w:t xml:space="preserve">א' </w:t>
      </w:r>
      <w:r w:rsidRPr="00C06588">
        <w:rPr>
          <w:rFonts w:ascii="Times New Roman" w:eastAsia="Times New Roman" w:hAnsi="Times New Roman" w:cs="David"/>
          <w:sz w:val="20"/>
          <w:szCs w:val="24"/>
          <w:rtl/>
          <w:lang w:eastAsia="he-IL"/>
        </w:rPr>
        <w:t>ועל המתכנן להיות עמו בקשר מתמי</w:t>
      </w:r>
      <w:r w:rsidRPr="00C06588">
        <w:rPr>
          <w:rFonts w:ascii="Times New Roman" w:eastAsia="Times New Roman" w:hAnsi="Times New Roman" w:cs="David" w:hint="eastAsia"/>
          <w:sz w:val="20"/>
          <w:szCs w:val="24"/>
          <w:rtl/>
          <w:lang w:eastAsia="he-IL"/>
        </w:rPr>
        <w:t>ד</w:t>
      </w:r>
      <w:r w:rsidRPr="00C06588">
        <w:rPr>
          <w:rFonts w:ascii="Times New Roman" w:eastAsia="Times New Roman" w:hAnsi="Times New Roman" w:cs="David"/>
          <w:sz w:val="20"/>
          <w:szCs w:val="24"/>
          <w:rtl/>
          <w:lang w:eastAsia="he-IL"/>
        </w:rPr>
        <w:t xml:space="preserve"> ולתאם עמו את כל פעולותיו, אלא אם נקבע </w:t>
      </w:r>
      <w:r w:rsidRPr="00C06588">
        <w:rPr>
          <w:rFonts w:ascii="Times New Roman" w:eastAsia="Times New Roman" w:hAnsi="Times New Roman" w:cs="David" w:hint="eastAsia"/>
          <w:sz w:val="20"/>
          <w:szCs w:val="24"/>
          <w:rtl/>
          <w:lang w:eastAsia="he-IL"/>
        </w:rPr>
        <w:t>מפורשות</w:t>
      </w:r>
      <w:r w:rsidRPr="00C06588">
        <w:rPr>
          <w:rFonts w:ascii="Times New Roman" w:eastAsia="Times New Roman" w:hAnsi="Times New Roman" w:cs="David"/>
          <w:sz w:val="20"/>
          <w:szCs w:val="24"/>
          <w:rtl/>
          <w:lang w:eastAsia="he-IL"/>
        </w:rPr>
        <w:t xml:space="preserve"> אחרת ע"י המזמין.</w:t>
      </w:r>
    </w:p>
    <w:p w14:paraId="2BA2DC41"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המתכנן מצהיר, כי ידועות לו הוראות כל התכניות הקיימות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06588">
        <w:rPr>
          <w:rFonts w:ascii="Times New Roman" w:eastAsia="Times New Roman" w:hAnsi="Times New Roman" w:cs="David" w:hint="eastAsia"/>
          <w:sz w:val="20"/>
          <w:szCs w:val="24"/>
          <w:rtl/>
          <w:lang w:eastAsia="he-IL"/>
        </w:rPr>
        <w:t>יהם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של</w:t>
      </w:r>
      <w:r w:rsidRPr="00C06588">
        <w:rPr>
          <w:rFonts w:ascii="Times New Roman" w:eastAsia="Times New Roman" w:hAnsi="Times New Roman" w:cs="David"/>
          <w:sz w:val="20"/>
          <w:szCs w:val="24"/>
          <w:rtl/>
          <w:lang w:eastAsia="he-IL"/>
        </w:rPr>
        <w:t xml:space="preserve"> הדין ו/או הנהלים ו/או התקנים ו/או התקנות החלים בקשר עם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צוע שרותי המתכנן והוא מתחייב לפעול בהתאם לקבוע בהם. כמו כן, מצהיר המתכנן כי </w:t>
      </w:r>
      <w:r w:rsidRPr="00C06588">
        <w:rPr>
          <w:rFonts w:ascii="Times New Roman" w:eastAsia="Times New Roman" w:hAnsi="Times New Roman" w:cs="David" w:hint="eastAsia"/>
          <w:sz w:val="20"/>
          <w:szCs w:val="24"/>
          <w:rtl/>
          <w:lang w:eastAsia="he-IL"/>
        </w:rPr>
        <w:t>הוא</w:t>
      </w:r>
      <w:r w:rsidRPr="00C06588">
        <w:rPr>
          <w:rFonts w:ascii="Times New Roman" w:eastAsia="Times New Roman" w:hAnsi="Times New Roman" w:cs="David"/>
          <w:sz w:val="20"/>
          <w:szCs w:val="24"/>
          <w:rtl/>
          <w:lang w:eastAsia="he-IL"/>
        </w:rPr>
        <w:t xml:space="preserve"> בדק בעצמו את כל הנושאים הרלוונטיים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1E8809B"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המתכנן מתחייב, להפיק את כל התכניות </w:t>
      </w:r>
      <w:r w:rsidRPr="00C06588">
        <w:rPr>
          <w:rFonts w:ascii="Times New Roman" w:eastAsia="Times New Roman" w:hAnsi="Times New Roman" w:cs="David" w:hint="eastAsia"/>
          <w:sz w:val="20"/>
          <w:szCs w:val="24"/>
          <w:rtl/>
          <w:lang w:eastAsia="he-IL"/>
        </w:rPr>
        <w:t>נשוא</w:t>
      </w:r>
      <w:r w:rsidRPr="00C06588">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 באמצעות מחשב בתוכנה או בקבצים במתכונת הקבועה בנספח </w:t>
      </w:r>
      <w:r w:rsidRPr="00C06588">
        <w:rPr>
          <w:rFonts w:ascii="Times New Roman" w:eastAsia="Times New Roman" w:hAnsi="Times New Roman" w:cs="David"/>
          <w:b/>
          <w:bCs/>
          <w:sz w:val="20"/>
          <w:szCs w:val="24"/>
          <w:rtl/>
          <w:lang w:eastAsia="he-IL"/>
        </w:rPr>
        <w:t>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המצ</w:t>
      </w:r>
      <w:r w:rsidRPr="00C06588">
        <w:rPr>
          <w:rFonts w:ascii="Times New Roman" w:eastAsia="Times New Roman" w:hAnsi="Times New Roman" w:cs="David"/>
          <w:sz w:val="20"/>
          <w:szCs w:val="24"/>
          <w:rtl/>
          <w:lang w:eastAsia="he-IL"/>
        </w:rPr>
        <w:t>"ב וע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 בנספח </w:t>
      </w:r>
      <w:r w:rsidRPr="00C06588">
        <w:rPr>
          <w:rFonts w:ascii="Times New Roman" w:eastAsia="Times New Roman" w:hAnsi="Times New Roman" w:cs="David" w:hint="eastAsia"/>
          <w:b/>
          <w:bCs/>
          <w:sz w:val="20"/>
          <w:szCs w:val="24"/>
          <w:rtl/>
          <w:lang w:eastAsia="he-IL"/>
        </w:rPr>
        <w:t>א</w:t>
      </w:r>
      <w:r w:rsidRPr="00C06588">
        <w:rPr>
          <w:rFonts w:ascii="Times New Roman" w:eastAsia="Times New Roman" w:hAnsi="Times New Roman" w:cs="David"/>
          <w:b/>
          <w:bCs/>
          <w:sz w:val="20"/>
          <w:szCs w:val="24"/>
          <w:rtl/>
          <w:lang w:eastAsia="he-IL"/>
        </w:rPr>
        <w:t>'</w:t>
      </w:r>
      <w:r w:rsidRPr="00C06588">
        <w:rPr>
          <w:rFonts w:ascii="Times New Roman" w:eastAsia="Times New Roman" w:hAnsi="Times New Roman" w:cs="David"/>
          <w:sz w:val="20"/>
          <w:szCs w:val="24"/>
          <w:rtl/>
          <w:lang w:eastAsia="he-IL"/>
        </w:rPr>
        <w:t>, כאמור.</w:t>
      </w:r>
    </w:p>
    <w:p w14:paraId="6F9A8FB9"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המתכנן לא יגיש ליועצים ו/או לקבלנים ו/או לכל גורם אחר הקשור בפרויקט כל שרות הקשור במישרין או בעקיפין בו, בין בתמורה ובין שלא בתמורה, פרט לשירותים המתחייבים </w:t>
      </w:r>
      <w:r w:rsidRPr="00C06588">
        <w:rPr>
          <w:rFonts w:ascii="Times New Roman" w:eastAsia="Times New Roman" w:hAnsi="Times New Roman" w:cs="David" w:hint="eastAsia"/>
          <w:sz w:val="20"/>
          <w:szCs w:val="24"/>
          <w:rtl/>
          <w:lang w:eastAsia="he-IL"/>
        </w:rPr>
        <w:t>מפורשות</w:t>
      </w:r>
      <w:r w:rsidRPr="00C06588">
        <w:rPr>
          <w:rFonts w:ascii="Times New Roman" w:eastAsia="Times New Roman" w:hAnsi="Times New Roman" w:cs="David"/>
          <w:sz w:val="20"/>
          <w:szCs w:val="24"/>
          <w:rtl/>
          <w:lang w:eastAsia="he-IL"/>
        </w:rPr>
        <w:t xml:space="preserve"> על פי חוזה זה.</w:t>
      </w:r>
    </w:p>
    <w:p w14:paraId="1788AF1C"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המזמין רשאי להזמין אצל מתכננים אחרים שירותים כלשהם על פי שיקול דעתו הבלעדי והמתכנן מצהיר, כי אין לו ולא תהינה לו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תביעות ו/או טענות ו/או דרישות ו/או תלונות כלפי המזמין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כלפי המתכננים האחרים בגין מסירת העבודות, כאמור. משמסר המזמין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ביצוע </w:t>
      </w:r>
      <w:r w:rsidRPr="00C06588">
        <w:rPr>
          <w:rFonts w:ascii="Times New Roman" w:eastAsia="Times New Roman" w:hAnsi="Times New Roman" w:cs="David" w:hint="eastAsia"/>
          <w:sz w:val="20"/>
          <w:szCs w:val="24"/>
          <w:rtl/>
          <w:lang w:eastAsia="he-IL"/>
        </w:rPr>
        <w:t>ה</w:t>
      </w:r>
      <w:r w:rsidRPr="00C06588">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1B2853C" w14:textId="77777777" w:rsidR="00C140D3" w:rsidRPr="00C06588"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06588">
        <w:rPr>
          <w:rFonts w:ascii="Times New Roman" w:eastAsia="Times New Roman" w:hAnsi="Times New Roman" w:cs="David"/>
          <w:sz w:val="24"/>
          <w:szCs w:val="24"/>
          <w:lang w:eastAsia="he-IL"/>
        </w:rPr>
        <w:t>view</w:t>
      </w: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sz w:val="20"/>
          <w:szCs w:val="24"/>
          <w:rtl/>
          <w:lang w:eastAsia="he-IL"/>
        </w:rPr>
        <w:t>", "רמדורנט" של רמדור או אחרת המאושרת ע"י המזמין ויפעל במערכת זו ללא כל תמורה נוספת.</w:t>
      </w:r>
    </w:p>
    <w:p w14:paraId="68AE343F" w14:textId="77777777" w:rsidR="00C140D3" w:rsidRPr="00C06588"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u w:val="single"/>
          <w:rtl/>
          <w:lang w:eastAsia="he-IL"/>
        </w:rPr>
        <w:lastRenderedPageBreak/>
        <w:t>צוות עובדים ואמצעים</w:t>
      </w:r>
    </w:p>
    <w:p w14:paraId="7E1752FD"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מתחייב, כי במשך כל תקופת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צוע שרותי המתכנן יקיים משרד מאויש, מאורגן ומצויד, באופן שיאפשר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המתכנן בהתאם להוראות חוזה זה.</w:t>
      </w:r>
    </w:p>
    <w:p w14:paraId="5FD7A8A6"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המתכנן מתחייב, שהרכבם המספרי והמקצועי של צוות עובדיו, כמפורט בנספח </w:t>
      </w:r>
      <w:r w:rsidRPr="00C06588">
        <w:rPr>
          <w:rFonts w:ascii="Times New Roman" w:eastAsia="Times New Roman" w:hAnsi="Times New Roman" w:cs="David"/>
          <w:bCs/>
          <w:sz w:val="20"/>
          <w:szCs w:val="24"/>
          <w:rtl/>
          <w:lang w:eastAsia="he-IL"/>
        </w:rPr>
        <w:t xml:space="preserve">א' </w:t>
      </w:r>
      <w:r w:rsidRPr="00C06588">
        <w:rPr>
          <w:rFonts w:ascii="Times New Roman" w:eastAsia="Times New Roman" w:hAnsi="Times New Roman" w:cs="David" w:hint="eastAsia"/>
          <w:b/>
          <w:sz w:val="20"/>
          <w:szCs w:val="24"/>
          <w:rtl/>
          <w:lang w:eastAsia="he-IL"/>
        </w:rPr>
        <w:t>המצ</w:t>
      </w:r>
      <w:r w:rsidRPr="00C06588">
        <w:rPr>
          <w:rFonts w:ascii="Times New Roman" w:eastAsia="Times New Roman" w:hAnsi="Times New Roman" w:cs="David"/>
          <w:b/>
          <w:sz w:val="20"/>
          <w:szCs w:val="24"/>
          <w:rtl/>
          <w:lang w:eastAsia="he-IL"/>
        </w:rPr>
        <w:t>"ב,</w:t>
      </w:r>
      <w:r w:rsidRPr="00C06588">
        <w:rPr>
          <w:rFonts w:ascii="Times New Roman" w:eastAsia="Times New Roman" w:hAnsi="Times New Roman" w:cs="David"/>
          <w:sz w:val="20"/>
          <w:szCs w:val="24"/>
          <w:rtl/>
          <w:lang w:eastAsia="he-IL"/>
        </w:rPr>
        <w:t xml:space="preserve"> יתאים לביצוע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המתכנן ברמה ובמועדים, המפורטים בחוזה זה ויניח את דעתו של המנהל במשך כל תקופת מתן שרותי המתכנן.</w:t>
      </w:r>
    </w:p>
    <w:p w14:paraId="6F6DC224"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06588">
        <w:rPr>
          <w:rFonts w:ascii="Times New Roman" w:eastAsia="Times New Roman" w:hAnsi="Times New Roman" w:cs="David" w:hint="eastAsia"/>
          <w:sz w:val="20"/>
          <w:szCs w:val="24"/>
          <w:rtl/>
          <w:lang w:eastAsia="he-IL"/>
        </w:rPr>
        <w:t>המוחלט</w:t>
      </w:r>
      <w:r w:rsidRPr="00C06588">
        <w:rPr>
          <w:rFonts w:ascii="Times New Roman" w:eastAsia="Times New Roman" w:hAnsi="Times New Roman" w:cs="David"/>
          <w:sz w:val="20"/>
          <w:szCs w:val="24"/>
          <w:rtl/>
          <w:lang w:eastAsia="he-IL"/>
        </w:rPr>
        <w:t xml:space="preserve"> - להורות למתכנן מ</w:t>
      </w:r>
      <w:r w:rsidRPr="00C06588">
        <w:rPr>
          <w:rFonts w:ascii="Times New Roman" w:eastAsia="Times New Roman" w:hAnsi="Times New Roman" w:cs="David" w:hint="eastAsia"/>
          <w:sz w:val="20"/>
          <w:szCs w:val="24"/>
          <w:rtl/>
          <w:lang w:eastAsia="he-IL"/>
        </w:rPr>
        <w:t>עת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לעת</w:t>
      </w:r>
      <w:r w:rsidRPr="00C06588">
        <w:rPr>
          <w:rFonts w:ascii="Times New Roman" w:eastAsia="Times New Roman" w:hAnsi="Times New Roman" w:cs="David"/>
          <w:sz w:val="20"/>
          <w:szCs w:val="24"/>
          <w:rtl/>
          <w:lang w:eastAsia="he-IL"/>
        </w:rPr>
        <w:t>, להגדיל את צוות עובדיו, על חשבונו ואחריותו של המתכנן, במספר, לתקופה ובמקומות אותם יציין המנהל בהוראותיו.</w:t>
      </w:r>
    </w:p>
    <w:p w14:paraId="60BDD71D"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מוסכם בזה, כי במשך כל תקופת החוזה יהיה האדריכל ו/או המהנדס ו/או היועץ הנקוב בנספח </w:t>
      </w:r>
      <w:r w:rsidRPr="00C06588">
        <w:rPr>
          <w:rFonts w:ascii="Times New Roman" w:eastAsia="Times New Roman" w:hAnsi="Times New Roman" w:cs="David"/>
          <w:bCs/>
          <w:sz w:val="20"/>
          <w:szCs w:val="24"/>
          <w:rtl/>
          <w:lang w:eastAsia="he-IL"/>
        </w:rPr>
        <w:t>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המצ</w:t>
      </w:r>
      <w:r w:rsidRPr="00C06588">
        <w:rPr>
          <w:rFonts w:ascii="Times New Roman" w:eastAsia="Times New Roman" w:hAnsi="Times New Roman" w:cs="David"/>
          <w:sz w:val="20"/>
          <w:szCs w:val="24"/>
          <w:rtl/>
          <w:lang w:eastAsia="he-IL"/>
        </w:rPr>
        <w:t>"ב, מנהלו הראשי של המתכנן למטרת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חוזה זה (להלן: "</w:t>
      </w:r>
      <w:r w:rsidRPr="00C06588">
        <w:rPr>
          <w:rFonts w:ascii="Times New Roman" w:eastAsia="Times New Roman" w:hAnsi="Times New Roman" w:cs="David"/>
          <w:b/>
          <w:bCs/>
          <w:sz w:val="20"/>
          <w:szCs w:val="24"/>
          <w:rtl/>
          <w:lang w:eastAsia="he-IL"/>
        </w:rPr>
        <w:t>המנהל הראשי</w:t>
      </w:r>
      <w:r w:rsidRPr="00C06588">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 מראש ובכתב.</w:t>
      </w:r>
    </w:p>
    <w:p w14:paraId="6DF24D12" w14:textId="77777777" w:rsidR="00C140D3" w:rsidRPr="00C06588"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מ</w:t>
      </w:r>
      <w:r w:rsidRPr="00C06588">
        <w:rPr>
          <w:rFonts w:ascii="Times New Roman" w:eastAsia="Times New Roman" w:hAnsi="Times New Roman" w:cs="David" w:hint="eastAsia"/>
          <w:sz w:val="20"/>
          <w:szCs w:val="24"/>
          <w:rtl/>
          <w:lang w:eastAsia="he-IL"/>
        </w:rPr>
        <w:t>צהיר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ידוע</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w:t>
      </w:r>
      <w:r w:rsidRPr="00C06588">
        <w:rPr>
          <w:rFonts w:ascii="Times New Roman" w:eastAsia="Times New Roman" w:hAnsi="Times New Roman" w:cs="David"/>
          <w:sz w:val="20"/>
          <w:szCs w:val="24"/>
          <w:rtl/>
          <w:lang w:eastAsia="he-IL"/>
        </w:rPr>
        <w:t>במשך כל ת</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קפ</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של</w:t>
      </w:r>
      <w:r w:rsidRPr="00C06588">
        <w:rPr>
          <w:rFonts w:ascii="Times New Roman" w:eastAsia="Times New Roman" w:hAnsi="Times New Roman" w:cs="David"/>
          <w:sz w:val="20"/>
          <w:szCs w:val="24"/>
          <w:rtl/>
          <w:lang w:eastAsia="he-IL"/>
        </w:rPr>
        <w:t xml:space="preserve"> חוזה זה יעמוד המנהל הראשי בראשו, יהיה מעורב אישית בב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התכנון. מבלי לגרוע מהתחייבויות המתכנן כמתחייב מ</w:t>
      </w:r>
      <w:r w:rsidRPr="00C06588">
        <w:rPr>
          <w:rFonts w:ascii="Times New Roman" w:eastAsia="Times New Roman" w:hAnsi="Times New Roman" w:cs="David" w:hint="eastAsia"/>
          <w:sz w:val="20"/>
          <w:szCs w:val="24"/>
          <w:rtl/>
          <w:lang w:eastAsia="he-IL"/>
        </w:rPr>
        <w:t>חוזה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זה</w:t>
      </w:r>
      <w:r w:rsidRPr="00C06588">
        <w:rPr>
          <w:rFonts w:ascii="Times New Roman" w:eastAsia="Times New Roman" w:hAnsi="Times New Roman" w:cs="David"/>
          <w:sz w:val="20"/>
          <w:szCs w:val="24"/>
          <w:rtl/>
          <w:lang w:eastAsia="he-IL"/>
        </w:rPr>
        <w:t>, הרי בכל מקרה שהשירותים לא יינתנו ע"י המנהל הראשי כאמור מכל סיבה שהיא, יהיה המזמין זכאי לבטל את החוזה ויחולו הוראות סעיפים 12.3.2 ו - 12.3.3 להלן.</w:t>
      </w:r>
    </w:p>
    <w:p w14:paraId="0383AE11"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6DB985D5"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רשאי לדרוש מהמתכנן להחליף כל עובד מעובדיו של המתכנן שלדעת המזמין אינו מתאים לתפקידו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06588">
        <w:rPr>
          <w:rFonts w:ascii="Times New Roman" w:eastAsia="Times New Roman" w:hAnsi="Times New Roman" w:cs="David" w:hint="eastAsia"/>
          <w:sz w:val="20"/>
          <w:szCs w:val="24"/>
          <w:rtl/>
          <w:lang w:eastAsia="he-IL"/>
        </w:rPr>
        <w:t>אחר</w:t>
      </w:r>
      <w:r w:rsidRPr="00C06588">
        <w:rPr>
          <w:rFonts w:ascii="Times New Roman" w:eastAsia="Times New Roman" w:hAnsi="Times New Roman" w:cs="David"/>
          <w:sz w:val="20"/>
          <w:szCs w:val="24"/>
          <w:rtl/>
          <w:lang w:eastAsia="he-IL"/>
        </w:rPr>
        <w:t xml:space="preserve"> דרישת המזמין לאלתר.</w:t>
      </w:r>
    </w:p>
    <w:p w14:paraId="01503D69"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החלטות המזמין בדבר א</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שור ו/או החלפת עובד מעובדי המתכנן תינתנה לפי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קול דעתו המוחלט של המזמין וללא צורך במתן נימוקים כאלה ואחרים. אין בהחלטות אלה, כדי לשחרר את המתכנן מאי</w:t>
      </w:r>
      <w:r w:rsidRPr="00C06588">
        <w:rPr>
          <w:rFonts w:ascii="Times New Roman" w:eastAsia="Times New Roman" w:hAnsi="Times New Roman" w:cs="David" w:hint="eastAsia"/>
          <w:sz w:val="20"/>
          <w:szCs w:val="24"/>
          <w:rtl/>
          <w:lang w:eastAsia="he-IL"/>
        </w:rPr>
        <w:t>לו</w:t>
      </w:r>
      <w:r w:rsidRPr="00C06588">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 ו/או חבות שהיא.</w:t>
      </w:r>
    </w:p>
    <w:p w14:paraId="7E509086" w14:textId="77777777" w:rsidR="00C140D3" w:rsidRPr="00C06588"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מתחייב, לצייד על חשבונו את צוות עובדיו בכל הציוד הדרוש לב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צוע שרותי המתכנן. </w:t>
      </w:r>
      <w:r w:rsidRPr="00C06588">
        <w:rPr>
          <w:rFonts w:ascii="Times New Roman" w:eastAsia="Times New Roman" w:hAnsi="Times New Roman" w:cs="David" w:hint="eastAsia"/>
          <w:sz w:val="20"/>
          <w:szCs w:val="24"/>
          <w:rtl/>
          <w:lang w:eastAsia="he-IL"/>
        </w:rPr>
        <w:t>האחריות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בגין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אחזקת</w:t>
      </w:r>
      <w:r w:rsidRPr="00C06588">
        <w:rPr>
          <w:rFonts w:ascii="Times New Roman" w:eastAsia="Times New Roman" w:hAnsi="Times New Roman" w:cs="David"/>
          <w:sz w:val="20"/>
          <w:szCs w:val="24"/>
          <w:rtl/>
          <w:lang w:eastAsia="he-IL"/>
        </w:rPr>
        <w:t xml:space="preserve"> ושמיר</w:t>
      </w:r>
      <w:r w:rsidRPr="00C06588">
        <w:rPr>
          <w:rFonts w:ascii="Times New Roman" w:eastAsia="Times New Roman" w:hAnsi="Times New Roman" w:cs="David" w:hint="eastAsia"/>
          <w:sz w:val="20"/>
          <w:szCs w:val="24"/>
          <w:rtl/>
          <w:lang w:eastAsia="he-IL"/>
        </w:rPr>
        <w:t>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w:t>
      </w:r>
      <w:r w:rsidRPr="00C06588">
        <w:rPr>
          <w:rFonts w:ascii="Times New Roman" w:eastAsia="Times New Roman" w:hAnsi="Times New Roman" w:cs="David"/>
          <w:sz w:val="20"/>
          <w:szCs w:val="24"/>
          <w:rtl/>
          <w:lang w:eastAsia="he-IL"/>
        </w:rPr>
        <w:t xml:space="preserve">ציוד כאמור, תהיה בידי המתכנן ועל חשבונו, והמזמין לא </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ישא בכל אחריות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חבות בגין א</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בדן </w:t>
      </w:r>
      <w:r w:rsidRPr="00C06588">
        <w:rPr>
          <w:rFonts w:ascii="Times New Roman" w:eastAsia="Times New Roman" w:hAnsi="Times New Roman" w:cs="David" w:hint="eastAsia"/>
          <w:sz w:val="20"/>
          <w:szCs w:val="24"/>
          <w:rtl/>
          <w:lang w:eastAsia="he-IL"/>
        </w:rPr>
        <w:t>ן</w:t>
      </w:r>
      <w:r w:rsidRPr="00C06588">
        <w:rPr>
          <w:rFonts w:ascii="Times New Roman" w:eastAsia="Times New Roman" w:hAnsi="Times New Roman" w:cs="David"/>
          <w:sz w:val="20"/>
          <w:szCs w:val="24"/>
          <w:rtl/>
          <w:lang w:eastAsia="he-IL"/>
        </w:rPr>
        <w:t xml:space="preserve">/או נזק ו/או קלקול כלשהו לציוד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לכל חלק ממנו מכל סיבה שהיא.</w:t>
      </w:r>
    </w:p>
    <w:p w14:paraId="73C56B66" w14:textId="77777777" w:rsidR="00C140D3" w:rsidRPr="00C06588"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u w:val="single"/>
          <w:rtl/>
          <w:lang w:eastAsia="he-IL"/>
        </w:rPr>
        <w:t>סמכויות המתכנן</w:t>
      </w:r>
    </w:p>
    <w:p w14:paraId="77B6240F"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במגעים עם רשויות מוסמכות, לרבות עם הרשות המקומית, בכל הנוגע לש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המתכנן וכל הכרוך בכך, יפעל המתכנן בתור בא-כוחו הטכני של המזמין והמזמין מסמיכו לכך, ובלבד:</w:t>
      </w:r>
    </w:p>
    <w:p w14:paraId="219244F8"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שהמתכנן לא יגיש תכניות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תיקונים לתכניות לא</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שור הרשויות המוסמכות, אלא אם כן אושרו קודם לכן, </w:t>
      </w:r>
      <w:r w:rsidRPr="00C06588">
        <w:rPr>
          <w:rFonts w:ascii="Times New Roman" w:eastAsia="Times New Roman" w:hAnsi="Times New Roman" w:cs="David" w:hint="eastAsia"/>
          <w:sz w:val="20"/>
          <w:szCs w:val="24"/>
          <w:rtl/>
          <w:lang w:eastAsia="he-IL"/>
        </w:rPr>
        <w:t>מראש</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ובכתב</w:t>
      </w:r>
      <w:r w:rsidRPr="00C06588">
        <w:rPr>
          <w:rFonts w:ascii="Times New Roman" w:eastAsia="Times New Roman" w:hAnsi="Times New Roman" w:cs="David"/>
          <w:sz w:val="20"/>
          <w:szCs w:val="24"/>
          <w:rtl/>
          <w:lang w:eastAsia="he-IL"/>
        </w:rPr>
        <w:t>, ע"י המזמין.</w:t>
      </w:r>
    </w:p>
    <w:p w14:paraId="036C98C4"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שהמתכנן לא יקבל כל החלטה ולא יפעל ולא יחייב את המזמין בכל עניין, הכרוך בהתחייבות חוקית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כספית ו/או אחרת, אלא בא</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שורו של המזמין מראש ובכתב.</w:t>
      </w:r>
    </w:p>
    <w:p w14:paraId="782D534B" w14:textId="77777777" w:rsidR="00C140D3" w:rsidRPr="00C06588"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lastRenderedPageBreak/>
        <w:t>זולת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אם</w:t>
      </w:r>
      <w:r w:rsidRPr="00C06588">
        <w:rPr>
          <w:rFonts w:ascii="Times New Roman" w:eastAsia="Times New Roman" w:hAnsi="Times New Roman" w:cs="David"/>
          <w:sz w:val="20"/>
          <w:szCs w:val="24"/>
          <w:rtl/>
          <w:lang w:eastAsia="he-IL"/>
        </w:rPr>
        <w:t xml:space="preserve"> יוסמך לכך ע"י המזמין </w:t>
      </w:r>
      <w:r w:rsidRPr="00C06588">
        <w:rPr>
          <w:rFonts w:ascii="Times New Roman" w:eastAsia="Times New Roman" w:hAnsi="Times New Roman" w:cs="David" w:hint="eastAsia"/>
          <w:sz w:val="20"/>
          <w:szCs w:val="24"/>
          <w:rtl/>
          <w:lang w:eastAsia="he-IL"/>
        </w:rPr>
        <w:t>מראש</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בכתב, לא יהיה המתכנן רשאי ליתן הוראות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הנחיות, </w:t>
      </w:r>
      <w:r w:rsidRPr="00C06588">
        <w:rPr>
          <w:rFonts w:ascii="Times New Roman" w:eastAsia="Times New Roman" w:hAnsi="Times New Roman" w:cs="David" w:hint="eastAsia"/>
          <w:sz w:val="20"/>
          <w:szCs w:val="24"/>
          <w:rtl/>
          <w:lang w:eastAsia="he-IL"/>
        </w:rPr>
        <w:t>בין</w:t>
      </w:r>
      <w:r w:rsidRPr="00C06588">
        <w:rPr>
          <w:rFonts w:ascii="Times New Roman" w:eastAsia="Times New Roman" w:hAnsi="Times New Roman" w:cs="David"/>
          <w:sz w:val="20"/>
          <w:szCs w:val="24"/>
          <w:rtl/>
          <w:lang w:eastAsia="he-IL"/>
        </w:rPr>
        <w:t xml:space="preserve"> במישרין ובין בעקיפין, לקבלן הראשי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לקבלן העבודות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לנהל עמם מו"מ ביחס למחירים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דרכי ביצוע הכרוכים בש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נוי מחירים ו/או כמויות, אלא באמצעות המזמין או המנהל.</w:t>
      </w:r>
    </w:p>
    <w:p w14:paraId="7DE15802" w14:textId="77777777" w:rsidR="00C140D3" w:rsidRPr="00C06588"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u w:val="single"/>
          <w:rtl/>
          <w:lang w:eastAsia="he-IL"/>
        </w:rPr>
        <w:t>סמכויות המנהל</w:t>
      </w:r>
    </w:p>
    <w:p w14:paraId="48FA36FE"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המנהל רשאי לבדוק, בכל עת, את שרותי המתכנן כולם או </w:t>
      </w:r>
      <w:r w:rsidRPr="00C06588">
        <w:rPr>
          <w:rFonts w:ascii="Times New Roman" w:eastAsia="Times New Roman" w:hAnsi="Times New Roman" w:cs="David" w:hint="eastAsia"/>
          <w:sz w:val="20"/>
          <w:szCs w:val="24"/>
          <w:rtl/>
          <w:lang w:eastAsia="he-IL"/>
        </w:rPr>
        <w:t>מקצתם</w:t>
      </w:r>
      <w:r w:rsidRPr="00C06588">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ידי מי מטעמו. כן רשאי המנהל, לבדוק אם המתכנן מבצע כהלכה את הוראות חוזה זה, את הוראות המזמין ואת הוראותיו.</w:t>
      </w:r>
    </w:p>
    <w:p w14:paraId="421C8843"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06588">
        <w:rPr>
          <w:rFonts w:ascii="Times New Roman" w:eastAsia="Times New Roman" w:hAnsi="Times New Roman" w:cs="David"/>
          <w:bCs/>
          <w:sz w:val="20"/>
          <w:szCs w:val="24"/>
          <w:rtl/>
          <w:lang w:eastAsia="he-IL"/>
        </w:rPr>
        <w:t>א'</w:t>
      </w:r>
      <w:r w:rsidRPr="00C06588">
        <w:rPr>
          <w:rFonts w:ascii="Times New Roman" w:eastAsia="Times New Roman" w:hAnsi="Times New Roman" w:cs="David"/>
          <w:b/>
          <w:sz w:val="20"/>
          <w:szCs w:val="24"/>
          <w:rtl/>
          <w:lang w:eastAsia="he-IL"/>
        </w:rPr>
        <w:t xml:space="preserve"> המצ"ב</w:t>
      </w:r>
      <w:r w:rsidRPr="00C06588">
        <w:rPr>
          <w:rFonts w:ascii="Times New Roman" w:eastAsia="Times New Roman" w:hAnsi="Times New Roman" w:cs="David"/>
          <w:sz w:val="20"/>
          <w:szCs w:val="24"/>
          <w:rtl/>
          <w:lang w:eastAsia="he-IL"/>
        </w:rPr>
        <w:t>.</w:t>
      </w:r>
    </w:p>
    <w:p w14:paraId="5BA451F2"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לצורך הפעלת סמכויותיו, רשאי המנהל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מי מטעמו לבקר במשרד המתכנן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בכל מקום אחר, בו מבוצעים שירותי המתכנן והמתכנן מתחייב למסור כל הסבר שיידרש על יד</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המנהל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ידי מי מטעמו.</w:t>
      </w:r>
    </w:p>
    <w:p w14:paraId="49E8A86D"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אין בהפעלת סמכויות המנהל על פי חוזה זה, כדי לגרוע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לשחרר מאחריות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חוזה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זה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דין</w:t>
      </w:r>
      <w:r w:rsidRPr="00C06588">
        <w:rPr>
          <w:rFonts w:ascii="Times New Roman" w:eastAsia="Times New Roman" w:hAnsi="Times New Roman" w:cs="David"/>
          <w:sz w:val="20"/>
          <w:szCs w:val="24"/>
          <w:rtl/>
          <w:lang w:eastAsia="he-IL"/>
        </w:rPr>
        <w:t>.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D922C92" w14:textId="77777777" w:rsidR="00C140D3" w:rsidRPr="00C06588"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אישר המנהל תכניות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06588">
        <w:rPr>
          <w:rFonts w:ascii="Times New Roman" w:eastAsia="Times New Roman" w:hAnsi="Times New Roman" w:cs="David" w:hint="eastAsia"/>
          <w:sz w:val="20"/>
          <w:szCs w:val="24"/>
          <w:rtl/>
          <w:lang w:eastAsia="he-IL"/>
        </w:rPr>
        <w:t>חוזה</w:t>
      </w:r>
      <w:r w:rsidRPr="00C06588">
        <w:rPr>
          <w:rFonts w:ascii="Times New Roman" w:eastAsia="Times New Roman" w:hAnsi="Times New Roman" w:cs="David"/>
          <w:sz w:val="20"/>
          <w:szCs w:val="24"/>
          <w:rtl/>
          <w:lang w:eastAsia="he-IL"/>
        </w:rPr>
        <w:t xml:space="preserve"> זה, </w:t>
      </w:r>
      <w:r w:rsidRPr="00C06588">
        <w:rPr>
          <w:rFonts w:ascii="Times New Roman" w:eastAsia="Times New Roman" w:hAnsi="Times New Roman" w:cs="David" w:hint="eastAsia"/>
          <w:sz w:val="20"/>
          <w:szCs w:val="24"/>
          <w:rtl/>
          <w:lang w:eastAsia="he-IL"/>
        </w:rPr>
        <w:t>לא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יהא</w:t>
      </w:r>
      <w:r w:rsidRPr="00C06588">
        <w:rPr>
          <w:rFonts w:ascii="Times New Roman" w:eastAsia="Times New Roman" w:hAnsi="Times New Roman" w:cs="David"/>
          <w:sz w:val="20"/>
          <w:szCs w:val="24"/>
          <w:rtl/>
          <w:lang w:eastAsia="he-IL"/>
        </w:rPr>
        <w:t xml:space="preserve"> בכך כדי לשחרר את המתכנן מאחריותו המקצועית המלאה ו</w:t>
      </w:r>
      <w:r w:rsidRPr="00C06588">
        <w:rPr>
          <w:rFonts w:ascii="Times New Roman" w:eastAsia="Times New Roman" w:hAnsi="Times New Roman" w:cs="David" w:hint="eastAsia"/>
          <w:sz w:val="20"/>
          <w:szCs w:val="24"/>
          <w:rtl/>
          <w:lang w:eastAsia="he-IL"/>
        </w:rPr>
        <w:t>לא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יהא</w:t>
      </w:r>
      <w:r w:rsidRPr="00C06588">
        <w:rPr>
          <w:rFonts w:ascii="Times New Roman" w:eastAsia="Times New Roman" w:hAnsi="Times New Roman" w:cs="David"/>
          <w:sz w:val="20"/>
          <w:szCs w:val="24"/>
          <w:rtl/>
          <w:lang w:eastAsia="he-IL"/>
        </w:rPr>
        <w:t xml:space="preserve"> בכך כדי להטיל על המנהל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על המזמין אחריות כלשהי לטיב התכניות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המסמכים האמורים.</w:t>
      </w:r>
    </w:p>
    <w:p w14:paraId="6BC4C81C" w14:textId="77777777" w:rsidR="00C140D3" w:rsidRPr="00C06588"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u w:val="single"/>
          <w:rtl/>
          <w:lang w:eastAsia="he-IL"/>
        </w:rPr>
        <w:t>לוח זמנים ושלבי ב</w:t>
      </w:r>
      <w:r w:rsidRPr="00C06588">
        <w:rPr>
          <w:rFonts w:ascii="Times New Roman" w:eastAsia="Times New Roman" w:hAnsi="Times New Roman" w:cs="David" w:hint="eastAsia"/>
          <w:bCs/>
          <w:sz w:val="20"/>
          <w:szCs w:val="24"/>
          <w:u w:val="single"/>
          <w:rtl/>
          <w:lang w:eastAsia="he-IL"/>
        </w:rPr>
        <w:t>י</w:t>
      </w:r>
      <w:r w:rsidRPr="00C06588">
        <w:rPr>
          <w:rFonts w:ascii="Times New Roman" w:eastAsia="Times New Roman" w:hAnsi="Times New Roman" w:cs="David"/>
          <w:bCs/>
          <w:sz w:val="20"/>
          <w:szCs w:val="24"/>
          <w:u w:val="single"/>
          <w:rtl/>
          <w:lang w:eastAsia="he-IL"/>
        </w:rPr>
        <w:t>צוע</w:t>
      </w:r>
    </w:p>
    <w:p w14:paraId="773DC9BD"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06588">
        <w:rPr>
          <w:rFonts w:ascii="Times New Roman" w:eastAsia="Times New Roman" w:hAnsi="Times New Roman" w:cs="David"/>
          <w:b/>
          <w:bCs/>
          <w:sz w:val="20"/>
          <w:szCs w:val="24"/>
          <w:rtl/>
          <w:lang w:eastAsia="he-IL"/>
        </w:rPr>
        <w:t>ג'</w:t>
      </w:r>
      <w:r w:rsidRPr="00C06588">
        <w:rPr>
          <w:rFonts w:ascii="Times New Roman" w:eastAsia="Times New Roman" w:hAnsi="Times New Roman" w:cs="David"/>
          <w:sz w:val="20"/>
          <w:szCs w:val="24"/>
          <w:rtl/>
          <w:lang w:eastAsia="he-IL"/>
        </w:rPr>
        <w:t xml:space="preserve"> המצ"ב (להלן: "</w:t>
      </w:r>
      <w:r w:rsidRPr="00C06588">
        <w:rPr>
          <w:rFonts w:ascii="Times New Roman" w:eastAsia="Times New Roman" w:hAnsi="Times New Roman" w:cs="David"/>
          <w:b/>
          <w:bCs/>
          <w:sz w:val="20"/>
          <w:szCs w:val="24"/>
          <w:rtl/>
          <w:lang w:eastAsia="he-IL"/>
        </w:rPr>
        <w:t>לוח הזמנים</w:t>
      </w:r>
      <w:r w:rsidRPr="00C06588">
        <w:rPr>
          <w:rFonts w:ascii="Times New Roman" w:eastAsia="Times New Roman" w:hAnsi="Times New Roman" w:cs="David"/>
          <w:sz w:val="20"/>
          <w:szCs w:val="24"/>
          <w:rtl/>
          <w:lang w:eastAsia="he-IL"/>
        </w:rPr>
        <w:t>"). כל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 הכלול בשרותי המתכנן, אשר לא נקבע לו מועד בלוח הזמנים, יבוצע על ידי המתכנן במועד שיהיה דרוש על מנת להבטיח את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06588">
        <w:rPr>
          <w:rFonts w:ascii="Times New Roman" w:eastAsia="Times New Roman" w:hAnsi="Times New Roman" w:cs="David" w:hint="eastAsia"/>
          <w:sz w:val="20"/>
          <w:szCs w:val="24"/>
          <w:rtl/>
          <w:lang w:eastAsia="he-IL"/>
        </w:rPr>
        <w:t>ה</w:t>
      </w:r>
      <w:r w:rsidRPr="00C06588">
        <w:rPr>
          <w:rFonts w:ascii="Times New Roman" w:eastAsia="Times New Roman" w:hAnsi="Times New Roman" w:cs="David"/>
          <w:sz w:val="20"/>
          <w:szCs w:val="24"/>
          <w:rtl/>
          <w:lang w:eastAsia="he-IL"/>
        </w:rPr>
        <w:t xml:space="preserve">קבלנים </w:t>
      </w:r>
      <w:r w:rsidRPr="00C06588">
        <w:rPr>
          <w:rFonts w:ascii="Times New Roman" w:eastAsia="Times New Roman" w:hAnsi="Times New Roman" w:cs="David" w:hint="eastAsia"/>
          <w:sz w:val="20"/>
          <w:szCs w:val="24"/>
          <w:rtl/>
          <w:lang w:eastAsia="he-IL"/>
        </w:rPr>
        <w:t>ה</w:t>
      </w:r>
      <w:r w:rsidRPr="00C06588">
        <w:rPr>
          <w:rFonts w:ascii="Times New Roman" w:eastAsia="Times New Roman" w:hAnsi="Times New Roman" w:cs="David"/>
          <w:sz w:val="20"/>
          <w:szCs w:val="24"/>
          <w:rtl/>
          <w:lang w:eastAsia="he-IL"/>
        </w:rPr>
        <w:t>אחרים בהתאם ללוח הזמנים המוסכם ע</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מם.</w:t>
      </w:r>
    </w:p>
    <w:p w14:paraId="18714356"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לא יתחיל המתכנן בב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צוע קטע מהפרויקט ו/או שלב משלבי העבודה כמפורט בנספח </w:t>
      </w:r>
      <w:r w:rsidRPr="00C06588">
        <w:rPr>
          <w:rFonts w:ascii="Times New Roman" w:eastAsia="Times New Roman" w:hAnsi="Times New Roman" w:cs="David"/>
          <w:bCs/>
          <w:sz w:val="20"/>
          <w:szCs w:val="24"/>
          <w:rtl/>
          <w:lang w:eastAsia="he-IL"/>
        </w:rPr>
        <w:t>ב'</w:t>
      </w:r>
      <w:r w:rsidRPr="00C06588">
        <w:rPr>
          <w:rFonts w:ascii="Times New Roman" w:eastAsia="Times New Roman" w:hAnsi="Times New Roman" w:cs="David"/>
          <w:sz w:val="20"/>
          <w:szCs w:val="24"/>
          <w:rtl/>
          <w:lang w:eastAsia="he-IL"/>
        </w:rPr>
        <w:t xml:space="preserve"> או </w:t>
      </w:r>
      <w:r w:rsidRPr="00C06588">
        <w:rPr>
          <w:rFonts w:ascii="Times New Roman" w:eastAsia="Times New Roman" w:hAnsi="Times New Roman" w:cs="David"/>
          <w:b/>
          <w:bCs/>
          <w:sz w:val="20"/>
          <w:szCs w:val="24"/>
          <w:rtl/>
          <w:lang w:eastAsia="he-IL"/>
        </w:rPr>
        <w:t xml:space="preserve">ג' </w:t>
      </w:r>
      <w:r w:rsidRPr="00C06588">
        <w:rPr>
          <w:rFonts w:ascii="Times New Roman" w:eastAsia="Times New Roman" w:hAnsi="Times New Roman" w:cs="David" w:hint="eastAsia"/>
          <w:sz w:val="20"/>
          <w:szCs w:val="24"/>
          <w:rtl/>
          <w:lang w:eastAsia="he-IL"/>
        </w:rPr>
        <w:t>המצ</w:t>
      </w:r>
      <w:r w:rsidRPr="00C06588">
        <w:rPr>
          <w:rFonts w:ascii="Times New Roman" w:eastAsia="Times New Roman" w:hAnsi="Times New Roman" w:cs="David"/>
          <w:sz w:val="20"/>
          <w:szCs w:val="24"/>
          <w:rtl/>
          <w:lang w:eastAsia="he-IL"/>
        </w:rPr>
        <w:t>"ב, אלא אם כן הודיע למזמין תחילה, כי הגיע לדעתו מועד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שלב זה וק</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בל מהמזמין א</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שור בכתב לביצועו.</w:t>
      </w:r>
    </w:p>
    <w:p w14:paraId="4C30EE77"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יש לראות </w:t>
      </w:r>
      <w:r w:rsidRPr="00C06588">
        <w:rPr>
          <w:rFonts w:ascii="Times New Roman" w:eastAsia="Times New Roman" w:hAnsi="Times New Roman" w:cs="David" w:hint="eastAsia"/>
          <w:sz w:val="20"/>
          <w:szCs w:val="24"/>
          <w:rtl/>
          <w:lang w:eastAsia="he-IL"/>
        </w:rPr>
        <w:t>ב</w:t>
      </w:r>
      <w:r w:rsidRPr="00C06588">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C393C3A"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ידוע למתכנן, כי התחייבויות היועצים ו/או הקבלנים ו/או יתר הגורמים, מותנות בכך שיסופקו להם כל התכניות ו/או ההנחיות ו/או ההוראות ו/או הפרטים ו/או הביאורים שידרשו לב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ו/או מהקבלנים מלטעון לעיכוב מוצדק בב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AC82D41"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06588">
        <w:rPr>
          <w:rFonts w:ascii="Times New Roman" w:eastAsia="Times New Roman" w:hAnsi="Times New Roman" w:cs="David"/>
          <w:sz w:val="20"/>
          <w:szCs w:val="24"/>
          <w:rtl/>
          <w:lang w:eastAsia="he-IL"/>
        </w:rPr>
        <w:t>עיכוב בב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צוע שירותי המתכנן יוכר כמוצדק, </w:t>
      </w:r>
      <w:r w:rsidRPr="00C06588">
        <w:rPr>
          <w:rFonts w:ascii="Times New Roman" w:eastAsia="Times New Roman" w:hAnsi="Times New Roman" w:cs="David" w:hint="eastAsia"/>
          <w:sz w:val="20"/>
          <w:szCs w:val="24"/>
          <w:rtl/>
          <w:lang w:eastAsia="he-IL"/>
        </w:rPr>
        <w:t>אך</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רק בהימלא כל התנאים המצטברים </w:t>
      </w:r>
      <w:r w:rsidRPr="00C06588">
        <w:rPr>
          <w:rFonts w:ascii="Times New Roman" w:eastAsia="Times New Roman" w:hAnsi="Times New Roman" w:cs="David"/>
          <w:sz w:val="20"/>
          <w:szCs w:val="24"/>
          <w:rtl/>
          <w:lang w:eastAsia="he-IL"/>
        </w:rPr>
        <w:lastRenderedPageBreak/>
        <w:t>הבאים ולמשך הזמן שהמנהל יקבע, דהיינו:</w:t>
      </w:r>
    </w:p>
    <w:p w14:paraId="3C7CC239"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הוא נובע מכ</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ח עליון או גורם אחר (להלן יחדיו: "</w:t>
      </w:r>
      <w:r w:rsidRPr="00C06588">
        <w:rPr>
          <w:rFonts w:ascii="Times New Roman" w:eastAsia="Times New Roman" w:hAnsi="Times New Roman" w:cs="David"/>
          <w:b/>
          <w:bCs/>
          <w:sz w:val="20"/>
          <w:szCs w:val="24"/>
          <w:rtl/>
          <w:lang w:eastAsia="he-IL"/>
        </w:rPr>
        <w:t>אירוע דוחה</w:t>
      </w:r>
      <w:r w:rsidRPr="00C06588">
        <w:rPr>
          <w:rFonts w:ascii="Times New Roman" w:eastAsia="Times New Roman" w:hAnsi="Times New Roman" w:cs="David"/>
          <w:sz w:val="20"/>
          <w:szCs w:val="24"/>
          <w:rtl/>
          <w:lang w:eastAsia="he-IL"/>
        </w:rPr>
        <w:t>") שלדעת המנהל לא הייתה למתכנן שליטה עליו.</w:t>
      </w:r>
    </w:p>
    <w:p w14:paraId="1933D39C"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449C569"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לא קיבל תכניות, הנחיות, הוראות, פרטים וב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D2740C2"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המנהל אישר, כי האירוע הדוחה אכן מצדיק עיכוב בב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השירות ואת משך הדחייה.</w:t>
      </w:r>
    </w:p>
    <w:p w14:paraId="75EC36CD" w14:textId="77777777" w:rsidR="00C140D3" w:rsidRPr="00C06588"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מבלי לגרוע מ</w:t>
      </w:r>
      <w:r w:rsidRPr="00C06588">
        <w:rPr>
          <w:rFonts w:ascii="Times New Roman" w:eastAsia="Times New Roman" w:hAnsi="Times New Roman" w:cs="David" w:hint="eastAsia"/>
          <w:sz w:val="20"/>
          <w:szCs w:val="24"/>
          <w:rtl/>
          <w:lang w:eastAsia="he-IL"/>
        </w:rPr>
        <w:t>כלליות</w:t>
      </w:r>
      <w:r w:rsidRPr="00C06588">
        <w:rPr>
          <w:rFonts w:ascii="Times New Roman" w:eastAsia="Times New Roman" w:hAnsi="Times New Roman" w:cs="David"/>
          <w:sz w:val="20"/>
          <w:szCs w:val="24"/>
          <w:rtl/>
          <w:lang w:eastAsia="he-IL"/>
        </w:rPr>
        <w:t xml:space="preserve"> האמור לעיל, מותנה בזה, כי א</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חור בב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עבודות תכנון ע"י אחרים לא יהווה עילה לעיכוב בב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שירותי המתכנן, אלא בא</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שור המנהל </w:t>
      </w:r>
      <w:r w:rsidRPr="00C06588">
        <w:rPr>
          <w:rFonts w:ascii="Times New Roman" w:eastAsia="Times New Roman" w:hAnsi="Times New Roman" w:cs="David" w:hint="eastAsia"/>
          <w:sz w:val="20"/>
          <w:szCs w:val="24"/>
          <w:rtl/>
          <w:lang w:eastAsia="he-IL"/>
        </w:rPr>
        <w:t>מראש</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בכתב.</w:t>
      </w:r>
    </w:p>
    <w:p w14:paraId="01FF5EFF"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מתחייב להודיע למנהל מידית, על כל עיכוב, אשר לפי הערכתו עלול לגרום לאיחור בקיום לוח הזמנים.</w:t>
      </w:r>
    </w:p>
    <w:p w14:paraId="3CEC0E51"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6EDFD50" w14:textId="77777777" w:rsidR="00C140D3" w:rsidRPr="00C0658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המנהל רשאי לבקר במשרד המתכנן ולעיין בהתקדמות ובאופן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צוע שרותי המתכנן, והמתכנן ימסור למנהל כל הסבר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פרט ו/או דיווח, </w:t>
      </w:r>
      <w:r w:rsidRPr="00C06588">
        <w:rPr>
          <w:rFonts w:ascii="Times New Roman" w:eastAsia="Times New Roman" w:hAnsi="Times New Roman" w:cs="David" w:hint="eastAsia"/>
          <w:sz w:val="20"/>
          <w:szCs w:val="24"/>
          <w:rtl/>
          <w:lang w:eastAsia="he-IL"/>
        </w:rPr>
        <w:t>מיד</w:t>
      </w:r>
      <w:r w:rsidRPr="00C06588">
        <w:rPr>
          <w:rFonts w:ascii="Times New Roman" w:eastAsia="Times New Roman" w:hAnsi="Times New Roman" w:cs="David"/>
          <w:sz w:val="20"/>
          <w:szCs w:val="24"/>
          <w:rtl/>
          <w:lang w:eastAsia="he-IL"/>
        </w:rPr>
        <w:t xml:space="preserve"> לפי בקשתו. אין בסעיף זה כדי לגרוע מהתחייבויות המתכנן לפי חוזה זה ו/או לפי כל דין.</w:t>
      </w:r>
    </w:p>
    <w:p w14:paraId="331BC646" w14:textId="77777777" w:rsidR="00C140D3" w:rsidRPr="00C06588"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06588">
        <w:rPr>
          <w:rFonts w:ascii="Times New Roman" w:eastAsia="Times New Roman" w:hAnsi="Times New Roman" w:cs="David"/>
          <w:bCs/>
          <w:sz w:val="20"/>
          <w:szCs w:val="24"/>
          <w:u w:val="single"/>
          <w:rtl/>
          <w:lang w:eastAsia="he-IL"/>
        </w:rPr>
        <w:t>שכר המתכנן</w:t>
      </w:r>
    </w:p>
    <w:p w14:paraId="4B922799"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תמורת שרותי המתכנן וכל יתר התחייבויותיו לפי חוזה זה, ישלם המזמין למתכנן שכר כמפורט בנספח </w:t>
      </w:r>
      <w:r w:rsidRPr="00C06588">
        <w:rPr>
          <w:rFonts w:ascii="Times New Roman" w:eastAsia="Times New Roman" w:hAnsi="Times New Roman" w:cs="David"/>
          <w:bCs/>
          <w:sz w:val="20"/>
          <w:szCs w:val="24"/>
          <w:rtl/>
          <w:lang w:eastAsia="he-IL"/>
        </w:rPr>
        <w:t xml:space="preserve">ד' </w:t>
      </w:r>
      <w:r w:rsidRPr="00C06588">
        <w:rPr>
          <w:rFonts w:ascii="Times New Roman" w:eastAsia="Times New Roman" w:hAnsi="Times New Roman" w:cs="David" w:hint="eastAsia"/>
          <w:b/>
          <w:sz w:val="20"/>
          <w:szCs w:val="24"/>
          <w:rtl/>
          <w:lang w:eastAsia="he-IL"/>
        </w:rPr>
        <w:t>המצ</w:t>
      </w:r>
      <w:r w:rsidRPr="00C06588">
        <w:rPr>
          <w:rFonts w:ascii="Times New Roman" w:eastAsia="Times New Roman" w:hAnsi="Times New Roman" w:cs="David"/>
          <w:b/>
          <w:sz w:val="20"/>
          <w:szCs w:val="24"/>
          <w:rtl/>
          <w:lang w:eastAsia="he-IL"/>
        </w:rPr>
        <w:t xml:space="preserve">"ב </w:t>
      </w:r>
      <w:r w:rsidRPr="00C06588">
        <w:rPr>
          <w:rFonts w:ascii="Times New Roman" w:eastAsia="Times New Roman" w:hAnsi="Times New Roman" w:cs="David"/>
          <w:sz w:val="20"/>
          <w:szCs w:val="24"/>
          <w:rtl/>
          <w:lang w:eastAsia="he-IL"/>
        </w:rPr>
        <w:t>(להלן: "</w:t>
      </w:r>
      <w:r w:rsidRPr="00C06588">
        <w:rPr>
          <w:rFonts w:ascii="Times New Roman" w:eastAsia="Times New Roman" w:hAnsi="Times New Roman" w:cs="David"/>
          <w:b/>
          <w:bCs/>
          <w:sz w:val="20"/>
          <w:szCs w:val="24"/>
          <w:rtl/>
          <w:lang w:eastAsia="he-IL"/>
        </w:rPr>
        <w:t>שכר המתכנן</w:t>
      </w:r>
      <w:r w:rsidRPr="00C06588">
        <w:rPr>
          <w:rFonts w:ascii="Times New Roman" w:eastAsia="Times New Roman" w:hAnsi="Times New Roman" w:cs="David"/>
          <w:sz w:val="20"/>
          <w:szCs w:val="24"/>
          <w:rtl/>
          <w:lang w:eastAsia="he-IL"/>
        </w:rPr>
        <w:t>").</w:t>
      </w:r>
    </w:p>
    <w:p w14:paraId="4105ECF4"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בהוצאות הממשיות בשרותי העזר המפורטים להלן, י</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שא המזמין:</w:t>
      </w:r>
    </w:p>
    <w:p w14:paraId="1B601459"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הדפסות בתוויין המיועדות להפצה לאחרים, למעט הדפסות שיפיק המתכנן במשרדו. להסרת ספקות, יובהר כי בגין הוצאות הדפסות בתוויין, אשר מיועדות למתכנן בהליך עבודתו, לא יהיה המתכנן זכאי לקבל</w:t>
      </w:r>
      <w:r w:rsidRPr="00C06588">
        <w:rPr>
          <w:rFonts w:ascii="Times New Roman" w:eastAsia="Times New Roman" w:hAnsi="Times New Roman" w:cs="David" w:hint="eastAsia"/>
          <w:sz w:val="20"/>
          <w:szCs w:val="24"/>
          <w:rtl/>
          <w:lang w:eastAsia="he-IL"/>
        </w:rPr>
        <w:t>ת</w:t>
      </w:r>
      <w:r w:rsidRPr="00C06588">
        <w:rPr>
          <w:rFonts w:ascii="Times New Roman" w:eastAsia="Times New Roman" w:hAnsi="Times New Roman" w:cs="David"/>
          <w:sz w:val="20"/>
          <w:szCs w:val="24"/>
          <w:rtl/>
          <w:lang w:eastAsia="he-IL"/>
        </w:rPr>
        <w:t xml:space="preserve"> החזר.</w:t>
      </w:r>
    </w:p>
    <w:p w14:paraId="4FF96DA7"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העתקות שנמסרו ע"י המתכנן למזמין ו/או לרשויות המוסמכות ו/או ליועצים, למעט העתקות וצילומים שיפיק המתכנן במשרדו.</w:t>
      </w:r>
    </w:p>
    <w:p w14:paraId="2EF078E9"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שכפול מסמכים.</w:t>
      </w:r>
    </w:p>
    <w:p w14:paraId="5A5B42EF"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A239ED1"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מדידות וצילומי אויר.</w:t>
      </w:r>
    </w:p>
    <w:p w14:paraId="4390A984"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קידוחים ובדיקות קרקע.</w:t>
      </w:r>
    </w:p>
    <w:p w14:paraId="1FC414E2" w14:textId="77777777" w:rsidR="00C140D3" w:rsidRPr="00C06588"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שליחויות.</w:t>
      </w:r>
    </w:p>
    <w:p w14:paraId="4061D31B" w14:textId="77777777" w:rsidR="00C140D3" w:rsidRPr="00C06588"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רותי העזר המפורטים בסעיפים 7.2.1 עד 7.2.3 לעיל, יוזמנו על ידי המתכנן באמצעות מערכת ניהול פרויקטים </w:t>
      </w:r>
      <w:r w:rsidRPr="00C06588">
        <w:rPr>
          <w:rFonts w:ascii="Times New Roman" w:eastAsia="Times New Roman" w:hAnsi="Times New Roman" w:cs="David"/>
          <w:sz w:val="20"/>
          <w:szCs w:val="24"/>
          <w:lang w:eastAsia="he-IL"/>
        </w:rPr>
        <w:t>VIEW</w:t>
      </w:r>
      <w:r w:rsidRPr="00C06588">
        <w:rPr>
          <w:rFonts w:ascii="Times New Roman" w:eastAsia="Times New Roman" w:hAnsi="Times New Roman" w:cs="David"/>
          <w:sz w:val="20"/>
          <w:szCs w:val="24"/>
          <w:rtl/>
          <w:lang w:eastAsia="he-IL"/>
        </w:rPr>
        <w:t>@ / מערכת רמדורנט מודול ניהול מסמכים (</w:t>
      </w:r>
      <w:r w:rsidRPr="00C06588">
        <w:rPr>
          <w:rFonts w:ascii="Times New Roman" w:eastAsia="Times New Roman" w:hAnsi="Times New Roman" w:cs="David"/>
          <w:sz w:val="20"/>
          <w:szCs w:val="24"/>
          <w:lang w:eastAsia="he-IL"/>
        </w:rPr>
        <w:t>DM</w:t>
      </w:r>
      <w:r w:rsidRPr="00C06588">
        <w:rPr>
          <w:rFonts w:ascii="Times New Roman" w:eastAsia="Times New Roman" w:hAnsi="Times New Roman" w:cs="David"/>
          <w:sz w:val="20"/>
          <w:szCs w:val="24"/>
          <w:rtl/>
          <w:lang w:eastAsia="he-IL"/>
        </w:rPr>
        <w:t xml:space="preserve">) רק </w:t>
      </w:r>
      <w:r w:rsidRPr="00C06588">
        <w:rPr>
          <w:rFonts w:ascii="Times New Roman" w:eastAsia="Times New Roman" w:hAnsi="Times New Roman" w:cs="David"/>
          <w:sz w:val="20"/>
          <w:szCs w:val="24"/>
          <w:rtl/>
          <w:lang w:eastAsia="he-IL"/>
        </w:rPr>
        <w:lastRenderedPageBreak/>
        <w:t>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03EC84B6"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על חשבון שכר המתכנן ישולמו למתכנן תשלומי ביניים בש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עורים ובמועדים המפורטים בנספח</w:t>
      </w:r>
      <w:r w:rsidRPr="00C06588">
        <w:rPr>
          <w:rFonts w:ascii="Times New Roman" w:eastAsia="Times New Roman" w:hAnsi="Times New Roman" w:cs="David"/>
          <w:bCs/>
          <w:sz w:val="20"/>
          <w:szCs w:val="24"/>
          <w:rtl/>
          <w:lang w:eastAsia="he-IL"/>
        </w:rPr>
        <w:t xml:space="preserve"> ה'</w:t>
      </w:r>
      <w:r w:rsidRPr="00C06588">
        <w:rPr>
          <w:rFonts w:ascii="Times New Roman" w:eastAsia="Times New Roman" w:hAnsi="Times New Roman" w:cs="David"/>
          <w:sz w:val="20"/>
          <w:szCs w:val="24"/>
          <w:rtl/>
          <w:lang w:eastAsia="he-IL"/>
        </w:rPr>
        <w:t xml:space="preserve"> המצ"ב, וכן כל תשלומי ביניים נוספים במידה והמזמין יחליט לשלמם לפי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קול דעתו הבלעדי.</w:t>
      </w:r>
    </w:p>
    <w:p w14:paraId="23ABDBB0" w14:textId="77777777" w:rsidR="00C140D3" w:rsidRPr="00C06588"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כל תשלומי הביניים לפי פסקה זו, הינם מקדמות על חשבון שכר המתכנן ואין באישורם ו/או בתשלומם משום אישור כלשהו מצד המזמין לגבי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שלב משלבי שירותי המתכנן ו/או טיב הש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317B0CD"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06588">
        <w:rPr>
          <w:rFonts w:ascii="Times New Roman" w:eastAsia="Times New Roman" w:hAnsi="Times New Roman" w:cs="David"/>
          <w:sz w:val="20"/>
          <w:szCs w:val="24"/>
          <w:rtl/>
          <w:lang w:eastAsia="he-IL"/>
        </w:rPr>
        <w:t xml:space="preserve">מוסכם במפורש, כי השכר האמור בנספח </w:t>
      </w:r>
      <w:r w:rsidRPr="00C06588">
        <w:rPr>
          <w:rFonts w:ascii="Times New Roman" w:eastAsia="Times New Roman" w:hAnsi="Times New Roman" w:cs="David"/>
          <w:b/>
          <w:bCs/>
          <w:sz w:val="20"/>
          <w:szCs w:val="24"/>
          <w:rtl/>
          <w:lang w:eastAsia="he-IL"/>
        </w:rPr>
        <w:t xml:space="preserve">ד' </w:t>
      </w:r>
      <w:r w:rsidRPr="00C06588">
        <w:rPr>
          <w:rFonts w:ascii="Times New Roman" w:eastAsia="Times New Roman" w:hAnsi="Times New Roman" w:cs="David" w:hint="eastAsia"/>
          <w:sz w:val="20"/>
          <w:szCs w:val="24"/>
          <w:rtl/>
          <w:lang w:eastAsia="he-IL"/>
        </w:rPr>
        <w:t>המצ</w:t>
      </w:r>
      <w:r w:rsidRPr="00C06588">
        <w:rPr>
          <w:rFonts w:ascii="Times New Roman" w:eastAsia="Times New Roman" w:hAnsi="Times New Roman" w:cs="David"/>
          <w:sz w:val="20"/>
          <w:szCs w:val="24"/>
          <w:rtl/>
          <w:lang w:eastAsia="he-IL"/>
        </w:rPr>
        <w:t>"ב, ה</w:t>
      </w:r>
      <w:r w:rsidRPr="00C06588">
        <w:rPr>
          <w:rFonts w:ascii="Times New Roman" w:eastAsia="Times New Roman" w:hAnsi="Times New Roman" w:cs="David" w:hint="eastAsia"/>
          <w:sz w:val="20"/>
          <w:szCs w:val="24"/>
          <w:rtl/>
          <w:lang w:eastAsia="he-IL"/>
        </w:rPr>
        <w:t>ינו</w:t>
      </w:r>
      <w:r w:rsidRPr="00C06588">
        <w:rPr>
          <w:rFonts w:ascii="Times New Roman" w:eastAsia="Times New Roman" w:hAnsi="Times New Roman" w:cs="David"/>
          <w:sz w:val="20"/>
          <w:szCs w:val="24"/>
          <w:rtl/>
          <w:lang w:eastAsia="he-IL"/>
        </w:rPr>
        <w:t xml:space="preserve"> 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06588">
        <w:rPr>
          <w:rFonts w:ascii="Times New Roman" w:eastAsia="Times New Roman" w:hAnsi="Times New Roman" w:cs="David" w:hint="eastAsia"/>
          <w:sz w:val="20"/>
          <w:szCs w:val="24"/>
          <w:rtl/>
          <w:lang w:eastAsia="he-IL"/>
        </w:rPr>
        <w:t>זה</w:t>
      </w:r>
      <w:r w:rsidRPr="00C06588">
        <w:rPr>
          <w:rFonts w:ascii="Times New Roman" w:eastAsia="Times New Roman" w:hAnsi="Times New Roman" w:cs="David"/>
          <w:sz w:val="20"/>
          <w:szCs w:val="24"/>
          <w:rtl/>
          <w:lang w:eastAsia="he-IL"/>
        </w:rPr>
        <w:t xml:space="preserve">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C06588">
        <w:rPr>
          <w:rFonts w:ascii="Times New Roman" w:eastAsia="Times New Roman" w:hAnsi="Times New Roman" w:cs="David"/>
          <w:b/>
          <w:bCs/>
          <w:sz w:val="20"/>
          <w:szCs w:val="24"/>
          <w:rtl/>
          <w:lang w:eastAsia="he-IL"/>
        </w:rPr>
        <w:t>ט'</w:t>
      </w:r>
      <w:r w:rsidRPr="00C06588">
        <w:rPr>
          <w:rFonts w:ascii="Times New Roman" w:eastAsia="Times New Roman" w:hAnsi="Times New Roman" w:cs="David"/>
          <w:sz w:val="20"/>
          <w:szCs w:val="24"/>
          <w:rtl/>
          <w:lang w:eastAsia="he-IL"/>
        </w:rPr>
        <w:t xml:space="preserve"> לחוזה זה וכתב היעדר תביעות המצורף כנספח</w:t>
      </w:r>
      <w:r w:rsidRPr="00C06588">
        <w:rPr>
          <w:rFonts w:ascii="Times New Roman" w:eastAsia="Times New Roman" w:hAnsi="Times New Roman" w:cs="David"/>
          <w:b/>
          <w:bCs/>
          <w:sz w:val="20"/>
          <w:szCs w:val="24"/>
          <w:rtl/>
          <w:lang w:eastAsia="he-IL"/>
        </w:rPr>
        <w:t xml:space="preserve"> י'</w:t>
      </w:r>
      <w:r w:rsidRPr="00C06588">
        <w:rPr>
          <w:rFonts w:ascii="Times New Roman" w:eastAsia="Times New Roman" w:hAnsi="Times New Roman" w:cs="David"/>
          <w:sz w:val="20"/>
          <w:szCs w:val="24"/>
          <w:rtl/>
          <w:lang w:eastAsia="he-IL"/>
        </w:rPr>
        <w:t xml:space="preserve"> לחוזה זה למזמין, חתום ע"י המתכנן ומאומת כנדרש בו.</w:t>
      </w:r>
    </w:p>
    <w:p w14:paraId="0EE6755A"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06588">
        <w:rPr>
          <w:rFonts w:ascii="Times New Roman" w:eastAsia="Times New Roman" w:hAnsi="Times New Roman" w:cs="David"/>
          <w:sz w:val="20"/>
          <w:szCs w:val="24"/>
          <w:rtl/>
          <w:lang w:eastAsia="he-IL"/>
        </w:rPr>
        <w:t xml:space="preserve">מבלי לפגוע בכלליות האמור בסעיף 7 </w:t>
      </w:r>
      <w:r w:rsidRPr="00C06588">
        <w:rPr>
          <w:rFonts w:ascii="Times New Roman" w:eastAsia="Times New Roman" w:hAnsi="Times New Roman" w:cs="David" w:hint="eastAsia"/>
          <w:sz w:val="20"/>
          <w:szCs w:val="24"/>
          <w:rtl/>
          <w:lang w:eastAsia="he-IL"/>
        </w:rPr>
        <w:t>לעיל</w:t>
      </w:r>
      <w:r w:rsidRPr="00C06588">
        <w:rPr>
          <w:rFonts w:ascii="Times New Roman" w:eastAsia="Times New Roman" w:hAnsi="Times New Roman" w:cs="David"/>
          <w:sz w:val="20"/>
          <w:szCs w:val="24"/>
          <w:rtl/>
          <w:lang w:eastAsia="he-IL"/>
        </w:rPr>
        <w:t xml:space="preserve">, מוסכם בזה, כי המתכנן לא יהיה זכאי, בשום מקרה, לקבל תמורה ו/או שכר ו/או טובות הנאה כלשהן מכל צד שלישי אחר, לרבות מהיועצים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מהקבלן, וכל סכום שיתקבל על ידו כאמור, בין במישרין ובין בעקיפין, יהיה רכוש ה</w:t>
      </w:r>
      <w:r w:rsidRPr="00C06588">
        <w:rPr>
          <w:rFonts w:ascii="Times New Roman" w:eastAsia="Times New Roman" w:hAnsi="Times New Roman" w:cs="David" w:hint="eastAsia"/>
          <w:sz w:val="20"/>
          <w:szCs w:val="24"/>
          <w:rtl/>
          <w:lang w:eastAsia="he-IL"/>
        </w:rPr>
        <w:t>מזמין</w:t>
      </w:r>
      <w:r w:rsidRPr="00C06588">
        <w:rPr>
          <w:rFonts w:ascii="Times New Roman" w:eastAsia="Times New Roman" w:hAnsi="Times New Roman" w:cs="David"/>
          <w:sz w:val="20"/>
          <w:szCs w:val="24"/>
          <w:rtl/>
          <w:lang w:eastAsia="he-IL"/>
        </w:rPr>
        <w:t>. מובהר בזה, כי הפרת סעיף זה על ידי המתכנן תה</w:t>
      </w:r>
      <w:r w:rsidRPr="00C06588">
        <w:rPr>
          <w:rFonts w:ascii="Times New Roman" w:eastAsia="Times New Roman" w:hAnsi="Times New Roman" w:cs="David" w:hint="eastAsia"/>
          <w:sz w:val="20"/>
          <w:szCs w:val="24"/>
          <w:rtl/>
          <w:lang w:eastAsia="he-IL"/>
        </w:rPr>
        <w:t>ווה</w:t>
      </w:r>
      <w:r w:rsidRPr="00C06588">
        <w:rPr>
          <w:rFonts w:ascii="Times New Roman" w:eastAsia="Times New Roman" w:hAnsi="Times New Roman" w:cs="David"/>
          <w:sz w:val="20"/>
          <w:szCs w:val="24"/>
          <w:rtl/>
          <w:lang w:eastAsia="he-IL"/>
        </w:rPr>
        <w:t xml:space="preserve"> הפרה יסודית של חוזה זה. </w:t>
      </w:r>
    </w:p>
    <w:p w14:paraId="3A30BF1C" w14:textId="77777777" w:rsidR="00C140D3" w:rsidRPr="00C0658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תנאים מקדמיים לביצוע תשלום כלשהו ע"ח שכר המתכנן, הינם הצגת ר</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שיון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w:t>
      </w:r>
      <w:r w:rsidRPr="00C06588">
        <w:rPr>
          <w:rFonts w:ascii="Times New Roman" w:eastAsia="Times New Roman" w:hAnsi="Times New Roman" w:cs="David" w:hint="eastAsia"/>
          <w:sz w:val="20"/>
          <w:szCs w:val="24"/>
          <w:rtl/>
          <w:lang w:eastAsia="he-IL"/>
        </w:rPr>
        <w:t>עובר</w:t>
      </w:r>
      <w:r w:rsidRPr="00C06588">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7B205E99" w14:textId="77777777" w:rsidR="00C140D3" w:rsidRPr="00C06588"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u w:val="single"/>
          <w:rtl/>
          <w:lang w:eastAsia="he-IL"/>
        </w:rPr>
        <w:t>שנויים בתכנון</w:t>
      </w:r>
    </w:p>
    <w:p w14:paraId="23DA1416" w14:textId="4A59EE6F"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מתחייב, לפי דרישת המנהל,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r w:rsidR="00295544" w:rsidRPr="00C06588">
        <w:rPr>
          <w:rFonts w:ascii="Times New Roman" w:eastAsia="Times New Roman" w:hAnsi="Times New Roman" w:cs="David"/>
          <w:sz w:val="20"/>
          <w:szCs w:val="24"/>
          <w:rtl/>
          <w:lang w:eastAsia="he-IL"/>
        </w:rPr>
        <w:t xml:space="preserve"> שינויים בשלב בצוע מכניסת קבלן לעבודה באחריות קבלן אלומיניום להטמיע בתכניות היצור לאישור היועץ.</w:t>
      </w:r>
    </w:p>
    <w:p w14:paraId="00415741"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C06588">
        <w:rPr>
          <w:rFonts w:ascii="Times New Roman" w:eastAsia="Times New Roman" w:hAnsi="Times New Roman" w:cs="David" w:hint="eastAsia"/>
          <w:sz w:val="20"/>
          <w:szCs w:val="24"/>
          <w:rtl/>
          <w:lang w:eastAsia="he-IL"/>
        </w:rPr>
        <w:t>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bCs/>
          <w:sz w:val="20"/>
          <w:szCs w:val="24"/>
          <w:rtl/>
          <w:lang w:eastAsia="he-IL"/>
        </w:rPr>
        <w:t>ב' או ג'</w:t>
      </w:r>
      <w:r w:rsidRPr="00C06588">
        <w:rPr>
          <w:rFonts w:ascii="Times New Roman" w:eastAsia="Times New Roman" w:hAnsi="Times New Roman" w:cs="David"/>
          <w:b/>
          <w:sz w:val="20"/>
          <w:szCs w:val="24"/>
          <w:rtl/>
          <w:lang w:eastAsia="he-IL"/>
        </w:rPr>
        <w:t xml:space="preserve"> המצ"ב</w:t>
      </w:r>
      <w:r w:rsidRPr="00C06588">
        <w:rPr>
          <w:rFonts w:ascii="Times New Roman" w:eastAsia="Times New Roman" w:hAnsi="Times New Roman" w:cs="David"/>
          <w:sz w:val="20"/>
          <w:szCs w:val="24"/>
          <w:rtl/>
          <w:lang w:eastAsia="he-IL"/>
        </w:rPr>
        <w:t>, וב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המתכנן, אלמלא השנויים כאמור, יהיה זכאי לפיצוי בעד העבודה הנוספת שב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צע עקב השנויים, </w:t>
      </w:r>
      <w:r w:rsidRPr="00C06588">
        <w:rPr>
          <w:rFonts w:ascii="Times New Roman" w:eastAsia="Times New Roman" w:hAnsi="Times New Roman" w:cs="David" w:hint="eastAsia"/>
          <w:sz w:val="20"/>
          <w:szCs w:val="24"/>
          <w:rtl/>
          <w:lang w:eastAsia="he-IL"/>
        </w:rPr>
        <w:t>כאמור</w:t>
      </w:r>
      <w:r w:rsidRPr="00C06588">
        <w:rPr>
          <w:rFonts w:ascii="Times New Roman" w:eastAsia="Times New Roman" w:hAnsi="Times New Roman" w:cs="David"/>
          <w:sz w:val="20"/>
          <w:szCs w:val="24"/>
          <w:rtl/>
          <w:lang w:eastAsia="he-IL"/>
        </w:rPr>
        <w:t>. הפיצוי ישולם בגין העבודה הנוספת שהמתכנן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צע לעומת העבודה שהיה עליו לבצע אלמלא השנויים, כפי שיקבע ע"י המנהל בהתאם לחלקו של התכנון החוזר כפי שיקבע ע"י המנהל מתוך סך שרותי  המתכנן ושכר המתכנן. בכל מקרה, </w:t>
      </w:r>
      <w:r w:rsidRPr="00C06588">
        <w:rPr>
          <w:rFonts w:ascii="Times New Roman" w:eastAsia="Times New Roman" w:hAnsi="Times New Roman" w:cs="David" w:hint="eastAsia"/>
          <w:sz w:val="20"/>
          <w:szCs w:val="24"/>
          <w:rtl/>
          <w:lang w:eastAsia="he-IL"/>
        </w:rPr>
        <w:t>ה</w:t>
      </w:r>
      <w:r w:rsidRPr="00C06588">
        <w:rPr>
          <w:rFonts w:ascii="Times New Roman" w:eastAsia="Times New Roman" w:hAnsi="Times New Roman" w:cs="David"/>
          <w:sz w:val="20"/>
          <w:szCs w:val="24"/>
          <w:rtl/>
          <w:lang w:eastAsia="he-IL"/>
        </w:rPr>
        <w:t>שנויים כאמור, לא יהוו עילה לש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נוי בלוח הזמנים, אלא בא</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שור המנהל </w:t>
      </w:r>
      <w:r w:rsidRPr="00C06588">
        <w:rPr>
          <w:rFonts w:ascii="Times New Roman" w:eastAsia="Times New Roman" w:hAnsi="Times New Roman" w:cs="David" w:hint="eastAsia"/>
          <w:sz w:val="20"/>
          <w:szCs w:val="24"/>
          <w:rtl/>
          <w:lang w:eastAsia="he-IL"/>
        </w:rPr>
        <w:t>מראש</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בכתב.</w:t>
      </w:r>
    </w:p>
    <w:p w14:paraId="65BD021F"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אף</w:t>
      </w:r>
      <w:r w:rsidRPr="00C06588">
        <w:rPr>
          <w:rFonts w:ascii="Times New Roman" w:eastAsia="Times New Roman" w:hAnsi="Times New Roman" w:cs="David"/>
          <w:sz w:val="20"/>
          <w:szCs w:val="24"/>
          <w:rtl/>
          <w:lang w:eastAsia="he-IL"/>
        </w:rPr>
        <w:t xml:space="preserve"> האמור בסעיף 8.2 לעיל, לא יגיע למתכנן דבר בגין שינויים הנובעים מ:</w:t>
      </w:r>
    </w:p>
    <w:p w14:paraId="1F07513B" w14:textId="77777777" w:rsidR="00C140D3" w:rsidRPr="00C06588"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טעות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ל</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קוי בתכנון ו/או באומדן של המתכנן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של היועצים.</w:t>
      </w:r>
    </w:p>
    <w:p w14:paraId="76C410DC" w14:textId="77777777" w:rsidR="00C140D3" w:rsidRPr="00C06588"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התכנון אינו התכנון היעיל ביותר.</w:t>
      </w:r>
    </w:p>
    <w:p w14:paraId="5AC7AC40" w14:textId="77777777" w:rsidR="00C140D3" w:rsidRPr="00C06588"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lastRenderedPageBreak/>
        <w:t>השינוי מתחייב במישרין או בעקיפין מהפרת איזה מהוראות חוזה זה ע"י המתכנן.</w:t>
      </w:r>
    </w:p>
    <w:p w14:paraId="3927F57B" w14:textId="77777777" w:rsidR="00C140D3" w:rsidRPr="00C06588"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השינויים מתחייבים מדרישת רשויות מוסמכות. </w:t>
      </w:r>
    </w:p>
    <w:p w14:paraId="4D014E8B" w14:textId="49FC2C61" w:rsidR="00C140D3" w:rsidRPr="00C06588" w:rsidRDefault="00295544" w:rsidP="00295544">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מבוטל</w:t>
      </w:r>
      <w:r w:rsidRPr="00C06588">
        <w:rPr>
          <w:rFonts w:ascii="Times New Roman" w:eastAsia="Times New Roman" w:hAnsi="Times New Roman" w:cs="David"/>
          <w:sz w:val="20"/>
          <w:szCs w:val="24"/>
          <w:rtl/>
          <w:lang w:eastAsia="he-IL"/>
        </w:rPr>
        <w:t xml:space="preserve"> . </w:t>
      </w:r>
    </w:p>
    <w:p w14:paraId="462F02B0" w14:textId="52BCAFD7" w:rsidR="00C140D3" w:rsidRPr="00C06588" w:rsidRDefault="00C140D3" w:rsidP="0029554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486EBC3" w14:textId="77777777" w:rsidR="007A10F8" w:rsidRPr="00C06588" w:rsidRDefault="007A10F8"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70F58CE" w14:textId="77777777" w:rsidR="00C140D3" w:rsidRPr="00C06588"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06588">
        <w:rPr>
          <w:rFonts w:ascii="Times New Roman" w:eastAsia="Times New Roman" w:hAnsi="Times New Roman" w:cs="David"/>
          <w:bCs/>
          <w:sz w:val="20"/>
          <w:szCs w:val="24"/>
          <w:u w:val="single"/>
          <w:rtl/>
          <w:lang w:eastAsia="he-IL"/>
        </w:rPr>
        <w:t>אחריות וביטוח</w:t>
      </w:r>
    </w:p>
    <w:p w14:paraId="42CE9CD2" w14:textId="77777777" w:rsidR="003811C6" w:rsidRPr="00C06588"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C06588">
        <w:rPr>
          <w:rFonts w:ascii="Times New Roman" w:eastAsia="Times New Roman" w:hAnsi="Times New Roman" w:cs="David" w:hint="eastAsia"/>
          <w:b/>
          <w:bCs/>
          <w:sz w:val="20"/>
          <w:szCs w:val="24"/>
          <w:u w:val="single"/>
          <w:rtl/>
          <w:lang w:eastAsia="he-IL"/>
        </w:rPr>
        <w:t>אחריות</w:t>
      </w:r>
    </w:p>
    <w:p w14:paraId="0B62F0CB" w14:textId="77777777" w:rsidR="003811C6" w:rsidRPr="00C06588" w:rsidRDefault="003811C6" w:rsidP="003811C6">
      <w:pPr>
        <w:pStyle w:val="a5"/>
        <w:numPr>
          <w:ilvl w:val="1"/>
          <w:numId w:val="1"/>
        </w:numPr>
        <w:ind w:right="0"/>
        <w:rPr>
          <w:rFonts w:eastAsia="Times New Roman" w:cs="David"/>
          <w:color w:val="auto"/>
          <w:szCs w:val="24"/>
        </w:rPr>
      </w:pPr>
      <w:r w:rsidRPr="00C06588">
        <w:rPr>
          <w:rFonts w:eastAsia="Times New Roman" w:cs="David" w:hint="eastAsia"/>
          <w:color w:val="auto"/>
          <w:szCs w:val="24"/>
          <w:rtl/>
        </w:rPr>
        <w:t>המתכנן</w:t>
      </w:r>
      <w:r w:rsidRPr="00C06588">
        <w:rPr>
          <w:rFonts w:eastAsia="Times New Roman" w:cs="David"/>
          <w:color w:val="auto"/>
          <w:szCs w:val="24"/>
          <w:rtl/>
        </w:rPr>
        <w:t xml:space="preserve"> </w:t>
      </w:r>
      <w:r w:rsidRPr="00C06588">
        <w:rPr>
          <w:rFonts w:eastAsia="Times New Roman" w:cs="David" w:hint="eastAsia"/>
          <w:color w:val="auto"/>
          <w:szCs w:val="24"/>
          <w:rtl/>
        </w:rPr>
        <w:t>מתחייב</w:t>
      </w:r>
      <w:r w:rsidRPr="00C06588">
        <w:rPr>
          <w:rFonts w:eastAsia="Times New Roman" w:cs="David"/>
          <w:color w:val="auto"/>
          <w:szCs w:val="24"/>
          <w:rtl/>
        </w:rPr>
        <w:t xml:space="preserve"> </w:t>
      </w:r>
      <w:r w:rsidRPr="00C06588">
        <w:rPr>
          <w:rFonts w:eastAsia="Times New Roman" w:cs="David" w:hint="eastAsia"/>
          <w:color w:val="auto"/>
          <w:szCs w:val="24"/>
          <w:rtl/>
        </w:rPr>
        <w:t>לבצע</w:t>
      </w:r>
      <w:r w:rsidRPr="00C06588">
        <w:rPr>
          <w:rFonts w:eastAsia="Times New Roman" w:cs="David"/>
          <w:color w:val="auto"/>
          <w:szCs w:val="24"/>
          <w:rtl/>
        </w:rPr>
        <w:t xml:space="preserve"> </w:t>
      </w:r>
      <w:r w:rsidRPr="00C06588">
        <w:rPr>
          <w:rFonts w:eastAsia="Times New Roman" w:cs="David" w:hint="eastAsia"/>
          <w:color w:val="auto"/>
          <w:szCs w:val="24"/>
          <w:rtl/>
        </w:rPr>
        <w:t>את</w:t>
      </w:r>
      <w:r w:rsidRPr="00C06588">
        <w:rPr>
          <w:rFonts w:eastAsia="Times New Roman" w:cs="David"/>
          <w:color w:val="auto"/>
          <w:szCs w:val="24"/>
          <w:rtl/>
        </w:rPr>
        <w:t xml:space="preserve"> </w:t>
      </w:r>
      <w:r w:rsidRPr="00C06588">
        <w:rPr>
          <w:rFonts w:eastAsia="Times New Roman" w:cs="David" w:hint="eastAsia"/>
          <w:color w:val="auto"/>
          <w:szCs w:val="24"/>
          <w:rtl/>
        </w:rPr>
        <w:t>שירותי</w:t>
      </w:r>
      <w:r w:rsidRPr="00C06588">
        <w:rPr>
          <w:rFonts w:eastAsia="Times New Roman" w:cs="David"/>
          <w:color w:val="auto"/>
          <w:szCs w:val="24"/>
          <w:rtl/>
        </w:rPr>
        <w:t xml:space="preserve"> </w:t>
      </w:r>
      <w:r w:rsidRPr="00C06588">
        <w:rPr>
          <w:rFonts w:eastAsia="Times New Roman" w:cs="David" w:hint="eastAsia"/>
          <w:color w:val="auto"/>
          <w:szCs w:val="24"/>
          <w:rtl/>
        </w:rPr>
        <w:t>המתכנן</w:t>
      </w:r>
      <w:r w:rsidRPr="00C06588">
        <w:rPr>
          <w:rFonts w:eastAsia="Times New Roman" w:cs="David"/>
          <w:color w:val="auto"/>
          <w:szCs w:val="24"/>
          <w:rtl/>
        </w:rPr>
        <w:t xml:space="preserve"> </w:t>
      </w:r>
      <w:r w:rsidRPr="00C06588">
        <w:rPr>
          <w:rFonts w:eastAsia="Times New Roman" w:cs="David" w:hint="eastAsia"/>
          <w:color w:val="auto"/>
          <w:szCs w:val="24"/>
          <w:rtl/>
        </w:rPr>
        <w:t>בהתאם</w:t>
      </w:r>
      <w:r w:rsidRPr="00C06588">
        <w:rPr>
          <w:rFonts w:eastAsia="Times New Roman" w:cs="David"/>
          <w:color w:val="auto"/>
          <w:szCs w:val="24"/>
          <w:rtl/>
        </w:rPr>
        <w:t xml:space="preserve"> </w:t>
      </w:r>
      <w:r w:rsidRPr="00C06588">
        <w:rPr>
          <w:rFonts w:eastAsia="Times New Roman" w:cs="David" w:hint="eastAsia"/>
          <w:color w:val="auto"/>
          <w:szCs w:val="24"/>
          <w:rtl/>
        </w:rPr>
        <w:t>להוראות</w:t>
      </w:r>
      <w:r w:rsidRPr="00C06588">
        <w:rPr>
          <w:rFonts w:eastAsia="Times New Roman" w:cs="David"/>
          <w:color w:val="auto"/>
          <w:szCs w:val="24"/>
          <w:rtl/>
        </w:rPr>
        <w:t xml:space="preserve"> </w:t>
      </w:r>
      <w:r w:rsidRPr="00C06588">
        <w:rPr>
          <w:rFonts w:eastAsia="Times New Roman" w:cs="David" w:hint="eastAsia"/>
          <w:color w:val="auto"/>
          <w:szCs w:val="24"/>
          <w:rtl/>
        </w:rPr>
        <w:t>חוזה</w:t>
      </w:r>
      <w:r w:rsidRPr="00C06588">
        <w:rPr>
          <w:rFonts w:eastAsia="Times New Roman" w:cs="David"/>
          <w:color w:val="auto"/>
          <w:szCs w:val="24"/>
          <w:rtl/>
        </w:rPr>
        <w:t xml:space="preserve"> </w:t>
      </w:r>
      <w:r w:rsidRPr="00C06588">
        <w:rPr>
          <w:rFonts w:eastAsia="Times New Roman" w:cs="David" w:hint="eastAsia"/>
          <w:color w:val="auto"/>
          <w:szCs w:val="24"/>
          <w:rtl/>
        </w:rPr>
        <w:t>זה</w:t>
      </w:r>
      <w:r w:rsidRPr="00C06588">
        <w:rPr>
          <w:rFonts w:eastAsia="Times New Roman" w:cs="David"/>
          <w:color w:val="auto"/>
          <w:szCs w:val="24"/>
          <w:rtl/>
        </w:rPr>
        <w:t xml:space="preserve"> </w:t>
      </w:r>
      <w:r w:rsidRPr="00C06588">
        <w:rPr>
          <w:rFonts w:eastAsia="Times New Roman" w:cs="David" w:hint="eastAsia"/>
          <w:color w:val="auto"/>
          <w:szCs w:val="24"/>
          <w:rtl/>
        </w:rPr>
        <w:t>בנאמנות</w:t>
      </w:r>
      <w:r w:rsidRPr="00C06588">
        <w:rPr>
          <w:rFonts w:eastAsia="Times New Roman" w:cs="David"/>
          <w:color w:val="auto"/>
          <w:szCs w:val="24"/>
          <w:rtl/>
        </w:rPr>
        <w:t xml:space="preserve">, </w:t>
      </w:r>
      <w:r w:rsidRPr="00C06588">
        <w:rPr>
          <w:rFonts w:eastAsia="Times New Roman" w:cs="David" w:hint="eastAsia"/>
          <w:color w:val="auto"/>
          <w:szCs w:val="24"/>
          <w:rtl/>
        </w:rPr>
        <w:t>במועדים</w:t>
      </w:r>
      <w:r w:rsidRPr="00C06588">
        <w:rPr>
          <w:rFonts w:eastAsia="Times New Roman" w:cs="David"/>
          <w:color w:val="auto"/>
          <w:szCs w:val="24"/>
          <w:rtl/>
        </w:rPr>
        <w:t xml:space="preserve"> </w:t>
      </w:r>
      <w:r w:rsidRPr="00C06588">
        <w:rPr>
          <w:rFonts w:eastAsia="Times New Roman" w:cs="David" w:hint="eastAsia"/>
          <w:color w:val="auto"/>
          <w:szCs w:val="24"/>
          <w:rtl/>
        </w:rPr>
        <w:t>על</w:t>
      </w:r>
      <w:r w:rsidRPr="00C06588">
        <w:rPr>
          <w:rFonts w:eastAsia="Times New Roman" w:cs="David"/>
          <w:color w:val="auto"/>
          <w:szCs w:val="24"/>
          <w:rtl/>
        </w:rPr>
        <w:t xml:space="preserve"> </w:t>
      </w:r>
      <w:r w:rsidRPr="00C06588">
        <w:rPr>
          <w:rFonts w:eastAsia="Times New Roman" w:cs="David" w:hint="eastAsia"/>
          <w:color w:val="auto"/>
          <w:szCs w:val="24"/>
          <w:rtl/>
        </w:rPr>
        <w:t>פי</w:t>
      </w:r>
      <w:r w:rsidRPr="00C06588">
        <w:rPr>
          <w:rFonts w:eastAsia="Times New Roman" w:cs="David"/>
          <w:color w:val="auto"/>
          <w:szCs w:val="24"/>
          <w:rtl/>
        </w:rPr>
        <w:t xml:space="preserve"> </w:t>
      </w:r>
      <w:r w:rsidRPr="00C06588">
        <w:rPr>
          <w:rFonts w:eastAsia="Times New Roman" w:cs="David" w:hint="eastAsia"/>
          <w:color w:val="auto"/>
          <w:szCs w:val="24"/>
          <w:rtl/>
        </w:rPr>
        <w:t>חוזה</w:t>
      </w:r>
      <w:r w:rsidRPr="00C06588">
        <w:rPr>
          <w:rFonts w:eastAsia="Times New Roman" w:cs="David"/>
          <w:color w:val="auto"/>
          <w:szCs w:val="24"/>
          <w:rtl/>
        </w:rPr>
        <w:t xml:space="preserve"> </w:t>
      </w:r>
      <w:r w:rsidRPr="00C06588">
        <w:rPr>
          <w:rFonts w:eastAsia="Times New Roman" w:cs="David" w:hint="eastAsia"/>
          <w:color w:val="auto"/>
          <w:szCs w:val="24"/>
          <w:rtl/>
        </w:rPr>
        <w:t>זה</w:t>
      </w:r>
      <w:r w:rsidRPr="00C06588">
        <w:rPr>
          <w:rFonts w:eastAsia="Times New Roman" w:cs="David"/>
          <w:color w:val="auto"/>
          <w:szCs w:val="24"/>
          <w:rtl/>
        </w:rPr>
        <w:t xml:space="preserve">, </w:t>
      </w:r>
      <w:r w:rsidRPr="00C06588">
        <w:rPr>
          <w:rFonts w:eastAsia="Times New Roman" w:cs="David" w:hint="eastAsia"/>
          <w:color w:val="auto"/>
          <w:szCs w:val="24"/>
          <w:rtl/>
        </w:rPr>
        <w:t>במומחיות</w:t>
      </w:r>
      <w:r w:rsidRPr="00C06588">
        <w:rPr>
          <w:rFonts w:eastAsia="Times New Roman" w:cs="David"/>
          <w:color w:val="auto"/>
          <w:szCs w:val="24"/>
          <w:rtl/>
        </w:rPr>
        <w:t xml:space="preserve">, </w:t>
      </w:r>
      <w:r w:rsidRPr="00C06588">
        <w:rPr>
          <w:rFonts w:eastAsia="Times New Roman" w:cs="David" w:hint="eastAsia"/>
          <w:color w:val="auto"/>
          <w:szCs w:val="24"/>
          <w:rtl/>
        </w:rPr>
        <w:t>בזהירות</w:t>
      </w:r>
      <w:r w:rsidRPr="00C06588">
        <w:rPr>
          <w:rFonts w:eastAsia="Times New Roman" w:cs="David"/>
          <w:color w:val="auto"/>
          <w:szCs w:val="24"/>
          <w:rtl/>
        </w:rPr>
        <w:t xml:space="preserve"> </w:t>
      </w:r>
      <w:r w:rsidRPr="00C06588">
        <w:rPr>
          <w:rFonts w:eastAsia="Times New Roman" w:cs="David" w:hint="eastAsia"/>
          <w:color w:val="auto"/>
          <w:szCs w:val="24"/>
          <w:rtl/>
        </w:rPr>
        <w:t>וברמה</w:t>
      </w:r>
      <w:r w:rsidRPr="00C06588">
        <w:rPr>
          <w:rFonts w:eastAsia="Times New Roman" w:cs="David"/>
          <w:color w:val="auto"/>
          <w:szCs w:val="24"/>
          <w:rtl/>
        </w:rPr>
        <w:t xml:space="preserve"> </w:t>
      </w:r>
      <w:r w:rsidRPr="00C06588">
        <w:rPr>
          <w:rFonts w:eastAsia="Times New Roman" w:cs="David" w:hint="eastAsia"/>
          <w:color w:val="auto"/>
          <w:szCs w:val="24"/>
          <w:rtl/>
        </w:rPr>
        <w:t>מקצועית</w:t>
      </w:r>
      <w:r w:rsidRPr="00C06588">
        <w:rPr>
          <w:rFonts w:eastAsia="Times New Roman" w:cs="David"/>
          <w:color w:val="auto"/>
          <w:szCs w:val="24"/>
          <w:rtl/>
        </w:rPr>
        <w:t xml:space="preserve"> </w:t>
      </w:r>
      <w:r w:rsidRPr="00C06588">
        <w:rPr>
          <w:rFonts w:eastAsia="Times New Roman" w:cs="David" w:hint="eastAsia"/>
          <w:color w:val="auto"/>
          <w:szCs w:val="24"/>
          <w:rtl/>
        </w:rPr>
        <w:t>מעולה</w:t>
      </w:r>
      <w:r w:rsidRPr="00C06588">
        <w:rPr>
          <w:rFonts w:eastAsia="Times New Roman" w:cs="David"/>
          <w:color w:val="auto"/>
          <w:szCs w:val="24"/>
          <w:rtl/>
        </w:rPr>
        <w:t xml:space="preserve">, </w:t>
      </w:r>
      <w:r w:rsidRPr="00C06588">
        <w:rPr>
          <w:rFonts w:eastAsia="Times New Roman" w:cs="David" w:hint="eastAsia"/>
          <w:color w:val="auto"/>
          <w:szCs w:val="24"/>
          <w:rtl/>
        </w:rPr>
        <w:t>והוא</w:t>
      </w:r>
      <w:r w:rsidRPr="00C06588">
        <w:rPr>
          <w:rFonts w:eastAsia="Times New Roman" w:cs="David"/>
          <w:color w:val="auto"/>
          <w:szCs w:val="24"/>
          <w:rtl/>
        </w:rPr>
        <w:t xml:space="preserve"> </w:t>
      </w:r>
      <w:r w:rsidRPr="00C06588">
        <w:rPr>
          <w:rFonts w:eastAsia="Times New Roman" w:cs="David" w:hint="eastAsia"/>
          <w:color w:val="auto"/>
          <w:szCs w:val="24"/>
          <w:rtl/>
        </w:rPr>
        <w:t>יהא</w:t>
      </w:r>
      <w:r w:rsidRPr="00C06588">
        <w:rPr>
          <w:rFonts w:eastAsia="Times New Roman" w:cs="David"/>
          <w:color w:val="auto"/>
          <w:szCs w:val="24"/>
          <w:rtl/>
        </w:rPr>
        <w:t xml:space="preserve"> </w:t>
      </w:r>
      <w:r w:rsidRPr="00C06588">
        <w:rPr>
          <w:rFonts w:eastAsia="Times New Roman" w:cs="David" w:hint="eastAsia"/>
          <w:color w:val="auto"/>
          <w:szCs w:val="24"/>
          <w:rtl/>
        </w:rPr>
        <w:t>אחראי</w:t>
      </w:r>
      <w:r w:rsidRPr="00C06588">
        <w:rPr>
          <w:rFonts w:eastAsia="Times New Roman" w:cs="David"/>
          <w:color w:val="auto"/>
          <w:szCs w:val="24"/>
          <w:rtl/>
        </w:rPr>
        <w:t xml:space="preserve"> </w:t>
      </w:r>
      <w:r w:rsidRPr="00C06588">
        <w:rPr>
          <w:rFonts w:eastAsia="Times New Roman" w:cs="David" w:hint="eastAsia"/>
          <w:color w:val="auto"/>
          <w:szCs w:val="24"/>
          <w:rtl/>
        </w:rPr>
        <w:t>אחריות</w:t>
      </w:r>
      <w:r w:rsidRPr="00C06588">
        <w:rPr>
          <w:rFonts w:eastAsia="Times New Roman" w:cs="David"/>
          <w:color w:val="auto"/>
          <w:szCs w:val="24"/>
          <w:rtl/>
        </w:rPr>
        <w:t xml:space="preserve"> </w:t>
      </w:r>
      <w:r w:rsidRPr="00C06588">
        <w:rPr>
          <w:rFonts w:eastAsia="Times New Roman" w:cs="David" w:hint="eastAsia"/>
          <w:color w:val="auto"/>
          <w:szCs w:val="24"/>
          <w:rtl/>
        </w:rPr>
        <w:t>מלאה</w:t>
      </w:r>
      <w:r w:rsidRPr="00C06588">
        <w:rPr>
          <w:rFonts w:eastAsia="Times New Roman" w:cs="David"/>
          <w:color w:val="auto"/>
          <w:szCs w:val="24"/>
          <w:rtl/>
        </w:rPr>
        <w:t xml:space="preserve"> </w:t>
      </w:r>
      <w:r w:rsidRPr="00C06588">
        <w:rPr>
          <w:rFonts w:eastAsia="Times New Roman" w:cs="David" w:hint="eastAsia"/>
          <w:color w:val="auto"/>
          <w:szCs w:val="24"/>
          <w:rtl/>
        </w:rPr>
        <w:t>לכל</w:t>
      </w:r>
      <w:r w:rsidRPr="00C06588">
        <w:rPr>
          <w:rFonts w:eastAsia="Times New Roman" w:cs="David"/>
          <w:color w:val="auto"/>
          <w:szCs w:val="24"/>
          <w:rtl/>
        </w:rPr>
        <w:t xml:space="preserve"> </w:t>
      </w:r>
      <w:r w:rsidRPr="00C06588">
        <w:rPr>
          <w:rFonts w:eastAsia="Times New Roman" w:cs="David" w:hint="eastAsia"/>
          <w:color w:val="auto"/>
          <w:szCs w:val="24"/>
          <w:rtl/>
        </w:rPr>
        <w:t>פגיעה</w:t>
      </w:r>
      <w:r w:rsidRPr="00C06588">
        <w:rPr>
          <w:rFonts w:eastAsia="Times New Roman" w:cs="David"/>
          <w:color w:val="auto"/>
          <w:szCs w:val="24"/>
          <w:rtl/>
        </w:rPr>
        <w:t xml:space="preserve">, </w:t>
      </w:r>
      <w:r w:rsidRPr="00C06588">
        <w:rPr>
          <w:rFonts w:eastAsia="Times New Roman" w:cs="David" w:hint="eastAsia"/>
          <w:color w:val="auto"/>
          <w:szCs w:val="24"/>
          <w:rtl/>
        </w:rPr>
        <w:t>נזק</w:t>
      </w:r>
      <w:r w:rsidRPr="00C06588">
        <w:rPr>
          <w:rFonts w:eastAsia="Times New Roman" w:cs="David"/>
          <w:color w:val="auto"/>
          <w:szCs w:val="24"/>
          <w:rtl/>
        </w:rPr>
        <w:t xml:space="preserve">, </w:t>
      </w:r>
      <w:r w:rsidRPr="00C06588">
        <w:rPr>
          <w:rFonts w:eastAsia="Times New Roman" w:cs="David" w:hint="eastAsia"/>
          <w:color w:val="auto"/>
          <w:szCs w:val="24"/>
          <w:rtl/>
        </w:rPr>
        <w:t>הפסד</w:t>
      </w:r>
      <w:r w:rsidRPr="00C06588">
        <w:rPr>
          <w:rFonts w:eastAsia="Times New Roman" w:cs="David"/>
          <w:color w:val="auto"/>
          <w:szCs w:val="24"/>
          <w:rtl/>
        </w:rPr>
        <w:t xml:space="preserve">, </w:t>
      </w:r>
      <w:r w:rsidRPr="00C06588">
        <w:rPr>
          <w:rFonts w:eastAsia="Times New Roman" w:cs="David" w:hint="eastAsia"/>
          <w:color w:val="auto"/>
          <w:szCs w:val="24"/>
          <w:rtl/>
        </w:rPr>
        <w:t>הוצאה</w:t>
      </w:r>
      <w:r w:rsidRPr="00C06588">
        <w:rPr>
          <w:rFonts w:eastAsia="Times New Roman" w:cs="David"/>
          <w:color w:val="auto"/>
          <w:szCs w:val="24"/>
          <w:rtl/>
        </w:rPr>
        <w:t xml:space="preserve">, </w:t>
      </w:r>
      <w:r w:rsidRPr="00C06588">
        <w:rPr>
          <w:rFonts w:eastAsia="Times New Roman" w:cs="David" w:hint="eastAsia"/>
          <w:color w:val="auto"/>
          <w:szCs w:val="24"/>
          <w:rtl/>
        </w:rPr>
        <w:t>חבות</w:t>
      </w:r>
      <w:r w:rsidRPr="00C06588">
        <w:rPr>
          <w:rFonts w:eastAsia="Times New Roman" w:cs="David"/>
          <w:color w:val="auto"/>
          <w:szCs w:val="24"/>
          <w:rtl/>
        </w:rPr>
        <w:t xml:space="preserve">, </w:t>
      </w:r>
      <w:r w:rsidRPr="00C06588">
        <w:rPr>
          <w:rFonts w:eastAsia="Times New Roman" w:cs="David" w:hint="eastAsia"/>
          <w:color w:val="auto"/>
          <w:szCs w:val="24"/>
          <w:rtl/>
        </w:rPr>
        <w:t>עלויות</w:t>
      </w:r>
      <w:r w:rsidRPr="00C06588">
        <w:rPr>
          <w:rFonts w:eastAsia="Times New Roman" w:cs="David"/>
          <w:color w:val="auto"/>
          <w:szCs w:val="24"/>
          <w:rtl/>
        </w:rPr>
        <w:t xml:space="preserve">, </w:t>
      </w:r>
      <w:r w:rsidRPr="00C06588">
        <w:rPr>
          <w:rFonts w:eastAsia="Times New Roman" w:cs="David" w:hint="eastAsia"/>
          <w:color w:val="auto"/>
          <w:szCs w:val="24"/>
          <w:rtl/>
        </w:rPr>
        <w:t>תביעות</w:t>
      </w:r>
      <w:r w:rsidRPr="00C06588">
        <w:rPr>
          <w:rFonts w:eastAsia="Times New Roman" w:cs="David"/>
          <w:color w:val="auto"/>
          <w:szCs w:val="24"/>
          <w:rtl/>
        </w:rPr>
        <w:t xml:space="preserve">, </w:t>
      </w:r>
      <w:r w:rsidRPr="00C06588">
        <w:rPr>
          <w:rFonts w:eastAsia="Times New Roman" w:cs="David" w:hint="eastAsia"/>
          <w:color w:val="auto"/>
          <w:szCs w:val="24"/>
          <w:rtl/>
        </w:rPr>
        <w:t>הליכים</w:t>
      </w:r>
      <w:r w:rsidRPr="00C06588">
        <w:rPr>
          <w:rFonts w:eastAsia="Times New Roman" w:cs="David"/>
          <w:color w:val="auto"/>
          <w:szCs w:val="24"/>
          <w:rtl/>
        </w:rPr>
        <w:t xml:space="preserve"> (אזרחיים </w:t>
      </w:r>
      <w:r w:rsidRPr="00C06588">
        <w:rPr>
          <w:rFonts w:eastAsia="Times New Roman" w:cs="David" w:hint="eastAsia"/>
          <w:color w:val="auto"/>
          <w:szCs w:val="24"/>
          <w:rtl/>
        </w:rPr>
        <w:t>או</w:t>
      </w:r>
      <w:r w:rsidRPr="00C06588">
        <w:rPr>
          <w:rFonts w:eastAsia="Times New Roman" w:cs="David"/>
          <w:color w:val="auto"/>
          <w:szCs w:val="24"/>
          <w:rtl/>
        </w:rPr>
        <w:t xml:space="preserve"> </w:t>
      </w:r>
      <w:r w:rsidRPr="00C06588">
        <w:rPr>
          <w:rFonts w:eastAsia="Times New Roman" w:cs="David" w:hint="eastAsia"/>
          <w:color w:val="auto"/>
          <w:szCs w:val="24"/>
          <w:rtl/>
        </w:rPr>
        <w:t>פליליים</w:t>
      </w:r>
      <w:r w:rsidRPr="00C06588">
        <w:rPr>
          <w:rFonts w:eastAsia="Times New Roman" w:cs="David"/>
          <w:color w:val="auto"/>
          <w:szCs w:val="24"/>
          <w:rtl/>
        </w:rPr>
        <w:t xml:space="preserve">), </w:t>
      </w:r>
      <w:r w:rsidRPr="00C06588">
        <w:rPr>
          <w:rFonts w:eastAsia="Times New Roman" w:cs="David" w:hint="eastAsia"/>
          <w:color w:val="auto"/>
          <w:szCs w:val="24"/>
          <w:rtl/>
        </w:rPr>
        <w:t>דרישות</w:t>
      </w:r>
      <w:r w:rsidRPr="00C06588">
        <w:rPr>
          <w:rFonts w:eastAsia="Times New Roman" w:cs="David"/>
          <w:color w:val="auto"/>
          <w:szCs w:val="24"/>
          <w:rtl/>
        </w:rPr>
        <w:t xml:space="preserve">, </w:t>
      </w:r>
      <w:r w:rsidRPr="00C06588">
        <w:rPr>
          <w:rFonts w:eastAsia="Times New Roman" w:cs="David" w:hint="eastAsia"/>
          <w:color w:val="auto"/>
          <w:szCs w:val="24"/>
          <w:rtl/>
        </w:rPr>
        <w:t>אישומים</w:t>
      </w:r>
      <w:r w:rsidRPr="00C06588">
        <w:rPr>
          <w:rFonts w:eastAsia="Times New Roman" w:cs="David"/>
          <w:color w:val="auto"/>
          <w:szCs w:val="24"/>
          <w:rtl/>
        </w:rPr>
        <w:t xml:space="preserve">, </w:t>
      </w:r>
      <w:r w:rsidRPr="00C06588">
        <w:rPr>
          <w:rFonts w:eastAsia="Times New Roman" w:cs="David" w:hint="eastAsia"/>
          <w:color w:val="auto"/>
          <w:szCs w:val="24"/>
          <w:rtl/>
        </w:rPr>
        <w:t>פס</w:t>
      </w:r>
      <w:r w:rsidRPr="00C06588">
        <w:rPr>
          <w:rFonts w:eastAsia="Times New Roman" w:cs="David"/>
          <w:color w:val="auto"/>
          <w:szCs w:val="24"/>
          <w:rtl/>
        </w:rPr>
        <w:t xml:space="preserve">"ד, </w:t>
      </w:r>
      <w:r w:rsidRPr="00C06588">
        <w:rPr>
          <w:rFonts w:eastAsia="Times New Roman" w:cs="David" w:hint="eastAsia"/>
          <w:color w:val="auto"/>
          <w:szCs w:val="24"/>
          <w:rtl/>
        </w:rPr>
        <w:t>צווים</w:t>
      </w:r>
      <w:r w:rsidRPr="00C06588">
        <w:rPr>
          <w:rFonts w:eastAsia="Times New Roman" w:cs="David"/>
          <w:color w:val="auto"/>
          <w:szCs w:val="24"/>
          <w:rtl/>
        </w:rPr>
        <w:t xml:space="preserve">, </w:t>
      </w:r>
      <w:r w:rsidRPr="00C06588">
        <w:rPr>
          <w:rFonts w:eastAsia="Times New Roman" w:cs="David" w:hint="eastAsia"/>
          <w:color w:val="auto"/>
          <w:szCs w:val="24"/>
          <w:rtl/>
        </w:rPr>
        <w:t>עונשים</w:t>
      </w:r>
      <w:r w:rsidRPr="00C06588">
        <w:rPr>
          <w:rFonts w:eastAsia="Times New Roman" w:cs="David"/>
          <w:color w:val="auto"/>
          <w:szCs w:val="24"/>
          <w:rtl/>
        </w:rPr>
        <w:t xml:space="preserve">, </w:t>
      </w:r>
      <w:r w:rsidRPr="00C06588">
        <w:rPr>
          <w:rFonts w:eastAsia="Times New Roman" w:cs="David" w:hint="eastAsia"/>
          <w:color w:val="auto"/>
          <w:szCs w:val="24"/>
          <w:rtl/>
        </w:rPr>
        <w:t>קנסות</w:t>
      </w:r>
      <w:r w:rsidRPr="00C06588">
        <w:rPr>
          <w:rFonts w:eastAsia="Times New Roman" w:cs="David"/>
          <w:color w:val="auto"/>
          <w:szCs w:val="24"/>
          <w:rtl/>
        </w:rPr>
        <w:t xml:space="preserve">, </w:t>
      </w:r>
      <w:r w:rsidRPr="00C06588">
        <w:rPr>
          <w:rFonts w:eastAsia="Times New Roman" w:cs="David" w:hint="eastAsia"/>
          <w:color w:val="auto"/>
          <w:szCs w:val="24"/>
          <w:rtl/>
        </w:rPr>
        <w:t>פיצויים</w:t>
      </w:r>
      <w:r w:rsidRPr="00C06588">
        <w:rPr>
          <w:rFonts w:eastAsia="Times New Roman" w:cs="David"/>
          <w:color w:val="auto"/>
          <w:szCs w:val="24"/>
          <w:rtl/>
        </w:rPr>
        <w:t xml:space="preserve"> </w:t>
      </w:r>
      <w:r w:rsidRPr="00C06588">
        <w:rPr>
          <w:rFonts w:eastAsia="Times New Roman" w:cs="David" w:hint="eastAsia"/>
          <w:color w:val="auto"/>
          <w:szCs w:val="24"/>
          <w:rtl/>
        </w:rPr>
        <w:t>שייגרמו</w:t>
      </w:r>
      <w:r w:rsidRPr="00C06588">
        <w:rPr>
          <w:rFonts w:eastAsia="Times New Roman" w:cs="David"/>
          <w:color w:val="auto"/>
          <w:szCs w:val="24"/>
          <w:rtl/>
        </w:rPr>
        <w:t xml:space="preserve"> </w:t>
      </w:r>
      <w:r w:rsidRPr="00C06588">
        <w:rPr>
          <w:rFonts w:eastAsia="Times New Roman" w:cs="David" w:hint="eastAsia"/>
          <w:color w:val="auto"/>
          <w:szCs w:val="24"/>
          <w:rtl/>
        </w:rPr>
        <w:t>ו</w:t>
      </w:r>
      <w:r w:rsidRPr="00C06588">
        <w:rPr>
          <w:rFonts w:eastAsia="Times New Roman" w:cs="David"/>
          <w:color w:val="auto"/>
          <w:szCs w:val="24"/>
          <w:rtl/>
        </w:rPr>
        <w:t xml:space="preserve">/או </w:t>
      </w:r>
      <w:r w:rsidRPr="00C06588">
        <w:rPr>
          <w:rFonts w:eastAsia="Times New Roman" w:cs="David" w:hint="eastAsia"/>
          <w:color w:val="auto"/>
          <w:szCs w:val="24"/>
          <w:rtl/>
        </w:rPr>
        <w:t>יוטלו</w:t>
      </w:r>
      <w:r w:rsidRPr="00C06588">
        <w:rPr>
          <w:rFonts w:eastAsia="Times New Roman" w:cs="David"/>
          <w:color w:val="auto"/>
          <w:szCs w:val="24"/>
          <w:rtl/>
        </w:rPr>
        <w:t xml:space="preserve"> </w:t>
      </w:r>
      <w:r w:rsidRPr="00C06588">
        <w:rPr>
          <w:rFonts w:eastAsia="Times New Roman" w:cs="David" w:hint="eastAsia"/>
          <w:color w:val="auto"/>
          <w:szCs w:val="24"/>
          <w:rtl/>
        </w:rPr>
        <w:t>על</w:t>
      </w:r>
      <w:r w:rsidRPr="00C06588">
        <w:rPr>
          <w:rFonts w:eastAsia="Times New Roman" w:cs="David"/>
          <w:color w:val="auto"/>
          <w:szCs w:val="24"/>
          <w:rtl/>
        </w:rPr>
        <w:t xml:space="preserve"> </w:t>
      </w:r>
      <w:r w:rsidRPr="00C06588">
        <w:rPr>
          <w:rFonts w:eastAsia="Times New Roman" w:cs="David" w:hint="eastAsia"/>
          <w:color w:val="auto"/>
          <w:szCs w:val="24"/>
          <w:rtl/>
        </w:rPr>
        <w:t>המזמין</w:t>
      </w:r>
      <w:r w:rsidRPr="00C06588">
        <w:rPr>
          <w:rFonts w:eastAsia="Times New Roman" w:cs="David"/>
          <w:color w:val="auto"/>
          <w:szCs w:val="24"/>
          <w:rtl/>
        </w:rPr>
        <w:t xml:space="preserve"> </w:t>
      </w:r>
      <w:r w:rsidRPr="00C06588">
        <w:rPr>
          <w:rFonts w:eastAsia="Times New Roman" w:cs="David" w:hint="eastAsia"/>
          <w:color w:val="auto"/>
          <w:szCs w:val="24"/>
          <w:rtl/>
        </w:rPr>
        <w:t>ו</w:t>
      </w:r>
      <w:r w:rsidRPr="00C06588">
        <w:rPr>
          <w:rFonts w:eastAsia="Times New Roman" w:cs="David"/>
          <w:color w:val="auto"/>
          <w:szCs w:val="24"/>
          <w:rtl/>
        </w:rPr>
        <w:t xml:space="preserve">/או </w:t>
      </w:r>
      <w:r w:rsidRPr="00C06588">
        <w:rPr>
          <w:rFonts w:eastAsia="Times New Roman" w:cs="David" w:hint="eastAsia"/>
          <w:color w:val="auto"/>
          <w:szCs w:val="24"/>
          <w:rtl/>
        </w:rPr>
        <w:t>עובדיו</w:t>
      </w:r>
      <w:r w:rsidRPr="00C06588">
        <w:rPr>
          <w:rFonts w:eastAsia="Times New Roman" w:cs="David"/>
          <w:color w:val="auto"/>
          <w:szCs w:val="24"/>
          <w:rtl/>
        </w:rPr>
        <w:t xml:space="preserve"> </w:t>
      </w:r>
      <w:r w:rsidRPr="00C06588">
        <w:rPr>
          <w:rFonts w:eastAsia="Times New Roman" w:cs="David" w:hint="eastAsia"/>
          <w:color w:val="auto"/>
          <w:szCs w:val="24"/>
          <w:rtl/>
        </w:rPr>
        <w:t>ו</w:t>
      </w:r>
      <w:r w:rsidRPr="00C06588">
        <w:rPr>
          <w:rFonts w:eastAsia="Times New Roman" w:cs="David"/>
          <w:color w:val="auto"/>
          <w:szCs w:val="24"/>
          <w:rtl/>
        </w:rPr>
        <w:t xml:space="preserve">/או </w:t>
      </w:r>
      <w:r w:rsidRPr="00C06588">
        <w:rPr>
          <w:rFonts w:eastAsia="Times New Roman" w:cs="David" w:hint="eastAsia"/>
          <w:color w:val="auto"/>
          <w:szCs w:val="24"/>
          <w:rtl/>
        </w:rPr>
        <w:t>שלוחיו</w:t>
      </w:r>
      <w:r w:rsidRPr="00C06588">
        <w:rPr>
          <w:rFonts w:eastAsia="Times New Roman" w:cs="David"/>
          <w:color w:val="auto"/>
          <w:szCs w:val="24"/>
          <w:rtl/>
        </w:rPr>
        <w:t xml:space="preserve"> </w:t>
      </w:r>
      <w:r w:rsidRPr="00C06588">
        <w:rPr>
          <w:rFonts w:eastAsia="Times New Roman" w:cs="David" w:hint="eastAsia"/>
          <w:color w:val="auto"/>
          <w:szCs w:val="24"/>
          <w:rtl/>
        </w:rPr>
        <w:t>ו</w:t>
      </w:r>
      <w:r w:rsidRPr="00C06588">
        <w:rPr>
          <w:rFonts w:eastAsia="Times New Roman" w:cs="David"/>
          <w:color w:val="auto"/>
          <w:szCs w:val="24"/>
          <w:rtl/>
        </w:rPr>
        <w:t xml:space="preserve">/או </w:t>
      </w:r>
      <w:r w:rsidRPr="00C06588">
        <w:rPr>
          <w:rFonts w:eastAsia="Times New Roman" w:cs="David" w:hint="eastAsia"/>
          <w:color w:val="auto"/>
          <w:szCs w:val="24"/>
          <w:rtl/>
        </w:rPr>
        <w:t>מי</w:t>
      </w:r>
      <w:r w:rsidRPr="00C06588">
        <w:rPr>
          <w:rFonts w:eastAsia="Times New Roman" w:cs="David"/>
          <w:color w:val="auto"/>
          <w:szCs w:val="24"/>
          <w:rtl/>
        </w:rPr>
        <w:t xml:space="preserve"> </w:t>
      </w:r>
      <w:r w:rsidRPr="00C06588">
        <w:rPr>
          <w:rFonts w:eastAsia="Times New Roman" w:cs="David" w:hint="eastAsia"/>
          <w:color w:val="auto"/>
          <w:szCs w:val="24"/>
          <w:rtl/>
        </w:rPr>
        <w:t>מטעמו</w:t>
      </w:r>
      <w:r w:rsidRPr="00C06588">
        <w:rPr>
          <w:rFonts w:eastAsia="Times New Roman" w:cs="David"/>
          <w:color w:val="auto"/>
          <w:szCs w:val="24"/>
          <w:rtl/>
        </w:rPr>
        <w:t xml:space="preserve"> </w:t>
      </w:r>
      <w:r w:rsidRPr="00C06588">
        <w:rPr>
          <w:rFonts w:eastAsia="Times New Roman" w:cs="David" w:hint="eastAsia"/>
          <w:color w:val="auto"/>
          <w:szCs w:val="24"/>
          <w:rtl/>
        </w:rPr>
        <w:t>ו</w:t>
      </w:r>
      <w:r w:rsidRPr="00C06588">
        <w:rPr>
          <w:rFonts w:eastAsia="Times New Roman" w:cs="David"/>
          <w:color w:val="auto"/>
          <w:szCs w:val="24"/>
          <w:rtl/>
        </w:rPr>
        <w:t xml:space="preserve">/או </w:t>
      </w:r>
      <w:r w:rsidRPr="00C06588">
        <w:rPr>
          <w:rFonts w:eastAsia="Times New Roman" w:cs="David" w:hint="eastAsia"/>
          <w:color w:val="auto"/>
          <w:szCs w:val="24"/>
          <w:rtl/>
        </w:rPr>
        <w:t>למתכנן</w:t>
      </w:r>
      <w:r w:rsidRPr="00C06588">
        <w:rPr>
          <w:rFonts w:eastAsia="Times New Roman" w:cs="David"/>
          <w:color w:val="auto"/>
          <w:szCs w:val="24"/>
          <w:rtl/>
        </w:rPr>
        <w:t xml:space="preserve"> </w:t>
      </w:r>
      <w:r w:rsidRPr="00C06588">
        <w:rPr>
          <w:rFonts w:eastAsia="Times New Roman" w:cs="David" w:hint="eastAsia"/>
          <w:color w:val="auto"/>
          <w:szCs w:val="24"/>
          <w:rtl/>
        </w:rPr>
        <w:t>ו</w:t>
      </w:r>
      <w:r w:rsidRPr="00C06588">
        <w:rPr>
          <w:rFonts w:eastAsia="Times New Roman" w:cs="David"/>
          <w:color w:val="auto"/>
          <w:szCs w:val="24"/>
          <w:rtl/>
        </w:rPr>
        <w:t xml:space="preserve">/או </w:t>
      </w:r>
      <w:r w:rsidRPr="00C06588">
        <w:rPr>
          <w:rFonts w:eastAsia="Times New Roman" w:cs="David" w:hint="eastAsia"/>
          <w:color w:val="auto"/>
          <w:szCs w:val="24"/>
          <w:rtl/>
        </w:rPr>
        <w:t>לעובדיו</w:t>
      </w:r>
      <w:r w:rsidRPr="00C06588">
        <w:rPr>
          <w:rFonts w:eastAsia="Times New Roman" w:cs="David"/>
          <w:color w:val="auto"/>
          <w:szCs w:val="24"/>
          <w:rtl/>
        </w:rPr>
        <w:t xml:space="preserve"> </w:t>
      </w:r>
      <w:r w:rsidRPr="00C06588">
        <w:rPr>
          <w:rFonts w:eastAsia="Times New Roman" w:cs="David" w:hint="eastAsia"/>
          <w:color w:val="auto"/>
          <w:szCs w:val="24"/>
          <w:rtl/>
        </w:rPr>
        <w:t>ו</w:t>
      </w:r>
      <w:r w:rsidRPr="00C06588">
        <w:rPr>
          <w:rFonts w:eastAsia="Times New Roman" w:cs="David"/>
          <w:color w:val="auto"/>
          <w:szCs w:val="24"/>
          <w:rtl/>
        </w:rPr>
        <w:t xml:space="preserve">/או </w:t>
      </w:r>
      <w:r w:rsidRPr="00C06588">
        <w:rPr>
          <w:rFonts w:eastAsia="Times New Roman" w:cs="David" w:hint="eastAsia"/>
          <w:color w:val="auto"/>
          <w:szCs w:val="24"/>
          <w:rtl/>
        </w:rPr>
        <w:t>לאדם</w:t>
      </w:r>
      <w:r w:rsidRPr="00C06588">
        <w:rPr>
          <w:rFonts w:eastAsia="Times New Roman" w:cs="David"/>
          <w:color w:val="auto"/>
          <w:szCs w:val="24"/>
          <w:rtl/>
        </w:rPr>
        <w:t xml:space="preserve"> </w:t>
      </w:r>
      <w:r w:rsidRPr="00C06588">
        <w:rPr>
          <w:rFonts w:eastAsia="Times New Roman" w:cs="David" w:hint="eastAsia"/>
          <w:color w:val="auto"/>
          <w:szCs w:val="24"/>
          <w:rtl/>
        </w:rPr>
        <w:t>אחר</w:t>
      </w:r>
      <w:r w:rsidRPr="00C06588">
        <w:rPr>
          <w:rFonts w:eastAsia="Times New Roman" w:cs="David"/>
          <w:color w:val="auto"/>
          <w:szCs w:val="24"/>
          <w:rtl/>
        </w:rPr>
        <w:t xml:space="preserve"> </w:t>
      </w:r>
      <w:r w:rsidRPr="00C06588">
        <w:rPr>
          <w:rFonts w:eastAsia="Times New Roman" w:cs="David" w:hint="eastAsia"/>
          <w:color w:val="auto"/>
          <w:szCs w:val="24"/>
          <w:rtl/>
        </w:rPr>
        <w:t>כלשהו</w:t>
      </w:r>
      <w:r w:rsidRPr="00C06588">
        <w:rPr>
          <w:rFonts w:eastAsia="Times New Roman" w:cs="David"/>
          <w:color w:val="auto"/>
          <w:szCs w:val="24"/>
          <w:rtl/>
        </w:rPr>
        <w:t xml:space="preserve">, </w:t>
      </w:r>
      <w:r w:rsidRPr="00C06588">
        <w:rPr>
          <w:rFonts w:eastAsia="Times New Roman" w:cs="David" w:hint="eastAsia"/>
          <w:color w:val="auto"/>
          <w:szCs w:val="24"/>
          <w:rtl/>
        </w:rPr>
        <w:t>לגוף</w:t>
      </w:r>
      <w:r w:rsidRPr="00C06588">
        <w:rPr>
          <w:rFonts w:eastAsia="Times New Roman" w:cs="David"/>
          <w:color w:val="auto"/>
          <w:szCs w:val="24"/>
          <w:rtl/>
        </w:rPr>
        <w:t xml:space="preserve"> </w:t>
      </w:r>
      <w:r w:rsidRPr="00C06588">
        <w:rPr>
          <w:rFonts w:eastAsia="Times New Roman" w:cs="David" w:hint="eastAsia"/>
          <w:color w:val="auto"/>
          <w:szCs w:val="24"/>
          <w:rtl/>
        </w:rPr>
        <w:t>או</w:t>
      </w:r>
      <w:r w:rsidRPr="00C06588">
        <w:rPr>
          <w:rFonts w:eastAsia="Times New Roman" w:cs="David"/>
          <w:color w:val="auto"/>
          <w:szCs w:val="24"/>
          <w:rtl/>
        </w:rPr>
        <w:t xml:space="preserve"> </w:t>
      </w:r>
      <w:r w:rsidRPr="00C06588">
        <w:rPr>
          <w:rFonts w:eastAsia="Times New Roman" w:cs="David" w:hint="eastAsia"/>
          <w:color w:val="auto"/>
          <w:szCs w:val="24"/>
          <w:rtl/>
        </w:rPr>
        <w:t>לרכוש</w:t>
      </w:r>
      <w:r w:rsidRPr="00C06588">
        <w:rPr>
          <w:rFonts w:eastAsia="Times New Roman" w:cs="David"/>
          <w:color w:val="auto"/>
          <w:szCs w:val="24"/>
          <w:rtl/>
        </w:rPr>
        <w:t xml:space="preserve">, </w:t>
      </w:r>
      <w:r w:rsidRPr="00C06588">
        <w:rPr>
          <w:rFonts w:eastAsia="Times New Roman" w:cs="David" w:hint="eastAsia"/>
          <w:color w:val="auto"/>
          <w:szCs w:val="24"/>
          <w:rtl/>
        </w:rPr>
        <w:t>בשל</w:t>
      </w:r>
      <w:r w:rsidRPr="00C06588">
        <w:rPr>
          <w:rFonts w:eastAsia="Times New Roman" w:cs="David"/>
          <w:color w:val="auto"/>
          <w:szCs w:val="24"/>
          <w:rtl/>
        </w:rPr>
        <w:t xml:space="preserve"> </w:t>
      </w:r>
      <w:r w:rsidRPr="00C06588">
        <w:rPr>
          <w:rFonts w:eastAsia="Times New Roman" w:cs="David" w:hint="eastAsia"/>
          <w:color w:val="auto"/>
          <w:szCs w:val="24"/>
          <w:rtl/>
        </w:rPr>
        <w:t>מעשה</w:t>
      </w:r>
      <w:r w:rsidRPr="00C06588">
        <w:rPr>
          <w:rFonts w:eastAsia="Times New Roman" w:cs="David"/>
          <w:color w:val="auto"/>
          <w:szCs w:val="24"/>
          <w:rtl/>
        </w:rPr>
        <w:t xml:space="preserve"> </w:t>
      </w:r>
      <w:r w:rsidRPr="00C06588">
        <w:rPr>
          <w:rFonts w:eastAsia="Times New Roman" w:cs="David" w:hint="eastAsia"/>
          <w:color w:val="auto"/>
          <w:szCs w:val="24"/>
          <w:rtl/>
        </w:rPr>
        <w:t>או</w:t>
      </w:r>
      <w:r w:rsidRPr="00C06588">
        <w:rPr>
          <w:rFonts w:eastAsia="Times New Roman" w:cs="David"/>
          <w:color w:val="auto"/>
          <w:szCs w:val="24"/>
          <w:rtl/>
        </w:rPr>
        <w:t xml:space="preserve"> </w:t>
      </w:r>
      <w:r w:rsidRPr="00C06588">
        <w:rPr>
          <w:rFonts w:eastAsia="Times New Roman" w:cs="David" w:hint="eastAsia"/>
          <w:color w:val="auto"/>
          <w:szCs w:val="24"/>
          <w:rtl/>
        </w:rPr>
        <w:t>מחדל</w:t>
      </w:r>
      <w:r w:rsidRPr="00C06588">
        <w:rPr>
          <w:rFonts w:eastAsia="Times New Roman" w:cs="David"/>
          <w:color w:val="auto"/>
          <w:szCs w:val="24"/>
          <w:rtl/>
        </w:rPr>
        <w:t xml:space="preserve"> </w:t>
      </w:r>
      <w:r w:rsidRPr="00C06588">
        <w:rPr>
          <w:rFonts w:eastAsia="Times New Roman" w:cs="David" w:hint="eastAsia"/>
          <w:color w:val="auto"/>
          <w:szCs w:val="24"/>
          <w:rtl/>
        </w:rPr>
        <w:t>של</w:t>
      </w:r>
      <w:r w:rsidRPr="00C06588">
        <w:rPr>
          <w:rFonts w:eastAsia="Times New Roman" w:cs="David"/>
          <w:color w:val="auto"/>
          <w:szCs w:val="24"/>
          <w:rtl/>
        </w:rPr>
        <w:t xml:space="preserve"> </w:t>
      </w:r>
      <w:r w:rsidRPr="00C06588">
        <w:rPr>
          <w:rFonts w:eastAsia="Times New Roman" w:cs="David" w:hint="eastAsia"/>
          <w:color w:val="auto"/>
          <w:szCs w:val="24"/>
          <w:rtl/>
        </w:rPr>
        <w:t>המתכנן</w:t>
      </w:r>
      <w:r w:rsidRPr="00C06588">
        <w:rPr>
          <w:rFonts w:eastAsia="Times New Roman" w:cs="David"/>
          <w:color w:val="auto"/>
          <w:szCs w:val="24"/>
          <w:rtl/>
        </w:rPr>
        <w:t xml:space="preserve"> </w:t>
      </w:r>
      <w:r w:rsidRPr="00C06588">
        <w:rPr>
          <w:rFonts w:eastAsia="Times New Roman" w:cs="David" w:hint="eastAsia"/>
          <w:color w:val="auto"/>
          <w:szCs w:val="24"/>
          <w:rtl/>
        </w:rPr>
        <w:t>ו</w:t>
      </w:r>
      <w:r w:rsidRPr="00C06588">
        <w:rPr>
          <w:rFonts w:eastAsia="Times New Roman" w:cs="David"/>
          <w:color w:val="auto"/>
          <w:szCs w:val="24"/>
          <w:rtl/>
        </w:rPr>
        <w:t xml:space="preserve">/או </w:t>
      </w:r>
      <w:r w:rsidRPr="00C06588">
        <w:rPr>
          <w:rFonts w:eastAsia="Times New Roman" w:cs="David" w:hint="eastAsia"/>
          <w:color w:val="auto"/>
          <w:szCs w:val="24"/>
          <w:rtl/>
        </w:rPr>
        <w:t>עובדיו</w:t>
      </w:r>
      <w:r w:rsidRPr="00C06588">
        <w:rPr>
          <w:rFonts w:eastAsia="Times New Roman" w:cs="David"/>
          <w:color w:val="auto"/>
          <w:szCs w:val="24"/>
          <w:rtl/>
        </w:rPr>
        <w:t xml:space="preserve"> </w:t>
      </w:r>
      <w:r w:rsidRPr="00C06588">
        <w:rPr>
          <w:rFonts w:eastAsia="Times New Roman" w:cs="David" w:hint="eastAsia"/>
          <w:color w:val="auto"/>
          <w:szCs w:val="24"/>
          <w:rtl/>
        </w:rPr>
        <w:t>ו</w:t>
      </w:r>
      <w:r w:rsidRPr="00C06588">
        <w:rPr>
          <w:rFonts w:eastAsia="Times New Roman" w:cs="David"/>
          <w:color w:val="auto"/>
          <w:szCs w:val="24"/>
          <w:rtl/>
        </w:rPr>
        <w:t xml:space="preserve">/או </w:t>
      </w:r>
      <w:r w:rsidRPr="00C06588">
        <w:rPr>
          <w:rFonts w:eastAsia="Times New Roman" w:cs="David" w:hint="eastAsia"/>
          <w:color w:val="auto"/>
          <w:szCs w:val="24"/>
          <w:rtl/>
        </w:rPr>
        <w:t>שלוחיו</w:t>
      </w:r>
      <w:r w:rsidRPr="00C06588">
        <w:rPr>
          <w:rFonts w:eastAsia="Times New Roman" w:cs="David"/>
          <w:color w:val="auto"/>
          <w:szCs w:val="24"/>
          <w:rtl/>
        </w:rPr>
        <w:t xml:space="preserve"> </w:t>
      </w:r>
      <w:r w:rsidRPr="00C06588">
        <w:rPr>
          <w:rFonts w:eastAsia="Times New Roman" w:cs="David" w:hint="eastAsia"/>
          <w:color w:val="auto"/>
          <w:szCs w:val="24"/>
          <w:rtl/>
        </w:rPr>
        <w:t>ו</w:t>
      </w:r>
      <w:r w:rsidRPr="00C06588">
        <w:rPr>
          <w:rFonts w:eastAsia="Times New Roman" w:cs="David"/>
          <w:color w:val="auto"/>
          <w:szCs w:val="24"/>
          <w:rtl/>
        </w:rPr>
        <w:t xml:space="preserve">/או </w:t>
      </w:r>
      <w:r w:rsidRPr="00C06588">
        <w:rPr>
          <w:rFonts w:eastAsia="Times New Roman" w:cs="David" w:hint="eastAsia"/>
          <w:color w:val="auto"/>
          <w:szCs w:val="24"/>
          <w:rtl/>
        </w:rPr>
        <w:t>כל</w:t>
      </w:r>
      <w:r w:rsidRPr="00C06588">
        <w:rPr>
          <w:rFonts w:eastAsia="Times New Roman" w:cs="David"/>
          <w:color w:val="auto"/>
          <w:szCs w:val="24"/>
          <w:rtl/>
        </w:rPr>
        <w:t xml:space="preserve"> </w:t>
      </w:r>
      <w:r w:rsidRPr="00C06588">
        <w:rPr>
          <w:rFonts w:eastAsia="Times New Roman" w:cs="David" w:hint="eastAsia"/>
          <w:color w:val="auto"/>
          <w:szCs w:val="24"/>
          <w:rtl/>
        </w:rPr>
        <w:t>מי</w:t>
      </w:r>
      <w:r w:rsidRPr="00C06588">
        <w:rPr>
          <w:rFonts w:eastAsia="Times New Roman" w:cs="David"/>
          <w:color w:val="auto"/>
          <w:szCs w:val="24"/>
          <w:rtl/>
        </w:rPr>
        <w:t xml:space="preserve"> </w:t>
      </w:r>
      <w:r w:rsidRPr="00C06588">
        <w:rPr>
          <w:rFonts w:eastAsia="Times New Roman" w:cs="David" w:hint="eastAsia"/>
          <w:color w:val="auto"/>
          <w:szCs w:val="24"/>
          <w:rtl/>
        </w:rPr>
        <w:t>מטעמו</w:t>
      </w:r>
      <w:r w:rsidRPr="00C06588">
        <w:rPr>
          <w:rFonts w:eastAsia="Times New Roman" w:cs="David"/>
          <w:color w:val="auto"/>
          <w:szCs w:val="24"/>
          <w:rtl/>
        </w:rPr>
        <w:t xml:space="preserve"> </w:t>
      </w:r>
      <w:r w:rsidRPr="00C06588">
        <w:rPr>
          <w:rFonts w:eastAsia="Times New Roman" w:cs="David" w:hint="eastAsia"/>
          <w:color w:val="auto"/>
          <w:szCs w:val="24"/>
          <w:rtl/>
        </w:rPr>
        <w:t>בקשר</w:t>
      </w:r>
      <w:r w:rsidRPr="00C06588">
        <w:rPr>
          <w:rFonts w:eastAsia="Times New Roman" w:cs="David"/>
          <w:color w:val="auto"/>
          <w:szCs w:val="24"/>
          <w:rtl/>
        </w:rPr>
        <w:t xml:space="preserve"> </w:t>
      </w:r>
      <w:r w:rsidRPr="00C06588">
        <w:rPr>
          <w:rFonts w:eastAsia="Times New Roman" w:cs="David" w:hint="eastAsia"/>
          <w:color w:val="auto"/>
          <w:szCs w:val="24"/>
          <w:rtl/>
        </w:rPr>
        <w:t>עם</w:t>
      </w:r>
      <w:r w:rsidRPr="00C06588">
        <w:rPr>
          <w:rFonts w:eastAsia="Times New Roman" w:cs="David"/>
          <w:color w:val="auto"/>
          <w:szCs w:val="24"/>
          <w:rtl/>
        </w:rPr>
        <w:t xml:space="preserve"> </w:t>
      </w:r>
      <w:r w:rsidRPr="00C06588">
        <w:rPr>
          <w:rFonts w:eastAsia="Times New Roman" w:cs="David" w:hint="eastAsia"/>
          <w:color w:val="auto"/>
          <w:szCs w:val="24"/>
          <w:rtl/>
        </w:rPr>
        <w:t>ביצוע</w:t>
      </w:r>
      <w:r w:rsidRPr="00C06588">
        <w:rPr>
          <w:rFonts w:eastAsia="Times New Roman" w:cs="David"/>
          <w:color w:val="auto"/>
          <w:szCs w:val="24"/>
          <w:rtl/>
        </w:rPr>
        <w:t xml:space="preserve"> </w:t>
      </w:r>
      <w:r w:rsidRPr="00C06588">
        <w:rPr>
          <w:rFonts w:eastAsia="Times New Roman" w:cs="David" w:hint="eastAsia"/>
          <w:color w:val="auto"/>
          <w:szCs w:val="24"/>
          <w:rtl/>
        </w:rPr>
        <w:t>התחייבויותיו</w:t>
      </w:r>
      <w:r w:rsidRPr="00C06588">
        <w:rPr>
          <w:rFonts w:eastAsia="Times New Roman" w:cs="David"/>
          <w:color w:val="auto"/>
          <w:szCs w:val="24"/>
          <w:rtl/>
        </w:rPr>
        <w:t xml:space="preserve"> </w:t>
      </w:r>
      <w:r w:rsidRPr="00C06588">
        <w:rPr>
          <w:rFonts w:eastAsia="Times New Roman" w:cs="David" w:hint="eastAsia"/>
          <w:color w:val="auto"/>
          <w:szCs w:val="24"/>
          <w:rtl/>
        </w:rPr>
        <w:t>על</w:t>
      </w:r>
      <w:r w:rsidRPr="00C06588">
        <w:rPr>
          <w:rFonts w:eastAsia="Times New Roman" w:cs="David"/>
          <w:color w:val="auto"/>
          <w:szCs w:val="24"/>
          <w:rtl/>
        </w:rPr>
        <w:t xml:space="preserve"> </w:t>
      </w:r>
      <w:r w:rsidRPr="00C06588">
        <w:rPr>
          <w:rFonts w:eastAsia="Times New Roman" w:cs="David" w:hint="eastAsia"/>
          <w:color w:val="auto"/>
          <w:szCs w:val="24"/>
          <w:rtl/>
        </w:rPr>
        <w:t>פי</w:t>
      </w:r>
      <w:r w:rsidRPr="00C06588">
        <w:rPr>
          <w:rFonts w:eastAsia="Times New Roman" w:cs="David"/>
          <w:color w:val="auto"/>
          <w:szCs w:val="24"/>
          <w:rtl/>
        </w:rPr>
        <w:t xml:space="preserve"> </w:t>
      </w:r>
      <w:r w:rsidRPr="00C06588">
        <w:rPr>
          <w:rFonts w:eastAsia="Times New Roman" w:cs="David" w:hint="eastAsia"/>
          <w:color w:val="auto"/>
          <w:szCs w:val="24"/>
          <w:rtl/>
        </w:rPr>
        <w:t>חוזה</w:t>
      </w:r>
      <w:r w:rsidRPr="00C06588">
        <w:rPr>
          <w:rFonts w:eastAsia="Times New Roman" w:cs="David"/>
          <w:color w:val="auto"/>
          <w:szCs w:val="24"/>
          <w:rtl/>
        </w:rPr>
        <w:t xml:space="preserve"> </w:t>
      </w:r>
      <w:r w:rsidRPr="00C06588">
        <w:rPr>
          <w:rFonts w:eastAsia="Times New Roman" w:cs="David" w:hint="eastAsia"/>
          <w:color w:val="auto"/>
          <w:szCs w:val="24"/>
          <w:rtl/>
        </w:rPr>
        <w:t>זה</w:t>
      </w:r>
      <w:r w:rsidRPr="00C06588">
        <w:rPr>
          <w:rFonts w:eastAsia="Times New Roman" w:cs="David"/>
          <w:color w:val="auto"/>
          <w:szCs w:val="24"/>
          <w:rtl/>
        </w:rPr>
        <w:t xml:space="preserve">. </w:t>
      </w:r>
      <w:r w:rsidRPr="00C06588">
        <w:rPr>
          <w:rFonts w:eastAsia="Times New Roman" w:cs="David" w:hint="eastAsia"/>
          <w:color w:val="auto"/>
          <w:szCs w:val="24"/>
          <w:rtl/>
        </w:rPr>
        <w:t>המתכנן</w:t>
      </w:r>
      <w:r w:rsidRPr="00C06588">
        <w:rPr>
          <w:rFonts w:eastAsia="Times New Roman" w:cs="David"/>
          <w:color w:val="auto"/>
          <w:szCs w:val="24"/>
          <w:rtl/>
        </w:rPr>
        <w:t xml:space="preserve"> </w:t>
      </w:r>
      <w:r w:rsidRPr="00C06588">
        <w:rPr>
          <w:rFonts w:eastAsia="Times New Roman" w:cs="David" w:hint="eastAsia"/>
          <w:color w:val="auto"/>
          <w:szCs w:val="24"/>
          <w:rtl/>
        </w:rPr>
        <w:t>פוטר</w:t>
      </w:r>
      <w:r w:rsidRPr="00C06588">
        <w:rPr>
          <w:rFonts w:eastAsia="Times New Roman" w:cs="David"/>
          <w:color w:val="auto"/>
          <w:szCs w:val="24"/>
          <w:rtl/>
        </w:rPr>
        <w:t xml:space="preserve"> </w:t>
      </w:r>
      <w:r w:rsidRPr="00C06588">
        <w:rPr>
          <w:rFonts w:eastAsia="Times New Roman" w:cs="David" w:hint="eastAsia"/>
          <w:color w:val="auto"/>
          <w:szCs w:val="24"/>
          <w:rtl/>
        </w:rPr>
        <w:t>את</w:t>
      </w:r>
      <w:r w:rsidRPr="00C06588">
        <w:rPr>
          <w:rFonts w:eastAsia="Times New Roman" w:cs="David"/>
          <w:color w:val="auto"/>
          <w:szCs w:val="24"/>
          <w:rtl/>
        </w:rPr>
        <w:t xml:space="preserve"> </w:t>
      </w:r>
      <w:r w:rsidRPr="00C06588">
        <w:rPr>
          <w:rFonts w:eastAsia="Times New Roman" w:cs="David" w:hint="eastAsia"/>
          <w:color w:val="auto"/>
          <w:szCs w:val="24"/>
          <w:rtl/>
        </w:rPr>
        <w:t>המזמין</w:t>
      </w:r>
      <w:r w:rsidRPr="00C06588">
        <w:rPr>
          <w:rFonts w:eastAsia="Times New Roman" w:cs="David"/>
          <w:color w:val="auto"/>
          <w:szCs w:val="24"/>
          <w:rtl/>
        </w:rPr>
        <w:t xml:space="preserve"> </w:t>
      </w:r>
      <w:r w:rsidRPr="00C06588">
        <w:rPr>
          <w:rFonts w:eastAsia="Times New Roman" w:cs="David" w:hint="eastAsia"/>
          <w:color w:val="auto"/>
          <w:szCs w:val="24"/>
          <w:rtl/>
        </w:rPr>
        <w:t>מכל</w:t>
      </w:r>
      <w:r w:rsidRPr="00C06588">
        <w:rPr>
          <w:rFonts w:eastAsia="Times New Roman" w:cs="David"/>
          <w:color w:val="auto"/>
          <w:szCs w:val="24"/>
          <w:rtl/>
        </w:rPr>
        <w:t xml:space="preserve"> </w:t>
      </w:r>
      <w:r w:rsidRPr="00C06588">
        <w:rPr>
          <w:rFonts w:eastAsia="Times New Roman" w:cs="David" w:hint="eastAsia"/>
          <w:color w:val="auto"/>
          <w:szCs w:val="24"/>
          <w:rtl/>
        </w:rPr>
        <w:t>אחריות</w:t>
      </w:r>
      <w:r w:rsidRPr="00C06588">
        <w:rPr>
          <w:rFonts w:eastAsia="Times New Roman" w:cs="David"/>
          <w:color w:val="auto"/>
          <w:szCs w:val="24"/>
          <w:rtl/>
        </w:rPr>
        <w:t xml:space="preserve"> </w:t>
      </w:r>
      <w:r w:rsidRPr="00C06588">
        <w:rPr>
          <w:rFonts w:eastAsia="Times New Roman" w:cs="David" w:hint="eastAsia"/>
          <w:color w:val="auto"/>
          <w:szCs w:val="24"/>
          <w:rtl/>
        </w:rPr>
        <w:t>בגין</w:t>
      </w:r>
      <w:r w:rsidRPr="00C06588">
        <w:rPr>
          <w:rFonts w:eastAsia="Times New Roman" w:cs="David"/>
          <w:color w:val="auto"/>
          <w:szCs w:val="24"/>
          <w:rtl/>
        </w:rPr>
        <w:t xml:space="preserve"> </w:t>
      </w:r>
      <w:r w:rsidRPr="00C06588">
        <w:rPr>
          <w:rFonts w:eastAsia="Times New Roman" w:cs="David" w:hint="eastAsia"/>
          <w:color w:val="auto"/>
          <w:szCs w:val="24"/>
          <w:rtl/>
        </w:rPr>
        <w:t>נזקים</w:t>
      </w:r>
      <w:r w:rsidRPr="00C06588">
        <w:rPr>
          <w:rFonts w:eastAsia="Times New Roman" w:cs="David"/>
          <w:color w:val="auto"/>
          <w:szCs w:val="24"/>
          <w:rtl/>
        </w:rPr>
        <w:t xml:space="preserve"> </w:t>
      </w:r>
      <w:r w:rsidRPr="00C06588">
        <w:rPr>
          <w:rFonts w:eastAsia="Times New Roman" w:cs="David" w:hint="eastAsia"/>
          <w:color w:val="auto"/>
          <w:szCs w:val="24"/>
          <w:rtl/>
        </w:rPr>
        <w:t>שייגרמו</w:t>
      </w:r>
      <w:r w:rsidRPr="00C06588">
        <w:rPr>
          <w:rFonts w:eastAsia="Times New Roman" w:cs="David"/>
          <w:color w:val="auto"/>
          <w:szCs w:val="24"/>
          <w:rtl/>
        </w:rPr>
        <w:t xml:space="preserve"> </w:t>
      </w:r>
      <w:r w:rsidRPr="00C06588">
        <w:rPr>
          <w:rFonts w:eastAsia="Times New Roman" w:cs="David" w:hint="eastAsia"/>
          <w:color w:val="auto"/>
          <w:szCs w:val="24"/>
          <w:rtl/>
        </w:rPr>
        <w:t>כאמור</w:t>
      </w:r>
      <w:r w:rsidRPr="00C06588">
        <w:rPr>
          <w:rFonts w:eastAsia="Times New Roman" w:cs="David"/>
          <w:color w:val="auto"/>
          <w:szCs w:val="24"/>
          <w:rtl/>
        </w:rPr>
        <w:t xml:space="preserve"> </w:t>
      </w:r>
      <w:r w:rsidRPr="00C06588">
        <w:rPr>
          <w:rFonts w:eastAsia="Times New Roman" w:cs="David" w:hint="eastAsia"/>
          <w:color w:val="auto"/>
          <w:szCs w:val="24"/>
          <w:rtl/>
        </w:rPr>
        <w:t>לעיל</w:t>
      </w:r>
      <w:r w:rsidRPr="00C06588">
        <w:rPr>
          <w:rFonts w:eastAsia="Times New Roman" w:cs="David"/>
          <w:color w:val="auto"/>
          <w:szCs w:val="24"/>
          <w:rtl/>
        </w:rPr>
        <w:t>.</w:t>
      </w:r>
    </w:p>
    <w:p w14:paraId="6DBC60AD" w14:textId="77777777" w:rsidR="003811C6" w:rsidRPr="00C06588" w:rsidRDefault="003811C6" w:rsidP="003811C6">
      <w:pPr>
        <w:pStyle w:val="a5"/>
        <w:ind w:left="792" w:right="0" w:firstLine="0"/>
        <w:rPr>
          <w:rFonts w:eastAsia="Times New Roman" w:cs="David"/>
          <w:color w:val="auto"/>
          <w:szCs w:val="24"/>
          <w:rtl/>
        </w:rPr>
      </w:pPr>
      <w:r w:rsidRPr="00C06588">
        <w:rPr>
          <w:rFonts w:eastAsia="Times New Roman" w:cs="David" w:hint="eastAsia"/>
          <w:color w:val="auto"/>
          <w:szCs w:val="24"/>
          <w:rtl/>
        </w:rPr>
        <w:t>המתכנן</w:t>
      </w:r>
      <w:r w:rsidRPr="00C06588">
        <w:rPr>
          <w:rFonts w:eastAsia="Times New Roman" w:cs="David"/>
          <w:color w:val="auto"/>
          <w:szCs w:val="24"/>
          <w:rtl/>
        </w:rPr>
        <w:t xml:space="preserve"> </w:t>
      </w:r>
      <w:r w:rsidRPr="00C06588">
        <w:rPr>
          <w:rFonts w:eastAsia="Times New Roman" w:cs="David" w:hint="eastAsia"/>
          <w:color w:val="auto"/>
          <w:szCs w:val="24"/>
          <w:rtl/>
        </w:rPr>
        <w:t>מתחייב</w:t>
      </w:r>
      <w:r w:rsidRPr="00C06588">
        <w:rPr>
          <w:rFonts w:eastAsia="Times New Roman" w:cs="David"/>
          <w:color w:val="auto"/>
          <w:szCs w:val="24"/>
          <w:rtl/>
        </w:rPr>
        <w:t xml:space="preserve"> </w:t>
      </w:r>
      <w:r w:rsidRPr="00C06588">
        <w:rPr>
          <w:rFonts w:eastAsia="Times New Roman" w:cs="David" w:hint="eastAsia"/>
          <w:color w:val="auto"/>
          <w:szCs w:val="24"/>
          <w:rtl/>
        </w:rPr>
        <w:t>לפצות</w:t>
      </w:r>
      <w:r w:rsidRPr="00C06588">
        <w:rPr>
          <w:rFonts w:eastAsia="Times New Roman" w:cs="David"/>
          <w:color w:val="auto"/>
          <w:szCs w:val="24"/>
          <w:rtl/>
        </w:rPr>
        <w:t xml:space="preserve"> </w:t>
      </w:r>
      <w:r w:rsidRPr="00C06588">
        <w:rPr>
          <w:rFonts w:eastAsia="Times New Roman" w:cs="David" w:hint="eastAsia"/>
          <w:color w:val="auto"/>
          <w:szCs w:val="24"/>
          <w:rtl/>
        </w:rPr>
        <w:t>ולשפות</w:t>
      </w:r>
      <w:r w:rsidRPr="00C06588">
        <w:rPr>
          <w:rFonts w:eastAsia="Times New Roman" w:cs="David"/>
          <w:color w:val="auto"/>
          <w:szCs w:val="24"/>
          <w:rtl/>
        </w:rPr>
        <w:t xml:space="preserve"> </w:t>
      </w:r>
      <w:r w:rsidRPr="00C06588">
        <w:rPr>
          <w:rFonts w:eastAsia="Times New Roman" w:cs="David" w:hint="eastAsia"/>
          <w:color w:val="auto"/>
          <w:szCs w:val="24"/>
          <w:rtl/>
        </w:rPr>
        <w:t>את</w:t>
      </w:r>
      <w:r w:rsidRPr="00C06588">
        <w:rPr>
          <w:rFonts w:eastAsia="Times New Roman" w:cs="David"/>
          <w:color w:val="auto"/>
          <w:szCs w:val="24"/>
          <w:rtl/>
        </w:rPr>
        <w:t xml:space="preserve"> </w:t>
      </w:r>
      <w:r w:rsidRPr="00C06588">
        <w:rPr>
          <w:rFonts w:eastAsia="Times New Roman" w:cs="David" w:hint="eastAsia"/>
          <w:color w:val="auto"/>
          <w:szCs w:val="24"/>
          <w:rtl/>
        </w:rPr>
        <w:t>המזמין</w:t>
      </w:r>
      <w:r w:rsidRPr="00C06588">
        <w:rPr>
          <w:rFonts w:eastAsia="Times New Roman" w:cs="David"/>
          <w:color w:val="auto"/>
          <w:szCs w:val="24"/>
          <w:rtl/>
        </w:rPr>
        <w:t xml:space="preserve"> </w:t>
      </w:r>
      <w:r w:rsidRPr="00C06588">
        <w:rPr>
          <w:rFonts w:eastAsia="Times New Roman" w:cs="David" w:hint="eastAsia"/>
          <w:color w:val="auto"/>
          <w:szCs w:val="24"/>
          <w:rtl/>
        </w:rPr>
        <w:t>באופן</w:t>
      </w:r>
      <w:r w:rsidRPr="00C06588">
        <w:rPr>
          <w:rFonts w:eastAsia="Times New Roman" w:cs="David"/>
          <w:color w:val="auto"/>
          <w:szCs w:val="24"/>
          <w:rtl/>
        </w:rPr>
        <w:t xml:space="preserve"> </w:t>
      </w:r>
      <w:r w:rsidRPr="00C06588">
        <w:rPr>
          <w:rFonts w:eastAsia="Times New Roman" w:cs="David" w:hint="eastAsia"/>
          <w:color w:val="auto"/>
          <w:szCs w:val="24"/>
          <w:rtl/>
        </w:rPr>
        <w:t>מלא</w:t>
      </w:r>
      <w:r w:rsidRPr="00C06588">
        <w:rPr>
          <w:rFonts w:eastAsia="Times New Roman" w:cs="David"/>
          <w:color w:val="auto"/>
          <w:szCs w:val="24"/>
          <w:rtl/>
        </w:rPr>
        <w:t xml:space="preserve"> </w:t>
      </w:r>
      <w:r w:rsidRPr="00C06588">
        <w:rPr>
          <w:rFonts w:eastAsia="Times New Roman" w:cs="David" w:hint="eastAsia"/>
          <w:color w:val="auto"/>
          <w:szCs w:val="24"/>
          <w:rtl/>
        </w:rPr>
        <w:t>בגין</w:t>
      </w:r>
      <w:r w:rsidRPr="00C06588">
        <w:rPr>
          <w:rFonts w:eastAsia="Times New Roman" w:cs="David"/>
          <w:color w:val="auto"/>
          <w:szCs w:val="24"/>
          <w:rtl/>
        </w:rPr>
        <w:t xml:space="preserve"> </w:t>
      </w:r>
      <w:r w:rsidRPr="00C06588">
        <w:rPr>
          <w:rFonts w:eastAsia="Times New Roman" w:cs="David" w:hint="eastAsia"/>
          <w:color w:val="auto"/>
          <w:szCs w:val="24"/>
          <w:rtl/>
        </w:rPr>
        <w:t>כל</w:t>
      </w:r>
      <w:r w:rsidRPr="00C06588">
        <w:rPr>
          <w:rFonts w:eastAsia="Times New Roman" w:cs="David"/>
          <w:color w:val="auto"/>
          <w:szCs w:val="24"/>
          <w:rtl/>
        </w:rPr>
        <w:t xml:space="preserve"> </w:t>
      </w:r>
      <w:r w:rsidRPr="00C06588">
        <w:rPr>
          <w:rFonts w:eastAsia="Times New Roman" w:cs="David" w:hint="eastAsia"/>
          <w:color w:val="auto"/>
          <w:szCs w:val="24"/>
          <w:rtl/>
        </w:rPr>
        <w:t>פגיעה</w:t>
      </w:r>
      <w:r w:rsidRPr="00C06588">
        <w:rPr>
          <w:rFonts w:eastAsia="Times New Roman" w:cs="David"/>
          <w:color w:val="auto"/>
          <w:szCs w:val="24"/>
          <w:rtl/>
        </w:rPr>
        <w:t xml:space="preserve">, </w:t>
      </w:r>
      <w:r w:rsidRPr="00C06588">
        <w:rPr>
          <w:rFonts w:eastAsia="Times New Roman" w:cs="David" w:hint="eastAsia"/>
          <w:color w:val="auto"/>
          <w:szCs w:val="24"/>
          <w:rtl/>
        </w:rPr>
        <w:t>נזק</w:t>
      </w:r>
      <w:r w:rsidRPr="00C06588">
        <w:rPr>
          <w:rFonts w:eastAsia="Times New Roman" w:cs="David"/>
          <w:color w:val="auto"/>
          <w:szCs w:val="24"/>
          <w:rtl/>
        </w:rPr>
        <w:t xml:space="preserve">, </w:t>
      </w:r>
      <w:r w:rsidRPr="00C06588">
        <w:rPr>
          <w:rFonts w:eastAsia="Times New Roman" w:cs="David" w:hint="eastAsia"/>
          <w:color w:val="auto"/>
          <w:szCs w:val="24"/>
          <w:rtl/>
        </w:rPr>
        <w:t>הפסד</w:t>
      </w:r>
      <w:r w:rsidRPr="00C06588">
        <w:rPr>
          <w:rFonts w:eastAsia="Times New Roman" w:cs="David"/>
          <w:color w:val="auto"/>
          <w:szCs w:val="24"/>
          <w:rtl/>
        </w:rPr>
        <w:t xml:space="preserve">, </w:t>
      </w:r>
      <w:r w:rsidRPr="00C06588">
        <w:rPr>
          <w:rFonts w:eastAsia="Times New Roman" w:cs="David" w:hint="eastAsia"/>
          <w:color w:val="auto"/>
          <w:szCs w:val="24"/>
          <w:rtl/>
        </w:rPr>
        <w:t>הוצאה</w:t>
      </w:r>
      <w:r w:rsidRPr="00C06588">
        <w:rPr>
          <w:rFonts w:eastAsia="Times New Roman" w:cs="David"/>
          <w:color w:val="auto"/>
          <w:szCs w:val="24"/>
          <w:rtl/>
        </w:rPr>
        <w:t xml:space="preserve">, </w:t>
      </w:r>
      <w:r w:rsidRPr="00C06588">
        <w:rPr>
          <w:rFonts w:eastAsia="Times New Roman" w:cs="David" w:hint="eastAsia"/>
          <w:color w:val="auto"/>
          <w:szCs w:val="24"/>
          <w:rtl/>
        </w:rPr>
        <w:t>חבות</w:t>
      </w:r>
      <w:r w:rsidRPr="00C06588">
        <w:rPr>
          <w:rFonts w:eastAsia="Times New Roman" w:cs="David"/>
          <w:color w:val="auto"/>
          <w:szCs w:val="24"/>
          <w:rtl/>
        </w:rPr>
        <w:t xml:space="preserve">, </w:t>
      </w:r>
      <w:r w:rsidRPr="00C06588">
        <w:rPr>
          <w:rFonts w:eastAsia="Times New Roman" w:cs="David" w:hint="eastAsia"/>
          <w:color w:val="auto"/>
          <w:szCs w:val="24"/>
          <w:rtl/>
        </w:rPr>
        <w:t>עלויות</w:t>
      </w:r>
      <w:r w:rsidRPr="00C06588">
        <w:rPr>
          <w:rFonts w:eastAsia="Times New Roman" w:cs="David"/>
          <w:color w:val="auto"/>
          <w:szCs w:val="24"/>
          <w:rtl/>
        </w:rPr>
        <w:t xml:space="preserve">, </w:t>
      </w:r>
      <w:r w:rsidRPr="00C06588">
        <w:rPr>
          <w:rFonts w:eastAsia="Times New Roman" w:cs="David" w:hint="eastAsia"/>
          <w:color w:val="auto"/>
          <w:szCs w:val="24"/>
          <w:rtl/>
        </w:rPr>
        <w:t>תביעות</w:t>
      </w:r>
      <w:r w:rsidRPr="00C06588">
        <w:rPr>
          <w:rFonts w:eastAsia="Times New Roman" w:cs="David"/>
          <w:color w:val="auto"/>
          <w:szCs w:val="24"/>
          <w:rtl/>
        </w:rPr>
        <w:t xml:space="preserve">, </w:t>
      </w:r>
      <w:r w:rsidRPr="00C06588">
        <w:rPr>
          <w:rFonts w:eastAsia="Times New Roman" w:cs="David" w:hint="eastAsia"/>
          <w:color w:val="auto"/>
          <w:szCs w:val="24"/>
          <w:rtl/>
        </w:rPr>
        <w:t>הליכים</w:t>
      </w:r>
      <w:r w:rsidRPr="00C06588">
        <w:rPr>
          <w:rFonts w:eastAsia="Times New Roman" w:cs="David"/>
          <w:color w:val="auto"/>
          <w:szCs w:val="24"/>
          <w:rtl/>
        </w:rPr>
        <w:t xml:space="preserve"> (אזרחיים </w:t>
      </w:r>
      <w:r w:rsidRPr="00C06588">
        <w:rPr>
          <w:rFonts w:eastAsia="Times New Roman" w:cs="David" w:hint="eastAsia"/>
          <w:color w:val="auto"/>
          <w:szCs w:val="24"/>
          <w:rtl/>
        </w:rPr>
        <w:t>או</w:t>
      </w:r>
      <w:r w:rsidRPr="00C06588">
        <w:rPr>
          <w:rFonts w:eastAsia="Times New Roman" w:cs="David"/>
          <w:color w:val="auto"/>
          <w:szCs w:val="24"/>
          <w:rtl/>
        </w:rPr>
        <w:t xml:space="preserve"> </w:t>
      </w:r>
      <w:r w:rsidRPr="00C06588">
        <w:rPr>
          <w:rFonts w:eastAsia="Times New Roman" w:cs="David" w:hint="eastAsia"/>
          <w:color w:val="auto"/>
          <w:szCs w:val="24"/>
          <w:rtl/>
        </w:rPr>
        <w:t>פליליים</w:t>
      </w:r>
      <w:r w:rsidRPr="00C06588">
        <w:rPr>
          <w:rFonts w:eastAsia="Times New Roman" w:cs="David"/>
          <w:color w:val="auto"/>
          <w:szCs w:val="24"/>
          <w:rtl/>
        </w:rPr>
        <w:t xml:space="preserve">), </w:t>
      </w:r>
      <w:r w:rsidRPr="00C06588">
        <w:rPr>
          <w:rFonts w:eastAsia="Times New Roman" w:cs="David" w:hint="eastAsia"/>
          <w:color w:val="auto"/>
          <w:szCs w:val="24"/>
          <w:rtl/>
        </w:rPr>
        <w:t>דרישות</w:t>
      </w:r>
      <w:r w:rsidRPr="00C06588">
        <w:rPr>
          <w:rFonts w:eastAsia="Times New Roman" w:cs="David"/>
          <w:color w:val="auto"/>
          <w:szCs w:val="24"/>
          <w:rtl/>
        </w:rPr>
        <w:t xml:space="preserve">, </w:t>
      </w:r>
      <w:r w:rsidRPr="00C06588">
        <w:rPr>
          <w:rFonts w:eastAsia="Times New Roman" w:cs="David" w:hint="eastAsia"/>
          <w:color w:val="auto"/>
          <w:szCs w:val="24"/>
          <w:rtl/>
        </w:rPr>
        <w:t>אישומים</w:t>
      </w:r>
      <w:r w:rsidRPr="00C06588">
        <w:rPr>
          <w:rFonts w:eastAsia="Times New Roman" w:cs="David"/>
          <w:color w:val="auto"/>
          <w:szCs w:val="24"/>
          <w:rtl/>
        </w:rPr>
        <w:t xml:space="preserve">, </w:t>
      </w:r>
      <w:r w:rsidRPr="00C06588">
        <w:rPr>
          <w:rFonts w:eastAsia="Times New Roman" w:cs="David" w:hint="eastAsia"/>
          <w:color w:val="auto"/>
          <w:szCs w:val="24"/>
          <w:rtl/>
        </w:rPr>
        <w:t>פס</w:t>
      </w:r>
      <w:r w:rsidRPr="00C06588">
        <w:rPr>
          <w:rFonts w:eastAsia="Times New Roman" w:cs="David"/>
          <w:color w:val="auto"/>
          <w:szCs w:val="24"/>
          <w:rtl/>
        </w:rPr>
        <w:t xml:space="preserve">"ד, </w:t>
      </w:r>
      <w:r w:rsidRPr="00C06588">
        <w:rPr>
          <w:rFonts w:eastAsia="Times New Roman" w:cs="David" w:hint="eastAsia"/>
          <w:color w:val="auto"/>
          <w:szCs w:val="24"/>
          <w:rtl/>
        </w:rPr>
        <w:t>צווים</w:t>
      </w:r>
      <w:r w:rsidRPr="00C06588">
        <w:rPr>
          <w:rFonts w:eastAsia="Times New Roman" w:cs="David"/>
          <w:color w:val="auto"/>
          <w:szCs w:val="24"/>
          <w:rtl/>
        </w:rPr>
        <w:t xml:space="preserve">, </w:t>
      </w:r>
      <w:r w:rsidRPr="00C06588">
        <w:rPr>
          <w:rFonts w:eastAsia="Times New Roman" w:cs="David" w:hint="eastAsia"/>
          <w:color w:val="auto"/>
          <w:szCs w:val="24"/>
          <w:rtl/>
        </w:rPr>
        <w:t>עונשים</w:t>
      </w:r>
      <w:r w:rsidRPr="00C06588">
        <w:rPr>
          <w:rFonts w:eastAsia="Times New Roman" w:cs="David"/>
          <w:color w:val="auto"/>
          <w:szCs w:val="24"/>
          <w:rtl/>
        </w:rPr>
        <w:t xml:space="preserve">, </w:t>
      </w:r>
      <w:r w:rsidRPr="00C06588">
        <w:rPr>
          <w:rFonts w:eastAsia="Times New Roman" w:cs="David" w:hint="eastAsia"/>
          <w:color w:val="auto"/>
          <w:szCs w:val="24"/>
          <w:rtl/>
        </w:rPr>
        <w:t>קנסות</w:t>
      </w:r>
      <w:r w:rsidRPr="00C06588">
        <w:rPr>
          <w:rFonts w:eastAsia="Times New Roman" w:cs="David"/>
          <w:color w:val="auto"/>
          <w:szCs w:val="24"/>
          <w:rtl/>
        </w:rPr>
        <w:t xml:space="preserve">, </w:t>
      </w:r>
      <w:r w:rsidRPr="00C06588">
        <w:rPr>
          <w:rFonts w:eastAsia="Times New Roman" w:cs="David" w:hint="eastAsia"/>
          <w:color w:val="auto"/>
          <w:szCs w:val="24"/>
          <w:rtl/>
        </w:rPr>
        <w:t>פיצויים</w:t>
      </w:r>
      <w:r w:rsidRPr="00C06588">
        <w:rPr>
          <w:rFonts w:eastAsia="Times New Roman" w:cs="David"/>
          <w:color w:val="auto"/>
          <w:szCs w:val="24"/>
          <w:rtl/>
        </w:rPr>
        <w:t xml:space="preserve"> </w:t>
      </w:r>
      <w:r w:rsidRPr="00C06588">
        <w:rPr>
          <w:rFonts w:eastAsia="Times New Roman" w:cs="David" w:hint="eastAsia"/>
          <w:color w:val="auto"/>
          <w:szCs w:val="24"/>
          <w:rtl/>
        </w:rPr>
        <w:t>כאמור</w:t>
      </w:r>
      <w:r w:rsidRPr="00C06588">
        <w:rPr>
          <w:rFonts w:eastAsia="Times New Roman" w:cs="David"/>
          <w:color w:val="auto"/>
          <w:szCs w:val="24"/>
          <w:rtl/>
        </w:rPr>
        <w:t xml:space="preserve"> </w:t>
      </w:r>
      <w:r w:rsidRPr="00C06588">
        <w:rPr>
          <w:rFonts w:eastAsia="Times New Roman" w:cs="David" w:hint="eastAsia"/>
          <w:color w:val="auto"/>
          <w:szCs w:val="24"/>
          <w:rtl/>
        </w:rPr>
        <w:t>לעיל</w:t>
      </w:r>
      <w:r w:rsidRPr="00C06588">
        <w:rPr>
          <w:rFonts w:eastAsia="Times New Roman" w:cs="David"/>
          <w:color w:val="auto"/>
          <w:szCs w:val="24"/>
          <w:rtl/>
        </w:rPr>
        <w:t xml:space="preserve">, </w:t>
      </w:r>
      <w:r w:rsidRPr="00C06588">
        <w:rPr>
          <w:rFonts w:eastAsia="Times New Roman" w:cs="David" w:hint="eastAsia"/>
          <w:color w:val="auto"/>
          <w:szCs w:val="24"/>
          <w:rtl/>
        </w:rPr>
        <w:t>וכן</w:t>
      </w:r>
      <w:r w:rsidRPr="00C06588">
        <w:rPr>
          <w:rFonts w:eastAsia="Times New Roman" w:cs="David"/>
          <w:color w:val="auto"/>
          <w:szCs w:val="24"/>
          <w:rtl/>
        </w:rPr>
        <w:t xml:space="preserve"> </w:t>
      </w:r>
      <w:r w:rsidRPr="00C06588">
        <w:rPr>
          <w:rFonts w:eastAsia="Times New Roman" w:cs="David" w:hint="eastAsia"/>
          <w:color w:val="auto"/>
          <w:szCs w:val="24"/>
          <w:rtl/>
        </w:rPr>
        <w:t>בגין</w:t>
      </w:r>
      <w:r w:rsidRPr="00C06588">
        <w:rPr>
          <w:rFonts w:eastAsia="Times New Roman" w:cs="David"/>
          <w:color w:val="auto"/>
          <w:szCs w:val="24"/>
          <w:rtl/>
        </w:rPr>
        <w:t xml:space="preserve"> </w:t>
      </w:r>
      <w:r w:rsidRPr="00C06588">
        <w:rPr>
          <w:rFonts w:eastAsia="Times New Roman" w:cs="David" w:hint="eastAsia"/>
          <w:color w:val="auto"/>
          <w:szCs w:val="24"/>
          <w:rtl/>
        </w:rPr>
        <w:t>כל</w:t>
      </w:r>
      <w:r w:rsidRPr="00C06588">
        <w:rPr>
          <w:rFonts w:eastAsia="Times New Roman" w:cs="David"/>
          <w:color w:val="auto"/>
          <w:szCs w:val="24"/>
          <w:rtl/>
        </w:rPr>
        <w:t xml:space="preserve"> </w:t>
      </w:r>
      <w:r w:rsidRPr="00C06588">
        <w:rPr>
          <w:rFonts w:eastAsia="Times New Roman" w:cs="David" w:hint="eastAsia"/>
          <w:color w:val="auto"/>
          <w:szCs w:val="24"/>
          <w:rtl/>
        </w:rPr>
        <w:t>העלויות</w:t>
      </w:r>
      <w:r w:rsidRPr="00C06588">
        <w:rPr>
          <w:rFonts w:eastAsia="Times New Roman" w:cs="David"/>
          <w:color w:val="auto"/>
          <w:szCs w:val="24"/>
          <w:rtl/>
        </w:rPr>
        <w:t xml:space="preserve"> </w:t>
      </w:r>
      <w:r w:rsidRPr="00C06588">
        <w:rPr>
          <w:rFonts w:eastAsia="Times New Roman" w:cs="David" w:hint="eastAsia"/>
          <w:color w:val="auto"/>
          <w:szCs w:val="24"/>
          <w:rtl/>
        </w:rPr>
        <w:t>וההוצאות</w:t>
      </w:r>
      <w:r w:rsidRPr="00C06588">
        <w:rPr>
          <w:rFonts w:eastAsia="Times New Roman" w:cs="David"/>
          <w:color w:val="auto"/>
          <w:szCs w:val="24"/>
          <w:rtl/>
        </w:rPr>
        <w:t xml:space="preserve"> </w:t>
      </w:r>
      <w:r w:rsidRPr="00C06588">
        <w:rPr>
          <w:rFonts w:eastAsia="Times New Roman" w:cs="David" w:hint="eastAsia"/>
          <w:color w:val="auto"/>
          <w:szCs w:val="24"/>
          <w:rtl/>
        </w:rPr>
        <w:t>הנובעות</w:t>
      </w:r>
      <w:r w:rsidRPr="00C06588">
        <w:rPr>
          <w:rFonts w:eastAsia="Times New Roman" w:cs="David"/>
          <w:color w:val="auto"/>
          <w:szCs w:val="24"/>
          <w:rtl/>
        </w:rPr>
        <w:t xml:space="preserve"> </w:t>
      </w:r>
      <w:r w:rsidRPr="00C06588">
        <w:rPr>
          <w:rFonts w:eastAsia="Times New Roman" w:cs="David" w:hint="eastAsia"/>
          <w:color w:val="auto"/>
          <w:szCs w:val="24"/>
          <w:rtl/>
        </w:rPr>
        <w:t>מהאמור</w:t>
      </w:r>
      <w:r w:rsidRPr="00C06588">
        <w:rPr>
          <w:rFonts w:eastAsia="Times New Roman" w:cs="David"/>
          <w:color w:val="auto"/>
          <w:szCs w:val="24"/>
          <w:rtl/>
        </w:rPr>
        <w:t xml:space="preserve"> </w:t>
      </w:r>
      <w:r w:rsidRPr="00C06588">
        <w:rPr>
          <w:rFonts w:eastAsia="Times New Roman" w:cs="David" w:hint="eastAsia"/>
          <w:color w:val="auto"/>
          <w:szCs w:val="24"/>
          <w:rtl/>
        </w:rPr>
        <w:t>לעיל</w:t>
      </w:r>
      <w:r w:rsidRPr="00C06588">
        <w:rPr>
          <w:rFonts w:eastAsia="Times New Roman" w:cs="David"/>
          <w:color w:val="auto"/>
          <w:szCs w:val="24"/>
          <w:rtl/>
        </w:rPr>
        <w:t xml:space="preserve">, </w:t>
      </w:r>
      <w:r w:rsidRPr="00C06588">
        <w:rPr>
          <w:rFonts w:eastAsia="Times New Roman" w:cs="David" w:hint="eastAsia"/>
          <w:color w:val="auto"/>
          <w:szCs w:val="24"/>
          <w:rtl/>
        </w:rPr>
        <w:t>לרבות</w:t>
      </w:r>
      <w:r w:rsidRPr="00C06588">
        <w:rPr>
          <w:rFonts w:eastAsia="Times New Roman" w:cs="David"/>
          <w:color w:val="auto"/>
          <w:szCs w:val="24"/>
          <w:rtl/>
        </w:rPr>
        <w:t xml:space="preserve"> </w:t>
      </w:r>
      <w:r w:rsidRPr="00C06588">
        <w:rPr>
          <w:rFonts w:eastAsia="Times New Roman" w:cs="David" w:hint="eastAsia"/>
          <w:color w:val="auto"/>
          <w:szCs w:val="24"/>
          <w:rtl/>
        </w:rPr>
        <w:t>שכר</w:t>
      </w:r>
      <w:r w:rsidRPr="00C06588">
        <w:rPr>
          <w:rFonts w:eastAsia="Times New Roman" w:cs="David"/>
          <w:color w:val="auto"/>
          <w:szCs w:val="24"/>
          <w:rtl/>
        </w:rPr>
        <w:t xml:space="preserve"> </w:t>
      </w:r>
      <w:r w:rsidRPr="00C06588">
        <w:rPr>
          <w:rFonts w:eastAsia="Times New Roman" w:cs="David" w:hint="eastAsia"/>
          <w:color w:val="auto"/>
          <w:szCs w:val="24"/>
          <w:rtl/>
        </w:rPr>
        <w:t>טרחת</w:t>
      </w:r>
      <w:r w:rsidRPr="00C06588">
        <w:rPr>
          <w:rFonts w:eastAsia="Times New Roman" w:cs="David"/>
          <w:color w:val="auto"/>
          <w:szCs w:val="24"/>
          <w:rtl/>
        </w:rPr>
        <w:t xml:space="preserve"> </w:t>
      </w:r>
      <w:r w:rsidRPr="00C06588">
        <w:rPr>
          <w:rFonts w:eastAsia="Times New Roman" w:cs="David" w:hint="eastAsia"/>
          <w:color w:val="auto"/>
          <w:szCs w:val="24"/>
          <w:rtl/>
        </w:rPr>
        <w:t>עו</w:t>
      </w:r>
      <w:r w:rsidRPr="00C06588">
        <w:rPr>
          <w:rFonts w:eastAsia="Times New Roman" w:cs="David"/>
          <w:color w:val="auto"/>
          <w:szCs w:val="24"/>
          <w:rtl/>
        </w:rPr>
        <w:t xml:space="preserve">"ד </w:t>
      </w:r>
      <w:r w:rsidRPr="00C06588">
        <w:rPr>
          <w:rFonts w:eastAsia="Times New Roman" w:cs="David" w:hint="eastAsia"/>
          <w:color w:val="auto"/>
          <w:szCs w:val="24"/>
          <w:rtl/>
        </w:rPr>
        <w:t>והוצאות</w:t>
      </w:r>
      <w:r w:rsidRPr="00C06588">
        <w:rPr>
          <w:rFonts w:eastAsia="Times New Roman" w:cs="David"/>
          <w:color w:val="auto"/>
          <w:szCs w:val="24"/>
          <w:rtl/>
        </w:rPr>
        <w:t xml:space="preserve"> </w:t>
      </w:r>
      <w:r w:rsidRPr="00C06588">
        <w:rPr>
          <w:rFonts w:eastAsia="Times New Roman" w:cs="David" w:hint="eastAsia"/>
          <w:color w:val="auto"/>
          <w:szCs w:val="24"/>
          <w:rtl/>
        </w:rPr>
        <w:t>משפטיות</w:t>
      </w:r>
      <w:r w:rsidRPr="00C06588">
        <w:rPr>
          <w:rFonts w:eastAsia="Times New Roman" w:cs="David"/>
          <w:color w:val="auto"/>
          <w:szCs w:val="24"/>
          <w:rtl/>
        </w:rPr>
        <w:t xml:space="preserve"> </w:t>
      </w:r>
      <w:r w:rsidRPr="00C06588">
        <w:rPr>
          <w:rFonts w:eastAsia="Times New Roman" w:cs="David" w:hint="eastAsia"/>
          <w:color w:val="auto"/>
          <w:szCs w:val="24"/>
          <w:rtl/>
        </w:rPr>
        <w:t>שתהיינה</w:t>
      </w:r>
      <w:r w:rsidRPr="00C06588">
        <w:rPr>
          <w:rFonts w:eastAsia="Times New Roman" w:cs="David"/>
          <w:color w:val="auto"/>
          <w:szCs w:val="24"/>
          <w:rtl/>
        </w:rPr>
        <w:t xml:space="preserve"> </w:t>
      </w:r>
      <w:r w:rsidRPr="00C06588">
        <w:rPr>
          <w:rFonts w:eastAsia="Times New Roman" w:cs="David" w:hint="eastAsia"/>
          <w:color w:val="auto"/>
          <w:szCs w:val="24"/>
          <w:rtl/>
        </w:rPr>
        <w:t>כרוכות</w:t>
      </w:r>
      <w:r w:rsidRPr="00C06588">
        <w:rPr>
          <w:rFonts w:eastAsia="Times New Roman" w:cs="David"/>
          <w:color w:val="auto"/>
          <w:szCs w:val="24"/>
          <w:rtl/>
        </w:rPr>
        <w:t xml:space="preserve"> </w:t>
      </w:r>
      <w:r w:rsidRPr="00C06588">
        <w:rPr>
          <w:rFonts w:eastAsia="Times New Roman" w:cs="David" w:hint="eastAsia"/>
          <w:color w:val="auto"/>
          <w:szCs w:val="24"/>
          <w:rtl/>
        </w:rPr>
        <w:t>בכך</w:t>
      </w:r>
      <w:r w:rsidRPr="00C06588">
        <w:rPr>
          <w:rFonts w:eastAsia="Times New Roman" w:cs="David"/>
          <w:color w:val="auto"/>
          <w:szCs w:val="24"/>
          <w:rtl/>
        </w:rPr>
        <w:t xml:space="preserve">, </w:t>
      </w:r>
      <w:r w:rsidRPr="00C06588">
        <w:rPr>
          <w:rFonts w:eastAsia="Times New Roman" w:cs="David" w:hint="eastAsia"/>
          <w:color w:val="auto"/>
          <w:szCs w:val="24"/>
          <w:rtl/>
        </w:rPr>
        <w:t>מיד</w:t>
      </w:r>
      <w:r w:rsidRPr="00C06588">
        <w:rPr>
          <w:rFonts w:eastAsia="Times New Roman" w:cs="David"/>
          <w:color w:val="auto"/>
          <w:szCs w:val="24"/>
          <w:rtl/>
        </w:rPr>
        <w:t xml:space="preserve"> </w:t>
      </w:r>
      <w:r w:rsidRPr="00C06588">
        <w:rPr>
          <w:rFonts w:eastAsia="Times New Roman" w:cs="David" w:hint="eastAsia"/>
          <w:color w:val="auto"/>
          <w:szCs w:val="24"/>
          <w:rtl/>
        </w:rPr>
        <w:t>עם</w:t>
      </w:r>
      <w:r w:rsidRPr="00C06588">
        <w:rPr>
          <w:rFonts w:eastAsia="Times New Roman" w:cs="David"/>
          <w:color w:val="auto"/>
          <w:szCs w:val="24"/>
          <w:rtl/>
        </w:rPr>
        <w:t xml:space="preserve"> </w:t>
      </w:r>
      <w:r w:rsidRPr="00C06588">
        <w:rPr>
          <w:rFonts w:eastAsia="Times New Roman" w:cs="David" w:hint="eastAsia"/>
          <w:color w:val="auto"/>
          <w:szCs w:val="24"/>
          <w:rtl/>
        </w:rPr>
        <w:t>דרישתו</w:t>
      </w:r>
      <w:r w:rsidRPr="00C06588">
        <w:rPr>
          <w:rFonts w:eastAsia="Times New Roman" w:cs="David"/>
          <w:color w:val="auto"/>
          <w:szCs w:val="24"/>
          <w:rtl/>
        </w:rPr>
        <w:t xml:space="preserve"> </w:t>
      </w:r>
      <w:r w:rsidRPr="00C06588">
        <w:rPr>
          <w:rFonts w:eastAsia="Times New Roman" w:cs="David" w:hint="eastAsia"/>
          <w:color w:val="auto"/>
          <w:szCs w:val="24"/>
          <w:rtl/>
        </w:rPr>
        <w:t>הראשונה</w:t>
      </w:r>
      <w:r w:rsidRPr="00C06588">
        <w:rPr>
          <w:rFonts w:eastAsia="Times New Roman" w:cs="David"/>
          <w:color w:val="auto"/>
          <w:szCs w:val="24"/>
          <w:rtl/>
        </w:rPr>
        <w:t xml:space="preserve"> </w:t>
      </w:r>
      <w:r w:rsidRPr="00C06588">
        <w:rPr>
          <w:rFonts w:eastAsia="Times New Roman" w:cs="David" w:hint="eastAsia"/>
          <w:color w:val="auto"/>
          <w:szCs w:val="24"/>
          <w:rtl/>
        </w:rPr>
        <w:t>של</w:t>
      </w:r>
      <w:r w:rsidRPr="00C06588">
        <w:rPr>
          <w:rFonts w:eastAsia="Times New Roman" w:cs="David"/>
          <w:color w:val="auto"/>
          <w:szCs w:val="24"/>
          <w:rtl/>
        </w:rPr>
        <w:t xml:space="preserve"> </w:t>
      </w:r>
      <w:r w:rsidRPr="00C06588">
        <w:rPr>
          <w:rFonts w:eastAsia="Times New Roman" w:cs="David" w:hint="eastAsia"/>
          <w:color w:val="auto"/>
          <w:szCs w:val="24"/>
          <w:rtl/>
        </w:rPr>
        <w:t>המזמין</w:t>
      </w:r>
      <w:r w:rsidRPr="00C06588">
        <w:rPr>
          <w:rFonts w:eastAsia="Times New Roman" w:cs="David"/>
          <w:color w:val="auto"/>
          <w:szCs w:val="24"/>
          <w:rtl/>
        </w:rPr>
        <w:t xml:space="preserve">. </w:t>
      </w:r>
      <w:r w:rsidRPr="00C06588">
        <w:rPr>
          <w:rFonts w:eastAsia="Times New Roman" w:cs="David" w:hint="eastAsia"/>
          <w:color w:val="auto"/>
          <w:szCs w:val="24"/>
          <w:rtl/>
        </w:rPr>
        <w:t>הסכומים</w:t>
      </w:r>
      <w:r w:rsidRPr="00C06588">
        <w:rPr>
          <w:rFonts w:eastAsia="Times New Roman" w:cs="David"/>
          <w:color w:val="auto"/>
          <w:szCs w:val="24"/>
          <w:rtl/>
        </w:rPr>
        <w:t xml:space="preserve"> </w:t>
      </w:r>
      <w:r w:rsidRPr="00C06588">
        <w:rPr>
          <w:rFonts w:eastAsia="Times New Roman" w:cs="David" w:hint="eastAsia"/>
          <w:color w:val="auto"/>
          <w:szCs w:val="24"/>
          <w:rtl/>
        </w:rPr>
        <w:t>הנ</w:t>
      </w:r>
      <w:r w:rsidRPr="00C06588">
        <w:rPr>
          <w:rFonts w:eastAsia="Times New Roman" w:cs="David"/>
          <w:color w:val="auto"/>
          <w:szCs w:val="24"/>
          <w:rtl/>
        </w:rPr>
        <w:t xml:space="preserve">"ל </w:t>
      </w:r>
      <w:r w:rsidRPr="00C06588">
        <w:rPr>
          <w:rFonts w:eastAsia="Times New Roman" w:cs="David" w:hint="eastAsia"/>
          <w:color w:val="auto"/>
          <w:szCs w:val="24"/>
          <w:rtl/>
        </w:rPr>
        <w:t>ייחשבו</w:t>
      </w:r>
      <w:r w:rsidRPr="00C06588">
        <w:rPr>
          <w:rFonts w:eastAsia="Times New Roman" w:cs="David"/>
          <w:color w:val="auto"/>
          <w:szCs w:val="24"/>
          <w:rtl/>
        </w:rPr>
        <w:t xml:space="preserve"> </w:t>
      </w:r>
      <w:r w:rsidRPr="00C06588">
        <w:rPr>
          <w:rFonts w:eastAsia="Times New Roman" w:cs="David" w:hint="eastAsia"/>
          <w:color w:val="auto"/>
          <w:szCs w:val="24"/>
          <w:rtl/>
        </w:rPr>
        <w:t>חוב</w:t>
      </w:r>
      <w:r w:rsidRPr="00C06588">
        <w:rPr>
          <w:rFonts w:eastAsia="Times New Roman" w:cs="David"/>
          <w:color w:val="auto"/>
          <w:szCs w:val="24"/>
          <w:rtl/>
        </w:rPr>
        <w:t xml:space="preserve"> </w:t>
      </w:r>
      <w:r w:rsidRPr="00C06588">
        <w:rPr>
          <w:rFonts w:eastAsia="Times New Roman" w:cs="David" w:hint="eastAsia"/>
          <w:color w:val="auto"/>
          <w:szCs w:val="24"/>
          <w:rtl/>
        </w:rPr>
        <w:t>המגיע</w:t>
      </w:r>
      <w:r w:rsidRPr="00C06588">
        <w:rPr>
          <w:rFonts w:eastAsia="Times New Roman" w:cs="David"/>
          <w:color w:val="auto"/>
          <w:szCs w:val="24"/>
          <w:rtl/>
        </w:rPr>
        <w:t xml:space="preserve"> </w:t>
      </w:r>
      <w:r w:rsidRPr="00C06588">
        <w:rPr>
          <w:rFonts w:eastAsia="Times New Roman" w:cs="David" w:hint="eastAsia"/>
          <w:color w:val="auto"/>
          <w:szCs w:val="24"/>
          <w:rtl/>
        </w:rPr>
        <w:t>למזמין</w:t>
      </w:r>
      <w:r w:rsidRPr="00C06588">
        <w:rPr>
          <w:rFonts w:eastAsia="Times New Roman" w:cs="David"/>
          <w:color w:val="auto"/>
          <w:szCs w:val="24"/>
          <w:rtl/>
        </w:rPr>
        <w:t xml:space="preserve"> </w:t>
      </w:r>
      <w:r w:rsidRPr="00C06588">
        <w:rPr>
          <w:rFonts w:eastAsia="Times New Roman" w:cs="David" w:hint="eastAsia"/>
          <w:color w:val="auto"/>
          <w:szCs w:val="24"/>
          <w:rtl/>
        </w:rPr>
        <w:t>מאת</w:t>
      </w:r>
      <w:r w:rsidRPr="00C06588">
        <w:rPr>
          <w:rFonts w:eastAsia="Times New Roman" w:cs="David"/>
          <w:color w:val="auto"/>
          <w:szCs w:val="24"/>
          <w:rtl/>
        </w:rPr>
        <w:t xml:space="preserve"> </w:t>
      </w:r>
      <w:r w:rsidRPr="00C06588">
        <w:rPr>
          <w:rFonts w:eastAsia="Times New Roman" w:cs="David" w:hint="eastAsia"/>
          <w:color w:val="auto"/>
          <w:szCs w:val="24"/>
          <w:rtl/>
        </w:rPr>
        <w:t>המתכנן</w:t>
      </w:r>
      <w:r w:rsidRPr="00C06588">
        <w:rPr>
          <w:rFonts w:eastAsia="Times New Roman" w:cs="David"/>
          <w:color w:val="auto"/>
          <w:szCs w:val="24"/>
          <w:rtl/>
        </w:rPr>
        <w:t xml:space="preserve"> </w:t>
      </w:r>
      <w:r w:rsidRPr="00C06588">
        <w:rPr>
          <w:rFonts w:eastAsia="Times New Roman" w:cs="David" w:hint="eastAsia"/>
          <w:color w:val="auto"/>
          <w:szCs w:val="24"/>
          <w:rtl/>
        </w:rPr>
        <w:t>על</w:t>
      </w:r>
      <w:r w:rsidRPr="00C06588">
        <w:rPr>
          <w:rFonts w:eastAsia="Times New Roman" w:cs="David"/>
          <w:color w:val="auto"/>
          <w:szCs w:val="24"/>
          <w:rtl/>
        </w:rPr>
        <w:t xml:space="preserve"> </w:t>
      </w:r>
      <w:r w:rsidRPr="00C06588">
        <w:rPr>
          <w:rFonts w:eastAsia="Times New Roman" w:cs="David" w:hint="eastAsia"/>
          <w:color w:val="auto"/>
          <w:szCs w:val="24"/>
          <w:rtl/>
        </w:rPr>
        <w:t>פי</w:t>
      </w:r>
      <w:r w:rsidRPr="00C06588">
        <w:rPr>
          <w:rFonts w:eastAsia="Times New Roman" w:cs="David"/>
          <w:color w:val="auto"/>
          <w:szCs w:val="24"/>
          <w:rtl/>
        </w:rPr>
        <w:t xml:space="preserve"> </w:t>
      </w:r>
      <w:r w:rsidRPr="00C06588">
        <w:rPr>
          <w:rFonts w:eastAsia="Times New Roman" w:cs="David" w:hint="eastAsia"/>
          <w:color w:val="auto"/>
          <w:szCs w:val="24"/>
          <w:rtl/>
        </w:rPr>
        <w:t>הוראות</w:t>
      </w:r>
      <w:r w:rsidRPr="00C06588">
        <w:rPr>
          <w:rFonts w:eastAsia="Times New Roman" w:cs="David"/>
          <w:color w:val="auto"/>
          <w:szCs w:val="24"/>
          <w:rtl/>
        </w:rPr>
        <w:t xml:space="preserve"> </w:t>
      </w:r>
      <w:r w:rsidRPr="00C06588">
        <w:rPr>
          <w:rFonts w:eastAsia="Times New Roman" w:cs="David" w:hint="eastAsia"/>
          <w:color w:val="auto"/>
          <w:szCs w:val="24"/>
          <w:rtl/>
        </w:rPr>
        <w:t>חוזה</w:t>
      </w:r>
      <w:r w:rsidRPr="00C06588">
        <w:rPr>
          <w:rFonts w:eastAsia="Times New Roman" w:cs="David"/>
          <w:color w:val="auto"/>
          <w:szCs w:val="24"/>
          <w:rtl/>
        </w:rPr>
        <w:t xml:space="preserve"> </w:t>
      </w:r>
      <w:r w:rsidRPr="00C06588">
        <w:rPr>
          <w:rFonts w:eastAsia="Times New Roman" w:cs="David" w:hint="eastAsia"/>
          <w:color w:val="auto"/>
          <w:szCs w:val="24"/>
          <w:rtl/>
        </w:rPr>
        <w:t>זה</w:t>
      </w:r>
      <w:r w:rsidRPr="00C06588">
        <w:rPr>
          <w:rFonts w:eastAsia="Times New Roman" w:cs="David"/>
          <w:color w:val="auto"/>
          <w:szCs w:val="24"/>
          <w:rtl/>
        </w:rPr>
        <w:t xml:space="preserve">, </w:t>
      </w:r>
      <w:r w:rsidRPr="00C06588">
        <w:rPr>
          <w:rFonts w:eastAsia="Times New Roman" w:cs="David" w:hint="eastAsia"/>
          <w:color w:val="auto"/>
          <w:szCs w:val="24"/>
          <w:rtl/>
        </w:rPr>
        <w:t>אשר</w:t>
      </w:r>
      <w:r w:rsidRPr="00C06588">
        <w:rPr>
          <w:rFonts w:eastAsia="Times New Roman" w:cs="David"/>
          <w:color w:val="auto"/>
          <w:szCs w:val="24"/>
          <w:rtl/>
        </w:rPr>
        <w:t xml:space="preserve"> </w:t>
      </w:r>
      <w:r w:rsidRPr="00C06588">
        <w:rPr>
          <w:rFonts w:eastAsia="Times New Roman" w:cs="David" w:hint="eastAsia"/>
          <w:color w:val="auto"/>
          <w:szCs w:val="24"/>
          <w:rtl/>
        </w:rPr>
        <w:t>המזמין</w:t>
      </w:r>
      <w:r w:rsidRPr="00C06588">
        <w:rPr>
          <w:rFonts w:eastAsia="Times New Roman" w:cs="David"/>
          <w:color w:val="auto"/>
          <w:szCs w:val="24"/>
          <w:rtl/>
        </w:rPr>
        <w:t xml:space="preserve"> </w:t>
      </w:r>
      <w:r w:rsidRPr="00C06588">
        <w:rPr>
          <w:rFonts w:eastAsia="Times New Roman" w:cs="David" w:hint="eastAsia"/>
          <w:color w:val="auto"/>
          <w:szCs w:val="24"/>
          <w:rtl/>
        </w:rPr>
        <w:t>רשאי</w:t>
      </w:r>
      <w:r w:rsidRPr="00C06588">
        <w:rPr>
          <w:rFonts w:eastAsia="Times New Roman" w:cs="David"/>
          <w:color w:val="auto"/>
          <w:szCs w:val="24"/>
          <w:rtl/>
        </w:rPr>
        <w:t xml:space="preserve"> </w:t>
      </w:r>
      <w:r w:rsidRPr="00C06588">
        <w:rPr>
          <w:rFonts w:eastAsia="Times New Roman" w:cs="David" w:hint="eastAsia"/>
          <w:color w:val="auto"/>
          <w:szCs w:val="24"/>
          <w:rtl/>
        </w:rPr>
        <w:t>לקזז</w:t>
      </w:r>
      <w:r w:rsidRPr="00C06588">
        <w:rPr>
          <w:rFonts w:eastAsia="Times New Roman" w:cs="David"/>
          <w:color w:val="auto"/>
          <w:szCs w:val="24"/>
          <w:rtl/>
        </w:rPr>
        <w:t xml:space="preserve"> </w:t>
      </w:r>
      <w:r w:rsidRPr="00C06588">
        <w:rPr>
          <w:rFonts w:eastAsia="Times New Roman" w:cs="David" w:hint="eastAsia"/>
          <w:color w:val="auto"/>
          <w:szCs w:val="24"/>
          <w:rtl/>
        </w:rPr>
        <w:t>בגינו</w:t>
      </w:r>
      <w:r w:rsidRPr="00C06588">
        <w:rPr>
          <w:rFonts w:eastAsia="Times New Roman" w:cs="David"/>
          <w:color w:val="auto"/>
          <w:szCs w:val="24"/>
          <w:rtl/>
        </w:rPr>
        <w:t xml:space="preserve"> </w:t>
      </w:r>
      <w:r w:rsidRPr="00C06588">
        <w:rPr>
          <w:rFonts w:eastAsia="Times New Roman" w:cs="David" w:hint="eastAsia"/>
          <w:color w:val="auto"/>
          <w:szCs w:val="24"/>
          <w:rtl/>
        </w:rPr>
        <w:t>סכומים</w:t>
      </w:r>
      <w:r w:rsidRPr="00C06588">
        <w:rPr>
          <w:rFonts w:eastAsia="Times New Roman" w:cs="David"/>
          <w:color w:val="auto"/>
          <w:szCs w:val="24"/>
          <w:rtl/>
        </w:rPr>
        <w:t xml:space="preserve"> </w:t>
      </w:r>
      <w:r w:rsidRPr="00C06588">
        <w:rPr>
          <w:rFonts w:eastAsia="Times New Roman" w:cs="David" w:hint="eastAsia"/>
          <w:color w:val="auto"/>
          <w:szCs w:val="24"/>
          <w:rtl/>
        </w:rPr>
        <w:t>ע</w:t>
      </w:r>
      <w:r w:rsidRPr="00C06588">
        <w:rPr>
          <w:rFonts w:eastAsia="Times New Roman" w:cs="David"/>
          <w:color w:val="auto"/>
          <w:szCs w:val="24"/>
          <w:rtl/>
        </w:rPr>
        <w:t xml:space="preserve">"ח </w:t>
      </w:r>
      <w:r w:rsidRPr="00C06588">
        <w:rPr>
          <w:rFonts w:eastAsia="Times New Roman" w:cs="David" w:hint="eastAsia"/>
          <w:color w:val="auto"/>
          <w:szCs w:val="24"/>
          <w:rtl/>
        </w:rPr>
        <w:t>התמורה</w:t>
      </w:r>
      <w:r w:rsidRPr="00C06588">
        <w:rPr>
          <w:rFonts w:eastAsia="Times New Roman" w:cs="David"/>
          <w:color w:val="auto"/>
          <w:szCs w:val="24"/>
          <w:rtl/>
        </w:rPr>
        <w:t xml:space="preserve"> </w:t>
      </w:r>
      <w:r w:rsidRPr="00C06588">
        <w:rPr>
          <w:rFonts w:eastAsia="Times New Roman" w:cs="David" w:hint="eastAsia"/>
          <w:color w:val="auto"/>
          <w:szCs w:val="24"/>
          <w:rtl/>
        </w:rPr>
        <w:t>המגיעה</w:t>
      </w:r>
      <w:r w:rsidRPr="00C06588">
        <w:rPr>
          <w:rFonts w:eastAsia="Times New Roman" w:cs="David"/>
          <w:color w:val="auto"/>
          <w:szCs w:val="24"/>
          <w:rtl/>
        </w:rPr>
        <w:t xml:space="preserve"> </w:t>
      </w:r>
      <w:r w:rsidRPr="00C06588">
        <w:rPr>
          <w:rFonts w:eastAsia="Times New Roman" w:cs="David" w:hint="eastAsia"/>
          <w:color w:val="auto"/>
          <w:szCs w:val="24"/>
          <w:rtl/>
        </w:rPr>
        <w:t>למתכנן</w:t>
      </w:r>
      <w:r w:rsidRPr="00C06588">
        <w:rPr>
          <w:rFonts w:eastAsia="Times New Roman" w:cs="David"/>
          <w:color w:val="auto"/>
          <w:szCs w:val="24"/>
          <w:rtl/>
        </w:rPr>
        <w:t>.</w:t>
      </w:r>
    </w:p>
    <w:p w14:paraId="6ED5D13E" w14:textId="77777777" w:rsidR="003811C6" w:rsidRPr="00C06588" w:rsidRDefault="003811C6" w:rsidP="003811C6">
      <w:pPr>
        <w:pStyle w:val="a5"/>
        <w:numPr>
          <w:ilvl w:val="1"/>
          <w:numId w:val="1"/>
        </w:numPr>
        <w:ind w:right="0"/>
        <w:rPr>
          <w:rFonts w:eastAsia="Times New Roman" w:cs="David"/>
          <w:color w:val="auto"/>
          <w:szCs w:val="24"/>
        </w:rPr>
      </w:pPr>
      <w:r w:rsidRPr="00C06588">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BC9363B" w14:textId="77777777" w:rsidR="003811C6" w:rsidRPr="00C06588"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1322EE8" w14:textId="77777777" w:rsidR="003811C6" w:rsidRPr="00C06588"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C06588">
        <w:rPr>
          <w:rFonts w:ascii="Times New Roman" w:eastAsia="Times New Roman" w:hAnsi="Times New Roman" w:cs="David" w:hint="eastAsia"/>
          <w:b/>
          <w:bCs/>
          <w:sz w:val="20"/>
          <w:szCs w:val="24"/>
          <w:u w:val="single"/>
          <w:rtl/>
          <w:lang w:eastAsia="he-IL"/>
        </w:rPr>
        <w:t>ביטוח</w:t>
      </w:r>
    </w:p>
    <w:p w14:paraId="4D3E39F8" w14:textId="77777777" w:rsidR="003811C6" w:rsidRPr="00C06588"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sidRPr="00C06588">
        <w:rPr>
          <w:rFonts w:ascii="Times New Roman" w:eastAsia="Times New Roman" w:hAnsi="Times New Roman" w:cs="David" w:hint="eastAsia"/>
          <w:sz w:val="20"/>
          <w:szCs w:val="24"/>
          <w:rtl/>
          <w:lang w:eastAsia="he-IL"/>
        </w:rPr>
        <w:t>מבלי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לגרוע</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מאחריות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הסכם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זה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דין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C06588">
        <w:rPr>
          <w:rFonts w:ascii="Times New Roman" w:eastAsia="Times New Roman" w:hAnsi="Times New Roman" w:cs="David" w:hint="eastAsia"/>
          <w:b/>
          <w:bCs/>
          <w:sz w:val="20"/>
          <w:szCs w:val="24"/>
          <w:u w:val="single"/>
          <w:rtl/>
          <w:lang w:eastAsia="he-IL"/>
        </w:rPr>
        <w:t>כנספח</w:t>
      </w:r>
      <w:r w:rsidRPr="00C06588">
        <w:rPr>
          <w:rFonts w:ascii="Times New Roman" w:eastAsia="Times New Roman" w:hAnsi="Times New Roman" w:cs="David"/>
          <w:b/>
          <w:bCs/>
          <w:sz w:val="20"/>
          <w:szCs w:val="24"/>
          <w:u w:val="single"/>
          <w:rtl/>
          <w:lang w:eastAsia="he-IL"/>
        </w:rPr>
        <w:t xml:space="preserve"> </w:t>
      </w:r>
      <w:r w:rsidRPr="00C06588">
        <w:rPr>
          <w:rFonts w:ascii="Times New Roman" w:eastAsia="Times New Roman" w:hAnsi="Times New Roman" w:cs="David" w:hint="eastAsia"/>
          <w:b/>
          <w:bCs/>
          <w:sz w:val="20"/>
          <w:szCs w:val="24"/>
          <w:u w:val="single"/>
          <w:rtl/>
          <w:lang w:eastAsia="he-IL"/>
        </w:rPr>
        <w:t>ז</w:t>
      </w:r>
      <w:r w:rsidRPr="00C06588">
        <w:rPr>
          <w:rFonts w:ascii="Times New Roman" w:eastAsia="Times New Roman" w:hAnsi="Times New Roman" w:cs="David"/>
          <w:b/>
          <w:bCs/>
          <w:sz w:val="20"/>
          <w:szCs w:val="24"/>
          <w:u w:val="single"/>
          <w:rtl/>
          <w:lang w:eastAsia="he-IL"/>
        </w:rPr>
        <w:t>'</w:t>
      </w:r>
      <w:r w:rsidRPr="00C06588">
        <w:rPr>
          <w:rFonts w:ascii="Times New Roman" w:eastAsia="Times New Roman" w:hAnsi="Times New Roman" w:cs="David"/>
          <w:sz w:val="20"/>
          <w:szCs w:val="24"/>
          <w:rtl/>
          <w:lang w:eastAsia="he-IL"/>
        </w:rPr>
        <w:t xml:space="preserve"> וכן אישור עריכת הביטוח המצורף להסכם זה כ</w:t>
      </w:r>
      <w:r w:rsidRPr="00C06588">
        <w:rPr>
          <w:rFonts w:ascii="Times New Roman" w:eastAsia="Times New Roman" w:hAnsi="Times New Roman" w:cs="David" w:hint="eastAsia"/>
          <w:b/>
          <w:bCs/>
          <w:sz w:val="20"/>
          <w:szCs w:val="24"/>
          <w:u w:val="single"/>
          <w:rtl/>
          <w:lang w:eastAsia="he-IL"/>
        </w:rPr>
        <w:t>נספח</w:t>
      </w:r>
      <w:r w:rsidRPr="00C06588">
        <w:rPr>
          <w:rFonts w:ascii="Times New Roman" w:eastAsia="Times New Roman" w:hAnsi="Times New Roman" w:cs="David"/>
          <w:b/>
          <w:bCs/>
          <w:sz w:val="20"/>
          <w:szCs w:val="24"/>
          <w:u w:val="single"/>
          <w:rtl/>
          <w:lang w:eastAsia="he-IL"/>
        </w:rPr>
        <w:t xml:space="preserve"> </w:t>
      </w:r>
      <w:r w:rsidRPr="00C06588">
        <w:rPr>
          <w:rFonts w:ascii="Times New Roman" w:eastAsia="Times New Roman" w:hAnsi="Times New Roman" w:cs="David" w:hint="eastAsia"/>
          <w:b/>
          <w:bCs/>
          <w:sz w:val="20"/>
          <w:szCs w:val="24"/>
          <w:u w:val="single"/>
          <w:rtl/>
          <w:lang w:eastAsia="he-IL"/>
        </w:rPr>
        <w:t>ז</w:t>
      </w:r>
      <w:r w:rsidRPr="00C06588">
        <w:rPr>
          <w:rFonts w:ascii="Times New Roman" w:eastAsia="Times New Roman" w:hAnsi="Times New Roman" w:cs="David"/>
          <w:b/>
          <w:bCs/>
          <w:sz w:val="20"/>
          <w:szCs w:val="24"/>
          <w:u w:val="single"/>
          <w:rtl/>
          <w:lang w:eastAsia="he-IL"/>
        </w:rPr>
        <w:t>1'</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והמהווה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חלק</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בלתי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נפרד</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ממנו</w:t>
      </w:r>
      <w:r w:rsidRPr="00C06588">
        <w:rPr>
          <w:rFonts w:ascii="Times New Roman" w:eastAsia="Times New Roman" w:hAnsi="Times New Roman" w:cs="David"/>
          <w:sz w:val="20"/>
          <w:szCs w:val="24"/>
          <w:rtl/>
          <w:lang w:eastAsia="he-IL"/>
        </w:rPr>
        <w:t xml:space="preserve"> ("מפרט </w:t>
      </w:r>
      <w:r w:rsidRPr="00C06588">
        <w:rPr>
          <w:rFonts w:ascii="Times New Roman" w:eastAsia="Times New Roman" w:hAnsi="Times New Roman" w:cs="David" w:hint="eastAsia"/>
          <w:sz w:val="20"/>
          <w:szCs w:val="24"/>
          <w:rtl/>
          <w:lang w:eastAsia="he-IL"/>
        </w:rPr>
        <w:t>ביטוחי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"אישור </w:t>
      </w:r>
      <w:r w:rsidRPr="00C06588">
        <w:rPr>
          <w:rFonts w:ascii="Times New Roman" w:eastAsia="Times New Roman" w:hAnsi="Times New Roman" w:cs="David" w:hint="eastAsia"/>
          <w:sz w:val="20"/>
          <w:szCs w:val="24"/>
          <w:rtl/>
          <w:lang w:eastAsia="he-IL"/>
        </w:rPr>
        <w:t>עריכת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הביטוח</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בהתאמה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אצל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חברת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ביטוח</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מורשית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כדין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בישראל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ובעלת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מוניטין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אף</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האמור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לעיל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ולא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יועסקו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בידי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עובדים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במסגרת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ההסכם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יהיה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רשאי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שלא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לערוך</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הביטוח</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המצוין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בסעיף</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לאישור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עריכת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הביטוח</w:t>
      </w:r>
      <w:r w:rsidRPr="00C06588">
        <w:rPr>
          <w:rFonts w:ascii="Times New Roman" w:eastAsia="Times New Roman" w:hAnsi="Times New Roman" w:cs="David"/>
          <w:sz w:val="20"/>
          <w:szCs w:val="24"/>
          <w:rtl/>
          <w:lang w:eastAsia="he-IL"/>
        </w:rPr>
        <w:t>.</w:t>
      </w:r>
    </w:p>
    <w:p w14:paraId="6742C811"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ללא</w:t>
      </w:r>
      <w:r w:rsidRPr="00C06588">
        <w:rPr>
          <w:rFonts w:ascii="Times New Roman" w:eastAsia="Times New Roman" w:hAnsi="Times New Roman" w:cs="David"/>
          <w:sz w:val="20"/>
          <w:szCs w:val="24"/>
          <w:rtl/>
          <w:lang w:eastAsia="he-IL"/>
        </w:rPr>
        <w:t xml:space="preserve">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8022060"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כמו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מיד</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בתום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תקופת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הביטוח</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להמציא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לידי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אישור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עריכת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ביטוח</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מעודכן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בגין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חידוש</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תוקף</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ביטוחי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לתקופת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ביטוח</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נוספת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ומידי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תקופת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ביטוח</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עוד</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הסכם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זה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בתוקף</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לתקופה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מאוחרת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יותר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כמפורט</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בסעיף</w:t>
      </w:r>
      <w:r w:rsidRPr="00C06588">
        <w:rPr>
          <w:rFonts w:ascii="Times New Roman" w:eastAsia="Times New Roman" w:hAnsi="Times New Roman" w:cs="David"/>
          <w:sz w:val="20"/>
          <w:szCs w:val="24"/>
          <w:rtl/>
          <w:lang w:eastAsia="he-IL"/>
        </w:rPr>
        <w:t xml:space="preserve"> 9.3 </w:t>
      </w:r>
      <w:r w:rsidRPr="00C06588">
        <w:rPr>
          <w:rFonts w:ascii="Times New Roman" w:eastAsia="Times New Roman" w:hAnsi="Times New Roman" w:cs="David" w:hint="eastAsia"/>
          <w:sz w:val="20"/>
          <w:szCs w:val="24"/>
          <w:rtl/>
          <w:lang w:eastAsia="he-IL"/>
        </w:rPr>
        <w:t>לעיל</w:t>
      </w:r>
      <w:r w:rsidRPr="00C06588">
        <w:rPr>
          <w:rFonts w:ascii="Times New Roman" w:eastAsia="Times New Roman" w:hAnsi="Times New Roman" w:cs="David"/>
          <w:sz w:val="20"/>
          <w:szCs w:val="24"/>
          <w:rtl/>
          <w:lang w:eastAsia="he-IL"/>
        </w:rPr>
        <w:t>.</w:t>
      </w:r>
    </w:p>
    <w:p w14:paraId="54A0C170"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מובהר</w:t>
      </w:r>
      <w:r w:rsidRPr="00C06588">
        <w:rPr>
          <w:rFonts w:ascii="Times New Roman" w:eastAsia="Times New Roman" w:hAnsi="Times New Roman" w:cs="David"/>
          <w:sz w:val="20"/>
          <w:szCs w:val="24"/>
          <w:rtl/>
          <w:lang w:eastAsia="he-IL"/>
        </w:rPr>
        <w:t xml:space="preserve">, כי גבולות האחריות, הנדרשים במסגרת ביטוחי המתכנן, כמפורט באישור עריכת הביטוח, הינם בבחינת דרישה מזערית, המוטלת על המתכנן, שאינה פוטרת את המתכנן </w:t>
      </w:r>
      <w:r w:rsidRPr="00C06588">
        <w:rPr>
          <w:rFonts w:ascii="Times New Roman" w:eastAsia="Times New Roman" w:hAnsi="Times New Roman" w:cs="David"/>
          <w:sz w:val="20"/>
          <w:szCs w:val="24"/>
          <w:rtl/>
          <w:lang w:eastAsia="he-IL"/>
        </w:rPr>
        <w:lastRenderedPageBreak/>
        <w:t xml:space="preserve">ממלוא החבות על פי הסכם זה. </w:t>
      </w:r>
    </w:p>
    <w:p w14:paraId="3629D93A"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מוסכם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בזאת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תהיה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טענה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מטעם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הקשור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לגבולות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האחריות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כאמור</w:t>
      </w:r>
      <w:r w:rsidRPr="00C06588">
        <w:rPr>
          <w:rFonts w:ascii="Times New Roman" w:eastAsia="Times New Roman" w:hAnsi="Times New Roman" w:cs="David"/>
          <w:sz w:val="20"/>
          <w:szCs w:val="24"/>
          <w:rtl/>
          <w:lang w:eastAsia="he-IL"/>
        </w:rPr>
        <w:t>.</w:t>
      </w:r>
    </w:p>
    <w:p w14:paraId="7E7F635A"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למזמין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תהא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הזכות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אך</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החובה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לבדוק</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אישור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עריכת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הביטוח</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שיומצא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ידי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כאמור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לעיל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לבצע</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שינוי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תיקון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התאמה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הרחבה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שיידרשו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מנת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להתאים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ביטוחי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להתחייבויות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הסכם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זה</w:t>
      </w:r>
      <w:r w:rsidRPr="00C06588">
        <w:rPr>
          <w:rFonts w:ascii="Times New Roman" w:eastAsia="Times New Roman" w:hAnsi="Times New Roman" w:cs="David"/>
          <w:sz w:val="20"/>
          <w:szCs w:val="24"/>
          <w:rtl/>
          <w:lang w:eastAsia="he-IL"/>
        </w:rPr>
        <w:t>.</w:t>
      </w:r>
    </w:p>
    <w:p w14:paraId="7813795D"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מוצהר</w:t>
      </w:r>
      <w:r w:rsidRPr="00C06588">
        <w:rPr>
          <w:rFonts w:ascii="Times New Roman" w:eastAsia="Times New Roman" w:hAnsi="Times New Roman" w:cs="David"/>
          <w:sz w:val="20"/>
          <w:szCs w:val="24"/>
          <w:rtl/>
          <w:lang w:eastAsia="he-IL"/>
        </w:rPr>
        <w:t xml:space="preserve"> ומוסכם כי זכויות המזמין לעריכת הבדיקה ולדרישת השינויים כמפורט לעיל, </w:t>
      </w:r>
      <w:r w:rsidRPr="00C06588">
        <w:rPr>
          <w:rFonts w:ascii="Times New Roman" w:eastAsia="Times New Roman" w:hAnsi="Times New Roman" w:cs="David" w:hint="eastAsia"/>
          <w:sz w:val="20"/>
          <w:szCs w:val="24"/>
          <w:rtl/>
          <w:lang w:eastAsia="he-IL"/>
        </w:rPr>
        <w:t>אינן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מטילות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מטעם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חובה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אחריות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שהיא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לגבי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ביטוחי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טיבם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היקפם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ותוקפם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לגבי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העדרם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ואין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בהן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כדי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לגרוע</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חובה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שהיא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המוטלת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הסכם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זה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דין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וזאת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דרשו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עריכת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שינויים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כמפורט</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לעיל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ובין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בדקו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אישור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עריכת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הביטוחים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ובין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לאו</w:t>
      </w:r>
      <w:r w:rsidRPr="00C06588">
        <w:rPr>
          <w:rFonts w:ascii="Times New Roman" w:eastAsia="Times New Roman" w:hAnsi="Times New Roman" w:cs="David"/>
          <w:sz w:val="20"/>
          <w:szCs w:val="24"/>
          <w:rtl/>
          <w:lang w:eastAsia="he-IL"/>
        </w:rPr>
        <w:t>.</w:t>
      </w:r>
    </w:p>
    <w:p w14:paraId="1E23E6CA"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פוטר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הבאים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מטעם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מאחריות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אובדן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נזק</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לרכוש</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המובא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ידי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ידי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מטעם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לחצרי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המשמש</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לצורך</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מתן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השירותים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ולא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תהיה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טענה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דרישה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תביעה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הנזכרים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לעיל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בגין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אובדן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נזק</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כאמור</w:t>
      </w:r>
      <w:r w:rsidRPr="00C06588">
        <w:rPr>
          <w:rFonts w:ascii="Times New Roman" w:eastAsia="Times New Roman" w:hAnsi="Times New Roman" w:cs="David"/>
          <w:sz w:val="20"/>
          <w:szCs w:val="24"/>
          <w:rtl/>
          <w:lang w:eastAsia="he-IL"/>
        </w:rPr>
        <w:t>.</w:t>
      </w:r>
    </w:p>
    <w:p w14:paraId="62598C8D"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אם</w:t>
      </w:r>
      <w:r w:rsidRPr="00C06588">
        <w:rPr>
          <w:rFonts w:ascii="Times New Roman" w:eastAsia="Times New Roman" w:hAnsi="Times New Roman" w:cs="David"/>
          <w:sz w:val="20"/>
          <w:szCs w:val="24"/>
          <w:rtl/>
          <w:lang w:eastAsia="he-IL"/>
        </w:rPr>
        <w:t xml:space="preserve"> לדעת המתכנן יש צורך בעריכת ביטוחים נוספים או משלימים לביטוחי המתכנן, על המתכנן לערוך ולקיים את הביטוחים הנוספים או המשלימים כאמור. </w:t>
      </w:r>
    </w:p>
    <w:p w14:paraId="2071EDC4"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בכל</w:t>
      </w:r>
      <w:r w:rsidRPr="00C06588">
        <w:rPr>
          <w:rFonts w:ascii="Times New Roman" w:eastAsia="Times New Roman" w:hAnsi="Times New Roman" w:cs="David"/>
          <w:sz w:val="20"/>
          <w:szCs w:val="24"/>
          <w:rtl/>
          <w:lang w:eastAsia="he-IL"/>
        </w:rPr>
        <w:t xml:space="preserve">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DBB4B4C"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מבלי</w:t>
      </w:r>
      <w:r w:rsidRPr="00C06588">
        <w:rPr>
          <w:rFonts w:ascii="Times New Roman" w:eastAsia="Times New Roman" w:hAnsi="Times New Roman" w:cs="David"/>
          <w:sz w:val="20"/>
          <w:szCs w:val="24"/>
          <w:rtl/>
          <w:lang w:eastAsia="he-IL"/>
        </w:rPr>
        <w:t xml:space="preserve">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25448D4F"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למען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הסר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ספק</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מובהר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בזאת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מוטלת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האחריות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ביחס</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לשירותים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במלואם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לרבות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שירותים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שניתנו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אמורים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היו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להינתן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ידי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קבלן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משנה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תחול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האחריות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לשפות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בגין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אובדן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נזק</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שייגרם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במישרין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בעקיפין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עקב</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שירותים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שניתנו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אמורים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היו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להינתן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ידי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קבלן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המשנה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כאמור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ייגרם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אובדן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נזק</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כאמור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מכוסה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במי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מהפוליסות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דלעיל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ובין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לאו</w:t>
      </w:r>
      <w:r w:rsidRPr="00C06588">
        <w:rPr>
          <w:rFonts w:ascii="Times New Roman" w:eastAsia="Times New Roman" w:hAnsi="Times New Roman" w:cs="David"/>
          <w:sz w:val="20"/>
          <w:szCs w:val="24"/>
          <w:rtl/>
          <w:lang w:eastAsia="he-IL"/>
        </w:rPr>
        <w:t>.</w:t>
      </w:r>
    </w:p>
    <w:p w14:paraId="51EDDC5A"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אין</w:t>
      </w:r>
      <w:r w:rsidRPr="00C06588">
        <w:rPr>
          <w:rFonts w:ascii="Times New Roman" w:eastAsia="Times New Roman" w:hAnsi="Times New Roman" w:cs="David"/>
          <w:sz w:val="20"/>
          <w:szCs w:val="24"/>
          <w:rtl/>
          <w:lang w:eastAsia="he-IL"/>
        </w:rPr>
        <w:t xml:space="preserve"> בעריכת ביטוחי המתכנן כדי לצמצם או לגרוע בצורה כל שהיא מהתחייבויותיו בהתאם להסכם, ולא יהיה בעריכת ביטוחי המתכנן כדי לשחרר את המתכנן מחובתו </w:t>
      </w:r>
      <w:r w:rsidRPr="00C06588">
        <w:rPr>
          <w:rFonts w:ascii="Times New Roman" w:eastAsia="Times New Roman" w:hAnsi="Times New Roman" w:cs="David" w:hint="eastAsia"/>
          <w:sz w:val="20"/>
          <w:szCs w:val="24"/>
          <w:rtl/>
          <w:lang w:eastAsia="he-IL"/>
        </w:rPr>
        <w:t>לשפות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לפצות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מי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מטעמו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בגין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נזק</w:t>
      </w:r>
      <w:r w:rsidRPr="00C06588">
        <w:rPr>
          <w:rFonts w:ascii="Times New Roman" w:eastAsia="Times New Roman" w:hAnsi="Times New Roman" w:cs="David"/>
          <w:sz w:val="20"/>
          <w:szCs w:val="24"/>
          <w:rtl/>
          <w:lang w:eastAsia="he-IL"/>
        </w:rPr>
        <w:t xml:space="preserve"> ,שהוא </w:t>
      </w:r>
      <w:r w:rsidRPr="00C06588">
        <w:rPr>
          <w:rFonts w:ascii="Times New Roman" w:eastAsia="Times New Roman" w:hAnsi="Times New Roman" w:cs="David" w:hint="eastAsia"/>
          <w:sz w:val="20"/>
          <w:szCs w:val="24"/>
          <w:rtl/>
          <w:lang w:eastAsia="he-IL"/>
        </w:rPr>
        <w:t>אחראי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הסכם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זה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דין</w:t>
      </w:r>
      <w:r w:rsidRPr="00C06588">
        <w:rPr>
          <w:rFonts w:ascii="Times New Roman" w:eastAsia="Times New Roman" w:hAnsi="Times New Roman" w:cs="David"/>
          <w:sz w:val="20"/>
          <w:szCs w:val="24"/>
          <w:rtl/>
          <w:lang w:eastAsia="he-IL"/>
        </w:rPr>
        <w:t>.</w:t>
      </w:r>
    </w:p>
    <w:p w14:paraId="2D2B3B91"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מתחייב</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לשמור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ולקיים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באופן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קפדני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ומדוקדק</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החוקים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התקנות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הצווים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ההוראות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והתקנים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המתייחסים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לשירותים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הניתנים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ידו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ההסכם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מתחייב</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למלא</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אחר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דרישות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והוראות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החוק</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לביטוח</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לאומי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נוסח</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משולב</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תשנ</w:t>
      </w:r>
      <w:r w:rsidRPr="00C06588">
        <w:rPr>
          <w:rFonts w:ascii="Times New Roman" w:eastAsia="Times New Roman" w:hAnsi="Times New Roman" w:cs="David"/>
          <w:sz w:val="20"/>
          <w:szCs w:val="24"/>
          <w:rtl/>
          <w:lang w:eastAsia="he-IL"/>
        </w:rPr>
        <w:t xml:space="preserve">"ה- 1995 </w:t>
      </w:r>
      <w:r w:rsidRPr="00C06588">
        <w:rPr>
          <w:rFonts w:ascii="Times New Roman" w:eastAsia="Times New Roman" w:hAnsi="Times New Roman" w:cs="David" w:hint="eastAsia"/>
          <w:sz w:val="20"/>
          <w:szCs w:val="24"/>
          <w:rtl/>
          <w:lang w:eastAsia="he-IL"/>
        </w:rPr>
        <w:t>ואחר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הצווים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והתקנות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שהותקנו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ובעיקר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אך</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מבלי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לפגוע</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בכלליות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האמור</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לעיל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באופן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עובדיו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שליחיו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משמשיו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קבלני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המשנה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שלו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ועובדיהם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שיועסקו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במתן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השירותים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לרבות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אלה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שיעסקו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בשירותים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האמורים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באופן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מקרי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או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זמני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יהיו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בכל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עת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ובמשך</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תקופת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ההתקשרות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זכאים</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לכל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הזכויות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החוק</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הנ</w:t>
      </w:r>
      <w:r w:rsidRPr="00C06588">
        <w:rPr>
          <w:rFonts w:ascii="Times New Roman" w:eastAsia="Times New Roman" w:hAnsi="Times New Roman" w:cs="David"/>
          <w:sz w:val="20"/>
          <w:szCs w:val="24"/>
          <w:rtl/>
          <w:lang w:eastAsia="he-IL"/>
        </w:rPr>
        <w:t>"ל.</w:t>
      </w:r>
    </w:p>
    <w:p w14:paraId="6E98FF77" w14:textId="77777777" w:rsidR="003811C6" w:rsidRPr="00C06588"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הפרת סעיף זה על כל תנאיו תיחשב להפרה יסודית של ההסכם.</w:t>
      </w:r>
    </w:p>
    <w:p w14:paraId="7E8D779B" w14:textId="77777777" w:rsidR="00C140D3" w:rsidRPr="00C06588"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u w:val="single"/>
          <w:rtl/>
          <w:lang w:eastAsia="he-IL"/>
        </w:rPr>
        <w:t>אספקת תכניות</w:t>
      </w:r>
    </w:p>
    <w:p w14:paraId="14326D6C" w14:textId="6F137E43" w:rsidR="00C140D3" w:rsidRPr="00C06588" w:rsidRDefault="00C140D3" w:rsidP="0048364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lastRenderedPageBreak/>
        <w:t>בכל עת במהלך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רותי המתכנן וכן בתקופת הבדק של העבודות, ימסור המתכנן למזמין מיד לפי דרישתו כל תכניות, ובכללן, תכניות ומסמכים המנויים ברשימה המצ"ב כנספח </w:t>
      </w:r>
      <w:r w:rsidRPr="00C06588">
        <w:rPr>
          <w:rFonts w:ascii="Times New Roman" w:eastAsia="Times New Roman" w:hAnsi="Times New Roman" w:cs="David"/>
          <w:b/>
          <w:bCs/>
          <w:sz w:val="20"/>
          <w:szCs w:val="24"/>
          <w:rtl/>
          <w:lang w:eastAsia="he-IL"/>
        </w:rPr>
        <w:t>ח'</w:t>
      </w:r>
      <w:r w:rsidRPr="00C06588">
        <w:rPr>
          <w:rFonts w:ascii="Times New Roman" w:eastAsia="Times New Roman" w:hAnsi="Times New Roman" w:cs="David"/>
          <w:sz w:val="20"/>
          <w:szCs w:val="24"/>
          <w:rtl/>
          <w:lang w:eastAsia="he-IL"/>
        </w:rPr>
        <w:t xml:space="preserve"> לחוזה זה</w:t>
      </w:r>
      <w:r w:rsidR="00483646" w:rsidRPr="00C06588">
        <w:rPr>
          <w:rFonts w:ascii="Times New Roman" w:eastAsia="Times New Roman" w:hAnsi="Times New Roman" w:cs="David"/>
          <w:sz w:val="20"/>
          <w:szCs w:val="24"/>
          <w:rtl/>
          <w:lang w:eastAsia="he-IL"/>
        </w:rPr>
        <w:t>.</w:t>
      </w:r>
      <w:r w:rsidRPr="00C06588">
        <w:rPr>
          <w:rFonts w:ascii="Times New Roman" w:eastAsia="Times New Roman" w:hAnsi="Times New Roman" w:cs="David"/>
          <w:sz w:val="20"/>
          <w:szCs w:val="24"/>
          <w:rtl/>
          <w:lang w:eastAsia="he-IL"/>
        </w:rPr>
        <w:t xml:space="preserve"> </w:t>
      </w:r>
    </w:p>
    <w:p w14:paraId="6D9C824D" w14:textId="6A328A26" w:rsidR="00C140D3" w:rsidRPr="00C06588" w:rsidRDefault="00483646" w:rsidP="0048364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מבוטל</w:t>
      </w:r>
      <w:r w:rsidRPr="00C06588">
        <w:rPr>
          <w:rFonts w:ascii="Times New Roman" w:eastAsia="Times New Roman" w:hAnsi="Times New Roman" w:cs="David"/>
          <w:sz w:val="20"/>
          <w:szCs w:val="24"/>
          <w:rtl/>
          <w:lang w:eastAsia="he-IL"/>
        </w:rPr>
        <w:t xml:space="preserve"> </w:t>
      </w:r>
    </w:p>
    <w:p w14:paraId="283FBB69"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06588">
        <w:rPr>
          <w:rFonts w:ascii="Times New Roman" w:eastAsia="Times New Roman" w:hAnsi="Times New Roman" w:cs="David" w:hint="eastAsia"/>
          <w:sz w:val="20"/>
          <w:szCs w:val="24"/>
          <w:rtl/>
          <w:lang w:eastAsia="he-IL"/>
        </w:rPr>
        <w:t>הקבצים</w:t>
      </w:r>
      <w:r w:rsidRPr="00C06588">
        <w:rPr>
          <w:rFonts w:ascii="Times New Roman" w:eastAsia="Times New Roman" w:hAnsi="Times New Roman" w:cs="David"/>
          <w:sz w:val="20"/>
          <w:szCs w:val="24"/>
          <w:rtl/>
          <w:lang w:eastAsia="he-IL"/>
        </w:rPr>
        <w:t xml:space="preserve"> כשה</w:t>
      </w:r>
      <w:r w:rsidRPr="00C06588">
        <w:rPr>
          <w:rFonts w:ascii="Times New Roman" w:eastAsia="Times New Roman" w:hAnsi="Times New Roman" w:cs="David" w:hint="eastAsia"/>
          <w:sz w:val="20"/>
          <w:szCs w:val="24"/>
          <w:rtl/>
          <w:lang w:eastAsia="he-IL"/>
        </w:rPr>
        <w:t>ם</w:t>
      </w:r>
      <w:r w:rsidRPr="00C06588">
        <w:rPr>
          <w:rFonts w:ascii="Times New Roman" w:eastAsia="Times New Roman" w:hAnsi="Times New Roman" w:cs="David"/>
          <w:sz w:val="20"/>
          <w:szCs w:val="24"/>
          <w:rtl/>
          <w:lang w:eastAsia="he-IL"/>
        </w:rPr>
        <w:t xml:space="preserve"> מעודכנ</w:t>
      </w:r>
      <w:r w:rsidRPr="00C06588">
        <w:rPr>
          <w:rFonts w:ascii="Times New Roman" w:eastAsia="Times New Roman" w:hAnsi="Times New Roman" w:cs="David" w:hint="eastAsia"/>
          <w:sz w:val="20"/>
          <w:szCs w:val="24"/>
          <w:rtl/>
          <w:lang w:eastAsia="he-IL"/>
        </w:rPr>
        <w:t>ים</w:t>
      </w:r>
      <w:r w:rsidRPr="00C06588">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005734D"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כמו כן, חייב המתכנן לשמור אצלו למשך תקופה של 7 שנים לפחות את התכניות בקבצי מחשב ובתדפיסים ולספק למזמין לפי דרישתו העתקים מהן בכל עת שיידרש לכך.</w:t>
      </w:r>
    </w:p>
    <w:p w14:paraId="5C2527BD"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06588">
        <w:rPr>
          <w:rFonts w:ascii="Times New Roman" w:eastAsia="Times New Roman" w:hAnsi="Times New Roman" w:cs="David"/>
          <w:sz w:val="20"/>
          <w:szCs w:val="24"/>
          <w:rtl/>
          <w:lang w:eastAsia="he-IL"/>
        </w:rPr>
        <w:t>המתכנן לא יהיה זכאי לכל תשלום נוסף בעד תכניות שימסור למזמין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סעיף 10 זה.</w:t>
      </w:r>
    </w:p>
    <w:p w14:paraId="1872648A" w14:textId="77777777" w:rsidR="00C140D3" w:rsidRPr="00C0658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זכות הקניין בכל התכניות שייכת למזמין, ובלבד ששולם שכר המתכנן בהתאם להוראות חוזה זה.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787C4AB" w14:textId="77777777" w:rsidR="00C140D3" w:rsidRPr="00C06588"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u w:val="single"/>
          <w:rtl/>
          <w:lang w:eastAsia="he-IL"/>
        </w:rPr>
        <w:t>מעמד המתכנן</w:t>
      </w:r>
    </w:p>
    <w:p w14:paraId="2E90B95A"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4"/>
          <w:szCs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C06588">
        <w:rPr>
          <w:rFonts w:ascii="Times New Roman" w:eastAsia="Times New Roman" w:hAnsi="Times New Roman" w:cs="David"/>
          <w:sz w:val="20"/>
          <w:szCs w:val="24"/>
          <w:rtl/>
          <w:lang w:eastAsia="he-IL"/>
        </w:rPr>
        <w:t xml:space="preserve"> של המתכנן.</w:t>
      </w:r>
    </w:p>
    <w:p w14:paraId="01237476"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06588">
        <w:rPr>
          <w:rFonts w:ascii="Times New Roman" w:eastAsia="Times New Roman" w:hAnsi="Times New Roman" w:cs="David"/>
          <w:sz w:val="20"/>
          <w:szCs w:val="24"/>
          <w:rtl/>
          <w:lang w:eastAsia="he-IL"/>
        </w:rPr>
        <w:t xml:space="preserve">אין ולא יהיו יחסי עובד-מעביד בין המזמין ובין </w:t>
      </w:r>
      <w:r w:rsidRPr="00C06588">
        <w:rPr>
          <w:rFonts w:ascii="Times New Roman" w:eastAsia="Times New Roman" w:hAnsi="Times New Roman" w:cs="David"/>
          <w:sz w:val="24"/>
          <w:szCs w:val="24"/>
          <w:rtl/>
          <w:lang w:eastAsia="he-IL"/>
        </w:rPr>
        <w:t xml:space="preserve">המתכנן ו/או </w:t>
      </w:r>
      <w:r w:rsidRPr="00C06588">
        <w:rPr>
          <w:rFonts w:ascii="Times New Roman" w:eastAsia="Times New Roman" w:hAnsi="Times New Roman" w:cs="David" w:hint="eastAsia"/>
          <w:sz w:val="24"/>
          <w:szCs w:val="24"/>
          <w:rtl/>
          <w:lang w:eastAsia="he-IL"/>
        </w:rPr>
        <w:t>מי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מטעמו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 xml:space="preserve">בין המזמין לבין עובדי  המתכנן ו/או מי מטעמיהם </w:t>
      </w:r>
      <w:r w:rsidRPr="00C06588">
        <w:rPr>
          <w:rFonts w:ascii="Times New Roman" w:eastAsia="Times New Roman" w:hAnsi="Times New Roman" w:cs="David"/>
          <w:sz w:val="20"/>
          <w:szCs w:val="24"/>
          <w:rtl/>
          <w:lang w:eastAsia="he-IL"/>
        </w:rPr>
        <w:t>ואין בהוראות חוזה זה, כדי ליצור בין המתכנן ו/או מי מעובדיו ו/או מי מטעמו לבין המזמין ו/או המנהל ו/או מי מטעמו יחסי עובד מעביד</w:t>
      </w:r>
      <w:r w:rsidRPr="00C06588">
        <w:rPr>
          <w:rFonts w:ascii="Times New Roman" w:eastAsia="Times New Roman" w:hAnsi="Times New Roman" w:cs="David"/>
          <w:sz w:val="24"/>
          <w:szCs w:val="24"/>
          <w:rtl/>
          <w:lang w:eastAsia="he-IL"/>
        </w:rPr>
        <w:t>, לכל ענין ודבר. בכלל זה, מוסכם ומובהר בין הצדדים, כי המתכנן ו/או עובדיו לא יהיו זכאים כלפי המזמין לכל זכות החלה ע</w:t>
      </w:r>
      <w:r w:rsidRPr="00C06588">
        <w:rPr>
          <w:rFonts w:ascii="Times New Roman" w:eastAsia="Times New Roman" w:hAnsi="Times New Roman" w:cs="David" w:hint="eastAsia"/>
          <w:sz w:val="24"/>
          <w:szCs w:val="24"/>
          <w:rtl/>
          <w:lang w:eastAsia="he-IL"/>
        </w:rPr>
        <w:t>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פ</w:t>
      </w:r>
      <w:r w:rsidRPr="00C06588">
        <w:rPr>
          <w:rFonts w:ascii="Times New Roman" w:eastAsia="Times New Roman" w:hAnsi="Times New Roman" w:cs="David"/>
          <w:sz w:val="24"/>
          <w:szCs w:val="24"/>
          <w:rtl/>
          <w:lang w:eastAsia="he-IL"/>
        </w:rPr>
        <w:t>י הדין ו/או מכח צו הרחבה ו/או מכח הסכם כלשהו על עובד</w:t>
      </w:r>
      <w:r w:rsidRPr="00C06588">
        <w:rPr>
          <w:rFonts w:ascii="Times New Roman" w:eastAsia="Times New Roman" w:hAnsi="Times New Roman" w:cs="David"/>
          <w:sz w:val="20"/>
          <w:szCs w:val="24"/>
          <w:rtl/>
          <w:lang w:eastAsia="he-IL"/>
        </w:rPr>
        <w:t>.</w:t>
      </w:r>
    </w:p>
    <w:p w14:paraId="48378046"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4"/>
          <w:szCs w:val="24"/>
          <w:rtl/>
          <w:lang w:eastAsia="he-IL"/>
        </w:rPr>
        <w:t>מוסכם בזה, כי המתכנן ו/או עובדיו ו/או שלוחיו ו/או אחר מטעמו או מטעמם של אלו מוותרים על כל טענות ו/או דרישות ו/או תלונות ו/או תביעות כלפי המזמין ו/או כלפי מי מטעמו, שעילתן ביחסי עובד ומעביד ו/או בסיומם והם יהיו מנועים מהגשת כל תביעה שהיא כאמור כנגד המזמין.</w:t>
      </w:r>
    </w:p>
    <w:p w14:paraId="1440DA1F"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המתכנן מצהיר ומתחייב, כי ישא לבדו </w:t>
      </w:r>
      <w:r w:rsidRPr="00C06588">
        <w:rPr>
          <w:rFonts w:ascii="Times New Roman" w:eastAsia="Times New Roman" w:hAnsi="Times New Roman" w:cs="David"/>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06588">
        <w:rPr>
          <w:rFonts w:ascii="Times New Roman" w:eastAsia="Times New Roman" w:hAnsi="Times New Roman" w:cs="David" w:hint="eastAsia"/>
          <w:sz w:val="24"/>
          <w:szCs w:val="24"/>
          <w:rtl/>
          <w:lang w:eastAsia="he-IL"/>
        </w:rPr>
        <w:t>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פי</w:t>
      </w:r>
      <w:r w:rsidRPr="00C06588">
        <w:rPr>
          <w:rFonts w:ascii="Times New Roman" w:eastAsia="Times New Roman" w:hAnsi="Times New Roman" w:cs="David"/>
          <w:sz w:val="24"/>
          <w:szCs w:val="24"/>
          <w:rtl/>
          <w:lang w:eastAsia="he-IL"/>
        </w:rPr>
        <w:t xml:space="preserve"> חוזה זה, ובכלל זה,</w:t>
      </w:r>
      <w:r w:rsidRPr="00C06588">
        <w:rPr>
          <w:rFonts w:ascii="Times New Roman" w:eastAsia="Times New Roman" w:hAnsi="Times New Roman" w:cs="David"/>
          <w:sz w:val="20"/>
          <w:szCs w:val="24"/>
          <w:rtl/>
          <w:lang w:eastAsia="he-IL"/>
        </w:rPr>
        <w:t xml:space="preserve"> תשלומי מס הכנסה והב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טוח הלאומי שהוא חב בגין מתן שרותי המתכנן.</w:t>
      </w:r>
    </w:p>
    <w:p w14:paraId="16FC8A4A"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המתכנן </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טוח לאומי, תשלומים לקרנות איגודים מקצוע</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152071B"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מבלי לגרוע מ</w:t>
      </w:r>
      <w:r w:rsidRPr="00C06588">
        <w:rPr>
          <w:rFonts w:ascii="Times New Roman" w:eastAsia="Times New Roman" w:hAnsi="Times New Roman" w:cs="David" w:hint="eastAsia"/>
          <w:sz w:val="24"/>
          <w:szCs w:val="24"/>
          <w:rtl/>
          <w:lang w:eastAsia="he-IL"/>
        </w:rPr>
        <w:t>כלליות</w:t>
      </w:r>
      <w:r w:rsidRPr="00C06588">
        <w:rPr>
          <w:rFonts w:ascii="Times New Roman" w:eastAsia="Times New Roman" w:hAnsi="Times New Roman" w:cs="David"/>
          <w:sz w:val="24"/>
          <w:szCs w:val="24"/>
          <w:rtl/>
          <w:lang w:eastAsia="he-IL"/>
        </w:rPr>
        <w:t xml:space="preserve"> האמור לעיל, המתכנן מצהיר ומתחייב, כי אם י</w:t>
      </w:r>
      <w:r w:rsidRPr="00C06588">
        <w:rPr>
          <w:rFonts w:ascii="Times New Roman" w:eastAsia="Times New Roman" w:hAnsi="Times New Roman" w:cs="David" w:hint="eastAsia"/>
          <w:sz w:val="24"/>
          <w:szCs w:val="24"/>
          <w:rtl/>
          <w:lang w:eastAsia="he-IL"/>
        </w:rPr>
        <w:t>י</w:t>
      </w:r>
      <w:r w:rsidRPr="00C06588">
        <w:rPr>
          <w:rFonts w:ascii="Times New Roman" w:eastAsia="Times New Roman" w:hAnsi="Times New Roman" w:cs="David"/>
          <w:sz w:val="24"/>
          <w:szCs w:val="24"/>
          <w:rtl/>
          <w:lang w:eastAsia="he-IL"/>
        </w:rPr>
        <w:t>דרש המזמין על ידי המתכנן ו/או על ידי מי מ</w:t>
      </w:r>
      <w:r w:rsidRPr="00C06588">
        <w:rPr>
          <w:rFonts w:ascii="Times New Roman" w:eastAsia="Times New Roman" w:hAnsi="Times New Roman" w:cs="David" w:hint="eastAsia"/>
          <w:sz w:val="24"/>
          <w:szCs w:val="24"/>
          <w:rtl/>
          <w:lang w:eastAsia="he-IL"/>
        </w:rPr>
        <w:t>שלוחיו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 xml:space="preserve">/או </w:t>
      </w:r>
      <w:r w:rsidRPr="00C06588">
        <w:rPr>
          <w:rFonts w:ascii="Times New Roman" w:eastAsia="Times New Roman" w:hAnsi="Times New Roman" w:cs="David" w:hint="eastAsia"/>
          <w:sz w:val="24"/>
          <w:szCs w:val="24"/>
          <w:rtl/>
          <w:lang w:eastAsia="he-IL"/>
        </w:rPr>
        <w:t>עובדיו</w:t>
      </w:r>
      <w:r w:rsidRPr="00C06588">
        <w:rPr>
          <w:rFonts w:ascii="Times New Roman" w:eastAsia="Times New Roman" w:hAnsi="Times New Roman" w:cs="David"/>
          <w:sz w:val="24"/>
          <w:szCs w:val="24"/>
          <w:rtl/>
          <w:lang w:eastAsia="he-IL"/>
        </w:rPr>
        <w:t xml:space="preserve"> ו/או אחר מטעמו ו/או על ידי כל צד ג' לשאת בתשלום ו/או הוצאה ו/או עלות ו/או פיצוי ו/או שיפוי כלשהם, בגין עילות הנובעות מיחסי עובד ומעביד ו/או מהפסקתם ו/או אם יחולו על המזמין תשלום ו/או הוצאה ו/או עלות ו/או פיצוי ו/או שיפוי כלשהם כאמור, אזי ישפה המתכנן את המזמין מיד עם דרישתו הראשונה של המזמין, בגין כל תשלום ו/או הוצאה ו/או עלות ו/או פיצוי ו/או שיפוי שיחולו </w:t>
      </w:r>
      <w:r w:rsidRPr="00C06588">
        <w:rPr>
          <w:rFonts w:ascii="Times New Roman" w:eastAsia="Times New Roman" w:hAnsi="Times New Roman" w:cs="David"/>
          <w:sz w:val="24"/>
          <w:szCs w:val="24"/>
          <w:rtl/>
          <w:lang w:eastAsia="he-IL"/>
        </w:rPr>
        <w:lastRenderedPageBreak/>
        <w:t xml:space="preserve">על המזמין ו/או ידרשו ממנו כאמור ו/או בגין כל נזק שיגרם למזמין בשל דרישה או תביעה כאמור, לרבות הוצאות משפט ושכ"ט עו"ד. סכום השיפוי כאמור, ייחשב </w:t>
      </w:r>
      <w:r w:rsidRPr="00C06588">
        <w:rPr>
          <w:rFonts w:ascii="Times New Roman" w:eastAsia="Times New Roman" w:hAnsi="Times New Roman" w:cs="David" w:hint="eastAsia"/>
          <w:sz w:val="24"/>
          <w:szCs w:val="24"/>
          <w:rtl/>
          <w:lang w:eastAsia="he-IL"/>
        </w:rPr>
        <w:t>כ</w:t>
      </w:r>
      <w:r w:rsidRPr="00C06588">
        <w:rPr>
          <w:rFonts w:ascii="Times New Roman" w:eastAsia="Times New Roman" w:hAnsi="Times New Roman" w:cs="David"/>
          <w:sz w:val="24"/>
          <w:szCs w:val="24"/>
          <w:rtl/>
          <w:lang w:eastAsia="he-IL"/>
        </w:rPr>
        <w:t>חוב המגיע למזמין מאת המתכנן על פי הוראות חוזה זה, אשר המזמין רשאי לקזז בגינו סכומים ע"ח התמורה המגיעה למתכנן.</w:t>
      </w:r>
    </w:p>
    <w:p w14:paraId="72E788EC" w14:textId="77777777" w:rsidR="00C140D3" w:rsidRPr="00C06588"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06588">
        <w:rPr>
          <w:rFonts w:ascii="Times New Roman" w:eastAsia="Times New Roman" w:hAnsi="Times New Roman" w:cs="David"/>
          <w:sz w:val="24"/>
          <w:szCs w:val="24"/>
          <w:rtl/>
          <w:lang w:eastAsia="he-IL"/>
        </w:rPr>
        <w:t>בשים לב לאמור לעיל, אם יקבע פורום מוסמך כלשהו, כי נתקיימו יחסי עובד ומעביד בין המתכנן ו/או מי מעובדיו ו/או מי משלוחיו ו/או אחר מטעמו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377CB827" w14:textId="77777777" w:rsidR="007A10F8" w:rsidRPr="00C0658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46B171BB" w14:textId="77777777" w:rsidR="007A10F8" w:rsidRPr="00C0658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2064EA4D" w14:textId="77777777" w:rsidR="00C140D3" w:rsidRPr="00C06588"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06588">
        <w:rPr>
          <w:rFonts w:ascii="Times New Roman" w:eastAsia="Times New Roman" w:hAnsi="Times New Roman" w:cs="David"/>
          <w:bCs/>
          <w:sz w:val="20"/>
          <w:szCs w:val="24"/>
          <w:u w:val="single"/>
          <w:rtl/>
          <w:lang w:eastAsia="he-IL"/>
        </w:rPr>
        <w:t>הבאת החוזה לגמר או ביטולו</w:t>
      </w:r>
    </w:p>
    <w:p w14:paraId="5A7D5DDE"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1686FBF2" w14:textId="77777777" w:rsidR="00C140D3" w:rsidRPr="00C06588"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על אף האמור בכל מקום אחר בחוזה </w:t>
      </w:r>
      <w:r w:rsidRPr="00C06588">
        <w:rPr>
          <w:rFonts w:ascii="Times New Roman" w:eastAsia="Times New Roman" w:hAnsi="Times New Roman" w:cs="David" w:hint="eastAsia"/>
          <w:sz w:val="20"/>
          <w:szCs w:val="24"/>
          <w:rtl/>
          <w:lang w:eastAsia="he-IL"/>
        </w:rPr>
        <w:t>זה</w:t>
      </w:r>
      <w:r w:rsidRPr="00C06588">
        <w:rPr>
          <w:rFonts w:ascii="Times New Roman" w:eastAsia="Times New Roman" w:hAnsi="Times New Roman" w:cs="David"/>
          <w:sz w:val="20"/>
          <w:szCs w:val="24"/>
          <w:rtl/>
          <w:lang w:eastAsia="he-IL"/>
        </w:rPr>
        <w:t xml:space="preserve"> על נספחיו, רשאי המזמין, לפי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w:t>
      </w:r>
      <w:r w:rsidRPr="00C06588">
        <w:rPr>
          <w:rFonts w:ascii="Times New Roman" w:eastAsia="Times New Roman" w:hAnsi="Times New Roman" w:cs="David" w:hint="eastAsia"/>
          <w:sz w:val="20"/>
          <w:szCs w:val="24"/>
          <w:rtl/>
          <w:lang w:eastAsia="he-IL"/>
        </w:rPr>
        <w:t>מים</w:t>
      </w:r>
      <w:r w:rsidRPr="00C06588">
        <w:rPr>
          <w:rFonts w:ascii="Times New Roman" w:eastAsia="Times New Roman" w:hAnsi="Times New Roman" w:cs="David"/>
          <w:sz w:val="20"/>
          <w:szCs w:val="24"/>
          <w:rtl/>
          <w:lang w:eastAsia="he-IL"/>
        </w:rPr>
        <w:t xml:space="preserve"> מיום משלוחה (להלן: "</w:t>
      </w:r>
      <w:r w:rsidRPr="00C06588">
        <w:rPr>
          <w:rFonts w:ascii="Times New Roman" w:eastAsia="Times New Roman" w:hAnsi="Times New Roman" w:cs="David"/>
          <w:b/>
          <w:bCs/>
          <w:sz w:val="20"/>
          <w:szCs w:val="24"/>
          <w:rtl/>
          <w:lang w:eastAsia="he-IL"/>
        </w:rPr>
        <w:t>תאריך הפסקת השרות</w:t>
      </w:r>
      <w:r w:rsidRPr="00C06588">
        <w:rPr>
          <w:rFonts w:ascii="Times New Roman" w:eastAsia="Times New Roman" w:hAnsi="Times New Roman" w:cs="David"/>
          <w:sz w:val="20"/>
          <w:szCs w:val="24"/>
          <w:rtl/>
          <w:lang w:eastAsia="he-IL"/>
        </w:rPr>
        <w:t>").</w:t>
      </w:r>
    </w:p>
    <w:p w14:paraId="537C34C6" w14:textId="77777777" w:rsidR="00C140D3" w:rsidRPr="00C06588"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צע עד לתאריך הפסקת הש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רות, וזאת לפי השיעור המפורט בנספחים </w:t>
      </w:r>
      <w:r w:rsidRPr="00C06588">
        <w:rPr>
          <w:rFonts w:ascii="Times New Roman" w:eastAsia="Times New Roman" w:hAnsi="Times New Roman" w:cs="David"/>
          <w:bCs/>
          <w:sz w:val="20"/>
          <w:szCs w:val="24"/>
          <w:rtl/>
          <w:lang w:eastAsia="he-IL"/>
        </w:rPr>
        <w:t>ד' ו - ה'</w:t>
      </w:r>
      <w:r w:rsidRPr="00C06588">
        <w:rPr>
          <w:rFonts w:ascii="Times New Roman" w:eastAsia="Times New Roman" w:hAnsi="Times New Roman" w:cs="David"/>
          <w:sz w:val="20"/>
          <w:szCs w:val="24"/>
          <w:rtl/>
          <w:lang w:eastAsia="he-IL"/>
        </w:rPr>
        <w:t xml:space="preserve">. במקרה שבוצע חלק של קטע ו/או שלב, ישולם חלק יחסי מתאים מהשכר הקבוע בנספחים </w:t>
      </w:r>
      <w:r w:rsidRPr="00C06588">
        <w:rPr>
          <w:rFonts w:ascii="Times New Roman" w:eastAsia="Times New Roman" w:hAnsi="Times New Roman" w:cs="David"/>
          <w:bCs/>
          <w:sz w:val="20"/>
          <w:szCs w:val="24"/>
          <w:rtl/>
          <w:lang w:eastAsia="he-IL"/>
        </w:rPr>
        <w:t xml:space="preserve">ד' ו-ה' </w:t>
      </w:r>
      <w:r w:rsidRPr="00C06588">
        <w:rPr>
          <w:rFonts w:ascii="Times New Roman" w:eastAsia="Times New Roman" w:hAnsi="Times New Roman" w:cs="David"/>
          <w:sz w:val="20"/>
          <w:szCs w:val="24"/>
          <w:rtl/>
          <w:lang w:eastAsia="he-IL"/>
        </w:rPr>
        <w:t>לאותו שלב, כפי שיקבע המנהל.</w:t>
      </w:r>
    </w:p>
    <w:p w14:paraId="5F01832B" w14:textId="77777777" w:rsidR="00C140D3" w:rsidRPr="00C06588"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הודעה בדבר הבאת החוזה לידי גמר כאמור בסעיף 12.1.1 לעיל לא תשמש עילה למתכנן לתביעת פיצויים כלשהם ו/או לטענה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דרישה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תלונה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תביעה כלשהי, פרט לאמור בסעיף 12.1.2 לעיל, והשכר שישולם לפי סעיף 12.1.2 לעיל, יהיה לסילוק כל המגיע למתכנן מהמזמין לפי חוזה זה ו/או עקב הבאתו לידי גמר כאמור, בין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חוזה זה ובין מכוח עילה כלשהי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הדין.</w:t>
      </w:r>
    </w:p>
    <w:p w14:paraId="5811F065" w14:textId="77777777" w:rsidR="00C140D3" w:rsidRPr="00C06588"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תוך 12 חודש</w:t>
      </w:r>
      <w:r w:rsidRPr="00C06588">
        <w:rPr>
          <w:rFonts w:ascii="Times New Roman" w:eastAsia="Times New Roman" w:hAnsi="Times New Roman" w:cs="David" w:hint="eastAsia"/>
          <w:sz w:val="20"/>
          <w:szCs w:val="24"/>
          <w:rtl/>
          <w:lang w:eastAsia="he-IL"/>
        </w:rPr>
        <w:t>ים</w:t>
      </w:r>
      <w:r w:rsidRPr="00C06588">
        <w:rPr>
          <w:rFonts w:ascii="Times New Roman" w:eastAsia="Times New Roman" w:hAnsi="Times New Roman" w:cs="David"/>
          <w:sz w:val="20"/>
          <w:szCs w:val="24"/>
          <w:rtl/>
          <w:lang w:eastAsia="he-IL"/>
        </w:rPr>
        <w:t xml:space="preserve"> מהבאת חוזה זה לידי גמר כאמור, </w:t>
      </w:r>
      <w:r w:rsidRPr="00C06588">
        <w:rPr>
          <w:rFonts w:ascii="Times New Roman" w:eastAsia="Times New Roman" w:hAnsi="Times New Roman" w:cs="David" w:hint="eastAsia"/>
          <w:sz w:val="20"/>
          <w:szCs w:val="24"/>
          <w:rtl/>
          <w:lang w:eastAsia="he-IL"/>
        </w:rPr>
        <w:t>רשאי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המזמין</w:t>
      </w:r>
      <w:r w:rsidRPr="00C06588">
        <w:rPr>
          <w:rFonts w:ascii="Times New Roman" w:eastAsia="Times New Roman" w:hAnsi="Times New Roman" w:cs="David"/>
          <w:sz w:val="20"/>
          <w:szCs w:val="24"/>
          <w:rtl/>
          <w:lang w:eastAsia="he-IL"/>
        </w:rPr>
        <w:t xml:space="preserve"> לחדשו. במקרה זה, יהיה המתכנן חייב, לפי דרישת המזמין, לחדש את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המתכנן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תנאי חוזה זה.</w:t>
      </w:r>
    </w:p>
    <w:p w14:paraId="4340427C"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במקרה שחוזה זה יבוא לידי גמר עקב הפסקת עבודות הפרויקט מחמת כוח עליון (לרבות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מצוות הדין), יהיה המתכנן זכאי לתשלום כמוגדר בסעיף 12.3.2 להלן, ויחולו הסעיפים 12.1.3 ו- 12.1.4 לעיל.</w:t>
      </w:r>
    </w:p>
    <w:p w14:paraId="13436930"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1C271D9F" w14:textId="77777777" w:rsidR="00C140D3" w:rsidRPr="00C06588"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מבלי לגרוע מזכויות מזמין לפי סעיף 12.1 לעיל, זכאי המזמין לבטל חוזה זה, לפי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קול דעתו הבלעדי, בלא צורך בהודעה מוקדמת, בכל אחד מהמקרים הבאים:</w:t>
      </w:r>
    </w:p>
    <w:p w14:paraId="23A825AB" w14:textId="77777777" w:rsidR="00C140D3" w:rsidRPr="00C06588"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הפר ו/או לא קיים איזה מהוראות החוזה ולא ת</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קן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w:t>
      </w:r>
      <w:r w:rsidRPr="00C06588">
        <w:rPr>
          <w:rFonts w:ascii="Times New Roman" w:eastAsia="Times New Roman" w:hAnsi="Times New Roman" w:cs="David"/>
          <w:sz w:val="20"/>
          <w:szCs w:val="24"/>
          <w:rtl/>
          <w:lang w:eastAsia="he-IL"/>
        </w:rPr>
        <w:t>הפרה כאמור, לאחר שק</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בל התראה על כך מהמזמין בתוך הזמן הנקוב בהתראה.</w:t>
      </w:r>
    </w:p>
    <w:p w14:paraId="04B9E0D9" w14:textId="77777777" w:rsidR="00C140D3" w:rsidRPr="00C06588"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המזמין התרה במתכנן, שאין הוא מבצע את עבודתו בצורה המבטיחה את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צועה התקין ו/או </w:t>
      </w:r>
      <w:r w:rsidRPr="00C06588">
        <w:rPr>
          <w:rFonts w:ascii="Times New Roman" w:eastAsia="Times New Roman" w:hAnsi="Times New Roman" w:cs="David"/>
          <w:sz w:val="20"/>
          <w:szCs w:val="24"/>
          <w:rtl/>
          <w:lang w:eastAsia="he-IL"/>
        </w:rPr>
        <w:lastRenderedPageBreak/>
        <w:t>התקדמותה וסיומה לפי לוח הזמנים.</w:t>
      </w:r>
    </w:p>
    <w:p w14:paraId="69F3A27F" w14:textId="77777777" w:rsidR="00C140D3" w:rsidRPr="00C06588"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הפר את הוראת סעיף 7.5 לעיל.</w:t>
      </w:r>
    </w:p>
    <w:p w14:paraId="42ADCEC8" w14:textId="77777777" w:rsidR="00C140D3" w:rsidRPr="00C06588"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C06588">
        <w:rPr>
          <w:rFonts w:ascii="Times New Roman" w:eastAsia="Times New Roman" w:hAnsi="Times New Roman" w:cs="David"/>
          <w:sz w:val="20"/>
          <w:szCs w:val="24"/>
          <w:rtl/>
          <w:lang w:eastAsia="he-IL"/>
        </w:rPr>
        <w:t>נבצר מהמתכנן או מהמנהל הראשי לקיים את ה</w:t>
      </w:r>
      <w:r w:rsidRPr="00C06588">
        <w:rPr>
          <w:rFonts w:ascii="Times New Roman" w:eastAsia="Times New Roman" w:hAnsi="Times New Roman" w:cs="David" w:hint="eastAsia"/>
          <w:sz w:val="20"/>
          <w:szCs w:val="24"/>
          <w:rtl/>
          <w:lang w:eastAsia="he-IL"/>
        </w:rPr>
        <w:t>וראות</w:t>
      </w:r>
      <w:r w:rsidRPr="00C06588">
        <w:rPr>
          <w:rFonts w:ascii="Times New Roman" w:eastAsia="Times New Roman" w:hAnsi="Times New Roman" w:cs="David"/>
          <w:sz w:val="20"/>
          <w:szCs w:val="24"/>
          <w:rtl/>
          <w:lang w:eastAsia="he-IL"/>
        </w:rPr>
        <w:t xml:space="preserve"> חוזה זה, מסיבת מחלה או מכל סיבה אחרת שהיא. מבלי לפגוע בכלליות האמור לעיל, יחול הסעיף אם המנהל הראשי במשרד המתכנן נפטר, המתכנן פשט רגל, או נעשה בלתי כש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 לפעולה משפטית או בלתי כש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 למתן שירותי המתכנן או אם ארע אירוע דומה.</w:t>
      </w:r>
    </w:p>
    <w:p w14:paraId="20E2B709" w14:textId="77777777" w:rsidR="00C140D3" w:rsidRPr="00C06588"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חל שינוי בהחזקת המניות ו/או בהרכב המנהלים של המתכנן.</w:t>
      </w:r>
    </w:p>
    <w:p w14:paraId="349488B8" w14:textId="77777777" w:rsidR="00C140D3" w:rsidRPr="00C06588"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בוטל החוזה כאמור בסעיף 12.3.1 לעיל, ישלם המזמין למתכנן שכר בעד אותו קטע מקטעי הפרויקט ו/או שלב משרותי המתכנן שהוא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צע עד לב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טול החוזה, וזאת לפי השיעור המפורט בנספחים </w:t>
      </w:r>
      <w:r w:rsidRPr="00C06588">
        <w:rPr>
          <w:rFonts w:ascii="Times New Roman" w:eastAsia="Times New Roman" w:hAnsi="Times New Roman" w:cs="David"/>
          <w:bCs/>
          <w:sz w:val="20"/>
          <w:szCs w:val="24"/>
          <w:rtl/>
          <w:lang w:eastAsia="he-IL"/>
        </w:rPr>
        <w:t xml:space="preserve">ד' ו -ה' </w:t>
      </w:r>
      <w:r w:rsidRPr="00C06588">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06588">
        <w:rPr>
          <w:rFonts w:ascii="Times New Roman" w:eastAsia="Times New Roman" w:hAnsi="Times New Roman" w:cs="David"/>
          <w:bCs/>
          <w:sz w:val="20"/>
          <w:szCs w:val="24"/>
          <w:rtl/>
          <w:lang w:eastAsia="he-IL"/>
        </w:rPr>
        <w:t xml:space="preserve">ד' ו-ה' </w:t>
      </w:r>
      <w:r w:rsidRPr="00C06588">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14DDA61" w14:textId="77777777" w:rsidR="00C140D3" w:rsidRPr="00C06588"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הודעה בדבר הבאת החוזה לידי גמר כאמור בסעיף 12.3.1 לעיל, לא תשמש עילה למתכנן לתביעת פיצויים כלשהם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לטענה ו/או לדרישה ו/או לתלונה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תביעה כלשהי, פרט לאמור בסעיף 12.3.2 לעיל, והשכר שישולם לפי סעיף 12.3.2, יהיה לסילוק כל המגיע למתכנן מהמזמין לפי החוזה ו/או עקב הבאתו לידי גמר כאמור, בין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חוזה זה ובין מכוח עילה כלשהי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הדין.</w:t>
      </w:r>
    </w:p>
    <w:p w14:paraId="62BF856A"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 למתן השירותים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w:t>
      </w:r>
      <w:r w:rsidRPr="00C06588">
        <w:rPr>
          <w:rFonts w:ascii="Times New Roman" w:eastAsia="Times New Roman" w:hAnsi="Times New Roman" w:cs="David"/>
          <w:sz w:val="20"/>
          <w:szCs w:val="24"/>
          <w:rtl/>
          <w:lang w:eastAsia="he-IL"/>
        </w:rPr>
        <w:t xml:space="preserve">י חוזה זה או אם אירע אירוע דומה למתכנן, יהיה המזמין זכאי לבטל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החוזה ויחולו הוראות סעיפים 12.3.2 ו - 12.3.3 לעיל.</w:t>
      </w:r>
    </w:p>
    <w:p w14:paraId="686E2CF7"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התשלום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סעיפים 12.1, 12.2 ו-12.3 לעיל, מותנה בכך שהמזמין קיבל לידיו את כל התכניות ועד לקבלתן לא יהיה עליו לבצע תשלום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הסעיפים הנ"ל.</w:t>
      </w:r>
    </w:p>
    <w:p w14:paraId="65BFEA6D"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בכל מקרה של הבאת חוזה זה לידי גמר או ביטולו, יהיה המזמין זכאי למסור את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המשך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E914A9E"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כל אימת שהמתכנן לא יקיים איזו מהתחייבויותיו לפי חוזה 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6E83BE7" w14:textId="2FEAB5F6" w:rsidR="00C140D3" w:rsidRPr="00C06588" w:rsidRDefault="00C140D3" w:rsidP="0048364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סוי הוצאותיו הכלליות, וזאת מבלי שיהיה עליו להוכיח את הסכומים הנ"ל</w:t>
      </w:r>
      <w:r w:rsidR="00483646" w:rsidRPr="00C06588">
        <w:rPr>
          <w:rFonts w:ascii="Times New Roman" w:eastAsia="Times New Roman" w:hAnsi="Times New Roman" w:cs="David"/>
          <w:sz w:val="20"/>
          <w:szCs w:val="24"/>
          <w:rtl/>
          <w:lang w:eastAsia="he-IL"/>
        </w:rPr>
        <w:t xml:space="preserve"> , זאת בכפוף למתן התראה של 14 ימים מראש .</w:t>
      </w:r>
    </w:p>
    <w:p w14:paraId="464F0913" w14:textId="77777777" w:rsidR="00C140D3" w:rsidRPr="00C06588"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u w:val="single"/>
          <w:rtl/>
          <w:lang w:eastAsia="he-IL"/>
        </w:rPr>
        <w:t>העברת זכויות</w:t>
      </w:r>
    </w:p>
    <w:p w14:paraId="611BF6FE"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אין המתכנן רשאי להסב לאחר את החוזה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כל חלק ממנו, וכן אין הוא רשאי להעביר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להסב לאחר כל זכות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חובה לפי חוזה זה, אלא בהסכמת המזמין בכתב ומראש.</w:t>
      </w:r>
    </w:p>
    <w:p w14:paraId="08DF46FE"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אין המתכנן רשאי למסור לאחר את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שרותי המתכנן, כולם או מקצתם, אלא בהסכמת המזמין בכתב ומראש.</w:t>
      </w:r>
    </w:p>
    <w:p w14:paraId="78B33425"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ניתנה הסכמת המזמין לפי סעיפים 13.1 או 13.2 לעיל, הרי </w:t>
      </w:r>
      <w:r w:rsidRPr="00C06588">
        <w:rPr>
          <w:rFonts w:ascii="Times New Roman" w:eastAsia="Times New Roman" w:hAnsi="Times New Roman" w:cs="David" w:hint="eastAsia"/>
          <w:sz w:val="20"/>
          <w:szCs w:val="24"/>
          <w:rtl/>
          <w:lang w:eastAsia="he-IL"/>
        </w:rPr>
        <w:t>ש</w:t>
      </w:r>
      <w:r w:rsidRPr="00C06588">
        <w:rPr>
          <w:rFonts w:ascii="Times New Roman" w:eastAsia="Times New Roman" w:hAnsi="Times New Roman" w:cs="David"/>
          <w:sz w:val="20"/>
          <w:szCs w:val="24"/>
          <w:rtl/>
          <w:lang w:eastAsia="he-IL"/>
        </w:rPr>
        <w:t xml:space="preserve">אין בכך כדי לפטור את המתכנן מאחריותו והתחייבויותיו לפי חוזה זה על נספחיו ומזכויות המזמין על פיו, והמתכנן </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ישא באחריות מלאה, כלפי המזמין וכלפי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צד שלישי שהוא, גם לכל מעשה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מחדל של אלה שיבצעו עבודה כלשהי מכוח הוראות סעיפים 13.1 או/וגם 13.2 לעיל </w:t>
      </w:r>
      <w:r w:rsidRPr="00C06588">
        <w:rPr>
          <w:rFonts w:ascii="Times New Roman" w:eastAsia="Times New Roman" w:hAnsi="Times New Roman" w:cs="David"/>
          <w:sz w:val="20"/>
          <w:szCs w:val="24"/>
          <w:rtl/>
          <w:lang w:eastAsia="he-IL"/>
        </w:rPr>
        <w:lastRenderedPageBreak/>
        <w:t>ו/או באי כחם ו/או עובדיהם ו/או מי מטעמם, ואילו למזמין ישמרו כל זכויותיו כלפי המתכנן.</w:t>
      </w:r>
    </w:p>
    <w:p w14:paraId="0DE46049"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בות המתכנן כמתחייב מהאמור, הרי בכל מקרה שהשירותים לא יינתנו ע"י המנהל הראשי מכל סיבה שהיא יהיה המזמין זכאי לבטל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החוזה ויחולו הוראות סעיף 12.3.2 ו-12.3.3 לעיל.</w:t>
      </w:r>
    </w:p>
    <w:p w14:paraId="0D4E9947" w14:textId="77777777" w:rsidR="00C140D3" w:rsidRPr="00C06588"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06588">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B5AFA95" w14:textId="77777777" w:rsidR="007A10F8" w:rsidRPr="00C0658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0C4BEC0A" w14:textId="77777777" w:rsidR="007A10F8" w:rsidRPr="00C06588"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57AB012A" w14:textId="77777777" w:rsidR="00C140D3" w:rsidRPr="00C06588"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06588">
        <w:rPr>
          <w:rFonts w:ascii="Times New Roman" w:eastAsia="Times New Roman" w:hAnsi="Times New Roman" w:cs="David"/>
          <w:bCs/>
          <w:sz w:val="20"/>
          <w:szCs w:val="24"/>
          <w:u w:val="single"/>
          <w:rtl/>
          <w:lang w:eastAsia="he-IL"/>
        </w:rPr>
        <w:t>סיום שרותי המתכנן</w:t>
      </w:r>
    </w:p>
    <w:p w14:paraId="565897AD"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המתכנן יחושבו כבאים לסיום בכל אחד מהמקרים הבאים:</w:t>
      </w:r>
    </w:p>
    <w:p w14:paraId="1FBFA583" w14:textId="77777777" w:rsidR="00C140D3" w:rsidRPr="00C06588"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חוזה זה הובא לידי </w:t>
      </w:r>
      <w:r w:rsidRPr="00C06588">
        <w:rPr>
          <w:rFonts w:ascii="Times New Roman" w:eastAsia="Times New Roman" w:hAnsi="Times New Roman" w:cs="David" w:hint="eastAsia"/>
          <w:sz w:val="20"/>
          <w:szCs w:val="24"/>
          <w:rtl/>
          <w:lang w:eastAsia="he-IL"/>
        </w:rPr>
        <w:t>גמר</w:t>
      </w:r>
      <w:r w:rsidRPr="00C06588">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63D4804" w14:textId="77777777" w:rsidR="00C140D3" w:rsidRPr="00C06588"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עם מתן א</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שור בכתב ע"י המזמין למתכנן, כי הושלם מתן שרותי המתכנן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חוזה זה.</w:t>
      </w:r>
    </w:p>
    <w:p w14:paraId="4800887C" w14:textId="77777777" w:rsidR="00C140D3" w:rsidRPr="00C06588"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06588">
        <w:rPr>
          <w:rFonts w:ascii="Times New Roman" w:eastAsia="Times New Roman" w:hAnsi="Times New Roman" w:cs="David"/>
          <w:bCs/>
          <w:sz w:val="20"/>
          <w:szCs w:val="24"/>
          <w:u w:val="single"/>
          <w:rtl/>
          <w:lang w:eastAsia="he-IL"/>
        </w:rPr>
        <w:t>סודיות והמצאת מסמכים</w:t>
      </w:r>
    </w:p>
    <w:p w14:paraId="5780DE61"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רותי המתכנן, לרבות העתקים וניירות עבודה, בין שהוכנו על ידי המתכנן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על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ידי</w:t>
      </w:r>
      <w:r w:rsidRPr="00C06588">
        <w:rPr>
          <w:rFonts w:ascii="Times New Roman" w:eastAsia="Times New Roman" w:hAnsi="Times New Roman" w:cs="David"/>
          <w:sz w:val="20"/>
          <w:szCs w:val="24"/>
          <w:rtl/>
          <w:lang w:eastAsia="he-IL"/>
        </w:rPr>
        <w:t xml:space="preserve"> מ</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w:t>
      </w:r>
      <w:r w:rsidRPr="00C06588">
        <w:rPr>
          <w:rFonts w:ascii="Times New Roman" w:eastAsia="Times New Roman" w:hAnsi="Times New Roman" w:cs="David"/>
          <w:sz w:val="20"/>
          <w:szCs w:val="24"/>
          <w:rtl/>
          <w:lang w:eastAsia="he-IL"/>
        </w:rPr>
        <w:t xml:space="preserve">טעמו ובין שהוכנו על ידי המזמין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המנהל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מי</w:t>
      </w:r>
      <w:r w:rsidRPr="00C06588">
        <w:rPr>
          <w:rFonts w:ascii="Times New Roman" w:eastAsia="Times New Roman" w:hAnsi="Times New Roman" w:cs="David"/>
          <w:sz w:val="20"/>
          <w:szCs w:val="24"/>
          <w:rtl/>
          <w:lang w:eastAsia="he-IL"/>
        </w:rPr>
        <w:t xml:space="preserve"> מטעמם, וכן לשמור בסוד כל ידיעה שהגיעה אליו עקב ביצוע חוזה זה ולא למסור כל ידיעה כאמור לאדם שלא הוסמך לקבלה על ידי המזמין.</w:t>
      </w:r>
    </w:p>
    <w:p w14:paraId="05E00735"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מבלי לגרוע מאחריותו </w:t>
      </w:r>
      <w:r w:rsidRPr="00C06588">
        <w:rPr>
          <w:rFonts w:ascii="Times New Roman" w:eastAsia="Times New Roman" w:hAnsi="Times New Roman" w:cs="David" w:hint="eastAsia"/>
          <w:sz w:val="20"/>
          <w:szCs w:val="24"/>
          <w:rtl/>
          <w:lang w:eastAsia="he-IL"/>
        </w:rPr>
        <w:t>של</w:t>
      </w:r>
      <w:r w:rsidRPr="00C06588">
        <w:rPr>
          <w:rFonts w:ascii="Times New Roman" w:eastAsia="Times New Roman" w:hAnsi="Times New Roman" w:cs="David"/>
          <w:sz w:val="20"/>
          <w:szCs w:val="24"/>
          <w:rtl/>
          <w:lang w:eastAsia="he-IL"/>
        </w:rPr>
        <w:t xml:space="preserve"> המתכנן על פי כל דין, ינקוט המתכנן בכל אמצעי סביר כדי לשמור שמירה מעולה על כל מסמך המוחזק על ידיו בקשר לש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רותי המתכנן כדי למנוע עיון בו מכל אדם שהמנהל לא התיר לו זאת. כמו כן, יציית המתכנן לכל דרישה של המנהל בדבר נקיטת אמצעי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7E81392B"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המתכנן יחתים את עובדיו ו/או שלוחיו ו/או אחר מטעמו בקשר עם ביצוע הסכם זה על נספחיו, על כתב התחייבות לשמירת סודיות על פי הנוסח המפורט בנספח </w:t>
      </w:r>
      <w:r w:rsidRPr="00C06588">
        <w:rPr>
          <w:rFonts w:ascii="Times New Roman" w:eastAsia="Times New Roman" w:hAnsi="Times New Roman" w:cs="David"/>
          <w:bCs/>
          <w:sz w:val="20"/>
          <w:szCs w:val="24"/>
          <w:rtl/>
          <w:lang w:eastAsia="he-IL"/>
        </w:rPr>
        <w:t>ו'</w:t>
      </w:r>
      <w:r w:rsidRPr="00C06588">
        <w:rPr>
          <w:rFonts w:ascii="Times New Roman" w:eastAsia="Times New Roman" w:hAnsi="Times New Roman" w:cs="David"/>
          <w:sz w:val="20"/>
          <w:szCs w:val="24"/>
          <w:rtl/>
          <w:lang w:eastAsia="he-IL"/>
        </w:rPr>
        <w:t>,.</w:t>
      </w:r>
    </w:p>
    <w:p w14:paraId="3E7B1A50" w14:textId="77777777" w:rsidR="00C140D3" w:rsidRPr="00C06588"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13AD33ED" w14:textId="77777777" w:rsidR="00C140D3" w:rsidRPr="00C06588"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06588">
        <w:rPr>
          <w:rFonts w:ascii="Times New Roman" w:eastAsia="Times New Roman" w:hAnsi="Times New Roman" w:cs="David"/>
          <w:bCs/>
          <w:sz w:val="20"/>
          <w:szCs w:val="24"/>
          <w:u w:val="single"/>
          <w:rtl/>
          <w:lang w:eastAsia="he-IL"/>
        </w:rPr>
        <w:t>ויתור על זכויות מצד המתכנן</w:t>
      </w:r>
    </w:p>
    <w:p w14:paraId="76ADBBCC"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השתמש המזמין כדין בסמכות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06588">
        <w:rPr>
          <w:rFonts w:ascii="Times New Roman" w:eastAsia="Times New Roman" w:hAnsi="Times New Roman" w:cs="David" w:hint="eastAsia"/>
          <w:sz w:val="20"/>
          <w:szCs w:val="24"/>
          <w:rtl/>
          <w:lang w:eastAsia="he-IL"/>
        </w:rPr>
        <w:t>מתכנן</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טענה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דרישה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w:t>
      </w:r>
      <w:r w:rsidRPr="00C06588">
        <w:rPr>
          <w:rFonts w:ascii="Times New Roman" w:eastAsia="Times New Roman" w:hAnsi="Times New Roman" w:cs="David" w:hint="eastAsia"/>
          <w:sz w:val="20"/>
          <w:szCs w:val="24"/>
          <w:rtl/>
          <w:lang w:eastAsia="he-IL"/>
        </w:rPr>
        <w:t>תלונה</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עילת תביעה כלשהי נגד המזמין בגין פעולת המזמין כאמור או בשל כל סיבה אחרת, והמתכנן לא יהיה זכאי לתבוע פיצוי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שיפוי ו/או תשלום כלשהו בעד נזק (לרבות נזק עקיף ו/או הפסד הזדמנויות) ו/או פגיעה במוניטין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הפסד, לרבות הפסד רווח העלולים להיגרם לו עקב הביטול או ההפסקה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מכל סיבה אחרת.</w:t>
      </w:r>
    </w:p>
    <w:p w14:paraId="020A83DD" w14:textId="77777777" w:rsidR="00C140D3" w:rsidRPr="00C06588"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מבלי לגרוע מזכויות המזמין על פי חוזה זה, יהא המזמין רשאי עם ביטול החוזה או </w:t>
      </w:r>
      <w:r w:rsidRPr="00C06588">
        <w:rPr>
          <w:rFonts w:ascii="Times New Roman" w:eastAsia="Times New Roman" w:hAnsi="Times New Roman" w:cs="David"/>
          <w:sz w:val="20"/>
          <w:szCs w:val="24"/>
          <w:rtl/>
          <w:lang w:eastAsia="he-IL"/>
        </w:rPr>
        <w:lastRenderedPageBreak/>
        <w:t>הבאתו לידי גמר או הפסקת ביצועו, למסור את המשך ביצוע שרותי המתכנן לאחר ולהשתמש ללא הגבלה בשרותי המתכנן, שביצע המתכנן על פי חוזה זה.</w:t>
      </w:r>
    </w:p>
    <w:p w14:paraId="68716769" w14:textId="77777777" w:rsidR="00C140D3" w:rsidRPr="00C06588"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06588">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06588">
        <w:rPr>
          <w:rFonts w:ascii="Times New Roman" w:eastAsia="Times New Roman" w:hAnsi="Times New Roman" w:cs="David" w:hint="eastAsia"/>
          <w:sz w:val="20"/>
          <w:szCs w:val="24"/>
          <w:rtl/>
          <w:lang w:eastAsia="he-IL"/>
        </w:rPr>
        <w:t>את</w:t>
      </w:r>
      <w:r w:rsidRPr="00C06588">
        <w:rPr>
          <w:rFonts w:ascii="Times New Roman" w:eastAsia="Times New Roman" w:hAnsi="Times New Roman" w:cs="David"/>
          <w:sz w:val="20"/>
          <w:szCs w:val="24"/>
          <w:rtl/>
          <w:lang w:eastAsia="he-IL"/>
        </w:rPr>
        <w:t xml:space="preserve"> המשך ביצוע 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רותי המתכנן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מסירתם לידי מתכנן אחר, והינו מתחייב,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19914D7" w14:textId="77777777" w:rsidR="00C140D3" w:rsidRPr="00C06588"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06588">
        <w:rPr>
          <w:rFonts w:ascii="Times New Roman" w:eastAsia="Times New Roman" w:hAnsi="Times New Roman" w:cs="David"/>
          <w:bCs/>
          <w:sz w:val="20"/>
          <w:szCs w:val="24"/>
          <w:u w:val="single"/>
          <w:rtl/>
          <w:lang w:eastAsia="he-IL"/>
        </w:rPr>
        <w:t>שונות</w:t>
      </w:r>
    </w:p>
    <w:p w14:paraId="48C169F3"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המנהל הראשי במשרד המתכנן, מתחייב לבצע את השירותים שעליו לבצע אישית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w:t>
      </w:r>
      <w:r w:rsidRPr="00C06588">
        <w:rPr>
          <w:rFonts w:ascii="Times New Roman" w:eastAsia="Times New Roman" w:hAnsi="Times New Roman" w:cs="David"/>
          <w:sz w:val="20"/>
          <w:szCs w:val="24"/>
          <w:rtl/>
          <w:lang w:eastAsia="he-IL"/>
        </w:rPr>
        <w:t>י חוזה זה והינו אחראי וערב כלפי המזמין לב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התחייבויות המתכנן לפי חוזה זה על נספחיו.</w:t>
      </w:r>
    </w:p>
    <w:p w14:paraId="3F0A740E"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כל צד אשר יפר או לא יקיים איזו מהתחייבויותיו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חוזה זה, יהיה חייב לפצות את הצד המקיים על כל הנזקים ו/או ההפסדים שיגרמו לו עקב כך, וזאת מבלי לגרוע מזכות הצד המקיים לכל סעד ו/או תרופה אחרים ו/או נוספים.</w:t>
      </w:r>
    </w:p>
    <w:p w14:paraId="0F1322B1" w14:textId="77777777" w:rsidR="00C140D3" w:rsidRPr="00C06588"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6C269F77" w14:textId="77777777" w:rsidR="00C140D3" w:rsidRPr="00C06588"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המתכנן מצהיר, כי הוא מודע לכל אלה ולהשלכות אחרות העלולות לנבוע מעיכוב בהשלמת הפרויקט ויהיה אחראי להם במידה והעיכוב בהשלמת הפרויקט י</w:t>
      </w:r>
      <w:r w:rsidRPr="00C06588">
        <w:rPr>
          <w:rFonts w:ascii="Times New Roman" w:eastAsia="Times New Roman" w:hAnsi="Times New Roman" w:cs="David" w:hint="eastAsia"/>
          <w:sz w:val="20"/>
          <w:szCs w:val="24"/>
          <w:rtl/>
          <w:lang w:eastAsia="he-IL"/>
        </w:rPr>
        <w:t>נבע</w:t>
      </w:r>
      <w:r w:rsidRPr="00C06588">
        <w:rPr>
          <w:rFonts w:ascii="Times New Roman" w:eastAsia="Times New Roman" w:hAnsi="Times New Roman" w:cs="David"/>
          <w:sz w:val="20"/>
          <w:szCs w:val="24"/>
          <w:rtl/>
          <w:lang w:eastAsia="he-IL"/>
        </w:rPr>
        <w:t xml:space="preserve"> מאי עמידתו בהתחייבויותיו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חוזה זה.</w:t>
      </w:r>
    </w:p>
    <w:p w14:paraId="20C076CB"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המזמין זכאי לקזז כנגד כל סכום המגיע למתכנן מאת המזמין לפי חוזה זה, כל סכום שלפי טענתו מגיע לו מהמתכנן, וכל זכות של המתכנן לתשלום מהמזמין כפופה לזכות הקיזוז הנ"ל.</w:t>
      </w:r>
    </w:p>
    <w:p w14:paraId="129A0637"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מוסכם במפורש, כי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צוע כל </w:t>
      </w:r>
      <w:r w:rsidRPr="00C06588">
        <w:rPr>
          <w:rFonts w:ascii="Times New Roman" w:eastAsia="Times New Roman" w:hAnsi="Times New Roman" w:cs="David" w:hint="eastAsia"/>
          <w:sz w:val="20"/>
          <w:szCs w:val="24"/>
          <w:rtl/>
          <w:lang w:eastAsia="he-IL"/>
        </w:rPr>
        <w:t>אחת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אחת מהתחייבויות המזמין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w:t>
      </w:r>
      <w:r w:rsidRPr="00C06588">
        <w:rPr>
          <w:rFonts w:ascii="Times New Roman" w:eastAsia="Times New Roman" w:hAnsi="Times New Roman" w:cs="David"/>
          <w:sz w:val="20"/>
          <w:szCs w:val="24"/>
          <w:rtl/>
          <w:lang w:eastAsia="he-IL"/>
        </w:rPr>
        <w:t>י חוזה זה, מותנה בכך שהמתכנן יקיים תחילה את התחייבויותיו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חוזה זה, עד לאותו מועד. המזמין זכאי, מבלי לפגוע </w:t>
      </w:r>
      <w:r w:rsidRPr="00C06588">
        <w:rPr>
          <w:rFonts w:ascii="Times New Roman" w:eastAsia="Times New Roman" w:hAnsi="Times New Roman" w:cs="David" w:hint="eastAsia"/>
          <w:sz w:val="20"/>
          <w:szCs w:val="24"/>
          <w:rtl/>
          <w:lang w:eastAsia="he-IL"/>
        </w:rPr>
        <w:t>מכלליות</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ה</w:t>
      </w:r>
      <w:r w:rsidRPr="00C06588">
        <w:rPr>
          <w:rFonts w:ascii="Times New Roman" w:eastAsia="Times New Roman" w:hAnsi="Times New Roman" w:cs="David"/>
          <w:sz w:val="20"/>
          <w:szCs w:val="24"/>
          <w:rtl/>
          <w:lang w:eastAsia="he-IL"/>
        </w:rPr>
        <w:t>אמור בכל מקום אחר בחוזה זה, לעכב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צוע התחי</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9ED35DC"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שום התנהגות מצד</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של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מי</w:t>
      </w:r>
      <w:r w:rsidRPr="00C06588">
        <w:rPr>
          <w:rFonts w:ascii="Times New Roman" w:eastAsia="Times New Roman" w:hAnsi="Times New Roman" w:cs="David"/>
          <w:sz w:val="20"/>
          <w:szCs w:val="24"/>
          <w:rtl/>
          <w:lang w:eastAsia="he-IL"/>
        </w:rPr>
        <w:t xml:space="preserve"> מהצדדים לא תחשב כויתור על איזה מזכויותיו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חוזה זה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כל</w:t>
      </w:r>
      <w:r w:rsidRPr="00C06588">
        <w:rPr>
          <w:rFonts w:ascii="Times New Roman" w:eastAsia="Times New Roman" w:hAnsi="Times New Roman" w:cs="David"/>
          <w:sz w:val="20"/>
          <w:szCs w:val="24"/>
          <w:rtl/>
          <w:lang w:eastAsia="he-IL"/>
        </w:rPr>
        <w:t xml:space="preserve"> דין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כויתור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כהסכמה מצדו לאיזה הפרה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אי קיום של תנאי מתנאי חוזה זה ו/ או כנותנת דחייה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ארכה לב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צוע כל פעולה, </w:t>
      </w:r>
      <w:r w:rsidRPr="00C06588">
        <w:rPr>
          <w:rFonts w:ascii="Times New Roman" w:eastAsia="Times New Roman" w:hAnsi="Times New Roman" w:cs="David" w:hint="eastAsia"/>
          <w:sz w:val="20"/>
          <w:szCs w:val="24"/>
          <w:rtl/>
          <w:lang w:eastAsia="he-IL"/>
        </w:rPr>
        <w:t>ש</w:t>
      </w:r>
      <w:r w:rsidRPr="00C06588">
        <w:rPr>
          <w:rFonts w:ascii="Times New Roman" w:eastAsia="Times New Roman" w:hAnsi="Times New Roman" w:cs="David"/>
          <w:sz w:val="20"/>
          <w:szCs w:val="24"/>
          <w:rtl/>
          <w:lang w:eastAsia="he-IL"/>
        </w:rPr>
        <w:t>יש לעשותה ע</w:t>
      </w:r>
      <w:r w:rsidRPr="00C06588">
        <w:rPr>
          <w:rFonts w:ascii="Times New Roman" w:eastAsia="Times New Roman" w:hAnsi="Times New Roman" w:cs="David" w:hint="eastAsia"/>
          <w:sz w:val="20"/>
          <w:szCs w:val="24"/>
          <w:rtl/>
          <w:lang w:eastAsia="he-IL"/>
        </w:rPr>
        <w:t>ל</w:t>
      </w:r>
      <w:r w:rsidRPr="00C06588">
        <w:rPr>
          <w:rFonts w:ascii="Times New Roman" w:eastAsia="Times New Roman" w:hAnsi="Times New Roman" w:cs="David"/>
          <w:sz w:val="20"/>
          <w:szCs w:val="24"/>
          <w:rtl/>
          <w:lang w:eastAsia="he-IL"/>
        </w:rPr>
        <w:t xml:space="preserve"> </w:t>
      </w:r>
      <w:r w:rsidRPr="00C06588">
        <w:rPr>
          <w:rFonts w:ascii="Times New Roman" w:eastAsia="Times New Roman" w:hAnsi="Times New Roman" w:cs="David" w:hint="eastAsia"/>
          <w:sz w:val="20"/>
          <w:szCs w:val="24"/>
          <w:rtl/>
          <w:lang w:eastAsia="he-IL"/>
        </w:rPr>
        <w:t>פי</w:t>
      </w:r>
      <w:r w:rsidRPr="00C06588">
        <w:rPr>
          <w:rFonts w:ascii="Times New Roman" w:eastAsia="Times New Roman" w:hAnsi="Times New Roman" w:cs="David"/>
          <w:sz w:val="20"/>
          <w:szCs w:val="24"/>
          <w:rtl/>
          <w:lang w:eastAsia="he-IL"/>
        </w:rPr>
        <w:t xml:space="preserve"> חוזה זה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/או כש</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נוי ו/או ב</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טול </w:t>
      </w:r>
      <w:r w:rsidRPr="00C06588">
        <w:rPr>
          <w:rFonts w:ascii="Times New Roman" w:eastAsia="Times New Roman" w:hAnsi="Times New Roman" w:cs="David" w:hint="eastAsia"/>
          <w:sz w:val="20"/>
          <w:szCs w:val="24"/>
          <w:rtl/>
          <w:lang w:eastAsia="he-IL"/>
        </w:rPr>
        <w:t>ו</w:t>
      </w:r>
      <w:r w:rsidRPr="00C06588">
        <w:rPr>
          <w:rFonts w:ascii="Times New Roman" w:eastAsia="Times New Roman" w:hAnsi="Times New Roman" w:cs="David"/>
          <w:sz w:val="20"/>
          <w:szCs w:val="24"/>
          <w:rtl/>
          <w:lang w:eastAsia="he-IL"/>
        </w:rPr>
        <w:t xml:space="preserve">/או תוספת של תנאי </w:t>
      </w:r>
      <w:r w:rsidRPr="00C06588">
        <w:rPr>
          <w:rFonts w:ascii="Times New Roman" w:eastAsia="Times New Roman" w:hAnsi="Times New Roman" w:cs="David" w:hint="eastAsia"/>
          <w:sz w:val="20"/>
          <w:szCs w:val="24"/>
          <w:rtl/>
          <w:lang w:eastAsia="he-IL"/>
        </w:rPr>
        <w:t>כלשהו</w:t>
      </w:r>
      <w:r w:rsidRPr="00C06588">
        <w:rPr>
          <w:rFonts w:ascii="Times New Roman" w:eastAsia="Times New Roman" w:hAnsi="Times New Roman" w:cs="David"/>
          <w:sz w:val="20"/>
          <w:szCs w:val="24"/>
          <w:rtl/>
          <w:lang w:eastAsia="he-IL"/>
        </w:rPr>
        <w:t>, אלא אם נעשו במפורש ובכתב.</w:t>
      </w:r>
    </w:p>
    <w:p w14:paraId="5C381682" w14:textId="77777777" w:rsidR="00C140D3" w:rsidRPr="00C06588"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מבלי לגרוע מכלליות האמור לעיל -</w:t>
      </w:r>
    </w:p>
    <w:p w14:paraId="6EC44E0B" w14:textId="77777777" w:rsidR="00C140D3" w:rsidRPr="00C06588"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BF2ED82" w14:textId="77777777" w:rsidR="00C140D3" w:rsidRPr="00C06588"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תור כלשהו על זכויות וחובות לפי החוזה.</w:t>
      </w:r>
    </w:p>
    <w:p w14:paraId="318E9BA0" w14:textId="77777777" w:rsidR="00C140D3" w:rsidRPr="00C06588"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במידה והמתכנן כולל מספר גופים או יחידים, יהיו הם אחראים ביחד ולחוד כלפי המזמין למילוי התחייבויות המתכנן לפי חוזה זה.</w:t>
      </w:r>
    </w:p>
    <w:p w14:paraId="46F5054B"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06588">
        <w:rPr>
          <w:rFonts w:ascii="Times New Roman" w:eastAsia="Times New Roman" w:hAnsi="Times New Roman" w:cs="David"/>
          <w:sz w:val="24"/>
          <w:szCs w:val="24"/>
          <w:rtl/>
          <w:lang w:eastAsia="he-I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06588">
        <w:rPr>
          <w:rFonts w:ascii="Times New Roman" w:eastAsia="Times New Roman" w:hAnsi="Times New Roman" w:cs="David" w:hint="eastAsia"/>
          <w:b/>
          <w:bCs/>
          <w:sz w:val="24"/>
          <w:szCs w:val="24"/>
          <w:rtl/>
          <w:lang w:eastAsia="he-IL"/>
        </w:rPr>
        <w:t>א</w:t>
      </w:r>
      <w:r w:rsidRPr="00C06588">
        <w:rPr>
          <w:rFonts w:ascii="Times New Roman" w:eastAsia="Times New Roman" w:hAnsi="Times New Roman" w:cs="David"/>
          <w:sz w:val="24"/>
          <w:szCs w:val="24"/>
          <w:rtl/>
          <w:lang w:eastAsia="he-IL"/>
        </w:rPr>
        <w:t xml:space="preserve">' בגין כל חיוב מחיובי המזמין </w:t>
      </w:r>
      <w:r w:rsidRPr="00C06588">
        <w:rPr>
          <w:rFonts w:ascii="Times New Roman" w:eastAsia="Times New Roman" w:hAnsi="Times New Roman" w:cs="David" w:hint="eastAsia"/>
          <w:sz w:val="24"/>
          <w:szCs w:val="24"/>
          <w:rtl/>
          <w:lang w:eastAsia="he-IL"/>
        </w:rPr>
        <w:t>על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פי</w:t>
      </w:r>
      <w:r w:rsidRPr="00C06588">
        <w:rPr>
          <w:rFonts w:ascii="Times New Roman" w:eastAsia="Times New Roman" w:hAnsi="Times New Roman" w:cs="David"/>
          <w:sz w:val="24"/>
          <w:szCs w:val="24"/>
          <w:rtl/>
          <w:lang w:eastAsia="he-IL"/>
        </w:rPr>
        <w:t xml:space="preserve"> חוזה זה, ככל שיחולו, ובכל </w:t>
      </w:r>
      <w:r w:rsidRPr="00C06588">
        <w:rPr>
          <w:rFonts w:ascii="Times New Roman" w:eastAsia="Times New Roman" w:hAnsi="Times New Roman" w:cs="David"/>
          <w:sz w:val="24"/>
          <w:szCs w:val="24"/>
          <w:rtl/>
          <w:lang w:eastAsia="he-IL"/>
        </w:rPr>
        <w:lastRenderedPageBreak/>
        <w:t xml:space="preserve">מקרה כל אחד מיחידי המזמין אינו אחראי, ביחד ולחוד, למלוא חיובי המזמין כלפי המתכנן </w:t>
      </w:r>
      <w:r w:rsidRPr="00C06588">
        <w:rPr>
          <w:rFonts w:ascii="Times New Roman" w:eastAsia="Times New Roman" w:hAnsi="Times New Roman" w:cs="David" w:hint="eastAsia"/>
          <w:sz w:val="24"/>
          <w:szCs w:val="24"/>
          <w:rtl/>
          <w:lang w:eastAsia="he-IL"/>
        </w:rPr>
        <w:t>על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פ</w:t>
      </w:r>
      <w:r w:rsidRPr="00C06588">
        <w:rPr>
          <w:rFonts w:ascii="Times New Roman" w:eastAsia="Times New Roman" w:hAnsi="Times New Roman" w:cs="David"/>
          <w:sz w:val="24"/>
          <w:szCs w:val="24"/>
          <w:rtl/>
          <w:lang w:eastAsia="he-IL"/>
        </w:rPr>
        <w:t>י חוזה זה. וזאת מבלי לגרוע מהאמור להלן בסיפא לס"ק זה.</w:t>
      </w:r>
    </w:p>
    <w:p w14:paraId="40D8E29E" w14:textId="77777777" w:rsidR="00C140D3" w:rsidRPr="00C06588"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06588">
        <w:rPr>
          <w:rFonts w:ascii="Times New Roman" w:eastAsia="Times New Roman" w:hAnsi="Times New Roman" w:cs="David"/>
          <w:sz w:val="24"/>
          <w:szCs w:val="24"/>
          <w:rtl/>
          <w:lang w:eastAsia="he-IL"/>
        </w:rPr>
        <w:t xml:space="preserve">המתכנן מתחייב בזה, כי כל דרישה ו/או תלונה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/או טענה ו/או תביעה, ככל שתהיינה לו כנגד המזמין בגין חיובי המזמין ע</w:t>
      </w:r>
      <w:r w:rsidRPr="00C06588">
        <w:rPr>
          <w:rFonts w:ascii="Times New Roman" w:eastAsia="Times New Roman" w:hAnsi="Times New Roman" w:cs="David" w:hint="eastAsia"/>
          <w:sz w:val="24"/>
          <w:szCs w:val="24"/>
          <w:rtl/>
          <w:lang w:eastAsia="he-IL"/>
        </w:rPr>
        <w:t>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פי</w:t>
      </w:r>
      <w:r w:rsidRPr="00C06588">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06588">
        <w:rPr>
          <w:rFonts w:ascii="Times New Roman" w:eastAsia="Times New Roman" w:hAnsi="Times New Roman" w:cs="David" w:hint="eastAsia"/>
          <w:b/>
          <w:bCs/>
          <w:sz w:val="24"/>
          <w:szCs w:val="24"/>
          <w:rtl/>
          <w:lang w:eastAsia="he-IL"/>
        </w:rPr>
        <w:t>א</w:t>
      </w:r>
      <w:r w:rsidRPr="00C06588">
        <w:rPr>
          <w:rFonts w:ascii="Times New Roman" w:eastAsia="Times New Roman" w:hAnsi="Times New Roman" w:cs="David"/>
          <w:sz w:val="24"/>
          <w:szCs w:val="24"/>
          <w:rtl/>
          <w:lang w:eastAsia="he-IL"/>
        </w:rPr>
        <w:t xml:space="preserve">'. אותו דין, יחול לגבי תביעה של מי מיחידי המזמין כנגד המתכנן. קרי, תביעה כאמור, תוגבל עד לגובה חלקו היחסי של התובע במזמין  כמפורט בנספח </w:t>
      </w:r>
      <w:r w:rsidRPr="00C06588">
        <w:rPr>
          <w:rFonts w:ascii="Times New Roman" w:eastAsia="Times New Roman" w:hAnsi="Times New Roman" w:cs="David" w:hint="eastAsia"/>
          <w:b/>
          <w:bCs/>
          <w:sz w:val="24"/>
          <w:szCs w:val="24"/>
          <w:rtl/>
          <w:lang w:eastAsia="he-IL"/>
        </w:rPr>
        <w:t>א</w:t>
      </w:r>
      <w:r w:rsidRPr="00C06588">
        <w:rPr>
          <w:rFonts w:ascii="Times New Roman" w:eastAsia="Times New Roman" w:hAnsi="Times New Roman" w:cs="David"/>
          <w:sz w:val="24"/>
          <w:szCs w:val="24"/>
          <w:rtl/>
          <w:lang w:eastAsia="he-IL"/>
        </w:rPr>
        <w:t>'.</w:t>
      </w:r>
    </w:p>
    <w:p w14:paraId="5B7A8F1A"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7D0D222" w14:textId="77777777" w:rsidR="00C140D3" w:rsidRPr="00C06588"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11A153A"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0AD38BA" w14:textId="77777777" w:rsidR="00C140D3" w:rsidRPr="00C06588"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חוזה זה על נספחיו, יחייב את המזמין אך ורק בכפוף לחתימתו כדין ע"י מורשי החתימה של המזמין.</w:t>
      </w:r>
    </w:p>
    <w:p w14:paraId="6065E55A" w14:textId="77777777" w:rsidR="00C140D3" w:rsidRPr="00C06588"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06588">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06588">
        <w:rPr>
          <w:rFonts w:ascii="Times New Roman" w:eastAsia="Times New Roman" w:hAnsi="Times New Roman" w:cs="David" w:hint="eastAsia"/>
          <w:sz w:val="20"/>
          <w:szCs w:val="24"/>
          <w:rtl/>
          <w:lang w:eastAsia="he-IL"/>
        </w:rPr>
        <w:t>רשום</w:t>
      </w:r>
      <w:r w:rsidRPr="00C06588">
        <w:rPr>
          <w:rFonts w:ascii="Times New Roman" w:eastAsia="Times New Roman" w:hAnsi="Times New Roman" w:cs="David"/>
          <w:sz w:val="20"/>
          <w:szCs w:val="24"/>
          <w:rtl/>
          <w:lang w:eastAsia="he-IL"/>
        </w:rPr>
        <w:t>, ואם נשלחה ההודעה בפקסימיליה ביום עסקים בשעות העבודה או נמסרה ביד, תחשב היא כמתקבלת ביום משלוח או מסירתה כאמור.</w:t>
      </w:r>
    </w:p>
    <w:p w14:paraId="401C86DC" w14:textId="77777777" w:rsidR="00C140D3" w:rsidRPr="00C06588"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216E859C" w14:textId="77777777" w:rsidR="00C140D3" w:rsidRPr="00C06588"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2808636D" w14:textId="77777777" w:rsidR="00C140D3" w:rsidRPr="00C06588"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64DB1773" w14:textId="77777777" w:rsidR="00C140D3" w:rsidRPr="00C06588"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441F8239" w14:textId="77777777" w:rsidR="00C140D3" w:rsidRPr="00C06588"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7D3B0AF" w14:textId="77777777" w:rsidR="007A10F8" w:rsidRPr="00C06588"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C06588">
        <w:rPr>
          <w:rFonts w:ascii="Times New Roman" w:eastAsia="Times New Roman" w:hAnsi="Times New Roman" w:cs="David"/>
          <w:bCs/>
          <w:sz w:val="20"/>
          <w:szCs w:val="24"/>
          <w:rtl/>
          <w:lang w:eastAsia="he-IL"/>
        </w:rPr>
        <w:t>ולראיה באו הצדדים על החתום:</w:t>
      </w:r>
    </w:p>
    <w:p w14:paraId="5F2DD33C" w14:textId="77777777" w:rsidR="007A10F8" w:rsidRPr="00C0658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C0D7E55" w14:textId="77777777" w:rsidR="007A10F8" w:rsidRPr="00C0658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D0D44EE" w14:textId="77777777" w:rsidR="00F93DD3" w:rsidRPr="00C06588" w:rsidRDefault="00F93DD3" w:rsidP="007F046E">
      <w:pPr>
        <w:spacing w:line="240" w:lineRule="auto"/>
        <w:ind w:left="4320" w:firstLine="720"/>
        <w:jc w:val="center"/>
        <w:rPr>
          <w:rFonts w:ascii="Times New Roman" w:eastAsia="Times New Roman" w:hAnsi="Times New Roman" w:cs="David"/>
          <w:sz w:val="24"/>
          <w:szCs w:val="24"/>
          <w:rtl/>
        </w:rPr>
      </w:pPr>
      <w:r w:rsidRPr="00C06588">
        <w:rPr>
          <w:rFonts w:ascii="Times New Roman" w:eastAsia="Times New Roman" w:hAnsi="Times New Roman" w:cs="David" w:hint="eastAsia"/>
          <w:sz w:val="24"/>
          <w:szCs w:val="24"/>
          <w:rtl/>
        </w:rPr>
        <w:t>אפריקה</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ישראל</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מגורים</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בע</w:t>
      </w:r>
      <w:r w:rsidRPr="00C06588">
        <w:rPr>
          <w:rFonts w:ascii="Times New Roman" w:eastAsia="Times New Roman" w:hAnsi="Times New Roman" w:cs="David"/>
          <w:sz w:val="24"/>
          <w:szCs w:val="24"/>
          <w:rtl/>
        </w:rPr>
        <w:t>"מ</w:t>
      </w:r>
    </w:p>
    <w:p w14:paraId="560790D1" w14:textId="0B4556BF" w:rsidR="00F93DD3" w:rsidRPr="00C06588" w:rsidRDefault="00F93DD3" w:rsidP="007F046E">
      <w:pPr>
        <w:spacing w:line="240" w:lineRule="auto"/>
        <w:ind w:left="3600" w:firstLine="720"/>
        <w:jc w:val="center"/>
      </w:pPr>
      <w:r w:rsidRPr="00C06588">
        <w:rPr>
          <w:rFonts w:ascii="Times New Roman" w:eastAsia="Times New Roman" w:hAnsi="Times New Roman" w:cs="David"/>
          <w:sz w:val="24"/>
          <w:szCs w:val="24"/>
          <w:rtl/>
        </w:rPr>
        <w:t xml:space="preserve">        שיכון ובינוי נדל"ן בע"מ</w:t>
      </w:r>
    </w:p>
    <w:p w14:paraId="7B4B83B4" w14:textId="7E1D9308" w:rsidR="00F93DD3" w:rsidRPr="00C06588" w:rsidRDefault="00F93DD3" w:rsidP="007F046E">
      <w:pPr>
        <w:spacing w:line="240" w:lineRule="auto"/>
        <w:ind w:left="1440" w:firstLine="720"/>
        <w:jc w:val="center"/>
      </w:pPr>
      <w:r w:rsidRPr="00C06588">
        <w:rPr>
          <w:rFonts w:ascii="Times New Roman" w:eastAsia="Times New Roman" w:hAnsi="Times New Roman" w:cs="David"/>
          <w:sz w:val="24"/>
          <w:szCs w:val="24"/>
          <w:rtl/>
        </w:rPr>
        <w:t xml:space="preserve">                                    כלל נכסי נדלן נשר מרכז (נ.נ.נ.מ) שותפות מוגבלת</w:t>
      </w:r>
      <w:r w:rsidRPr="00C06588">
        <w:rPr>
          <w:rFonts w:ascii="Times New Roman" w:eastAsia="Times New Roman" w:hAnsi="Times New Roman" w:cs="David"/>
          <w:sz w:val="24"/>
          <w:szCs w:val="24"/>
          <w:rtl/>
        </w:rPr>
        <w:br/>
      </w:r>
    </w:p>
    <w:p w14:paraId="2CB48568" w14:textId="77777777" w:rsidR="007A10F8" w:rsidRPr="00C06588" w:rsidRDefault="007A10F8" w:rsidP="007F046E">
      <w:pPr>
        <w:widowControl w:val="0"/>
        <w:tabs>
          <w:tab w:val="center" w:pos="1649"/>
          <w:tab w:val="center" w:pos="7177"/>
        </w:tabs>
        <w:spacing w:before="0" w:beforeAutospacing="0" w:after="0" w:afterAutospacing="0" w:line="240" w:lineRule="auto"/>
        <w:jc w:val="center"/>
        <w:rPr>
          <w:rFonts w:ascii="Times New Roman" w:eastAsia="Times New Roman" w:hAnsi="Times New Roman" w:cs="David"/>
          <w:sz w:val="20"/>
          <w:szCs w:val="24"/>
          <w:rtl/>
          <w:lang w:eastAsia="he-IL"/>
        </w:rPr>
      </w:pPr>
    </w:p>
    <w:p w14:paraId="246EAA72" w14:textId="72E13E2E" w:rsidR="007A10F8" w:rsidRPr="00C06588" w:rsidRDefault="007A10F8" w:rsidP="0048364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u w:val="single"/>
          <w:rtl/>
          <w:lang w:eastAsia="he-IL"/>
        </w:rPr>
      </w:pPr>
      <w:r w:rsidRPr="00C06588">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
          <w:alias w:val="שם ספק"/>
          <w:tag w:val="cntSupllierName"/>
          <w:id w:val="368116510"/>
          <w:placeholder>
            <w:docPart w:val="F6484E38E9194F00AE2D0147DCF6B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97849" w:rsidRPr="00C06588">
            <w:rPr>
              <w:rFonts w:ascii="Times New Roman" w:eastAsia="Times New Roman" w:hAnsi="Times New Roman" w:cs="David"/>
              <w:sz w:val="20"/>
              <w:szCs w:val="24"/>
              <w:u w:val="single"/>
              <w:rtl/>
              <w:lang w:eastAsia="he-IL"/>
            </w:rPr>
            <w:t>לנדמן אלומיניום בע"מ</w:t>
          </w:r>
        </w:sdtContent>
      </w:sdt>
      <w:r w:rsidRPr="00C06588">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u w:val="single"/>
            <w:rtl/>
            <w:lang w:eastAsia="he-IL"/>
          </w:rPr>
          <w:alias w:val="שם צד א"/>
          <w:tag w:val="cmtTzadAName"/>
          <w:id w:val="-1697851747"/>
          <w:placeholder>
            <w:docPart w:val="87F05F6DF5414F59980945BCD5EF1F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483646" w:rsidRPr="00C06588">
            <w:rPr>
              <w:rStyle w:val="PlaceholderText"/>
              <w:color w:val="auto"/>
              <w:rtl/>
            </w:rPr>
            <w:t>[שם צד א]</w:t>
          </w:r>
        </w:sdtContent>
      </w:sdt>
    </w:p>
    <w:p w14:paraId="448D8BB7" w14:textId="77777777" w:rsidR="007A10F8" w:rsidRPr="00C06588"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ab/>
        <w:t>המתכנן</w:t>
      </w:r>
      <w:r w:rsidRPr="00C06588">
        <w:rPr>
          <w:rFonts w:ascii="Times New Roman" w:eastAsia="Times New Roman" w:hAnsi="Times New Roman" w:cs="David"/>
          <w:sz w:val="20"/>
          <w:szCs w:val="24"/>
          <w:lang w:eastAsia="he-IL"/>
        </w:rPr>
        <w:t xml:space="preserve"> </w:t>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lang w:eastAsia="he-IL"/>
        </w:rPr>
        <w:t xml:space="preserve"> </w:t>
      </w:r>
      <w:r w:rsidRPr="00C06588">
        <w:rPr>
          <w:rFonts w:ascii="Times New Roman" w:eastAsia="Times New Roman" w:hAnsi="Times New Roman" w:cs="David"/>
          <w:sz w:val="20"/>
          <w:szCs w:val="24"/>
          <w:rtl/>
          <w:lang w:eastAsia="he-IL"/>
        </w:rPr>
        <w:t>המזמין</w:t>
      </w:r>
      <w:r w:rsidRPr="00C06588">
        <w:rPr>
          <w:rFonts w:ascii="Times New Roman" w:eastAsia="Times New Roman" w:hAnsi="Times New Roman" w:cs="David"/>
          <w:sz w:val="20"/>
          <w:szCs w:val="24"/>
          <w:lang w:eastAsia="he-IL"/>
        </w:rPr>
        <w:t xml:space="preserve"> </w:t>
      </w:r>
    </w:p>
    <w:p w14:paraId="0535BD15"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A37AAF"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556A93" w14:textId="77777777" w:rsidR="00F93DD3" w:rsidRPr="00C06588" w:rsidRDefault="00F93DD3"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95A0A1" w14:textId="77777777" w:rsidR="00F93DD3" w:rsidRPr="00C06588" w:rsidRDefault="00F93DD3"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A68449"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C06588">
        <w:rPr>
          <w:rFonts w:ascii="Times New Roman" w:eastAsia="Times New Roman" w:hAnsi="Times New Roman" w:cs="David" w:hint="eastAsia"/>
          <w:sz w:val="20"/>
          <w:szCs w:val="24"/>
          <w:rtl/>
          <w:lang w:eastAsia="he-IL"/>
        </w:rPr>
        <w:t>י</w:t>
      </w:r>
      <w:r w:rsidRPr="00C06588">
        <w:rPr>
          <w:rFonts w:ascii="Times New Roman" w:eastAsia="Times New Roman" w:hAnsi="Times New Roman" w:cs="David"/>
          <w:sz w:val="20"/>
          <w:szCs w:val="24"/>
          <w:rtl/>
          <w:lang w:eastAsia="he-IL"/>
        </w:rPr>
        <w:t xml:space="preserve">ן זה. </w:t>
      </w:r>
    </w:p>
    <w:p w14:paraId="022DAFFA"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C4B9ED"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תאריך :  _______________</w:t>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rtl/>
          <w:lang w:eastAsia="he-IL"/>
        </w:rPr>
        <w:tab/>
      </w:r>
      <w:r w:rsidRPr="00C06588">
        <w:rPr>
          <w:rFonts w:ascii="Times New Roman" w:eastAsia="Times New Roman" w:hAnsi="Times New Roman" w:cs="David"/>
          <w:sz w:val="20"/>
          <w:szCs w:val="24"/>
          <w:rtl/>
          <w:lang w:eastAsia="he-IL"/>
        </w:rPr>
        <w:tab/>
      </w:r>
    </w:p>
    <w:p w14:paraId="6F1D841A"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חתימה וחותמת עו"ד/ רו"ח : ________________</w:t>
      </w:r>
    </w:p>
    <w:p w14:paraId="5A61C378"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94AD54" w14:textId="77777777" w:rsidR="007A10F8" w:rsidRPr="00C06588" w:rsidRDefault="007A10F8" w:rsidP="007A10F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9CA6E72" w14:textId="77777777" w:rsidR="00C140D3" w:rsidRPr="00C06588"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FBD9DD"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9E1D3F1"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78CAA88" w14:textId="600EB8E4" w:rsidR="00F93DD3" w:rsidRPr="00C06588" w:rsidRDefault="00F93DD3">
      <w:pPr>
        <w:bidi w:val="0"/>
        <w:spacing w:before="0" w:beforeAutospacing="0" w:after="160" w:afterAutospacing="0" w:line="259" w:lineRule="auto"/>
        <w:rPr>
          <w:rFonts w:ascii="Times New Roman" w:eastAsia="Times New Roman" w:hAnsi="Times New Roman" w:cs="David"/>
          <w:bCs/>
          <w:sz w:val="24"/>
          <w:szCs w:val="24"/>
          <w:u w:val="single"/>
          <w:lang w:eastAsia="he-IL"/>
        </w:rPr>
      </w:pPr>
      <w:r w:rsidRPr="00C06588">
        <w:rPr>
          <w:rFonts w:ascii="Times New Roman" w:eastAsia="Times New Roman" w:hAnsi="Times New Roman" w:cs="David"/>
          <w:bCs/>
          <w:sz w:val="24"/>
          <w:szCs w:val="24"/>
          <w:u w:val="single"/>
          <w:rtl/>
          <w:lang w:eastAsia="he-IL"/>
        </w:rPr>
        <w:br w:type="page"/>
      </w:r>
    </w:p>
    <w:p w14:paraId="1D57BFAE" w14:textId="77777777" w:rsidR="00C140D3" w:rsidRPr="00C06588"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A613467" w14:textId="77777777" w:rsidR="00C140D3" w:rsidRPr="00C06588"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E24241E" w14:textId="77777777" w:rsidR="00C140D3" w:rsidRPr="00C06588"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B8A5E6E" w14:textId="77777777" w:rsidR="007A10F8" w:rsidRPr="00C0658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C06588">
        <w:rPr>
          <w:rFonts w:ascii="Times New Roman" w:eastAsia="Times New Roman" w:hAnsi="Times New Roman" w:cs="David" w:hint="eastAsia"/>
          <w:bCs/>
          <w:sz w:val="20"/>
          <w:szCs w:val="24"/>
          <w:u w:val="single"/>
          <w:rtl/>
          <w:lang w:eastAsia="he-IL"/>
        </w:rPr>
        <w:t>נספח</w:t>
      </w:r>
      <w:r w:rsidRPr="00C06588">
        <w:rPr>
          <w:rFonts w:ascii="Times New Roman" w:eastAsia="Times New Roman" w:hAnsi="Times New Roman" w:cs="David"/>
          <w:bCs/>
          <w:sz w:val="20"/>
          <w:szCs w:val="24"/>
          <w:u w:val="single"/>
          <w:rtl/>
          <w:lang w:eastAsia="he-IL"/>
        </w:rPr>
        <w:t xml:space="preserve"> ''א''</w:t>
      </w:r>
    </w:p>
    <w:p w14:paraId="26555909" w14:textId="77777777" w:rsidR="007A10F8" w:rsidRPr="00C0658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C06588">
        <w:rPr>
          <w:rFonts w:ascii="Times New Roman" w:eastAsia="Times New Roman" w:hAnsi="Times New Roman" w:cs="David" w:hint="eastAsia"/>
          <w:bCs/>
          <w:sz w:val="20"/>
          <w:szCs w:val="24"/>
          <w:u w:val="single"/>
          <w:rtl/>
          <w:lang w:eastAsia="he-IL"/>
        </w:rPr>
        <w:t>נספח</w:t>
      </w:r>
      <w:r w:rsidRPr="00C06588">
        <w:rPr>
          <w:rFonts w:ascii="Times New Roman" w:eastAsia="Times New Roman" w:hAnsi="Times New Roman" w:cs="David"/>
          <w:bCs/>
          <w:sz w:val="20"/>
          <w:szCs w:val="24"/>
          <w:u w:val="single"/>
          <w:rtl/>
          <w:lang w:eastAsia="he-IL"/>
        </w:rPr>
        <w:t xml:space="preserve"> </w:t>
      </w:r>
      <w:r w:rsidRPr="00C06588">
        <w:rPr>
          <w:rFonts w:ascii="Times New Roman" w:eastAsia="Times New Roman" w:hAnsi="Times New Roman" w:cs="David" w:hint="eastAsia"/>
          <w:bCs/>
          <w:sz w:val="20"/>
          <w:szCs w:val="24"/>
          <w:u w:val="single"/>
          <w:rtl/>
          <w:lang w:eastAsia="he-IL"/>
        </w:rPr>
        <w:t>כללי</w:t>
      </w:r>
    </w:p>
    <w:p w14:paraId="351BAE1A" w14:textId="77777777" w:rsidR="0072762F" w:rsidRPr="00C06588" w:rsidRDefault="0072762F"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p>
    <w:p w14:paraId="33457527"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1.1</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הגדרות</w:t>
      </w:r>
      <w:r w:rsidRPr="00C06588">
        <w:rPr>
          <w:rFonts w:ascii="Times New Roman" w:eastAsia="Times New Roman" w:hAnsi="Times New Roman" w:cs="David"/>
          <w:sz w:val="24"/>
          <w:szCs w:val="24"/>
          <w:rtl/>
          <w:lang w:eastAsia="he-IL"/>
        </w:rPr>
        <w:t xml:space="preserve"> -</w:t>
      </w:r>
    </w:p>
    <w:p w14:paraId="0AAC2C91"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367086" w14:textId="45528207" w:rsidR="007A10F8" w:rsidRPr="00C06588" w:rsidRDefault="007A10F8" w:rsidP="00D5761A">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hint="eastAsia"/>
          <w:b/>
          <w:bCs/>
          <w:sz w:val="24"/>
          <w:szCs w:val="24"/>
          <w:rtl/>
          <w:lang w:eastAsia="he-IL"/>
        </w:rPr>
        <w:t>הפרויקט</w:t>
      </w: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sz w:val="24"/>
          <w:szCs w:val="24"/>
          <w:lang w:eastAsia="he-IL"/>
        </w:rPr>
        <w:t xml:space="preserve"> </w:t>
      </w:r>
      <w:r w:rsidRPr="00C06588">
        <w:rPr>
          <w:rFonts w:ascii="Times New Roman" w:eastAsia="Times New Roman" w:hAnsi="Times New Roman" w:cs="David" w:hint="eastAsia"/>
          <w:sz w:val="24"/>
          <w:szCs w:val="24"/>
          <w:rtl/>
          <w:lang w:eastAsia="he-IL"/>
        </w:rPr>
        <w:t>פרויקט</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לבניית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יחידות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דיור</w:t>
      </w:r>
      <w:r w:rsidR="00F93DD3" w:rsidRPr="00C06588">
        <w:rPr>
          <w:rFonts w:ascii="Times New Roman" w:eastAsia="Times New Roman" w:hAnsi="Times New Roman" w:cs="David"/>
          <w:sz w:val="24"/>
          <w:szCs w:val="24"/>
          <w:rtl/>
          <w:lang w:eastAsia="he-IL"/>
        </w:rPr>
        <w:t xml:space="preserve"> למגורים ו/או </w:t>
      </w:r>
      <w:r w:rsidRPr="00C06588">
        <w:rPr>
          <w:rFonts w:ascii="Times New Roman" w:eastAsia="Times New Roman" w:hAnsi="Times New Roman" w:cs="David"/>
          <w:sz w:val="24"/>
          <w:szCs w:val="24"/>
          <w:rtl/>
          <w:lang w:eastAsia="he-IL"/>
        </w:rPr>
        <w:t xml:space="preserve"> שטחי מסחר ו</w:t>
      </w:r>
      <w:r w:rsidR="00F93DD3" w:rsidRPr="00C06588">
        <w:rPr>
          <w:rFonts w:ascii="Times New Roman" w:eastAsia="Times New Roman" w:hAnsi="Times New Roman" w:cs="David"/>
          <w:sz w:val="24"/>
          <w:szCs w:val="24"/>
          <w:rtl/>
          <w:lang w:eastAsia="he-IL"/>
        </w:rPr>
        <w:t xml:space="preserve">/או </w:t>
      </w:r>
      <w:r w:rsidRPr="00C06588">
        <w:rPr>
          <w:rFonts w:ascii="Times New Roman" w:eastAsia="Times New Roman" w:hAnsi="Times New Roman" w:cs="David" w:hint="eastAsia"/>
          <w:sz w:val="24"/>
          <w:szCs w:val="24"/>
          <w:rtl/>
          <w:lang w:eastAsia="he-IL"/>
        </w:rPr>
        <w:t>משרדים</w:t>
      </w:r>
      <w:r w:rsidR="00D5761A" w:rsidRPr="00C06588">
        <w:rPr>
          <w:rFonts w:ascii="Times New Roman" w:eastAsia="Times New Roman" w:hAnsi="Times New Roman" w:cs="David"/>
          <w:sz w:val="24"/>
          <w:szCs w:val="24"/>
          <w:rtl/>
          <w:lang w:eastAsia="he-IL"/>
        </w:rPr>
        <w:t xml:space="preserve"> ו/או שילוב בין האופציות לרבות </w:t>
      </w:r>
      <w:r w:rsidRPr="00C06588">
        <w:rPr>
          <w:rFonts w:ascii="Times New Roman" w:eastAsia="Times New Roman" w:hAnsi="Times New Roman" w:cs="David"/>
          <w:sz w:val="24"/>
          <w:szCs w:val="24"/>
          <w:rtl/>
          <w:lang w:eastAsia="he-IL"/>
        </w:rPr>
        <w:t xml:space="preserve"> חניונים ועבודות פיתוח ב</w:t>
      </w:r>
      <w:sdt>
        <w:sdtPr>
          <w:rPr>
            <w:rFonts w:ascii="Times New Roman" w:eastAsia="Times New Roman" w:hAnsi="Times New Roman" w:cs="David" w:hint="cs"/>
            <w:sz w:val="24"/>
            <w:szCs w:val="24"/>
            <w:rtl/>
            <w:lang w:eastAsia="he-IL"/>
          </w:rPr>
          <w:alias w:val="רשות מקומית"/>
          <w:tag w:val="cntLocalAuth"/>
          <w:id w:val="1782831239"/>
          <w:placeholder>
            <w:docPart w:val="DC19D78E9BD34EBC955CFBFF1244D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9E65C4" w:rsidRPr="00C06588">
            <w:rPr>
              <w:rFonts w:ascii="Times New Roman" w:eastAsia="Times New Roman" w:hAnsi="Times New Roman" w:cs="David" w:hint="eastAsia"/>
              <w:sz w:val="24"/>
              <w:szCs w:val="24"/>
              <w:rtl/>
              <w:lang w:eastAsia="he-IL"/>
            </w:rPr>
            <w:t>נשר</w:t>
          </w:r>
        </w:sdtContent>
      </w:sdt>
      <w:r w:rsidRPr="00C06588">
        <w:rPr>
          <w:rFonts w:ascii="Times New Roman" w:eastAsia="Times New Roman" w:hAnsi="Times New Roman" w:cs="David"/>
          <w:sz w:val="24"/>
          <w:szCs w:val="24"/>
          <w:rtl/>
          <w:lang w:eastAsia="he-IL"/>
        </w:rPr>
        <w:t xml:space="preserve"> - </w:t>
      </w:r>
      <w:sdt>
        <w:sdtPr>
          <w:rPr>
            <w:rFonts w:ascii="Times New Roman" w:eastAsia="Times New Roman" w:hAnsi="Times New Roman" w:cs="David" w:hint="cs"/>
            <w:sz w:val="24"/>
            <w:szCs w:val="24"/>
            <w:rtl/>
          </w:rPr>
          <w:alias w:val="שם אתר"/>
          <w:tag w:val="cntSite"/>
          <w:id w:val="-1682512962"/>
          <w:placeholder>
            <w:docPart w:val="48F39651453B434E929C70837D58A72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D5761A" w:rsidRPr="00C06588">
            <w:rPr>
              <w:rStyle w:val="PlaceholderText"/>
              <w:color w:val="auto"/>
              <w:rtl/>
            </w:rPr>
            <w:t>[שם אתר]</w:t>
          </w:r>
        </w:sdtContent>
      </w:sdt>
      <w:r w:rsidRPr="00C06588">
        <w:rPr>
          <w:rFonts w:ascii="Times New Roman" w:eastAsia="Times New Roman" w:hAnsi="Times New Roman" w:cs="David"/>
          <w:sz w:val="24"/>
          <w:szCs w:val="24"/>
          <w:rtl/>
          <w:lang w:eastAsia="he-IL"/>
        </w:rPr>
        <w:t xml:space="preserve">, </w:t>
      </w:r>
      <w:sdt>
        <w:sdtPr>
          <w:rPr>
            <w:rFonts w:ascii="Times New Roman" w:eastAsia="Times New Roman" w:hAnsi="Times New Roman" w:cs="David" w:hint="cs"/>
            <w:sz w:val="24"/>
            <w:szCs w:val="24"/>
            <w:rtl/>
          </w:rPr>
          <w:alias w:val="שם הפרויקט"/>
          <w:tag w:val="cntProjectName"/>
          <w:id w:val="-1647974920"/>
          <w:placeholder>
            <w:docPart w:val="F1BCDEBFC6B84245B85102376CAD83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9E65C4" w:rsidRPr="00C06588">
            <w:rPr>
              <w:rFonts w:ascii="Times New Roman" w:eastAsia="Times New Roman" w:hAnsi="Times New Roman" w:cs="David" w:hint="eastAsia"/>
              <w:sz w:val="24"/>
              <w:szCs w:val="24"/>
              <w:rtl/>
            </w:rPr>
            <w:t>אגמי</w:t>
          </w:r>
          <w:r w:rsidR="009E65C4" w:rsidRPr="00C06588">
            <w:rPr>
              <w:rFonts w:ascii="Times New Roman" w:eastAsia="Times New Roman" w:hAnsi="Times New Roman" w:cs="David"/>
              <w:sz w:val="24"/>
              <w:szCs w:val="24"/>
              <w:rtl/>
            </w:rPr>
            <w:t xml:space="preserve"> הכרמל </w:t>
          </w:r>
        </w:sdtContent>
      </w:sdt>
      <w:r w:rsidRPr="00C06588">
        <w:rPr>
          <w:rFonts w:ascii="Times New Roman" w:eastAsia="Times New Roman" w:hAnsi="Times New Roman" w:cs="David"/>
          <w:sz w:val="24"/>
          <w:szCs w:val="24"/>
          <w:rtl/>
          <w:lang w:eastAsia="he-IL"/>
        </w:rPr>
        <w:t xml:space="preserve"> לרבות עבודות פיתוח על, אשר יתוכנן ו/או יבוצע עבור המזמין באתר בקטעים ובשלבים לפי שיקול דעתו.</w:t>
      </w:r>
    </w:p>
    <w:p w14:paraId="658780D8"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66D934" w14:textId="75C64CBF" w:rsidR="007A10F8" w:rsidRPr="00C06588"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hint="eastAsia"/>
          <w:b/>
          <w:bCs/>
          <w:sz w:val="24"/>
          <w:szCs w:val="24"/>
          <w:rtl/>
          <w:lang w:eastAsia="he-IL"/>
        </w:rPr>
        <w:t>התכנית</w:t>
      </w:r>
      <w:r w:rsidRPr="00C06588">
        <w:rPr>
          <w:rFonts w:ascii="Times New Roman" w:eastAsia="Times New Roman" w:hAnsi="Times New Roman" w:cs="David"/>
          <w:sz w:val="24"/>
          <w:szCs w:val="24"/>
          <w:rtl/>
          <w:lang w:eastAsia="he-IL"/>
        </w:rPr>
        <w:t xml:space="preserve">" או </w:t>
      </w:r>
      <w:r w:rsidRPr="00C06588">
        <w:rPr>
          <w:rFonts w:ascii="Times New Roman" w:eastAsia="Times New Roman" w:hAnsi="Times New Roman" w:cs="David"/>
          <w:b/>
          <w:bCs/>
          <w:sz w:val="24"/>
          <w:szCs w:val="24"/>
          <w:rtl/>
          <w:lang w:eastAsia="he-IL"/>
        </w:rPr>
        <w:t xml:space="preserve">"המקרקעין" </w:t>
      </w:r>
      <w:r w:rsidRPr="00C06588">
        <w:rPr>
          <w:rFonts w:ascii="Times New Roman" w:eastAsia="Times New Roman" w:hAnsi="Times New Roman" w:cs="David"/>
          <w:sz w:val="24"/>
          <w:szCs w:val="24"/>
          <w:lang w:eastAsia="he-IL"/>
        </w:rPr>
        <w:t>–</w:t>
      </w:r>
      <w:r w:rsidRPr="00C06588">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hint="cs"/>
            <w:sz w:val="24"/>
            <w:szCs w:val="24"/>
            <w:rtl/>
          </w:rPr>
          <w:alias w:val="שדה נוסף 2"/>
          <w:tag w:val="cntCustomField2"/>
          <w:id w:val="1880663104"/>
          <w:placeholder>
            <w:docPart w:val="DCBCCA8D9D6344D79FFBFE37EB885B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504ADC" w:rsidRPr="00C06588">
            <w:rPr>
              <w:rFonts w:ascii="Times New Roman" w:eastAsia="Times New Roman" w:hAnsi="Times New Roman" w:cs="David" w:hint="eastAsia"/>
              <w:sz w:val="24"/>
              <w:szCs w:val="24"/>
              <w:rtl/>
            </w:rPr>
            <w:t>מכ</w:t>
          </w:r>
          <w:r w:rsidR="00504ADC" w:rsidRPr="00C06588">
            <w:rPr>
              <w:rFonts w:ascii="Times New Roman" w:eastAsia="Times New Roman" w:hAnsi="Times New Roman" w:cs="David"/>
              <w:sz w:val="24"/>
              <w:szCs w:val="24"/>
              <w:rtl/>
            </w:rPr>
            <w:t>/886   355-0359364</w:t>
          </w:r>
        </w:sdtContent>
      </w:sdt>
      <w:r w:rsidRPr="00C06588">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774A9263F0B43C889C7363A425FC8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504ADC" w:rsidRPr="00C06588">
            <w:rPr>
              <w:rFonts w:ascii="Times New Roman" w:eastAsia="Times New Roman" w:hAnsi="Times New Roman" w:cs="David"/>
              <w:sz w:val="24"/>
              <w:szCs w:val="24"/>
              <w:rtl/>
              <w:lang w:eastAsia="he-IL"/>
            </w:rPr>
            <w:t>11168-11170</w:t>
          </w:r>
        </w:sdtContent>
      </w:sdt>
      <w:r w:rsidRPr="00C06588">
        <w:rPr>
          <w:rFonts w:ascii="Times New Roman" w:eastAsia="Times New Roman" w:hAnsi="Times New Roman" w:cs="David"/>
          <w:sz w:val="24"/>
          <w:szCs w:val="24"/>
          <w:rtl/>
          <w:lang w:eastAsia="he-IL"/>
        </w:rPr>
        <w:t>.</w:t>
      </w:r>
    </w:p>
    <w:p w14:paraId="76A76798" w14:textId="77777777" w:rsidR="007A10F8" w:rsidRPr="00C06588"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המזמין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שומר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לעצמו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הזכות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לערוך</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שינויים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בתב</w:t>
      </w:r>
      <w:r w:rsidRPr="00C06588">
        <w:rPr>
          <w:rFonts w:ascii="Times New Roman" w:eastAsia="Times New Roman" w:hAnsi="Times New Roman" w:cs="David"/>
          <w:sz w:val="24"/>
          <w:szCs w:val="24"/>
          <w:rtl/>
          <w:lang w:eastAsia="he-IL"/>
        </w:rPr>
        <w:t xml:space="preserve">"ע </w:t>
      </w:r>
      <w:r w:rsidRPr="00C06588">
        <w:rPr>
          <w:rFonts w:ascii="Times New Roman" w:eastAsia="Times New Roman" w:hAnsi="Times New Roman" w:cs="David" w:hint="eastAsia"/>
          <w:sz w:val="24"/>
          <w:szCs w:val="24"/>
          <w:rtl/>
          <w:lang w:eastAsia="he-IL"/>
        </w:rPr>
        <w:t>ממתכונתה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היום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והשירותים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המוזמנים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המתכנן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הינם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בהתאם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לתכנית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התקפה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בעת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הזמנת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שלב</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המתכנן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מתחייב</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להתעדכן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בתב</w:t>
      </w:r>
      <w:r w:rsidRPr="00C06588">
        <w:rPr>
          <w:rFonts w:ascii="Times New Roman" w:eastAsia="Times New Roman" w:hAnsi="Times New Roman" w:cs="David"/>
          <w:sz w:val="24"/>
          <w:szCs w:val="24"/>
          <w:rtl/>
          <w:lang w:eastAsia="he-IL"/>
        </w:rPr>
        <w:t xml:space="preserve">"ע </w:t>
      </w:r>
      <w:r w:rsidRPr="00C06588">
        <w:rPr>
          <w:rFonts w:ascii="Times New Roman" w:eastAsia="Times New Roman" w:hAnsi="Times New Roman" w:cs="David" w:hint="eastAsia"/>
          <w:sz w:val="24"/>
          <w:szCs w:val="24"/>
          <w:rtl/>
          <w:lang w:eastAsia="he-IL"/>
        </w:rPr>
        <w:t>ובתכניות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הבינוי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תיקוניהם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ולספק</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השירותים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כנדרש</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לשם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בניית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הפרויקט</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עפ</w:t>
      </w:r>
      <w:r w:rsidRPr="00C06588">
        <w:rPr>
          <w:rFonts w:ascii="Times New Roman" w:eastAsia="Times New Roman" w:hAnsi="Times New Roman" w:cs="David"/>
          <w:sz w:val="24"/>
          <w:szCs w:val="24"/>
          <w:rtl/>
          <w:lang w:eastAsia="he-IL"/>
        </w:rPr>
        <w:t xml:space="preserve">"י </w:t>
      </w:r>
      <w:r w:rsidRPr="00C06588">
        <w:rPr>
          <w:rFonts w:ascii="Times New Roman" w:eastAsia="Times New Roman" w:hAnsi="Times New Roman" w:cs="David" w:hint="eastAsia"/>
          <w:sz w:val="24"/>
          <w:szCs w:val="24"/>
          <w:rtl/>
          <w:lang w:eastAsia="he-IL"/>
        </w:rPr>
        <w:t>התב</w:t>
      </w:r>
      <w:r w:rsidRPr="00C06588">
        <w:rPr>
          <w:rFonts w:ascii="Times New Roman" w:eastAsia="Times New Roman" w:hAnsi="Times New Roman" w:cs="David"/>
          <w:sz w:val="24"/>
          <w:szCs w:val="24"/>
          <w:rtl/>
          <w:lang w:eastAsia="he-IL"/>
        </w:rPr>
        <w:t xml:space="preserve">"ע </w:t>
      </w:r>
      <w:r w:rsidRPr="00C06588">
        <w:rPr>
          <w:rFonts w:ascii="Times New Roman" w:eastAsia="Times New Roman" w:hAnsi="Times New Roman" w:cs="David" w:hint="eastAsia"/>
          <w:sz w:val="24"/>
          <w:szCs w:val="24"/>
          <w:rtl/>
          <w:lang w:eastAsia="he-IL"/>
        </w:rPr>
        <w:t>ותכניות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הבינוי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במתכונת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שתאושר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ובהתאם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להוראות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המזמין</w:t>
      </w:r>
      <w:r w:rsidRPr="00C06588">
        <w:rPr>
          <w:rFonts w:ascii="Times New Roman" w:eastAsia="Times New Roman" w:hAnsi="Times New Roman" w:cs="David"/>
          <w:sz w:val="24"/>
          <w:szCs w:val="24"/>
          <w:rtl/>
          <w:lang w:eastAsia="he-IL"/>
        </w:rPr>
        <w:t>.</w:t>
      </w:r>
    </w:p>
    <w:p w14:paraId="0F3E2BE8" w14:textId="77777777" w:rsidR="007A10F8" w:rsidRPr="00C06588"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F271628" w14:textId="6599C1F0" w:rsidR="007A10F8" w:rsidRPr="00C06588" w:rsidRDefault="007A10F8" w:rsidP="007A10F8">
      <w:pPr>
        <w:spacing w:before="0" w:beforeAutospacing="0" w:after="0" w:afterAutospacing="0" w:line="240" w:lineRule="auto"/>
        <w:ind w:left="720"/>
        <w:rPr>
          <w:rFonts w:ascii="Times New Roman" w:eastAsia="Times New Roman" w:hAnsi="Times New Roman" w:cs="David"/>
          <w:sz w:val="24"/>
          <w:szCs w:val="24"/>
          <w:rtl/>
        </w:rPr>
      </w:pPr>
      <w:r w:rsidRPr="00C06588">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hint="cs"/>
            <w:sz w:val="24"/>
            <w:szCs w:val="24"/>
            <w:rtl/>
          </w:rPr>
          <w:alias w:val="רשות מקומית"/>
          <w:tag w:val="cntLocalAuth"/>
          <w:id w:val="1088732537"/>
          <w:placeholder>
            <w:docPart w:val="F6C21EC564964A3FA377941C8F316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9E65C4" w:rsidRPr="00C06588">
            <w:rPr>
              <w:rFonts w:ascii="Times New Roman" w:eastAsia="Times New Roman" w:hAnsi="Times New Roman" w:cs="David" w:hint="eastAsia"/>
              <w:sz w:val="24"/>
              <w:szCs w:val="24"/>
              <w:rtl/>
            </w:rPr>
            <w:t>נשר</w:t>
          </w:r>
        </w:sdtContent>
      </w:sdt>
      <w:r w:rsidRPr="00C06588">
        <w:rPr>
          <w:rFonts w:ascii="Times New Roman" w:eastAsia="Times New Roman" w:hAnsi="Times New Roman" w:cs="David"/>
          <w:sz w:val="24"/>
          <w:szCs w:val="24"/>
          <w:rtl/>
        </w:rPr>
        <w:t>.</w:t>
      </w:r>
    </w:p>
    <w:p w14:paraId="7989E32E" w14:textId="77777777" w:rsidR="007A10F8" w:rsidRPr="00C06588" w:rsidRDefault="007A10F8" w:rsidP="007A10F8">
      <w:pPr>
        <w:spacing w:before="0" w:beforeAutospacing="0" w:after="0" w:afterAutospacing="0" w:line="240" w:lineRule="auto"/>
        <w:ind w:left="720"/>
        <w:rPr>
          <w:rFonts w:ascii="Times New Roman" w:eastAsia="Times New Roman" w:hAnsi="Times New Roman" w:cs="David"/>
          <w:sz w:val="24"/>
          <w:szCs w:val="24"/>
          <w:rtl/>
        </w:rPr>
      </w:pPr>
    </w:p>
    <w:p w14:paraId="39DD5612" w14:textId="77777777" w:rsidR="007A10F8" w:rsidRPr="00C06588"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rPr>
        <w:t xml:space="preserve">"חוזה הפיתוח" </w:t>
      </w:r>
      <w:r w:rsidRPr="00C06588">
        <w:rPr>
          <w:rFonts w:ascii="Times New Roman" w:eastAsia="Times New Roman" w:hAnsi="Times New Roman" w:cs="David"/>
          <w:sz w:val="24"/>
          <w:szCs w:val="24"/>
        </w:rPr>
        <w:t>–</w:t>
      </w:r>
      <w:r w:rsidRPr="00C06588">
        <w:rPr>
          <w:rFonts w:ascii="Times New Roman" w:eastAsia="Times New Roman" w:hAnsi="Times New Roman" w:cs="David"/>
          <w:sz w:val="24"/>
          <w:szCs w:val="24"/>
          <w:rtl/>
        </w:rPr>
        <w:t xml:space="preserve"> חוזה הפיתוח אשר נחתם בין המזמין לבין הרשות המקומית.</w:t>
      </w:r>
    </w:p>
    <w:p w14:paraId="7B3BBBD7"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A21600" w14:textId="4A4FD6DC"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C06588">
        <w:rPr>
          <w:rFonts w:ascii="Times New Roman" w:eastAsia="Times New Roman" w:hAnsi="Times New Roman" w:cs="David"/>
          <w:sz w:val="24"/>
          <w:szCs w:val="24"/>
          <w:rtl/>
          <w:lang w:eastAsia="he-IL"/>
        </w:rPr>
        <w:t>2.8</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המנהל</w:t>
      </w:r>
      <w:r w:rsidRPr="00C06588">
        <w:rPr>
          <w:rFonts w:ascii="Times New Roman" w:eastAsia="Times New Roman" w:hAnsi="Times New Roman" w:cs="David"/>
          <w:sz w:val="24"/>
          <w:szCs w:val="24"/>
          <w:rtl/>
          <w:lang w:eastAsia="he-IL"/>
        </w:rPr>
        <w:t xml:space="preserve"> הוא: </w:t>
      </w:r>
      <w:sdt>
        <w:sdtPr>
          <w:rPr>
            <w:rFonts w:ascii="Times New Roman" w:eastAsia="Times New Roman" w:hAnsi="Times New Roman" w:cs="David" w:hint="cs"/>
            <w:sz w:val="24"/>
            <w:szCs w:val="24"/>
            <w:rtl/>
            <w:lang w:eastAsia="he-IL"/>
          </w:rPr>
          <w:alias w:val="שדה נוסף 3"/>
          <w:tag w:val="cntCustomField3"/>
          <w:id w:val="405040135"/>
          <w:placeholder>
            <w:docPart w:val="4196D414B4514190A0FAC22EF91FF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504ADC" w:rsidRPr="00C06588">
            <w:rPr>
              <w:rFonts w:ascii="Times New Roman" w:eastAsia="Times New Roman" w:hAnsi="Times New Roman" w:cs="David" w:hint="eastAsia"/>
              <w:sz w:val="24"/>
              <w:szCs w:val="24"/>
              <w:rtl/>
              <w:lang w:eastAsia="he-IL"/>
            </w:rPr>
            <w:t>אבי</w:t>
          </w:r>
          <w:r w:rsidR="00504ADC" w:rsidRPr="00C06588">
            <w:rPr>
              <w:rFonts w:ascii="Times New Roman" w:eastAsia="Times New Roman" w:hAnsi="Times New Roman" w:cs="David"/>
              <w:sz w:val="24"/>
              <w:szCs w:val="24"/>
              <w:rtl/>
              <w:lang w:eastAsia="he-IL"/>
            </w:rPr>
            <w:t xml:space="preserve"> כהן מחברת אפריקה ישראל מגורים בע"מ </w:t>
          </w:r>
        </w:sdtContent>
      </w:sdt>
    </w:p>
    <w:p w14:paraId="0E32D140"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E923028" w14:textId="77777777" w:rsidR="007A10F8" w:rsidRPr="00C06588" w:rsidRDefault="007A10F8" w:rsidP="00BC58C4">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2.10</w:t>
      </w:r>
      <w:r w:rsidRPr="00C06588">
        <w:rPr>
          <w:rFonts w:ascii="Times New Roman" w:eastAsia="Times New Roman" w:hAnsi="Times New Roman" w:cs="David"/>
          <w:sz w:val="24"/>
          <w:szCs w:val="24"/>
          <w:rtl/>
          <w:lang w:eastAsia="he-IL"/>
        </w:rPr>
        <w:tab/>
      </w:r>
      <w:r w:rsidR="00BC58C4" w:rsidRPr="00C06588">
        <w:rPr>
          <w:rFonts w:ascii="Times New Roman" w:eastAsia="Times New Roman" w:hAnsi="Times New Roman" w:cs="David"/>
          <w:sz w:val="24"/>
          <w:szCs w:val="24"/>
          <w:rtl/>
          <w:lang w:eastAsia="he-IL"/>
        </w:rPr>
        <w:t xml:space="preserve">התכנון יתבצע במודל תלת מימד ע"י תוכנת </w:t>
      </w:r>
      <w:r w:rsidR="00BC58C4" w:rsidRPr="00C06588">
        <w:rPr>
          <w:rFonts w:ascii="Times New Roman" w:eastAsia="Times New Roman" w:hAnsi="Times New Roman" w:cs="David"/>
          <w:sz w:val="24"/>
          <w:szCs w:val="24"/>
          <w:lang w:eastAsia="he-IL"/>
        </w:rPr>
        <w:t>REVIT</w:t>
      </w:r>
      <w:r w:rsidR="00BC58C4" w:rsidRPr="00C06588">
        <w:rPr>
          <w:rFonts w:ascii="Times New Roman" w:eastAsia="Times New Roman" w:hAnsi="Times New Roman" w:cs="David"/>
          <w:sz w:val="24"/>
          <w:szCs w:val="24"/>
          <w:rtl/>
          <w:lang w:eastAsia="he-IL"/>
        </w:rPr>
        <w:t xml:space="preserve">, במתודולוגיית </w:t>
      </w:r>
      <w:r w:rsidR="00BC58C4" w:rsidRPr="00C06588">
        <w:rPr>
          <w:rFonts w:ascii="Times New Roman" w:eastAsia="Times New Roman" w:hAnsi="Times New Roman" w:cs="David"/>
          <w:sz w:val="24"/>
          <w:szCs w:val="24"/>
          <w:lang w:eastAsia="he-IL"/>
        </w:rPr>
        <w:t>BIM</w:t>
      </w:r>
      <w:r w:rsidR="00BC58C4" w:rsidRPr="00C06588">
        <w:rPr>
          <w:rFonts w:ascii="Times New Roman" w:eastAsia="Times New Roman" w:hAnsi="Times New Roman" w:cs="David"/>
          <w:sz w:val="24"/>
          <w:szCs w:val="24"/>
          <w:rtl/>
          <w:lang w:eastAsia="he-IL"/>
        </w:rPr>
        <w:t>, בענן – "</w:t>
      </w:r>
      <w:r w:rsidR="00BC58C4" w:rsidRPr="00C06588">
        <w:rPr>
          <w:rFonts w:ascii="Times New Roman" w:eastAsia="Times New Roman" w:hAnsi="Times New Roman" w:cs="David"/>
          <w:sz w:val="24"/>
          <w:szCs w:val="24"/>
          <w:lang w:eastAsia="he-IL"/>
        </w:rPr>
        <w:t>BIM360</w:t>
      </w:r>
      <w:r w:rsidR="00BC58C4" w:rsidRPr="00C06588">
        <w:rPr>
          <w:rFonts w:ascii="Times New Roman" w:eastAsia="Times New Roman" w:hAnsi="Times New Roman" w:cs="David"/>
          <w:sz w:val="24"/>
          <w:szCs w:val="24"/>
          <w:rtl/>
          <w:lang w:eastAsia="he-IL"/>
        </w:rPr>
        <w:t xml:space="preserve">" שם ישמרו כל קבצי ה </w:t>
      </w:r>
      <w:r w:rsidR="00BC58C4" w:rsidRPr="00C06588">
        <w:rPr>
          <w:rFonts w:ascii="Times New Roman" w:eastAsia="Times New Roman" w:hAnsi="Times New Roman" w:cs="David"/>
          <w:sz w:val="24"/>
          <w:szCs w:val="24"/>
          <w:lang w:eastAsia="he-IL"/>
        </w:rPr>
        <w:t>REVIT</w:t>
      </w:r>
      <w:r w:rsidR="00BC58C4" w:rsidRPr="00C06588">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C58C4" w:rsidRPr="00C06588">
        <w:rPr>
          <w:rFonts w:ascii="Times New Roman" w:eastAsia="Times New Roman" w:hAnsi="Times New Roman" w:cs="David"/>
          <w:sz w:val="24"/>
          <w:szCs w:val="24"/>
          <w:lang w:eastAsia="he-IL"/>
        </w:rPr>
        <w:t>BIM360</w:t>
      </w:r>
      <w:r w:rsidR="00BC58C4" w:rsidRPr="00C06588">
        <w:rPr>
          <w:rFonts w:ascii="Times New Roman" w:eastAsia="Times New Roman" w:hAnsi="Times New Roman" w:cs="David"/>
          <w:sz w:val="24"/>
          <w:szCs w:val="24"/>
          <w:rtl/>
          <w:lang w:eastAsia="he-IL"/>
        </w:rPr>
        <w:t xml:space="preserve">". העבודה במודל תהיה כפופה להוראות מנהל המודל ולמסמך ה </w:t>
      </w:r>
      <w:r w:rsidR="00BC58C4" w:rsidRPr="00C06588">
        <w:rPr>
          <w:rFonts w:ascii="Times New Roman" w:eastAsia="Times New Roman" w:hAnsi="Times New Roman" w:cs="David"/>
          <w:sz w:val="24"/>
          <w:szCs w:val="24"/>
          <w:lang w:eastAsia="he-IL"/>
        </w:rPr>
        <w:t>BEP</w:t>
      </w:r>
      <w:r w:rsidR="00BC58C4" w:rsidRPr="00C06588">
        <w:rPr>
          <w:rFonts w:ascii="Times New Roman" w:eastAsia="Times New Roman" w:hAnsi="Times New Roman" w:cs="David"/>
          <w:sz w:val="24"/>
          <w:szCs w:val="24"/>
          <w:rtl/>
          <w:lang w:eastAsia="he-IL"/>
        </w:rPr>
        <w:t xml:space="preserve"> שיופץ בהמשך ע"י מנהל המודל. שמירה, הדפסת תכניות וקבצים (</w:t>
      </w:r>
      <w:r w:rsidR="00BC58C4" w:rsidRPr="00C06588">
        <w:rPr>
          <w:rFonts w:ascii="Times New Roman" w:eastAsia="Times New Roman" w:hAnsi="Times New Roman" w:cs="David"/>
          <w:sz w:val="24"/>
          <w:szCs w:val="24"/>
          <w:lang w:eastAsia="he-IL"/>
        </w:rPr>
        <w:t>PLT/PDF/DWG</w:t>
      </w:r>
      <w:r w:rsidR="00BC58C4" w:rsidRPr="00C06588">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BC58C4" w:rsidRPr="00C06588">
        <w:rPr>
          <w:rFonts w:ascii="Times New Roman" w:eastAsia="Times New Roman" w:hAnsi="Times New Roman" w:cs="David"/>
          <w:sz w:val="24"/>
          <w:szCs w:val="24"/>
          <w:lang w:eastAsia="he-IL"/>
        </w:rPr>
        <w:t>view</w:t>
      </w:r>
      <w:r w:rsidR="00BC58C4" w:rsidRPr="00C06588">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594E594E"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3.2</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בעלי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המקצוע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במשרד</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המתכנן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הם</w:t>
      </w:r>
      <w:r w:rsidRPr="00C06588">
        <w:rPr>
          <w:rFonts w:ascii="Times New Roman" w:eastAsia="Times New Roman" w:hAnsi="Times New Roman" w:cs="David"/>
          <w:sz w:val="24"/>
          <w:szCs w:val="24"/>
          <w:rtl/>
          <w:lang w:eastAsia="he-IL"/>
        </w:rPr>
        <w:t>:</w:t>
      </w:r>
    </w:p>
    <w:p w14:paraId="2DC4D8F5"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C3FDC0" w14:textId="2874CA21" w:rsidR="007A10F8" w:rsidRPr="00C06588"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א</w:t>
      </w: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ראש</w:t>
      </w:r>
      <w:r w:rsidRPr="00C06588">
        <w:rPr>
          <w:rFonts w:ascii="Times New Roman" w:eastAsia="Times New Roman" w:hAnsi="Times New Roman" w:cs="David"/>
          <w:sz w:val="24"/>
          <w:szCs w:val="24"/>
          <w:rtl/>
          <w:lang w:eastAsia="he-IL"/>
        </w:rPr>
        <w:t xml:space="preserve"> צוות: </w:t>
      </w:r>
      <w:sdt>
        <w:sdtPr>
          <w:rPr>
            <w:rFonts w:ascii="Times New Roman" w:eastAsia="Times New Roman" w:hAnsi="Times New Roman" w:cs="David"/>
            <w:sz w:val="24"/>
            <w:szCs w:val="24"/>
            <w:rtl/>
            <w:lang w:eastAsia="he-IL"/>
          </w:rPr>
          <w:alias w:val="שדה נוסף 4"/>
          <w:tag w:val="cntCustomField4"/>
          <w:id w:val="-571968739"/>
          <w:placeholder>
            <w:docPart w:val="8ECE930238264283AFE92629BC37D4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59455D" w:rsidRPr="00C06588">
            <w:rPr>
              <w:rFonts w:ascii="Times New Roman" w:eastAsia="Times New Roman" w:hAnsi="Times New Roman" w:cs="David"/>
              <w:sz w:val="24"/>
              <w:szCs w:val="24"/>
              <w:rtl/>
              <w:lang w:eastAsia="he-IL"/>
            </w:rPr>
            <w:t xml:space="preserve">מוטי לנדמן ו/או אלדד גרנות  </w:t>
          </w:r>
        </w:sdtContent>
      </w:sdt>
    </w:p>
    <w:p w14:paraId="40EAAB48" w14:textId="202EFB12" w:rsidR="007A10F8" w:rsidRPr="00C06588" w:rsidRDefault="007A10F8" w:rsidP="007A10F8">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ב</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מספר</w:t>
      </w:r>
      <w:r w:rsidRPr="00C06588">
        <w:rPr>
          <w:rFonts w:ascii="Times New Roman" w:eastAsia="Times New Roman" w:hAnsi="Times New Roman" w:cs="David"/>
          <w:sz w:val="24"/>
          <w:szCs w:val="24"/>
          <w:rtl/>
          <w:lang w:eastAsia="he-IL"/>
        </w:rPr>
        <w:t xml:space="preserve"> העובדים המקצועיים במשרד המתכנן לצורך מתן שירותי המתכנן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8DDEAEF197BF4EF280FD4EE1A9E33B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504ADC" w:rsidRPr="00C06588">
            <w:rPr>
              <w:rFonts w:ascii="Times New Roman" w:eastAsia="Times New Roman" w:hAnsi="Times New Roman" w:cs="David"/>
              <w:sz w:val="24"/>
              <w:szCs w:val="24"/>
              <w:rtl/>
              <w:lang w:eastAsia="he-IL"/>
            </w:rPr>
            <w:t>5</w:t>
          </w:r>
        </w:sdtContent>
      </w:sdt>
    </w:p>
    <w:p w14:paraId="05B9BECE"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D9898D" w14:textId="2DD7B865"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3.4</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המנהל</w:t>
      </w:r>
      <w:r w:rsidRPr="00C06588">
        <w:rPr>
          <w:rFonts w:ascii="Times New Roman" w:eastAsia="Times New Roman" w:hAnsi="Times New Roman" w:cs="David"/>
          <w:sz w:val="24"/>
          <w:szCs w:val="24"/>
          <w:rtl/>
          <w:lang w:eastAsia="he-IL"/>
        </w:rPr>
        <w:t xml:space="preserve"> הראשי במשרד המתכנן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203513900E8340BAAA2CD87F2A3571C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8F4E91" w:rsidRPr="00C06588">
            <w:rPr>
              <w:rFonts w:ascii="Times New Roman" w:eastAsia="Times New Roman" w:hAnsi="Times New Roman" w:cs="David"/>
              <w:sz w:val="24"/>
              <w:szCs w:val="24"/>
              <w:rtl/>
              <w:lang w:eastAsia="he-IL"/>
            </w:rPr>
            <w:t xml:space="preserve">מוטי לנדמן ו/או אלדד גרנות </w:t>
          </w:r>
        </w:sdtContent>
      </w:sdt>
    </w:p>
    <w:p w14:paraId="517EC036"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A0B73B"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5.2</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הנושאים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הם</w:t>
      </w:r>
      <w:r w:rsidRPr="00C06588">
        <w:rPr>
          <w:rFonts w:ascii="Times New Roman" w:eastAsia="Times New Roman" w:hAnsi="Times New Roman" w:cs="David"/>
          <w:sz w:val="24"/>
          <w:szCs w:val="24"/>
          <w:rtl/>
          <w:lang w:eastAsia="he-IL"/>
        </w:rPr>
        <w:t>:</w:t>
      </w:r>
    </w:p>
    <w:p w14:paraId="5EA1FD37" w14:textId="77777777" w:rsidR="007A10F8" w:rsidRPr="00C06588"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7C1C52" w14:textId="77777777" w:rsidR="007A10F8" w:rsidRPr="00C06588"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א</w:t>
      </w: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התקדמות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שרותי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המתכנן</w:t>
      </w:r>
      <w:r w:rsidRPr="00C06588">
        <w:rPr>
          <w:rFonts w:ascii="Times New Roman" w:eastAsia="Times New Roman" w:hAnsi="Times New Roman" w:cs="David"/>
          <w:sz w:val="24"/>
          <w:szCs w:val="24"/>
          <w:rtl/>
          <w:lang w:eastAsia="he-IL"/>
        </w:rPr>
        <w:t>.</w:t>
      </w:r>
    </w:p>
    <w:p w14:paraId="3F573A80" w14:textId="77777777" w:rsidR="007A10F8" w:rsidRPr="00C06588"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ב</w:t>
      </w: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סטיות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מלוח</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הזמנים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לרבות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סיבת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הסטייה</w:t>
      </w:r>
      <w:r w:rsidRPr="00C06588">
        <w:rPr>
          <w:rFonts w:ascii="Times New Roman" w:eastAsia="Times New Roman" w:hAnsi="Times New Roman" w:cs="David"/>
          <w:sz w:val="24"/>
          <w:szCs w:val="24"/>
          <w:rtl/>
          <w:lang w:eastAsia="he-IL"/>
        </w:rPr>
        <w:t>.</w:t>
      </w:r>
    </w:p>
    <w:p w14:paraId="106C09A2" w14:textId="77777777" w:rsidR="007A10F8" w:rsidRPr="00C06588"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ג</w:t>
      </w: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תאום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לוח</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הזמנים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המתחייב</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מסטיות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לרבות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תיאור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השלכות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התאום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הפרויקט</w:t>
      </w:r>
      <w:r w:rsidRPr="00C06588">
        <w:rPr>
          <w:rFonts w:ascii="Times New Roman" w:eastAsia="Times New Roman" w:hAnsi="Times New Roman" w:cs="David"/>
          <w:sz w:val="24"/>
          <w:szCs w:val="24"/>
          <w:rtl/>
          <w:lang w:eastAsia="he-IL"/>
        </w:rPr>
        <w:t>.</w:t>
      </w:r>
    </w:p>
    <w:p w14:paraId="1BBA4A1F" w14:textId="77777777" w:rsidR="007A10F8" w:rsidRPr="00C06588"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ד</w:t>
      </w: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סטיות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מהערכות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 xml:space="preserve">/או </w:t>
      </w:r>
      <w:r w:rsidRPr="00C06588">
        <w:rPr>
          <w:rFonts w:ascii="Times New Roman" w:eastAsia="Times New Roman" w:hAnsi="Times New Roman" w:cs="David" w:hint="eastAsia"/>
          <w:sz w:val="24"/>
          <w:szCs w:val="24"/>
          <w:rtl/>
          <w:lang w:eastAsia="he-IL"/>
        </w:rPr>
        <w:t>תחזיות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תקציביות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והשלכותיהן</w:t>
      </w:r>
      <w:r w:rsidRPr="00C06588">
        <w:rPr>
          <w:rFonts w:ascii="Times New Roman" w:eastAsia="Times New Roman" w:hAnsi="Times New Roman" w:cs="David"/>
          <w:sz w:val="24"/>
          <w:szCs w:val="24"/>
          <w:rtl/>
          <w:lang w:eastAsia="he-IL"/>
        </w:rPr>
        <w:t>.</w:t>
      </w:r>
    </w:p>
    <w:p w14:paraId="54BA3890" w14:textId="77777777" w:rsidR="007A10F8" w:rsidRPr="00C06588"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ה</w:t>
      </w: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ריכוז</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הוראות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שנויים</w:t>
      </w:r>
      <w:r w:rsidRPr="00C06588">
        <w:rPr>
          <w:rFonts w:ascii="Times New Roman" w:eastAsia="Times New Roman" w:hAnsi="Times New Roman" w:cs="David"/>
          <w:sz w:val="24"/>
          <w:szCs w:val="24"/>
          <w:rtl/>
          <w:lang w:eastAsia="he-IL"/>
        </w:rPr>
        <w:t>.</w:t>
      </w:r>
    </w:p>
    <w:p w14:paraId="2E70A8A5" w14:textId="28B30E9E" w:rsidR="0072762F" w:rsidRPr="00C06588" w:rsidRDefault="0072762F"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D1C1088" w14:textId="77777777" w:rsidR="0072762F" w:rsidRPr="00C06588" w:rsidRDefault="0072762F"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DB2718D" w14:textId="77777777" w:rsidR="0072762F" w:rsidRPr="00C06588" w:rsidRDefault="0072762F"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0F88F73" w14:textId="77777777" w:rsidR="0072762F" w:rsidRPr="00C06588" w:rsidRDefault="0072762F"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718DA16" w14:textId="77777777" w:rsidR="007A10F8" w:rsidRPr="00C06588"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F733570" w14:textId="77777777" w:rsidR="007A10F8" w:rsidRPr="00C0658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 xml:space="preserve">17.7 </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שיעור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חלקו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היחסי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אחד</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מיחידי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המזמין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הינו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כדלקמן</w:t>
      </w:r>
      <w:r w:rsidRPr="00C06588">
        <w:rPr>
          <w:rFonts w:ascii="Times New Roman" w:eastAsia="Times New Roman" w:hAnsi="Times New Roman" w:cs="David"/>
          <w:sz w:val="24"/>
          <w:szCs w:val="24"/>
          <w:rtl/>
          <w:lang w:eastAsia="he-IL"/>
        </w:rPr>
        <w:t xml:space="preserve"> :</w:t>
      </w:r>
    </w:p>
    <w:p w14:paraId="47ECBB15" w14:textId="1D975548" w:rsidR="00390030" w:rsidRPr="00C06588" w:rsidRDefault="00390030"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FC147E5" w14:textId="2B308A53" w:rsidR="00390030" w:rsidRPr="00C06588" w:rsidRDefault="00390030" w:rsidP="007F046E">
      <w:pPr>
        <w:spacing w:line="240" w:lineRule="auto"/>
        <w:ind w:left="-58" w:hanging="283"/>
        <w:rPr>
          <w:rFonts w:ascii="Times New Roman" w:eastAsia="Times New Roman" w:hAnsi="Times New Roman" w:cs="David"/>
          <w:sz w:val="24"/>
          <w:szCs w:val="24"/>
        </w:rPr>
      </w:pP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sz w:val="24"/>
          <w:szCs w:val="24"/>
          <w:rtl/>
        </w:rPr>
        <w:tab/>
      </w:r>
      <w:r w:rsidRPr="00C06588">
        <w:rPr>
          <w:rFonts w:ascii="Times New Roman" w:eastAsia="Times New Roman" w:hAnsi="Times New Roman" w:cs="David" w:hint="eastAsia"/>
          <w:sz w:val="24"/>
          <w:szCs w:val="24"/>
          <w:rtl/>
        </w:rPr>
        <w:t>אפריקה</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ישראל</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מגורים</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בע</w:t>
      </w:r>
      <w:r w:rsidRPr="00C06588">
        <w:rPr>
          <w:rFonts w:ascii="Times New Roman" w:eastAsia="Times New Roman" w:hAnsi="Times New Roman" w:cs="David"/>
          <w:sz w:val="24"/>
          <w:szCs w:val="24"/>
          <w:rtl/>
        </w:rPr>
        <w:t xml:space="preserve">"מ </w:t>
      </w:r>
      <w:r w:rsidRPr="00C06588">
        <w:rPr>
          <w:rFonts w:ascii="Times New Roman" w:eastAsia="Times New Roman" w:hAnsi="Times New Roman" w:cs="David" w:hint="eastAsia"/>
          <w:sz w:val="24"/>
          <w:szCs w:val="24"/>
          <w:rtl/>
        </w:rPr>
        <w:t>ושיכון</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ובינוי</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נדל</w:t>
      </w:r>
      <w:r w:rsidRPr="00C06588">
        <w:rPr>
          <w:rFonts w:ascii="Times New Roman" w:eastAsia="Times New Roman" w:hAnsi="Times New Roman" w:cs="David"/>
          <w:sz w:val="24"/>
          <w:szCs w:val="24"/>
          <w:rtl/>
        </w:rPr>
        <w:t xml:space="preserve">"ן </w:t>
      </w:r>
      <w:r w:rsidRPr="00C06588">
        <w:rPr>
          <w:rFonts w:ascii="Times New Roman" w:eastAsia="Times New Roman" w:hAnsi="Times New Roman" w:cs="David" w:hint="eastAsia"/>
          <w:sz w:val="24"/>
          <w:szCs w:val="24"/>
          <w:rtl/>
        </w:rPr>
        <w:t>בע</w:t>
      </w:r>
      <w:r w:rsidRPr="00C06588">
        <w:rPr>
          <w:rFonts w:ascii="Times New Roman" w:eastAsia="Times New Roman" w:hAnsi="Times New Roman" w:cs="David"/>
          <w:sz w:val="24"/>
          <w:szCs w:val="24"/>
          <w:rtl/>
        </w:rPr>
        <w:t>"מ</w:t>
      </w:r>
      <w:r w:rsidRPr="00C06588">
        <w:rPr>
          <w:rFonts w:ascii="Times New Roman" w:eastAsia="Times New Roman" w:hAnsi="Times New Roman" w:cs="David"/>
          <w:sz w:val="24"/>
          <w:szCs w:val="24"/>
          <w:rtl/>
        </w:rPr>
        <w:tab/>
        <w:t>-</w:t>
      </w:r>
      <w:r w:rsidRPr="00C06588">
        <w:rPr>
          <w:rFonts w:ascii="Times New Roman" w:eastAsia="Times New Roman" w:hAnsi="Times New Roman" w:cs="David"/>
          <w:sz w:val="24"/>
          <w:szCs w:val="24"/>
          <w:rtl/>
        </w:rPr>
        <w:tab/>
        <w:t>50%</w:t>
      </w:r>
    </w:p>
    <w:p w14:paraId="56448461" w14:textId="00374B54" w:rsidR="00390030" w:rsidRPr="00C06588" w:rsidRDefault="00390030" w:rsidP="00390030">
      <w:pPr>
        <w:widowControl w:val="0"/>
        <w:spacing w:before="0" w:beforeAutospacing="0" w:after="0" w:afterAutospacing="0" w:line="240" w:lineRule="auto"/>
        <w:ind w:left="-58" w:hanging="283"/>
        <w:outlineLvl w:val="2"/>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rPr>
        <w:t xml:space="preserve">      כלל נכסי נדלן נשר מרכז (נ.נ.נ.מ) שותפות מוגבלת</w:t>
      </w:r>
      <w:r w:rsidRPr="00C06588">
        <w:rPr>
          <w:rFonts w:ascii="Times New Roman" w:eastAsia="Times New Roman" w:hAnsi="Times New Roman" w:cs="David"/>
          <w:sz w:val="24"/>
          <w:szCs w:val="24"/>
          <w:rtl/>
        </w:rPr>
        <w:tab/>
      </w:r>
      <w:r w:rsidRPr="00C06588">
        <w:rPr>
          <w:rFonts w:ascii="Times New Roman" w:eastAsia="Times New Roman" w:hAnsi="Times New Roman" w:cs="David"/>
          <w:sz w:val="24"/>
          <w:szCs w:val="24"/>
          <w:rtl/>
        </w:rPr>
        <w:tab/>
        <w:t>-</w:t>
      </w:r>
      <w:r w:rsidRPr="00C06588">
        <w:rPr>
          <w:rFonts w:ascii="Times New Roman" w:eastAsia="Times New Roman" w:hAnsi="Times New Roman" w:cs="David"/>
          <w:sz w:val="24"/>
          <w:szCs w:val="24"/>
          <w:rtl/>
        </w:rPr>
        <w:tab/>
        <w:t>50%</w:t>
      </w:r>
      <w:r w:rsidRPr="00C06588">
        <w:rPr>
          <w:rFonts w:ascii="Times New Roman" w:eastAsia="Times New Roman" w:hAnsi="Times New Roman" w:cs="David"/>
          <w:sz w:val="24"/>
          <w:szCs w:val="24"/>
          <w:rtl/>
        </w:rPr>
        <w:br/>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rsidRPr="00C06588" w14:paraId="6810BB23" w14:textId="77777777" w:rsidTr="0059596B">
        <w:tc>
          <w:tcPr>
            <w:tcW w:w="3366" w:type="dxa"/>
          </w:tcPr>
          <w:p w14:paraId="67E7E84C" w14:textId="24BBC1DE" w:rsidR="007A10F8" w:rsidRPr="00C06588" w:rsidRDefault="007A10F8" w:rsidP="0059596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 xml:space="preserve"> </w:t>
            </w:r>
          </w:p>
        </w:tc>
        <w:tc>
          <w:tcPr>
            <w:tcW w:w="2163" w:type="dxa"/>
          </w:tcPr>
          <w:p w14:paraId="46C78DB1" w14:textId="77777777" w:rsidR="007A10F8" w:rsidRPr="00C06588" w:rsidRDefault="007A10F8" w:rsidP="0059596B">
            <w:pPr>
              <w:widowControl w:val="0"/>
              <w:spacing w:before="0" w:beforeAutospacing="0" w:after="0" w:afterAutospacing="0" w:line="240" w:lineRule="auto"/>
              <w:ind w:left="720"/>
              <w:outlineLvl w:val="2"/>
            </w:pPr>
          </w:p>
          <w:p w14:paraId="70939038" w14:textId="77777777" w:rsidR="007A10F8" w:rsidRPr="00C06588" w:rsidRDefault="007A10F8" w:rsidP="0059596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4E82539" w14:textId="77777777" w:rsidR="007A10F8" w:rsidRPr="00C0658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8E8F10C" w14:textId="77777777" w:rsidR="00C140D3" w:rsidRPr="00C06588"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5B741E11" w14:textId="77777777" w:rsidR="00BC58C4" w:rsidRPr="00C06588"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06588">
        <w:rPr>
          <w:rFonts w:ascii="Times New Roman" w:eastAsia="Times New Roman" w:hAnsi="Times New Roman" w:cs="David"/>
          <w:b/>
          <w:bCs/>
          <w:sz w:val="24"/>
          <w:szCs w:val="24"/>
          <w:u w:val="single"/>
          <w:rtl/>
        </w:rPr>
        <w:br w:type="page"/>
      </w:r>
    </w:p>
    <w:p w14:paraId="10B261AC" w14:textId="77777777" w:rsidR="00C140D3" w:rsidRPr="00C06588"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bookmarkStart w:id="1" w:name="_Hlk112938886"/>
      <w:r w:rsidRPr="00C06588">
        <w:rPr>
          <w:rFonts w:ascii="Times New Roman" w:eastAsia="Times New Roman" w:hAnsi="Times New Roman" w:cs="David"/>
          <w:b/>
          <w:bCs/>
          <w:sz w:val="24"/>
          <w:szCs w:val="24"/>
          <w:u w:val="single"/>
          <w:rtl/>
        </w:rPr>
        <w:lastRenderedPageBreak/>
        <w:t>נספח "ב"</w:t>
      </w:r>
    </w:p>
    <w:p w14:paraId="2659C1C0" w14:textId="77777777" w:rsidR="00C140D3" w:rsidRPr="00C06588"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06588">
        <w:rPr>
          <w:rFonts w:ascii="Times New Roman" w:eastAsia="Times New Roman" w:hAnsi="Times New Roman" w:cs="David"/>
          <w:b/>
          <w:bCs/>
          <w:sz w:val="24"/>
          <w:szCs w:val="24"/>
          <w:u w:val="single"/>
          <w:rtl/>
        </w:rPr>
        <w:t xml:space="preserve">שירותי </w:t>
      </w:r>
      <w:r w:rsidRPr="00C06588">
        <w:rPr>
          <w:rFonts w:ascii="Times New Roman" w:eastAsia="Times New Roman" w:hAnsi="Times New Roman" w:cs="David" w:hint="eastAsia"/>
          <w:b/>
          <w:bCs/>
          <w:sz w:val="24"/>
          <w:szCs w:val="24"/>
          <w:u w:val="single"/>
          <w:rtl/>
        </w:rPr>
        <w:t>המתכנן</w:t>
      </w:r>
    </w:p>
    <w:p w14:paraId="5C6ABA6A" w14:textId="77777777" w:rsidR="00C140D3" w:rsidRPr="00C06588"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057E6248" w14:textId="77777777" w:rsidR="00C140D3" w:rsidRPr="00C06588"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5C8D1B9A" w14:textId="77777777" w:rsidR="00C140D3" w:rsidRPr="00C06588"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06588">
        <w:rPr>
          <w:rFonts w:ascii="Times New Roman" w:eastAsia="Times New Roman" w:hAnsi="Times New Roman" w:cs="David"/>
          <w:b/>
          <w:bCs/>
          <w:sz w:val="24"/>
          <w:szCs w:val="24"/>
          <w:u w:val="single"/>
          <w:rtl/>
        </w:rPr>
        <w:t>כללי:</w:t>
      </w:r>
    </w:p>
    <w:p w14:paraId="2C68CCAC" w14:textId="77777777" w:rsidR="00C140D3" w:rsidRPr="00C06588" w:rsidRDefault="00BC58C4" w:rsidP="00BC58C4">
      <w:pPr>
        <w:pStyle w:val="ListParagraph"/>
        <w:numPr>
          <w:ilvl w:val="1"/>
          <w:numId w:val="19"/>
        </w:numPr>
        <w:rPr>
          <w:sz w:val="24"/>
          <w:szCs w:val="24"/>
          <w:lang w:eastAsia="he-IL"/>
        </w:rPr>
      </w:pPr>
      <w:r w:rsidRPr="00C06588">
        <w:rPr>
          <w:rFonts w:hint="eastAsia"/>
          <w:sz w:val="24"/>
          <w:szCs w:val="24"/>
          <w:rtl/>
          <w:lang w:eastAsia="he-IL"/>
        </w:rPr>
        <w:t>שירותי</w:t>
      </w:r>
      <w:r w:rsidRPr="00C06588">
        <w:rPr>
          <w:sz w:val="24"/>
          <w:szCs w:val="24"/>
          <w:rtl/>
          <w:lang w:eastAsia="he-IL"/>
        </w:rPr>
        <w:t xml:space="preserve"> המתכנן יכללו </w:t>
      </w:r>
      <w:r w:rsidR="00C140D3" w:rsidRPr="00C06588">
        <w:rPr>
          <w:rFonts w:hint="eastAsia"/>
          <w:sz w:val="24"/>
          <w:szCs w:val="24"/>
          <w:rtl/>
          <w:lang w:eastAsia="he-IL"/>
        </w:rPr>
        <w:t>מתן</w:t>
      </w:r>
      <w:r w:rsidR="00C140D3" w:rsidRPr="00C06588">
        <w:rPr>
          <w:sz w:val="24"/>
          <w:szCs w:val="24"/>
          <w:rtl/>
          <w:lang w:eastAsia="he-IL"/>
        </w:rPr>
        <w:t xml:space="preserve"> ייעוץ הנדסי ותכנון למערכות האלומיניום ו</w:t>
      </w:r>
      <w:r w:rsidR="00C140D3" w:rsidRPr="00C06588">
        <w:rPr>
          <w:rFonts w:hint="eastAsia"/>
          <w:sz w:val="24"/>
          <w:szCs w:val="24"/>
          <w:rtl/>
          <w:lang w:eastAsia="he-IL"/>
        </w:rPr>
        <w:t>ה</w:t>
      </w:r>
      <w:r w:rsidR="00C140D3" w:rsidRPr="00C06588">
        <w:rPr>
          <w:sz w:val="24"/>
          <w:szCs w:val="24"/>
          <w:rtl/>
          <w:lang w:eastAsia="he-IL"/>
        </w:rPr>
        <w:t xml:space="preserve">זיגוג, </w:t>
      </w:r>
      <w:r w:rsidR="00C140D3" w:rsidRPr="00C06588">
        <w:rPr>
          <w:rFonts w:hint="eastAsia"/>
          <w:sz w:val="24"/>
          <w:szCs w:val="24"/>
          <w:rtl/>
          <w:lang w:eastAsia="he-IL"/>
        </w:rPr>
        <w:t>ה</w:t>
      </w:r>
      <w:r w:rsidR="00C140D3" w:rsidRPr="00C06588">
        <w:rPr>
          <w:sz w:val="24"/>
          <w:szCs w:val="24"/>
          <w:rtl/>
          <w:lang w:eastAsia="he-IL"/>
        </w:rPr>
        <w:t xml:space="preserve">תריסים וקירות </w:t>
      </w:r>
      <w:r w:rsidR="00C140D3" w:rsidRPr="00C06588">
        <w:rPr>
          <w:rFonts w:hint="eastAsia"/>
          <w:sz w:val="24"/>
          <w:szCs w:val="24"/>
          <w:rtl/>
          <w:lang w:eastAsia="he-IL"/>
        </w:rPr>
        <w:t>ה</w:t>
      </w:r>
      <w:r w:rsidR="00C140D3" w:rsidRPr="00C06588">
        <w:rPr>
          <w:sz w:val="24"/>
          <w:szCs w:val="24"/>
          <w:rtl/>
          <w:lang w:eastAsia="he-IL"/>
        </w:rPr>
        <w:t>מסך בפרויקט, לכל חלקי המבנה על פי דרישת המזמין.</w:t>
      </w:r>
    </w:p>
    <w:p w14:paraId="4B80A146" w14:textId="77777777" w:rsidR="00C140D3" w:rsidRPr="00C06588"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עבודת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המתכנן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המתוארת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בנספח</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זה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תלווה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התקדמות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התוכניות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האדריכליות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בהתאם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לתהליך</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זה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הגשת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הבקשה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להיתר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בניה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וכן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ביצוע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עבודות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ההקמה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ובניית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הפרויקט</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בסדר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אשר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יקבע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ידי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המזמין</w:t>
      </w:r>
      <w:r w:rsidRPr="00C06588">
        <w:rPr>
          <w:rFonts w:ascii="Times New Roman" w:eastAsia="Times New Roman" w:hAnsi="Times New Roman" w:cs="David"/>
          <w:sz w:val="24"/>
          <w:szCs w:val="24"/>
          <w:rtl/>
          <w:lang w:eastAsia="he-IL"/>
        </w:rPr>
        <w:t>.</w:t>
      </w:r>
    </w:p>
    <w:p w14:paraId="20B7DC83" w14:textId="114ECFD6" w:rsidR="00C140D3" w:rsidRPr="00C06588" w:rsidRDefault="00C140D3" w:rsidP="004C7488">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מבלי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לפגוע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בכלליות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האמור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לעיל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מתחייב</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המתכנן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לתת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ולבצע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השירותים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הנדרשים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בתכנון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מערכות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האלומיניום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המבנים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בפרויקט</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לרבות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אך</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מבלי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לגרוע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מכלליות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האמור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השירותים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המפורטים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להלן</w:t>
      </w:r>
      <w:r w:rsidRPr="00C06588">
        <w:rPr>
          <w:rFonts w:ascii="Times New Roman" w:eastAsia="Times New Roman" w:hAnsi="Times New Roman" w:cs="David"/>
          <w:sz w:val="24"/>
          <w:szCs w:val="24"/>
          <w:rtl/>
          <w:lang w:eastAsia="he-IL"/>
        </w:rPr>
        <w:t>:</w:t>
      </w:r>
    </w:p>
    <w:p w14:paraId="48935E83" w14:textId="77777777" w:rsidR="00C140D3" w:rsidRPr="00C06588"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הכנת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תכנון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מערכות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האלומיניום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במבנים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מתן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הנחיות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והכנת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תכניות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ומפרטים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טכניים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אשר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יכללו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בין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היתר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הפרטים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הבאים</w:t>
      </w:r>
      <w:r w:rsidRPr="00C06588">
        <w:rPr>
          <w:rFonts w:ascii="Times New Roman" w:eastAsia="Times New Roman" w:hAnsi="Times New Roman" w:cs="David"/>
          <w:sz w:val="24"/>
          <w:szCs w:val="24"/>
          <w:rtl/>
          <w:lang w:eastAsia="he-IL"/>
        </w:rPr>
        <w:t>:</w:t>
      </w:r>
    </w:p>
    <w:p w14:paraId="589DA805" w14:textId="77777777" w:rsidR="00C140D3" w:rsidRPr="00C06588"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ab/>
        <w:t>1.3.1</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מעטפת</w:t>
      </w:r>
      <w:r w:rsidRPr="00C06588">
        <w:rPr>
          <w:rFonts w:ascii="Times New Roman" w:eastAsia="Times New Roman" w:hAnsi="Times New Roman" w:cs="David"/>
          <w:sz w:val="24"/>
          <w:szCs w:val="24"/>
          <w:rtl/>
          <w:lang w:eastAsia="he-IL"/>
        </w:rPr>
        <w:t>.</w:t>
      </w:r>
    </w:p>
    <w:p w14:paraId="3343BF41" w14:textId="77777777" w:rsidR="00C140D3" w:rsidRPr="00C06588"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ab/>
        <w:t>1.3.2</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גג</w:t>
      </w:r>
      <w:r w:rsidRPr="00C06588">
        <w:rPr>
          <w:rFonts w:ascii="Times New Roman" w:eastAsia="Times New Roman" w:hAnsi="Times New Roman" w:cs="David"/>
          <w:sz w:val="24"/>
          <w:szCs w:val="24"/>
          <w:rtl/>
          <w:lang w:eastAsia="he-IL"/>
        </w:rPr>
        <w:t>.</w:t>
      </w:r>
    </w:p>
    <w:p w14:paraId="490CE89F" w14:textId="77777777" w:rsidR="00C140D3" w:rsidRPr="00C06588"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ab/>
        <w:t>1.3.3</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פתחים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דלתות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וחלונות</w:t>
      </w:r>
      <w:r w:rsidRPr="00C06588">
        <w:rPr>
          <w:rFonts w:ascii="Times New Roman" w:eastAsia="Times New Roman" w:hAnsi="Times New Roman" w:cs="David"/>
          <w:sz w:val="24"/>
          <w:szCs w:val="24"/>
          <w:rtl/>
          <w:lang w:eastAsia="he-IL"/>
        </w:rPr>
        <w:t>.</w:t>
      </w:r>
    </w:p>
    <w:p w14:paraId="0F44E498" w14:textId="77777777" w:rsidR="00C140D3" w:rsidRPr="00C06588"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ab/>
        <w:t>1.3.4</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אלמנטים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ייחודיים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פנים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וחוץ</w:t>
      </w:r>
      <w:r w:rsidRPr="00C06588">
        <w:rPr>
          <w:rFonts w:ascii="Times New Roman" w:eastAsia="Times New Roman" w:hAnsi="Times New Roman" w:cs="David"/>
          <w:sz w:val="24"/>
          <w:szCs w:val="24"/>
          <w:rtl/>
          <w:lang w:eastAsia="he-IL"/>
        </w:rPr>
        <w:t>.</w:t>
      </w:r>
    </w:p>
    <w:p w14:paraId="610263F9" w14:textId="77777777" w:rsidR="00C140D3" w:rsidRPr="00C06588"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ab/>
        <w:t>1.3.5</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רכיבים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טכניים</w:t>
      </w:r>
      <w:r w:rsidRPr="00C06588">
        <w:rPr>
          <w:rFonts w:ascii="Times New Roman" w:eastAsia="Times New Roman" w:hAnsi="Times New Roman" w:cs="David"/>
          <w:sz w:val="24"/>
          <w:szCs w:val="24"/>
          <w:rtl/>
          <w:lang w:eastAsia="he-IL"/>
        </w:rPr>
        <w:t>.</w:t>
      </w:r>
    </w:p>
    <w:p w14:paraId="33C22F9C" w14:textId="77777777" w:rsidR="00C140D3" w:rsidRPr="00C06588"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ab/>
        <w:t>1.3.6</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כל</w:t>
      </w:r>
      <w:r w:rsidRPr="00C06588">
        <w:rPr>
          <w:rFonts w:ascii="Times New Roman" w:eastAsia="Times New Roman" w:hAnsi="Times New Roman" w:cs="David"/>
          <w:sz w:val="24"/>
          <w:szCs w:val="24"/>
          <w:rtl/>
          <w:lang w:eastAsia="he-IL"/>
        </w:rPr>
        <w:t xml:space="preserve"> מרכיב שרות אחר הרגיל ומקובל על ידי יועץ אלומיניום בנסיבות </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הפרויקט</w:t>
      </w:r>
      <w:r w:rsidRPr="00C06588">
        <w:rPr>
          <w:rFonts w:ascii="Times New Roman" w:eastAsia="Times New Roman" w:hAnsi="Times New Roman" w:cs="David"/>
          <w:sz w:val="24"/>
          <w:szCs w:val="24"/>
          <w:rtl/>
          <w:lang w:eastAsia="he-IL"/>
        </w:rPr>
        <w:t>.</w:t>
      </w:r>
    </w:p>
    <w:p w14:paraId="3BA93995" w14:textId="77777777" w:rsidR="00C140D3" w:rsidRPr="00C06588"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6612CEA9" w14:textId="77777777" w:rsidR="00C140D3" w:rsidRPr="00C06588"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7A8F18CF" w14:textId="77777777" w:rsidR="00C140D3" w:rsidRPr="00C06588"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2" w:name="OLE_LINK5"/>
      <w:bookmarkStart w:id="3" w:name="OLE_LINK6"/>
      <w:r w:rsidRPr="00C06588">
        <w:rPr>
          <w:rFonts w:ascii="Times New Roman" w:eastAsia="Times New Roman" w:hAnsi="Times New Roman" w:cs="David"/>
          <w:sz w:val="24"/>
          <w:szCs w:val="24"/>
          <w:rtl/>
          <w:lang w:eastAsia="he-IL"/>
        </w:rPr>
        <w:t>2.</w:t>
      </w:r>
      <w:r w:rsidRPr="00C06588">
        <w:rPr>
          <w:rFonts w:ascii="Times New Roman" w:eastAsia="Times New Roman" w:hAnsi="Times New Roman" w:cs="David"/>
          <w:sz w:val="24"/>
          <w:szCs w:val="24"/>
          <w:rtl/>
          <w:lang w:eastAsia="he-IL"/>
        </w:rPr>
        <w:tab/>
      </w:r>
      <w:bookmarkStart w:id="4" w:name="OLE_LINK7"/>
      <w:bookmarkStart w:id="5" w:name="OLE_LINK8"/>
      <w:r w:rsidRPr="00C06588">
        <w:rPr>
          <w:rFonts w:ascii="Times New Roman" w:eastAsia="Times New Roman" w:hAnsi="Times New Roman" w:cs="David"/>
          <w:sz w:val="24"/>
          <w:szCs w:val="24"/>
          <w:u w:val="single"/>
          <w:rtl/>
        </w:rPr>
        <w:t>המהנדס, צוות עובדים ואמצעים</w:t>
      </w:r>
      <w:r w:rsidRPr="00C06588">
        <w:rPr>
          <w:rFonts w:ascii="Times New Roman" w:eastAsia="Times New Roman" w:hAnsi="Times New Roman" w:cs="David"/>
          <w:sz w:val="24"/>
          <w:szCs w:val="24"/>
          <w:u w:val="single"/>
          <w:rtl/>
          <w:lang w:eastAsia="he-IL"/>
        </w:rPr>
        <w:t xml:space="preserve"> של המתכנן</w:t>
      </w:r>
      <w:r w:rsidRPr="00C06588">
        <w:rPr>
          <w:rFonts w:ascii="Times New Roman" w:eastAsia="Times New Roman" w:hAnsi="Times New Roman" w:cs="David"/>
          <w:sz w:val="24"/>
          <w:szCs w:val="24"/>
          <w:rtl/>
          <w:lang w:eastAsia="he-IL"/>
        </w:rPr>
        <w:t>:</w:t>
      </w:r>
    </w:p>
    <w:p w14:paraId="5EB7C139" w14:textId="77777777" w:rsidR="00C140D3" w:rsidRPr="00C06588"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A7C83A5" w14:textId="77777777" w:rsidR="00C140D3" w:rsidRPr="00C06588" w:rsidRDefault="00C140D3" w:rsidP="00BC58C4">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א</w:t>
      </w: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r w:rsidR="00BC58C4" w:rsidRPr="00C06588">
        <w:rPr>
          <w:rFonts w:ascii="Times New Roman" w:eastAsia="Times New Roman" w:hAnsi="Times New Roman" w:cs="David"/>
          <w:sz w:val="24"/>
          <w:szCs w:val="24"/>
          <w:rtl/>
          <w:lang w:eastAsia="he-IL"/>
        </w:rPr>
        <w:t xml:space="preserve"> ככל שיידרש ולפי החלטת המזמין, יתבצעו בנוסף לישיבות התכנון השוטפות, ישיבות שבועיות לתכנון ב </w:t>
      </w:r>
      <w:r w:rsidR="00BC58C4" w:rsidRPr="00C06588">
        <w:rPr>
          <w:rFonts w:ascii="Times New Roman" w:eastAsia="Times New Roman" w:hAnsi="Times New Roman" w:cs="David"/>
          <w:sz w:val="24"/>
          <w:szCs w:val="24"/>
          <w:lang w:eastAsia="he-IL"/>
        </w:rPr>
        <w:t>BIM</w:t>
      </w:r>
      <w:r w:rsidR="00BC58C4" w:rsidRPr="00C06588">
        <w:rPr>
          <w:rFonts w:ascii="Times New Roman" w:eastAsia="Times New Roman" w:hAnsi="Times New Roman" w:cs="David"/>
          <w:sz w:val="24"/>
          <w:szCs w:val="24"/>
          <w:rtl/>
          <w:lang w:eastAsia="he-IL"/>
        </w:rPr>
        <w:t xml:space="preserve"> על המודל.</w:t>
      </w:r>
    </w:p>
    <w:p w14:paraId="25D325E9" w14:textId="77777777" w:rsidR="00C140D3" w:rsidRPr="00C06588"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ב</w:t>
      </w: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sz w:val="24"/>
          <w:szCs w:val="24"/>
          <w:rtl/>
          <w:lang w:eastAsia="he-IL"/>
        </w:rPr>
        <w:tab/>
        <w:t>ראש הצוות יהיה מהנדס בכיר בעל ניסיון מוכח במגדלים מעל 20 קומות באזורים אורבניים צפופים, אשר יאושר מראש על ידי המזמין ובמקרה הצורך יוחלף מיידית על פי דרישת המזמין.</w:t>
      </w:r>
    </w:p>
    <w:p w14:paraId="306234BC" w14:textId="5A9498D1" w:rsidR="00C140D3" w:rsidRPr="00C06588"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ג.</w:t>
      </w:r>
      <w:r w:rsidRPr="00C06588">
        <w:rPr>
          <w:rFonts w:ascii="Times New Roman" w:eastAsia="Times New Roman" w:hAnsi="Times New Roman" w:cs="David"/>
          <w:sz w:val="24"/>
          <w:szCs w:val="24"/>
          <w:rtl/>
          <w:lang w:eastAsia="he-IL"/>
        </w:rPr>
        <w:tab/>
        <w:t>ראש הצוות ישתתף בכל ישיבות התכנון שיזומן אליהן ללא הגבלה</w:t>
      </w:r>
      <w:r w:rsidR="004C7488" w:rsidRPr="00C06588">
        <w:rPr>
          <w:rFonts w:ascii="Times New Roman" w:eastAsia="Times New Roman" w:hAnsi="Times New Roman" w:cs="David" w:hint="cs"/>
          <w:sz w:val="24"/>
          <w:szCs w:val="24"/>
          <w:rtl/>
          <w:lang w:eastAsia="he-IL"/>
        </w:rPr>
        <w:t xml:space="preserve">- הפגישות תערכנה בזום ו/או במשרדי היועצים השונים </w:t>
      </w:r>
      <w:r w:rsidR="004C7488" w:rsidRPr="00C06588">
        <w:rPr>
          <w:rFonts w:ascii="Times New Roman" w:eastAsia="Times New Roman" w:hAnsi="Times New Roman" w:cs="David"/>
          <w:sz w:val="24"/>
          <w:szCs w:val="24"/>
          <w:rtl/>
          <w:lang w:eastAsia="he-IL"/>
        </w:rPr>
        <w:t>–</w:t>
      </w:r>
      <w:r w:rsidR="004C7488" w:rsidRPr="00C06588">
        <w:rPr>
          <w:rFonts w:ascii="Times New Roman" w:eastAsia="Times New Roman" w:hAnsi="Times New Roman" w:cs="David" w:hint="cs"/>
          <w:sz w:val="24"/>
          <w:szCs w:val="24"/>
          <w:rtl/>
          <w:lang w:eastAsia="he-IL"/>
        </w:rPr>
        <w:t xml:space="preserve"> אדר' וכו' ו/או במשרדי היזם ו/או במשרדי האתר  </w:t>
      </w:r>
      <w:r w:rsidR="004C7488" w:rsidRPr="00C06588">
        <w:rPr>
          <w:rFonts w:ascii="Times New Roman" w:eastAsia="Times New Roman" w:hAnsi="Times New Roman" w:cs="David"/>
          <w:sz w:val="24"/>
          <w:szCs w:val="24"/>
          <w:rtl/>
          <w:lang w:eastAsia="he-IL"/>
        </w:rPr>
        <w:t>–</w:t>
      </w:r>
      <w:r w:rsidR="004C7488" w:rsidRPr="00C06588">
        <w:rPr>
          <w:rFonts w:ascii="Times New Roman" w:eastAsia="Times New Roman" w:hAnsi="Times New Roman" w:cs="David" w:hint="cs"/>
          <w:sz w:val="24"/>
          <w:szCs w:val="24"/>
          <w:rtl/>
          <w:lang w:eastAsia="he-IL"/>
        </w:rPr>
        <w:t xml:space="preserve"> הכל לפי העניין </w:t>
      </w:r>
      <w:r w:rsidRPr="00C06588">
        <w:rPr>
          <w:rFonts w:ascii="Times New Roman" w:eastAsia="Times New Roman" w:hAnsi="Times New Roman" w:cs="David"/>
          <w:sz w:val="24"/>
          <w:szCs w:val="24"/>
          <w:rtl/>
          <w:lang w:eastAsia="he-IL"/>
        </w:rPr>
        <w:t xml:space="preserve">. </w:t>
      </w:r>
    </w:p>
    <w:p w14:paraId="06977669" w14:textId="77777777" w:rsidR="00470C49" w:rsidRPr="00C06588" w:rsidRDefault="00C140D3" w:rsidP="00470C49">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ד.</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ר</w:t>
      </w:r>
      <w:r w:rsidRPr="00C06588">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004C7488" w:rsidRPr="00C06588">
        <w:rPr>
          <w:rFonts w:ascii="Times New Roman" w:eastAsia="Times New Roman" w:hAnsi="Times New Roman" w:cs="David" w:hint="cs"/>
          <w:sz w:val="24"/>
          <w:szCs w:val="24"/>
          <w:rtl/>
          <w:lang w:eastAsia="he-IL"/>
        </w:rPr>
        <w:t xml:space="preserve"> </w:t>
      </w:r>
      <w:r w:rsidR="00470C49" w:rsidRPr="00C06588">
        <w:rPr>
          <w:rFonts w:ascii="Times New Roman" w:eastAsia="Times New Roman" w:hAnsi="Times New Roman" w:cs="David"/>
          <w:sz w:val="24"/>
          <w:szCs w:val="24"/>
          <w:rtl/>
          <w:lang w:eastAsia="he-IL"/>
        </w:rPr>
        <w:t>, מבלי לדחות את השתתפותו</w:t>
      </w:r>
      <w:r w:rsidR="00470C49" w:rsidRPr="00C06588">
        <w:rPr>
          <w:rFonts w:ascii="Times New Roman" w:eastAsia="Times New Roman" w:hAnsi="Times New Roman" w:cs="David" w:hint="cs"/>
          <w:sz w:val="24"/>
          <w:szCs w:val="24"/>
          <w:rtl/>
          <w:lang w:eastAsia="he-IL"/>
        </w:rPr>
        <w:t xml:space="preserve"> , הפגישות תערכנה בזום ו/או במשרדי היועצים השונים </w:t>
      </w:r>
      <w:r w:rsidR="00470C49" w:rsidRPr="00C06588">
        <w:rPr>
          <w:rFonts w:ascii="Times New Roman" w:eastAsia="Times New Roman" w:hAnsi="Times New Roman" w:cs="David"/>
          <w:sz w:val="24"/>
          <w:szCs w:val="24"/>
          <w:rtl/>
          <w:lang w:eastAsia="he-IL"/>
        </w:rPr>
        <w:t>–</w:t>
      </w:r>
      <w:r w:rsidR="00470C49" w:rsidRPr="00C06588">
        <w:rPr>
          <w:rFonts w:ascii="Times New Roman" w:eastAsia="Times New Roman" w:hAnsi="Times New Roman" w:cs="David" w:hint="cs"/>
          <w:sz w:val="24"/>
          <w:szCs w:val="24"/>
          <w:rtl/>
          <w:lang w:eastAsia="he-IL"/>
        </w:rPr>
        <w:t xml:space="preserve"> אדר' וכו' ו/או במשרדי היזם ו/או במשרדי האתר  </w:t>
      </w:r>
      <w:r w:rsidR="00470C49" w:rsidRPr="00C06588">
        <w:rPr>
          <w:rFonts w:ascii="Times New Roman" w:eastAsia="Times New Roman" w:hAnsi="Times New Roman" w:cs="David"/>
          <w:sz w:val="24"/>
          <w:szCs w:val="24"/>
          <w:rtl/>
          <w:lang w:eastAsia="he-IL"/>
        </w:rPr>
        <w:t>–</w:t>
      </w:r>
      <w:r w:rsidR="00470C49" w:rsidRPr="00C06588">
        <w:rPr>
          <w:rFonts w:ascii="Times New Roman" w:eastAsia="Times New Roman" w:hAnsi="Times New Roman" w:cs="David" w:hint="cs"/>
          <w:sz w:val="24"/>
          <w:szCs w:val="24"/>
          <w:rtl/>
          <w:lang w:eastAsia="he-IL"/>
        </w:rPr>
        <w:t xml:space="preserve"> הכל לפי העניין </w:t>
      </w:r>
      <w:r w:rsidR="00470C49" w:rsidRPr="00C06588">
        <w:rPr>
          <w:rFonts w:ascii="Times New Roman" w:eastAsia="Times New Roman" w:hAnsi="Times New Roman" w:cs="David"/>
          <w:sz w:val="24"/>
          <w:szCs w:val="24"/>
          <w:rtl/>
          <w:lang w:eastAsia="he-IL"/>
        </w:rPr>
        <w:t xml:space="preserve">. </w:t>
      </w:r>
    </w:p>
    <w:p w14:paraId="428DE903" w14:textId="06251B7D" w:rsidR="00C140D3" w:rsidRPr="00C06588"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p>
    <w:p w14:paraId="5930F453" w14:textId="77777777" w:rsidR="00C140D3" w:rsidRPr="00C06588"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ה.</w:t>
      </w:r>
      <w:r w:rsidRPr="00C06588">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2"/>
    <w:bookmarkEnd w:id="3"/>
    <w:bookmarkEnd w:id="4"/>
    <w:bookmarkEnd w:id="5"/>
    <w:p w14:paraId="461A04FF" w14:textId="77777777" w:rsidR="00C140D3" w:rsidRPr="00C06588"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6F3E733D" w14:textId="77777777" w:rsidR="00BC58C4" w:rsidRPr="00C06588"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49D7EBBD" w14:textId="77777777" w:rsidR="00BC58C4" w:rsidRPr="00C06588"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7B7B7FCF" w14:textId="77777777" w:rsidR="00C140D3" w:rsidRPr="00C06588"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2.</w:t>
      </w:r>
      <w:r w:rsidRPr="00C06588">
        <w:rPr>
          <w:rFonts w:ascii="Times New Roman" w:eastAsia="Times New Roman" w:hAnsi="Times New Roman" w:cs="David"/>
          <w:sz w:val="24"/>
          <w:szCs w:val="24"/>
          <w:rtl/>
          <w:lang w:eastAsia="he-IL"/>
        </w:rPr>
        <w:tab/>
        <w:t xml:space="preserve">על </w:t>
      </w:r>
      <w:r w:rsidRPr="00C06588">
        <w:rPr>
          <w:rFonts w:ascii="Times New Roman" w:eastAsia="Times New Roman" w:hAnsi="Times New Roman" w:cs="David" w:hint="eastAsia"/>
          <w:sz w:val="24"/>
          <w:szCs w:val="24"/>
          <w:rtl/>
          <w:lang w:eastAsia="he-IL"/>
        </w:rPr>
        <w:t>המתכנן</w:t>
      </w:r>
      <w:r w:rsidRPr="00C06588">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 אישור כאמור לא יהווה אישור לשכר נוסף במקרה של בדיקות נוספות או עבודה נוספת שיידרשו לאחר התקדמות התכנון לשלב הבא</w:t>
      </w:r>
    </w:p>
    <w:p w14:paraId="4BE31359" w14:textId="77777777" w:rsidR="00C140D3" w:rsidRPr="00C06588"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16A0D94" w14:textId="77777777" w:rsidR="00C140D3" w:rsidRPr="00C06588"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 xml:space="preserve"> </w:t>
      </w:r>
    </w:p>
    <w:p w14:paraId="3C97D536" w14:textId="77777777" w:rsidR="00C140D3" w:rsidRPr="00C06588"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4.</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b/>
          <w:bCs/>
          <w:sz w:val="24"/>
          <w:szCs w:val="24"/>
          <w:u w:val="single"/>
          <w:rtl/>
          <w:lang w:eastAsia="he-IL"/>
        </w:rPr>
        <w:t xml:space="preserve">שלבי העבודה ההנדסית </w:t>
      </w:r>
      <w:r w:rsidRPr="00C06588">
        <w:rPr>
          <w:rFonts w:ascii="Times New Roman" w:eastAsia="Times New Roman" w:hAnsi="Times New Roman" w:cs="David" w:hint="eastAsia"/>
          <w:b/>
          <w:bCs/>
          <w:sz w:val="24"/>
          <w:szCs w:val="24"/>
          <w:u w:val="single"/>
          <w:rtl/>
          <w:lang w:eastAsia="he-IL"/>
        </w:rPr>
        <w:t>ו</w:t>
      </w:r>
      <w:r w:rsidRPr="00C06588">
        <w:rPr>
          <w:rFonts w:ascii="Times New Roman" w:eastAsia="Times New Roman" w:hAnsi="Times New Roman" w:cs="David"/>
          <w:b/>
          <w:bCs/>
          <w:sz w:val="24"/>
          <w:szCs w:val="24"/>
          <w:u w:val="single"/>
          <w:rtl/>
          <w:lang w:eastAsia="he-IL"/>
        </w:rPr>
        <w:t>פ</w:t>
      </w:r>
      <w:r w:rsidRPr="00C06588">
        <w:rPr>
          <w:rFonts w:ascii="Times New Roman" w:eastAsia="Times New Roman" w:hAnsi="Times New Roman" w:cs="David" w:hint="eastAsia"/>
          <w:b/>
          <w:bCs/>
          <w:sz w:val="24"/>
          <w:szCs w:val="24"/>
          <w:u w:val="single"/>
          <w:rtl/>
          <w:lang w:eastAsia="he-IL"/>
        </w:rPr>
        <w:t>י</w:t>
      </w:r>
      <w:r w:rsidRPr="00C06588">
        <w:rPr>
          <w:rFonts w:ascii="Times New Roman" w:eastAsia="Times New Roman" w:hAnsi="Times New Roman" w:cs="David"/>
          <w:b/>
          <w:bCs/>
          <w:sz w:val="24"/>
          <w:szCs w:val="24"/>
          <w:u w:val="single"/>
          <w:rtl/>
          <w:lang w:eastAsia="he-IL"/>
        </w:rPr>
        <w:t>רוט הש</w:t>
      </w:r>
      <w:r w:rsidRPr="00C06588">
        <w:rPr>
          <w:rFonts w:ascii="Times New Roman" w:eastAsia="Times New Roman" w:hAnsi="Times New Roman" w:cs="David" w:hint="eastAsia"/>
          <w:b/>
          <w:bCs/>
          <w:sz w:val="24"/>
          <w:szCs w:val="24"/>
          <w:u w:val="single"/>
          <w:rtl/>
          <w:lang w:eastAsia="he-IL"/>
        </w:rPr>
        <w:t>י</w:t>
      </w:r>
      <w:r w:rsidRPr="00C06588">
        <w:rPr>
          <w:rFonts w:ascii="Times New Roman" w:eastAsia="Times New Roman" w:hAnsi="Times New Roman" w:cs="David"/>
          <w:b/>
          <w:bCs/>
          <w:sz w:val="24"/>
          <w:szCs w:val="24"/>
          <w:u w:val="single"/>
          <w:rtl/>
          <w:lang w:eastAsia="he-IL"/>
        </w:rPr>
        <w:t>רותים</w:t>
      </w:r>
      <w:r w:rsidRPr="00C06588">
        <w:rPr>
          <w:rFonts w:ascii="Times New Roman" w:eastAsia="Times New Roman" w:hAnsi="Times New Roman" w:cs="David"/>
          <w:sz w:val="24"/>
          <w:szCs w:val="24"/>
          <w:rtl/>
          <w:lang w:eastAsia="he-IL"/>
        </w:rPr>
        <w:t>:</w:t>
      </w:r>
    </w:p>
    <w:p w14:paraId="27DB486B" w14:textId="77777777" w:rsidR="00C140D3" w:rsidRPr="00C06588"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ab/>
      </w:r>
    </w:p>
    <w:p w14:paraId="2275F582" w14:textId="77777777" w:rsidR="00C140D3" w:rsidRPr="00C06588"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ab/>
        <w:t>4.1</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sz w:val="24"/>
          <w:szCs w:val="24"/>
          <w:u w:val="single"/>
          <w:rtl/>
          <w:lang w:eastAsia="he-IL"/>
        </w:rPr>
        <w:t>תכנון</w:t>
      </w:r>
      <w:r w:rsidRPr="00C06588">
        <w:rPr>
          <w:rFonts w:ascii="Times New Roman" w:eastAsia="Times New Roman" w:hAnsi="Times New Roman" w:cs="David"/>
          <w:sz w:val="24"/>
          <w:szCs w:val="24"/>
          <w:rtl/>
          <w:lang w:eastAsia="he-IL"/>
        </w:rPr>
        <w:t>:</w:t>
      </w:r>
    </w:p>
    <w:p w14:paraId="22583E64" w14:textId="77777777" w:rsidR="00C140D3" w:rsidRPr="00C06588"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E5E44B7" w14:textId="77777777" w:rsidR="00C140D3" w:rsidRPr="00C06588"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 xml:space="preserve">בירור </w:t>
      </w:r>
      <w:r w:rsidRPr="00C06588">
        <w:rPr>
          <w:rFonts w:ascii="Times New Roman" w:eastAsia="Times New Roman" w:hAnsi="Times New Roman" w:cs="David" w:hint="eastAsia"/>
          <w:sz w:val="24"/>
          <w:szCs w:val="24"/>
          <w:rtl/>
          <w:lang w:eastAsia="he-IL"/>
        </w:rPr>
        <w:t>הפרוגרמה</w:t>
      </w:r>
      <w:r w:rsidRPr="00C06588">
        <w:rPr>
          <w:rFonts w:ascii="Times New Roman" w:eastAsia="Times New Roman" w:hAnsi="Times New Roman" w:cs="David"/>
          <w:sz w:val="24"/>
          <w:szCs w:val="24"/>
          <w:rtl/>
          <w:lang w:eastAsia="he-IL"/>
        </w:rPr>
        <w:t xml:space="preserve"> וליבון דרישות האדריכל והמזמין ביחס לתפקוד והחזות של מסגרות האלומיניום.</w:t>
      </w:r>
    </w:p>
    <w:p w14:paraId="717EF7C5" w14:textId="77777777" w:rsidR="00C140D3" w:rsidRPr="00C06588"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2EF431DC" w14:textId="77777777" w:rsidR="00C140D3" w:rsidRPr="00C06588"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הכנת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אומדן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להערכת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תקציב</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הביצוע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המלבנים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בפרויקט</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וקבלת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אישור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המזמין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עליו</w:t>
      </w:r>
      <w:r w:rsidRPr="00C06588">
        <w:rPr>
          <w:rFonts w:ascii="Times New Roman" w:eastAsia="Times New Roman" w:hAnsi="Times New Roman" w:cs="David"/>
          <w:sz w:val="24"/>
          <w:szCs w:val="24"/>
          <w:rtl/>
          <w:lang w:eastAsia="he-IL"/>
        </w:rPr>
        <w:t>.</w:t>
      </w:r>
    </w:p>
    <w:p w14:paraId="692990F9" w14:textId="34858340" w:rsidR="00C140D3" w:rsidRPr="00C06588" w:rsidRDefault="00E137E3" w:rsidP="00E137E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hint="eastAsia"/>
          <w:sz w:val="24"/>
          <w:szCs w:val="24"/>
          <w:rtl/>
          <w:lang w:eastAsia="he-IL"/>
        </w:rPr>
        <w:t>מעבר</w:t>
      </w:r>
      <w:r w:rsidRPr="00C06588">
        <w:rPr>
          <w:rFonts w:ascii="Times New Roman" w:eastAsia="Times New Roman" w:hAnsi="Times New Roman" w:cs="David"/>
          <w:sz w:val="24"/>
          <w:szCs w:val="24"/>
          <w:rtl/>
          <w:lang w:eastAsia="he-IL"/>
        </w:rPr>
        <w:t xml:space="preserve"> על </w:t>
      </w:r>
      <w:r w:rsidR="00C140D3" w:rsidRPr="00C06588">
        <w:rPr>
          <w:rFonts w:ascii="Times New Roman" w:eastAsia="Times New Roman" w:hAnsi="Times New Roman" w:cs="David"/>
          <w:sz w:val="24"/>
          <w:szCs w:val="24"/>
          <w:rtl/>
          <w:lang w:eastAsia="he-IL"/>
        </w:rPr>
        <w:t xml:space="preserve"> רשימות האלומיניום</w:t>
      </w:r>
      <w:r w:rsidRPr="00C06588">
        <w:rPr>
          <w:rFonts w:ascii="Times New Roman" w:eastAsia="Times New Roman" w:hAnsi="Times New Roman" w:cs="David"/>
          <w:sz w:val="24"/>
          <w:szCs w:val="24"/>
          <w:rtl/>
          <w:lang w:eastAsia="he-IL"/>
        </w:rPr>
        <w:t xml:space="preserve"> שהכין אדריכל ומתן הערות והנחיות לאדריכל ולבסוף </w:t>
      </w:r>
      <w:r w:rsidR="00C140D3" w:rsidRPr="00C06588">
        <w:rPr>
          <w:rFonts w:ascii="Times New Roman" w:eastAsia="Times New Roman" w:hAnsi="Times New Roman" w:cs="David"/>
          <w:sz w:val="24"/>
          <w:szCs w:val="24"/>
          <w:rtl/>
          <w:lang w:eastAsia="he-IL"/>
        </w:rPr>
        <w:t xml:space="preserve">, בדיקה ואישור פורמלי </w:t>
      </w:r>
      <w:r w:rsidRPr="00C06588">
        <w:rPr>
          <w:rFonts w:ascii="Times New Roman" w:eastAsia="Times New Roman" w:hAnsi="Times New Roman" w:cs="David" w:hint="eastAsia"/>
          <w:sz w:val="24"/>
          <w:szCs w:val="24"/>
          <w:rtl/>
          <w:lang w:eastAsia="he-IL"/>
        </w:rPr>
        <w:t>לאדריכל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ול</w:t>
      </w:r>
      <w:r w:rsidR="00C140D3" w:rsidRPr="00C06588">
        <w:rPr>
          <w:rFonts w:ascii="Times New Roman" w:eastAsia="Times New Roman" w:hAnsi="Times New Roman" w:cs="David" w:hint="eastAsia"/>
          <w:sz w:val="24"/>
          <w:szCs w:val="24"/>
          <w:rtl/>
          <w:lang w:eastAsia="he-IL"/>
        </w:rPr>
        <w:t>מזמין</w:t>
      </w:r>
      <w:r w:rsidR="00C140D3" w:rsidRPr="00C06588">
        <w:rPr>
          <w:rFonts w:ascii="Times New Roman" w:eastAsia="Times New Roman" w:hAnsi="Times New Roman" w:cs="David"/>
          <w:sz w:val="24"/>
          <w:szCs w:val="24"/>
          <w:rtl/>
          <w:lang w:eastAsia="he-IL"/>
        </w:rPr>
        <w:t>.</w:t>
      </w:r>
    </w:p>
    <w:p w14:paraId="7AAB884E" w14:textId="77777777" w:rsidR="00C140D3" w:rsidRPr="00C06588"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06588">
        <w:rPr>
          <w:rFonts w:ascii="Times New Roman" w:eastAsia="Times New Roman" w:hAnsi="Times New Roman" w:cs="David" w:hint="eastAsia"/>
          <w:sz w:val="24"/>
          <w:szCs w:val="24"/>
          <w:rtl/>
          <w:lang w:eastAsia="he-IL"/>
        </w:rPr>
        <w:t>מבנה</w:t>
      </w:r>
      <w:r w:rsidRPr="00C06588">
        <w:rPr>
          <w:rFonts w:ascii="Times New Roman" w:eastAsia="Times New Roman" w:hAnsi="Times New Roman" w:cs="David"/>
          <w:sz w:val="24"/>
          <w:szCs w:val="24"/>
          <w:rtl/>
          <w:lang w:eastAsia="he-IL"/>
        </w:rPr>
        <w:t>.</w:t>
      </w:r>
    </w:p>
    <w:p w14:paraId="21990F19" w14:textId="01090ACA" w:rsidR="00C140D3" w:rsidRPr="00C06588" w:rsidRDefault="00E137E3" w:rsidP="00E137E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hint="eastAsia"/>
          <w:sz w:val="24"/>
          <w:szCs w:val="24"/>
          <w:rtl/>
          <w:lang w:eastAsia="he-IL"/>
        </w:rPr>
        <w:t>הכנת</w:t>
      </w:r>
      <w:r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sz w:val="24"/>
          <w:szCs w:val="24"/>
          <w:rtl/>
          <w:lang w:eastAsia="he-IL"/>
        </w:rPr>
        <w:t xml:space="preserve"> פרטי ההרכבה והאיטום, בק.מ 1:2 על בסיס רשימות האלומיניום.</w:t>
      </w:r>
    </w:p>
    <w:p w14:paraId="07E5082E" w14:textId="32F24E95" w:rsidR="00C140D3" w:rsidRPr="00C06588" w:rsidRDefault="00E137E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hint="eastAsia"/>
          <w:sz w:val="24"/>
          <w:szCs w:val="24"/>
          <w:rtl/>
          <w:lang w:eastAsia="he-IL"/>
        </w:rPr>
        <w:t>סיוע</w:t>
      </w:r>
      <w:r w:rsidRPr="00C06588">
        <w:rPr>
          <w:rFonts w:ascii="Times New Roman" w:eastAsia="Times New Roman" w:hAnsi="Times New Roman" w:cs="David"/>
          <w:sz w:val="24"/>
          <w:szCs w:val="24"/>
          <w:rtl/>
          <w:lang w:eastAsia="he-IL"/>
        </w:rPr>
        <w:t xml:space="preserve"> ככל שידרש בנושא </w:t>
      </w:r>
      <w:r w:rsidR="00C140D3" w:rsidRPr="00C06588">
        <w:rPr>
          <w:rFonts w:ascii="Times New Roman" w:eastAsia="Times New Roman" w:hAnsi="Times New Roman" w:cs="David" w:hint="eastAsia"/>
          <w:sz w:val="24"/>
          <w:szCs w:val="24"/>
          <w:rtl/>
          <w:lang w:eastAsia="he-IL"/>
        </w:rPr>
        <w:t>תכנון</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מערך</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האחזקה</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והניקון</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למלבני</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האלומיניום</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שמעטפת</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המבנים</w:t>
      </w:r>
      <w:r w:rsidR="00C140D3" w:rsidRPr="00C06588">
        <w:rPr>
          <w:rFonts w:ascii="Times New Roman" w:eastAsia="Times New Roman" w:hAnsi="Times New Roman" w:cs="David"/>
          <w:sz w:val="24"/>
          <w:szCs w:val="24"/>
          <w:rtl/>
          <w:lang w:eastAsia="he-IL"/>
        </w:rPr>
        <w:t>.</w:t>
      </w:r>
    </w:p>
    <w:p w14:paraId="787774DF" w14:textId="77777777" w:rsidR="00C140D3" w:rsidRPr="00C06588"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19CB76A4" w14:textId="77777777" w:rsidR="00C140D3" w:rsidRPr="00C06588"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sz w:val="24"/>
          <w:szCs w:val="24"/>
          <w:rtl/>
          <w:lang w:eastAsia="he-IL"/>
        </w:rPr>
        <w:t>מתן חוות דעת וי</w:t>
      </w:r>
      <w:r w:rsidRPr="00C06588">
        <w:rPr>
          <w:rFonts w:ascii="Times New Roman" w:eastAsia="Times New Roman" w:hAnsi="Times New Roman" w:cs="David" w:hint="eastAsia"/>
          <w:sz w:val="24"/>
          <w:szCs w:val="24"/>
          <w:rtl/>
          <w:lang w:eastAsia="he-IL"/>
        </w:rPr>
        <w:t>י</w:t>
      </w:r>
      <w:r w:rsidRPr="00C06588">
        <w:rPr>
          <w:rFonts w:ascii="Times New Roman" w:eastAsia="Times New Roman" w:hAnsi="Times New Roman" w:cs="David"/>
          <w:sz w:val="24"/>
          <w:szCs w:val="24"/>
          <w:rtl/>
          <w:lang w:eastAsia="he-IL"/>
        </w:rPr>
        <w:t>עוץ בכל הקשור בהכנת המכרזים ופרסומם.</w:t>
      </w:r>
    </w:p>
    <w:p w14:paraId="2D932D26" w14:textId="77777777" w:rsidR="00C140D3" w:rsidRPr="00C06588"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0237CDCB" w14:textId="77777777" w:rsidR="00C140D3" w:rsidRPr="00C06588"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ab/>
        <w:t>4.2</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sz w:val="24"/>
          <w:szCs w:val="24"/>
          <w:u w:val="single"/>
          <w:rtl/>
          <w:lang w:eastAsia="he-IL"/>
        </w:rPr>
        <w:t>הצעות קבלנים</w:t>
      </w:r>
      <w:r w:rsidRPr="00C06588">
        <w:rPr>
          <w:rFonts w:ascii="Times New Roman" w:eastAsia="Times New Roman" w:hAnsi="Times New Roman" w:cs="David"/>
          <w:sz w:val="24"/>
          <w:szCs w:val="24"/>
          <w:rtl/>
          <w:lang w:eastAsia="he-IL"/>
        </w:rPr>
        <w:t>:</w:t>
      </w:r>
    </w:p>
    <w:p w14:paraId="31DEA70F" w14:textId="77777777" w:rsidR="00C140D3" w:rsidRPr="00C06588"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45BBBAC6" w14:textId="77777777" w:rsidR="00C140D3" w:rsidRPr="00C06588"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sz w:val="24"/>
          <w:szCs w:val="24"/>
          <w:rtl/>
          <w:lang w:eastAsia="he-IL"/>
        </w:rPr>
        <w:t>א.</w:t>
      </w:r>
      <w:r w:rsidRPr="00C0658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DF923FB" w14:textId="77777777" w:rsidR="00C140D3" w:rsidRPr="00C06588"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sz w:val="24"/>
          <w:szCs w:val="24"/>
          <w:rtl/>
          <w:lang w:eastAsia="he-IL"/>
        </w:rPr>
        <w:t>ב.</w:t>
      </w:r>
      <w:r w:rsidRPr="00C06588">
        <w:rPr>
          <w:rFonts w:ascii="Times New Roman" w:eastAsia="Times New Roman" w:hAnsi="Times New Roman" w:cs="David"/>
          <w:sz w:val="24"/>
          <w:szCs w:val="24"/>
          <w:rtl/>
          <w:lang w:eastAsia="he-IL"/>
        </w:rPr>
        <w:tab/>
        <w:t>מתן חוות דעת בכל הקשור להצעות הקבלנים.</w:t>
      </w:r>
    </w:p>
    <w:p w14:paraId="69E63D28" w14:textId="77777777" w:rsidR="00C140D3" w:rsidRPr="00C06588"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40C513BA" w14:textId="77777777" w:rsidR="00C140D3" w:rsidRPr="00C06588"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4.3</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sz w:val="24"/>
          <w:szCs w:val="24"/>
          <w:u w:val="single"/>
          <w:rtl/>
          <w:lang w:eastAsia="he-IL"/>
        </w:rPr>
        <w:t>פיקוח עליון</w:t>
      </w:r>
      <w:r w:rsidRPr="00C06588">
        <w:rPr>
          <w:rFonts w:ascii="Times New Roman" w:eastAsia="Times New Roman" w:hAnsi="Times New Roman" w:cs="David"/>
          <w:sz w:val="24"/>
          <w:szCs w:val="24"/>
          <w:rtl/>
          <w:lang w:eastAsia="he-IL"/>
        </w:rPr>
        <w:t>:</w:t>
      </w:r>
    </w:p>
    <w:p w14:paraId="6392AB7F" w14:textId="77777777" w:rsidR="00C140D3" w:rsidRPr="00C06588"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CCA1AAE" w14:textId="77777777" w:rsidR="00C140D3" w:rsidRPr="00C06588"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פ</w:t>
      </w:r>
      <w:r w:rsidRPr="00C06588">
        <w:rPr>
          <w:rFonts w:ascii="Times New Roman" w:eastAsia="Times New Roman" w:hAnsi="Times New Roman" w:cs="David" w:hint="eastAsia"/>
          <w:sz w:val="24"/>
          <w:szCs w:val="24"/>
          <w:rtl/>
          <w:lang w:eastAsia="he-IL"/>
        </w:rPr>
        <w:t>י</w:t>
      </w:r>
      <w:r w:rsidRPr="00C06588">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406E3C22" w14:textId="77777777" w:rsidR="00C140D3" w:rsidRPr="00C06588"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 xml:space="preserve">בחינת תכניות העבודה של הקבלנים אשר זכו בעבודות, עד אישור </w:t>
      </w:r>
      <w:r w:rsidR="00915F2E" w:rsidRPr="00C06588">
        <w:rPr>
          <w:rFonts w:ascii="Times New Roman" w:eastAsia="Times New Roman" w:hAnsi="Times New Roman" w:cs="David" w:hint="eastAsia"/>
          <w:sz w:val="24"/>
          <w:szCs w:val="24"/>
          <w:rtl/>
          <w:lang w:eastAsia="he-IL"/>
        </w:rPr>
        <w:lastRenderedPageBreak/>
        <w:t>תכוניותיהם</w:t>
      </w:r>
      <w:r w:rsidRPr="00C06588">
        <w:rPr>
          <w:rFonts w:ascii="Times New Roman" w:eastAsia="Times New Roman" w:hAnsi="Times New Roman" w:cs="David"/>
          <w:sz w:val="24"/>
          <w:szCs w:val="24"/>
          <w:rtl/>
          <w:lang w:eastAsia="he-IL"/>
        </w:rPr>
        <w:t xml:space="preserve"> לייצור.</w:t>
      </w:r>
    </w:p>
    <w:p w14:paraId="6005C3A9" w14:textId="77777777" w:rsidR="00C140D3" w:rsidRPr="00C06588"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58300608" w14:textId="77777777" w:rsidR="00C140D3" w:rsidRPr="00C06588"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hint="eastAsia"/>
          <w:sz w:val="24"/>
          <w:szCs w:val="24"/>
          <w:rtl/>
          <w:lang w:eastAsia="he-IL"/>
        </w:rPr>
        <w:t>בדיקה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והמלצה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למזמין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לגבי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בחירת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דוגמאות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המלבנים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sz w:val="24"/>
          <w:szCs w:val="24"/>
          <w:lang w:eastAsia="he-IL"/>
        </w:rPr>
        <w:t>Mock-Ups</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אשר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יותקנו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w:t>
      </w:r>
      <w:r w:rsidRPr="00C06588">
        <w:rPr>
          <w:rFonts w:ascii="Times New Roman" w:eastAsia="Times New Roman" w:hAnsi="Times New Roman" w:cs="David"/>
          <w:sz w:val="24"/>
          <w:szCs w:val="24"/>
          <w:rtl/>
          <w:lang w:eastAsia="he-IL"/>
        </w:rPr>
        <w:t xml:space="preserve">"י </w:t>
      </w:r>
      <w:r w:rsidRPr="00C06588">
        <w:rPr>
          <w:rFonts w:ascii="Times New Roman" w:eastAsia="Times New Roman" w:hAnsi="Times New Roman" w:cs="David" w:hint="eastAsia"/>
          <w:sz w:val="24"/>
          <w:szCs w:val="24"/>
          <w:rtl/>
          <w:lang w:eastAsia="he-IL"/>
        </w:rPr>
        <w:t>הקבלן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בהתאם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למפרט</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הטכני</w:t>
      </w:r>
      <w:r w:rsidRPr="00C06588">
        <w:rPr>
          <w:rFonts w:ascii="Times New Roman" w:eastAsia="Times New Roman" w:hAnsi="Times New Roman" w:cs="David"/>
          <w:sz w:val="24"/>
          <w:szCs w:val="24"/>
          <w:rtl/>
          <w:lang w:eastAsia="he-IL"/>
        </w:rPr>
        <w:t>.</w:t>
      </w:r>
    </w:p>
    <w:p w14:paraId="4564405D" w14:textId="17D84E4F" w:rsidR="00C140D3" w:rsidRPr="00C06588"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hint="eastAsia"/>
          <w:sz w:val="24"/>
          <w:szCs w:val="24"/>
          <w:rtl/>
          <w:lang w:eastAsia="he-IL"/>
        </w:rPr>
        <w:t>פיקוח</w:t>
      </w:r>
      <w:r w:rsidRPr="00C06588">
        <w:rPr>
          <w:rFonts w:ascii="Times New Roman" w:eastAsia="Times New Roman" w:hAnsi="Times New Roman" w:cs="David"/>
          <w:sz w:val="24"/>
          <w:szCs w:val="24"/>
          <w:rtl/>
          <w:lang w:eastAsia="he-IL"/>
        </w:rPr>
        <w:t xml:space="preserve"> עליון </w:t>
      </w:r>
      <w:r w:rsidR="00E137E3" w:rsidRPr="00C06588">
        <w:rPr>
          <w:rFonts w:ascii="Times New Roman" w:eastAsia="Times New Roman" w:hAnsi="Times New Roman" w:cs="David" w:hint="eastAsia"/>
          <w:sz w:val="24"/>
          <w:szCs w:val="24"/>
          <w:rtl/>
          <w:lang w:eastAsia="he-IL"/>
        </w:rPr>
        <w:t>ומתן</w:t>
      </w:r>
      <w:r w:rsidR="00E137E3" w:rsidRPr="00C06588">
        <w:rPr>
          <w:rFonts w:ascii="Times New Roman" w:eastAsia="Times New Roman" w:hAnsi="Times New Roman" w:cs="David"/>
          <w:sz w:val="24"/>
          <w:szCs w:val="24"/>
          <w:rtl/>
          <w:lang w:eastAsia="he-IL"/>
        </w:rPr>
        <w:t xml:space="preserve"> הערות והנחיות </w:t>
      </w:r>
      <w:r w:rsidRPr="00C06588">
        <w:rPr>
          <w:rFonts w:ascii="Times New Roman" w:eastAsia="Times New Roman" w:hAnsi="Times New Roman" w:cs="David" w:hint="eastAsia"/>
          <w:sz w:val="24"/>
          <w:szCs w:val="24"/>
          <w:rtl/>
          <w:lang w:eastAsia="he-IL"/>
        </w:rPr>
        <w:t>על</w:t>
      </w:r>
      <w:r w:rsidRPr="00C06588">
        <w:rPr>
          <w:rFonts w:ascii="Times New Roman" w:eastAsia="Times New Roman" w:hAnsi="Times New Roman" w:cs="David"/>
          <w:sz w:val="24"/>
          <w:szCs w:val="24"/>
          <w:rtl/>
          <w:lang w:eastAsia="he-IL"/>
        </w:rPr>
        <w:t xml:space="preserve"> ביצוע בדיקות התז</w:t>
      </w:r>
      <w:r w:rsidRPr="00C06588">
        <w:rPr>
          <w:rFonts w:ascii="Times New Roman" w:eastAsia="Times New Roman" w:hAnsi="Times New Roman" w:cs="David" w:hint="eastAsia"/>
          <w:sz w:val="24"/>
          <w:szCs w:val="24"/>
          <w:rtl/>
          <w:lang w:eastAsia="he-IL"/>
        </w:rPr>
        <w:t>ת</w:t>
      </w:r>
      <w:r w:rsidRPr="00C06588">
        <w:rPr>
          <w:rFonts w:ascii="Times New Roman" w:eastAsia="Times New Roman" w:hAnsi="Times New Roman" w:cs="David"/>
          <w:sz w:val="24"/>
          <w:szCs w:val="24"/>
          <w:rtl/>
          <w:lang w:eastAsia="he-IL"/>
        </w:rPr>
        <w:t xml:space="preserve"> מים באתר, לבחינת טיב עבודות ההרכבה של המלבנים.</w:t>
      </w:r>
    </w:p>
    <w:p w14:paraId="3206195C" w14:textId="77777777" w:rsidR="00C140D3" w:rsidRPr="00C06588"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sz w:val="24"/>
          <w:szCs w:val="24"/>
          <w:rtl/>
          <w:lang w:eastAsia="he-IL"/>
        </w:rPr>
        <w:t xml:space="preserve">השתתפות בקבלת העבודות ואישור גמר ביצוע העבודות. דיווח </w:t>
      </w:r>
      <w:r w:rsidRPr="00C06588">
        <w:rPr>
          <w:rFonts w:ascii="Times New Roman" w:eastAsia="Times New Roman" w:hAnsi="Times New Roman" w:cs="David" w:hint="eastAsia"/>
          <w:sz w:val="24"/>
          <w:szCs w:val="24"/>
          <w:rtl/>
          <w:lang w:eastAsia="he-IL"/>
        </w:rPr>
        <w:t>למזמין</w:t>
      </w:r>
      <w:r w:rsidRPr="00C06588">
        <w:rPr>
          <w:rFonts w:ascii="Times New Roman" w:eastAsia="Times New Roman" w:hAnsi="Times New Roman" w:cs="David"/>
          <w:sz w:val="24"/>
          <w:szCs w:val="24"/>
          <w:rtl/>
          <w:lang w:eastAsia="he-IL"/>
        </w:rPr>
        <w:t xml:space="preserve"> על ליקויים הטעונים השלמה או תיקון.</w:t>
      </w:r>
    </w:p>
    <w:p w14:paraId="2F07B5A4" w14:textId="77777777" w:rsidR="00C140D3" w:rsidRPr="00C06588"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sz w:val="24"/>
          <w:szCs w:val="24"/>
          <w:rtl/>
          <w:lang w:eastAsia="he-IL"/>
        </w:rPr>
        <w:t>י</w:t>
      </w:r>
      <w:r w:rsidRPr="00C06588">
        <w:rPr>
          <w:rFonts w:ascii="Times New Roman" w:eastAsia="Times New Roman" w:hAnsi="Times New Roman" w:cs="David" w:hint="eastAsia"/>
          <w:sz w:val="24"/>
          <w:szCs w:val="24"/>
          <w:rtl/>
          <w:lang w:eastAsia="he-IL"/>
        </w:rPr>
        <w:t>י</w:t>
      </w:r>
      <w:r w:rsidRPr="00C06588">
        <w:rPr>
          <w:rFonts w:ascii="Times New Roman" w:eastAsia="Times New Roman" w:hAnsi="Times New Roman" w:cs="David"/>
          <w:sz w:val="24"/>
          <w:szCs w:val="24"/>
          <w:rtl/>
          <w:lang w:eastAsia="he-IL"/>
        </w:rPr>
        <w:t xml:space="preserve">עוץ </w:t>
      </w:r>
      <w:r w:rsidRPr="00C06588">
        <w:rPr>
          <w:rFonts w:ascii="Times New Roman" w:eastAsia="Times New Roman" w:hAnsi="Times New Roman" w:cs="David" w:hint="eastAsia"/>
          <w:sz w:val="24"/>
          <w:szCs w:val="24"/>
          <w:rtl/>
          <w:lang w:eastAsia="he-IL"/>
        </w:rPr>
        <w:t>למזמין</w:t>
      </w:r>
      <w:r w:rsidRPr="00C06588">
        <w:rPr>
          <w:rFonts w:ascii="Times New Roman" w:eastAsia="Times New Roman" w:hAnsi="Times New Roman" w:cs="David"/>
          <w:sz w:val="24"/>
          <w:szCs w:val="24"/>
          <w:rtl/>
          <w:lang w:eastAsia="he-IL"/>
        </w:rPr>
        <w:t xml:space="preserve"> והשתתפות בדיונים ובבירור מחלוקות ותביעות עם הקבלנים בקשר עם ב</w:t>
      </w:r>
      <w:r w:rsidRPr="00C06588">
        <w:rPr>
          <w:rFonts w:ascii="Times New Roman" w:eastAsia="Times New Roman" w:hAnsi="Times New Roman" w:cs="David" w:hint="eastAsia"/>
          <w:sz w:val="24"/>
          <w:szCs w:val="24"/>
          <w:rtl/>
          <w:lang w:eastAsia="he-IL"/>
        </w:rPr>
        <w:t>י</w:t>
      </w:r>
      <w:r w:rsidRPr="00C06588">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55D01889" w14:textId="77777777" w:rsidR="00C140D3" w:rsidRPr="00C06588"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sz w:val="24"/>
          <w:szCs w:val="24"/>
          <w:rtl/>
          <w:lang w:eastAsia="he-IL"/>
        </w:rPr>
        <w:t>י</w:t>
      </w:r>
      <w:r w:rsidRPr="00C06588">
        <w:rPr>
          <w:rFonts w:ascii="Times New Roman" w:eastAsia="Times New Roman" w:hAnsi="Times New Roman" w:cs="David" w:hint="eastAsia"/>
          <w:sz w:val="24"/>
          <w:szCs w:val="24"/>
          <w:rtl/>
          <w:lang w:eastAsia="he-IL"/>
        </w:rPr>
        <w:t>י</w:t>
      </w:r>
      <w:r w:rsidRPr="00C06588">
        <w:rPr>
          <w:rFonts w:ascii="Times New Roman" w:eastAsia="Times New Roman" w:hAnsi="Times New Roman" w:cs="David"/>
          <w:sz w:val="24"/>
          <w:szCs w:val="24"/>
          <w:rtl/>
          <w:lang w:eastAsia="he-IL"/>
        </w:rPr>
        <w:t>עוץ לפתרונות במקרים בהם יתגלו כשלים בביצוע לעומת התכנון.</w:t>
      </w:r>
    </w:p>
    <w:p w14:paraId="2B4A364F" w14:textId="77777777" w:rsidR="00C140D3" w:rsidRPr="00C06588"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hint="eastAsia"/>
          <w:sz w:val="24"/>
          <w:szCs w:val="24"/>
          <w:rtl/>
          <w:lang w:eastAsia="he-IL"/>
        </w:rPr>
        <w:t>סיוע</w:t>
      </w:r>
      <w:r w:rsidRPr="00C06588">
        <w:rPr>
          <w:rFonts w:ascii="Times New Roman" w:eastAsia="Times New Roman" w:hAnsi="Times New Roman" w:cs="David"/>
          <w:sz w:val="24"/>
          <w:szCs w:val="24"/>
          <w:rtl/>
          <w:lang w:eastAsia="he-IL"/>
        </w:rPr>
        <w:t xml:space="preserve"> למזמין בקבלת אישורי </w:t>
      </w:r>
      <w:r w:rsidR="00915F2E" w:rsidRPr="00C06588">
        <w:rPr>
          <w:rFonts w:ascii="Times New Roman" w:eastAsia="Times New Roman" w:hAnsi="Times New Roman" w:cs="David" w:hint="eastAsia"/>
          <w:sz w:val="24"/>
          <w:szCs w:val="24"/>
          <w:rtl/>
          <w:lang w:eastAsia="he-IL"/>
        </w:rPr>
        <w:t>האכלוס</w:t>
      </w:r>
      <w:r w:rsidRPr="00C06588">
        <w:rPr>
          <w:rFonts w:ascii="Times New Roman" w:eastAsia="Times New Roman" w:hAnsi="Times New Roman" w:cs="David"/>
          <w:sz w:val="24"/>
          <w:szCs w:val="24"/>
          <w:rtl/>
          <w:lang w:eastAsia="he-IL"/>
        </w:rPr>
        <w:t xml:space="preserve"> הדרושים למבנים (טופס 4).</w:t>
      </w:r>
    </w:p>
    <w:p w14:paraId="591235D0" w14:textId="1F5CAED1" w:rsidR="00C140D3" w:rsidRPr="00C06588" w:rsidRDefault="00E137E3" w:rsidP="00E137E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hint="eastAsia"/>
          <w:sz w:val="24"/>
          <w:szCs w:val="24"/>
          <w:rtl/>
          <w:lang w:eastAsia="he-IL"/>
        </w:rPr>
        <w:t>בדיקה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ומתן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התייחסות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ואישורן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w:t>
      </w:r>
      <w:r w:rsidR="00C140D3" w:rsidRPr="00C06588">
        <w:rPr>
          <w:rFonts w:ascii="Times New Roman" w:eastAsia="Times New Roman" w:hAnsi="Times New Roman" w:cs="David" w:hint="eastAsia"/>
          <w:sz w:val="24"/>
          <w:szCs w:val="24"/>
          <w:rtl/>
          <w:lang w:eastAsia="he-IL"/>
        </w:rPr>
        <w:t>הגשת</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מסמכי</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העדות</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sz w:val="24"/>
          <w:szCs w:val="24"/>
          <w:lang w:eastAsia="he-IL"/>
        </w:rPr>
        <w:t>As-Made</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ומסמכי</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האחזקה</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ואישור</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כי</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הם</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מקיפים</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את</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מכלול</w:t>
      </w:r>
      <w:r w:rsidR="00C140D3" w:rsidRPr="00C06588">
        <w:rPr>
          <w:rFonts w:ascii="Times New Roman" w:eastAsia="Times New Roman" w:hAnsi="Times New Roman" w:cs="David"/>
          <w:sz w:val="24"/>
          <w:szCs w:val="24"/>
          <w:rtl/>
          <w:lang w:eastAsia="he-IL"/>
        </w:rPr>
        <w:t xml:space="preserve"> </w:t>
      </w:r>
      <w:r w:rsidR="00C140D3" w:rsidRPr="00C06588">
        <w:rPr>
          <w:rFonts w:ascii="Times New Roman" w:eastAsia="Times New Roman" w:hAnsi="Times New Roman" w:cs="David" w:hint="eastAsia"/>
          <w:sz w:val="24"/>
          <w:szCs w:val="24"/>
          <w:rtl/>
          <w:lang w:eastAsia="he-IL"/>
        </w:rPr>
        <w:t>העבודות</w:t>
      </w:r>
      <w:r w:rsidR="00C140D3" w:rsidRPr="00C06588">
        <w:rPr>
          <w:rFonts w:ascii="Times New Roman" w:eastAsia="Times New Roman" w:hAnsi="Times New Roman" w:cs="David"/>
          <w:sz w:val="24"/>
          <w:szCs w:val="24"/>
          <w:rtl/>
          <w:lang w:eastAsia="he-IL"/>
        </w:rPr>
        <w:t>.</w:t>
      </w:r>
    </w:p>
    <w:p w14:paraId="2AA7407C" w14:textId="77777777" w:rsidR="00C140D3" w:rsidRPr="00C06588"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06588">
        <w:rPr>
          <w:rFonts w:ascii="Times New Roman" w:eastAsia="Times New Roman" w:hAnsi="Times New Roman" w:cs="David"/>
          <w:sz w:val="24"/>
          <w:szCs w:val="24"/>
          <w:rtl/>
          <w:lang w:eastAsia="he-IL"/>
        </w:rPr>
        <w:t xml:space="preserve">אין </w:t>
      </w:r>
      <w:r w:rsidRPr="00C06588">
        <w:rPr>
          <w:rFonts w:ascii="Times New Roman" w:eastAsia="Times New Roman" w:hAnsi="Times New Roman" w:cs="David" w:hint="eastAsia"/>
          <w:sz w:val="24"/>
          <w:szCs w:val="24"/>
          <w:rtl/>
          <w:lang w:eastAsia="he-IL"/>
        </w:rPr>
        <w:t>המתכנן</w:t>
      </w:r>
      <w:r w:rsidRPr="00C06588">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6D61994E" w14:textId="77777777" w:rsidR="00C140D3" w:rsidRPr="00C06588"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54433162" w14:textId="77777777" w:rsidR="00C140D3" w:rsidRPr="00C06588"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5.</w:t>
      </w:r>
      <w:r w:rsidRPr="00C06588">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30CA53BF" w14:textId="77777777" w:rsidR="00C140D3" w:rsidRPr="00C06588"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CFB8360" w14:textId="77777777" w:rsidR="00C140D3" w:rsidRPr="00C06588"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6.</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ה</w:t>
      </w:r>
      <w:r w:rsidRPr="00C06588">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37EBF489" w14:textId="77777777" w:rsidR="00C140D3" w:rsidRPr="00C06588"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7210EC81" w14:textId="77777777" w:rsidR="00C140D3" w:rsidRPr="00C06588" w:rsidRDefault="00C140D3" w:rsidP="00C140D3">
      <w:pPr>
        <w:spacing w:before="0" w:beforeAutospacing="0" w:after="0" w:afterAutospacing="0" w:line="360" w:lineRule="auto"/>
        <w:ind w:left="740" w:hanging="770"/>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7.</w:t>
      </w:r>
      <w:r w:rsidRPr="00C06588">
        <w:rPr>
          <w:rFonts w:ascii="Times New Roman" w:eastAsia="Times New Roman" w:hAnsi="Times New Roman" w:cs="David"/>
          <w:sz w:val="24"/>
          <w:szCs w:val="24"/>
          <w:rtl/>
        </w:rPr>
        <w:tab/>
      </w:r>
      <w:r w:rsidRPr="00C06588">
        <w:rPr>
          <w:rFonts w:ascii="Times New Roman" w:eastAsia="Times New Roman" w:hAnsi="Times New Roman" w:cs="David" w:hint="eastAsia"/>
          <w:sz w:val="24"/>
          <w:szCs w:val="24"/>
          <w:rtl/>
        </w:rPr>
        <w:t>יובהר</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כדלקמן</w:t>
      </w:r>
      <w:r w:rsidRPr="00C06588">
        <w:rPr>
          <w:rFonts w:ascii="Times New Roman" w:eastAsia="Times New Roman" w:hAnsi="Times New Roman" w:cs="David"/>
          <w:sz w:val="24"/>
          <w:szCs w:val="24"/>
          <w:rtl/>
        </w:rPr>
        <w:t>:</w:t>
      </w:r>
    </w:p>
    <w:p w14:paraId="0E4E0EAC" w14:textId="77777777" w:rsidR="00C140D3" w:rsidRPr="00C06588" w:rsidRDefault="00C140D3" w:rsidP="00C140D3">
      <w:pPr>
        <w:spacing w:before="0" w:beforeAutospacing="0" w:after="0" w:afterAutospacing="0" w:line="360" w:lineRule="auto"/>
        <w:ind w:left="740" w:hanging="580"/>
        <w:jc w:val="both"/>
        <w:rPr>
          <w:rFonts w:ascii="Times New Roman" w:eastAsia="Times New Roman" w:hAnsi="Times New Roman" w:cs="David"/>
          <w:sz w:val="24"/>
          <w:szCs w:val="24"/>
          <w:rtl/>
        </w:rPr>
      </w:pPr>
    </w:p>
    <w:p w14:paraId="63958F0F" w14:textId="2F5F8A24" w:rsidR="00C140D3" w:rsidRPr="00C06588" w:rsidRDefault="00C140D3" w:rsidP="00D87AE8">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sz w:val="24"/>
          <w:szCs w:val="24"/>
        </w:rPr>
      </w:pPr>
      <w:r w:rsidRPr="00C06588">
        <w:rPr>
          <w:rFonts w:ascii="Times New Roman" w:eastAsia="Times New Roman" w:hAnsi="Times New Roman" w:cs="David"/>
          <w:sz w:val="24"/>
          <w:szCs w:val="24"/>
          <w:rtl/>
        </w:rPr>
        <w:t xml:space="preserve">העבודה הממוחשבת בפרויקט תיערך </w:t>
      </w:r>
      <w:r w:rsidR="00D87AE8" w:rsidRPr="00C06588">
        <w:rPr>
          <w:rFonts w:ascii="Times New Roman" w:eastAsia="Times New Roman" w:hAnsi="Times New Roman" w:cs="David" w:hint="eastAsia"/>
          <w:sz w:val="24"/>
          <w:szCs w:val="24"/>
          <w:rtl/>
        </w:rPr>
        <w:t>ע</w:t>
      </w:r>
      <w:r w:rsidR="00D87AE8" w:rsidRPr="00C06588">
        <w:rPr>
          <w:rFonts w:ascii="Times New Roman" w:eastAsia="Times New Roman" w:hAnsi="Times New Roman" w:cs="David"/>
          <w:sz w:val="24"/>
          <w:szCs w:val="24"/>
          <w:rtl/>
        </w:rPr>
        <w:t xml:space="preserve">"י האדריכל </w:t>
      </w:r>
      <w:r w:rsidRPr="00C06588">
        <w:rPr>
          <w:rFonts w:ascii="Times New Roman" w:eastAsia="Times New Roman" w:hAnsi="Times New Roman" w:cs="David"/>
          <w:sz w:val="24"/>
          <w:szCs w:val="24"/>
          <w:rtl/>
        </w:rPr>
        <w:t xml:space="preserve">בתכנת </w:t>
      </w:r>
      <w:r w:rsidRPr="00C06588">
        <w:rPr>
          <w:rFonts w:ascii="Times New Roman" w:eastAsia="Times New Roman" w:hAnsi="Times New Roman" w:cs="David"/>
          <w:sz w:val="24"/>
          <w:szCs w:val="24"/>
        </w:rPr>
        <w:t>REVIT</w:t>
      </w:r>
      <w:r w:rsidRPr="00C06588">
        <w:rPr>
          <w:rFonts w:ascii="Times New Roman" w:eastAsia="Times New Roman" w:hAnsi="Times New Roman" w:cs="David"/>
          <w:sz w:val="24"/>
          <w:szCs w:val="24"/>
          <w:rtl/>
        </w:rPr>
        <w:t xml:space="preserve"> </w:t>
      </w:r>
      <w:r w:rsidR="007A10F8" w:rsidRPr="00C06588">
        <w:rPr>
          <w:rFonts w:ascii="Times New Roman" w:eastAsia="Times New Roman" w:hAnsi="Times New Roman" w:cs="David" w:hint="eastAsia"/>
          <w:sz w:val="24"/>
          <w:szCs w:val="24"/>
          <w:rtl/>
        </w:rPr>
        <w:t>וב</w:t>
      </w:r>
      <w:r w:rsidR="007A10F8" w:rsidRPr="00C06588">
        <w:rPr>
          <w:rFonts w:ascii="Times New Roman" w:eastAsia="Times New Roman" w:hAnsi="Times New Roman" w:cs="David"/>
          <w:sz w:val="24"/>
          <w:szCs w:val="24"/>
          <w:rtl/>
        </w:rPr>
        <w:t xml:space="preserve"> </w:t>
      </w:r>
      <w:r w:rsidR="007A10F8" w:rsidRPr="00C06588">
        <w:rPr>
          <w:rFonts w:ascii="Times New Roman" w:eastAsia="Times New Roman" w:hAnsi="Times New Roman" w:cs="David"/>
          <w:sz w:val="24"/>
          <w:szCs w:val="24"/>
        </w:rPr>
        <w:t>BIM</w:t>
      </w:r>
      <w:r w:rsidR="007A10F8"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sz w:val="24"/>
          <w:szCs w:val="24"/>
          <w:rtl/>
        </w:rPr>
        <w:t xml:space="preserve">על </w:t>
      </w:r>
      <w:r w:rsidRPr="00C06588">
        <w:rPr>
          <w:rFonts w:ascii="Times New Roman" w:eastAsia="Times New Roman" w:hAnsi="Times New Roman" w:cs="David" w:hint="eastAsia"/>
          <w:sz w:val="24"/>
          <w:szCs w:val="24"/>
          <w:rtl/>
        </w:rPr>
        <w:t>המתכנן</w:t>
      </w:r>
      <w:r w:rsidRPr="00C06588">
        <w:rPr>
          <w:rFonts w:ascii="Times New Roman" w:eastAsia="Times New Roman" w:hAnsi="Times New Roman" w:cs="David"/>
          <w:sz w:val="24"/>
          <w:szCs w:val="24"/>
          <w:rtl/>
        </w:rPr>
        <w:t xml:space="preserve"> לדאוג לעמדות עבודה וכ"א מוכשר במשרדו בהתאם.</w:t>
      </w:r>
    </w:p>
    <w:p w14:paraId="7B9E2396" w14:textId="77777777" w:rsidR="00C140D3" w:rsidRPr="00C06588"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כל קבצי התכנון והמסמכים השונים יוטענו למערכת ה-</w:t>
      </w:r>
      <w:r w:rsidRPr="00C06588">
        <w:rPr>
          <w:rFonts w:ascii="Times New Roman" w:eastAsia="Times New Roman" w:hAnsi="Times New Roman" w:cs="David"/>
          <w:sz w:val="24"/>
          <w:szCs w:val="24"/>
        </w:rPr>
        <w:t>@view</w:t>
      </w:r>
      <w:r w:rsidRPr="00C06588">
        <w:rPr>
          <w:rFonts w:ascii="Times New Roman" w:eastAsia="Times New Roman" w:hAnsi="Times New Roman" w:cs="David"/>
          <w:sz w:val="24"/>
          <w:szCs w:val="24"/>
          <w:rtl/>
        </w:rPr>
        <w:t xml:space="preserve">, תעבורת המידע היחידה הקבילה בפרויקט. </w:t>
      </w:r>
    </w:p>
    <w:p w14:paraId="7CC83C55" w14:textId="77777777" w:rsidR="00C140D3" w:rsidRPr="00C06588"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sz w:val="24"/>
          <w:szCs w:val="24"/>
        </w:rPr>
      </w:pPr>
      <w:r w:rsidRPr="00C06588">
        <w:rPr>
          <w:rFonts w:ascii="Times New Roman" w:eastAsia="Times New Roman" w:hAnsi="Times New Roman" w:cs="David"/>
          <w:sz w:val="24"/>
          <w:szCs w:val="24"/>
          <w:rtl/>
        </w:rPr>
        <w:t xml:space="preserve">חשבונות המתכנן יוטענו ע"י </w:t>
      </w:r>
      <w:r w:rsidRPr="00C06588">
        <w:rPr>
          <w:rFonts w:ascii="Times New Roman" w:eastAsia="Times New Roman" w:hAnsi="Times New Roman" w:cs="David" w:hint="eastAsia"/>
          <w:sz w:val="24"/>
          <w:szCs w:val="24"/>
          <w:rtl/>
        </w:rPr>
        <w:t>המפקח</w:t>
      </w:r>
      <w:r w:rsidRPr="00C06588">
        <w:rPr>
          <w:rFonts w:ascii="Times New Roman" w:eastAsia="Times New Roman" w:hAnsi="Times New Roman" w:cs="David"/>
          <w:sz w:val="24"/>
          <w:szCs w:val="24"/>
          <w:rtl/>
        </w:rPr>
        <w:t xml:space="preserve"> למערכת ה-</w:t>
      </w:r>
      <w:r w:rsidRPr="00C06588">
        <w:rPr>
          <w:rFonts w:ascii="Times New Roman" w:eastAsia="Times New Roman" w:hAnsi="Times New Roman" w:cs="David"/>
          <w:sz w:val="24"/>
          <w:szCs w:val="24"/>
        </w:rPr>
        <w:t>@view</w:t>
      </w:r>
      <w:r w:rsidRPr="00C06588">
        <w:rPr>
          <w:rFonts w:ascii="Times New Roman" w:eastAsia="Times New Roman" w:hAnsi="Times New Roman" w:cs="David"/>
          <w:sz w:val="24"/>
          <w:szCs w:val="24"/>
          <w:rtl/>
        </w:rPr>
        <w:t xml:space="preserve"> לתיקיית "חשבונות מוגשים", כתנאי לטיפול בהם.</w:t>
      </w:r>
    </w:p>
    <w:p w14:paraId="28BF790C" w14:textId="77777777" w:rsidR="00C140D3" w:rsidRPr="00C06588"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06588">
        <w:rPr>
          <w:rFonts w:ascii="Times New Roman" w:eastAsia="Times New Roman" w:hAnsi="Times New Roman" w:cs="David"/>
          <w:b/>
          <w:bCs/>
          <w:sz w:val="24"/>
          <w:szCs w:val="24"/>
          <w:u w:val="single"/>
          <w:rtl/>
        </w:rPr>
        <w:br w:type="page"/>
      </w:r>
      <w:r w:rsidRPr="00C06588">
        <w:rPr>
          <w:rFonts w:ascii="Times New Roman" w:eastAsia="Times New Roman" w:hAnsi="Times New Roman" w:cs="David"/>
          <w:b/>
          <w:bCs/>
          <w:sz w:val="24"/>
          <w:szCs w:val="24"/>
          <w:u w:val="single"/>
          <w:rtl/>
        </w:rPr>
        <w:lastRenderedPageBreak/>
        <w:t>נספח "ג"</w:t>
      </w:r>
    </w:p>
    <w:p w14:paraId="5493980D" w14:textId="77777777" w:rsidR="00C140D3" w:rsidRPr="00C06588"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06588">
        <w:rPr>
          <w:rFonts w:ascii="Times New Roman" w:eastAsia="Times New Roman" w:hAnsi="Times New Roman" w:cs="David"/>
          <w:b/>
          <w:bCs/>
          <w:sz w:val="24"/>
          <w:szCs w:val="24"/>
          <w:u w:val="single"/>
          <w:rtl/>
        </w:rPr>
        <w:t>לוח זמנים ושלבי ביצוע</w:t>
      </w:r>
    </w:p>
    <w:p w14:paraId="3D3D0AA2" w14:textId="77777777" w:rsidR="00C140D3" w:rsidRPr="00C06588"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69CDAF82" w14:textId="77777777" w:rsidR="00C140D3" w:rsidRPr="00C06588"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12D2F315" w14:textId="77777777" w:rsidR="00C140D3" w:rsidRPr="00C06588"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06588">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06588">
        <w:rPr>
          <w:rFonts w:ascii="Times New Roman" w:eastAsia="Times New Roman" w:hAnsi="Times New Roman" w:cs="David"/>
          <w:sz w:val="25"/>
          <w:szCs w:val="24"/>
        </w:rPr>
        <w:t>–</w:t>
      </w:r>
      <w:r w:rsidRPr="00C06588">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41C432D6" w14:textId="77777777" w:rsidR="00C140D3" w:rsidRPr="00C06588"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1EDF1D27" w14:textId="77777777" w:rsidR="00C140D3" w:rsidRPr="00C06588"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06588">
        <w:rPr>
          <w:rFonts w:ascii="Times New Roman" w:eastAsia="Times New Roman" w:hAnsi="Times New Roman" w:cs="David"/>
          <w:sz w:val="25"/>
          <w:szCs w:val="24"/>
          <w:rtl/>
        </w:rPr>
        <w:t>המהנדס וצוותו יעסקו בפרויקט לפי הצורך וללא הגבלת זמן.</w:t>
      </w:r>
    </w:p>
    <w:p w14:paraId="706E19BC" w14:textId="77777777" w:rsidR="00C140D3" w:rsidRPr="00C06588"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4ADE46D2" w14:textId="77777777" w:rsidR="00C140D3" w:rsidRPr="00C06588"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06588">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4C4FB424" w14:textId="77777777" w:rsidR="00C140D3" w:rsidRPr="00C06588"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28BE985B" w14:textId="77777777" w:rsidR="00C140D3" w:rsidRPr="00C06588"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06588">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06588">
        <w:rPr>
          <w:rFonts w:ascii="Times New Roman" w:eastAsia="Times New Roman" w:hAnsi="Times New Roman" w:cs="David" w:hint="eastAsia"/>
          <w:sz w:val="25"/>
          <w:szCs w:val="24"/>
          <w:rtl/>
        </w:rPr>
        <w:t>ב</w:t>
      </w:r>
      <w:r w:rsidRPr="00C06588">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2E79547" w14:textId="77777777" w:rsidR="00C140D3" w:rsidRPr="00C06588"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956A3CD" w14:textId="77777777" w:rsidR="00C140D3" w:rsidRPr="00C06588"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06588">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0BD6D59A" w14:textId="77777777" w:rsidR="00C140D3" w:rsidRPr="00C06588"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4BCD3E99" w14:textId="77777777" w:rsidR="00C140D3" w:rsidRPr="00C06588"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06588">
        <w:rPr>
          <w:rFonts w:ascii="Times New Roman" w:eastAsia="Times New Roman" w:hAnsi="Times New Roman" w:cs="David"/>
          <w:sz w:val="25"/>
          <w:szCs w:val="24"/>
          <w:rtl/>
        </w:rPr>
        <w:t xml:space="preserve">התקדמות </w:t>
      </w:r>
      <w:r w:rsidRPr="00C06588">
        <w:rPr>
          <w:rFonts w:ascii="Times New Roman" w:eastAsia="Times New Roman" w:hAnsi="Times New Roman" w:cs="David" w:hint="eastAsia"/>
          <w:sz w:val="25"/>
          <w:szCs w:val="24"/>
          <w:rtl/>
        </w:rPr>
        <w:t>ייעוץ</w:t>
      </w:r>
      <w:r w:rsidRPr="00C06588">
        <w:rPr>
          <w:rFonts w:ascii="Times New Roman" w:eastAsia="Times New Roman" w:hAnsi="Times New Roman" w:cs="David"/>
          <w:sz w:val="25"/>
          <w:szCs w:val="24"/>
          <w:rtl/>
        </w:rPr>
        <w:t xml:space="preserve"> </w:t>
      </w:r>
      <w:r w:rsidRPr="00C06588">
        <w:rPr>
          <w:rFonts w:ascii="Times New Roman" w:eastAsia="Times New Roman" w:hAnsi="Times New Roman" w:cs="David" w:hint="eastAsia"/>
          <w:sz w:val="25"/>
          <w:szCs w:val="24"/>
          <w:rtl/>
        </w:rPr>
        <w:t>האלומיניום</w:t>
      </w:r>
      <w:r w:rsidRPr="00C06588">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1BE762A1" w14:textId="77777777" w:rsidR="00C140D3" w:rsidRPr="00C06588"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16BF754F" w14:textId="77777777" w:rsidR="00C140D3" w:rsidRPr="00C06588"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06588">
        <w:rPr>
          <w:rFonts w:ascii="Times New Roman" w:eastAsia="Times New Roman" w:hAnsi="Times New Roman" w:cs="David" w:hint="eastAsia"/>
          <w:sz w:val="25"/>
          <w:szCs w:val="24"/>
          <w:u w:val="single"/>
          <w:rtl/>
        </w:rPr>
        <w:t>לו</w:t>
      </w:r>
      <w:r w:rsidRPr="00C06588">
        <w:rPr>
          <w:rFonts w:ascii="Times New Roman" w:eastAsia="Times New Roman" w:hAnsi="Times New Roman" w:cs="David"/>
          <w:sz w:val="25"/>
          <w:szCs w:val="24"/>
          <w:u w:val="single"/>
          <w:rtl/>
        </w:rPr>
        <w:t xml:space="preserve">"ז </w:t>
      </w:r>
      <w:r w:rsidRPr="00C06588">
        <w:rPr>
          <w:rFonts w:ascii="Times New Roman" w:eastAsia="Times New Roman" w:hAnsi="Times New Roman" w:cs="David" w:hint="eastAsia"/>
          <w:sz w:val="25"/>
          <w:szCs w:val="24"/>
          <w:u w:val="single"/>
          <w:rtl/>
        </w:rPr>
        <w:t>עקרוני</w:t>
      </w:r>
      <w:r w:rsidRPr="00C06588">
        <w:rPr>
          <w:rFonts w:ascii="Times New Roman" w:eastAsia="Times New Roman" w:hAnsi="Times New Roman" w:cs="David"/>
          <w:sz w:val="25"/>
          <w:szCs w:val="24"/>
          <w:rtl/>
        </w:rPr>
        <w:t>:</w:t>
      </w:r>
    </w:p>
    <w:p w14:paraId="4A0421BA" w14:textId="77777777" w:rsidR="00C140D3" w:rsidRPr="00C06588" w:rsidRDefault="00C140D3" w:rsidP="00C140D3">
      <w:pPr>
        <w:spacing w:before="0" w:beforeAutospacing="0" w:after="0" w:afterAutospacing="0" w:line="360" w:lineRule="auto"/>
        <w:ind w:left="720"/>
        <w:jc w:val="both"/>
        <w:rPr>
          <w:rFonts w:ascii="Times New Roman" w:eastAsia="Times New Roman" w:hAnsi="Times New Roman" w:cs="David"/>
          <w:sz w:val="25"/>
          <w:szCs w:val="24"/>
          <w:rtl/>
        </w:rPr>
      </w:pPr>
    </w:p>
    <w:p w14:paraId="1B8EC818" w14:textId="77777777" w:rsidR="00C140D3" w:rsidRPr="00C06588"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06588">
        <w:rPr>
          <w:rFonts w:ascii="Times New Roman" w:eastAsia="Times New Roman" w:hAnsi="Times New Roman" w:cs="David" w:hint="eastAsia"/>
          <w:sz w:val="25"/>
          <w:szCs w:val="24"/>
          <w:rtl/>
        </w:rPr>
        <w:t>השלמת</w:t>
      </w:r>
      <w:r w:rsidRPr="00C06588">
        <w:rPr>
          <w:rFonts w:ascii="Times New Roman" w:eastAsia="Times New Roman" w:hAnsi="Times New Roman" w:cs="David"/>
          <w:sz w:val="25"/>
          <w:szCs w:val="24"/>
          <w:rtl/>
        </w:rPr>
        <w:t xml:space="preserve"> תכנון מוקדם –</w:t>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Pr>
        <w:t>XX/XXXX</w:t>
      </w:r>
    </w:p>
    <w:p w14:paraId="4F9F0D4B" w14:textId="77777777" w:rsidR="00C140D3" w:rsidRPr="00C06588"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06588">
        <w:rPr>
          <w:rFonts w:ascii="Times New Roman" w:eastAsia="Times New Roman" w:hAnsi="Times New Roman" w:cs="David" w:hint="eastAsia"/>
          <w:sz w:val="25"/>
          <w:szCs w:val="24"/>
          <w:rtl/>
        </w:rPr>
        <w:t>השלמת</w:t>
      </w:r>
      <w:r w:rsidRPr="00C06588">
        <w:rPr>
          <w:rFonts w:ascii="Times New Roman" w:eastAsia="Times New Roman" w:hAnsi="Times New Roman" w:cs="David"/>
          <w:sz w:val="25"/>
          <w:szCs w:val="24"/>
          <w:rtl/>
        </w:rPr>
        <w:t xml:space="preserve"> תכנון סופי להיתרים –</w:t>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Pr>
        <w:t>XX/XXXX</w:t>
      </w:r>
    </w:p>
    <w:p w14:paraId="23CDE884" w14:textId="77777777" w:rsidR="00C140D3" w:rsidRPr="00C06588"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06588">
        <w:rPr>
          <w:rFonts w:ascii="Times New Roman" w:eastAsia="Times New Roman" w:hAnsi="Times New Roman" w:cs="David" w:hint="eastAsia"/>
          <w:sz w:val="25"/>
          <w:szCs w:val="24"/>
          <w:rtl/>
        </w:rPr>
        <w:t>השלמת</w:t>
      </w:r>
      <w:r w:rsidRPr="00C06588">
        <w:rPr>
          <w:rFonts w:ascii="Times New Roman" w:eastAsia="Times New Roman" w:hAnsi="Times New Roman" w:cs="David"/>
          <w:sz w:val="25"/>
          <w:szCs w:val="24"/>
          <w:rtl/>
        </w:rPr>
        <w:t xml:space="preserve"> תכנון מפורט למכרזים –</w:t>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Pr>
        <w:t>XX/XXXX</w:t>
      </w:r>
    </w:p>
    <w:p w14:paraId="2D5DC381" w14:textId="77777777" w:rsidR="00C140D3" w:rsidRPr="00C06588"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Pr>
      </w:pPr>
      <w:r w:rsidRPr="00C06588">
        <w:rPr>
          <w:rFonts w:ascii="Times New Roman" w:eastAsia="Times New Roman" w:hAnsi="Times New Roman" w:cs="David" w:hint="eastAsia"/>
          <w:sz w:val="25"/>
          <w:szCs w:val="24"/>
          <w:rtl/>
        </w:rPr>
        <w:t>יציאה</w:t>
      </w:r>
      <w:r w:rsidRPr="00C06588">
        <w:rPr>
          <w:rFonts w:ascii="Times New Roman" w:eastAsia="Times New Roman" w:hAnsi="Times New Roman" w:cs="David"/>
          <w:sz w:val="25"/>
          <w:szCs w:val="24"/>
          <w:rtl/>
        </w:rPr>
        <w:t xml:space="preserve"> למכרזים – </w:t>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Pr>
        <w:t>XX/XXXX</w:t>
      </w:r>
    </w:p>
    <w:p w14:paraId="01220482" w14:textId="77777777" w:rsidR="00C140D3" w:rsidRPr="00C06588" w:rsidRDefault="00C140D3" w:rsidP="00C140D3">
      <w:pPr>
        <w:widowControl w:val="0"/>
        <w:numPr>
          <w:ilvl w:val="1"/>
          <w:numId w:val="20"/>
        </w:numPr>
        <w:spacing w:before="0" w:beforeAutospacing="0" w:after="0" w:afterAutospacing="0" w:line="240" w:lineRule="auto"/>
        <w:jc w:val="both"/>
        <w:rPr>
          <w:rFonts w:ascii="Times New Roman" w:eastAsia="Times New Roman" w:hAnsi="Times New Roman" w:cs="David"/>
          <w:sz w:val="25"/>
          <w:szCs w:val="24"/>
          <w:rtl/>
        </w:rPr>
      </w:pPr>
      <w:r w:rsidRPr="00C06588">
        <w:rPr>
          <w:rFonts w:ascii="Times New Roman" w:eastAsia="Times New Roman" w:hAnsi="Times New Roman" w:cs="David" w:hint="eastAsia"/>
          <w:sz w:val="25"/>
          <w:szCs w:val="24"/>
          <w:rtl/>
        </w:rPr>
        <w:t>השלמת</w:t>
      </w:r>
      <w:r w:rsidRPr="00C06588">
        <w:rPr>
          <w:rFonts w:ascii="Times New Roman" w:eastAsia="Times New Roman" w:hAnsi="Times New Roman" w:cs="David"/>
          <w:sz w:val="25"/>
          <w:szCs w:val="24"/>
          <w:rtl/>
        </w:rPr>
        <w:t xml:space="preserve"> תכנון לביצוע – </w:t>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tl/>
        </w:rPr>
        <w:tab/>
      </w:r>
      <w:r w:rsidRPr="00C06588">
        <w:rPr>
          <w:rFonts w:ascii="Times New Roman" w:eastAsia="Times New Roman" w:hAnsi="Times New Roman" w:cs="David"/>
          <w:sz w:val="25"/>
          <w:szCs w:val="24"/>
        </w:rPr>
        <w:t>XX/XXXX</w:t>
      </w:r>
    </w:p>
    <w:p w14:paraId="11139E23" w14:textId="77777777" w:rsidR="00C140D3" w:rsidRPr="00C06588"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38A64CF4" w14:textId="77777777" w:rsidR="00C140D3" w:rsidRPr="00C06588"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5EE3005F" w14:textId="77777777" w:rsidR="00C140D3" w:rsidRPr="00C06588"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06588">
        <w:rPr>
          <w:rFonts w:ascii="Times New Roman" w:eastAsia="Times New Roman" w:hAnsi="Times New Roman" w:cs="David"/>
          <w:b/>
          <w:bCs/>
          <w:sz w:val="24"/>
          <w:szCs w:val="24"/>
          <w:u w:val="single"/>
          <w:rtl/>
        </w:rPr>
        <w:br w:type="page"/>
      </w:r>
      <w:r w:rsidRPr="00C06588">
        <w:rPr>
          <w:rFonts w:ascii="Times New Roman" w:eastAsia="Times New Roman" w:hAnsi="Times New Roman" w:cs="David"/>
          <w:b/>
          <w:bCs/>
          <w:sz w:val="24"/>
          <w:szCs w:val="24"/>
          <w:u w:val="single"/>
          <w:rtl/>
        </w:rPr>
        <w:lastRenderedPageBreak/>
        <w:t>נספח "ד"</w:t>
      </w:r>
    </w:p>
    <w:p w14:paraId="459228DC" w14:textId="77777777" w:rsidR="00C140D3" w:rsidRPr="00C06588"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06588">
        <w:rPr>
          <w:rFonts w:ascii="Times New Roman" w:eastAsia="Times New Roman" w:hAnsi="Times New Roman" w:cs="David"/>
          <w:b/>
          <w:bCs/>
          <w:sz w:val="24"/>
          <w:szCs w:val="24"/>
          <w:u w:val="single"/>
          <w:rtl/>
        </w:rPr>
        <w:t xml:space="preserve">שכר </w:t>
      </w:r>
      <w:r w:rsidRPr="00C06588">
        <w:rPr>
          <w:rFonts w:ascii="Times New Roman" w:eastAsia="Times New Roman" w:hAnsi="Times New Roman" w:cs="David" w:hint="eastAsia"/>
          <w:b/>
          <w:bCs/>
          <w:sz w:val="24"/>
          <w:szCs w:val="24"/>
          <w:u w:val="single"/>
          <w:rtl/>
        </w:rPr>
        <w:t>המתכנן</w:t>
      </w:r>
    </w:p>
    <w:p w14:paraId="13364C6D" w14:textId="77777777" w:rsidR="00C140D3" w:rsidRPr="00C06588"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251EB689" w14:textId="02B88CBF" w:rsidR="00C140D3" w:rsidRPr="00C06588" w:rsidRDefault="00C140D3" w:rsidP="00C54142">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 xml:space="preserve">תמורת ביצוע מלוא שירותי </w:t>
      </w:r>
      <w:r w:rsidRPr="00C06588">
        <w:rPr>
          <w:rFonts w:ascii="Times New Roman" w:eastAsia="Times New Roman" w:hAnsi="Times New Roman" w:cs="David" w:hint="eastAsia"/>
          <w:sz w:val="24"/>
          <w:szCs w:val="24"/>
          <w:rtl/>
        </w:rPr>
        <w:t>המתכנן</w:t>
      </w:r>
      <w:r w:rsidRPr="00C06588">
        <w:rPr>
          <w:rFonts w:ascii="Times New Roman" w:eastAsia="Times New Roman" w:hAnsi="Times New Roman" w:cs="David"/>
          <w:sz w:val="24"/>
          <w:szCs w:val="24"/>
          <w:rtl/>
        </w:rPr>
        <w:t>, כמפורט בנספח ב' ונספח ח', ישלם המזמין ל</w:t>
      </w:r>
      <w:r w:rsidRPr="00C06588">
        <w:rPr>
          <w:rFonts w:ascii="Times New Roman" w:eastAsia="Times New Roman" w:hAnsi="Times New Roman" w:cs="David" w:hint="eastAsia"/>
          <w:sz w:val="24"/>
          <w:szCs w:val="24"/>
          <w:rtl/>
        </w:rPr>
        <w:t>מתכנן</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שכר</w:t>
      </w:r>
      <w:r w:rsidRPr="00C06588">
        <w:rPr>
          <w:rFonts w:ascii="Times New Roman" w:eastAsia="Times New Roman" w:hAnsi="Times New Roman" w:cs="David"/>
          <w:sz w:val="24"/>
          <w:szCs w:val="24"/>
          <w:rtl/>
        </w:rPr>
        <w:t xml:space="preserve"> כולל </w:t>
      </w:r>
      <w:r w:rsidR="00D5761A" w:rsidRPr="00C06588">
        <w:rPr>
          <w:rFonts w:ascii="Times New Roman" w:eastAsia="Times New Roman" w:hAnsi="Times New Roman" w:cs="David" w:hint="eastAsia"/>
          <w:sz w:val="24"/>
          <w:szCs w:val="24"/>
          <w:rtl/>
        </w:rPr>
        <w:t>כמפורט</w:t>
      </w:r>
      <w:r w:rsidR="00D5761A" w:rsidRPr="00C06588">
        <w:rPr>
          <w:rFonts w:ascii="Times New Roman" w:eastAsia="Times New Roman" w:hAnsi="Times New Roman" w:cs="David"/>
          <w:sz w:val="24"/>
          <w:szCs w:val="24"/>
          <w:rtl/>
        </w:rPr>
        <w:t xml:space="preserve"> להלן </w:t>
      </w:r>
      <w:r w:rsidR="00C54142" w:rsidRPr="00C06588">
        <w:rPr>
          <w:rFonts w:ascii="Times New Roman" w:eastAsia="Times New Roman" w:hAnsi="Times New Roman" w:cs="David"/>
          <w:sz w:val="24"/>
          <w:szCs w:val="24"/>
          <w:rtl/>
        </w:rPr>
        <w:t xml:space="preserve"> : </w:t>
      </w:r>
    </w:p>
    <w:p w14:paraId="4CF5C0E9" w14:textId="74C13C4A" w:rsidR="00D5761A" w:rsidRPr="00C06588" w:rsidRDefault="00D5761A" w:rsidP="00C54142">
      <w:pPr>
        <w:pStyle w:val="ListParagraph"/>
        <w:widowControl w:val="0"/>
        <w:numPr>
          <w:ilvl w:val="0"/>
          <w:numId w:val="39"/>
        </w:numPr>
        <w:spacing w:before="60" w:after="60" w:line="300" w:lineRule="atLeast"/>
        <w:rPr>
          <w:sz w:val="24"/>
          <w:szCs w:val="24"/>
          <w:rtl/>
          <w:lang w:eastAsia="he-IL"/>
        </w:rPr>
      </w:pPr>
      <w:r w:rsidRPr="00C06588">
        <w:rPr>
          <w:rFonts w:hint="eastAsia"/>
          <w:b/>
          <w:bCs/>
          <w:sz w:val="24"/>
          <w:szCs w:val="24"/>
          <w:rtl/>
          <w:lang w:eastAsia="he-IL"/>
        </w:rPr>
        <w:t>עבור</w:t>
      </w:r>
      <w:r w:rsidRPr="00C06588">
        <w:rPr>
          <w:b/>
          <w:bCs/>
          <w:sz w:val="24"/>
          <w:szCs w:val="24"/>
          <w:rtl/>
          <w:lang w:eastAsia="he-IL"/>
        </w:rPr>
        <w:t xml:space="preserve"> </w:t>
      </w:r>
      <w:r w:rsidRPr="00C06588">
        <w:rPr>
          <w:rFonts w:hint="eastAsia"/>
          <w:b/>
          <w:bCs/>
          <w:sz w:val="24"/>
          <w:szCs w:val="24"/>
          <w:rtl/>
          <w:lang w:eastAsia="he-IL"/>
        </w:rPr>
        <w:t>בניני</w:t>
      </w:r>
      <w:r w:rsidRPr="00C06588">
        <w:rPr>
          <w:b/>
          <w:bCs/>
          <w:sz w:val="24"/>
          <w:szCs w:val="24"/>
          <w:rtl/>
          <w:lang w:eastAsia="he-IL"/>
        </w:rPr>
        <w:t xml:space="preserve"> </w:t>
      </w:r>
      <w:r w:rsidRPr="00C06588">
        <w:rPr>
          <w:rFonts w:hint="eastAsia"/>
          <w:b/>
          <w:bCs/>
          <w:sz w:val="24"/>
          <w:szCs w:val="24"/>
          <w:rtl/>
          <w:lang w:eastAsia="he-IL"/>
        </w:rPr>
        <w:t>מגורים</w:t>
      </w:r>
      <w:r w:rsidRPr="00C06588">
        <w:rPr>
          <w:sz w:val="24"/>
          <w:szCs w:val="24"/>
          <w:rtl/>
          <w:lang w:eastAsia="he-IL"/>
        </w:rPr>
        <w:t xml:space="preserve"> - ישולם שכ"ט קבוע וסופי בסך 270 ₪ ( במי</w:t>
      </w:r>
      <w:r w:rsidR="00ED375D" w:rsidRPr="00C06588">
        <w:rPr>
          <w:sz w:val="24"/>
          <w:szCs w:val="24"/>
          <w:rtl/>
          <w:lang w:eastAsia="he-IL"/>
        </w:rPr>
        <w:t>לים: מאתיים ושבעים ₪ ) לכל יח"ד</w:t>
      </w:r>
      <w:r w:rsidR="00ED375D" w:rsidRPr="00C06588">
        <w:rPr>
          <w:rFonts w:hint="cs"/>
          <w:sz w:val="24"/>
          <w:szCs w:val="24"/>
          <w:rtl/>
          <w:lang w:eastAsia="he-IL"/>
        </w:rPr>
        <w:t xml:space="preserve"> , ומלבד שכמות יח"ד בממוצע בשלבים לא תפחת מ 220 יח"ד .</w:t>
      </w:r>
    </w:p>
    <w:p w14:paraId="07B78DFE" w14:textId="77777777" w:rsidR="00D5761A" w:rsidRPr="00C06588" w:rsidRDefault="00D5761A" w:rsidP="00D5761A">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497DD7CE" w14:textId="532A28BA" w:rsidR="00D5761A" w:rsidRPr="00C06588" w:rsidRDefault="00D5761A" w:rsidP="00C54142">
      <w:pPr>
        <w:pStyle w:val="ListParagraph"/>
        <w:widowControl w:val="0"/>
        <w:numPr>
          <w:ilvl w:val="0"/>
          <w:numId w:val="39"/>
        </w:numPr>
        <w:spacing w:before="60" w:after="60" w:line="300" w:lineRule="atLeast"/>
        <w:rPr>
          <w:sz w:val="24"/>
          <w:szCs w:val="24"/>
          <w:lang w:eastAsia="he-IL"/>
        </w:rPr>
      </w:pPr>
      <w:r w:rsidRPr="00C06588">
        <w:rPr>
          <w:rFonts w:hint="eastAsia"/>
          <w:b/>
          <w:bCs/>
          <w:sz w:val="24"/>
          <w:szCs w:val="24"/>
          <w:rtl/>
          <w:lang w:eastAsia="he-IL"/>
        </w:rPr>
        <w:t>עבור</w:t>
      </w:r>
      <w:r w:rsidRPr="00C06588">
        <w:rPr>
          <w:b/>
          <w:bCs/>
          <w:sz w:val="24"/>
          <w:szCs w:val="24"/>
          <w:rtl/>
          <w:lang w:eastAsia="he-IL"/>
        </w:rPr>
        <w:t xml:space="preserve"> </w:t>
      </w:r>
      <w:r w:rsidRPr="00C06588">
        <w:rPr>
          <w:rFonts w:hint="eastAsia"/>
          <w:b/>
          <w:bCs/>
          <w:sz w:val="24"/>
          <w:szCs w:val="24"/>
          <w:rtl/>
          <w:lang w:eastAsia="he-IL"/>
        </w:rPr>
        <w:t>מבנים</w:t>
      </w:r>
      <w:r w:rsidRPr="00C06588">
        <w:rPr>
          <w:b/>
          <w:bCs/>
          <w:sz w:val="24"/>
          <w:szCs w:val="24"/>
          <w:rtl/>
          <w:lang w:eastAsia="he-IL"/>
        </w:rPr>
        <w:t xml:space="preserve"> </w:t>
      </w:r>
      <w:r w:rsidRPr="00C06588">
        <w:rPr>
          <w:rFonts w:hint="eastAsia"/>
          <w:b/>
          <w:bCs/>
          <w:sz w:val="24"/>
          <w:szCs w:val="24"/>
          <w:rtl/>
          <w:lang w:eastAsia="he-IL"/>
        </w:rPr>
        <w:t>למסחר</w:t>
      </w:r>
      <w:r w:rsidRPr="00C06588">
        <w:rPr>
          <w:sz w:val="24"/>
          <w:szCs w:val="24"/>
          <w:rtl/>
          <w:lang w:eastAsia="he-IL"/>
        </w:rPr>
        <w:t xml:space="preserve"> ו/או משרדים – ישולם שכ"ט קבוע וסופי בסך 3.0 ₪  ( במילים: שלושה ₪ ) לכל מ"ר עילי מקורה</w:t>
      </w:r>
      <w:r w:rsidR="00C54142" w:rsidRPr="00C06588">
        <w:rPr>
          <w:sz w:val="24"/>
          <w:szCs w:val="24"/>
          <w:rtl/>
          <w:lang w:eastAsia="he-IL"/>
        </w:rPr>
        <w:t xml:space="preserve"> בגובה שלא יפחת מ- 2.20 מ' </w:t>
      </w:r>
      <w:r w:rsidR="00ED375D" w:rsidRPr="00C06588">
        <w:rPr>
          <w:sz w:val="24"/>
          <w:szCs w:val="24"/>
          <w:rtl/>
          <w:lang w:eastAsia="he-IL"/>
        </w:rPr>
        <w:t xml:space="preserve"> </w:t>
      </w:r>
      <w:r w:rsidR="00ED375D" w:rsidRPr="00C06588">
        <w:rPr>
          <w:rFonts w:hint="cs"/>
          <w:sz w:val="24"/>
          <w:szCs w:val="24"/>
          <w:rtl/>
          <w:lang w:eastAsia="he-IL"/>
        </w:rPr>
        <w:t xml:space="preserve"> , ומלבד כי שטח המבנה לא יקטן מ 20,000 מ"ר .</w:t>
      </w:r>
    </w:p>
    <w:p w14:paraId="3E39CFC7" w14:textId="77777777" w:rsidR="00D5761A" w:rsidRPr="00C06588" w:rsidRDefault="00D5761A" w:rsidP="00C54142">
      <w:pPr>
        <w:pStyle w:val="ListParagraph"/>
        <w:rPr>
          <w:sz w:val="24"/>
          <w:szCs w:val="24"/>
          <w:rtl/>
          <w:lang w:eastAsia="he-IL"/>
        </w:rPr>
      </w:pPr>
    </w:p>
    <w:p w14:paraId="7A07F056" w14:textId="632BA112" w:rsidR="00D5761A" w:rsidRPr="00C06588" w:rsidRDefault="00D5761A" w:rsidP="00ED375D">
      <w:pPr>
        <w:pStyle w:val="ListParagraph"/>
        <w:widowControl w:val="0"/>
        <w:numPr>
          <w:ilvl w:val="0"/>
          <w:numId w:val="39"/>
        </w:numPr>
        <w:spacing w:before="60" w:after="60" w:line="300" w:lineRule="atLeast"/>
        <w:rPr>
          <w:sz w:val="24"/>
          <w:szCs w:val="24"/>
          <w:lang w:eastAsia="he-IL"/>
        </w:rPr>
      </w:pPr>
      <w:r w:rsidRPr="00C06588">
        <w:rPr>
          <w:rFonts w:hint="eastAsia"/>
          <w:b/>
          <w:bCs/>
          <w:sz w:val="24"/>
          <w:szCs w:val="24"/>
          <w:rtl/>
          <w:lang w:eastAsia="he-IL"/>
        </w:rPr>
        <w:t>עבור</w:t>
      </w:r>
      <w:r w:rsidRPr="00C06588">
        <w:rPr>
          <w:b/>
          <w:bCs/>
          <w:sz w:val="24"/>
          <w:szCs w:val="24"/>
          <w:rtl/>
          <w:lang w:eastAsia="he-IL"/>
        </w:rPr>
        <w:t xml:space="preserve"> </w:t>
      </w:r>
      <w:r w:rsidRPr="00C06588">
        <w:rPr>
          <w:rFonts w:hint="eastAsia"/>
          <w:b/>
          <w:bCs/>
          <w:sz w:val="24"/>
          <w:szCs w:val="24"/>
          <w:rtl/>
          <w:lang w:eastAsia="he-IL"/>
        </w:rPr>
        <w:t>מבנים</w:t>
      </w:r>
      <w:r w:rsidRPr="00C06588">
        <w:rPr>
          <w:b/>
          <w:bCs/>
          <w:sz w:val="24"/>
          <w:szCs w:val="24"/>
          <w:rtl/>
          <w:lang w:eastAsia="he-IL"/>
        </w:rPr>
        <w:t xml:space="preserve"> </w:t>
      </w:r>
      <w:r w:rsidRPr="00C06588">
        <w:rPr>
          <w:rFonts w:hint="eastAsia"/>
          <w:b/>
          <w:bCs/>
          <w:sz w:val="24"/>
          <w:szCs w:val="24"/>
          <w:rtl/>
          <w:lang w:eastAsia="he-IL"/>
        </w:rPr>
        <w:t>משולבים</w:t>
      </w:r>
      <w:r w:rsidRPr="00C06588">
        <w:rPr>
          <w:sz w:val="24"/>
          <w:szCs w:val="24"/>
          <w:rtl/>
          <w:lang w:eastAsia="he-IL"/>
        </w:rPr>
        <w:t xml:space="preserve"> הכוללים מגורים ו/או מסחר ו/או משרדים – ישולם לפי יח"ד למגורים כמפורט לעי</w:t>
      </w:r>
      <w:r w:rsidR="00C54142" w:rsidRPr="00C06588">
        <w:rPr>
          <w:rFonts w:hint="eastAsia"/>
          <w:sz w:val="24"/>
          <w:szCs w:val="24"/>
          <w:rtl/>
          <w:lang w:eastAsia="he-IL"/>
        </w:rPr>
        <w:t>ל</w:t>
      </w:r>
      <w:r w:rsidR="00C54142" w:rsidRPr="00C06588">
        <w:rPr>
          <w:sz w:val="24"/>
          <w:szCs w:val="24"/>
          <w:rtl/>
          <w:lang w:eastAsia="he-IL"/>
        </w:rPr>
        <w:t xml:space="preserve"> ( 270 ₪ ליח"ד ) </w:t>
      </w:r>
      <w:r w:rsidRPr="00C06588">
        <w:rPr>
          <w:sz w:val="24"/>
          <w:szCs w:val="24"/>
          <w:rtl/>
          <w:lang w:eastAsia="he-IL"/>
        </w:rPr>
        <w:t xml:space="preserve"> , ובתוספת בסך  1.0 ₪ ל</w:t>
      </w:r>
      <w:r w:rsidR="00C54142" w:rsidRPr="00C06588">
        <w:rPr>
          <w:rFonts w:hint="eastAsia"/>
          <w:sz w:val="24"/>
          <w:szCs w:val="24"/>
          <w:rtl/>
          <w:lang w:eastAsia="he-IL"/>
        </w:rPr>
        <w:t>שטחים</w:t>
      </w:r>
      <w:r w:rsidR="00D87AE8" w:rsidRPr="00C06588">
        <w:rPr>
          <w:sz w:val="24"/>
          <w:szCs w:val="24"/>
          <w:rtl/>
          <w:lang w:eastAsia="he-IL"/>
        </w:rPr>
        <w:t xml:space="preserve"> </w:t>
      </w:r>
      <w:r w:rsidR="00D87AE8" w:rsidRPr="00C06588">
        <w:rPr>
          <w:rFonts w:hint="eastAsia"/>
          <w:sz w:val="24"/>
          <w:szCs w:val="24"/>
          <w:rtl/>
          <w:lang w:eastAsia="he-IL"/>
        </w:rPr>
        <w:t>לכל</w:t>
      </w:r>
      <w:r w:rsidR="00D87AE8" w:rsidRPr="00C06588">
        <w:rPr>
          <w:sz w:val="24"/>
          <w:szCs w:val="24"/>
          <w:rtl/>
          <w:lang w:eastAsia="he-IL"/>
        </w:rPr>
        <w:t xml:space="preserve"> מ"ר עילי מקורה בגובה שלא יפחת מ- 2.20 מ'  בקומות המיועדות למסחר ו/או תעסוקה  , למעט קומת כניסה משותפת שתחשב כחלק מהמגורים  </w:t>
      </w:r>
      <w:r w:rsidR="00C54142" w:rsidRPr="00C06588">
        <w:rPr>
          <w:sz w:val="24"/>
          <w:szCs w:val="24"/>
          <w:rtl/>
          <w:lang w:eastAsia="he-IL"/>
        </w:rPr>
        <w:t xml:space="preserve"> </w:t>
      </w:r>
      <w:r w:rsidR="00ED375D" w:rsidRPr="00C06588">
        <w:rPr>
          <w:rFonts w:hint="cs"/>
          <w:sz w:val="24"/>
          <w:szCs w:val="24"/>
          <w:rtl/>
          <w:lang w:eastAsia="he-IL"/>
        </w:rPr>
        <w:t>,  ומלבד שכמות יח"ד בממוצע בשלבים לא תפחת מ 220 יח"ד .</w:t>
      </w:r>
    </w:p>
    <w:p w14:paraId="7E3602E8" w14:textId="77777777" w:rsidR="00C54142" w:rsidRPr="00C06588" w:rsidRDefault="00C54142" w:rsidP="00C54142">
      <w:pPr>
        <w:pStyle w:val="ListParagraph"/>
        <w:rPr>
          <w:sz w:val="24"/>
          <w:szCs w:val="24"/>
          <w:rtl/>
          <w:lang w:eastAsia="he-IL"/>
        </w:rPr>
      </w:pPr>
    </w:p>
    <w:p w14:paraId="332F904C" w14:textId="77777777" w:rsidR="00C54142" w:rsidRPr="00C06588" w:rsidRDefault="00C54142" w:rsidP="00C54142">
      <w:pPr>
        <w:widowControl w:val="0"/>
        <w:spacing w:before="60" w:after="60" w:line="300" w:lineRule="atLeast"/>
        <w:rPr>
          <w:rFonts w:ascii="Times New Roman" w:eastAsia="Times New Roman" w:hAnsi="Times New Roman" w:cs="David"/>
          <w:b/>
          <w:bCs/>
          <w:sz w:val="24"/>
          <w:szCs w:val="24"/>
          <w:u w:val="single"/>
          <w:rtl/>
          <w:lang w:eastAsia="he-IL"/>
        </w:rPr>
      </w:pPr>
      <w:r w:rsidRPr="00C06588">
        <w:rPr>
          <w:rFonts w:ascii="Times New Roman" w:eastAsia="Times New Roman" w:hAnsi="Times New Roman" w:cs="David" w:hint="eastAsia"/>
          <w:b/>
          <w:bCs/>
          <w:sz w:val="24"/>
          <w:szCs w:val="24"/>
          <w:u w:val="single"/>
          <w:rtl/>
          <w:lang w:eastAsia="he-IL"/>
        </w:rPr>
        <w:t>כמות</w:t>
      </w:r>
      <w:r w:rsidRPr="00C06588">
        <w:rPr>
          <w:rFonts w:ascii="Times New Roman" w:eastAsia="Times New Roman" w:hAnsi="Times New Roman" w:cs="David"/>
          <w:b/>
          <w:bCs/>
          <w:sz w:val="24"/>
          <w:szCs w:val="24"/>
          <w:u w:val="single"/>
          <w:rtl/>
          <w:lang w:eastAsia="he-IL"/>
        </w:rPr>
        <w:t xml:space="preserve"> הביקורים לצורך פיקוח עליון : </w:t>
      </w:r>
    </w:p>
    <w:p w14:paraId="4CB53969" w14:textId="11FC54E4" w:rsidR="00C54142" w:rsidRPr="00C06588" w:rsidRDefault="00C54142" w:rsidP="00C54142">
      <w:pPr>
        <w:pStyle w:val="ListParagraph"/>
        <w:widowControl w:val="0"/>
        <w:numPr>
          <w:ilvl w:val="0"/>
          <w:numId w:val="40"/>
        </w:numPr>
        <w:spacing w:before="60" w:after="60" w:line="300" w:lineRule="atLeast"/>
        <w:rPr>
          <w:sz w:val="24"/>
          <w:szCs w:val="24"/>
          <w:rtl/>
          <w:lang w:eastAsia="he-IL"/>
        </w:rPr>
      </w:pPr>
      <w:r w:rsidRPr="00C06588">
        <w:rPr>
          <w:rFonts w:hint="eastAsia"/>
          <w:sz w:val="24"/>
          <w:szCs w:val="24"/>
          <w:rtl/>
          <w:lang w:eastAsia="he-IL"/>
        </w:rPr>
        <w:t>לכל</w:t>
      </w:r>
      <w:r w:rsidRPr="00C06588">
        <w:rPr>
          <w:sz w:val="24"/>
          <w:szCs w:val="24"/>
          <w:rtl/>
          <w:lang w:eastAsia="he-IL"/>
        </w:rPr>
        <w:t xml:space="preserve"> שלב בניה </w:t>
      </w:r>
      <w:r w:rsidRPr="00C06588">
        <w:rPr>
          <w:rFonts w:hint="eastAsia"/>
          <w:sz w:val="24"/>
          <w:szCs w:val="24"/>
          <w:u w:val="single"/>
          <w:rtl/>
          <w:lang w:eastAsia="he-IL"/>
        </w:rPr>
        <w:t>למגורים</w:t>
      </w:r>
      <w:r w:rsidRPr="00C06588">
        <w:rPr>
          <w:sz w:val="24"/>
          <w:szCs w:val="24"/>
          <w:u w:val="single"/>
          <w:rtl/>
          <w:lang w:eastAsia="he-IL"/>
        </w:rPr>
        <w:t xml:space="preserve"> </w:t>
      </w:r>
      <w:r w:rsidRPr="00C06588">
        <w:rPr>
          <w:rFonts w:hint="eastAsia"/>
          <w:sz w:val="24"/>
          <w:szCs w:val="24"/>
          <w:rtl/>
          <w:lang w:eastAsia="he-IL"/>
        </w:rPr>
        <w:t>אשר</w:t>
      </w:r>
      <w:r w:rsidRPr="00C06588">
        <w:rPr>
          <w:sz w:val="24"/>
          <w:szCs w:val="24"/>
          <w:rtl/>
          <w:lang w:eastAsia="he-IL"/>
        </w:rPr>
        <w:t xml:space="preserve"> ייבנו בו מס' בנינים במקביל</w:t>
      </w:r>
      <w:r w:rsidR="00ED375D" w:rsidRPr="00C06588">
        <w:rPr>
          <w:rFonts w:hint="cs"/>
          <w:sz w:val="24"/>
          <w:szCs w:val="24"/>
          <w:rtl/>
          <w:lang w:eastAsia="he-IL"/>
        </w:rPr>
        <w:t xml:space="preserve"> בממוצע לשלבים שלא יפחת מ 200 יח"ד </w:t>
      </w:r>
      <w:r w:rsidRPr="00C06588">
        <w:rPr>
          <w:sz w:val="24"/>
          <w:szCs w:val="24"/>
          <w:rtl/>
          <w:lang w:eastAsia="he-IL"/>
        </w:rPr>
        <w:t xml:space="preserve"> – לדוגמא – שלב א' שאמור לכלול כ 300 יח"ד – יבוצעו בו ע"י היועץ 6 (שישה)  ביקורים .</w:t>
      </w:r>
    </w:p>
    <w:p w14:paraId="47A3DD98" w14:textId="4ED856FA" w:rsidR="00C54142" w:rsidRPr="00C06588" w:rsidRDefault="00C54142" w:rsidP="00ED375D">
      <w:pPr>
        <w:pStyle w:val="ListParagraph"/>
        <w:widowControl w:val="0"/>
        <w:numPr>
          <w:ilvl w:val="0"/>
          <w:numId w:val="40"/>
        </w:numPr>
        <w:spacing w:before="60" w:after="60" w:line="300" w:lineRule="atLeast"/>
        <w:rPr>
          <w:sz w:val="24"/>
          <w:szCs w:val="24"/>
          <w:rtl/>
          <w:lang w:eastAsia="he-IL"/>
        </w:rPr>
      </w:pPr>
      <w:r w:rsidRPr="00C06588">
        <w:rPr>
          <w:rFonts w:hint="eastAsia"/>
          <w:sz w:val="24"/>
          <w:szCs w:val="24"/>
          <w:rtl/>
          <w:lang w:eastAsia="he-IL"/>
        </w:rPr>
        <w:t>לכל</w:t>
      </w:r>
      <w:r w:rsidRPr="00C06588">
        <w:rPr>
          <w:sz w:val="24"/>
          <w:szCs w:val="24"/>
          <w:rtl/>
          <w:lang w:eastAsia="he-IL"/>
        </w:rPr>
        <w:t xml:space="preserve"> שלב בניה </w:t>
      </w:r>
      <w:r w:rsidRPr="00C06588">
        <w:rPr>
          <w:rFonts w:hint="eastAsia"/>
          <w:sz w:val="24"/>
          <w:szCs w:val="24"/>
          <w:u w:val="single"/>
          <w:rtl/>
          <w:lang w:eastAsia="he-IL"/>
        </w:rPr>
        <w:t>משולב</w:t>
      </w:r>
      <w:r w:rsidRPr="00C06588">
        <w:rPr>
          <w:sz w:val="24"/>
          <w:szCs w:val="24"/>
          <w:u w:val="single"/>
          <w:rtl/>
          <w:lang w:eastAsia="he-IL"/>
        </w:rPr>
        <w:t xml:space="preserve"> </w:t>
      </w:r>
      <w:r w:rsidR="00ED375D" w:rsidRPr="00C06588">
        <w:rPr>
          <w:rFonts w:hint="eastAsia"/>
          <w:sz w:val="24"/>
          <w:szCs w:val="24"/>
          <w:rtl/>
          <w:lang w:eastAsia="he-IL"/>
        </w:rPr>
        <w:t>אשר</w:t>
      </w:r>
      <w:r w:rsidR="00ED375D" w:rsidRPr="00C06588">
        <w:rPr>
          <w:sz w:val="24"/>
          <w:szCs w:val="24"/>
          <w:rtl/>
          <w:lang w:eastAsia="he-IL"/>
        </w:rPr>
        <w:t xml:space="preserve"> ייבנו בו מס' בנינים במקביל</w:t>
      </w:r>
      <w:r w:rsidR="00ED375D" w:rsidRPr="00C06588">
        <w:rPr>
          <w:rFonts w:hint="cs"/>
          <w:sz w:val="24"/>
          <w:szCs w:val="24"/>
          <w:rtl/>
          <w:lang w:eastAsia="he-IL"/>
        </w:rPr>
        <w:t xml:space="preserve"> בממוצע לשלבים שלא יפחת מ 200 יח"ד </w:t>
      </w:r>
      <w:r w:rsidR="00ED375D" w:rsidRPr="00C06588">
        <w:rPr>
          <w:sz w:val="24"/>
          <w:szCs w:val="24"/>
          <w:rtl/>
          <w:lang w:eastAsia="he-IL"/>
        </w:rPr>
        <w:t xml:space="preserve"> </w:t>
      </w:r>
      <w:r w:rsidRPr="00C06588">
        <w:rPr>
          <w:rFonts w:hint="eastAsia"/>
          <w:sz w:val="24"/>
          <w:szCs w:val="24"/>
          <w:rtl/>
          <w:lang w:eastAsia="he-IL"/>
        </w:rPr>
        <w:t>הכולל</w:t>
      </w:r>
      <w:r w:rsidRPr="00C06588">
        <w:rPr>
          <w:sz w:val="24"/>
          <w:szCs w:val="24"/>
          <w:rtl/>
          <w:lang w:eastAsia="he-IL"/>
        </w:rPr>
        <w:t xml:space="preserve"> מגורים יחד עם מסחר ו/או תעסוקה אשר ייבנו בו מס' בנינים במקביל – יבוצעו בו ע"י היועץ </w:t>
      </w:r>
      <w:r w:rsidR="009709E3" w:rsidRPr="00C06588">
        <w:rPr>
          <w:sz w:val="24"/>
          <w:szCs w:val="24"/>
          <w:rtl/>
          <w:lang w:eastAsia="he-IL"/>
        </w:rPr>
        <w:t>8</w:t>
      </w:r>
      <w:r w:rsidRPr="00C06588">
        <w:rPr>
          <w:sz w:val="24"/>
          <w:szCs w:val="24"/>
          <w:rtl/>
          <w:lang w:eastAsia="he-IL"/>
        </w:rPr>
        <w:t xml:space="preserve"> ( </w:t>
      </w:r>
      <w:r w:rsidR="009709E3" w:rsidRPr="00C06588">
        <w:rPr>
          <w:rFonts w:hint="eastAsia"/>
          <w:sz w:val="24"/>
          <w:szCs w:val="24"/>
          <w:rtl/>
          <w:lang w:eastAsia="he-IL"/>
        </w:rPr>
        <w:t>שמונה</w:t>
      </w:r>
      <w:r w:rsidR="009709E3" w:rsidRPr="00C06588">
        <w:rPr>
          <w:sz w:val="24"/>
          <w:szCs w:val="24"/>
          <w:rtl/>
          <w:lang w:eastAsia="he-IL"/>
        </w:rPr>
        <w:t xml:space="preserve"> </w:t>
      </w:r>
      <w:r w:rsidRPr="00C06588">
        <w:rPr>
          <w:sz w:val="24"/>
          <w:szCs w:val="24"/>
          <w:rtl/>
          <w:lang w:eastAsia="he-IL"/>
        </w:rPr>
        <w:t xml:space="preserve">) </w:t>
      </w:r>
      <w:r w:rsidRPr="00C06588">
        <w:rPr>
          <w:rFonts w:hint="eastAsia"/>
          <w:sz w:val="24"/>
          <w:szCs w:val="24"/>
          <w:rtl/>
          <w:lang w:eastAsia="he-IL"/>
        </w:rPr>
        <w:t>ביקורים</w:t>
      </w:r>
      <w:r w:rsidRPr="00C06588">
        <w:rPr>
          <w:sz w:val="24"/>
          <w:szCs w:val="24"/>
          <w:rtl/>
          <w:lang w:eastAsia="he-IL"/>
        </w:rPr>
        <w:t xml:space="preserve"> .</w:t>
      </w:r>
    </w:p>
    <w:p w14:paraId="436BCA3A" w14:textId="4FEC4960" w:rsidR="00C54142" w:rsidRPr="00C06588" w:rsidRDefault="00C54142" w:rsidP="00C54142">
      <w:pPr>
        <w:pStyle w:val="ListParagraph"/>
        <w:widowControl w:val="0"/>
        <w:numPr>
          <w:ilvl w:val="0"/>
          <w:numId w:val="40"/>
        </w:numPr>
        <w:spacing w:before="60" w:after="60" w:line="300" w:lineRule="atLeast"/>
        <w:rPr>
          <w:sz w:val="24"/>
          <w:szCs w:val="24"/>
          <w:lang w:eastAsia="he-IL"/>
        </w:rPr>
      </w:pPr>
      <w:r w:rsidRPr="00C06588">
        <w:rPr>
          <w:rFonts w:hint="eastAsia"/>
          <w:sz w:val="24"/>
          <w:szCs w:val="24"/>
          <w:rtl/>
          <w:lang w:eastAsia="he-IL"/>
        </w:rPr>
        <w:t>לכל</w:t>
      </w:r>
      <w:r w:rsidRPr="00C06588">
        <w:rPr>
          <w:sz w:val="24"/>
          <w:szCs w:val="24"/>
          <w:rtl/>
          <w:lang w:eastAsia="he-IL"/>
        </w:rPr>
        <w:t xml:space="preserve"> מבנה </w:t>
      </w:r>
      <w:r w:rsidRPr="00C06588">
        <w:rPr>
          <w:rFonts w:hint="eastAsia"/>
          <w:sz w:val="24"/>
          <w:szCs w:val="24"/>
          <w:u w:val="single"/>
          <w:rtl/>
          <w:lang w:eastAsia="he-IL"/>
        </w:rPr>
        <w:t>מסחר</w:t>
      </w:r>
      <w:r w:rsidRPr="00C06588">
        <w:rPr>
          <w:sz w:val="24"/>
          <w:szCs w:val="24"/>
          <w:u w:val="single"/>
          <w:rtl/>
          <w:lang w:eastAsia="he-IL"/>
        </w:rPr>
        <w:t xml:space="preserve"> </w:t>
      </w:r>
      <w:r w:rsidRPr="00C06588">
        <w:rPr>
          <w:rFonts w:hint="eastAsia"/>
          <w:sz w:val="24"/>
          <w:szCs w:val="24"/>
          <w:u w:val="single"/>
          <w:rtl/>
          <w:lang w:eastAsia="he-IL"/>
        </w:rPr>
        <w:t>ו</w:t>
      </w:r>
      <w:r w:rsidRPr="00C06588">
        <w:rPr>
          <w:sz w:val="24"/>
          <w:szCs w:val="24"/>
          <w:u w:val="single"/>
          <w:rtl/>
          <w:lang w:eastAsia="he-IL"/>
        </w:rPr>
        <w:t xml:space="preserve">/או </w:t>
      </w:r>
      <w:r w:rsidRPr="00C06588">
        <w:rPr>
          <w:rFonts w:hint="eastAsia"/>
          <w:sz w:val="24"/>
          <w:szCs w:val="24"/>
          <w:u w:val="single"/>
          <w:rtl/>
          <w:lang w:eastAsia="he-IL"/>
        </w:rPr>
        <w:t>משרדים</w:t>
      </w:r>
      <w:r w:rsidRPr="00C06588">
        <w:rPr>
          <w:sz w:val="24"/>
          <w:szCs w:val="24"/>
          <w:rtl/>
          <w:lang w:eastAsia="he-IL"/>
        </w:rPr>
        <w:t xml:space="preserve"> בשטח מעל 20,000 מ"ר</w:t>
      </w:r>
      <w:r w:rsidR="00D87AE8" w:rsidRPr="00C06588">
        <w:rPr>
          <w:sz w:val="24"/>
          <w:szCs w:val="24"/>
          <w:rtl/>
          <w:lang w:eastAsia="he-IL"/>
        </w:rPr>
        <w:t xml:space="preserve"> עילי </w:t>
      </w:r>
      <w:r w:rsidRPr="00C06588">
        <w:rPr>
          <w:sz w:val="24"/>
          <w:szCs w:val="24"/>
          <w:rtl/>
          <w:lang w:eastAsia="he-IL"/>
        </w:rPr>
        <w:t xml:space="preserve">- יבוצע בו ע"י היועץ 5 ( חמישה ) ביקורים .  </w:t>
      </w:r>
    </w:p>
    <w:p w14:paraId="0B7821CB" w14:textId="2C60AD4B" w:rsidR="00C54142" w:rsidRPr="00C06588" w:rsidRDefault="00C54142" w:rsidP="00C54142">
      <w:pPr>
        <w:pStyle w:val="ListParagraph"/>
        <w:widowControl w:val="0"/>
        <w:numPr>
          <w:ilvl w:val="0"/>
          <w:numId w:val="40"/>
        </w:numPr>
        <w:spacing w:before="60" w:after="60" w:line="300" w:lineRule="atLeast"/>
        <w:rPr>
          <w:sz w:val="24"/>
          <w:szCs w:val="24"/>
          <w:lang w:eastAsia="he-IL"/>
        </w:rPr>
      </w:pPr>
      <w:r w:rsidRPr="00C06588">
        <w:rPr>
          <w:rFonts w:hint="eastAsia"/>
          <w:sz w:val="24"/>
          <w:szCs w:val="24"/>
          <w:rtl/>
          <w:lang w:eastAsia="he-IL"/>
        </w:rPr>
        <w:t>כנ</w:t>
      </w:r>
      <w:r w:rsidRPr="00C06588">
        <w:rPr>
          <w:sz w:val="24"/>
          <w:szCs w:val="24"/>
          <w:rtl/>
          <w:lang w:eastAsia="he-IL"/>
        </w:rPr>
        <w:t xml:space="preserve">"ל </w:t>
      </w:r>
      <w:r w:rsidRPr="00C06588">
        <w:rPr>
          <w:rFonts w:hint="eastAsia"/>
          <w:sz w:val="24"/>
          <w:szCs w:val="24"/>
          <w:rtl/>
          <w:lang w:eastAsia="he-IL"/>
        </w:rPr>
        <w:t>למבנים</w:t>
      </w:r>
      <w:r w:rsidRPr="00C06588">
        <w:rPr>
          <w:sz w:val="24"/>
          <w:szCs w:val="24"/>
          <w:rtl/>
          <w:lang w:eastAsia="he-IL"/>
        </w:rPr>
        <w:t xml:space="preserve"> </w:t>
      </w:r>
      <w:r w:rsidRPr="00C06588">
        <w:rPr>
          <w:rFonts w:hint="eastAsia"/>
          <w:sz w:val="24"/>
          <w:szCs w:val="24"/>
          <w:rtl/>
          <w:lang w:eastAsia="he-IL"/>
        </w:rPr>
        <w:t>בשטח</w:t>
      </w:r>
      <w:r w:rsidRPr="00C06588">
        <w:rPr>
          <w:sz w:val="24"/>
          <w:szCs w:val="24"/>
          <w:rtl/>
          <w:lang w:eastAsia="he-IL"/>
        </w:rPr>
        <w:t xml:space="preserve"> </w:t>
      </w:r>
      <w:r w:rsidRPr="00C06588">
        <w:rPr>
          <w:rFonts w:hint="eastAsia"/>
          <w:sz w:val="24"/>
          <w:szCs w:val="24"/>
          <w:rtl/>
          <w:lang w:eastAsia="he-IL"/>
        </w:rPr>
        <w:t>מעל</w:t>
      </w:r>
      <w:r w:rsidRPr="00C06588">
        <w:rPr>
          <w:sz w:val="24"/>
          <w:szCs w:val="24"/>
          <w:rtl/>
          <w:lang w:eastAsia="he-IL"/>
        </w:rPr>
        <w:t xml:space="preserve"> 35,000 </w:t>
      </w:r>
      <w:r w:rsidRPr="00C06588">
        <w:rPr>
          <w:rFonts w:hint="eastAsia"/>
          <w:sz w:val="24"/>
          <w:szCs w:val="24"/>
          <w:rtl/>
          <w:lang w:eastAsia="he-IL"/>
        </w:rPr>
        <w:t>מ</w:t>
      </w:r>
      <w:r w:rsidRPr="00C06588">
        <w:rPr>
          <w:sz w:val="24"/>
          <w:szCs w:val="24"/>
          <w:rtl/>
          <w:lang w:eastAsia="he-IL"/>
        </w:rPr>
        <w:t>"ר</w:t>
      </w:r>
      <w:r w:rsidR="00D87AE8" w:rsidRPr="00C06588">
        <w:rPr>
          <w:sz w:val="24"/>
          <w:szCs w:val="24"/>
          <w:rtl/>
          <w:lang w:eastAsia="he-IL"/>
        </w:rPr>
        <w:t xml:space="preserve"> עילי </w:t>
      </w:r>
      <w:r w:rsidRPr="00C06588">
        <w:rPr>
          <w:sz w:val="24"/>
          <w:szCs w:val="24"/>
          <w:rtl/>
          <w:lang w:eastAsia="he-IL"/>
        </w:rPr>
        <w:t xml:space="preserve"> - יבוצע בו ע"י היועץ 7 ( שבעה ) ביקורים .  </w:t>
      </w:r>
    </w:p>
    <w:p w14:paraId="51D07EF7" w14:textId="6F7D2675" w:rsidR="00C54142" w:rsidRPr="00C06588" w:rsidRDefault="00C54142" w:rsidP="00C54142">
      <w:pPr>
        <w:pStyle w:val="ListParagraph"/>
        <w:widowControl w:val="0"/>
        <w:spacing w:before="60" w:after="60" w:line="300" w:lineRule="atLeast"/>
        <w:rPr>
          <w:sz w:val="24"/>
          <w:szCs w:val="24"/>
          <w:rtl/>
          <w:lang w:eastAsia="he-IL"/>
        </w:rPr>
      </w:pPr>
    </w:p>
    <w:p w14:paraId="2231D148" w14:textId="01B58206" w:rsidR="00C54142" w:rsidRPr="00C06588" w:rsidRDefault="00C54142" w:rsidP="00C54142">
      <w:pPr>
        <w:pStyle w:val="ListParagraph"/>
        <w:widowControl w:val="0"/>
        <w:spacing w:before="60" w:after="60" w:line="300" w:lineRule="atLeast"/>
        <w:rPr>
          <w:sz w:val="24"/>
          <w:szCs w:val="24"/>
          <w:rtl/>
          <w:lang w:eastAsia="he-IL"/>
        </w:rPr>
      </w:pPr>
      <w:r w:rsidRPr="00C06588">
        <w:rPr>
          <w:rFonts w:hint="eastAsia"/>
          <w:sz w:val="24"/>
          <w:szCs w:val="24"/>
          <w:rtl/>
          <w:lang w:eastAsia="he-IL"/>
        </w:rPr>
        <w:t>כל</w:t>
      </w:r>
      <w:r w:rsidRPr="00C06588">
        <w:rPr>
          <w:sz w:val="24"/>
          <w:szCs w:val="24"/>
          <w:rtl/>
          <w:lang w:eastAsia="he-IL"/>
        </w:rPr>
        <w:t xml:space="preserve"> ביקור נוסף מעל המפורט לעיל אשר יידרש בכתב מאת המזמין אל היועץ – תשולם תוספת מהמזמין ליועץ בסך :  1,600 ₪ לביקור .</w:t>
      </w:r>
    </w:p>
    <w:p w14:paraId="1684AB36" w14:textId="3C3D191B" w:rsidR="00C140D3" w:rsidRPr="00C06588"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7AA9037E" w14:textId="77777777" w:rsidR="00C140D3" w:rsidRPr="00C06588"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06588">
        <w:rPr>
          <w:rFonts w:ascii="Times New Roman" w:eastAsia="Times New Roman" w:hAnsi="Times New Roman" w:cs="David"/>
          <w:sz w:val="24"/>
          <w:szCs w:val="24"/>
          <w:rtl/>
        </w:rPr>
        <w:t>למען הסר ספק:</w:t>
      </w:r>
    </w:p>
    <w:p w14:paraId="40F7E08D" w14:textId="77777777" w:rsidR="00C140D3" w:rsidRPr="00C06588"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006E4ABB" w14:textId="77777777" w:rsidR="00C140D3" w:rsidRPr="00C06588"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3.1</w:t>
      </w:r>
      <w:r w:rsidRPr="00C06588">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06588">
        <w:rPr>
          <w:rFonts w:ascii="Times New Roman" w:eastAsia="Times New Roman" w:hAnsi="Times New Roman" w:cs="David" w:hint="eastAsia"/>
          <w:sz w:val="24"/>
          <w:szCs w:val="24"/>
          <w:rtl/>
        </w:rPr>
        <w:t>א</w:t>
      </w:r>
      <w:r w:rsidRPr="00C06588">
        <w:rPr>
          <w:rFonts w:ascii="Times New Roman" w:eastAsia="Times New Roman" w:hAnsi="Times New Roman" w:cs="David"/>
          <w:sz w:val="24"/>
          <w:szCs w:val="24"/>
          <w:rtl/>
        </w:rPr>
        <w:t xml:space="preserve"> כמפורט בסעיף 7 לחוזה. </w:t>
      </w:r>
    </w:p>
    <w:p w14:paraId="2235A2AE" w14:textId="77777777" w:rsidR="00C140D3" w:rsidRPr="00C06588"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3.2</w:t>
      </w:r>
      <w:r w:rsidRPr="00C06588">
        <w:rPr>
          <w:rFonts w:ascii="Times New Roman" w:eastAsia="Times New Roman" w:hAnsi="Times New Roman" w:cs="David"/>
          <w:sz w:val="24"/>
          <w:szCs w:val="24"/>
          <w:rtl/>
        </w:rPr>
        <w:tab/>
        <w:t>שכר המתכנן כולל את כל המפורט בחוזה על כל נספחיו, לרבות נספח ב' ונספח ח'.</w:t>
      </w:r>
    </w:p>
    <w:p w14:paraId="7EAEB045" w14:textId="77777777" w:rsidR="00C140D3" w:rsidRPr="00C06588"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3.3</w:t>
      </w:r>
      <w:r w:rsidRPr="00C06588">
        <w:rPr>
          <w:rFonts w:ascii="Times New Roman" w:eastAsia="Times New Roman" w:hAnsi="Times New Roman" w:cs="David"/>
          <w:sz w:val="24"/>
          <w:szCs w:val="24"/>
          <w:rtl/>
        </w:rPr>
        <w:tab/>
        <w:t>התמורה הינה סופית ולא תאושרנה תוספות שכר עקב שינויי תכנון בגלל התקדמות התכנון של שאר היועצים.</w:t>
      </w:r>
    </w:p>
    <w:p w14:paraId="17BA8504" w14:textId="77777777" w:rsidR="00C140D3" w:rsidRPr="00C06588" w:rsidRDefault="00C140D3" w:rsidP="00C140D3">
      <w:pPr>
        <w:spacing w:before="0" w:beforeAutospacing="0" w:after="0" w:afterAutospacing="0" w:line="276" w:lineRule="auto"/>
        <w:ind w:left="1388" w:hanging="709"/>
        <w:jc w:val="both"/>
        <w:rPr>
          <w:rFonts w:ascii="Times New Roman" w:eastAsia="Times New Roman" w:hAnsi="Times New Roman" w:cs="David"/>
          <w:sz w:val="24"/>
          <w:szCs w:val="24"/>
          <w:rtl/>
        </w:rPr>
      </w:pPr>
    </w:p>
    <w:p w14:paraId="698D98D5" w14:textId="38E02C26" w:rsidR="007A10F8" w:rsidRPr="00C06588" w:rsidRDefault="007A10F8" w:rsidP="008D04C4">
      <w:pPr>
        <w:pStyle w:val="a"/>
        <w:rPr>
          <w:lang w:eastAsia="he-IL"/>
        </w:rPr>
      </w:pPr>
      <w:r w:rsidRPr="00C06588">
        <w:rPr>
          <w:sz w:val="20"/>
          <w:rtl/>
          <w:lang w:eastAsia="he-IL"/>
        </w:rPr>
        <w:t xml:space="preserve"> הסכום המפורט בסעיף 1לעיל יהיה צמוד ל</w:t>
      </w:r>
      <w:sdt>
        <w:sdtPr>
          <w:rPr>
            <w:rFonts w:hint="cs"/>
            <w:rtl/>
          </w:rPr>
          <w:alias w:val="סוג מדד כותרת"/>
          <w:tag w:val="cntMadadTypeTitle"/>
          <w:id w:val="1394936735"/>
          <w:placeholder>
            <w:docPart w:val="5D8318FEC304447CA46D9446461B36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504ADC" w:rsidRPr="00C06588">
            <w:rPr>
              <w:rFonts w:hint="eastAsia"/>
              <w:rtl/>
            </w:rPr>
            <w:t>מדד</w:t>
          </w:r>
          <w:r w:rsidR="00504ADC" w:rsidRPr="00C06588">
            <w:rPr>
              <w:rtl/>
            </w:rPr>
            <w:t xml:space="preserve"> </w:t>
          </w:r>
          <w:r w:rsidR="00504ADC" w:rsidRPr="00C06588">
            <w:rPr>
              <w:rFonts w:hint="eastAsia"/>
              <w:rtl/>
            </w:rPr>
            <w:t>המחירים</w:t>
          </w:r>
          <w:r w:rsidR="00504ADC" w:rsidRPr="00C06588">
            <w:rPr>
              <w:rtl/>
            </w:rPr>
            <w:t xml:space="preserve"> </w:t>
          </w:r>
          <w:r w:rsidR="00504ADC" w:rsidRPr="00C06588">
            <w:rPr>
              <w:rFonts w:hint="eastAsia"/>
              <w:rtl/>
            </w:rPr>
            <w:t>לצרכן</w:t>
          </w:r>
        </w:sdtContent>
      </w:sdt>
      <w:r w:rsidRPr="00C06588">
        <w:rPr>
          <w:rtl/>
        </w:rPr>
        <w:br/>
      </w:r>
      <w:sdt>
        <w:sdtPr>
          <w:rPr>
            <w:rFonts w:hint="cs"/>
            <w:rtl/>
          </w:rPr>
          <w:alias w:val="מדד בגין/ידוע - כותרת"/>
          <w:tag w:val="cntIsKnownTitle"/>
          <w:id w:val="1149088069"/>
          <w:placeholder>
            <w:docPart w:val="A9F8786E4B4A463DB371AEDFC63065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7B3DF0" w:rsidRPr="00C06588">
            <w:rPr>
              <w:rFonts w:hint="eastAsia"/>
              <w:rtl/>
            </w:rPr>
            <w:t>ידוע</w:t>
          </w:r>
        </w:sdtContent>
      </w:sdt>
      <w:r w:rsidRPr="00C06588">
        <w:rPr>
          <w:rtl/>
        </w:rPr>
        <w:t xml:space="preserve"> </w:t>
      </w:r>
      <w:sdt>
        <w:sdtPr>
          <w:rPr>
            <w:rFonts w:hint="cs"/>
            <w:rtl/>
          </w:rPr>
          <w:alias w:val="מדד בסיס"/>
          <w:tag w:val="cntMadadBase"/>
          <w:id w:val="1021983075"/>
          <w:placeholder>
            <w:docPart w:val="E778AA229724475CA9EFFFBCB6211B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7-20T00:00:00Z">
            <w:dateFormat w:val="dd/MM/yyyy"/>
            <w:lid w:val="he-IL"/>
            <w:storeMappedDataAs w:val="dateTime"/>
            <w:calendar w:val="gregorian"/>
          </w:date>
        </w:sdtPr>
        <w:sdtContent>
          <w:r w:rsidR="007B3DF0" w:rsidRPr="00C06588">
            <w:rPr>
              <w:rFonts w:hint="eastAsia"/>
              <w:rtl/>
            </w:rPr>
            <w:t>‏</w:t>
          </w:r>
          <w:r w:rsidR="007B3DF0" w:rsidRPr="00C06588">
            <w:rPr>
              <w:rtl/>
            </w:rPr>
            <w:t>20/07/2022</w:t>
          </w:r>
        </w:sdtContent>
      </w:sdt>
      <w:r w:rsidRPr="00C06588">
        <w:rPr>
          <w:rtl/>
        </w:rPr>
        <w:t xml:space="preserve"> (העומד על </w:t>
      </w:r>
      <w:sdt>
        <w:sdtPr>
          <w:rPr>
            <w:rFonts w:hint="cs"/>
            <w:rtl/>
          </w:rPr>
          <w:alias w:val="נקודות מדד"/>
          <w:tag w:val="cntMadadPoints"/>
          <w:id w:val="-217437650"/>
          <w:placeholder>
            <w:docPart w:val="48F99A8495C34C438EA464C9133E8D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7B3DF0" w:rsidRPr="00C06588">
            <w:rPr>
              <w:rtl/>
            </w:rPr>
            <w:t>239.4331</w:t>
          </w:r>
        </w:sdtContent>
      </w:sdt>
      <w:r w:rsidRPr="00C06588">
        <w:rPr>
          <w:rtl/>
        </w:rPr>
        <w:t xml:space="preserve"> נקודות) </w:t>
      </w:r>
      <w:r w:rsidRPr="00C06588">
        <w:rPr>
          <w:rtl/>
          <w:lang w:eastAsia="he-IL"/>
        </w:rPr>
        <w:t xml:space="preserve"> עד למדד הידוע ביום הגשת כל חשבון.</w:t>
      </w:r>
    </w:p>
    <w:p w14:paraId="782D0DED" w14:textId="77777777" w:rsidR="00C140D3" w:rsidRPr="00C06588"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737C222C" w14:textId="77777777" w:rsidR="00C140D3" w:rsidRPr="00C06588"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7C37F388" w14:textId="77777777" w:rsidR="00C140D3" w:rsidRPr="00C06588"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בנוסף לכל תשלום ישולם ל</w:t>
      </w:r>
      <w:r w:rsidRPr="00C06588">
        <w:rPr>
          <w:rFonts w:ascii="Times New Roman" w:eastAsia="Times New Roman" w:hAnsi="Times New Roman" w:cs="David" w:hint="eastAsia"/>
          <w:sz w:val="24"/>
          <w:szCs w:val="24"/>
          <w:rtl/>
        </w:rPr>
        <w:t>מתכנן</w:t>
      </w:r>
      <w:r w:rsidRPr="00C06588">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06588">
        <w:rPr>
          <w:rFonts w:ascii="Times New Roman" w:eastAsia="Times New Roman" w:hAnsi="Times New Roman" w:cs="David" w:hint="eastAsia"/>
          <w:sz w:val="24"/>
          <w:szCs w:val="24"/>
          <w:rtl/>
        </w:rPr>
        <w:t>י</w:t>
      </w:r>
      <w:r w:rsidRPr="00C06588">
        <w:rPr>
          <w:rFonts w:ascii="Times New Roman" w:eastAsia="Times New Roman" w:hAnsi="Times New Roman" w:cs="David"/>
          <w:sz w:val="24"/>
          <w:szCs w:val="24"/>
          <w:rtl/>
        </w:rPr>
        <w:t>הול ספרים ואישור על ניכוי מס במקור.</w:t>
      </w:r>
    </w:p>
    <w:p w14:paraId="0986AADC" w14:textId="77777777" w:rsidR="00C140D3" w:rsidRPr="00C06588"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0E55768B" w14:textId="77777777" w:rsidR="00C140D3" w:rsidRPr="00C06588"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תנאי מוקדם לביצוע התשלומים לפי נספח זה הוא קיום כל התחייבויות ה</w:t>
      </w:r>
      <w:r w:rsidRPr="00C06588">
        <w:rPr>
          <w:rFonts w:ascii="Times New Roman" w:eastAsia="Times New Roman" w:hAnsi="Times New Roman" w:cs="David" w:hint="eastAsia"/>
          <w:sz w:val="24"/>
          <w:szCs w:val="24"/>
          <w:rtl/>
        </w:rPr>
        <w:t>מתכנן</w:t>
      </w:r>
      <w:r w:rsidRPr="00C06588">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והתכניות למזמין.</w:t>
      </w:r>
    </w:p>
    <w:p w14:paraId="7FB163F2" w14:textId="77777777" w:rsidR="00C140D3" w:rsidRPr="00C06588"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5354369F" w14:textId="77777777" w:rsidR="00C140D3" w:rsidRPr="00C06588"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06588">
        <w:rPr>
          <w:rFonts w:ascii="Times New Roman" w:eastAsia="Times New Roman" w:hAnsi="Times New Roman" w:cs="David"/>
          <w:sz w:val="24"/>
          <w:szCs w:val="24"/>
          <w:rtl/>
        </w:rPr>
        <w:br w:type="page"/>
      </w:r>
      <w:bookmarkEnd w:id="1"/>
      <w:r w:rsidRPr="00C06588">
        <w:rPr>
          <w:rFonts w:ascii="Times New Roman" w:eastAsia="Times New Roman" w:hAnsi="Times New Roman" w:cs="David"/>
          <w:b/>
          <w:bCs/>
          <w:sz w:val="24"/>
          <w:szCs w:val="24"/>
          <w:u w:val="single"/>
          <w:rtl/>
        </w:rPr>
        <w:lastRenderedPageBreak/>
        <w:t>נספח "ה"</w:t>
      </w:r>
    </w:p>
    <w:p w14:paraId="60C04767" w14:textId="77777777" w:rsidR="00C140D3" w:rsidRPr="00C06588"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06588">
        <w:rPr>
          <w:rFonts w:ascii="Times New Roman" w:eastAsia="Times New Roman" w:hAnsi="Times New Roman" w:cs="David"/>
          <w:b/>
          <w:bCs/>
          <w:sz w:val="24"/>
          <w:szCs w:val="24"/>
          <w:u w:val="single"/>
          <w:rtl/>
        </w:rPr>
        <w:t xml:space="preserve">תשלומי שכר </w:t>
      </w:r>
      <w:r w:rsidRPr="00C06588">
        <w:rPr>
          <w:rFonts w:ascii="Times New Roman" w:eastAsia="Times New Roman" w:hAnsi="Times New Roman" w:cs="David" w:hint="eastAsia"/>
          <w:b/>
          <w:bCs/>
          <w:sz w:val="24"/>
          <w:szCs w:val="24"/>
          <w:u w:val="single"/>
          <w:rtl/>
        </w:rPr>
        <w:t>המתכנן</w:t>
      </w:r>
    </w:p>
    <w:p w14:paraId="4B802BDC" w14:textId="77777777" w:rsidR="00C140D3" w:rsidRPr="00C06588"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0F1F70EA" w14:textId="77777777" w:rsidR="00C140D3" w:rsidRPr="00C06588"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443B7A41" w14:textId="77777777" w:rsidR="007A10F8" w:rsidRPr="00C0658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06588">
        <w:rPr>
          <w:rFonts w:ascii="Times New Roman" w:eastAsia="Times New Roman" w:hAnsi="Times New Roman" w:cs="David"/>
          <w:sz w:val="24"/>
          <w:szCs w:val="24"/>
          <w:rtl/>
        </w:rPr>
        <w:t xml:space="preserve">שכר </w:t>
      </w:r>
      <w:r w:rsidRPr="00C06588">
        <w:rPr>
          <w:rFonts w:ascii="Times New Roman" w:eastAsia="Times New Roman" w:hAnsi="Times New Roman" w:cs="David" w:hint="eastAsia"/>
          <w:sz w:val="24"/>
          <w:szCs w:val="24"/>
          <w:rtl/>
        </w:rPr>
        <w:t>המתכנן</w:t>
      </w:r>
      <w:r w:rsidRPr="00C06588">
        <w:rPr>
          <w:rFonts w:ascii="Times New Roman" w:eastAsia="Times New Roman" w:hAnsi="Times New Roman" w:cs="David"/>
          <w:sz w:val="24"/>
          <w:szCs w:val="24"/>
          <w:rtl/>
        </w:rPr>
        <w:t xml:space="preserve"> ישולם לשיעורין כנגד גמר כל שלב ושלב של שרותי </w:t>
      </w:r>
      <w:r w:rsidRPr="00C06588">
        <w:rPr>
          <w:rFonts w:ascii="Times New Roman" w:eastAsia="Times New Roman" w:hAnsi="Times New Roman" w:cs="David" w:hint="eastAsia"/>
          <w:sz w:val="24"/>
          <w:szCs w:val="24"/>
          <w:rtl/>
        </w:rPr>
        <w:t>המתכנן</w:t>
      </w:r>
      <w:r w:rsidRPr="00C06588">
        <w:rPr>
          <w:rFonts w:ascii="Times New Roman" w:eastAsia="Times New Roman" w:hAnsi="Times New Roman" w:cs="David"/>
          <w:sz w:val="24"/>
          <w:szCs w:val="24"/>
          <w:rtl/>
        </w:rPr>
        <w:t xml:space="preserve"> כמוגדר בחוזה לרבות בנספחים ב' ו- ח' כדלקמן:</w:t>
      </w:r>
    </w:p>
    <w:p w14:paraId="38CDE0C3" w14:textId="77777777" w:rsidR="00C140D3" w:rsidRPr="00C0658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br/>
      </w:r>
    </w:p>
    <w:p w14:paraId="4D3467D0" w14:textId="77777777" w:rsidR="00C140D3" w:rsidRPr="00C06588"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א.</w:t>
      </w:r>
      <w:r w:rsidRPr="00C06588">
        <w:rPr>
          <w:rFonts w:ascii="Times New Roman" w:eastAsia="Times New Roman" w:hAnsi="Times New Roman" w:cs="David"/>
          <w:sz w:val="24"/>
          <w:szCs w:val="24"/>
          <w:rtl/>
        </w:rPr>
        <w:tab/>
        <w:t>לאחר גמר ביצוע סעיף 4.1 בנספח ב'</w:t>
      </w:r>
      <w:r w:rsidRPr="00C06588">
        <w:rPr>
          <w:rFonts w:ascii="Times New Roman" w:eastAsia="Times New Roman" w:hAnsi="Times New Roman" w:cs="David"/>
          <w:sz w:val="24"/>
          <w:szCs w:val="24"/>
          <w:u w:val="dotted"/>
          <w:rtl/>
        </w:rPr>
        <w:tab/>
      </w:r>
      <w:r w:rsidRPr="00C06588">
        <w:rPr>
          <w:rFonts w:ascii="Times New Roman" w:eastAsia="Times New Roman" w:hAnsi="Times New Roman" w:cs="David"/>
          <w:sz w:val="24"/>
          <w:szCs w:val="24"/>
          <w:u w:val="dotted"/>
          <w:rtl/>
        </w:rPr>
        <w:tab/>
      </w:r>
      <w:r w:rsidRPr="00C06588">
        <w:rPr>
          <w:rFonts w:ascii="Times New Roman" w:eastAsia="Times New Roman" w:hAnsi="Times New Roman" w:cs="David"/>
          <w:sz w:val="24"/>
          <w:szCs w:val="24"/>
          <w:rtl/>
        </w:rPr>
        <w:t>60%</w:t>
      </w:r>
    </w:p>
    <w:p w14:paraId="6E7F81A2" w14:textId="77777777" w:rsidR="00C140D3" w:rsidRPr="00C06588"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ב.</w:t>
      </w:r>
      <w:r w:rsidRPr="00C06588">
        <w:rPr>
          <w:rFonts w:ascii="Times New Roman" w:eastAsia="Times New Roman" w:hAnsi="Times New Roman" w:cs="David"/>
          <w:sz w:val="24"/>
          <w:szCs w:val="24"/>
          <w:rtl/>
        </w:rPr>
        <w:tab/>
        <w:t>לאחר גמר ביצוע סעיף 4.2 בנספח ב'</w:t>
      </w:r>
      <w:r w:rsidRPr="00C06588">
        <w:rPr>
          <w:rFonts w:ascii="Times New Roman" w:eastAsia="Times New Roman" w:hAnsi="Times New Roman" w:cs="David"/>
          <w:sz w:val="24"/>
          <w:szCs w:val="24"/>
          <w:u w:val="dotted"/>
          <w:rtl/>
        </w:rPr>
        <w:tab/>
      </w:r>
      <w:r w:rsidRPr="00C06588">
        <w:rPr>
          <w:rFonts w:ascii="Times New Roman" w:eastAsia="Times New Roman" w:hAnsi="Times New Roman" w:cs="David"/>
          <w:sz w:val="24"/>
          <w:szCs w:val="24"/>
          <w:u w:val="dotted"/>
          <w:rtl/>
        </w:rPr>
        <w:tab/>
      </w:r>
      <w:r w:rsidRPr="00C06588">
        <w:rPr>
          <w:rFonts w:ascii="Times New Roman" w:eastAsia="Times New Roman" w:hAnsi="Times New Roman" w:cs="David"/>
          <w:sz w:val="24"/>
          <w:szCs w:val="24"/>
          <w:rtl/>
        </w:rPr>
        <w:t>10%</w:t>
      </w:r>
    </w:p>
    <w:p w14:paraId="2C9D1359" w14:textId="77777777" w:rsidR="00C140D3" w:rsidRPr="00C06588"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ג.</w:t>
      </w:r>
      <w:r w:rsidRPr="00C06588">
        <w:rPr>
          <w:rFonts w:ascii="Times New Roman" w:eastAsia="Times New Roman" w:hAnsi="Times New Roman" w:cs="David"/>
          <w:sz w:val="24"/>
          <w:szCs w:val="24"/>
          <w:rtl/>
        </w:rPr>
        <w:tab/>
        <w:t>לאחר גמר ביצוע סעיף 4.3 בנספח ב'</w:t>
      </w:r>
      <w:r w:rsidRPr="00C06588">
        <w:rPr>
          <w:rFonts w:ascii="Times New Roman" w:eastAsia="Times New Roman" w:hAnsi="Times New Roman" w:cs="David"/>
          <w:sz w:val="24"/>
          <w:szCs w:val="24"/>
          <w:u w:val="dotted"/>
          <w:rtl/>
        </w:rPr>
        <w:tab/>
      </w:r>
      <w:r w:rsidRPr="00C06588">
        <w:rPr>
          <w:rFonts w:ascii="Times New Roman" w:eastAsia="Times New Roman" w:hAnsi="Times New Roman" w:cs="David"/>
          <w:sz w:val="24"/>
          <w:szCs w:val="24"/>
          <w:u w:val="dotted"/>
          <w:rtl/>
        </w:rPr>
        <w:tab/>
      </w:r>
      <w:r w:rsidRPr="00C06588">
        <w:rPr>
          <w:rFonts w:ascii="Times New Roman" w:eastAsia="Times New Roman" w:hAnsi="Times New Roman" w:cs="David"/>
          <w:sz w:val="24"/>
          <w:szCs w:val="24"/>
          <w:rtl/>
        </w:rPr>
        <w:t>30%</w:t>
      </w:r>
    </w:p>
    <w:p w14:paraId="20FBFB9A" w14:textId="77777777" w:rsidR="00C140D3" w:rsidRPr="00C06588" w:rsidRDefault="007A10F8" w:rsidP="007A10F8">
      <w:pPr>
        <w:spacing w:before="0" w:beforeAutospacing="0" w:after="0" w:afterAutospacing="0" w:line="360" w:lineRule="auto"/>
        <w:jc w:val="both"/>
        <w:rPr>
          <w:rFonts w:ascii="Times New Roman" w:eastAsia="Times New Roman" w:hAnsi="Times New Roman" w:cs="David"/>
          <w:sz w:val="24"/>
          <w:szCs w:val="24"/>
          <w:rtl/>
          <w:lang w:eastAsia="he-IL"/>
        </w:rPr>
      </w:pPr>
      <w:r w:rsidRPr="00C06588">
        <w:rPr>
          <w:rFonts w:ascii="Times New Roman" w:eastAsia="Times New Roman" w:hAnsi="Times New Roman" w:cs="David"/>
          <w:b/>
          <w:bCs/>
          <w:sz w:val="25"/>
          <w:szCs w:val="24"/>
          <w:rtl/>
        </w:rPr>
        <w:t xml:space="preserve">                                                                         </w:t>
      </w:r>
      <w:r w:rsidR="00C140D3" w:rsidRPr="00C06588">
        <w:rPr>
          <w:rFonts w:ascii="Times New Roman" w:eastAsia="Times New Roman" w:hAnsi="Times New Roman" w:cs="David" w:hint="eastAsia"/>
          <w:b/>
          <w:bCs/>
          <w:sz w:val="25"/>
          <w:szCs w:val="24"/>
          <w:u w:val="single"/>
          <w:rtl/>
        </w:rPr>
        <w:t>סה</w:t>
      </w:r>
      <w:r w:rsidR="00C140D3" w:rsidRPr="00C06588">
        <w:rPr>
          <w:rFonts w:ascii="Times New Roman" w:eastAsia="Times New Roman" w:hAnsi="Times New Roman" w:cs="David"/>
          <w:b/>
          <w:bCs/>
          <w:sz w:val="25"/>
          <w:szCs w:val="24"/>
          <w:u w:val="single"/>
          <w:rtl/>
        </w:rPr>
        <w:t>"כ</w:t>
      </w:r>
      <w:r w:rsidR="00C140D3" w:rsidRPr="00C06588">
        <w:rPr>
          <w:rFonts w:ascii="Times New Roman" w:eastAsia="Times New Roman" w:hAnsi="Times New Roman" w:cs="David"/>
          <w:b/>
          <w:bCs/>
          <w:sz w:val="25"/>
          <w:szCs w:val="24"/>
          <w:rtl/>
        </w:rPr>
        <w:t>:</w:t>
      </w:r>
      <w:r w:rsidR="00C140D3" w:rsidRPr="00C06588">
        <w:rPr>
          <w:rFonts w:ascii="Times New Roman" w:eastAsia="Times New Roman" w:hAnsi="Times New Roman" w:cs="David"/>
          <w:b/>
          <w:bCs/>
          <w:sz w:val="25"/>
          <w:szCs w:val="24"/>
          <w:u w:val="dotted"/>
          <w:rtl/>
        </w:rPr>
        <w:tab/>
      </w:r>
      <w:r w:rsidR="00C140D3" w:rsidRPr="00C06588">
        <w:rPr>
          <w:rFonts w:ascii="Times New Roman" w:eastAsia="Times New Roman" w:hAnsi="Times New Roman" w:cs="David"/>
          <w:b/>
          <w:bCs/>
          <w:sz w:val="25"/>
          <w:szCs w:val="24"/>
          <w:u w:val="dotted"/>
          <w:rtl/>
        </w:rPr>
        <w:tab/>
      </w:r>
      <w:r w:rsidR="00C140D3" w:rsidRPr="00C06588">
        <w:rPr>
          <w:rFonts w:ascii="Times New Roman" w:eastAsia="Times New Roman" w:hAnsi="Times New Roman" w:cs="David"/>
          <w:b/>
          <w:bCs/>
          <w:sz w:val="25"/>
          <w:szCs w:val="24"/>
          <w:rtl/>
        </w:rPr>
        <w:t>100%</w:t>
      </w:r>
      <w:r w:rsidR="00C140D3" w:rsidRPr="00C06588">
        <w:rPr>
          <w:rFonts w:ascii="Times New Roman" w:eastAsia="Times New Roman" w:hAnsi="Times New Roman" w:cs="David"/>
          <w:sz w:val="24"/>
          <w:szCs w:val="24"/>
          <w:rtl/>
          <w:lang w:eastAsia="he-IL"/>
        </w:rPr>
        <w:t xml:space="preserve"> </w:t>
      </w:r>
    </w:p>
    <w:p w14:paraId="7DEFF43F" w14:textId="77777777" w:rsidR="00C140D3" w:rsidRPr="00C0658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06588">
        <w:rPr>
          <w:rFonts w:ascii="Times New Roman" w:eastAsia="Times New Roman" w:hAnsi="Times New Roman" w:cs="David"/>
          <w:sz w:val="24"/>
          <w:szCs w:val="24"/>
          <w:rtl/>
        </w:rPr>
        <w:t xml:space="preserve">למרות האמור בסעיף 1 לעיל רשאי המזמין לשלם </w:t>
      </w:r>
      <w:r w:rsidRPr="00C06588">
        <w:rPr>
          <w:rFonts w:ascii="Times New Roman" w:eastAsia="Times New Roman" w:hAnsi="Times New Roman" w:cs="David" w:hint="eastAsia"/>
          <w:sz w:val="24"/>
          <w:szCs w:val="24"/>
          <w:rtl/>
        </w:rPr>
        <w:t>למתכנן</w:t>
      </w:r>
      <w:r w:rsidRPr="00C06588">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797A02A7" w14:textId="77777777" w:rsidR="00C140D3" w:rsidRPr="00C06588"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58C4C4EA" w14:textId="77777777" w:rsidR="00C140D3" w:rsidRPr="00C0658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06588">
        <w:rPr>
          <w:rFonts w:ascii="Times New Roman" w:eastAsia="Times New Roman" w:hAnsi="Times New Roman" w:cs="David" w:hint="eastAsia"/>
          <w:sz w:val="24"/>
          <w:szCs w:val="24"/>
          <w:rtl/>
        </w:rPr>
        <w:t>המתכנן</w:t>
      </w:r>
      <w:r w:rsidRPr="00C06588">
        <w:rPr>
          <w:rFonts w:ascii="Times New Roman" w:eastAsia="Times New Roman" w:hAnsi="Times New Roman" w:cs="David"/>
          <w:sz w:val="24"/>
          <w:szCs w:val="24"/>
          <w:rtl/>
        </w:rPr>
        <w:t xml:space="preserve"> יגיש חשבון לא יותר מאשר פעם בחודש. לכל חשבון יצרף </w:t>
      </w:r>
      <w:r w:rsidRPr="00C06588">
        <w:rPr>
          <w:rFonts w:ascii="Times New Roman" w:eastAsia="Times New Roman" w:hAnsi="Times New Roman" w:cs="David" w:hint="eastAsia"/>
          <w:sz w:val="24"/>
          <w:szCs w:val="24"/>
          <w:rtl/>
        </w:rPr>
        <w:t>המתכנן</w:t>
      </w:r>
      <w:r w:rsidRPr="00C06588">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0FC335C7" w14:textId="77777777" w:rsidR="00C140D3" w:rsidRPr="00C06588"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4EF2D4EE" w14:textId="77777777" w:rsidR="00C140D3" w:rsidRPr="00C06588"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 xml:space="preserve">המזמין ישלם את שכר </w:t>
      </w:r>
      <w:r w:rsidRPr="00C06588">
        <w:rPr>
          <w:rFonts w:ascii="Times New Roman" w:eastAsia="Times New Roman" w:hAnsi="Times New Roman" w:cs="David" w:hint="eastAsia"/>
          <w:sz w:val="24"/>
          <w:szCs w:val="24"/>
          <w:rtl/>
        </w:rPr>
        <w:t>המתכנן</w:t>
      </w:r>
      <w:r w:rsidRPr="00C06588">
        <w:rPr>
          <w:rFonts w:ascii="Times New Roman" w:eastAsia="Times New Roman" w:hAnsi="Times New Roman" w:cs="David"/>
          <w:sz w:val="24"/>
          <w:szCs w:val="24"/>
          <w:rtl/>
        </w:rPr>
        <w:t xml:space="preserve"> בתוך 60 יום מתאריך אישור החשבון ע"י המנהל.</w:t>
      </w:r>
    </w:p>
    <w:p w14:paraId="54DF8CCB" w14:textId="77777777" w:rsidR="00C140D3" w:rsidRPr="00C06588"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1F293BE3" w14:textId="77777777" w:rsidR="00C140D3" w:rsidRPr="00C0658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06588">
        <w:rPr>
          <w:rFonts w:ascii="Times New Roman" w:eastAsia="Times New Roman" w:hAnsi="Times New Roman" w:cs="David" w:hint="eastAsia"/>
          <w:sz w:val="24"/>
          <w:szCs w:val="24"/>
          <w:rtl/>
        </w:rPr>
        <w:t>הגשת</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החשבונות</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תתבצע</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תוך</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הטענתם</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לתיקיית</w:t>
      </w:r>
      <w:r w:rsidRPr="00C06588">
        <w:rPr>
          <w:rFonts w:ascii="Times New Roman" w:eastAsia="Times New Roman" w:hAnsi="Times New Roman" w:cs="David"/>
          <w:sz w:val="24"/>
          <w:szCs w:val="24"/>
          <w:rtl/>
        </w:rPr>
        <w:t xml:space="preserve"> "חשבונות </w:t>
      </w:r>
      <w:r w:rsidRPr="00C06588">
        <w:rPr>
          <w:rFonts w:ascii="Times New Roman" w:eastAsia="Times New Roman" w:hAnsi="Times New Roman" w:cs="David" w:hint="eastAsia"/>
          <w:sz w:val="24"/>
          <w:szCs w:val="24"/>
          <w:rtl/>
        </w:rPr>
        <w:t>מוגשים</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במערכת</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ה</w:t>
      </w:r>
      <w:r w:rsidRPr="00C06588">
        <w:rPr>
          <w:rFonts w:ascii="Times New Roman" w:eastAsia="Times New Roman" w:hAnsi="Times New Roman" w:cs="David"/>
          <w:sz w:val="24"/>
          <w:szCs w:val="24"/>
          <w:rtl/>
        </w:rPr>
        <w:t>-</w:t>
      </w:r>
      <w:r w:rsidRPr="00C06588">
        <w:rPr>
          <w:rFonts w:ascii="Times New Roman" w:eastAsia="Times New Roman" w:hAnsi="Times New Roman" w:cs="David"/>
          <w:sz w:val="24"/>
          <w:szCs w:val="24"/>
        </w:rPr>
        <w:t>@view</w:t>
      </w:r>
      <w:r w:rsidRPr="00C06588">
        <w:rPr>
          <w:rFonts w:ascii="Times New Roman" w:eastAsia="Times New Roman" w:hAnsi="Times New Roman" w:cs="David"/>
          <w:sz w:val="24"/>
          <w:szCs w:val="24"/>
          <w:rtl/>
        </w:rPr>
        <w:t xml:space="preserve"> ויידוע המנהל בהתאם. מובהר כי הטענת החשבון למערכת מהווה תנאי לטיפול בו.</w:t>
      </w:r>
    </w:p>
    <w:p w14:paraId="0BEB3BC6" w14:textId="77777777" w:rsidR="00C140D3" w:rsidRPr="00C06588"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5A60D945" w14:textId="77777777" w:rsidR="00C140D3" w:rsidRPr="00C06588"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507C0AB3" w14:textId="77777777" w:rsidR="00C140D3" w:rsidRPr="00C06588"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41B35EAD" w14:textId="77777777" w:rsidR="00C140D3" w:rsidRPr="00C06588"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06588">
        <w:rPr>
          <w:rFonts w:ascii="Times New Roman" w:eastAsia="Times New Roman" w:hAnsi="Times New Roman" w:cs="David"/>
          <w:b/>
          <w:bCs/>
          <w:sz w:val="24"/>
          <w:szCs w:val="24"/>
          <w:u w:val="single"/>
          <w:rtl/>
        </w:rPr>
        <w:br w:type="page"/>
      </w:r>
    </w:p>
    <w:p w14:paraId="1943F109" w14:textId="77777777" w:rsidR="00C12F17" w:rsidRPr="00C06588"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C06588">
        <w:rPr>
          <w:rFonts w:ascii="Times New Roman" w:eastAsia="Times New Roman" w:hAnsi="Times New Roman" w:cs="David" w:hint="eastAsia"/>
          <w:bCs/>
          <w:sz w:val="20"/>
          <w:szCs w:val="24"/>
          <w:u w:val="single"/>
          <w:rtl/>
          <w:lang w:eastAsia="he-IL"/>
        </w:rPr>
        <w:lastRenderedPageBreak/>
        <w:t>נספח</w:t>
      </w:r>
      <w:r w:rsidRPr="00C06588">
        <w:rPr>
          <w:rFonts w:ascii="Times New Roman" w:eastAsia="Times New Roman" w:hAnsi="Times New Roman" w:cs="David"/>
          <w:bCs/>
          <w:sz w:val="20"/>
          <w:szCs w:val="24"/>
          <w:u w:val="single"/>
          <w:rtl/>
          <w:lang w:eastAsia="he-IL"/>
        </w:rPr>
        <w:t xml:space="preserve"> "ו''</w:t>
      </w:r>
    </w:p>
    <w:p w14:paraId="5E82A61B" w14:textId="2D02B9C7" w:rsidR="00C12F17" w:rsidRPr="00C06588"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תאריך</w:t>
      </w:r>
      <w:r w:rsidRPr="00C06588">
        <w:rPr>
          <w:rFonts w:ascii="Times New Roman" w:eastAsia="Times New Roman" w:hAnsi="Times New Roman" w:cs="David"/>
          <w:sz w:val="24"/>
          <w:szCs w:val="24"/>
          <w:rtl/>
          <w:lang w:eastAsia="he-IL"/>
        </w:rPr>
        <w:t xml:space="preserve"> : </w:t>
      </w:r>
      <w:sdt>
        <w:sdtPr>
          <w:rPr>
            <w:rFonts w:ascii="Times New Roman" w:eastAsia="Times New Roman" w:hAnsi="Times New Roman" w:cs="David"/>
            <w:sz w:val="24"/>
            <w:szCs w:val="24"/>
            <w:rtl/>
            <w:lang w:eastAsia="he-IL"/>
          </w:rPr>
          <w:alias w:val="תאריך חתימת חוזה"/>
          <w:tag w:val="cntSignDate"/>
          <w:id w:val="94216678"/>
          <w:placeholder>
            <w:docPart w:val="644546A22C674B6EA6051E4C7B5CC2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10-23T00:00:00Z">
            <w:dateFormat w:val="dd/MM/yyyy"/>
            <w:lid w:val="he-IL"/>
            <w:storeMappedDataAs w:val="dateTime"/>
            <w:calendar w:val="gregorian"/>
          </w:date>
        </w:sdtPr>
        <w:sdtEndPr>
          <w:rPr>
            <w:rFonts w:hint="cs"/>
          </w:rPr>
        </w:sdtEndPr>
        <w:sdtContent>
          <w:r w:rsidR="003241CE" w:rsidRPr="00C06588">
            <w:rPr>
              <w:rFonts w:ascii="Times New Roman" w:eastAsia="Times New Roman" w:hAnsi="Times New Roman" w:cs="David" w:hint="cs"/>
              <w:sz w:val="24"/>
              <w:szCs w:val="24"/>
              <w:rtl/>
              <w:lang w:eastAsia="he-IL"/>
            </w:rPr>
            <w:t>‏23/10/2022</w:t>
          </w:r>
        </w:sdtContent>
      </w:sdt>
      <w:r w:rsidRPr="00C06588">
        <w:rPr>
          <w:rFonts w:ascii="Times New Roman" w:eastAsia="Times New Roman" w:hAnsi="Times New Roman" w:cs="David"/>
          <w:bCs/>
          <w:sz w:val="24"/>
          <w:szCs w:val="24"/>
          <w:rtl/>
          <w:lang w:eastAsia="he-IL"/>
        </w:rPr>
        <w:br/>
      </w:r>
    </w:p>
    <w:p w14:paraId="552B50B8" w14:textId="77777777" w:rsidR="00C12F17" w:rsidRPr="00C06588"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לכבוד</w:t>
      </w:r>
      <w:r w:rsidRPr="00C06588">
        <w:rPr>
          <w:rFonts w:ascii="Times New Roman" w:eastAsia="Times New Roman" w:hAnsi="Times New Roman" w:cs="David"/>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827822700"/>
        <w:placeholder>
          <w:docPart w:val="534036BD36C34A68BED9CD5EE7545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9C486CB" w14:textId="77777777" w:rsidR="00C12F17" w:rsidRPr="00C06588" w:rsidRDefault="00597849" w:rsidP="007F046E">
          <w:pPr>
            <w:widowControl w:val="0"/>
            <w:spacing w:before="0" w:beforeAutospacing="0" w:after="0" w:afterAutospacing="0" w:line="240" w:lineRule="auto"/>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br/>
            <w:t>אפריקה ישראל מגורים בע"מ</w:t>
          </w:r>
          <w:r w:rsidRPr="00C06588">
            <w:rPr>
              <w:rFonts w:ascii="Times New Roman" w:eastAsia="Times New Roman" w:hAnsi="Times New Roman" w:cs="David"/>
              <w:sz w:val="24"/>
              <w:szCs w:val="24"/>
              <w:rtl/>
              <w:lang w:eastAsia="he-IL"/>
            </w:rPr>
            <w:br/>
            <w:t>יוני נתניהו 1 ג' אור יהודה</w:t>
          </w:r>
          <w:r w:rsidRPr="00C06588">
            <w:rPr>
              <w:rFonts w:ascii="Times New Roman" w:eastAsia="Times New Roman" w:hAnsi="Times New Roman" w:cs="David"/>
              <w:sz w:val="24"/>
              <w:szCs w:val="24"/>
              <w:rtl/>
              <w:lang w:eastAsia="he-IL"/>
            </w:rPr>
            <w:br/>
            <w:t>מ.ז 52-003476-0</w:t>
          </w:r>
          <w:r w:rsidRPr="00C06588">
            <w:rPr>
              <w:rFonts w:ascii="Times New Roman" w:eastAsia="Times New Roman" w:hAnsi="Times New Roman" w:cs="David"/>
              <w:sz w:val="24"/>
              <w:szCs w:val="24"/>
              <w:rtl/>
              <w:lang w:eastAsia="he-IL"/>
            </w:rPr>
            <w:br/>
          </w:r>
          <w:r w:rsidRPr="00C06588">
            <w:rPr>
              <w:rFonts w:ascii="Times New Roman" w:eastAsia="Times New Roman" w:hAnsi="Times New Roman" w:cs="David"/>
              <w:sz w:val="24"/>
              <w:szCs w:val="24"/>
              <w:rtl/>
              <w:lang w:eastAsia="he-IL"/>
            </w:rPr>
            <w:br/>
            <w:t>שיכון ובינוי נדל"ן בע"מ</w:t>
          </w:r>
          <w:r w:rsidRPr="00C06588">
            <w:rPr>
              <w:rFonts w:ascii="Times New Roman" w:eastAsia="Times New Roman" w:hAnsi="Times New Roman" w:cs="David"/>
              <w:sz w:val="24"/>
              <w:szCs w:val="24"/>
              <w:rtl/>
              <w:lang w:eastAsia="he-IL"/>
            </w:rPr>
            <w:br/>
            <w:t>שלם 3 רמת גן 52215</w:t>
          </w:r>
          <w:r w:rsidRPr="00C06588">
            <w:rPr>
              <w:rFonts w:ascii="Times New Roman" w:eastAsia="Times New Roman" w:hAnsi="Times New Roman" w:cs="David"/>
              <w:sz w:val="24"/>
              <w:szCs w:val="24"/>
              <w:rtl/>
              <w:lang w:eastAsia="he-IL"/>
            </w:rPr>
            <w:br/>
            <w:t>מ.ז 52-002117-1</w:t>
          </w:r>
          <w:r w:rsidRPr="00C06588">
            <w:rPr>
              <w:rFonts w:ascii="Times New Roman" w:eastAsia="Times New Roman" w:hAnsi="Times New Roman" w:cs="David"/>
              <w:sz w:val="24"/>
              <w:szCs w:val="24"/>
              <w:rtl/>
              <w:lang w:eastAsia="he-IL"/>
            </w:rPr>
            <w:br/>
          </w:r>
          <w:r w:rsidRPr="00C06588">
            <w:rPr>
              <w:rFonts w:ascii="Times New Roman" w:eastAsia="Times New Roman" w:hAnsi="Times New Roman" w:cs="David"/>
              <w:sz w:val="24"/>
              <w:szCs w:val="24"/>
              <w:rtl/>
              <w:lang w:eastAsia="he-IL"/>
            </w:rPr>
            <w:br/>
            <w:t>כלל נכסי נדלן נשר מרכז (נ.נ.נ.מ) שותפות מוגבלת</w:t>
          </w:r>
          <w:r w:rsidRPr="00C06588">
            <w:rPr>
              <w:rFonts w:ascii="Times New Roman" w:eastAsia="Times New Roman" w:hAnsi="Times New Roman" w:cs="David"/>
              <w:sz w:val="24"/>
              <w:szCs w:val="24"/>
              <w:rtl/>
              <w:lang w:eastAsia="he-IL"/>
            </w:rPr>
            <w:br/>
            <w:t>מרכז עזריאלי בניין משולש 3, תל אביב</w:t>
          </w:r>
          <w:r w:rsidRPr="00C06588">
            <w:rPr>
              <w:rFonts w:ascii="Times New Roman" w:eastAsia="Times New Roman" w:hAnsi="Times New Roman" w:cs="David"/>
              <w:sz w:val="24"/>
              <w:szCs w:val="24"/>
              <w:rtl/>
              <w:lang w:eastAsia="he-IL"/>
            </w:rPr>
            <w:br/>
            <w:t>540283033</w:t>
          </w:r>
          <w:r w:rsidRPr="00C06588">
            <w:rPr>
              <w:rFonts w:ascii="Times New Roman" w:eastAsia="Times New Roman" w:hAnsi="Times New Roman" w:cs="David"/>
              <w:sz w:val="24"/>
              <w:szCs w:val="24"/>
              <w:rtl/>
              <w:lang w:eastAsia="he-IL"/>
            </w:rPr>
            <w:br/>
          </w:r>
        </w:p>
      </w:sdtContent>
    </w:sdt>
    <w:p w14:paraId="037425CB" w14:textId="77777777" w:rsidR="00C12F17" w:rsidRPr="00C06588"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DA7C98" w14:textId="77777777" w:rsidR="00C12F17" w:rsidRPr="00C06588"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א</w:t>
      </w:r>
      <w:r w:rsidRPr="00C06588">
        <w:rPr>
          <w:rFonts w:ascii="Times New Roman" w:eastAsia="Times New Roman" w:hAnsi="Times New Roman" w:cs="David"/>
          <w:sz w:val="24"/>
          <w:szCs w:val="24"/>
          <w:rtl/>
          <w:lang w:eastAsia="he-IL"/>
        </w:rPr>
        <w:t>.נ.,</w:t>
      </w:r>
    </w:p>
    <w:p w14:paraId="6DEA8E43" w14:textId="77777777" w:rsidR="00C12F17" w:rsidRPr="00C06588" w:rsidRDefault="00C12F17" w:rsidP="00C12F1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A607F46" w14:textId="77777777" w:rsidR="00C12F17" w:rsidRPr="00C06588"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C06588">
        <w:rPr>
          <w:rFonts w:ascii="Times New Roman" w:eastAsia="Times New Roman" w:hAnsi="Times New Roman" w:cs="David" w:hint="eastAsia"/>
          <w:bCs/>
          <w:sz w:val="24"/>
          <w:szCs w:val="24"/>
          <w:u w:val="single"/>
          <w:rtl/>
          <w:lang w:eastAsia="he-IL"/>
        </w:rPr>
        <w:t>הצהרה</w:t>
      </w:r>
      <w:r w:rsidRPr="00C06588">
        <w:rPr>
          <w:rFonts w:ascii="Times New Roman" w:eastAsia="Times New Roman" w:hAnsi="Times New Roman" w:cs="David"/>
          <w:bCs/>
          <w:sz w:val="24"/>
          <w:szCs w:val="24"/>
          <w:u w:val="single"/>
          <w:rtl/>
          <w:lang w:eastAsia="he-IL"/>
        </w:rPr>
        <w:t xml:space="preserve"> </w:t>
      </w:r>
      <w:r w:rsidRPr="00C06588">
        <w:rPr>
          <w:rFonts w:ascii="Times New Roman" w:eastAsia="Times New Roman" w:hAnsi="Times New Roman" w:cs="David" w:hint="eastAsia"/>
          <w:bCs/>
          <w:sz w:val="24"/>
          <w:szCs w:val="24"/>
          <w:u w:val="single"/>
          <w:rtl/>
          <w:lang w:eastAsia="he-IL"/>
        </w:rPr>
        <w:t>והתחייבות</w:t>
      </w:r>
      <w:r w:rsidRPr="00C06588">
        <w:rPr>
          <w:rFonts w:ascii="Times New Roman" w:eastAsia="Times New Roman" w:hAnsi="Times New Roman" w:cs="David"/>
          <w:bCs/>
          <w:sz w:val="24"/>
          <w:szCs w:val="24"/>
          <w:u w:val="single"/>
          <w:rtl/>
          <w:lang w:eastAsia="he-IL"/>
        </w:rPr>
        <w:t xml:space="preserve"> </w:t>
      </w:r>
      <w:r w:rsidRPr="00C06588">
        <w:rPr>
          <w:rFonts w:ascii="Times New Roman" w:eastAsia="Times New Roman" w:hAnsi="Times New Roman" w:cs="David" w:hint="eastAsia"/>
          <w:bCs/>
          <w:sz w:val="24"/>
          <w:szCs w:val="24"/>
          <w:u w:val="single"/>
          <w:rtl/>
          <w:lang w:eastAsia="he-IL"/>
        </w:rPr>
        <w:t>לשמירת</w:t>
      </w:r>
      <w:r w:rsidRPr="00C06588">
        <w:rPr>
          <w:rFonts w:ascii="Times New Roman" w:eastAsia="Times New Roman" w:hAnsi="Times New Roman" w:cs="David"/>
          <w:bCs/>
          <w:sz w:val="24"/>
          <w:szCs w:val="24"/>
          <w:u w:val="single"/>
          <w:rtl/>
          <w:lang w:eastAsia="he-IL"/>
        </w:rPr>
        <w:t xml:space="preserve"> </w:t>
      </w:r>
      <w:r w:rsidRPr="00C06588">
        <w:rPr>
          <w:rFonts w:ascii="Times New Roman" w:eastAsia="Times New Roman" w:hAnsi="Times New Roman" w:cs="David" w:hint="eastAsia"/>
          <w:bCs/>
          <w:sz w:val="24"/>
          <w:szCs w:val="24"/>
          <w:u w:val="single"/>
          <w:rtl/>
          <w:lang w:eastAsia="he-IL"/>
        </w:rPr>
        <w:t>סודיות</w:t>
      </w:r>
    </w:p>
    <w:p w14:paraId="42FF7FAA" w14:textId="77777777" w:rsidR="00C12F17" w:rsidRPr="00C06588"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D1716D" w14:textId="77777777" w:rsidR="00C12F17" w:rsidRPr="00C06588"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אני</w:t>
      </w:r>
      <w:r w:rsidRPr="00C06588">
        <w:rPr>
          <w:rFonts w:ascii="Times New Roman" w:eastAsia="Times New Roman" w:hAnsi="Times New Roman" w:cs="David"/>
          <w:sz w:val="24"/>
          <w:szCs w:val="24"/>
          <w:rtl/>
          <w:lang w:eastAsia="he-IL"/>
        </w:rPr>
        <w:t xml:space="preserve"> הח"מ עובד חברת  </w:t>
      </w:r>
      <w:sdt>
        <w:sdtPr>
          <w:rPr>
            <w:rFonts w:ascii="Times New Roman" w:eastAsia="Times New Roman" w:hAnsi="Times New Roman" w:cs="David"/>
            <w:sz w:val="24"/>
            <w:szCs w:val="24"/>
            <w:rtl/>
            <w:lang w:eastAsia="he-IL"/>
          </w:rPr>
          <w:alias w:val="שם ספק"/>
          <w:tag w:val="cntSupllierName"/>
          <w:id w:val="-1468043177"/>
          <w:placeholder>
            <w:docPart w:val="1306C82E032347CABCCCBDD04C5C2A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97849" w:rsidRPr="00C06588">
            <w:rPr>
              <w:rFonts w:ascii="Times New Roman" w:eastAsia="Times New Roman" w:hAnsi="Times New Roman" w:cs="David"/>
              <w:sz w:val="24"/>
              <w:szCs w:val="24"/>
              <w:rtl/>
              <w:lang w:eastAsia="he-IL"/>
            </w:rPr>
            <w:t>לנדמן אלומיניום בע"מ</w:t>
          </w:r>
        </w:sdtContent>
      </w:sdt>
      <w:r w:rsidRPr="00C06588">
        <w:rPr>
          <w:rFonts w:ascii="Times New Roman" w:eastAsia="Times New Roman" w:hAnsi="Times New Roman" w:cs="David"/>
          <w:sz w:val="24"/>
          <w:szCs w:val="24"/>
          <w:rtl/>
          <w:lang w:eastAsia="he-IL"/>
        </w:rPr>
        <w:t xml:space="preserve"> / הפועל בשם חברת </w:t>
      </w:r>
      <w:r w:rsidRPr="00C06588">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2374609"/>
          <w:placeholder>
            <w:docPart w:val="B59F6D638C9F4FF09912ED6DD8580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97849" w:rsidRPr="00C06588">
            <w:rPr>
              <w:rFonts w:ascii="Times New Roman" w:eastAsia="Times New Roman" w:hAnsi="Times New Roman" w:cs="David"/>
              <w:sz w:val="24"/>
              <w:szCs w:val="24"/>
              <w:rtl/>
              <w:lang w:eastAsia="he-IL"/>
            </w:rPr>
            <w:t>לנדמן אלומיניום בע"מ</w:t>
          </w:r>
        </w:sdtContent>
      </w:sdt>
      <w:r w:rsidRPr="00C06588">
        <w:rPr>
          <w:rFonts w:ascii="Times New Roman" w:eastAsia="Times New Roman" w:hAnsi="Times New Roman" w:cs="David"/>
          <w:bCs/>
          <w:sz w:val="24"/>
          <w:szCs w:val="24"/>
          <w:rtl/>
          <w:lang w:eastAsia="he-IL"/>
        </w:rPr>
        <w:t xml:space="preserve"> /</w:t>
      </w:r>
      <w:r w:rsidRPr="00C06588">
        <w:rPr>
          <w:rFonts w:ascii="Times New Roman" w:eastAsia="Times New Roman" w:hAnsi="Times New Roman" w:cs="David"/>
          <w:sz w:val="24"/>
          <w:szCs w:val="24"/>
          <w:rtl/>
          <w:lang w:eastAsia="he-IL"/>
        </w:rPr>
        <w:t xml:space="preserve"> המספק שירותים לחברת </w:t>
      </w:r>
      <w:r w:rsidRPr="00C06588">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637914054"/>
          <w:placeholder>
            <w:docPart w:val="4FFC5275F607467087EF14E12E2EA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97849" w:rsidRPr="00C06588">
            <w:rPr>
              <w:rFonts w:ascii="Times New Roman" w:eastAsia="Times New Roman" w:hAnsi="Times New Roman" w:cs="David"/>
              <w:sz w:val="24"/>
              <w:szCs w:val="24"/>
              <w:rtl/>
              <w:lang w:eastAsia="he-IL"/>
            </w:rPr>
            <w:t>לנדמן אלומיניום בע"מ</w:t>
          </w:r>
        </w:sdtContent>
      </w:sdt>
      <w:r w:rsidRPr="00C06588">
        <w:rPr>
          <w:rFonts w:ascii="Times New Roman" w:eastAsia="Times New Roman" w:hAnsi="Times New Roman" w:cs="David"/>
          <w:sz w:val="24"/>
          <w:szCs w:val="24"/>
          <w:rtl/>
          <w:lang w:eastAsia="he-IL"/>
        </w:rPr>
        <w:t xml:space="preserve"> *,מצהיר בזאת ומתחייב כלפיכם כדלקמן:</w:t>
      </w:r>
    </w:p>
    <w:p w14:paraId="23F9462E" w14:textId="77777777" w:rsidR="00C12F17" w:rsidRPr="00C06588"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D06158C" w14:textId="18A59AD2" w:rsidR="00C12F17" w:rsidRPr="00C06588"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אני</w:t>
      </w:r>
      <w:r w:rsidRPr="00C06588">
        <w:rPr>
          <w:rFonts w:ascii="Times New Roman" w:eastAsia="Times New Roman" w:hAnsi="Times New Roman" w:cs="David"/>
          <w:sz w:val="24"/>
          <w:szCs w:val="24"/>
          <w:rtl/>
          <w:lang w:eastAsia="he-IL"/>
        </w:rPr>
        <w:t xml:space="preserve"> מועסק על ידי </w:t>
      </w:r>
      <w:sdt>
        <w:sdtPr>
          <w:rPr>
            <w:rFonts w:ascii="Times New Roman" w:eastAsia="Times New Roman" w:hAnsi="Times New Roman" w:cs="David"/>
            <w:sz w:val="24"/>
            <w:szCs w:val="24"/>
            <w:rtl/>
            <w:lang w:eastAsia="he-IL"/>
          </w:rPr>
          <w:alias w:val="שם ספק"/>
          <w:tag w:val="cntSupllierName"/>
          <w:id w:val="1282378856"/>
          <w:placeholder>
            <w:docPart w:val="4B64073F0FAE4D6F81F82E95B45CF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97849" w:rsidRPr="00C06588">
            <w:rPr>
              <w:rFonts w:ascii="Times New Roman" w:eastAsia="Times New Roman" w:hAnsi="Times New Roman" w:cs="David"/>
              <w:sz w:val="24"/>
              <w:szCs w:val="24"/>
              <w:rtl/>
              <w:lang w:eastAsia="he-IL"/>
            </w:rPr>
            <w:t>לנדמן אלומיניום בע"מ</w:t>
          </w:r>
        </w:sdtContent>
      </w:sdt>
      <w:r w:rsidRPr="00C06588">
        <w:rPr>
          <w:rFonts w:ascii="Times New Roman" w:eastAsia="Times New Roman" w:hAnsi="Times New Roman" w:cs="David"/>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
          <w:alias w:val="תבנית חוזה"/>
          <w:tag w:val="cntContractType"/>
          <w:id w:val="235442509"/>
          <w:placeholder>
            <w:docPart w:val="2D0F67D246954C1D90A3C812FC8EBD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C06588">
            <w:rPr>
              <w:rFonts w:ascii="Times New Roman" w:eastAsia="Times New Roman" w:hAnsi="Times New Roman" w:cs="David" w:hint="eastAsia"/>
              <w:bCs/>
              <w:sz w:val="24"/>
              <w:szCs w:val="24"/>
              <w:rtl/>
              <w:lang w:eastAsia="he-IL"/>
            </w:rPr>
            <w:t>מתכנן</w:t>
          </w:r>
          <w:r w:rsidRPr="00C06588">
            <w:rPr>
              <w:rFonts w:ascii="Times New Roman" w:eastAsia="Times New Roman" w:hAnsi="Times New Roman" w:cs="David"/>
              <w:bCs/>
              <w:sz w:val="24"/>
              <w:szCs w:val="24"/>
              <w:rtl/>
              <w:lang w:eastAsia="he-IL"/>
            </w:rPr>
            <w:t xml:space="preserve"> </w:t>
          </w:r>
          <w:r w:rsidR="009C0249" w:rsidRPr="00C06588">
            <w:rPr>
              <w:rFonts w:ascii="Times New Roman" w:eastAsia="Times New Roman" w:hAnsi="Times New Roman" w:cs="David" w:hint="eastAsia"/>
              <w:bCs/>
              <w:sz w:val="24"/>
              <w:szCs w:val="24"/>
              <w:rtl/>
              <w:lang w:eastAsia="he-IL"/>
            </w:rPr>
            <w:t>אלומיניום</w:t>
          </w:r>
        </w:sdtContent>
      </w:sdt>
      <w:r w:rsidRPr="00C06588">
        <w:rPr>
          <w:rFonts w:ascii="Times New Roman" w:eastAsia="Times New Roman" w:hAnsi="Times New Roman" w:cs="David"/>
          <w:bCs/>
          <w:sz w:val="24"/>
          <w:szCs w:val="24"/>
          <w:rtl/>
          <w:lang w:eastAsia="he-IL"/>
        </w:rPr>
        <w:t xml:space="preserve"> </w:t>
      </w:r>
      <w:r w:rsidRPr="00C06588">
        <w:rPr>
          <w:rFonts w:ascii="Times New Roman" w:eastAsia="Times New Roman" w:hAnsi="Times New Roman" w:cs="David" w:hint="eastAsia"/>
          <w:sz w:val="24"/>
          <w:szCs w:val="24"/>
          <w:rtl/>
          <w:lang w:eastAsia="he-IL"/>
        </w:rPr>
        <w:t>בפרויקט</w:t>
      </w:r>
      <w:r w:rsidRPr="00C06588">
        <w:rPr>
          <w:rFonts w:ascii="Times New Roman" w:eastAsia="Times New Roman" w:hAnsi="Times New Roman" w:cs="David"/>
          <w:sz w:val="24"/>
          <w:szCs w:val="24"/>
          <w:rtl/>
          <w:lang w:eastAsia="he-IL"/>
        </w:rPr>
        <w:t xml:space="preserve">  </w:t>
      </w:r>
      <w:sdt>
        <w:sdtPr>
          <w:rPr>
            <w:rFonts w:ascii="Times New Roman" w:eastAsia="Times New Roman" w:hAnsi="Times New Roman" w:cs="David" w:hint="cs"/>
            <w:bCs/>
            <w:sz w:val="24"/>
            <w:szCs w:val="24"/>
            <w:rtl/>
            <w:lang w:eastAsia="he-IL"/>
          </w:rPr>
          <w:alias w:val="שם הפרויקט"/>
          <w:tag w:val="cntProjectName"/>
          <w:id w:val="2072999419"/>
          <w:placeholder>
            <w:docPart w:val="5747255A7CBA4D3B8DFDA99DC11797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9E65C4" w:rsidRPr="00C06588">
            <w:rPr>
              <w:rFonts w:ascii="Times New Roman" w:eastAsia="Times New Roman" w:hAnsi="Times New Roman" w:cs="David" w:hint="eastAsia"/>
              <w:bCs/>
              <w:sz w:val="24"/>
              <w:szCs w:val="24"/>
              <w:rtl/>
              <w:lang w:eastAsia="he-IL"/>
            </w:rPr>
            <w:t>אגמי</w:t>
          </w:r>
          <w:r w:rsidR="009E65C4" w:rsidRPr="00C06588">
            <w:rPr>
              <w:rFonts w:ascii="Times New Roman" w:eastAsia="Times New Roman" w:hAnsi="Times New Roman" w:cs="David"/>
              <w:bCs/>
              <w:sz w:val="24"/>
              <w:szCs w:val="24"/>
              <w:rtl/>
              <w:lang w:eastAsia="he-IL"/>
            </w:rPr>
            <w:t xml:space="preserve"> הכרמל </w:t>
          </w:r>
        </w:sdtContent>
      </w:sdt>
      <w:r w:rsidRPr="00C06588">
        <w:rPr>
          <w:rFonts w:ascii="Times New Roman" w:eastAsia="Times New Roman" w:hAnsi="Times New Roman" w:cs="David"/>
          <w:sz w:val="24"/>
          <w:szCs w:val="24"/>
          <w:rtl/>
          <w:lang w:eastAsia="he-IL"/>
        </w:rPr>
        <w:t>.</w:t>
      </w:r>
    </w:p>
    <w:p w14:paraId="5D757699" w14:textId="77777777" w:rsidR="00C12F17" w:rsidRPr="00C06588"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E53A425" w14:textId="77777777" w:rsidR="00C12F17" w:rsidRPr="00C06588"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ידוע</w:t>
      </w:r>
      <w:r w:rsidRPr="00C06588">
        <w:rPr>
          <w:rFonts w:ascii="Times New Roman" w:eastAsia="Times New Roman" w:hAnsi="Times New Roman" w:cs="David"/>
          <w:sz w:val="24"/>
          <w:szCs w:val="24"/>
          <w:rtl/>
          <w:lang w:eastAsia="he-IL"/>
        </w:rPr>
        <w:t xml:space="preserve"> לי כי במהלך ביצוע עבודתי אצל </w:t>
      </w:r>
      <w:sdt>
        <w:sdtPr>
          <w:rPr>
            <w:rFonts w:ascii="Times New Roman" w:eastAsia="Times New Roman" w:hAnsi="Times New Roman" w:cs="David"/>
            <w:sz w:val="24"/>
            <w:szCs w:val="24"/>
            <w:rtl/>
            <w:lang w:eastAsia="he-IL"/>
          </w:rPr>
          <w:alias w:val="שם ספק"/>
          <w:tag w:val="cntSupllierName"/>
          <w:id w:val="40961436"/>
          <w:placeholder>
            <w:docPart w:val="2A2AF21EA544419AACB001EBBFF82D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97849" w:rsidRPr="00C06588">
            <w:rPr>
              <w:rFonts w:ascii="Times New Roman" w:eastAsia="Times New Roman" w:hAnsi="Times New Roman" w:cs="David"/>
              <w:sz w:val="24"/>
              <w:szCs w:val="24"/>
              <w:rtl/>
              <w:lang w:eastAsia="he-IL"/>
            </w:rPr>
            <w:t>לנדמן אלומיניום בע"מ</w:t>
          </w:r>
        </w:sdtContent>
      </w:sdt>
      <w:r w:rsidRPr="00C06588">
        <w:rPr>
          <w:rFonts w:ascii="Times New Roman" w:eastAsia="Times New Roman" w:hAnsi="Times New Roman" w:cs="David"/>
          <w:bCs/>
          <w:sz w:val="24"/>
          <w:szCs w:val="24"/>
          <w:rtl/>
          <w:lang w:eastAsia="he-IL"/>
        </w:rPr>
        <w:t xml:space="preserve"> </w:t>
      </w:r>
      <w:r w:rsidRPr="00C06588">
        <w:rPr>
          <w:rFonts w:ascii="Times New Roman" w:eastAsia="Times New Roman" w:hAnsi="Times New Roman" w:cs="David" w:hint="eastAsia"/>
          <w:sz w:val="24"/>
          <w:szCs w:val="24"/>
          <w:rtl/>
          <w:lang w:eastAsia="he-IL"/>
        </w:rPr>
        <w:t>עשוי</w:t>
      </w:r>
      <w:r w:rsidRPr="00C06588">
        <w:rPr>
          <w:rFonts w:ascii="Times New Roman" w:eastAsia="Times New Roman" w:hAnsi="Times New Roman" w:cs="David"/>
          <w:sz w:val="24"/>
          <w:szCs w:val="24"/>
          <w:rtl/>
          <w:lang w:eastAsia="he-IL"/>
        </w:rPr>
        <w:t xml:space="preserve"> להגיע לרשותי מידע </w:t>
      </w:r>
      <w:r w:rsidRPr="00C06588">
        <w:rPr>
          <w:rFonts w:ascii="Times New Roman" w:eastAsia="Times New Roman" w:hAnsi="Times New Roman" w:cs="David" w:hint="eastAsia"/>
          <w:sz w:val="24"/>
          <w:szCs w:val="24"/>
          <w:rtl/>
          <w:lang w:eastAsia="he-IL"/>
        </w:rPr>
        <w:t>חסוי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כמוגדר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להלן</w:t>
      </w:r>
      <w:r w:rsidRPr="00C06588">
        <w:rPr>
          <w:rFonts w:ascii="Times New Roman" w:eastAsia="Times New Roman" w:hAnsi="Times New Roman" w:cs="David"/>
          <w:sz w:val="24"/>
          <w:szCs w:val="24"/>
          <w:rtl/>
          <w:lang w:eastAsia="he-IL"/>
        </w:rPr>
        <w:t>:</w:t>
      </w:r>
    </w:p>
    <w:p w14:paraId="69CD141A" w14:textId="77777777" w:rsidR="00C12F17" w:rsidRPr="00C06588"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B89229A" w14:textId="77777777" w:rsidR="00C12F17" w:rsidRPr="00C06588"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ab/>
        <w:t>"</w:t>
      </w:r>
      <w:r w:rsidRPr="00C06588">
        <w:rPr>
          <w:rFonts w:ascii="Times New Roman" w:eastAsia="Times New Roman" w:hAnsi="Times New Roman" w:cs="David" w:hint="eastAsia"/>
          <w:b/>
          <w:bCs/>
          <w:sz w:val="24"/>
          <w:szCs w:val="24"/>
          <w:rtl/>
          <w:lang w:eastAsia="he-IL"/>
        </w:rPr>
        <w:t>מידע</w:t>
      </w:r>
      <w:r w:rsidRPr="00C06588">
        <w:rPr>
          <w:rFonts w:ascii="Times New Roman" w:eastAsia="Times New Roman" w:hAnsi="Times New Roman" w:cs="David"/>
          <w:b/>
          <w:bCs/>
          <w:sz w:val="24"/>
          <w:szCs w:val="24"/>
          <w:rtl/>
          <w:lang w:eastAsia="he-IL"/>
        </w:rPr>
        <w:t xml:space="preserve"> </w:t>
      </w:r>
      <w:r w:rsidRPr="00C06588">
        <w:rPr>
          <w:rFonts w:ascii="Times New Roman" w:eastAsia="Times New Roman" w:hAnsi="Times New Roman" w:cs="David" w:hint="eastAsia"/>
          <w:b/>
          <w:bCs/>
          <w:sz w:val="24"/>
          <w:szCs w:val="24"/>
          <w:rtl/>
          <w:lang w:eastAsia="he-IL"/>
        </w:rPr>
        <w:t>חסוי</w:t>
      </w:r>
      <w:r w:rsidRPr="00C06588">
        <w:rPr>
          <w:rFonts w:ascii="Times New Roman" w:eastAsia="Times New Roman" w:hAnsi="Times New Roman" w:cs="David"/>
          <w:sz w:val="24"/>
          <w:szCs w:val="24"/>
          <w:rtl/>
          <w:lang w:eastAsia="he-IL"/>
        </w:rPr>
        <w:t>"-</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מידע</w:t>
      </w:r>
      <w:r w:rsidRPr="00C06588">
        <w:rPr>
          <w:rFonts w:ascii="Times New Roman" w:eastAsia="Times New Roman" w:hAnsi="Times New Roman" w:cs="David"/>
          <w:sz w:val="24"/>
          <w:szCs w:val="24"/>
          <w:rtl/>
          <w:lang w:eastAsia="he-IL"/>
        </w:rPr>
        <w:t xml:space="preserve">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
          <w:alias w:val="שם ספק"/>
          <w:tag w:val="cntSupllierName"/>
          <w:id w:val="845366929"/>
          <w:placeholder>
            <w:docPart w:val="CF9E1DA738354CBC9CA67F75693350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97849" w:rsidRPr="00C06588">
            <w:rPr>
              <w:rFonts w:ascii="Times New Roman" w:eastAsia="Times New Roman" w:hAnsi="Times New Roman" w:cs="David"/>
              <w:sz w:val="24"/>
              <w:szCs w:val="24"/>
              <w:rtl/>
              <w:lang w:eastAsia="he-IL"/>
            </w:rPr>
            <w:t>לנדמן אלומיניום בע"מ</w:t>
          </w:r>
        </w:sdtContent>
      </w:sdt>
      <w:r w:rsidRPr="00C06588">
        <w:rPr>
          <w:rFonts w:ascii="Times New Roman" w:eastAsia="Times New Roman" w:hAnsi="Times New Roman" w:cs="David"/>
          <w:bCs/>
          <w:sz w:val="24"/>
          <w:szCs w:val="24"/>
          <w:lang w:eastAsia="he-IL"/>
        </w:rPr>
        <w:t xml:space="preserve"> </w:t>
      </w:r>
      <w:r w:rsidRPr="00C06588">
        <w:rPr>
          <w:rFonts w:ascii="Times New Roman" w:eastAsia="Times New Roman" w:hAnsi="Times New Roman" w:cs="David"/>
          <w:bCs/>
          <w:sz w:val="24"/>
          <w:szCs w:val="24"/>
          <w:rtl/>
          <w:lang w:eastAsia="he-IL"/>
        </w:rPr>
        <w:t xml:space="preserve"> </w:t>
      </w:r>
      <w:r w:rsidRPr="00C06588">
        <w:rPr>
          <w:rFonts w:ascii="Times New Roman" w:eastAsia="Times New Roman" w:hAnsi="Times New Roman" w:cs="David"/>
          <w:sz w:val="24"/>
          <w:szCs w:val="24"/>
          <w:rtl/>
          <w:lang w:eastAsia="he-IL"/>
        </w:rPr>
        <w:t>.</w:t>
      </w:r>
    </w:p>
    <w:p w14:paraId="57016322" w14:textId="77777777" w:rsidR="00C12F17" w:rsidRPr="00C06588"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B44EC7C" w14:textId="77777777" w:rsidR="00C12F17" w:rsidRPr="00C06588"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אני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מתחייב</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לשמור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בסודיות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מלאה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מידע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חסוי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ולא</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למסרו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להעבירו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לידי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שלא</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הוסמך</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לכך</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בכתב</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ידכם</w:t>
      </w:r>
      <w:r w:rsidRPr="00C06588">
        <w:rPr>
          <w:rFonts w:ascii="Times New Roman" w:eastAsia="Times New Roman" w:hAnsi="Times New Roman" w:cs="David"/>
          <w:sz w:val="24"/>
          <w:szCs w:val="24"/>
          <w:rtl/>
          <w:lang w:eastAsia="he-IL"/>
        </w:rPr>
        <w:t>.</w:t>
      </w:r>
    </w:p>
    <w:p w14:paraId="4E3148C8" w14:textId="77777777" w:rsidR="00C12F17" w:rsidRPr="00C06588"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3C204AF" w14:textId="77777777" w:rsidR="00C12F17" w:rsidRPr="00C06588"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אני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מתחייב</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לנקוט</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בכל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אמצעי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הזהירות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כדי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למנוע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אפשרות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מידע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חסוי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יצא</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מרשותכם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 xml:space="preserve">/או </w:t>
      </w:r>
      <w:r w:rsidRPr="00C06588">
        <w:rPr>
          <w:rFonts w:ascii="Times New Roman" w:eastAsia="Times New Roman" w:hAnsi="Times New Roman" w:cs="David" w:hint="eastAsia"/>
          <w:sz w:val="24"/>
          <w:szCs w:val="24"/>
          <w:rtl/>
          <w:lang w:eastAsia="he-IL"/>
        </w:rPr>
        <w:t>מרשותי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ויגיע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למי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שלא</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הוסמך</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ידכם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בכתב</w:t>
      </w:r>
      <w:r w:rsidRPr="00C06588">
        <w:rPr>
          <w:rFonts w:ascii="Times New Roman" w:eastAsia="Times New Roman" w:hAnsi="Times New Roman" w:cs="David"/>
          <w:sz w:val="24"/>
          <w:szCs w:val="24"/>
          <w:rtl/>
          <w:lang w:eastAsia="he-IL"/>
        </w:rPr>
        <w:t>.</w:t>
      </w:r>
    </w:p>
    <w:p w14:paraId="553A9A38" w14:textId="77777777" w:rsidR="00C12F17" w:rsidRPr="00C06588"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43B3EB8" w14:textId="77777777" w:rsidR="00C12F17" w:rsidRPr="00C06588"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הנני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מאשר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התחייבויותיי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הנ</w:t>
      </w:r>
      <w:r w:rsidRPr="00C06588">
        <w:rPr>
          <w:rFonts w:ascii="Times New Roman" w:eastAsia="Times New Roman" w:hAnsi="Times New Roman" w:cs="David"/>
          <w:sz w:val="24"/>
          <w:szCs w:val="24"/>
          <w:rtl/>
          <w:lang w:eastAsia="he-IL"/>
        </w:rPr>
        <w:t xml:space="preserve">"ל </w:t>
      </w:r>
      <w:r w:rsidRPr="00C06588">
        <w:rPr>
          <w:rFonts w:ascii="Times New Roman" w:eastAsia="Times New Roman" w:hAnsi="Times New Roman" w:cs="David" w:hint="eastAsia"/>
          <w:sz w:val="24"/>
          <w:szCs w:val="24"/>
          <w:rtl/>
          <w:lang w:eastAsia="he-IL"/>
        </w:rPr>
        <w:t>תחולנה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במהלך</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ביצוע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הפרויקט</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והן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לאחריו</w:t>
      </w:r>
      <w:r w:rsidRPr="00C06588">
        <w:rPr>
          <w:rFonts w:ascii="Times New Roman" w:eastAsia="Times New Roman" w:hAnsi="Times New Roman" w:cs="David"/>
          <w:sz w:val="24"/>
          <w:szCs w:val="24"/>
          <w:rtl/>
          <w:lang w:eastAsia="he-IL"/>
        </w:rPr>
        <w:t>.</w:t>
      </w:r>
    </w:p>
    <w:p w14:paraId="2FE1F3A8" w14:textId="77777777" w:rsidR="00C12F17" w:rsidRPr="00C06588"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A4D5392" w14:textId="77777777" w:rsidR="00C12F17" w:rsidRPr="00C06588"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בכבוד</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רב</w:t>
      </w:r>
      <w:r w:rsidRPr="00C06588">
        <w:rPr>
          <w:rFonts w:ascii="Times New Roman" w:eastAsia="Times New Roman" w:hAnsi="Times New Roman" w:cs="David"/>
          <w:sz w:val="24"/>
          <w:szCs w:val="24"/>
          <w:rtl/>
          <w:lang w:eastAsia="he-IL"/>
        </w:rPr>
        <w:t>,</w:t>
      </w:r>
    </w:p>
    <w:p w14:paraId="538BABDB" w14:textId="77777777" w:rsidR="00C12F17" w:rsidRPr="00C06588" w:rsidRDefault="00C12F17" w:rsidP="00C12F1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04CC3A8" w14:textId="77777777" w:rsidR="00C12F17" w:rsidRPr="00C06588"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 xml:space="preserve">_______________________ </w:t>
      </w:r>
    </w:p>
    <w:p w14:paraId="0BFAC85F" w14:textId="77777777" w:rsidR="00C12F17" w:rsidRPr="00C06588"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 xml:space="preserve">                </w:t>
      </w:r>
      <w:sdt>
        <w:sdtPr>
          <w:rPr>
            <w:rFonts w:ascii="Times New Roman" w:eastAsia="Times New Roman" w:hAnsi="Times New Roman" w:cs="David"/>
            <w:sz w:val="20"/>
            <w:szCs w:val="24"/>
            <w:u w:val="single"/>
            <w:rtl/>
            <w:lang w:eastAsia="he-IL"/>
          </w:rPr>
          <w:alias w:val="שם ספק"/>
          <w:tag w:val="cntSupllierName"/>
          <w:id w:val="-1460642670"/>
          <w:placeholder>
            <w:docPart w:val="E1130C59DF934776A4349F50A74840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97849" w:rsidRPr="00C06588">
            <w:rPr>
              <w:rFonts w:ascii="Times New Roman" w:eastAsia="Times New Roman" w:hAnsi="Times New Roman" w:cs="David"/>
              <w:sz w:val="20"/>
              <w:szCs w:val="24"/>
              <w:u w:val="single"/>
              <w:rtl/>
              <w:lang w:eastAsia="he-IL"/>
            </w:rPr>
            <w:t>לנדמן אלומיניום בע"מ</w:t>
          </w:r>
        </w:sdtContent>
      </w:sdt>
    </w:p>
    <w:p w14:paraId="2EE58ACD" w14:textId="77777777" w:rsidR="00C12F17" w:rsidRPr="00C06588"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70AAD58" w14:textId="77777777" w:rsidR="00C12F17" w:rsidRPr="00C06588"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שם</w:t>
      </w:r>
      <w:r w:rsidRPr="00C06588">
        <w:rPr>
          <w:rFonts w:ascii="Times New Roman" w:eastAsia="Times New Roman" w:hAnsi="Times New Roman" w:cs="David"/>
          <w:sz w:val="24"/>
          <w:szCs w:val="24"/>
          <w:rtl/>
          <w:lang w:eastAsia="he-IL"/>
        </w:rPr>
        <w:t>:____________</w:t>
      </w:r>
    </w:p>
    <w:p w14:paraId="2FA8DEC3" w14:textId="77777777" w:rsidR="00C12F17" w:rsidRPr="00C06588"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ת</w:t>
      </w:r>
      <w:r w:rsidRPr="00C06588">
        <w:rPr>
          <w:rFonts w:ascii="Times New Roman" w:eastAsia="Times New Roman" w:hAnsi="Times New Roman" w:cs="David"/>
          <w:sz w:val="24"/>
          <w:szCs w:val="24"/>
          <w:rtl/>
          <w:lang w:eastAsia="he-IL"/>
        </w:rPr>
        <w:t>.ז:____________</w:t>
      </w:r>
    </w:p>
    <w:p w14:paraId="7C76B7DA" w14:textId="77777777" w:rsidR="00C12F17" w:rsidRPr="00C06588"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כתובת</w:t>
      </w:r>
      <w:r w:rsidRPr="00C06588">
        <w:rPr>
          <w:rFonts w:ascii="Times New Roman" w:eastAsia="Times New Roman" w:hAnsi="Times New Roman" w:cs="David"/>
          <w:sz w:val="24"/>
          <w:szCs w:val="24"/>
          <w:rtl/>
          <w:lang w:eastAsia="he-IL"/>
        </w:rPr>
        <w:t>:__________</w:t>
      </w:r>
    </w:p>
    <w:p w14:paraId="71781E4D" w14:textId="75D02ADF" w:rsidR="00C12F17" w:rsidRPr="00C06588"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p>
    <w:p w14:paraId="282F76C5" w14:textId="77777777" w:rsidR="00C12F17" w:rsidRPr="00C06588" w:rsidRDefault="00C12F17" w:rsidP="00C12F1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C06588">
        <w:rPr>
          <w:rFonts w:ascii="Times New Roman" w:eastAsia="Times New Roman" w:hAnsi="Times New Roman" w:cs="David"/>
          <w:bCs/>
          <w:sz w:val="24"/>
          <w:szCs w:val="24"/>
          <w:u w:val="single"/>
          <w:rtl/>
          <w:lang w:eastAsia="he-IL"/>
        </w:rPr>
        <w:br w:type="page"/>
      </w:r>
    </w:p>
    <w:p w14:paraId="3FEC34B7" w14:textId="77777777" w:rsidR="003811C6" w:rsidRPr="00C06588" w:rsidRDefault="003811C6" w:rsidP="003811C6">
      <w:pPr>
        <w:spacing w:before="0" w:beforeAutospacing="0" w:after="0" w:afterAutospacing="0" w:line="240" w:lineRule="auto"/>
        <w:jc w:val="center"/>
        <w:rPr>
          <w:rFonts w:ascii="Times New Roman" w:eastAsia="Times New Roman" w:hAnsi="Times New Roman" w:cs="David"/>
          <w:sz w:val="20"/>
          <w:szCs w:val="24"/>
          <w:lang w:eastAsia="he-IL"/>
        </w:rPr>
      </w:pPr>
      <w:r w:rsidRPr="00C06588">
        <w:rPr>
          <w:rFonts w:ascii="Times New Roman" w:eastAsia="Times New Roman" w:hAnsi="Times New Roman" w:cs="David" w:hint="eastAsia"/>
          <w:bCs/>
          <w:sz w:val="20"/>
          <w:szCs w:val="24"/>
          <w:u w:val="single"/>
          <w:rtl/>
          <w:lang w:eastAsia="he-IL"/>
        </w:rPr>
        <w:lastRenderedPageBreak/>
        <w:t>נספח</w:t>
      </w:r>
      <w:r w:rsidRPr="00C06588">
        <w:rPr>
          <w:rFonts w:ascii="Times New Roman" w:eastAsia="Times New Roman" w:hAnsi="Times New Roman" w:cs="David"/>
          <w:bCs/>
          <w:sz w:val="20"/>
          <w:szCs w:val="24"/>
          <w:u w:val="single"/>
          <w:rtl/>
          <w:lang w:eastAsia="he-IL"/>
        </w:rPr>
        <w:t xml:space="preserve"> "ז''</w:t>
      </w:r>
    </w:p>
    <w:p w14:paraId="63AF1F74" w14:textId="77777777" w:rsidR="003811C6" w:rsidRPr="00C06588" w:rsidRDefault="003811C6" w:rsidP="003811C6">
      <w:pPr>
        <w:widowControl w:val="0"/>
        <w:spacing w:before="0" w:beforeAutospacing="0" w:after="0" w:afterAutospacing="0" w:line="240" w:lineRule="auto"/>
        <w:jc w:val="center"/>
        <w:rPr>
          <w:rFonts w:ascii="David" w:eastAsia="Times New Roman" w:hAnsi="David" w:cs="David"/>
          <w:sz w:val="24"/>
          <w:szCs w:val="24"/>
          <w:lang w:eastAsia="he-IL"/>
        </w:rPr>
      </w:pPr>
    </w:p>
    <w:p w14:paraId="50569036" w14:textId="77777777" w:rsidR="003811C6" w:rsidRPr="00C06588" w:rsidRDefault="003811C6" w:rsidP="003811C6">
      <w:pPr>
        <w:widowControl w:val="0"/>
        <w:bidi w:val="0"/>
        <w:spacing w:before="0" w:beforeAutospacing="0" w:after="0" w:afterAutospacing="0" w:line="240" w:lineRule="auto"/>
        <w:jc w:val="center"/>
        <w:rPr>
          <w:rFonts w:eastAsia="Times New Roman" w:cs="David"/>
          <w:bCs/>
          <w:sz w:val="24"/>
          <w:szCs w:val="24"/>
          <w:u w:val="single"/>
          <w:rtl/>
          <w:lang w:eastAsia="he-IL"/>
        </w:rPr>
      </w:pPr>
      <w:r w:rsidRPr="00C06588">
        <w:rPr>
          <w:rFonts w:ascii="David" w:eastAsia="Times New Roman" w:hAnsi="David" w:cs="David" w:hint="eastAsia"/>
          <w:bCs/>
          <w:sz w:val="24"/>
          <w:szCs w:val="24"/>
          <w:u w:val="single"/>
          <w:rtl/>
          <w:lang w:eastAsia="he-IL"/>
        </w:rPr>
        <w:t>מפרט</w:t>
      </w:r>
      <w:r w:rsidRPr="00C06588">
        <w:rPr>
          <w:rFonts w:ascii="David" w:eastAsia="Times New Roman" w:hAnsi="David" w:cs="David"/>
          <w:bCs/>
          <w:sz w:val="24"/>
          <w:szCs w:val="24"/>
          <w:u w:val="single"/>
          <w:rtl/>
          <w:lang w:eastAsia="he-IL"/>
        </w:rPr>
        <w:t xml:space="preserve"> </w:t>
      </w:r>
      <w:r w:rsidRPr="00C06588">
        <w:rPr>
          <w:rFonts w:ascii="David" w:eastAsia="Times New Roman" w:hAnsi="David" w:cs="David" w:hint="eastAsia"/>
          <w:bCs/>
          <w:sz w:val="24"/>
          <w:szCs w:val="24"/>
          <w:u w:val="single"/>
          <w:rtl/>
          <w:lang w:eastAsia="he-IL"/>
        </w:rPr>
        <w:t>ביטוחי</w:t>
      </w:r>
      <w:r w:rsidRPr="00C06588">
        <w:rPr>
          <w:rFonts w:ascii="Times New Roman" w:eastAsia="Times New Roman" w:hAnsi="Times New Roman" w:cs="David"/>
          <w:b/>
          <w:bCs/>
          <w:sz w:val="20"/>
          <w:szCs w:val="24"/>
          <w:u w:val="single"/>
          <w:rtl/>
          <w:lang w:eastAsia="he-IL"/>
        </w:rPr>
        <w:t xml:space="preserve"> המתכנן</w:t>
      </w:r>
      <w:r w:rsidRPr="00C06588">
        <w:rPr>
          <w:rFonts w:ascii="David" w:eastAsia="Times New Roman" w:hAnsi="David" w:cs="David"/>
          <w:bCs/>
          <w:sz w:val="24"/>
          <w:szCs w:val="24"/>
          <w:u w:val="single"/>
          <w:rtl/>
          <w:lang w:eastAsia="he-IL"/>
        </w:rPr>
        <w:t xml:space="preserve"> </w:t>
      </w:r>
    </w:p>
    <w:p w14:paraId="23E7571D" w14:textId="77777777" w:rsidR="003811C6" w:rsidRPr="00C06588" w:rsidRDefault="003811C6" w:rsidP="003811C6">
      <w:pPr>
        <w:tabs>
          <w:tab w:val="left" w:pos="283"/>
        </w:tabs>
        <w:spacing w:line="240" w:lineRule="auto"/>
        <w:jc w:val="both"/>
        <w:rPr>
          <w:rFonts w:ascii="David" w:eastAsia="Calibri" w:hAnsi="David" w:cs="David"/>
          <w:sz w:val="24"/>
          <w:szCs w:val="24"/>
          <w:rtl/>
        </w:rPr>
      </w:pPr>
      <w:r w:rsidRPr="00C06588">
        <w:rPr>
          <w:rFonts w:ascii="David" w:eastAsia="Calibri" w:hAnsi="David" w:cs="David" w:hint="eastAsia"/>
          <w:sz w:val="24"/>
          <w:szCs w:val="24"/>
          <w:rtl/>
        </w:rPr>
        <w:t>המתכנן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מאשר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שהיקף</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הכיסוי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הניתן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הפוליסות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בכפוף</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לאמור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להלן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אינו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נופל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מהכיסוי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הניתן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נוסח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הפוליסות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הידוע</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w:t>
      </w:r>
      <w:r w:rsidRPr="00C06588">
        <w:rPr>
          <w:rFonts w:ascii="David" w:eastAsia="Calibri" w:hAnsi="David" w:cs="David"/>
          <w:sz w:val="24"/>
          <w:szCs w:val="24"/>
          <w:rtl/>
        </w:rPr>
        <w:t xml:space="preserve">"ביט" </w:t>
      </w:r>
      <w:r w:rsidRPr="00C06588">
        <w:rPr>
          <w:rFonts w:ascii="David" w:eastAsia="Calibri" w:hAnsi="David" w:cs="David" w:hint="eastAsia"/>
          <w:sz w:val="24"/>
          <w:szCs w:val="24"/>
          <w:rtl/>
        </w:rPr>
        <w:t>מהדורת</w:t>
      </w:r>
      <w:r w:rsidRPr="00C06588">
        <w:rPr>
          <w:rFonts w:ascii="David" w:eastAsia="Calibri" w:hAnsi="David" w:cs="David"/>
          <w:sz w:val="24"/>
          <w:szCs w:val="24"/>
          <w:rtl/>
        </w:rPr>
        <w:t xml:space="preserve"> 2013 </w:t>
      </w:r>
      <w:r w:rsidRPr="00C06588">
        <w:rPr>
          <w:rFonts w:ascii="David" w:eastAsia="Calibri" w:hAnsi="David" w:cs="David" w:hint="eastAsia"/>
          <w:sz w:val="24"/>
          <w:szCs w:val="24"/>
          <w:rtl/>
        </w:rPr>
        <w:t>או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נוסח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מאוחר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יותר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המחליף</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תנאי</w:t>
      </w:r>
      <w:r w:rsidRPr="00C06588">
        <w:rPr>
          <w:rFonts w:ascii="David" w:eastAsia="Calibri" w:hAnsi="David" w:cs="David"/>
          <w:sz w:val="24"/>
          <w:szCs w:val="24"/>
          <w:rtl/>
        </w:rPr>
        <w:t xml:space="preserve"> "ביט" </w:t>
      </w:r>
      <w:r w:rsidRPr="00C06588">
        <w:rPr>
          <w:rFonts w:ascii="David" w:eastAsia="Calibri" w:hAnsi="David" w:cs="David" w:hint="eastAsia"/>
          <w:sz w:val="24"/>
          <w:szCs w:val="24"/>
          <w:rtl/>
        </w:rPr>
        <w:t>מהדורת</w:t>
      </w:r>
      <w:r w:rsidRPr="00C06588">
        <w:rPr>
          <w:rFonts w:ascii="David" w:eastAsia="Calibri" w:hAnsi="David" w:cs="David"/>
          <w:sz w:val="24"/>
          <w:szCs w:val="24"/>
          <w:rtl/>
        </w:rPr>
        <w:t xml:space="preserve"> 2013. </w:t>
      </w:r>
      <w:r w:rsidRPr="00C06588">
        <w:rPr>
          <w:rFonts w:ascii="David" w:eastAsia="Calibri" w:hAnsi="David" w:cs="David" w:hint="eastAsia"/>
          <w:sz w:val="24"/>
          <w:szCs w:val="24"/>
          <w:rtl/>
        </w:rPr>
        <w:t>ביחס</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w:t>
      </w:r>
      <w:r w:rsidRPr="00C06588">
        <w:rPr>
          <w:rFonts w:ascii="David" w:eastAsia="Calibri" w:hAnsi="David" w:cs="David"/>
          <w:sz w:val="24"/>
          <w:szCs w:val="24"/>
          <w:rtl/>
        </w:rPr>
        <w:t xml:space="preserve">"אחריות </w:t>
      </w:r>
      <w:r w:rsidRPr="00C06588">
        <w:rPr>
          <w:rFonts w:ascii="David" w:eastAsia="Calibri" w:hAnsi="David" w:cs="David" w:hint="eastAsia"/>
          <w:sz w:val="24"/>
          <w:szCs w:val="24"/>
          <w:rtl/>
        </w:rPr>
        <w:t>מקצועית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היקף</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הכיסוי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אינו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נופל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מהאמור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בסעיף</w:t>
      </w:r>
      <w:r w:rsidRPr="00C06588">
        <w:rPr>
          <w:rFonts w:ascii="David" w:eastAsia="Calibri" w:hAnsi="David" w:cs="David"/>
          <w:sz w:val="24"/>
          <w:szCs w:val="24"/>
          <w:rtl/>
        </w:rPr>
        <w:t xml:space="preserve"> 1 </w:t>
      </w:r>
      <w:r w:rsidRPr="00C06588">
        <w:rPr>
          <w:rFonts w:ascii="David" w:eastAsia="Calibri" w:hAnsi="David" w:cs="David" w:hint="eastAsia"/>
          <w:sz w:val="24"/>
          <w:szCs w:val="24"/>
          <w:rtl/>
        </w:rPr>
        <w:t>להלן</w:t>
      </w:r>
      <w:r w:rsidRPr="00C06588">
        <w:rPr>
          <w:rFonts w:ascii="David" w:eastAsia="Calibri" w:hAnsi="David" w:cs="David"/>
          <w:sz w:val="24"/>
          <w:szCs w:val="24"/>
          <w:rtl/>
        </w:rPr>
        <w:t>.</w:t>
      </w:r>
    </w:p>
    <w:p w14:paraId="7D05B1CC" w14:textId="77777777" w:rsidR="003811C6" w:rsidRPr="00C06588"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C06588">
        <w:rPr>
          <w:rFonts w:ascii="David" w:eastAsia="Calibri" w:hAnsi="David" w:cs="David"/>
          <w:sz w:val="24"/>
          <w:szCs w:val="24"/>
          <w:rtl/>
        </w:rPr>
        <w:t>1.</w:t>
      </w:r>
      <w:r w:rsidRPr="00C06588">
        <w:rPr>
          <w:rFonts w:ascii="David" w:eastAsia="Calibri" w:hAnsi="David" w:cs="David"/>
          <w:sz w:val="24"/>
          <w:szCs w:val="24"/>
          <w:rtl/>
        </w:rPr>
        <w:tab/>
      </w:r>
      <w:r w:rsidRPr="00C06588">
        <w:rPr>
          <w:rFonts w:ascii="David" w:eastAsia="Calibri" w:hAnsi="David" w:cs="David" w:hint="eastAsia"/>
          <w:b/>
          <w:bCs/>
          <w:sz w:val="24"/>
          <w:szCs w:val="24"/>
          <w:rtl/>
        </w:rPr>
        <w:t>ביטוח</w:t>
      </w:r>
      <w:r w:rsidRPr="00C06588">
        <w:rPr>
          <w:rFonts w:ascii="David" w:eastAsia="Calibri" w:hAnsi="David" w:cs="David"/>
          <w:b/>
          <w:bCs/>
          <w:sz w:val="24"/>
          <w:szCs w:val="24"/>
          <w:rtl/>
        </w:rPr>
        <w:t xml:space="preserve"> </w:t>
      </w:r>
      <w:r w:rsidRPr="00C06588">
        <w:rPr>
          <w:rFonts w:ascii="David" w:eastAsia="Calibri" w:hAnsi="David" w:cs="David" w:hint="eastAsia"/>
          <w:b/>
          <w:bCs/>
          <w:sz w:val="24"/>
          <w:szCs w:val="24"/>
          <w:rtl/>
        </w:rPr>
        <w:t>אחריות</w:t>
      </w:r>
      <w:r w:rsidRPr="00C06588">
        <w:rPr>
          <w:rFonts w:ascii="David" w:eastAsia="Calibri" w:hAnsi="David" w:cs="David"/>
          <w:b/>
          <w:bCs/>
          <w:sz w:val="24"/>
          <w:szCs w:val="24"/>
          <w:rtl/>
        </w:rPr>
        <w:t xml:space="preserve"> </w:t>
      </w:r>
      <w:r w:rsidRPr="00C06588">
        <w:rPr>
          <w:rFonts w:ascii="David" w:eastAsia="Calibri" w:hAnsi="David" w:cs="David" w:hint="eastAsia"/>
          <w:b/>
          <w:bCs/>
          <w:sz w:val="24"/>
          <w:szCs w:val="24"/>
          <w:rtl/>
        </w:rPr>
        <w:t>מקצועית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לכיסוי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חבותו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המקצועית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המתכנן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ביחס</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להתחייבויותיו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ההסכם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הנדון</w:t>
      </w:r>
      <w:r w:rsidRPr="00C06588">
        <w:rPr>
          <w:rFonts w:ascii="David" w:eastAsia="Calibri" w:hAnsi="David" w:cs="David"/>
          <w:sz w:val="24"/>
          <w:szCs w:val="24"/>
          <w:rtl/>
        </w:rPr>
        <w:t>.</w:t>
      </w:r>
    </w:p>
    <w:p w14:paraId="5E82DD23" w14:textId="77777777" w:rsidR="003811C6" w:rsidRPr="00C06588"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C06588">
        <w:rPr>
          <w:rFonts w:ascii="David" w:eastAsia="Calibri" w:hAnsi="David" w:cs="David"/>
          <w:sz w:val="24"/>
          <w:szCs w:val="24"/>
          <w:rtl/>
        </w:rPr>
        <w:tab/>
      </w:r>
      <w:r w:rsidRPr="00C06588">
        <w:rPr>
          <w:rFonts w:ascii="David" w:eastAsia="Calibri" w:hAnsi="David" w:cs="David" w:hint="eastAsia"/>
          <w:sz w:val="24"/>
          <w:szCs w:val="24"/>
          <w:rtl/>
        </w:rPr>
        <w:t>גבול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האחריות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הפוליסה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יפחת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w:t>
      </w:r>
      <w:r w:rsidRPr="00C06588">
        <w:rPr>
          <w:rFonts w:ascii="David" w:eastAsia="Calibri" w:hAnsi="David" w:cs="David"/>
          <w:sz w:val="24"/>
          <w:szCs w:val="24"/>
          <w:rtl/>
        </w:rPr>
        <w:t xml:space="preserve">- 4,000,000 </w:t>
      </w:r>
      <w:r w:rsidRPr="00C06588">
        <w:rPr>
          <w:rFonts w:ascii="David" w:eastAsia="Calibri" w:hAnsi="David" w:cs="David" w:hint="eastAsia"/>
          <w:sz w:val="24"/>
          <w:szCs w:val="24"/>
          <w:rtl/>
        </w:rPr>
        <w:t>₪</w:t>
      </w:r>
      <w:r w:rsidRPr="00C06588">
        <w:rPr>
          <w:rFonts w:ascii="David" w:eastAsia="Calibri" w:hAnsi="David" w:cs="David"/>
          <w:sz w:val="24"/>
          <w:szCs w:val="24"/>
          <w:rtl/>
        </w:rPr>
        <w:t xml:space="preserve">  (ארבעה </w:t>
      </w:r>
      <w:r w:rsidRPr="00C06588">
        <w:rPr>
          <w:rFonts w:ascii="David" w:eastAsia="Calibri" w:hAnsi="David" w:cs="David" w:hint="eastAsia"/>
          <w:sz w:val="24"/>
          <w:szCs w:val="24"/>
          <w:rtl/>
        </w:rPr>
        <w:t>מליון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לאירוע</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ובסה</w:t>
      </w:r>
      <w:r w:rsidRPr="00C06588">
        <w:rPr>
          <w:rFonts w:ascii="David" w:eastAsia="Calibri" w:hAnsi="David" w:cs="David"/>
          <w:sz w:val="24"/>
          <w:szCs w:val="24"/>
          <w:rtl/>
        </w:rPr>
        <w:t xml:space="preserve">"כ </w:t>
      </w:r>
      <w:r w:rsidRPr="00C06588">
        <w:rPr>
          <w:rFonts w:ascii="David" w:eastAsia="Calibri" w:hAnsi="David" w:cs="David" w:hint="eastAsia"/>
          <w:sz w:val="24"/>
          <w:szCs w:val="24"/>
          <w:rtl/>
        </w:rPr>
        <w:t>לתקופת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הביטוח</w:t>
      </w:r>
      <w:r w:rsidRPr="00C06588">
        <w:rPr>
          <w:rFonts w:ascii="David" w:eastAsia="Calibri" w:hAnsi="David" w:cs="David"/>
          <w:sz w:val="24"/>
          <w:szCs w:val="24"/>
          <w:rtl/>
        </w:rPr>
        <w:t>.</w:t>
      </w:r>
    </w:p>
    <w:p w14:paraId="5D6A75A2" w14:textId="77777777" w:rsidR="003811C6" w:rsidRPr="00C06588"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C06588">
        <w:rPr>
          <w:rFonts w:ascii="David" w:eastAsia="Calibri" w:hAnsi="David" w:cs="David"/>
          <w:sz w:val="24"/>
          <w:szCs w:val="24"/>
          <w:rtl/>
        </w:rPr>
        <w:tab/>
      </w:r>
      <w:r w:rsidRPr="00C06588">
        <w:rPr>
          <w:rFonts w:ascii="David" w:eastAsia="Calibri" w:hAnsi="David" w:cs="David" w:hint="eastAsia"/>
          <w:sz w:val="24"/>
          <w:szCs w:val="24"/>
          <w:rtl/>
        </w:rPr>
        <w:t>הביטוח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הפוליסה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אינו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כולל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הגבלה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ביחס</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לאובדן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מסמכים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חריגה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מסמכות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שנעשתה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בתום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לב</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הפרת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סודיות</w:t>
      </w:r>
      <w:r w:rsidRPr="00C06588">
        <w:rPr>
          <w:rFonts w:ascii="David" w:eastAsia="Calibri" w:hAnsi="David" w:cs="David"/>
          <w:sz w:val="24"/>
          <w:szCs w:val="24"/>
          <w:rtl/>
        </w:rPr>
        <w:t xml:space="preserve"> , </w:t>
      </w:r>
      <w:r w:rsidRPr="00C06588">
        <w:rPr>
          <w:rFonts w:ascii="David" w:eastAsia="Calibri" w:hAnsi="David" w:cs="David" w:hint="eastAsia"/>
          <w:sz w:val="24"/>
          <w:szCs w:val="24"/>
          <w:rtl/>
        </w:rPr>
        <w:t>מעשה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במתכוון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דיבה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השמצה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מעשה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מרמה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w:t>
      </w:r>
      <w:r w:rsidRPr="00C06588">
        <w:rPr>
          <w:rFonts w:ascii="David" w:eastAsia="Calibri" w:hAnsi="David" w:cs="David"/>
          <w:sz w:val="24"/>
          <w:szCs w:val="24"/>
          <w:rtl/>
        </w:rPr>
        <w:t xml:space="preserve">/או </w:t>
      </w:r>
      <w:r w:rsidRPr="00C06588">
        <w:rPr>
          <w:rFonts w:ascii="David" w:eastAsia="Calibri" w:hAnsi="David" w:cs="David" w:hint="eastAsia"/>
          <w:sz w:val="24"/>
          <w:szCs w:val="24"/>
          <w:rtl/>
        </w:rPr>
        <w:t>אי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יושר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מעובדי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המתכנן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אובדן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השימוש</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w:t>
      </w:r>
      <w:r w:rsidRPr="00C06588">
        <w:rPr>
          <w:rFonts w:ascii="David" w:eastAsia="Calibri" w:hAnsi="David" w:cs="David"/>
          <w:sz w:val="24"/>
          <w:szCs w:val="24"/>
          <w:rtl/>
        </w:rPr>
        <w:t xml:space="preserve">/או </w:t>
      </w:r>
      <w:r w:rsidRPr="00C06588">
        <w:rPr>
          <w:rFonts w:ascii="David" w:eastAsia="Calibri" w:hAnsi="David" w:cs="David" w:hint="eastAsia"/>
          <w:sz w:val="24"/>
          <w:szCs w:val="24"/>
          <w:rtl/>
        </w:rPr>
        <w:t>עיכוב</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w:t>
      </w:r>
      <w:r w:rsidRPr="00C06588">
        <w:rPr>
          <w:rFonts w:ascii="David" w:eastAsia="Calibri" w:hAnsi="David" w:cs="David"/>
          <w:sz w:val="24"/>
          <w:szCs w:val="24"/>
          <w:rtl/>
        </w:rPr>
        <w:t xml:space="preserve">/או </w:t>
      </w:r>
      <w:r w:rsidRPr="00C06588">
        <w:rPr>
          <w:rFonts w:ascii="David" w:eastAsia="Calibri" w:hAnsi="David" w:cs="David" w:hint="eastAsia"/>
          <w:sz w:val="24"/>
          <w:szCs w:val="24"/>
          <w:rtl/>
        </w:rPr>
        <w:t>נזק</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תוצאתי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כלשהו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w:t>
      </w:r>
      <w:r w:rsidRPr="00C06588">
        <w:rPr>
          <w:rFonts w:ascii="David" w:eastAsia="Calibri" w:hAnsi="David" w:cs="David"/>
          <w:sz w:val="24"/>
          <w:szCs w:val="24"/>
          <w:rtl/>
        </w:rPr>
        <w:t xml:space="preserve">/או </w:t>
      </w:r>
      <w:r w:rsidRPr="00C06588">
        <w:rPr>
          <w:rFonts w:ascii="David" w:eastAsia="Calibri" w:hAnsi="David" w:cs="David" w:hint="eastAsia"/>
          <w:sz w:val="24"/>
          <w:szCs w:val="24"/>
          <w:rtl/>
        </w:rPr>
        <w:t>חבות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נושא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משרה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למעט</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במקרה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שהיא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ניתנת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לכיסוי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בפוליסת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נושאי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משרה</w:t>
      </w:r>
      <w:r w:rsidRPr="00C06588">
        <w:rPr>
          <w:rFonts w:ascii="David" w:eastAsia="Calibri" w:hAnsi="David" w:cs="David"/>
          <w:sz w:val="24"/>
          <w:szCs w:val="24"/>
          <w:rtl/>
        </w:rPr>
        <w:t xml:space="preserve"> . </w:t>
      </w:r>
      <w:r w:rsidRPr="00C06588">
        <w:rPr>
          <w:rFonts w:ascii="David" w:eastAsia="Calibri" w:hAnsi="David" w:cs="David" w:hint="eastAsia"/>
          <w:sz w:val="24"/>
          <w:szCs w:val="24"/>
          <w:rtl/>
        </w:rPr>
        <w:t>הכיסוי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הפוליסה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מורחב</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לכלול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המזמין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כמבוטח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נוסף</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בגין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חבותו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כמזמין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העבודה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בכל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הנובע</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מפעולותיו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המתכנן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והבאים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מטעמו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כמוגדר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בפוליסה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ובכפוף</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לתנאיה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ולסייגיה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הביטוח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כולל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מועד</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למפרע</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שאינו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מאוחר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ממועד</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תחילת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ביצוע</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העבודות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ידי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המתכנן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אך</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לפני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התאריך</w:t>
      </w:r>
      <w:r w:rsidRPr="00C06588">
        <w:rPr>
          <w:rFonts w:ascii="David" w:eastAsia="Calibri" w:hAnsi="David" w:cs="David"/>
          <w:sz w:val="24"/>
          <w:szCs w:val="24"/>
          <w:rtl/>
        </w:rPr>
        <w:t xml:space="preserve"> _____________(להלן :" </w:t>
      </w:r>
      <w:r w:rsidRPr="00C06588">
        <w:rPr>
          <w:rFonts w:ascii="David" w:eastAsia="Calibri" w:hAnsi="David" w:cs="David" w:hint="eastAsia"/>
          <w:sz w:val="24"/>
          <w:szCs w:val="24"/>
          <w:rtl/>
        </w:rPr>
        <w:t>התאריך</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הרטרואקטיבי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כולל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הביטוח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הרחבת</w:t>
      </w:r>
      <w:r w:rsidRPr="00C06588">
        <w:rPr>
          <w:rFonts w:ascii="David" w:eastAsia="Calibri" w:hAnsi="David" w:cs="David"/>
          <w:sz w:val="24"/>
          <w:szCs w:val="24"/>
          <w:rtl/>
        </w:rPr>
        <w:t xml:space="preserve"> "חבות </w:t>
      </w:r>
      <w:r w:rsidRPr="00C06588">
        <w:rPr>
          <w:rFonts w:ascii="David" w:eastAsia="Calibri" w:hAnsi="David" w:cs="David" w:hint="eastAsia"/>
          <w:sz w:val="24"/>
          <w:szCs w:val="24"/>
          <w:rtl/>
        </w:rPr>
        <w:t>צולבת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ותקופת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גילוי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בת</w:t>
      </w:r>
      <w:r w:rsidRPr="00C06588">
        <w:rPr>
          <w:rFonts w:ascii="David" w:eastAsia="Calibri" w:hAnsi="David" w:cs="David"/>
          <w:sz w:val="24"/>
          <w:szCs w:val="24"/>
          <w:rtl/>
        </w:rPr>
        <w:t xml:space="preserve"> 12 </w:t>
      </w:r>
      <w:r w:rsidRPr="00C06588">
        <w:rPr>
          <w:rFonts w:ascii="David" w:eastAsia="Calibri" w:hAnsi="David" w:cs="David" w:hint="eastAsia"/>
          <w:sz w:val="24"/>
          <w:szCs w:val="24"/>
          <w:rtl/>
        </w:rPr>
        <w:t>חודש</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ביחס</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לתביעות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הנובעות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מביצוע</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העבודות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נשוא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החוזה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הנדון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וזאת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פוליסה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זו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תחודש</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מכל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סיבה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שהיא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נוסח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הפוליסה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יפחת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מהנוסח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היודע</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w:t>
      </w:r>
      <w:r w:rsidRPr="00C06588">
        <w:rPr>
          <w:rFonts w:ascii="David" w:eastAsia="Calibri" w:hAnsi="David" w:cs="David"/>
          <w:sz w:val="24"/>
          <w:szCs w:val="24"/>
          <w:rtl/>
        </w:rPr>
        <w:t>- "שפי-ב.ר. 2018".</w:t>
      </w:r>
    </w:p>
    <w:p w14:paraId="582FB399" w14:textId="77777777" w:rsidR="003811C6" w:rsidRPr="00C06588"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C06588">
        <w:rPr>
          <w:rFonts w:ascii="David" w:eastAsia="Calibri" w:hAnsi="David" w:cs="David"/>
          <w:sz w:val="24"/>
          <w:szCs w:val="24"/>
          <w:rtl/>
        </w:rPr>
        <w:t>2.</w:t>
      </w:r>
      <w:r w:rsidRPr="00C06588">
        <w:rPr>
          <w:rFonts w:ascii="David" w:eastAsia="Calibri" w:hAnsi="David" w:cs="David"/>
          <w:sz w:val="24"/>
          <w:szCs w:val="24"/>
          <w:rtl/>
        </w:rPr>
        <w:tab/>
      </w:r>
      <w:r w:rsidRPr="00C06588">
        <w:rPr>
          <w:rFonts w:ascii="David" w:eastAsia="Calibri" w:hAnsi="David" w:cs="David" w:hint="eastAsia"/>
          <w:b/>
          <w:bCs/>
          <w:sz w:val="24"/>
          <w:szCs w:val="24"/>
          <w:rtl/>
        </w:rPr>
        <w:t>ביטוח</w:t>
      </w:r>
      <w:r w:rsidRPr="00C06588">
        <w:rPr>
          <w:rFonts w:ascii="David" w:eastAsia="Calibri" w:hAnsi="David" w:cs="David"/>
          <w:b/>
          <w:bCs/>
          <w:sz w:val="24"/>
          <w:szCs w:val="24"/>
          <w:rtl/>
        </w:rPr>
        <w:t xml:space="preserve"> </w:t>
      </w:r>
      <w:r w:rsidRPr="00C06588">
        <w:rPr>
          <w:rFonts w:ascii="David" w:eastAsia="Calibri" w:hAnsi="David" w:cs="David" w:hint="eastAsia"/>
          <w:b/>
          <w:bCs/>
          <w:sz w:val="24"/>
          <w:szCs w:val="24"/>
          <w:rtl/>
        </w:rPr>
        <w:t>אחריות</w:t>
      </w:r>
      <w:r w:rsidRPr="00C06588">
        <w:rPr>
          <w:rFonts w:ascii="David" w:eastAsia="Calibri" w:hAnsi="David" w:cs="David"/>
          <w:b/>
          <w:bCs/>
          <w:sz w:val="24"/>
          <w:szCs w:val="24"/>
          <w:rtl/>
        </w:rPr>
        <w:t xml:space="preserve"> </w:t>
      </w:r>
      <w:r w:rsidRPr="00C06588">
        <w:rPr>
          <w:rFonts w:ascii="David" w:eastAsia="Calibri" w:hAnsi="David" w:cs="David" w:hint="eastAsia"/>
          <w:b/>
          <w:bCs/>
          <w:sz w:val="24"/>
          <w:szCs w:val="24"/>
          <w:rtl/>
        </w:rPr>
        <w:t>מעבידים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המבטח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חבות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עפ</w:t>
      </w:r>
      <w:r w:rsidRPr="00C06588">
        <w:rPr>
          <w:rFonts w:ascii="David" w:eastAsia="Calibri" w:hAnsi="David" w:cs="David"/>
          <w:sz w:val="24"/>
          <w:szCs w:val="24"/>
          <w:rtl/>
        </w:rPr>
        <w:t xml:space="preserve">"י </w:t>
      </w:r>
      <w:r w:rsidRPr="00C06588">
        <w:rPr>
          <w:rFonts w:ascii="David" w:eastAsia="Calibri" w:hAnsi="David" w:cs="David" w:hint="eastAsia"/>
          <w:sz w:val="24"/>
          <w:szCs w:val="24"/>
          <w:rtl/>
        </w:rPr>
        <w:t>פקודת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הנזיקין</w:t>
      </w:r>
      <w:r w:rsidRPr="00C06588">
        <w:rPr>
          <w:rFonts w:ascii="David" w:eastAsia="Calibri" w:hAnsi="David" w:cs="David"/>
          <w:sz w:val="24"/>
          <w:szCs w:val="24"/>
          <w:rtl/>
        </w:rPr>
        <w:t xml:space="preserve"> (נוסח </w:t>
      </w:r>
      <w:r w:rsidRPr="00C06588">
        <w:rPr>
          <w:rFonts w:ascii="David" w:eastAsia="Calibri" w:hAnsi="David" w:cs="David" w:hint="eastAsia"/>
          <w:sz w:val="24"/>
          <w:szCs w:val="24"/>
          <w:rtl/>
        </w:rPr>
        <w:t>חדש</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וחוק</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האחריות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למוצרים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פגומים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תש</w:t>
      </w:r>
      <w:r w:rsidRPr="00C06588">
        <w:rPr>
          <w:rFonts w:ascii="David" w:eastAsia="Calibri" w:hAnsi="David" w:cs="David"/>
          <w:sz w:val="24"/>
          <w:szCs w:val="24"/>
          <w:rtl/>
        </w:rPr>
        <w:t xml:space="preserve">"ם-1980,  </w:t>
      </w:r>
      <w:r w:rsidRPr="00C06588">
        <w:rPr>
          <w:rFonts w:ascii="David" w:eastAsia="Calibri" w:hAnsi="David" w:cs="David" w:hint="eastAsia"/>
          <w:sz w:val="24"/>
          <w:szCs w:val="24"/>
          <w:rtl/>
        </w:rPr>
        <w:t>כלפי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העובדים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המועסקים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ידי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המתכנן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בגין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פגיעה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גופנית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מחלה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העלולים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להגרם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למי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מהם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תוך</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כדי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ועקב</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העסקתם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ההסכם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בגבול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האחריות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שאינו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נופל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w:t>
      </w:r>
      <w:r w:rsidRPr="00C06588">
        <w:rPr>
          <w:rFonts w:ascii="David" w:eastAsia="Calibri" w:hAnsi="David" w:cs="David"/>
          <w:sz w:val="24"/>
          <w:szCs w:val="24"/>
          <w:rtl/>
        </w:rPr>
        <w:t xml:space="preserve">-20,000,000 </w:t>
      </w:r>
      <w:r w:rsidRPr="00C06588">
        <w:rPr>
          <w:rFonts w:ascii="David" w:eastAsia="Calibri" w:hAnsi="David" w:cs="David" w:hint="eastAsia"/>
          <w:sz w:val="24"/>
          <w:szCs w:val="24"/>
          <w:rtl/>
        </w:rPr>
        <w:t>₪</w:t>
      </w:r>
      <w:r w:rsidRPr="00C06588">
        <w:rPr>
          <w:rFonts w:ascii="David" w:eastAsia="Calibri" w:hAnsi="David" w:cs="David"/>
          <w:sz w:val="24"/>
          <w:szCs w:val="24"/>
          <w:rtl/>
        </w:rPr>
        <w:t xml:space="preserve">  (עשרים </w:t>
      </w:r>
      <w:r w:rsidRPr="00C06588">
        <w:rPr>
          <w:rFonts w:ascii="David" w:eastAsia="Calibri" w:hAnsi="David" w:cs="David" w:hint="eastAsia"/>
          <w:sz w:val="24"/>
          <w:szCs w:val="24"/>
          <w:rtl/>
        </w:rPr>
        <w:t>מיליון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w:t>
      </w:r>
      <w:r w:rsidRPr="00C06588">
        <w:rPr>
          <w:rFonts w:ascii="David" w:eastAsia="Calibri" w:hAnsi="David" w:cs="David"/>
          <w:sz w:val="24"/>
          <w:szCs w:val="24"/>
          <w:rtl/>
        </w:rPr>
        <w:t xml:space="preserve"> ) </w:t>
      </w:r>
      <w:r w:rsidRPr="00C06588">
        <w:rPr>
          <w:rFonts w:ascii="David" w:eastAsia="Calibri" w:hAnsi="David" w:cs="David" w:hint="eastAsia"/>
          <w:sz w:val="24"/>
          <w:szCs w:val="24"/>
          <w:rtl/>
        </w:rPr>
        <w:t>לעובד</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אחד</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לאירוע</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ובסה</w:t>
      </w:r>
      <w:r w:rsidRPr="00C06588">
        <w:rPr>
          <w:rFonts w:ascii="David" w:eastAsia="Calibri" w:hAnsi="David" w:cs="David"/>
          <w:sz w:val="24"/>
          <w:szCs w:val="24"/>
          <w:rtl/>
        </w:rPr>
        <w:t xml:space="preserve">"כ </w:t>
      </w:r>
      <w:r w:rsidRPr="00C06588">
        <w:rPr>
          <w:rFonts w:ascii="David" w:eastAsia="Calibri" w:hAnsi="David" w:cs="David" w:hint="eastAsia"/>
          <w:sz w:val="24"/>
          <w:szCs w:val="24"/>
          <w:rtl/>
        </w:rPr>
        <w:t>לתקופת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ביטוח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שנתית</w:t>
      </w:r>
      <w:r w:rsidRPr="00C06588">
        <w:rPr>
          <w:rFonts w:ascii="David" w:eastAsia="Calibri" w:hAnsi="David" w:cs="David"/>
          <w:sz w:val="24"/>
          <w:szCs w:val="24"/>
          <w:rtl/>
        </w:rPr>
        <w:t>.</w:t>
      </w:r>
    </w:p>
    <w:p w14:paraId="3909D611" w14:textId="77777777" w:rsidR="003811C6" w:rsidRPr="00C06588"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C06588">
        <w:rPr>
          <w:rFonts w:ascii="David" w:eastAsia="Calibri" w:hAnsi="David" w:cs="David"/>
          <w:sz w:val="24"/>
          <w:szCs w:val="24"/>
          <w:rtl/>
        </w:rPr>
        <w:tab/>
      </w:r>
      <w:r w:rsidRPr="00C06588">
        <w:rPr>
          <w:rFonts w:ascii="David" w:eastAsia="Calibri" w:hAnsi="David" w:cs="David" w:hint="eastAsia"/>
          <w:sz w:val="24"/>
          <w:szCs w:val="24"/>
          <w:rtl/>
        </w:rPr>
        <w:t>ביטוח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זה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יכלול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הגבלה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בדבר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עבודות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בגובה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ובעומק</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שעות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עבודה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קבלנים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קבלני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משנה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ועובדיהם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שימוש</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במנופים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w:t>
      </w:r>
      <w:r w:rsidRPr="00C06588">
        <w:rPr>
          <w:rFonts w:ascii="David" w:eastAsia="Calibri" w:hAnsi="David" w:cs="David"/>
          <w:sz w:val="24"/>
          <w:szCs w:val="24"/>
          <w:rtl/>
        </w:rPr>
        <w:t xml:space="preserve">/או </w:t>
      </w:r>
      <w:r w:rsidRPr="00C06588">
        <w:rPr>
          <w:rFonts w:ascii="David" w:eastAsia="Calibri" w:hAnsi="David" w:cs="David" w:hint="eastAsia"/>
          <w:sz w:val="24"/>
          <w:szCs w:val="24"/>
          <w:rtl/>
        </w:rPr>
        <w:t>במכונות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הרמה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עבודות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בגובה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פיתיונות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ורעלים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וכן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בדבר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העסקת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נוער</w:t>
      </w:r>
      <w:r w:rsidRPr="00C06588">
        <w:rPr>
          <w:rFonts w:ascii="David" w:eastAsia="Calibri" w:hAnsi="David" w:cs="David"/>
          <w:sz w:val="24"/>
          <w:szCs w:val="24"/>
          <w:rtl/>
        </w:rPr>
        <w:t xml:space="preserve"> ,עבודות </w:t>
      </w:r>
      <w:r w:rsidRPr="00C06588">
        <w:rPr>
          <w:rFonts w:ascii="David" w:eastAsia="Calibri" w:hAnsi="David" w:cs="David" w:hint="eastAsia"/>
          <w:sz w:val="24"/>
          <w:szCs w:val="24"/>
          <w:rtl/>
        </w:rPr>
        <w:t>חוץ</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הביטוח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מורחב</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לשפות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המזמין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היה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ונטען</w:t>
      </w:r>
      <w:r w:rsidRPr="00C06588">
        <w:rPr>
          <w:rFonts w:ascii="David" w:eastAsia="Calibri" w:hAnsi="David" w:cs="David"/>
          <w:sz w:val="24"/>
          <w:szCs w:val="24"/>
        </w:rPr>
        <w:t xml:space="preserve"> </w:t>
      </w:r>
      <w:r w:rsidRPr="00C06588">
        <w:rPr>
          <w:rFonts w:ascii="David" w:eastAsia="Calibri" w:hAnsi="David" w:cs="David" w:hint="eastAsia"/>
          <w:sz w:val="24"/>
          <w:szCs w:val="24"/>
          <w:rtl/>
        </w:rPr>
        <w:t>לעניין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קרות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תאונת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עבודה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w:t>
      </w:r>
      <w:r w:rsidRPr="00C06588">
        <w:rPr>
          <w:rFonts w:ascii="David" w:eastAsia="Calibri" w:hAnsi="David" w:cs="David"/>
          <w:sz w:val="24"/>
          <w:szCs w:val="24"/>
          <w:rtl/>
        </w:rPr>
        <w:t xml:space="preserve">/או </w:t>
      </w:r>
      <w:r w:rsidRPr="00C06588">
        <w:rPr>
          <w:rFonts w:ascii="David" w:eastAsia="Calibri" w:hAnsi="David" w:cs="David" w:hint="eastAsia"/>
          <w:sz w:val="24"/>
          <w:szCs w:val="24"/>
          <w:rtl/>
        </w:rPr>
        <w:t>מחלה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כלשהי</w:t>
      </w:r>
      <w:r w:rsidRPr="00C06588">
        <w:rPr>
          <w:rFonts w:ascii="David" w:eastAsia="Calibri" w:hAnsi="David" w:cs="David"/>
          <w:sz w:val="24"/>
          <w:szCs w:val="24"/>
        </w:rPr>
        <w:t xml:space="preserve"> </w:t>
      </w:r>
      <w:r w:rsidRPr="00C06588">
        <w:rPr>
          <w:rFonts w:ascii="David" w:eastAsia="Calibri" w:hAnsi="David" w:cs="David" w:hint="eastAsia"/>
          <w:sz w:val="24"/>
          <w:szCs w:val="24"/>
          <w:rtl/>
        </w:rPr>
        <w:t>כי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הוא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נושא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בחובות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מעביד</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כלשהם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כלפי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מעובדי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המתכנן</w:t>
      </w:r>
      <w:r w:rsidRPr="00C06588">
        <w:rPr>
          <w:rFonts w:ascii="David" w:eastAsia="Calibri" w:hAnsi="David" w:cs="David"/>
          <w:sz w:val="24"/>
          <w:szCs w:val="24"/>
          <w:rtl/>
        </w:rPr>
        <w:t>.</w:t>
      </w:r>
      <w:r w:rsidRPr="00C06588">
        <w:rPr>
          <w:rFonts w:ascii="David" w:eastAsia="Calibri" w:hAnsi="David" w:cs="David"/>
          <w:sz w:val="24"/>
          <w:szCs w:val="24"/>
          <w:rtl/>
        </w:rPr>
        <w:tab/>
      </w:r>
      <w:r w:rsidRPr="00C06588">
        <w:rPr>
          <w:rFonts w:ascii="David" w:eastAsia="Calibri" w:hAnsi="David" w:cs="David"/>
          <w:sz w:val="24"/>
          <w:szCs w:val="24"/>
          <w:rtl/>
        </w:rPr>
        <w:br/>
      </w:r>
    </w:p>
    <w:p w14:paraId="496609B7" w14:textId="77777777" w:rsidR="003811C6" w:rsidRPr="00C06588"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C06588">
        <w:rPr>
          <w:rFonts w:ascii="David" w:eastAsia="Calibri" w:hAnsi="David" w:cs="David"/>
          <w:sz w:val="24"/>
          <w:szCs w:val="24"/>
          <w:rtl/>
        </w:rPr>
        <w:t>3</w:t>
      </w:r>
      <w:r w:rsidRPr="00C06588">
        <w:rPr>
          <w:rFonts w:ascii="David" w:eastAsia="Calibri" w:hAnsi="David" w:cs="David"/>
          <w:sz w:val="24"/>
          <w:szCs w:val="24"/>
          <w:rtl/>
        </w:rPr>
        <w:tab/>
      </w:r>
      <w:r w:rsidRPr="00C06588">
        <w:rPr>
          <w:rFonts w:ascii="David" w:eastAsia="Calibri" w:hAnsi="David" w:cs="David" w:hint="eastAsia"/>
          <w:b/>
          <w:bCs/>
          <w:sz w:val="24"/>
          <w:szCs w:val="24"/>
          <w:rtl/>
        </w:rPr>
        <w:t>ביטוח</w:t>
      </w:r>
      <w:r w:rsidRPr="00C06588">
        <w:rPr>
          <w:rFonts w:ascii="David" w:eastAsia="Calibri" w:hAnsi="David" w:cs="David"/>
          <w:b/>
          <w:bCs/>
          <w:sz w:val="24"/>
          <w:szCs w:val="24"/>
          <w:rtl/>
        </w:rPr>
        <w:t xml:space="preserve"> </w:t>
      </w:r>
      <w:r w:rsidRPr="00C06588">
        <w:rPr>
          <w:rFonts w:ascii="David" w:eastAsia="Calibri" w:hAnsi="David" w:cs="David" w:hint="eastAsia"/>
          <w:b/>
          <w:bCs/>
          <w:sz w:val="24"/>
          <w:szCs w:val="24"/>
          <w:rtl/>
        </w:rPr>
        <w:t>אחריות</w:t>
      </w:r>
      <w:r w:rsidRPr="00C06588">
        <w:rPr>
          <w:rFonts w:ascii="David" w:eastAsia="Calibri" w:hAnsi="David" w:cs="David"/>
          <w:b/>
          <w:bCs/>
          <w:sz w:val="24"/>
          <w:szCs w:val="24"/>
          <w:rtl/>
        </w:rPr>
        <w:t xml:space="preserve"> </w:t>
      </w:r>
      <w:r w:rsidRPr="00C06588">
        <w:rPr>
          <w:rFonts w:ascii="David" w:eastAsia="Calibri" w:hAnsi="David" w:cs="David" w:hint="eastAsia"/>
          <w:b/>
          <w:bCs/>
          <w:sz w:val="24"/>
          <w:szCs w:val="24"/>
          <w:rtl/>
        </w:rPr>
        <w:t>כלפי</w:t>
      </w:r>
      <w:r w:rsidRPr="00C06588">
        <w:rPr>
          <w:rFonts w:ascii="David" w:eastAsia="Calibri" w:hAnsi="David" w:cs="David"/>
          <w:b/>
          <w:bCs/>
          <w:sz w:val="24"/>
          <w:szCs w:val="24"/>
          <w:rtl/>
        </w:rPr>
        <w:t xml:space="preserve"> </w:t>
      </w:r>
      <w:r w:rsidRPr="00C06588">
        <w:rPr>
          <w:rFonts w:ascii="David" w:eastAsia="Calibri" w:hAnsi="David" w:cs="David" w:hint="eastAsia"/>
          <w:b/>
          <w:bCs/>
          <w:sz w:val="24"/>
          <w:szCs w:val="24"/>
          <w:rtl/>
        </w:rPr>
        <w:t>צד</w:t>
      </w:r>
      <w:r w:rsidRPr="00C06588">
        <w:rPr>
          <w:rFonts w:ascii="David" w:eastAsia="Calibri" w:hAnsi="David" w:cs="David"/>
          <w:b/>
          <w:bCs/>
          <w:sz w:val="24"/>
          <w:szCs w:val="24"/>
          <w:rtl/>
        </w:rPr>
        <w:t xml:space="preserve"> </w:t>
      </w:r>
      <w:r w:rsidRPr="00C06588">
        <w:rPr>
          <w:rFonts w:ascii="David" w:eastAsia="Calibri" w:hAnsi="David" w:cs="David" w:hint="eastAsia"/>
          <w:b/>
          <w:bCs/>
          <w:sz w:val="24"/>
          <w:szCs w:val="24"/>
          <w:rtl/>
        </w:rPr>
        <w:t>שלישי</w:t>
      </w:r>
      <w:r w:rsidRPr="00C06588">
        <w:rPr>
          <w:rFonts w:ascii="David" w:eastAsia="Calibri" w:hAnsi="David" w:cs="David"/>
          <w:sz w:val="24"/>
          <w:szCs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6A8F8C84" w14:textId="77777777" w:rsidR="003811C6" w:rsidRPr="00C06588"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C06588">
        <w:rPr>
          <w:rFonts w:ascii="David" w:eastAsia="Calibri" w:hAnsi="David" w:cs="David"/>
          <w:sz w:val="24"/>
          <w:szCs w:val="24"/>
          <w:rtl/>
        </w:rPr>
        <w:tab/>
      </w:r>
      <w:r w:rsidRPr="00C06588">
        <w:rPr>
          <w:rFonts w:ascii="David" w:eastAsia="Calibri" w:hAnsi="David" w:cs="David" w:hint="eastAsia"/>
          <w:sz w:val="24"/>
          <w:szCs w:val="24"/>
          <w:rtl/>
        </w:rPr>
        <w:t>ביטוח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זה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כפוף</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לכל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הגבלה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בדבר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חבות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הנובעת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מאש</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התפוצצות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בהלה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מכשירי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הרמה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חבות</w:t>
      </w:r>
      <w:r w:rsidRPr="00C06588">
        <w:rPr>
          <w:rFonts w:ascii="David" w:eastAsia="Calibri" w:hAnsi="David" w:cs="David"/>
          <w:sz w:val="24"/>
          <w:szCs w:val="24"/>
        </w:rPr>
        <w:t xml:space="preserve"> </w:t>
      </w:r>
      <w:r w:rsidRPr="00C06588">
        <w:rPr>
          <w:rFonts w:ascii="David" w:eastAsia="Calibri" w:hAnsi="David" w:cs="David" w:hint="eastAsia"/>
          <w:sz w:val="24"/>
          <w:szCs w:val="24"/>
          <w:rtl/>
        </w:rPr>
        <w:t>בגין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וכלפי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קבלנים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קבלני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משנה</w:t>
      </w:r>
      <w:r w:rsidRPr="00C06588">
        <w:rPr>
          <w:rFonts w:ascii="David" w:eastAsia="Calibri" w:hAnsi="David" w:cs="David"/>
          <w:sz w:val="24"/>
          <w:szCs w:val="24"/>
        </w:rPr>
        <w:t xml:space="preserve"> </w:t>
      </w:r>
      <w:r w:rsidRPr="00C06588">
        <w:rPr>
          <w:rFonts w:ascii="David" w:eastAsia="Calibri" w:hAnsi="David" w:cs="David" w:hint="eastAsia"/>
          <w:sz w:val="24"/>
          <w:szCs w:val="24"/>
          <w:rtl/>
        </w:rPr>
        <w:t>ועובדיהם</w:t>
      </w:r>
      <w:r w:rsidRPr="00C06588">
        <w:rPr>
          <w:rFonts w:ascii="David" w:eastAsia="Calibri" w:hAnsi="David" w:cs="David"/>
          <w:sz w:val="24"/>
          <w:szCs w:val="24"/>
          <w:rtl/>
        </w:rPr>
        <w:t xml:space="preserve">, פריקה וטעינה, מתקנים סניטריים פגומים, הרעלה, כל דבר מזיק במאכל או משקה, שביתה והשבתה, עבודות חוץ, וכן תביעות שיבוב מצד המוסד לביטוח לאומי. </w:t>
      </w:r>
      <w:r w:rsidRPr="00C06588">
        <w:rPr>
          <w:rFonts w:ascii="David" w:eastAsia="Calibri" w:hAnsi="David" w:cs="David"/>
          <w:sz w:val="24"/>
          <w:szCs w:val="24"/>
          <w:rtl/>
        </w:rPr>
        <w:br/>
      </w:r>
      <w:r w:rsidRPr="00C06588">
        <w:rPr>
          <w:rFonts w:ascii="David" w:eastAsia="Calibri" w:hAnsi="David" w:cs="David" w:hint="eastAsia"/>
          <w:sz w:val="24"/>
          <w:szCs w:val="24"/>
          <w:rtl/>
        </w:rPr>
        <w:t>הביטוח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מורחב</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לשפות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המזמין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בגין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אחריותו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למעשי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w:t>
      </w:r>
      <w:r w:rsidRPr="00C06588">
        <w:rPr>
          <w:rFonts w:ascii="David" w:eastAsia="Calibri" w:hAnsi="David" w:cs="David"/>
          <w:sz w:val="24"/>
          <w:szCs w:val="24"/>
          <w:rtl/>
        </w:rPr>
        <w:t xml:space="preserve">/או </w:t>
      </w:r>
      <w:r w:rsidRPr="00C06588">
        <w:rPr>
          <w:rFonts w:ascii="David" w:eastAsia="Calibri" w:hAnsi="David" w:cs="David" w:hint="eastAsia"/>
          <w:sz w:val="24"/>
          <w:szCs w:val="24"/>
          <w:rtl/>
        </w:rPr>
        <w:t>מחדלי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המתכנן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והבאים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מטעמו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וזאת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בכפוף</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לסעיף</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אחריות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צולבת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נחשב</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הביטוח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כאילו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נערך</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בנפרד</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עבור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אחד</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מיחידי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המבוטח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רכוש</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המזמין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ייחשב</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כרכוש</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צד</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שלישי</w:t>
      </w:r>
      <w:r w:rsidRPr="00C06588">
        <w:rPr>
          <w:rFonts w:ascii="David" w:eastAsia="Calibri" w:hAnsi="David" w:cs="David"/>
          <w:sz w:val="24"/>
          <w:szCs w:val="24"/>
          <w:rtl/>
        </w:rPr>
        <w:t>.</w:t>
      </w:r>
    </w:p>
    <w:p w14:paraId="200E9865" w14:textId="77777777" w:rsidR="003811C6" w:rsidRPr="00C06588"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C06588">
        <w:rPr>
          <w:rFonts w:ascii="David" w:eastAsia="Calibri" w:hAnsi="David" w:cs="David" w:hint="eastAsia"/>
          <w:sz w:val="24"/>
          <w:szCs w:val="24"/>
          <w:rtl/>
        </w:rPr>
        <w:t>הפוליסות</w:t>
      </w:r>
      <w:r w:rsidRPr="00C06588">
        <w:rPr>
          <w:rFonts w:ascii="David" w:eastAsia="Calibri" w:hAnsi="David" w:cs="David"/>
          <w:sz w:val="24"/>
          <w:szCs w:val="24"/>
          <w:rtl/>
        </w:rPr>
        <w:t xml:space="preserve"> תכלולנה  תנאי מפורש על פיו הינן קודמות לכל ביטוח אשר נערך על ידי המזמין ואנו מוותרים על כל טענה ו/או דרישה בדבר שיתוף ביטוחי המזמין. </w:t>
      </w:r>
    </w:p>
    <w:p w14:paraId="6AF91881" w14:textId="77777777" w:rsidR="003811C6" w:rsidRPr="00C06588"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C06588">
        <w:rPr>
          <w:rFonts w:ascii="David" w:eastAsia="Calibri" w:hAnsi="David" w:cs="David" w:hint="eastAsia"/>
          <w:sz w:val="24"/>
          <w:szCs w:val="24"/>
          <w:rtl/>
        </w:rPr>
        <w:t>הפוליסה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תכלולנה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התחייבות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לוויתור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זכות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שיבוב</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כלפי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המזמין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עובדיו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והבאים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מטעמו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אולם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האמור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בדבר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ויתור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זכות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השיבוב</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יחול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לטובת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אדם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שגרם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לנזק</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בזדון</w:t>
      </w:r>
      <w:r w:rsidRPr="00C06588">
        <w:rPr>
          <w:rFonts w:ascii="David" w:eastAsia="Calibri" w:hAnsi="David" w:cs="David"/>
          <w:sz w:val="24"/>
          <w:szCs w:val="24"/>
          <w:rtl/>
        </w:rPr>
        <w:t>.</w:t>
      </w:r>
    </w:p>
    <w:p w14:paraId="712E0771" w14:textId="77777777" w:rsidR="003811C6" w:rsidRPr="00C06588"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C06588">
        <w:rPr>
          <w:rFonts w:ascii="David" w:eastAsia="Calibri" w:hAnsi="David" w:cs="David" w:hint="eastAsia"/>
          <w:sz w:val="24"/>
          <w:szCs w:val="24"/>
          <w:rtl/>
        </w:rPr>
        <w:lastRenderedPageBreak/>
        <w:t>כמו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המתכנן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מתחייב</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שהכיסוי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הפוליסות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יבוטל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ולא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יחול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בו</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שינוי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לרעה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אלא</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תימסר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הודעה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כתובה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בדואר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רשום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לידי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המזמין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לפחות</w:t>
      </w:r>
      <w:r w:rsidRPr="00C06588">
        <w:rPr>
          <w:rFonts w:ascii="David" w:eastAsia="Calibri" w:hAnsi="David" w:cs="David"/>
          <w:sz w:val="24"/>
          <w:szCs w:val="24"/>
          <w:rtl/>
        </w:rPr>
        <w:t xml:space="preserve"> 60 </w:t>
      </w:r>
      <w:r w:rsidRPr="00C06588">
        <w:rPr>
          <w:rFonts w:ascii="David" w:eastAsia="Calibri" w:hAnsi="David" w:cs="David" w:hint="eastAsia"/>
          <w:sz w:val="24"/>
          <w:szCs w:val="24"/>
          <w:rtl/>
        </w:rPr>
        <w:t>יום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מראש</w:t>
      </w:r>
      <w:r w:rsidRPr="00C06588">
        <w:rPr>
          <w:rFonts w:ascii="David" w:eastAsia="Calibri" w:hAnsi="David" w:cs="David"/>
          <w:sz w:val="24"/>
          <w:szCs w:val="24"/>
          <w:rtl/>
        </w:rPr>
        <w:t>.</w:t>
      </w:r>
    </w:p>
    <w:p w14:paraId="0DE0808D" w14:textId="77777777" w:rsidR="003811C6" w:rsidRPr="00C06588"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C06588">
        <w:rPr>
          <w:rFonts w:ascii="David" w:eastAsia="Calibri" w:hAnsi="David" w:cs="David" w:hint="eastAsia"/>
          <w:sz w:val="24"/>
          <w:szCs w:val="24"/>
          <w:rtl/>
        </w:rPr>
        <w:t>חריג</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כוונה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w:t>
      </w:r>
      <w:r w:rsidRPr="00C06588">
        <w:rPr>
          <w:rFonts w:ascii="David" w:eastAsia="Calibri" w:hAnsi="David" w:cs="David"/>
          <w:sz w:val="24"/>
          <w:szCs w:val="24"/>
          <w:rtl/>
        </w:rPr>
        <w:t xml:space="preserve">/או </w:t>
      </w:r>
      <w:r w:rsidRPr="00C06588">
        <w:rPr>
          <w:rFonts w:ascii="David" w:eastAsia="Calibri" w:hAnsi="David" w:cs="David" w:hint="eastAsia"/>
          <w:sz w:val="24"/>
          <w:szCs w:val="24"/>
          <w:rtl/>
        </w:rPr>
        <w:t>רשלנות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רבתי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מבוטל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ככל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שקיים</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אך</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מו</w:t>
      </w:r>
      <w:r w:rsidRPr="00C06588">
        <w:rPr>
          <w:rFonts w:ascii="David" w:eastAsia="Calibri" w:hAnsi="David" w:cs="David"/>
          <w:sz w:val="24"/>
          <w:szCs w:val="24"/>
          <w:rtl/>
        </w:rPr>
        <w:t xml:space="preserve">"מ </w:t>
      </w:r>
      <w:r w:rsidRPr="00C06588">
        <w:rPr>
          <w:rFonts w:ascii="David" w:eastAsia="Calibri" w:hAnsi="David" w:cs="David" w:hint="eastAsia"/>
          <w:sz w:val="24"/>
          <w:szCs w:val="24"/>
          <w:rtl/>
        </w:rPr>
        <w:t>בזה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אין</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בביטול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הסעיף</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כאמור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כדי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לגרוע</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מזכויות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המבטחת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וחובות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המבוטח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על</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פי</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חוק</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חוזה</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הביטוח</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תשמ</w:t>
      </w:r>
      <w:r w:rsidRPr="00C06588">
        <w:rPr>
          <w:rFonts w:ascii="David" w:eastAsia="Calibri" w:hAnsi="David" w:cs="David"/>
          <w:sz w:val="24"/>
          <w:szCs w:val="24"/>
          <w:rtl/>
        </w:rPr>
        <w:t xml:space="preserve">"א-1981, </w:t>
      </w:r>
      <w:r w:rsidRPr="00C06588">
        <w:rPr>
          <w:rFonts w:ascii="David" w:eastAsia="Calibri" w:hAnsi="David" w:cs="David" w:hint="eastAsia"/>
          <w:sz w:val="24"/>
          <w:szCs w:val="24"/>
          <w:rtl/>
        </w:rPr>
        <w:t>וזאת</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בכפוף</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לאמור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באישור</w:t>
      </w:r>
      <w:r w:rsidRPr="00C06588">
        <w:rPr>
          <w:rFonts w:ascii="David" w:eastAsia="Calibri" w:hAnsi="David" w:cs="David"/>
          <w:sz w:val="24"/>
          <w:szCs w:val="24"/>
          <w:rtl/>
        </w:rPr>
        <w:t xml:space="preserve"> </w:t>
      </w:r>
      <w:r w:rsidRPr="00C06588">
        <w:rPr>
          <w:rFonts w:ascii="David" w:eastAsia="Calibri" w:hAnsi="David" w:cs="David" w:hint="eastAsia"/>
          <w:sz w:val="24"/>
          <w:szCs w:val="24"/>
          <w:rtl/>
        </w:rPr>
        <w:t>זה</w:t>
      </w:r>
      <w:r w:rsidRPr="00C06588">
        <w:rPr>
          <w:rFonts w:ascii="David" w:eastAsia="Calibri" w:hAnsi="David" w:cs="David"/>
          <w:sz w:val="24"/>
          <w:szCs w:val="24"/>
          <w:rtl/>
        </w:rPr>
        <w:t>.</w:t>
      </w:r>
    </w:p>
    <w:p w14:paraId="78B0567E" w14:textId="77777777" w:rsidR="003811C6" w:rsidRPr="00C06588" w:rsidRDefault="003811C6" w:rsidP="003811C6">
      <w:pPr>
        <w:jc w:val="both"/>
        <w:rPr>
          <w:rFonts w:ascii="David" w:eastAsia="Calibri" w:hAnsi="David" w:cs="David"/>
          <w:sz w:val="24"/>
          <w:szCs w:val="24"/>
          <w:rtl/>
        </w:rPr>
      </w:pPr>
      <w:r w:rsidRPr="00C06588">
        <w:rPr>
          <w:rFonts w:ascii="David" w:eastAsia="Calibri" w:hAnsi="David" w:cs="David"/>
          <w:sz w:val="24"/>
          <w:szCs w:val="24"/>
          <w:rtl/>
        </w:rPr>
        <w:t xml:space="preserve"> </w:t>
      </w:r>
    </w:p>
    <w:p w14:paraId="1FF32599" w14:textId="77777777" w:rsidR="003811C6" w:rsidRPr="00C06588" w:rsidRDefault="003811C6" w:rsidP="003811C6">
      <w:pPr>
        <w:ind w:left="364"/>
        <w:contextualSpacing/>
        <w:rPr>
          <w:rFonts w:ascii="Times New Roman" w:eastAsia="Calibri" w:hAnsi="Times New Roman" w:cs="Arial"/>
          <w:rtl/>
        </w:rPr>
      </w:pPr>
    </w:p>
    <w:p w14:paraId="4DF621F1"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80FFB3"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DDE7E79"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BA6B8F4"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12500A"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79582F3"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DCD6CBB"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CD13493"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DAC1F3"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34F32E3"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05FFD5E"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D87BCE3"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B664414"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D4EA5FA"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D426B8B"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2499ED" w14:textId="77777777" w:rsidR="003811C6" w:rsidRPr="00C06588"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F31D82F"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3F8108"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45D06C"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5981C5"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D447CC"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D31FCB"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77A1EA"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8B4874"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6757B2"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9BFB10"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FB85E1"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4BE640"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CCF319"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96FBB9"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43A294"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C0CE59"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B90A37"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C9D0AC"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573784"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F9A568"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4B7A8B"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A918B0"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24EAE2"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53BCDD"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813F2D"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6199D5"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575D38"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C06588">
        <w:rPr>
          <w:rFonts w:ascii="Times New Roman" w:eastAsia="Times New Roman" w:hAnsi="Times New Roman" w:cs="David"/>
          <w:bCs/>
          <w:sz w:val="24"/>
          <w:szCs w:val="24"/>
          <w:u w:val="single"/>
          <w:rtl/>
          <w:lang w:eastAsia="he-IL"/>
        </w:rPr>
        <w:br w:type="page"/>
      </w:r>
    </w:p>
    <w:p w14:paraId="259FE2D8"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C06588">
        <w:rPr>
          <w:rFonts w:ascii="Times New Roman" w:eastAsia="Times New Roman" w:hAnsi="Times New Roman" w:cs="David" w:hint="eastAsia"/>
          <w:bCs/>
          <w:sz w:val="20"/>
          <w:szCs w:val="24"/>
          <w:u w:val="single"/>
          <w:rtl/>
          <w:lang w:eastAsia="he-IL"/>
        </w:rPr>
        <w:lastRenderedPageBreak/>
        <w:t>נספח</w:t>
      </w:r>
      <w:r w:rsidRPr="00C06588">
        <w:rPr>
          <w:rFonts w:ascii="Times New Roman" w:eastAsia="Times New Roman" w:hAnsi="Times New Roman" w:cs="David"/>
          <w:bCs/>
          <w:sz w:val="20"/>
          <w:szCs w:val="24"/>
          <w:u w:val="single"/>
          <w:rtl/>
          <w:lang w:eastAsia="he-IL"/>
        </w:rPr>
        <w:t xml:space="preserve"> "</w:t>
      </w:r>
      <w:r w:rsidRPr="00C06588">
        <w:rPr>
          <w:rFonts w:ascii="Times New Roman" w:eastAsia="Times New Roman" w:hAnsi="Times New Roman" w:cs="David" w:hint="eastAsia"/>
          <w:bCs/>
          <w:sz w:val="20"/>
          <w:szCs w:val="24"/>
          <w:u w:val="single"/>
          <w:rtl/>
          <w:lang w:eastAsia="he-IL"/>
        </w:rPr>
        <w:t>ז</w:t>
      </w:r>
      <w:r w:rsidRPr="00C06588">
        <w:rPr>
          <w:rFonts w:ascii="Times New Roman" w:eastAsia="Times New Roman" w:hAnsi="Times New Roman" w:cs="David"/>
          <w:bCs/>
          <w:sz w:val="20"/>
          <w:szCs w:val="24"/>
          <w:u w:val="single"/>
          <w:rtl/>
          <w:lang w:eastAsia="he-IL"/>
        </w:rPr>
        <w:t>1'"</w:t>
      </w:r>
    </w:p>
    <w:p w14:paraId="01CE4679"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C06588">
        <w:rPr>
          <w:rFonts w:ascii="Times New Roman" w:eastAsia="Times New Roman" w:hAnsi="Times New Roman" w:cs="David" w:hint="eastAsia"/>
          <w:b/>
          <w:bCs/>
          <w:sz w:val="20"/>
          <w:szCs w:val="24"/>
          <w:u w:val="single"/>
          <w:rtl/>
          <w:lang w:eastAsia="he-IL"/>
        </w:rPr>
        <w:t>אישור</w:t>
      </w:r>
      <w:r w:rsidRPr="00C06588">
        <w:rPr>
          <w:rFonts w:ascii="Times New Roman" w:eastAsia="Times New Roman" w:hAnsi="Times New Roman" w:cs="David"/>
          <w:b/>
          <w:bCs/>
          <w:sz w:val="20"/>
          <w:szCs w:val="24"/>
          <w:u w:val="single"/>
          <w:rtl/>
          <w:lang w:eastAsia="he-IL"/>
        </w:rPr>
        <w:t xml:space="preserve"> </w:t>
      </w:r>
      <w:r w:rsidRPr="00C06588">
        <w:rPr>
          <w:rFonts w:ascii="Times New Roman" w:eastAsia="Times New Roman" w:hAnsi="Times New Roman" w:cs="David" w:hint="eastAsia"/>
          <w:b/>
          <w:bCs/>
          <w:sz w:val="20"/>
          <w:szCs w:val="24"/>
          <w:u w:val="single"/>
          <w:rtl/>
          <w:lang w:eastAsia="he-IL"/>
        </w:rPr>
        <w:t>על</w:t>
      </w:r>
      <w:r w:rsidRPr="00C06588">
        <w:rPr>
          <w:rFonts w:ascii="Times New Roman" w:eastAsia="Times New Roman" w:hAnsi="Times New Roman" w:cs="David"/>
          <w:b/>
          <w:bCs/>
          <w:sz w:val="20"/>
          <w:szCs w:val="24"/>
          <w:u w:val="single"/>
          <w:rtl/>
          <w:lang w:eastAsia="he-IL"/>
        </w:rPr>
        <w:t xml:space="preserve"> </w:t>
      </w:r>
      <w:r w:rsidRPr="00C06588">
        <w:rPr>
          <w:rFonts w:ascii="Times New Roman" w:eastAsia="Times New Roman" w:hAnsi="Times New Roman" w:cs="David" w:hint="eastAsia"/>
          <w:b/>
          <w:bCs/>
          <w:sz w:val="20"/>
          <w:szCs w:val="24"/>
          <w:u w:val="single"/>
          <w:rtl/>
          <w:lang w:eastAsia="he-IL"/>
        </w:rPr>
        <w:t>קיום</w:t>
      </w:r>
      <w:r w:rsidRPr="00C06588">
        <w:rPr>
          <w:rFonts w:ascii="Times New Roman" w:eastAsia="Times New Roman" w:hAnsi="Times New Roman" w:cs="David"/>
          <w:b/>
          <w:bCs/>
          <w:sz w:val="20"/>
          <w:szCs w:val="24"/>
          <w:u w:val="single"/>
          <w:rtl/>
          <w:lang w:eastAsia="he-IL"/>
        </w:rPr>
        <w:t xml:space="preserve"> </w:t>
      </w:r>
      <w:r w:rsidRPr="00C06588">
        <w:rPr>
          <w:rFonts w:ascii="Times New Roman" w:eastAsia="Times New Roman" w:hAnsi="Times New Roman" w:cs="David" w:hint="eastAsia"/>
          <w:b/>
          <w:bCs/>
          <w:sz w:val="20"/>
          <w:szCs w:val="24"/>
          <w:u w:val="single"/>
          <w:rtl/>
          <w:lang w:eastAsia="he-IL"/>
        </w:rPr>
        <w:t>ביטוחי</w:t>
      </w:r>
      <w:r w:rsidRPr="00C06588">
        <w:rPr>
          <w:rFonts w:ascii="Times New Roman" w:eastAsia="Times New Roman" w:hAnsi="Times New Roman" w:cs="David"/>
          <w:b/>
          <w:bCs/>
          <w:sz w:val="20"/>
          <w:szCs w:val="24"/>
          <w:u w:val="single"/>
          <w:rtl/>
          <w:lang w:eastAsia="he-IL"/>
        </w:rPr>
        <w:t xml:space="preserve"> </w:t>
      </w:r>
      <w:r w:rsidRPr="00C06588">
        <w:rPr>
          <w:rFonts w:ascii="Times New Roman" w:eastAsia="Times New Roman" w:hAnsi="Times New Roman" w:cs="David" w:hint="eastAsia"/>
          <w:b/>
          <w:bCs/>
          <w:sz w:val="20"/>
          <w:szCs w:val="24"/>
          <w:u w:val="single"/>
          <w:rtl/>
          <w:lang w:eastAsia="he-IL"/>
        </w:rPr>
        <w:t>המתכנן</w:t>
      </w:r>
    </w:p>
    <w:p w14:paraId="617246CE" w14:textId="77777777" w:rsidR="003811C6" w:rsidRPr="00C06588" w:rsidRDefault="003811C6" w:rsidP="003811C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811C6" w:rsidRPr="00C06588" w14:paraId="6270D643" w14:textId="77777777" w:rsidTr="0059596B">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813252D"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אישור</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קיום</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ביטוחים</w:t>
            </w:r>
          </w:p>
        </w:tc>
        <w:tc>
          <w:tcPr>
            <w:tcW w:w="3317" w:type="dxa"/>
            <w:tcBorders>
              <w:top w:val="single" w:sz="4" w:space="0" w:color="auto"/>
              <w:left w:val="single" w:sz="4" w:space="0" w:color="auto"/>
              <w:bottom w:val="single" w:sz="4" w:space="0" w:color="auto"/>
              <w:right w:val="single" w:sz="4" w:space="0" w:color="auto"/>
            </w:tcBorders>
            <w:hideMark/>
          </w:tcPr>
          <w:p w14:paraId="1186261D"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תאריך</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הנפקת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האישור</w:t>
            </w:r>
            <w:r w:rsidRPr="00C06588">
              <w:rPr>
                <w:rFonts w:ascii="David" w:eastAsia="Calibri" w:hAnsi="David" w:cs="David"/>
                <w:sz w:val="24"/>
                <w:szCs w:val="24"/>
                <w:rtl/>
                <w:lang w:eastAsia="he-IL"/>
              </w:rPr>
              <w:t>(</w:t>
            </w:r>
            <w:r w:rsidRPr="00C06588">
              <w:rPr>
                <w:rFonts w:ascii="David" w:eastAsia="Calibri" w:hAnsi="David" w:cs="David"/>
                <w:sz w:val="24"/>
                <w:szCs w:val="24"/>
                <w:lang w:eastAsia="he-IL"/>
              </w:rPr>
              <w:t>DD/MM/YYYY</w:t>
            </w:r>
            <w:r w:rsidRPr="00C06588">
              <w:rPr>
                <w:rFonts w:ascii="David" w:eastAsia="Calibri" w:hAnsi="David" w:cs="David"/>
                <w:sz w:val="24"/>
                <w:szCs w:val="24"/>
                <w:rtl/>
                <w:lang w:eastAsia="he-IL"/>
              </w:rPr>
              <w:t>)</w:t>
            </w:r>
          </w:p>
        </w:tc>
      </w:tr>
      <w:tr w:rsidR="003811C6" w:rsidRPr="00C06588" w14:paraId="1EE041B3" w14:textId="77777777" w:rsidTr="0059596B">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DD8BD3B"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אישור</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ביטוח</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זה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מהווה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אסמכתא</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לכך</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שלמבוטח</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ישנה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פוליסת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ביטוח</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בתוקף</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בהתאם</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למידע</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המפורט</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המידע</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המפורט</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באישור</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זה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אינו</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כולל</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את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כל</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תנאי</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הפוליסה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וחריגיה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יחד</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עם</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זאת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במקרה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של</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סתירה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בין</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התנאים</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שמפורטים</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באישור</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זה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לבין</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התנאים</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הקבועים</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בפוליסת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הביטוח</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יגבר</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האמור</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בפוליסת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הביטוח</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למעט</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במקרה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שבו</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תנאי</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באישור</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זה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מיטיב</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עם</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מבקש</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האישור</w:t>
            </w:r>
            <w:r w:rsidRPr="00C06588">
              <w:rPr>
                <w:rFonts w:ascii="David" w:eastAsia="Calibri" w:hAnsi="David" w:cs="David"/>
                <w:sz w:val="24"/>
                <w:szCs w:val="24"/>
                <w:rtl/>
                <w:lang w:eastAsia="he-IL"/>
              </w:rPr>
              <w:t>.</w:t>
            </w:r>
          </w:p>
        </w:tc>
      </w:tr>
      <w:tr w:rsidR="003811C6" w:rsidRPr="00C06588" w14:paraId="13E93680" w14:textId="77777777" w:rsidTr="0059596B">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1C452B86"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מבקש</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האישור</w:t>
            </w:r>
            <w:r w:rsidRPr="00C06588">
              <w:rPr>
                <w:rFonts w:ascii="David" w:eastAsia="Calibri" w:hAnsi="David" w:cs="David"/>
                <w:sz w:val="24"/>
                <w:szCs w:val="24"/>
                <w:rtl/>
                <w:lang w:eastAsia="he-IL"/>
              </w:rPr>
              <w:t>*</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4A36FB3"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D00EC76"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אופי</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העסקה</w:t>
            </w:r>
            <w:r w:rsidRPr="00C06588">
              <w:rPr>
                <w:rFonts w:ascii="David" w:eastAsia="Calibri" w:hAnsi="David" w:cs="David"/>
                <w:sz w:val="24"/>
                <w:szCs w:val="24"/>
                <w:rtl/>
                <w:lang w:eastAsia="he-IL"/>
              </w:rPr>
              <w:t>*</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77C3AD2"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מעמד</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מבקש</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האישור</w:t>
            </w:r>
            <w:r w:rsidRPr="00C06588">
              <w:rPr>
                <w:rFonts w:ascii="David" w:eastAsia="Calibri" w:hAnsi="David" w:cs="David"/>
                <w:sz w:val="24"/>
                <w:szCs w:val="24"/>
                <w:rtl/>
                <w:lang w:eastAsia="he-IL"/>
              </w:rPr>
              <w:t>*</w:t>
            </w:r>
          </w:p>
        </w:tc>
      </w:tr>
      <w:tr w:rsidR="003811C6" w:rsidRPr="00C06588" w14:paraId="5AD9F2A1" w14:textId="77777777" w:rsidTr="0059596B">
        <w:trPr>
          <w:trHeight w:val="551"/>
        </w:trPr>
        <w:tc>
          <w:tcPr>
            <w:tcW w:w="4068" w:type="dxa"/>
            <w:tcBorders>
              <w:top w:val="single" w:sz="4" w:space="0" w:color="auto"/>
              <w:left w:val="single" w:sz="4" w:space="0" w:color="auto"/>
              <w:bottom w:val="single" w:sz="4" w:space="0" w:color="auto"/>
              <w:right w:val="single" w:sz="4" w:space="0" w:color="auto"/>
            </w:tcBorders>
            <w:hideMark/>
          </w:tcPr>
          <w:p w14:paraId="74DC866B"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שם</w:t>
            </w:r>
          </w:p>
          <w:p w14:paraId="4B1DA05F" w14:textId="54E11C62"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אפי</w:t>
            </w:r>
            <w:r w:rsidRPr="00C06588">
              <w:rPr>
                <w:rFonts w:ascii="David" w:eastAsia="Calibri" w:hAnsi="David" w:cs="David"/>
                <w:sz w:val="24"/>
                <w:szCs w:val="24"/>
                <w:rtl/>
                <w:lang w:eastAsia="he-IL"/>
              </w:rPr>
              <w:t xml:space="preserve"> מגורים בע"מ ו/או חברות אם ו/או </w:t>
            </w:r>
            <w:r w:rsidR="00E260F6" w:rsidRPr="00C06588">
              <w:rPr>
                <w:rFonts w:ascii="David" w:eastAsia="Calibri" w:hAnsi="David" w:cs="David" w:hint="eastAsia"/>
                <w:sz w:val="24"/>
                <w:szCs w:val="24"/>
                <w:rtl/>
                <w:lang w:eastAsia="he-IL"/>
              </w:rPr>
              <w:t>שיכון</w:t>
            </w:r>
            <w:r w:rsidR="00E260F6" w:rsidRPr="00C06588">
              <w:rPr>
                <w:rFonts w:ascii="David" w:eastAsia="Calibri" w:hAnsi="David" w:cs="David"/>
                <w:sz w:val="24"/>
                <w:szCs w:val="24"/>
                <w:rtl/>
                <w:lang w:eastAsia="he-IL"/>
              </w:rPr>
              <w:t xml:space="preserve"> ובינוי נדל"ן בע"מ ו/או  </w:t>
            </w:r>
            <w:r w:rsidR="00E260F6" w:rsidRPr="00C06588">
              <w:rPr>
                <w:rFonts w:ascii="Times New Roman" w:eastAsia="Times New Roman" w:hAnsi="Times New Roman" w:cs="David"/>
                <w:sz w:val="24"/>
                <w:szCs w:val="24"/>
                <w:rtl/>
                <w:lang w:eastAsia="he-IL"/>
              </w:rPr>
              <w:t xml:space="preserve"> כלל נכסי נדלן נשר מרכז (נ.נ.נ.מ) שותפות מוגבלת  ו/או </w:t>
            </w:r>
            <w:r w:rsidR="00E260F6" w:rsidRPr="00C06588">
              <w:rPr>
                <w:rFonts w:ascii="Times New Roman" w:eastAsia="Times New Roman" w:hAnsi="Times New Roman" w:cs="David"/>
                <w:sz w:val="24"/>
                <w:szCs w:val="24"/>
                <w:rtl/>
                <w:lang w:eastAsia="he-IL"/>
              </w:rPr>
              <w:br/>
            </w:r>
            <w:r w:rsidRPr="00C06588">
              <w:rPr>
                <w:rFonts w:ascii="David" w:eastAsia="Calibri" w:hAnsi="David" w:cs="David" w:hint="eastAsia"/>
                <w:sz w:val="24"/>
                <w:szCs w:val="24"/>
                <w:rtl/>
                <w:lang w:eastAsia="he-IL"/>
              </w:rPr>
              <w:t>חברות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בנות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ו</w:t>
            </w:r>
            <w:r w:rsidRPr="00C06588">
              <w:rPr>
                <w:rFonts w:ascii="David" w:eastAsia="Calibri" w:hAnsi="David" w:cs="David"/>
                <w:sz w:val="24"/>
                <w:szCs w:val="24"/>
                <w:rtl/>
                <w:lang w:eastAsia="he-IL"/>
              </w:rPr>
              <w:t xml:space="preserve">/או </w:t>
            </w:r>
            <w:r w:rsidRPr="00C06588">
              <w:rPr>
                <w:rFonts w:ascii="David" w:eastAsia="Calibri" w:hAnsi="David" w:cs="David" w:hint="eastAsia"/>
                <w:sz w:val="24"/>
                <w:szCs w:val="24"/>
                <w:rtl/>
                <w:lang w:eastAsia="he-IL"/>
              </w:rPr>
              <w:t>חברות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אחיות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ו</w:t>
            </w:r>
            <w:r w:rsidRPr="00C06588">
              <w:rPr>
                <w:rFonts w:ascii="David" w:eastAsia="Calibri" w:hAnsi="David" w:cs="David"/>
                <w:sz w:val="24"/>
                <w:szCs w:val="24"/>
                <w:rtl/>
                <w:lang w:eastAsia="he-IL"/>
              </w:rPr>
              <w:t xml:space="preserve">/או </w:t>
            </w:r>
            <w:r w:rsidRPr="00C06588">
              <w:rPr>
                <w:rFonts w:ascii="David" w:eastAsia="Calibri" w:hAnsi="David" w:cs="David" w:hint="eastAsia"/>
                <w:sz w:val="24"/>
                <w:szCs w:val="24"/>
                <w:rtl/>
                <w:lang w:eastAsia="he-IL"/>
              </w:rPr>
              <w:t>חברות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קשורות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חברות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שלובות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ו</w:t>
            </w:r>
            <w:r w:rsidRPr="00C06588">
              <w:rPr>
                <w:rFonts w:ascii="David" w:eastAsia="Calibri" w:hAnsi="David" w:cs="David"/>
                <w:sz w:val="24"/>
                <w:szCs w:val="24"/>
                <w:rtl/>
                <w:lang w:eastAsia="he-IL"/>
              </w:rPr>
              <w:t xml:space="preserve">/או </w:t>
            </w:r>
            <w:r w:rsidRPr="00C06588">
              <w:rPr>
                <w:rFonts w:ascii="David" w:eastAsia="Calibri" w:hAnsi="David" w:cs="David" w:hint="eastAsia"/>
                <w:sz w:val="24"/>
                <w:szCs w:val="24"/>
                <w:rtl/>
                <w:lang w:eastAsia="he-IL"/>
              </w:rPr>
              <w:t>חברות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קשורות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ו</w:t>
            </w:r>
            <w:r w:rsidRPr="00C06588">
              <w:rPr>
                <w:rFonts w:ascii="David" w:eastAsia="Calibri" w:hAnsi="David" w:cs="David"/>
                <w:sz w:val="24"/>
                <w:szCs w:val="24"/>
                <w:rtl/>
                <w:lang w:eastAsia="he-IL"/>
              </w:rPr>
              <w:t xml:space="preserve">/או </w:t>
            </w:r>
            <w:r w:rsidRPr="00C06588">
              <w:rPr>
                <w:rFonts w:ascii="David" w:eastAsia="Calibri" w:hAnsi="David" w:cs="David" w:hint="eastAsia"/>
                <w:sz w:val="24"/>
                <w:szCs w:val="24"/>
                <w:rtl/>
                <w:lang w:eastAsia="he-IL"/>
              </w:rPr>
              <w:t>כל</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חברה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הנמנית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בקבוצת</w:t>
            </w:r>
            <w:r w:rsidRPr="00C06588">
              <w:rPr>
                <w:rFonts w:ascii="David" w:eastAsia="Calibri" w:hAnsi="David" w:cs="David"/>
                <w:sz w:val="24"/>
                <w:szCs w:val="24"/>
                <w:rtl/>
                <w:lang w:eastAsia="he-IL"/>
              </w:rPr>
              <w:t xml:space="preserve"> "אפריקה-ישראל" </w:t>
            </w:r>
            <w:r w:rsidRPr="00C06588">
              <w:rPr>
                <w:rFonts w:ascii="David" w:eastAsia="Calibri" w:hAnsi="David" w:cs="David" w:hint="eastAsia"/>
                <w:sz w:val="24"/>
                <w:szCs w:val="24"/>
                <w:rtl/>
                <w:lang w:eastAsia="he-IL"/>
              </w:rPr>
              <w:t>ו</w:t>
            </w:r>
            <w:r w:rsidRPr="00C06588">
              <w:rPr>
                <w:rFonts w:ascii="David" w:eastAsia="Calibri" w:hAnsi="David" w:cs="David"/>
                <w:sz w:val="24"/>
                <w:szCs w:val="24"/>
                <w:rtl/>
                <w:lang w:eastAsia="he-IL"/>
              </w:rPr>
              <w:t xml:space="preserve">/או </w:t>
            </w:r>
            <w:r w:rsidRPr="00C06588">
              <w:rPr>
                <w:rFonts w:ascii="David" w:eastAsia="Calibri" w:hAnsi="David" w:cs="David" w:hint="eastAsia"/>
                <w:sz w:val="24"/>
                <w:szCs w:val="24"/>
                <w:rtl/>
                <w:lang w:eastAsia="he-IL"/>
              </w:rPr>
              <w:t>עובדיהם</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ו</w:t>
            </w:r>
            <w:r w:rsidRPr="00C06588">
              <w:rPr>
                <w:rFonts w:ascii="David" w:eastAsia="Calibri" w:hAnsi="David" w:cs="David"/>
                <w:sz w:val="24"/>
                <w:szCs w:val="24"/>
                <w:rtl/>
                <w:lang w:eastAsia="he-IL"/>
              </w:rPr>
              <w:t xml:space="preserve">/או </w:t>
            </w:r>
            <w:r w:rsidRPr="00C06588">
              <w:rPr>
                <w:rFonts w:ascii="David" w:eastAsia="Calibri" w:hAnsi="David" w:cs="David" w:hint="eastAsia"/>
                <w:sz w:val="24"/>
                <w:szCs w:val="24"/>
                <w:rtl/>
                <w:lang w:eastAsia="he-IL"/>
              </w:rPr>
              <w:t>מנהליהם</w:t>
            </w:r>
          </w:p>
        </w:tc>
        <w:tc>
          <w:tcPr>
            <w:tcW w:w="1974" w:type="dxa"/>
            <w:tcBorders>
              <w:top w:val="single" w:sz="4" w:space="0" w:color="auto"/>
              <w:left w:val="single" w:sz="4" w:space="0" w:color="auto"/>
              <w:bottom w:val="single" w:sz="4" w:space="0" w:color="auto"/>
              <w:right w:val="single" w:sz="4" w:space="0" w:color="auto"/>
            </w:tcBorders>
            <w:hideMark/>
          </w:tcPr>
          <w:p w14:paraId="4A9E2CC2"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127FCEC" w14:textId="77777777" w:rsidR="003811C6" w:rsidRPr="00C06588" w:rsidRDefault="003811C6" w:rsidP="0059596B">
            <w:pPr>
              <w:spacing w:before="0" w:beforeAutospacing="0" w:after="0" w:afterAutospacing="0" w:line="240" w:lineRule="auto"/>
              <w:ind w:left="50" w:right="78"/>
              <w:rPr>
                <w:rFonts w:ascii="David" w:eastAsia="Calibri" w:hAnsi="David" w:cs="David"/>
                <w:b/>
                <w:sz w:val="24"/>
                <w:szCs w:val="24"/>
                <w:rtl/>
                <w:lang w:eastAsia="he-IL"/>
              </w:rPr>
            </w:pPr>
          </w:p>
          <w:p w14:paraId="661EB988" w14:textId="77777777" w:rsidR="003811C6" w:rsidRPr="00C06588" w:rsidRDefault="003811C6" w:rsidP="0059596B">
            <w:pPr>
              <w:spacing w:before="0" w:beforeAutospacing="0" w:after="0" w:afterAutospacing="0" w:line="240" w:lineRule="auto"/>
              <w:ind w:left="50" w:right="78"/>
              <w:rPr>
                <w:rFonts w:ascii="David" w:eastAsia="Calibri" w:hAnsi="David" w:cs="David"/>
                <w:b/>
                <w:sz w:val="24"/>
                <w:szCs w:val="24"/>
                <w:rtl/>
                <w:lang w:eastAsia="he-IL"/>
              </w:rPr>
            </w:pPr>
            <w:r w:rsidRPr="00C06588">
              <w:rPr>
                <w:rFonts w:ascii="Segoe UI Symbol" w:eastAsia="MS Gothic" w:hAnsi="Segoe UI Symbol" w:cs="Times New Roman"/>
                <w:b/>
                <w:sz w:val="24"/>
                <w:szCs w:val="24"/>
                <w:rtl/>
                <w:lang w:eastAsia="he-IL"/>
              </w:rPr>
              <w:t>☒</w:t>
            </w:r>
            <w:r w:rsidRPr="00C06588">
              <w:rPr>
                <w:rFonts w:ascii="David" w:eastAsia="Calibri" w:hAnsi="David" w:cs="David" w:hint="eastAsia"/>
                <w:b/>
                <w:sz w:val="24"/>
                <w:szCs w:val="24"/>
                <w:rtl/>
                <w:lang w:eastAsia="he-IL"/>
              </w:rPr>
              <w:t>שירותים</w:t>
            </w:r>
            <w:r w:rsidRPr="00C06588">
              <w:rPr>
                <w:rFonts w:ascii="David" w:eastAsia="Calibri" w:hAnsi="David" w:cs="David"/>
                <w:b/>
                <w:sz w:val="24"/>
                <w:szCs w:val="24"/>
                <w:rtl/>
                <w:lang w:eastAsia="he-IL"/>
              </w:rPr>
              <w:t xml:space="preserve"> - 085</w:t>
            </w:r>
          </w:p>
          <w:p w14:paraId="43C08167" w14:textId="77777777" w:rsidR="003811C6" w:rsidRPr="00C06588" w:rsidRDefault="003811C6" w:rsidP="0059596B">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B3134F1" w14:textId="77777777" w:rsidR="003811C6" w:rsidRPr="00C06588" w:rsidRDefault="003811C6" w:rsidP="0059596B">
            <w:pPr>
              <w:spacing w:before="0" w:beforeAutospacing="0" w:after="0" w:afterAutospacing="0" w:line="240" w:lineRule="auto"/>
              <w:ind w:left="50" w:right="78"/>
              <w:rPr>
                <w:rFonts w:ascii="David" w:eastAsia="Calibri" w:hAnsi="David" w:cs="David"/>
                <w:b/>
                <w:sz w:val="24"/>
                <w:szCs w:val="24"/>
                <w:rtl/>
                <w:lang w:eastAsia="he-IL"/>
              </w:rPr>
            </w:pPr>
          </w:p>
          <w:p w14:paraId="39C8EA4D" w14:textId="77777777" w:rsidR="003811C6" w:rsidRPr="00C06588" w:rsidRDefault="003811C6" w:rsidP="0059596B">
            <w:pPr>
              <w:spacing w:before="0" w:beforeAutospacing="0" w:after="0" w:afterAutospacing="0" w:line="240" w:lineRule="auto"/>
              <w:ind w:left="50" w:right="78"/>
              <w:rPr>
                <w:rFonts w:ascii="David" w:eastAsia="Calibri" w:hAnsi="David" w:cs="David"/>
                <w:b/>
                <w:sz w:val="24"/>
                <w:szCs w:val="24"/>
                <w:rtl/>
                <w:lang w:eastAsia="he-IL"/>
              </w:rPr>
            </w:pPr>
            <w:r w:rsidRPr="00C06588">
              <w:rPr>
                <w:rFonts w:ascii="Segoe UI Symbol" w:eastAsia="MS Gothic" w:hAnsi="Segoe UI Symbol" w:cs="Times New Roman"/>
                <w:b/>
                <w:sz w:val="24"/>
                <w:szCs w:val="24"/>
                <w:rtl/>
                <w:lang w:eastAsia="he-IL"/>
              </w:rPr>
              <w:t>☒</w:t>
            </w:r>
            <w:r w:rsidRPr="00C06588">
              <w:rPr>
                <w:rFonts w:ascii="David" w:eastAsia="Calibri" w:hAnsi="David" w:cs="David" w:hint="eastAsia"/>
                <w:b/>
                <w:sz w:val="24"/>
                <w:szCs w:val="24"/>
                <w:rtl/>
                <w:lang w:eastAsia="he-IL"/>
              </w:rPr>
              <w:t>מזמין</w:t>
            </w:r>
            <w:r w:rsidRPr="00C06588">
              <w:rPr>
                <w:rFonts w:ascii="David" w:eastAsia="Calibri" w:hAnsi="David" w:cs="David"/>
                <w:b/>
                <w:sz w:val="24"/>
                <w:szCs w:val="24"/>
                <w:rtl/>
                <w:lang w:eastAsia="he-IL"/>
              </w:rPr>
              <w:t xml:space="preserve"> </w:t>
            </w:r>
            <w:r w:rsidRPr="00C06588">
              <w:rPr>
                <w:rFonts w:ascii="David" w:eastAsia="Calibri" w:hAnsi="David" w:cs="David" w:hint="eastAsia"/>
                <w:b/>
                <w:sz w:val="24"/>
                <w:szCs w:val="24"/>
                <w:rtl/>
                <w:lang w:eastAsia="he-IL"/>
              </w:rPr>
              <w:t>שירותים</w:t>
            </w:r>
          </w:p>
          <w:p w14:paraId="6BD16343" w14:textId="77777777" w:rsidR="003811C6" w:rsidRPr="00C06588" w:rsidRDefault="003811C6" w:rsidP="0059596B">
            <w:pPr>
              <w:spacing w:before="0" w:beforeAutospacing="0" w:after="0" w:afterAutospacing="0" w:line="240" w:lineRule="auto"/>
              <w:ind w:left="50" w:right="78"/>
              <w:rPr>
                <w:rFonts w:ascii="David" w:eastAsia="Calibri" w:hAnsi="David" w:cs="David"/>
                <w:b/>
                <w:sz w:val="24"/>
                <w:szCs w:val="24"/>
                <w:rtl/>
                <w:lang w:eastAsia="he-IL"/>
              </w:rPr>
            </w:pPr>
          </w:p>
        </w:tc>
      </w:tr>
      <w:tr w:rsidR="003811C6" w:rsidRPr="00C06588" w14:paraId="170C607E" w14:textId="77777777" w:rsidTr="0059596B">
        <w:trPr>
          <w:trHeight w:val="571"/>
        </w:trPr>
        <w:tc>
          <w:tcPr>
            <w:tcW w:w="4068" w:type="dxa"/>
            <w:tcBorders>
              <w:top w:val="single" w:sz="4" w:space="0" w:color="auto"/>
              <w:left w:val="single" w:sz="4" w:space="0" w:color="auto"/>
              <w:bottom w:val="single" w:sz="4" w:space="0" w:color="auto"/>
              <w:right w:val="single" w:sz="4" w:space="0" w:color="auto"/>
            </w:tcBorders>
            <w:hideMark/>
          </w:tcPr>
          <w:p w14:paraId="763DFCE7"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ת</w:t>
            </w:r>
            <w:r w:rsidRPr="00C06588">
              <w:rPr>
                <w:rFonts w:ascii="David" w:eastAsia="Calibri" w:hAnsi="David" w:cs="David"/>
                <w:sz w:val="24"/>
                <w:szCs w:val="24"/>
                <w:rtl/>
                <w:lang w:eastAsia="he-IL"/>
              </w:rPr>
              <w:t>.ז./ח.פ./ח.צ.</w:t>
            </w:r>
          </w:p>
          <w:p w14:paraId="431C11C5"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6E2831E"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ת</w:t>
            </w:r>
            <w:r w:rsidRPr="00C06588">
              <w:rPr>
                <w:rFonts w:ascii="David" w:eastAsia="Calibri" w:hAnsi="David" w:cs="David"/>
                <w:sz w:val="24"/>
                <w:szCs w:val="24"/>
                <w:rtl/>
                <w:lang w:eastAsia="he-IL"/>
              </w:rPr>
              <w:t>.ז./ח.פ.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CCD37D" w14:textId="77777777" w:rsidR="003811C6" w:rsidRPr="00C06588" w:rsidRDefault="003811C6" w:rsidP="0059596B">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DA4816" w14:textId="77777777" w:rsidR="003811C6" w:rsidRPr="00C06588" w:rsidRDefault="003811C6" w:rsidP="0059596B">
            <w:pPr>
              <w:spacing w:before="0" w:beforeAutospacing="0" w:after="0" w:afterAutospacing="0" w:line="256" w:lineRule="auto"/>
              <w:rPr>
                <w:rFonts w:ascii="David" w:eastAsia="Calibri" w:hAnsi="David" w:cs="David"/>
                <w:b/>
                <w:sz w:val="24"/>
                <w:szCs w:val="24"/>
                <w:lang w:eastAsia="he-IL"/>
              </w:rPr>
            </w:pPr>
          </w:p>
        </w:tc>
      </w:tr>
      <w:tr w:rsidR="003811C6" w:rsidRPr="00C06588" w14:paraId="4FD364B8" w14:textId="77777777" w:rsidTr="0059596B">
        <w:trPr>
          <w:trHeight w:val="391"/>
        </w:trPr>
        <w:tc>
          <w:tcPr>
            <w:tcW w:w="4068" w:type="dxa"/>
            <w:tcBorders>
              <w:top w:val="single" w:sz="4" w:space="0" w:color="auto"/>
              <w:left w:val="single" w:sz="4" w:space="0" w:color="auto"/>
              <w:bottom w:val="single" w:sz="4" w:space="0" w:color="auto"/>
              <w:right w:val="single" w:sz="4" w:space="0" w:color="auto"/>
            </w:tcBorders>
            <w:hideMark/>
          </w:tcPr>
          <w:p w14:paraId="50DE75D9"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מען</w:t>
            </w:r>
            <w:r w:rsidRPr="00C06588">
              <w:rPr>
                <w:rFonts w:ascii="David" w:eastAsia="Calibri" w:hAnsi="David" w:cs="David"/>
                <w:sz w:val="24"/>
                <w:szCs w:val="24"/>
                <w:rtl/>
                <w:lang w:eastAsia="he-IL"/>
              </w:rPr>
              <w:t xml:space="preserve"> </w:t>
            </w:r>
          </w:p>
          <w:p w14:paraId="015BE8E4"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יוני</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נתניהו</w:t>
            </w:r>
            <w:r w:rsidRPr="00C06588">
              <w:rPr>
                <w:rFonts w:ascii="David" w:eastAsia="Calibri" w:hAnsi="David" w:cs="David"/>
                <w:sz w:val="24"/>
                <w:szCs w:val="24"/>
                <w:rtl/>
                <w:lang w:eastAsia="he-IL"/>
              </w:rPr>
              <w:t xml:space="preserve"> 1ג', </w:t>
            </w:r>
            <w:r w:rsidRPr="00C06588">
              <w:rPr>
                <w:rFonts w:ascii="David" w:eastAsia="Calibri" w:hAnsi="David" w:cs="David" w:hint="eastAsia"/>
                <w:sz w:val="24"/>
                <w:szCs w:val="24"/>
                <w:rtl/>
                <w:lang w:eastAsia="he-IL"/>
              </w:rPr>
              <w:t>אור</w:t>
            </w:r>
            <w:r w:rsidRPr="00C06588">
              <w:rPr>
                <w:rFonts w:ascii="David" w:eastAsia="Calibri" w:hAnsi="David" w:cs="David"/>
                <w:sz w:val="24"/>
                <w:szCs w:val="24"/>
                <w:rtl/>
                <w:lang w:eastAsia="he-IL"/>
              </w:rPr>
              <w:t>-יהודה</w:t>
            </w:r>
          </w:p>
        </w:tc>
        <w:tc>
          <w:tcPr>
            <w:tcW w:w="1974" w:type="dxa"/>
            <w:tcBorders>
              <w:top w:val="single" w:sz="4" w:space="0" w:color="auto"/>
              <w:left w:val="single" w:sz="4" w:space="0" w:color="auto"/>
              <w:bottom w:val="single" w:sz="4" w:space="0" w:color="auto"/>
              <w:right w:val="single" w:sz="4" w:space="0" w:color="auto"/>
            </w:tcBorders>
            <w:hideMark/>
          </w:tcPr>
          <w:p w14:paraId="3E022B40" w14:textId="77777777" w:rsidR="003811C6" w:rsidRPr="00C06588" w:rsidRDefault="003811C6" w:rsidP="0059596B">
            <w:pPr>
              <w:spacing w:before="0" w:beforeAutospacing="0" w:after="0" w:afterAutospacing="0" w:line="240" w:lineRule="auto"/>
              <w:rPr>
                <w:rFonts w:ascii="David" w:eastAsia="Calibri" w:hAnsi="David" w:cs="David"/>
                <w:sz w:val="24"/>
                <w:szCs w:val="24"/>
                <w:lang w:eastAsia="he-IL"/>
              </w:rPr>
            </w:pPr>
            <w:r w:rsidRPr="00C06588">
              <w:rPr>
                <w:rFonts w:ascii="David" w:eastAsia="Calibri" w:hAnsi="David" w:cs="David" w:hint="eastAsia"/>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420778" w14:textId="77777777" w:rsidR="003811C6" w:rsidRPr="00C06588" w:rsidRDefault="003811C6" w:rsidP="0059596B">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258E5E" w14:textId="77777777" w:rsidR="003811C6" w:rsidRPr="00C06588" w:rsidRDefault="003811C6" w:rsidP="0059596B">
            <w:pPr>
              <w:spacing w:before="0" w:beforeAutospacing="0" w:after="0" w:afterAutospacing="0" w:line="256" w:lineRule="auto"/>
              <w:rPr>
                <w:rFonts w:ascii="David" w:eastAsia="Calibri" w:hAnsi="David" w:cs="David"/>
                <w:b/>
                <w:sz w:val="24"/>
                <w:szCs w:val="24"/>
                <w:lang w:eastAsia="he-IL"/>
              </w:rPr>
            </w:pPr>
          </w:p>
        </w:tc>
      </w:tr>
    </w:tbl>
    <w:p w14:paraId="7BCBC600" w14:textId="77777777" w:rsidR="003811C6" w:rsidRPr="00C06588" w:rsidRDefault="003811C6" w:rsidP="003811C6">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811C6" w:rsidRPr="00C06588" w14:paraId="39286797" w14:textId="77777777" w:rsidTr="0059596B">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377E210"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כיסויים</w:t>
            </w:r>
          </w:p>
        </w:tc>
      </w:tr>
      <w:tr w:rsidR="003811C6" w:rsidRPr="00C06588" w14:paraId="14765281" w14:textId="77777777" w:rsidTr="0059596B">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E1AD549"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סוג</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הביטוח</w:t>
            </w:r>
          </w:p>
          <w:p w14:paraId="46752BA8"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p>
          <w:p w14:paraId="1818B994"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חלוקה</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לפי</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גבולות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אחריות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או</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סכומי</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7942BAD"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מספר</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A5C3535"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נוסח</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ומהדורת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E721649"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תאריך</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9CDB4CE"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תאריך</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39E04DA"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גבול</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האחריות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סכום</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02CD3A5"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כיסויים</w:t>
            </w:r>
            <w:r w:rsidRPr="00C06588">
              <w:rPr>
                <w:rFonts w:ascii="David" w:eastAsia="Calibri" w:hAnsi="David" w:cs="David"/>
                <w:sz w:val="24"/>
                <w:szCs w:val="24"/>
                <w:rtl/>
                <w:lang w:eastAsia="he-IL"/>
              </w:rPr>
              <w:t xml:space="preserve"> נוספים בתוקף וביטול חריגים </w:t>
            </w:r>
          </w:p>
          <w:p w14:paraId="32C0407A"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יש</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לציין</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קוד</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כיסוי</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בהתאם</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לנספח</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ד</w:t>
            </w:r>
            <w:r w:rsidRPr="00C06588">
              <w:rPr>
                <w:rFonts w:ascii="David" w:eastAsia="Calibri" w:hAnsi="David" w:cs="David"/>
                <w:sz w:val="24"/>
                <w:szCs w:val="24"/>
                <w:rtl/>
                <w:lang w:eastAsia="he-IL"/>
              </w:rPr>
              <w:t>'</w:t>
            </w:r>
          </w:p>
        </w:tc>
      </w:tr>
      <w:tr w:rsidR="003811C6" w:rsidRPr="00C06588" w14:paraId="2745AB7C" w14:textId="77777777" w:rsidTr="0059596B">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A47CB99" w14:textId="77777777" w:rsidR="003811C6" w:rsidRPr="00C06588" w:rsidRDefault="003811C6" w:rsidP="0059596B">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F5A70EB" w14:textId="77777777" w:rsidR="003811C6" w:rsidRPr="00C06588" w:rsidRDefault="003811C6" w:rsidP="0059596B">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5BAAB405" w14:textId="77777777" w:rsidR="003811C6" w:rsidRPr="00C06588" w:rsidRDefault="003811C6" w:rsidP="0059596B">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EC91D0D" w14:textId="77777777" w:rsidR="003811C6" w:rsidRPr="00C06588" w:rsidRDefault="003811C6" w:rsidP="0059596B">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46C5184" w14:textId="77777777" w:rsidR="003811C6" w:rsidRPr="00C06588" w:rsidRDefault="003811C6" w:rsidP="0059596B">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A800DF9"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DA4B4D7"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2BA7C76" w14:textId="77777777" w:rsidR="003811C6" w:rsidRPr="00C06588" w:rsidRDefault="003811C6" w:rsidP="0059596B">
            <w:pPr>
              <w:spacing w:before="0" w:beforeAutospacing="0" w:after="0" w:afterAutospacing="0" w:line="256" w:lineRule="auto"/>
              <w:rPr>
                <w:rFonts w:ascii="David" w:eastAsia="Calibri" w:hAnsi="David" w:cs="David"/>
                <w:sz w:val="24"/>
                <w:szCs w:val="24"/>
                <w:lang w:eastAsia="he-IL"/>
              </w:rPr>
            </w:pPr>
          </w:p>
        </w:tc>
      </w:tr>
      <w:tr w:rsidR="003811C6" w:rsidRPr="00C06588" w14:paraId="02DA613B" w14:textId="77777777" w:rsidTr="0059596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6D08E1D"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צד</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ג</w:t>
            </w:r>
            <w:r w:rsidRPr="00C06588">
              <w:rPr>
                <w:rFonts w:ascii="David" w:eastAsia="Calibri" w:hAnsi="David" w:cs="David"/>
                <w:sz w:val="24"/>
                <w:szCs w:val="24"/>
                <w:rtl/>
                <w:lang w:eastAsia="he-IL"/>
              </w:rPr>
              <w:t>'</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9E8AEBF"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E84C8C6"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71749A4"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3710034"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121ACD3"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sz w:val="24"/>
                <w:szCs w:val="24"/>
                <w:rtl/>
                <w:lang w:eastAsia="he-IL"/>
              </w:rPr>
              <w:t xml:space="preserve">________לאירוע </w:t>
            </w:r>
            <w:r w:rsidRPr="00C06588">
              <w:rPr>
                <w:rFonts w:ascii="David" w:eastAsia="Calibri" w:hAnsi="David" w:cs="David" w:hint="eastAsia"/>
                <w:sz w:val="24"/>
                <w:szCs w:val="24"/>
                <w:rtl/>
                <w:lang w:eastAsia="he-IL"/>
              </w:rPr>
              <w:t>ובמצטבר</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על</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פי</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הפוליסה</w:t>
            </w:r>
            <w:r w:rsidRPr="00C06588">
              <w:rPr>
                <w:rFonts w:ascii="David" w:eastAsia="Calibri" w:hAnsi="David" w:cs="David"/>
                <w:sz w:val="24"/>
                <w:szCs w:val="24"/>
                <w:rtl/>
                <w:lang w:eastAsia="he-IL"/>
              </w:rPr>
              <w:t>.</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3EFDDA3"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4169EE4" w14:textId="77777777" w:rsidR="003811C6" w:rsidRPr="00C06588" w:rsidRDefault="003811C6" w:rsidP="0059596B">
            <w:pPr>
              <w:spacing w:before="0" w:beforeAutospacing="0" w:after="0" w:afterAutospacing="0" w:line="240" w:lineRule="auto"/>
              <w:ind w:left="50" w:right="78"/>
              <w:rPr>
                <w:rFonts w:ascii="David" w:eastAsia="Calibri" w:hAnsi="David" w:cs="David"/>
                <w:bCs/>
                <w:sz w:val="24"/>
                <w:szCs w:val="24"/>
                <w:rtl/>
                <w:lang w:eastAsia="he-IL"/>
              </w:rPr>
            </w:pPr>
            <w:r w:rsidRPr="00C06588">
              <w:rPr>
                <w:rFonts w:ascii="David" w:eastAsia="Calibri" w:hAnsi="David" w:cs="David"/>
                <w:bCs/>
                <w:sz w:val="24"/>
                <w:szCs w:val="24"/>
                <w:rtl/>
                <w:lang w:eastAsia="he-IL"/>
              </w:rPr>
              <w:t>304/302/307/315/328/329/321/309</w:t>
            </w:r>
          </w:p>
        </w:tc>
      </w:tr>
      <w:tr w:rsidR="003811C6" w:rsidRPr="00C06588" w14:paraId="15136A7D" w14:textId="77777777" w:rsidTr="0059596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ED0C417"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אחריות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9FF6DE9"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57288665"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8B8A92E"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F3F3767"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73D679F"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sz w:val="24"/>
                <w:szCs w:val="24"/>
                <w:rtl/>
                <w:lang w:eastAsia="he-IL"/>
              </w:rPr>
              <w:t xml:space="preserve">________ </w:t>
            </w:r>
            <w:r w:rsidRPr="00C06588">
              <w:rPr>
                <w:rFonts w:ascii="David" w:eastAsia="Calibri" w:hAnsi="David" w:cs="David" w:hint="eastAsia"/>
                <w:sz w:val="24"/>
                <w:szCs w:val="24"/>
                <w:rtl/>
                <w:lang w:eastAsia="he-IL"/>
              </w:rPr>
              <w:t>לתובע</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לאירוע</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ובמצטבר</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על</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פי</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הפוליסה</w:t>
            </w:r>
            <w:r w:rsidRPr="00C06588">
              <w:rPr>
                <w:rFonts w:ascii="David" w:eastAsia="Calibri" w:hAnsi="David" w:cs="David"/>
                <w:sz w:val="24"/>
                <w:szCs w:val="24"/>
                <w:rtl/>
                <w:lang w:eastAsia="he-IL"/>
              </w:rPr>
              <w:t>.</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9BD2CAF"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967FAF6" w14:textId="77777777" w:rsidR="003811C6" w:rsidRPr="00C06588" w:rsidRDefault="003811C6" w:rsidP="0059596B">
            <w:pPr>
              <w:spacing w:before="0" w:beforeAutospacing="0" w:after="0" w:afterAutospacing="0" w:line="240" w:lineRule="auto"/>
              <w:ind w:left="50" w:right="78"/>
              <w:rPr>
                <w:rFonts w:ascii="David" w:eastAsia="Calibri" w:hAnsi="David" w:cs="David"/>
                <w:bCs/>
                <w:sz w:val="24"/>
                <w:szCs w:val="24"/>
                <w:rtl/>
                <w:lang w:eastAsia="he-IL"/>
              </w:rPr>
            </w:pPr>
            <w:r w:rsidRPr="00C06588">
              <w:rPr>
                <w:rFonts w:ascii="David" w:eastAsia="Calibri" w:hAnsi="David" w:cs="David"/>
                <w:bCs/>
                <w:sz w:val="24"/>
                <w:szCs w:val="24"/>
                <w:rtl/>
                <w:lang w:eastAsia="he-IL"/>
              </w:rPr>
              <w:t>304/302/309/308/328/321</w:t>
            </w:r>
          </w:p>
        </w:tc>
      </w:tr>
      <w:tr w:rsidR="003811C6" w:rsidRPr="00C06588" w14:paraId="2C6A9A79" w14:textId="77777777" w:rsidTr="0059596B">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4E8FCF4"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אחריות</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93CD151" w14:textId="77777777" w:rsidR="003811C6" w:rsidRPr="00C06588" w:rsidRDefault="003811C6" w:rsidP="0059596B">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D36DE80" w14:textId="77777777" w:rsidR="003811C6" w:rsidRPr="00C06588" w:rsidRDefault="003811C6" w:rsidP="0059596B">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D02B8AE" w14:textId="77777777" w:rsidR="003811C6" w:rsidRPr="00C06588" w:rsidRDefault="003811C6" w:rsidP="0059596B">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C73BF6D" w14:textId="77777777" w:rsidR="003811C6" w:rsidRPr="00C06588" w:rsidRDefault="003811C6" w:rsidP="0059596B">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F83BF17" w14:textId="77777777" w:rsidR="003811C6" w:rsidRPr="00C06588" w:rsidRDefault="003811C6" w:rsidP="0059596B">
            <w:pPr>
              <w:spacing w:before="0" w:beforeAutospacing="0" w:after="0" w:afterAutospacing="0" w:line="240" w:lineRule="auto"/>
              <w:rPr>
                <w:rFonts w:ascii="David" w:eastAsia="Calibri" w:hAnsi="David" w:cs="David"/>
                <w:strike/>
                <w:sz w:val="24"/>
                <w:szCs w:val="24"/>
                <w:rtl/>
                <w:lang w:eastAsia="he-IL"/>
              </w:rPr>
            </w:pPr>
            <w:r w:rsidRPr="00C06588">
              <w:rPr>
                <w:rFonts w:ascii="David" w:eastAsia="Calibri" w:hAnsi="David" w:cs="David"/>
                <w:sz w:val="24"/>
                <w:szCs w:val="24"/>
                <w:rtl/>
                <w:lang w:eastAsia="he-IL"/>
              </w:rPr>
              <w:t xml:space="preserve">________ </w:t>
            </w:r>
            <w:r w:rsidRPr="00C06588">
              <w:rPr>
                <w:rFonts w:ascii="David" w:eastAsia="Calibri" w:hAnsi="David" w:cs="David" w:hint="eastAsia"/>
                <w:sz w:val="24"/>
                <w:szCs w:val="24"/>
                <w:rtl/>
                <w:lang w:eastAsia="he-IL"/>
              </w:rPr>
              <w:t>לאירוע</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ובמצטבר</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על</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פי</w:t>
            </w:r>
            <w:r w:rsidRPr="00C06588">
              <w:rPr>
                <w:rFonts w:ascii="David" w:eastAsia="Calibri" w:hAnsi="David" w:cs="David"/>
                <w:sz w:val="24"/>
                <w:szCs w:val="24"/>
                <w:rtl/>
                <w:lang w:eastAsia="he-IL"/>
              </w:rPr>
              <w:t xml:space="preserve"> </w:t>
            </w:r>
            <w:r w:rsidRPr="00C06588">
              <w:rPr>
                <w:rFonts w:ascii="David" w:eastAsia="Calibri" w:hAnsi="David" w:cs="David" w:hint="eastAsia"/>
                <w:sz w:val="24"/>
                <w:szCs w:val="24"/>
                <w:rtl/>
                <w:lang w:eastAsia="he-IL"/>
              </w:rPr>
              <w:t>הפוליסה</w:t>
            </w:r>
            <w:r w:rsidRPr="00C06588">
              <w:rPr>
                <w:rFonts w:ascii="David" w:eastAsia="Calibri" w:hAnsi="David" w:cs="David"/>
                <w:sz w:val="24"/>
                <w:szCs w:val="24"/>
                <w:rtl/>
                <w:lang w:eastAsia="he-IL"/>
              </w:rPr>
              <w:t>.</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C46D75A" w14:textId="77777777" w:rsidR="003811C6" w:rsidRPr="00C06588" w:rsidRDefault="003811C6" w:rsidP="0059596B">
            <w:pPr>
              <w:spacing w:before="0" w:beforeAutospacing="0" w:after="0" w:afterAutospacing="0" w:line="240" w:lineRule="auto"/>
              <w:rPr>
                <w:rFonts w:ascii="David" w:eastAsia="Calibri" w:hAnsi="David" w:cs="David"/>
                <w:sz w:val="24"/>
                <w:szCs w:val="24"/>
                <w:rtl/>
                <w:lang w:eastAsia="he-IL"/>
              </w:rPr>
            </w:pPr>
            <w:r w:rsidRPr="00C06588">
              <w:rPr>
                <w:rFonts w:ascii="David" w:eastAsia="Calibri" w:hAnsi="David" w:cs="David" w:hint="eastAsia"/>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4C09D98" w14:textId="77777777" w:rsidR="003811C6" w:rsidRPr="00C06588" w:rsidRDefault="003811C6" w:rsidP="0059596B">
            <w:pPr>
              <w:spacing w:before="0" w:beforeAutospacing="0" w:after="0" w:afterAutospacing="0" w:line="240" w:lineRule="auto"/>
              <w:ind w:left="50" w:right="78"/>
              <w:rPr>
                <w:rFonts w:ascii="David" w:eastAsia="Calibri" w:hAnsi="David" w:cs="David"/>
                <w:bCs/>
                <w:strike/>
                <w:sz w:val="24"/>
                <w:szCs w:val="24"/>
                <w:rtl/>
                <w:lang w:eastAsia="he-IL"/>
              </w:rPr>
            </w:pPr>
            <w:r w:rsidRPr="00C06588">
              <w:rPr>
                <w:rFonts w:ascii="David" w:eastAsia="Calibri" w:hAnsi="David" w:cs="David"/>
                <w:bCs/>
                <w:sz w:val="24"/>
                <w:szCs w:val="24"/>
                <w:rtl/>
                <w:lang w:eastAsia="he-IL"/>
              </w:rPr>
              <w:t>302/318/328/332/301/303/325/326/327/321</w:t>
            </w:r>
          </w:p>
        </w:tc>
      </w:tr>
    </w:tbl>
    <w:p w14:paraId="10B4EE06" w14:textId="77777777" w:rsidR="003811C6" w:rsidRPr="00C06588" w:rsidRDefault="003811C6" w:rsidP="003811C6">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C06588" w14:paraId="397A1BB8" w14:textId="77777777" w:rsidTr="0059596B">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81C1C66" w14:textId="77777777" w:rsidR="003811C6" w:rsidRPr="00C06588" w:rsidRDefault="003811C6" w:rsidP="0059596B">
            <w:pPr>
              <w:spacing w:before="0" w:beforeAutospacing="0" w:after="0" w:afterAutospacing="0" w:line="240" w:lineRule="auto"/>
              <w:ind w:left="50" w:right="78"/>
              <w:rPr>
                <w:rFonts w:ascii="David" w:eastAsia="Calibri" w:hAnsi="David" w:cs="David"/>
                <w:b/>
                <w:sz w:val="24"/>
                <w:szCs w:val="24"/>
                <w:rtl/>
                <w:lang w:eastAsia="he-IL"/>
              </w:rPr>
            </w:pPr>
            <w:r w:rsidRPr="00C06588">
              <w:rPr>
                <w:rFonts w:ascii="David" w:eastAsia="Calibri" w:hAnsi="David" w:cs="David" w:hint="eastAsia"/>
                <w:b/>
                <w:sz w:val="24"/>
                <w:szCs w:val="24"/>
                <w:rtl/>
                <w:lang w:eastAsia="he-IL"/>
              </w:rPr>
              <w:t>פירוט</w:t>
            </w:r>
            <w:r w:rsidRPr="00C06588">
              <w:rPr>
                <w:rFonts w:ascii="David" w:eastAsia="Calibri" w:hAnsi="David" w:cs="David"/>
                <w:b/>
                <w:sz w:val="24"/>
                <w:szCs w:val="24"/>
                <w:rtl/>
                <w:lang w:eastAsia="he-IL"/>
              </w:rPr>
              <w:t xml:space="preserve"> השירותים (בכפוף, לשירותים המפורטים בהסכם בין המבוטח למבקש האישור, יש לציין את קוד השירות מתוך הרשימה המפורטת בנספח </w:t>
            </w:r>
            <w:r w:rsidRPr="00C06588">
              <w:rPr>
                <w:rFonts w:ascii="David" w:eastAsia="Calibri" w:hAnsi="David" w:cs="David" w:hint="eastAsia"/>
                <w:bCs/>
                <w:sz w:val="24"/>
                <w:szCs w:val="24"/>
                <w:rtl/>
                <w:lang w:eastAsia="he-IL"/>
              </w:rPr>
              <w:t>ג</w:t>
            </w:r>
            <w:r w:rsidRPr="00C06588">
              <w:rPr>
                <w:rFonts w:ascii="David" w:eastAsia="Calibri" w:hAnsi="David" w:cs="David"/>
                <w:bCs/>
                <w:sz w:val="24"/>
                <w:szCs w:val="24"/>
                <w:rtl/>
                <w:lang w:eastAsia="he-IL"/>
              </w:rPr>
              <w:t>'</w:t>
            </w:r>
            <w:r w:rsidRPr="00C06588">
              <w:rPr>
                <w:rFonts w:ascii="David" w:eastAsia="Calibri" w:hAnsi="David" w:cs="David"/>
                <w:b/>
                <w:sz w:val="24"/>
                <w:szCs w:val="24"/>
                <w:rtl/>
                <w:lang w:eastAsia="he-IL"/>
              </w:rPr>
              <w:t>)*:</w:t>
            </w:r>
          </w:p>
        </w:tc>
      </w:tr>
      <w:tr w:rsidR="003811C6" w:rsidRPr="00C06588" w14:paraId="631A0C5A" w14:textId="77777777" w:rsidTr="0059596B">
        <w:trPr>
          <w:trHeight w:val="798"/>
        </w:trPr>
        <w:tc>
          <w:tcPr>
            <w:tcW w:w="11530" w:type="dxa"/>
            <w:tcBorders>
              <w:top w:val="single" w:sz="4" w:space="0" w:color="auto"/>
              <w:left w:val="single" w:sz="4" w:space="0" w:color="auto"/>
              <w:bottom w:val="single" w:sz="4" w:space="0" w:color="auto"/>
              <w:right w:val="single" w:sz="4" w:space="0" w:color="auto"/>
            </w:tcBorders>
            <w:hideMark/>
          </w:tcPr>
          <w:p w14:paraId="1C863132" w14:textId="77777777" w:rsidR="003811C6" w:rsidRPr="00C06588" w:rsidRDefault="003811C6" w:rsidP="0059596B">
            <w:pPr>
              <w:spacing w:before="0" w:beforeAutospacing="0" w:after="0" w:afterAutospacing="0" w:line="240" w:lineRule="auto"/>
              <w:ind w:left="50" w:right="78"/>
              <w:rPr>
                <w:rFonts w:ascii="David" w:eastAsia="Calibri" w:hAnsi="David" w:cs="David"/>
                <w:b/>
                <w:sz w:val="24"/>
                <w:szCs w:val="24"/>
                <w:rtl/>
                <w:lang w:eastAsia="he-IL"/>
              </w:rPr>
            </w:pPr>
            <w:r w:rsidRPr="00C06588">
              <w:rPr>
                <w:rFonts w:ascii="David" w:eastAsia="Calibri" w:hAnsi="David" w:cs="David"/>
                <w:b/>
                <w:sz w:val="24"/>
                <w:szCs w:val="24"/>
                <w:rtl/>
                <w:lang w:eastAsia="he-IL"/>
              </w:rPr>
              <w:t>038</w:t>
            </w:r>
          </w:p>
        </w:tc>
      </w:tr>
    </w:tbl>
    <w:p w14:paraId="7958B395" w14:textId="77777777" w:rsidR="003811C6" w:rsidRPr="00C06588" w:rsidRDefault="003811C6" w:rsidP="003811C6">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C06588" w14:paraId="0158A9EA" w14:textId="77777777" w:rsidTr="0059596B">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AEE41A1" w14:textId="77777777" w:rsidR="003811C6" w:rsidRPr="00C06588" w:rsidRDefault="003811C6" w:rsidP="0059596B">
            <w:pPr>
              <w:spacing w:before="0" w:beforeAutospacing="0" w:after="0" w:afterAutospacing="0" w:line="240" w:lineRule="auto"/>
              <w:ind w:left="50" w:right="78"/>
              <w:rPr>
                <w:rFonts w:ascii="David" w:eastAsia="Calibri" w:hAnsi="David" w:cs="David"/>
                <w:b/>
                <w:sz w:val="24"/>
                <w:szCs w:val="24"/>
                <w:lang w:eastAsia="he-IL"/>
              </w:rPr>
            </w:pPr>
            <w:r w:rsidRPr="00C06588">
              <w:rPr>
                <w:rFonts w:ascii="David" w:eastAsia="Calibri" w:hAnsi="David" w:cs="David" w:hint="eastAsia"/>
                <w:b/>
                <w:sz w:val="24"/>
                <w:szCs w:val="24"/>
                <w:rtl/>
                <w:lang w:eastAsia="he-IL"/>
              </w:rPr>
              <w:lastRenderedPageBreak/>
              <w:t>חתימת</w:t>
            </w:r>
            <w:r w:rsidRPr="00C06588">
              <w:rPr>
                <w:rFonts w:ascii="David" w:eastAsia="Calibri" w:hAnsi="David" w:cs="David"/>
                <w:b/>
                <w:sz w:val="24"/>
                <w:szCs w:val="24"/>
                <w:rtl/>
                <w:lang w:eastAsia="he-IL"/>
              </w:rPr>
              <w:t xml:space="preserve"> </w:t>
            </w:r>
            <w:r w:rsidRPr="00C06588">
              <w:rPr>
                <w:rFonts w:ascii="David" w:eastAsia="Calibri" w:hAnsi="David" w:cs="David" w:hint="eastAsia"/>
                <w:b/>
                <w:sz w:val="24"/>
                <w:szCs w:val="24"/>
                <w:rtl/>
                <w:lang w:eastAsia="he-IL"/>
              </w:rPr>
              <w:t>האישור</w:t>
            </w:r>
          </w:p>
        </w:tc>
      </w:tr>
      <w:tr w:rsidR="003811C6" w:rsidRPr="00C06588" w14:paraId="2BFEF6B7" w14:textId="77777777" w:rsidTr="0059596B">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17B231D" w14:textId="77777777" w:rsidR="003811C6" w:rsidRPr="00C06588" w:rsidRDefault="003811C6" w:rsidP="0059596B">
            <w:pPr>
              <w:spacing w:before="0" w:beforeAutospacing="0" w:after="0" w:afterAutospacing="0" w:line="240" w:lineRule="auto"/>
              <w:ind w:left="50" w:right="78"/>
              <w:rPr>
                <w:rFonts w:ascii="David" w:eastAsia="Calibri" w:hAnsi="David" w:cs="David"/>
                <w:b/>
                <w:sz w:val="24"/>
                <w:szCs w:val="24"/>
                <w:rtl/>
                <w:lang w:eastAsia="he-IL"/>
              </w:rPr>
            </w:pPr>
            <w:r w:rsidRPr="00C06588">
              <w:rPr>
                <w:rFonts w:ascii="David" w:eastAsia="Calibri" w:hAnsi="David" w:cs="David" w:hint="eastAsia"/>
                <w:b/>
                <w:sz w:val="24"/>
                <w:szCs w:val="24"/>
                <w:rtl/>
                <w:lang w:eastAsia="he-IL"/>
              </w:rPr>
              <w:t>המבטח</w:t>
            </w:r>
            <w:r w:rsidRPr="00C06588">
              <w:rPr>
                <w:rFonts w:ascii="David" w:eastAsia="Calibri" w:hAnsi="David" w:cs="David"/>
                <w:b/>
                <w:sz w:val="24"/>
                <w:szCs w:val="24"/>
                <w:rtl/>
                <w:lang w:eastAsia="he-IL"/>
              </w:rPr>
              <w:t>:</w:t>
            </w:r>
          </w:p>
        </w:tc>
      </w:tr>
    </w:tbl>
    <w:p w14:paraId="6F4B8DFD" w14:textId="77777777" w:rsidR="005824B9" w:rsidRPr="00C06588"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824B9" w:rsidRPr="00C06588" w14:paraId="65BFD7D6" w14:textId="77777777" w:rsidTr="0059596B">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0931600" w14:textId="77777777" w:rsidR="005824B9" w:rsidRPr="00C06588" w:rsidRDefault="005824B9" w:rsidP="0059596B">
            <w:pPr>
              <w:spacing w:before="0" w:beforeAutospacing="0" w:after="0" w:afterAutospacing="0" w:line="240" w:lineRule="auto"/>
              <w:ind w:left="50" w:right="78"/>
              <w:rPr>
                <w:rFonts w:ascii="David" w:eastAsia="Calibri" w:hAnsi="David" w:cs="David"/>
                <w:b/>
                <w:sz w:val="24"/>
                <w:szCs w:val="24"/>
                <w:rtl/>
                <w:lang w:eastAsia="he-IL"/>
              </w:rPr>
            </w:pPr>
            <w:r w:rsidRPr="00C06588">
              <w:rPr>
                <w:rFonts w:ascii="David" w:eastAsia="Calibri" w:hAnsi="David" w:cs="David" w:hint="eastAsia"/>
                <w:b/>
                <w:sz w:val="24"/>
                <w:szCs w:val="24"/>
                <w:rtl/>
                <w:lang w:eastAsia="he-IL"/>
              </w:rPr>
              <w:t>ביטול</w:t>
            </w:r>
            <w:r w:rsidRPr="00C06588">
              <w:rPr>
                <w:rFonts w:ascii="David" w:eastAsia="Calibri" w:hAnsi="David" w:cs="David"/>
                <w:b/>
                <w:sz w:val="24"/>
                <w:szCs w:val="24"/>
                <w:rtl/>
                <w:lang w:eastAsia="he-IL"/>
              </w:rPr>
              <w:t xml:space="preserve">/שינוי </w:t>
            </w:r>
            <w:r w:rsidRPr="00C06588">
              <w:rPr>
                <w:rFonts w:ascii="David" w:eastAsia="Calibri" w:hAnsi="David" w:cs="David" w:hint="eastAsia"/>
                <w:b/>
                <w:sz w:val="24"/>
                <w:szCs w:val="24"/>
                <w:rtl/>
                <w:lang w:eastAsia="he-IL"/>
              </w:rPr>
              <w:t>הפוליסה</w:t>
            </w:r>
            <w:r w:rsidRPr="00C06588">
              <w:rPr>
                <w:rFonts w:ascii="David" w:eastAsia="Calibri" w:hAnsi="David" w:cs="David"/>
                <w:b/>
                <w:sz w:val="24"/>
                <w:szCs w:val="24"/>
                <w:rtl/>
                <w:lang w:eastAsia="he-IL"/>
              </w:rPr>
              <w:t xml:space="preserve"> *</w:t>
            </w:r>
          </w:p>
        </w:tc>
      </w:tr>
      <w:tr w:rsidR="005824B9" w:rsidRPr="00C06588" w14:paraId="1837BFAF" w14:textId="77777777" w:rsidTr="0059596B">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BC824C8" w14:textId="77777777" w:rsidR="005824B9" w:rsidRPr="00C06588" w:rsidRDefault="005824B9" w:rsidP="0059596B">
            <w:pPr>
              <w:spacing w:before="0" w:beforeAutospacing="0" w:after="0" w:afterAutospacing="0" w:line="240" w:lineRule="auto"/>
              <w:rPr>
                <w:rFonts w:ascii="David" w:eastAsia="Calibri" w:hAnsi="David" w:cs="David"/>
                <w:bCs/>
                <w:sz w:val="24"/>
                <w:szCs w:val="24"/>
                <w:rtl/>
                <w:lang w:eastAsia="he-IL"/>
              </w:rPr>
            </w:pPr>
            <w:r w:rsidRPr="00C06588">
              <w:rPr>
                <w:rFonts w:ascii="David" w:eastAsia="Calibri" w:hAnsi="David" w:cs="David" w:hint="eastAsia"/>
                <w:b/>
                <w:sz w:val="24"/>
                <w:szCs w:val="24"/>
                <w:rtl/>
                <w:lang w:eastAsia="he-IL"/>
              </w:rPr>
              <w:t>שינוי</w:t>
            </w:r>
            <w:r w:rsidRPr="00C06588">
              <w:rPr>
                <w:rFonts w:ascii="David" w:eastAsia="Calibri" w:hAnsi="David" w:cs="David"/>
                <w:b/>
                <w:sz w:val="24"/>
                <w:szCs w:val="24"/>
                <w:rtl/>
                <w:lang w:eastAsia="he-IL"/>
              </w:rPr>
              <w:t xml:space="preserve"> לרעת מבקש האישור או ביטול של פוליסת ביטוח,  לא ייכנס לתוקף אלא </w:t>
            </w:r>
            <w:r w:rsidRPr="00C06588">
              <w:rPr>
                <w:rFonts w:ascii="David" w:eastAsia="Calibri" w:hAnsi="David" w:cs="David"/>
                <w:bCs/>
                <w:sz w:val="24"/>
                <w:szCs w:val="24"/>
                <w:rtl/>
                <w:lang w:eastAsia="he-IL"/>
              </w:rPr>
              <w:t xml:space="preserve">30 </w:t>
            </w:r>
            <w:r w:rsidRPr="00C06588">
              <w:rPr>
                <w:rFonts w:ascii="David" w:eastAsia="Calibri" w:hAnsi="David" w:cs="David" w:hint="eastAsia"/>
                <w:bCs/>
                <w:sz w:val="24"/>
                <w:szCs w:val="24"/>
                <w:rtl/>
                <w:lang w:eastAsia="he-IL"/>
              </w:rPr>
              <w:t>יום</w:t>
            </w:r>
            <w:r w:rsidRPr="00C06588">
              <w:rPr>
                <w:rFonts w:ascii="David" w:eastAsia="Calibri" w:hAnsi="David" w:cs="David"/>
                <w:b/>
                <w:sz w:val="24"/>
                <w:szCs w:val="24"/>
                <w:rtl/>
                <w:lang w:eastAsia="he-IL"/>
              </w:rPr>
              <w:t xml:space="preserve"> לאחר משלוח הודעה למבקש האישור בדבר השינוי או הביטול.</w:t>
            </w:r>
          </w:p>
        </w:tc>
      </w:tr>
    </w:tbl>
    <w:p w14:paraId="2DC16ACD" w14:textId="77777777" w:rsidR="005824B9" w:rsidRPr="00C06588"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p w14:paraId="702B0639" w14:textId="77777777" w:rsidR="003811C6" w:rsidRPr="00C06588" w:rsidRDefault="003811C6" w:rsidP="003811C6">
      <w:pPr>
        <w:spacing w:before="0" w:beforeAutospacing="0" w:after="200" w:afterAutospacing="0" w:line="276" w:lineRule="auto"/>
        <w:rPr>
          <w:rFonts w:ascii="David" w:eastAsia="Calibri" w:hAnsi="David" w:cs="David"/>
          <w:b/>
          <w:bCs/>
          <w:sz w:val="24"/>
          <w:szCs w:val="24"/>
          <w:u w:val="single"/>
          <w:rtl/>
          <w:lang w:eastAsia="he-IL"/>
        </w:rPr>
      </w:pPr>
      <w:r w:rsidRPr="00C06588">
        <w:rPr>
          <w:rFonts w:ascii="David" w:eastAsia="Calibri" w:hAnsi="David" w:cs="David"/>
          <w:b/>
          <w:bCs/>
          <w:sz w:val="24"/>
          <w:szCs w:val="24"/>
          <w:u w:val="single"/>
          <w:rtl/>
          <w:lang w:eastAsia="he-IL"/>
        </w:rPr>
        <w:t xml:space="preserve">* באישור ביטוח כללי </w:t>
      </w:r>
      <w:r w:rsidRPr="00C06588">
        <w:rPr>
          <w:rFonts w:ascii="David" w:eastAsia="Calibri" w:hAnsi="David" w:cs="David" w:hint="eastAsia"/>
          <w:sz w:val="24"/>
          <w:szCs w:val="24"/>
          <w:rtl/>
          <w:lang w:eastAsia="he-IL"/>
        </w:rPr>
        <w:t>ניתן</w:t>
      </w:r>
      <w:r w:rsidRPr="00C06588">
        <w:rPr>
          <w:rFonts w:ascii="David" w:eastAsia="Calibri" w:hAnsi="David" w:cs="David"/>
          <w:sz w:val="24"/>
          <w:szCs w:val="24"/>
          <w:rtl/>
          <w:lang w:eastAsia="he-IL"/>
        </w:rPr>
        <w:t xml:space="preserve"> לסמן שדות אלה כשדות שאינם בתוקף. </w:t>
      </w:r>
    </w:p>
    <w:p w14:paraId="3D9AAB0C" w14:textId="77777777" w:rsidR="00C12F17" w:rsidRPr="00C06588" w:rsidRDefault="00C12F17" w:rsidP="00C12F1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1A0CC64" w14:textId="77777777" w:rsidR="00C12F17" w:rsidRPr="00C06588"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0CDFAC9" w14:textId="77777777" w:rsidR="00C12F17" w:rsidRPr="00C06588"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91ABE92"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20DC0CD"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4AA6989"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89FB0A5"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14877CB"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4287605"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F447E66"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1B1EE10"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206C1F2" w14:textId="77777777" w:rsidR="00C140D3" w:rsidRPr="00C06588"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84B0421" w14:textId="77777777" w:rsidR="003811C6" w:rsidRPr="00C06588"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06588">
        <w:rPr>
          <w:rFonts w:ascii="Times New Roman" w:eastAsia="Times New Roman" w:hAnsi="Times New Roman" w:cs="David"/>
          <w:b/>
          <w:bCs/>
          <w:sz w:val="24"/>
          <w:szCs w:val="24"/>
          <w:u w:val="single"/>
          <w:rtl/>
        </w:rPr>
        <w:br w:type="page"/>
      </w:r>
    </w:p>
    <w:p w14:paraId="50EA4E11" w14:textId="77777777" w:rsidR="00C140D3" w:rsidRPr="00C06588"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06588">
        <w:rPr>
          <w:rFonts w:ascii="Times New Roman" w:eastAsia="Times New Roman" w:hAnsi="Times New Roman" w:cs="David"/>
          <w:b/>
          <w:bCs/>
          <w:sz w:val="24"/>
          <w:szCs w:val="24"/>
          <w:u w:val="single"/>
          <w:rtl/>
        </w:rPr>
        <w:lastRenderedPageBreak/>
        <w:t>נספח "ח"</w:t>
      </w:r>
    </w:p>
    <w:p w14:paraId="47C1B81E" w14:textId="77777777" w:rsidR="00C140D3" w:rsidRPr="00C06588"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06588">
        <w:rPr>
          <w:rFonts w:ascii="Times New Roman" w:eastAsia="Times New Roman" w:hAnsi="Times New Roman" w:cs="David"/>
          <w:b/>
          <w:bCs/>
          <w:sz w:val="24"/>
          <w:szCs w:val="24"/>
          <w:u w:val="single"/>
          <w:rtl/>
        </w:rPr>
        <w:t>רשימת התכניות והמסמכים שעל היועץ להנפיק</w:t>
      </w:r>
    </w:p>
    <w:p w14:paraId="6DC13DD9" w14:textId="77777777" w:rsidR="00C140D3" w:rsidRPr="00C06588"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96E9DB4" w14:textId="77777777" w:rsidR="00C140D3" w:rsidRPr="00C06588"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1.</w:t>
      </w:r>
      <w:r w:rsidRPr="00C06588">
        <w:rPr>
          <w:rFonts w:ascii="Times New Roman" w:eastAsia="Times New Roman" w:hAnsi="Times New Roman" w:cs="David"/>
          <w:sz w:val="24"/>
          <w:szCs w:val="24"/>
          <w:rtl/>
        </w:rPr>
        <w:tab/>
        <w:t>מפרט טכני מיוחד.</w:t>
      </w:r>
    </w:p>
    <w:p w14:paraId="13A4BD36" w14:textId="77777777" w:rsidR="00C140D3" w:rsidRPr="00C06588"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2.</w:t>
      </w:r>
      <w:r w:rsidRPr="00C06588">
        <w:rPr>
          <w:rFonts w:ascii="Times New Roman" w:eastAsia="Times New Roman" w:hAnsi="Times New Roman" w:cs="David"/>
          <w:sz w:val="24"/>
          <w:szCs w:val="24"/>
          <w:rtl/>
        </w:rPr>
        <w:tab/>
        <w:t>פרטי ב</w:t>
      </w:r>
      <w:r w:rsidRPr="00C06588">
        <w:rPr>
          <w:rFonts w:ascii="Times New Roman" w:eastAsia="Times New Roman" w:hAnsi="Times New Roman" w:cs="David" w:hint="eastAsia"/>
          <w:sz w:val="24"/>
          <w:szCs w:val="24"/>
          <w:rtl/>
        </w:rPr>
        <w:t>י</w:t>
      </w:r>
      <w:r w:rsidRPr="00C06588">
        <w:rPr>
          <w:rFonts w:ascii="Times New Roman" w:eastAsia="Times New Roman" w:hAnsi="Times New Roman" w:cs="David"/>
          <w:sz w:val="24"/>
          <w:szCs w:val="24"/>
          <w:rtl/>
        </w:rPr>
        <w:t xml:space="preserve">צוע </w:t>
      </w:r>
      <w:r w:rsidRPr="00C06588">
        <w:rPr>
          <w:rFonts w:ascii="Times New Roman" w:eastAsia="Times New Roman" w:hAnsi="Times New Roman" w:cs="David" w:hint="eastAsia"/>
          <w:sz w:val="24"/>
          <w:szCs w:val="24"/>
          <w:rtl/>
        </w:rPr>
        <w:t>מפורטים</w:t>
      </w:r>
      <w:r w:rsidRPr="00C06588">
        <w:rPr>
          <w:rFonts w:ascii="Times New Roman" w:eastAsia="Times New Roman" w:hAnsi="Times New Roman" w:cs="David"/>
          <w:sz w:val="24"/>
          <w:szCs w:val="24"/>
          <w:rtl/>
        </w:rPr>
        <w:t xml:space="preserve"> עקרוניים.</w:t>
      </w:r>
    </w:p>
    <w:p w14:paraId="31FB8AA6" w14:textId="77777777" w:rsidR="00C140D3" w:rsidRPr="00C06588"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3.</w:t>
      </w:r>
      <w:r w:rsidRPr="00C06588">
        <w:rPr>
          <w:rFonts w:ascii="Times New Roman" w:eastAsia="Times New Roman" w:hAnsi="Times New Roman" w:cs="David"/>
          <w:sz w:val="24"/>
          <w:szCs w:val="24"/>
          <w:rtl/>
        </w:rPr>
        <w:tab/>
      </w:r>
      <w:r w:rsidRPr="00C06588">
        <w:rPr>
          <w:rFonts w:ascii="Times New Roman" w:eastAsia="Times New Roman" w:hAnsi="Times New Roman" w:cs="David" w:hint="eastAsia"/>
          <w:sz w:val="24"/>
          <w:szCs w:val="24"/>
          <w:rtl/>
        </w:rPr>
        <w:t>רשימות</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אלומיניום</w:t>
      </w:r>
      <w:r w:rsidRPr="00C06588">
        <w:rPr>
          <w:rFonts w:ascii="Times New Roman" w:eastAsia="Times New Roman" w:hAnsi="Times New Roman" w:cs="David"/>
          <w:sz w:val="24"/>
          <w:szCs w:val="24"/>
          <w:rtl/>
        </w:rPr>
        <w:t xml:space="preserve"> </w:t>
      </w:r>
      <w:r w:rsidRPr="00C06588">
        <w:rPr>
          <w:rFonts w:ascii="Times New Roman" w:eastAsia="Times New Roman" w:hAnsi="Times New Roman" w:cs="David" w:hint="eastAsia"/>
          <w:sz w:val="24"/>
          <w:szCs w:val="24"/>
          <w:rtl/>
        </w:rPr>
        <w:t>מלאות</w:t>
      </w:r>
      <w:r w:rsidRPr="00C06588">
        <w:rPr>
          <w:rFonts w:ascii="Times New Roman" w:eastAsia="Times New Roman" w:hAnsi="Times New Roman" w:cs="David"/>
          <w:sz w:val="24"/>
          <w:szCs w:val="24"/>
          <w:rtl/>
        </w:rPr>
        <w:t>.</w:t>
      </w:r>
    </w:p>
    <w:p w14:paraId="1A02C777" w14:textId="77777777" w:rsidR="00C140D3" w:rsidRPr="00C06588"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06588">
        <w:rPr>
          <w:rFonts w:ascii="Times New Roman" w:eastAsia="Times New Roman" w:hAnsi="Times New Roman" w:cs="David"/>
          <w:sz w:val="24"/>
          <w:szCs w:val="24"/>
          <w:rtl/>
        </w:rPr>
        <w:t>4</w:t>
      </w:r>
      <w:r w:rsidR="00045A8C" w:rsidRPr="00C06588">
        <w:rPr>
          <w:rFonts w:ascii="Times New Roman" w:eastAsia="Times New Roman" w:hAnsi="Times New Roman" w:cs="David"/>
          <w:sz w:val="24"/>
          <w:szCs w:val="24"/>
          <w:rtl/>
        </w:rPr>
        <w:t>.</w:t>
      </w:r>
      <w:r w:rsidR="00045A8C" w:rsidRPr="00C06588">
        <w:rPr>
          <w:rFonts w:ascii="Times New Roman" w:eastAsia="Times New Roman" w:hAnsi="Times New Roman" w:cs="David"/>
          <w:sz w:val="24"/>
          <w:szCs w:val="24"/>
          <w:rtl/>
        </w:rPr>
        <w:tab/>
        <w:t>כל ת</w:t>
      </w:r>
      <w:r w:rsidRPr="00C06588">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77AAECCE" w14:textId="77777777" w:rsidR="00C140D3" w:rsidRPr="00C06588"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734B8D19" w14:textId="77777777" w:rsidR="00C140D3" w:rsidRPr="00C06588"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06588">
        <w:rPr>
          <w:rFonts w:ascii="Times New Roman" w:eastAsia="Times New Roman" w:hAnsi="Times New Roman" w:cs="David"/>
          <w:sz w:val="24"/>
          <w:szCs w:val="24"/>
          <w:rtl/>
        </w:rPr>
        <w:t>כל המסמכים והתוכניות יערכו בשפה העברית.</w:t>
      </w:r>
    </w:p>
    <w:p w14:paraId="3470F86F" w14:textId="77777777" w:rsidR="00C140D3" w:rsidRPr="00C06588"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06588">
        <w:rPr>
          <w:rFonts w:ascii="Times New Roman" w:eastAsia="Times New Roman" w:hAnsi="Times New Roman" w:cs="David"/>
          <w:b/>
          <w:bCs/>
          <w:sz w:val="24"/>
          <w:szCs w:val="24"/>
          <w:u w:val="single"/>
          <w:rtl/>
        </w:rPr>
        <w:br w:type="page"/>
      </w:r>
    </w:p>
    <w:p w14:paraId="6CF79A01" w14:textId="77777777" w:rsidR="00C12F17" w:rsidRPr="00C06588"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C06588">
        <w:rPr>
          <w:rFonts w:ascii="Times New Roman" w:eastAsia="Times New Roman" w:hAnsi="Times New Roman" w:cs="David" w:hint="eastAsia"/>
          <w:b/>
          <w:bCs/>
          <w:sz w:val="20"/>
          <w:szCs w:val="24"/>
          <w:u w:val="single"/>
          <w:rtl/>
          <w:lang w:eastAsia="he-IL"/>
        </w:rPr>
        <w:lastRenderedPageBreak/>
        <w:t>נספח</w:t>
      </w:r>
      <w:r w:rsidRPr="00C06588">
        <w:rPr>
          <w:rFonts w:ascii="Times New Roman" w:eastAsia="Times New Roman" w:hAnsi="Times New Roman" w:cs="David"/>
          <w:b/>
          <w:bCs/>
          <w:sz w:val="20"/>
          <w:szCs w:val="24"/>
          <w:u w:val="single"/>
          <w:rtl/>
          <w:lang w:eastAsia="he-IL"/>
        </w:rPr>
        <w:t xml:space="preserve"> "ט"</w:t>
      </w:r>
    </w:p>
    <w:p w14:paraId="71DC16D7" w14:textId="77777777" w:rsidR="00C12F17" w:rsidRPr="00C06588"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3652753" w14:textId="77777777" w:rsidR="00C12F17" w:rsidRPr="00C06588"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C06588">
        <w:rPr>
          <w:rFonts w:ascii="Times New Roman" w:eastAsia="Times New Roman" w:hAnsi="Times New Roman" w:cs="David" w:hint="eastAsia"/>
          <w:b/>
          <w:bCs/>
          <w:sz w:val="20"/>
          <w:szCs w:val="24"/>
          <w:u w:val="single"/>
          <w:rtl/>
          <w:lang w:eastAsia="he-IL"/>
        </w:rPr>
        <w:t>דוגמא</w:t>
      </w:r>
      <w:r w:rsidRPr="00C06588">
        <w:rPr>
          <w:rFonts w:ascii="Times New Roman" w:eastAsia="Times New Roman" w:hAnsi="Times New Roman" w:cs="David"/>
          <w:b/>
          <w:bCs/>
          <w:sz w:val="20"/>
          <w:szCs w:val="24"/>
          <w:u w:val="single"/>
          <w:rtl/>
          <w:lang w:eastAsia="he-IL"/>
        </w:rPr>
        <w:t xml:space="preserve"> </w:t>
      </w:r>
      <w:r w:rsidRPr="00C06588">
        <w:rPr>
          <w:rFonts w:ascii="Times New Roman" w:eastAsia="Times New Roman" w:hAnsi="Times New Roman" w:cs="David" w:hint="eastAsia"/>
          <w:b/>
          <w:bCs/>
          <w:sz w:val="20"/>
          <w:szCs w:val="24"/>
          <w:u w:val="single"/>
          <w:rtl/>
          <w:lang w:eastAsia="he-IL"/>
        </w:rPr>
        <w:t>לנוסח</w:t>
      </w:r>
      <w:r w:rsidRPr="00C06588">
        <w:rPr>
          <w:rFonts w:ascii="Times New Roman" w:eastAsia="Times New Roman" w:hAnsi="Times New Roman" w:cs="David"/>
          <w:b/>
          <w:bCs/>
          <w:sz w:val="20"/>
          <w:szCs w:val="24"/>
          <w:u w:val="single"/>
          <w:rtl/>
          <w:lang w:eastAsia="he-IL"/>
        </w:rPr>
        <w:t xml:space="preserve"> </w:t>
      </w:r>
      <w:r w:rsidRPr="00C06588">
        <w:rPr>
          <w:rFonts w:ascii="Times New Roman" w:eastAsia="Times New Roman" w:hAnsi="Times New Roman" w:cs="David" w:hint="eastAsia"/>
          <w:b/>
          <w:bCs/>
          <w:sz w:val="20"/>
          <w:szCs w:val="24"/>
          <w:u w:val="single"/>
          <w:rtl/>
          <w:lang w:eastAsia="he-IL"/>
        </w:rPr>
        <w:t>אישור</w:t>
      </w:r>
      <w:r w:rsidRPr="00C06588">
        <w:rPr>
          <w:rFonts w:ascii="Times New Roman" w:eastAsia="Times New Roman" w:hAnsi="Times New Roman" w:cs="David"/>
          <w:b/>
          <w:bCs/>
          <w:sz w:val="20"/>
          <w:szCs w:val="24"/>
          <w:u w:val="single"/>
          <w:rtl/>
          <w:lang w:eastAsia="he-IL"/>
        </w:rPr>
        <w:t xml:space="preserve"> </w:t>
      </w:r>
      <w:r w:rsidRPr="00C06588">
        <w:rPr>
          <w:rFonts w:ascii="Times New Roman" w:eastAsia="Times New Roman" w:hAnsi="Times New Roman" w:cs="David" w:hint="eastAsia"/>
          <w:b/>
          <w:bCs/>
          <w:sz w:val="20"/>
          <w:szCs w:val="24"/>
          <w:u w:val="single"/>
          <w:rtl/>
          <w:lang w:eastAsia="he-IL"/>
        </w:rPr>
        <w:t>השלמת</w:t>
      </w:r>
      <w:r w:rsidRPr="00C06588">
        <w:rPr>
          <w:rFonts w:ascii="Times New Roman" w:eastAsia="Times New Roman" w:hAnsi="Times New Roman" w:cs="David"/>
          <w:b/>
          <w:bCs/>
          <w:sz w:val="20"/>
          <w:szCs w:val="24"/>
          <w:u w:val="single"/>
          <w:rtl/>
          <w:lang w:eastAsia="he-IL"/>
        </w:rPr>
        <w:t xml:space="preserve"> </w:t>
      </w:r>
      <w:r w:rsidRPr="00C06588">
        <w:rPr>
          <w:rFonts w:ascii="Times New Roman" w:eastAsia="Times New Roman" w:hAnsi="Times New Roman" w:cs="David" w:hint="eastAsia"/>
          <w:b/>
          <w:bCs/>
          <w:sz w:val="20"/>
          <w:szCs w:val="24"/>
          <w:u w:val="single"/>
          <w:rtl/>
          <w:lang w:eastAsia="he-IL"/>
        </w:rPr>
        <w:t>הפרויקט</w:t>
      </w:r>
      <w:r w:rsidRPr="00C06588">
        <w:rPr>
          <w:rFonts w:ascii="Times New Roman" w:eastAsia="Times New Roman" w:hAnsi="Times New Roman" w:cs="David"/>
          <w:b/>
          <w:bCs/>
          <w:sz w:val="20"/>
          <w:szCs w:val="24"/>
          <w:u w:val="single"/>
          <w:rtl/>
          <w:lang w:eastAsia="he-IL"/>
        </w:rPr>
        <w:t xml:space="preserve">/קטע </w:t>
      </w:r>
      <w:r w:rsidRPr="00C06588">
        <w:rPr>
          <w:rFonts w:ascii="Times New Roman" w:eastAsia="Times New Roman" w:hAnsi="Times New Roman" w:cs="David" w:hint="eastAsia"/>
          <w:b/>
          <w:bCs/>
          <w:sz w:val="20"/>
          <w:szCs w:val="24"/>
          <w:u w:val="single"/>
          <w:rtl/>
          <w:lang w:eastAsia="he-IL"/>
        </w:rPr>
        <w:t>מהפרויקט</w:t>
      </w:r>
    </w:p>
    <w:p w14:paraId="7AA2604F" w14:textId="77777777" w:rsidR="00C12F17" w:rsidRPr="00C06588"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55A9A4" w14:textId="77777777" w:rsidR="00C12F17" w:rsidRPr="00C06588"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B59C4A1" w14:textId="77777777" w:rsidR="00C12F17" w:rsidRPr="00C06588"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D93C56" w14:textId="77777777" w:rsidR="00C12F17" w:rsidRPr="00C06588"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0"/>
          <w:szCs w:val="24"/>
          <w:rtl/>
          <w:lang w:eastAsia="he-IL"/>
        </w:rPr>
        <w:t>לכבוד</w:t>
      </w:r>
      <w:r w:rsidRPr="00C06588">
        <w:rPr>
          <w:rFonts w:ascii="Times New Roman" w:eastAsia="Times New Roman" w:hAnsi="Times New Roman" w:cs="David"/>
          <w:sz w:val="20"/>
          <w:szCs w:val="24"/>
          <w:rtl/>
          <w:lang w:eastAsia="he-IL"/>
        </w:rPr>
        <w:t xml:space="preserve"> :</w:t>
      </w:r>
    </w:p>
    <w:p w14:paraId="41ECA627" w14:textId="77777777" w:rsidR="00C12F17" w:rsidRPr="00C06588" w:rsidRDefault="00C22C5A"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560314012"/>
          <w:placeholder>
            <w:docPart w:val="4EB2D17AD2EA48D0B7BD7BC9A0BCC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אפריקה</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ישראל</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מגורים</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בע</w:t>
          </w:r>
          <w:r w:rsidR="00597849" w:rsidRPr="00C06588">
            <w:rPr>
              <w:rFonts w:ascii="Times New Roman" w:eastAsia="Times New Roman" w:hAnsi="Times New Roman" w:cs="David"/>
              <w:sz w:val="24"/>
              <w:szCs w:val="24"/>
              <w:rtl/>
              <w:lang w:eastAsia="he-IL"/>
            </w:rPr>
            <w:t>"מ</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יוני</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נתניהו</w:t>
          </w:r>
          <w:r w:rsidR="00597849" w:rsidRPr="00C06588">
            <w:rPr>
              <w:rFonts w:ascii="Times New Roman" w:eastAsia="Times New Roman" w:hAnsi="Times New Roman" w:cs="David"/>
              <w:sz w:val="24"/>
              <w:szCs w:val="24"/>
              <w:rtl/>
              <w:lang w:eastAsia="he-IL"/>
            </w:rPr>
            <w:t xml:space="preserve"> 1 </w:t>
          </w:r>
          <w:r w:rsidR="00597849" w:rsidRPr="00C06588">
            <w:rPr>
              <w:rFonts w:ascii="Times New Roman" w:eastAsia="Times New Roman" w:hAnsi="Times New Roman" w:cs="David" w:hint="eastAsia"/>
              <w:sz w:val="24"/>
              <w:szCs w:val="24"/>
              <w:rtl/>
              <w:lang w:eastAsia="he-IL"/>
            </w:rPr>
            <w:t>ג</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אור</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יהודה</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מ</w:t>
          </w:r>
          <w:r w:rsidR="00597849" w:rsidRPr="00C06588">
            <w:rPr>
              <w:rFonts w:ascii="Times New Roman" w:eastAsia="Times New Roman" w:hAnsi="Times New Roman" w:cs="David"/>
              <w:sz w:val="24"/>
              <w:szCs w:val="24"/>
              <w:rtl/>
              <w:lang w:eastAsia="he-IL"/>
            </w:rPr>
            <w:t>.ז 52-003476-0</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שיכון</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ובינוי</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נדל</w:t>
          </w:r>
          <w:r w:rsidR="00597849" w:rsidRPr="00C06588">
            <w:rPr>
              <w:rFonts w:ascii="Times New Roman" w:eastAsia="Times New Roman" w:hAnsi="Times New Roman" w:cs="David"/>
              <w:sz w:val="24"/>
              <w:szCs w:val="24"/>
              <w:rtl/>
              <w:lang w:eastAsia="he-IL"/>
            </w:rPr>
            <w:t xml:space="preserve">"ן </w:t>
          </w:r>
          <w:r w:rsidR="00597849" w:rsidRPr="00C06588">
            <w:rPr>
              <w:rFonts w:ascii="Times New Roman" w:eastAsia="Times New Roman" w:hAnsi="Times New Roman" w:cs="David" w:hint="eastAsia"/>
              <w:sz w:val="24"/>
              <w:szCs w:val="24"/>
              <w:rtl/>
              <w:lang w:eastAsia="he-IL"/>
            </w:rPr>
            <w:t>בע</w:t>
          </w:r>
          <w:r w:rsidR="00597849" w:rsidRPr="00C06588">
            <w:rPr>
              <w:rFonts w:ascii="Times New Roman" w:eastAsia="Times New Roman" w:hAnsi="Times New Roman" w:cs="David"/>
              <w:sz w:val="24"/>
              <w:szCs w:val="24"/>
              <w:rtl/>
              <w:lang w:eastAsia="he-IL"/>
            </w:rPr>
            <w:t>"מ</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שלם</w:t>
          </w:r>
          <w:r w:rsidR="00597849" w:rsidRPr="00C06588">
            <w:rPr>
              <w:rFonts w:ascii="Times New Roman" w:eastAsia="Times New Roman" w:hAnsi="Times New Roman" w:cs="David"/>
              <w:sz w:val="24"/>
              <w:szCs w:val="24"/>
              <w:rtl/>
              <w:lang w:eastAsia="he-IL"/>
            </w:rPr>
            <w:t xml:space="preserve"> 3 </w:t>
          </w:r>
          <w:r w:rsidR="00597849" w:rsidRPr="00C06588">
            <w:rPr>
              <w:rFonts w:ascii="Times New Roman" w:eastAsia="Times New Roman" w:hAnsi="Times New Roman" w:cs="David" w:hint="eastAsia"/>
              <w:sz w:val="24"/>
              <w:szCs w:val="24"/>
              <w:rtl/>
              <w:lang w:eastAsia="he-IL"/>
            </w:rPr>
            <w:t>רמת</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גן</w:t>
          </w:r>
          <w:r w:rsidR="00597849" w:rsidRPr="00C06588">
            <w:rPr>
              <w:rFonts w:ascii="Times New Roman" w:eastAsia="Times New Roman" w:hAnsi="Times New Roman" w:cs="David"/>
              <w:sz w:val="24"/>
              <w:szCs w:val="24"/>
              <w:rtl/>
              <w:lang w:eastAsia="he-IL"/>
            </w:rPr>
            <w:t xml:space="preserve"> 52215</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מ</w:t>
          </w:r>
          <w:r w:rsidR="00597849" w:rsidRPr="00C06588">
            <w:rPr>
              <w:rFonts w:ascii="Times New Roman" w:eastAsia="Times New Roman" w:hAnsi="Times New Roman" w:cs="David"/>
              <w:sz w:val="24"/>
              <w:szCs w:val="24"/>
              <w:rtl/>
              <w:lang w:eastAsia="he-IL"/>
            </w:rPr>
            <w:t>.ז 52-002117-1</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כלל</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נכסי</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נדלן</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נשר</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מרכז</w:t>
          </w:r>
          <w:r w:rsidR="00597849" w:rsidRPr="00C06588">
            <w:rPr>
              <w:rFonts w:ascii="Times New Roman" w:eastAsia="Times New Roman" w:hAnsi="Times New Roman" w:cs="David"/>
              <w:sz w:val="24"/>
              <w:szCs w:val="24"/>
              <w:rtl/>
              <w:lang w:eastAsia="he-IL"/>
            </w:rPr>
            <w:t xml:space="preserve"> (נ.נ.נ.מ) </w:t>
          </w:r>
          <w:r w:rsidR="00597849" w:rsidRPr="00C06588">
            <w:rPr>
              <w:rFonts w:ascii="Times New Roman" w:eastAsia="Times New Roman" w:hAnsi="Times New Roman" w:cs="David" w:hint="eastAsia"/>
              <w:sz w:val="24"/>
              <w:szCs w:val="24"/>
              <w:rtl/>
              <w:lang w:eastAsia="he-IL"/>
            </w:rPr>
            <w:t>שותפות</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מוגבלת</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מרכז</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עזריאלי</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בניין</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משולש</w:t>
          </w:r>
          <w:r w:rsidR="00597849" w:rsidRPr="00C06588">
            <w:rPr>
              <w:rFonts w:ascii="Times New Roman" w:eastAsia="Times New Roman" w:hAnsi="Times New Roman" w:cs="David"/>
              <w:sz w:val="24"/>
              <w:szCs w:val="24"/>
              <w:rtl/>
              <w:lang w:eastAsia="he-IL"/>
            </w:rPr>
            <w:t xml:space="preserve"> 3, </w:t>
          </w:r>
          <w:r w:rsidR="00597849" w:rsidRPr="00C06588">
            <w:rPr>
              <w:rFonts w:ascii="Times New Roman" w:eastAsia="Times New Roman" w:hAnsi="Times New Roman" w:cs="David" w:hint="eastAsia"/>
              <w:sz w:val="24"/>
              <w:szCs w:val="24"/>
              <w:rtl/>
              <w:lang w:eastAsia="he-IL"/>
            </w:rPr>
            <w:t>תל</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אביב</w:t>
          </w:r>
          <w:r w:rsidR="00597849" w:rsidRPr="00C06588">
            <w:rPr>
              <w:rFonts w:ascii="Times New Roman" w:eastAsia="Times New Roman" w:hAnsi="Times New Roman" w:cs="David"/>
              <w:sz w:val="24"/>
              <w:szCs w:val="24"/>
              <w:rtl/>
              <w:lang w:eastAsia="he-IL"/>
            </w:rPr>
            <w:br/>
            <w:t>540283033</w:t>
          </w:r>
          <w:r w:rsidR="00597849" w:rsidRPr="00C06588">
            <w:rPr>
              <w:rFonts w:ascii="Times New Roman" w:eastAsia="Times New Roman" w:hAnsi="Times New Roman" w:cs="David"/>
              <w:sz w:val="24"/>
              <w:szCs w:val="24"/>
              <w:rtl/>
              <w:lang w:eastAsia="he-IL"/>
            </w:rPr>
            <w:br/>
          </w:r>
        </w:sdtContent>
      </w:sdt>
      <w:r w:rsidR="00C12F17" w:rsidRPr="00C06588">
        <w:rPr>
          <w:rFonts w:ascii="Times New Roman" w:eastAsia="Times New Roman" w:hAnsi="Times New Roman" w:cs="David"/>
          <w:sz w:val="24"/>
          <w:szCs w:val="24"/>
          <w:rtl/>
          <w:lang w:eastAsia="he-IL"/>
        </w:rPr>
        <w:br/>
      </w:r>
    </w:p>
    <w:p w14:paraId="2EAF0A33" w14:textId="77777777" w:rsidR="00C12F17" w:rsidRPr="00C06588"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(המזמין)</w:t>
      </w:r>
    </w:p>
    <w:p w14:paraId="0C270CD0" w14:textId="77777777" w:rsidR="00C12F17" w:rsidRPr="00C06588"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234993" w14:textId="77777777" w:rsidR="00C12F17" w:rsidRPr="00C06588"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CA6737" w14:textId="77777777" w:rsidR="00C12F17" w:rsidRPr="00C06588"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CE68883" w14:textId="77777777" w:rsidR="00C12F17" w:rsidRPr="00C06588"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30FFA23" w14:textId="62F66458" w:rsidR="00C12F17" w:rsidRPr="00C06588"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C06588">
        <w:rPr>
          <w:rFonts w:ascii="Times New Roman" w:eastAsia="Times New Roman" w:hAnsi="Times New Roman" w:cs="David" w:hint="eastAsia"/>
          <w:sz w:val="24"/>
          <w:szCs w:val="24"/>
          <w:rtl/>
          <w:lang w:eastAsia="he-IL"/>
        </w:rPr>
        <w:t>אני</w:t>
      </w:r>
      <w:r w:rsidRPr="00C06588">
        <w:rPr>
          <w:rFonts w:ascii="Times New Roman" w:eastAsia="Times New Roman" w:hAnsi="Times New Roman" w:cs="David"/>
          <w:sz w:val="24"/>
          <w:szCs w:val="24"/>
          <w:rtl/>
          <w:lang w:eastAsia="he-IL"/>
        </w:rPr>
        <w:t xml:space="preserve"> הח"מ </w:t>
      </w:r>
      <w:sdt>
        <w:sdtPr>
          <w:rPr>
            <w:rFonts w:ascii="Times New Roman" w:eastAsia="Times New Roman" w:hAnsi="Times New Roman" w:cs="David"/>
            <w:sz w:val="24"/>
            <w:szCs w:val="24"/>
            <w:rtl/>
            <w:lang w:eastAsia="he-IL"/>
          </w:rPr>
          <w:alias w:val="שם ספק"/>
          <w:tag w:val="cntSupllierName"/>
          <w:id w:val="-2065089673"/>
          <w:placeholder>
            <w:docPart w:val="510F42E9600744229A5A2C2DB56109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97849" w:rsidRPr="00C06588">
            <w:rPr>
              <w:rFonts w:ascii="Times New Roman" w:eastAsia="Times New Roman" w:hAnsi="Times New Roman" w:cs="David"/>
              <w:sz w:val="24"/>
              <w:szCs w:val="24"/>
              <w:rtl/>
              <w:lang w:eastAsia="he-IL"/>
            </w:rPr>
            <w:t>לנדמן אלומיניום בע"מ</w:t>
          </w:r>
        </w:sdtContent>
      </w:sdt>
      <w:r w:rsidRPr="00C06588">
        <w:rPr>
          <w:rFonts w:ascii="Times New Roman" w:eastAsia="Times New Roman" w:hAnsi="Times New Roman" w:cs="David"/>
          <w:bCs/>
          <w:sz w:val="24"/>
          <w:szCs w:val="24"/>
          <w:rtl/>
          <w:lang w:eastAsia="he-IL"/>
        </w:rPr>
        <w:t xml:space="preserve"> </w:t>
      </w:r>
      <w:r w:rsidRPr="00C06588">
        <w:rPr>
          <w:rFonts w:ascii="Times New Roman" w:eastAsia="Times New Roman" w:hAnsi="Times New Roman" w:cs="David" w:hint="eastAsia"/>
          <w:sz w:val="24"/>
          <w:szCs w:val="24"/>
          <w:rtl/>
          <w:lang w:eastAsia="he-IL"/>
        </w:rPr>
        <w:t>לאחר</w:t>
      </w:r>
      <w:r w:rsidRPr="00C06588">
        <w:rPr>
          <w:rFonts w:ascii="Times New Roman" w:eastAsia="Times New Roman" w:hAnsi="Times New Roman" w:cs="David"/>
          <w:sz w:val="24"/>
          <w:szCs w:val="24"/>
          <w:rtl/>
          <w:lang w:eastAsia="he-IL"/>
        </w:rPr>
        <w:t xml:space="preserve"> שבדקתי את העבודות שבוצעו ב- </w:t>
      </w:r>
      <w:sdt>
        <w:sdtPr>
          <w:rPr>
            <w:rFonts w:ascii="Times New Roman" w:eastAsia="Times New Roman" w:hAnsi="Times New Roman" w:cs="David"/>
            <w:sz w:val="24"/>
            <w:szCs w:val="24"/>
            <w:rtl/>
            <w:lang w:eastAsia="he-IL"/>
          </w:rPr>
          <w:alias w:val="שם אתר"/>
          <w:tag w:val="cntSite"/>
          <w:id w:val="-2078888936"/>
          <w:placeholder>
            <w:docPart w:val="2DC3D9B5C22E443EB6CAB3E5AB780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F93DD3" w:rsidRPr="00C06588">
            <w:rPr>
              <w:rStyle w:val="PlaceholderText"/>
              <w:color w:val="auto"/>
              <w:rtl/>
            </w:rPr>
            <w:t>[שם אתר]</w:t>
          </w:r>
        </w:sdtContent>
      </w:sdt>
      <w:r w:rsidRPr="00C06588">
        <w:rPr>
          <w:rFonts w:ascii="Times New Roman" w:eastAsia="Times New Roman" w:hAnsi="Times New Roman" w:cs="David"/>
          <w:sz w:val="24"/>
          <w:szCs w:val="24"/>
          <w:rtl/>
          <w:lang w:eastAsia="he-IL"/>
        </w:rPr>
        <w:t xml:space="preserve"> בקשר עם </w:t>
      </w:r>
      <w:sdt>
        <w:sdtPr>
          <w:rPr>
            <w:rFonts w:ascii="Times New Roman" w:eastAsia="Times New Roman" w:hAnsi="Times New Roman" w:cs="David" w:hint="cs"/>
            <w:sz w:val="24"/>
            <w:szCs w:val="24"/>
            <w:rtl/>
          </w:rPr>
          <w:alias w:val="תיאור עבודה"/>
          <w:tag w:val="cntJobDesc"/>
          <w:id w:val="-1278952023"/>
          <w:placeholder>
            <w:docPart w:val="244549A30D014532B8F669E4FF725B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9E65C4" w:rsidRPr="00C06588">
            <w:rPr>
              <w:rFonts w:ascii="Times New Roman" w:eastAsia="Times New Roman" w:hAnsi="Times New Roman" w:cs="David" w:hint="eastAsia"/>
              <w:sz w:val="24"/>
              <w:szCs w:val="24"/>
              <w:rtl/>
            </w:rPr>
            <w:t>תכנון</w:t>
          </w:r>
          <w:r w:rsidR="009E65C4" w:rsidRPr="00C06588">
            <w:rPr>
              <w:rFonts w:ascii="Times New Roman" w:eastAsia="Times New Roman" w:hAnsi="Times New Roman" w:cs="David"/>
              <w:sz w:val="24"/>
              <w:szCs w:val="24"/>
              <w:rtl/>
            </w:rPr>
            <w:t xml:space="preserve"> ויעוץ אלומניום בפרויקט </w:t>
          </w:r>
        </w:sdtContent>
      </w:sdt>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מאשר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בזאת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שהעבודות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הנ</w:t>
      </w:r>
      <w:r w:rsidRPr="00C06588">
        <w:rPr>
          <w:rFonts w:ascii="Times New Roman" w:eastAsia="Times New Roman" w:hAnsi="Times New Roman" w:cs="David"/>
          <w:sz w:val="24"/>
          <w:szCs w:val="24"/>
          <w:rtl/>
          <w:lang w:eastAsia="he-IL"/>
        </w:rPr>
        <w:t xml:space="preserve">"ל </w:t>
      </w:r>
      <w:r w:rsidRPr="00C06588">
        <w:rPr>
          <w:rFonts w:ascii="Times New Roman" w:eastAsia="Times New Roman" w:hAnsi="Times New Roman" w:cs="David" w:hint="eastAsia"/>
          <w:sz w:val="24"/>
          <w:szCs w:val="24"/>
          <w:rtl/>
          <w:lang w:eastAsia="he-IL"/>
        </w:rPr>
        <w:t>בוצעו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והושלמו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בהתאם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להנחיותיי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לתכניותיי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בהתאם</w:t>
      </w:r>
      <w:r w:rsidRPr="00C06588">
        <w:rPr>
          <w:rFonts w:ascii="Times New Roman" w:eastAsia="Times New Roman" w:hAnsi="Times New Roman" w:cs="David"/>
          <w:sz w:val="20"/>
          <w:szCs w:val="24"/>
          <w:rtl/>
          <w:lang w:eastAsia="he-IL"/>
        </w:rPr>
        <w:t xml:space="preserve"> לתקנים מחייבים ולשביעות רצוני.</w:t>
      </w:r>
    </w:p>
    <w:p w14:paraId="66FBBD72" w14:textId="77777777" w:rsidR="00C12F17" w:rsidRPr="00C06588"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29FA91C" w14:textId="77777777" w:rsidR="00C12F17" w:rsidRPr="00C06588"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278A30" w14:textId="77777777" w:rsidR="00C12F17" w:rsidRPr="00C06588"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ED264E" w14:textId="77777777" w:rsidR="00C12F17" w:rsidRPr="00C06588"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E37A7E" w14:textId="77777777" w:rsidR="00C12F17" w:rsidRPr="00C06588"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DF0CC9" w14:textId="77777777" w:rsidR="00C12F17" w:rsidRPr="00C06588"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                                                                                      בכבוד רב,</w:t>
      </w:r>
    </w:p>
    <w:p w14:paraId="7DFA7320" w14:textId="77777777" w:rsidR="00C12F17" w:rsidRPr="00C06588"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C1F996D" w14:textId="77777777" w:rsidR="00C12F17" w:rsidRPr="00C06588"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4D9562" w14:textId="77777777" w:rsidR="00C12F17" w:rsidRPr="00C06588"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C06588">
        <w:rPr>
          <w:rFonts w:ascii="Times New Roman" w:eastAsia="Times New Roman" w:hAnsi="Times New Roman" w:cs="David"/>
          <w:sz w:val="20"/>
          <w:szCs w:val="24"/>
          <w:rtl/>
          <w:lang w:eastAsia="he-IL"/>
        </w:rPr>
        <w:t xml:space="preserve">                                                                                                             ___________________</w:t>
      </w:r>
    </w:p>
    <w:p w14:paraId="42689F93" w14:textId="77777777" w:rsidR="00C12F17" w:rsidRPr="00C06588" w:rsidRDefault="00C22C5A"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sz w:val="20"/>
            <w:szCs w:val="24"/>
            <w:u w:val="single"/>
            <w:rtl/>
            <w:lang w:eastAsia="he-IL"/>
          </w:rPr>
          <w:alias w:val="שם ספק"/>
          <w:tag w:val="cntSupllierName"/>
          <w:id w:val="1534766573"/>
          <w:placeholder>
            <w:docPart w:val="964516F3FAD54446A91EE8C96927D9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97849" w:rsidRPr="00C06588">
            <w:rPr>
              <w:rFonts w:ascii="Times New Roman" w:eastAsia="Times New Roman" w:hAnsi="Times New Roman" w:cs="David"/>
              <w:sz w:val="20"/>
              <w:szCs w:val="24"/>
              <w:u w:val="single"/>
              <w:rtl/>
              <w:lang w:eastAsia="he-IL"/>
            </w:rPr>
            <w:t>לנדמן אלומיניום בע"מ</w:t>
          </w:r>
        </w:sdtContent>
      </w:sdt>
    </w:p>
    <w:p w14:paraId="42BEB57A" w14:textId="77777777" w:rsidR="00C12F17" w:rsidRPr="00C06588"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C06588">
        <w:rPr>
          <w:rFonts w:ascii="Times New Roman" w:eastAsia="Times New Roman" w:hAnsi="Times New Roman" w:cs="David"/>
          <w:sz w:val="20"/>
          <w:szCs w:val="20"/>
          <w:rtl/>
          <w:lang w:eastAsia="he-IL"/>
        </w:rPr>
        <w:t xml:space="preserve">                </w:t>
      </w:r>
      <w:r w:rsidRPr="00C06588">
        <w:rPr>
          <w:rFonts w:ascii="Times New Roman" w:eastAsia="Times New Roman" w:hAnsi="Times New Roman" w:cs="David"/>
          <w:sz w:val="20"/>
          <w:szCs w:val="20"/>
          <w:rtl/>
          <w:lang w:eastAsia="he-IL"/>
        </w:rPr>
        <w:tab/>
      </w:r>
      <w:r w:rsidRPr="00C06588">
        <w:rPr>
          <w:rFonts w:ascii="Times New Roman" w:eastAsia="Times New Roman" w:hAnsi="Times New Roman" w:cs="David"/>
          <w:sz w:val="20"/>
          <w:szCs w:val="20"/>
          <w:rtl/>
          <w:lang w:eastAsia="he-IL"/>
        </w:rPr>
        <w:tab/>
      </w:r>
      <w:r w:rsidRPr="00C06588">
        <w:rPr>
          <w:rFonts w:ascii="Times New Roman" w:eastAsia="Times New Roman" w:hAnsi="Times New Roman" w:cs="David"/>
          <w:sz w:val="20"/>
          <w:szCs w:val="20"/>
          <w:rtl/>
          <w:lang w:eastAsia="he-IL"/>
        </w:rPr>
        <w:tab/>
      </w:r>
      <w:r w:rsidRPr="00C06588">
        <w:rPr>
          <w:rFonts w:ascii="Times New Roman" w:eastAsia="Times New Roman" w:hAnsi="Times New Roman" w:cs="David"/>
          <w:sz w:val="20"/>
          <w:szCs w:val="20"/>
          <w:rtl/>
          <w:lang w:eastAsia="he-IL"/>
        </w:rPr>
        <w:tab/>
      </w:r>
      <w:r w:rsidRPr="00C06588">
        <w:rPr>
          <w:rFonts w:ascii="Times New Roman" w:eastAsia="Times New Roman" w:hAnsi="Times New Roman" w:cs="David"/>
          <w:sz w:val="20"/>
          <w:szCs w:val="20"/>
          <w:rtl/>
          <w:lang w:eastAsia="he-IL"/>
        </w:rPr>
        <w:tab/>
        <w:t xml:space="preserve">   </w:t>
      </w:r>
    </w:p>
    <w:p w14:paraId="2944D274" w14:textId="77777777" w:rsidR="00C12F17" w:rsidRPr="00C06588"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04A6A68" w14:textId="77777777" w:rsidR="00C12F17" w:rsidRPr="00C06588"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C06588">
        <w:rPr>
          <w:rFonts w:ascii="Times New Roman" w:eastAsia="Times New Roman" w:hAnsi="Times New Roman" w:cs="David"/>
          <w:sz w:val="20"/>
          <w:szCs w:val="20"/>
          <w:rtl/>
          <w:lang w:eastAsia="he-IL"/>
        </w:rPr>
        <w:br w:type="page"/>
      </w:r>
      <w:r w:rsidRPr="00C06588">
        <w:rPr>
          <w:rFonts w:ascii="Times New Roman" w:eastAsia="Times New Roman" w:hAnsi="Times New Roman" w:cs="David" w:hint="eastAsia"/>
          <w:b/>
          <w:bCs/>
          <w:sz w:val="24"/>
          <w:szCs w:val="24"/>
          <w:u w:val="single"/>
          <w:rtl/>
          <w:lang w:eastAsia="he-IL"/>
        </w:rPr>
        <w:lastRenderedPageBreak/>
        <w:t>נספח</w:t>
      </w:r>
      <w:r w:rsidRPr="00C06588">
        <w:rPr>
          <w:rFonts w:ascii="Times New Roman" w:eastAsia="Times New Roman" w:hAnsi="Times New Roman" w:cs="David"/>
          <w:b/>
          <w:bCs/>
          <w:sz w:val="24"/>
          <w:szCs w:val="24"/>
          <w:u w:val="single"/>
          <w:rtl/>
          <w:lang w:eastAsia="he-IL"/>
        </w:rPr>
        <w:t xml:space="preserve"> "י" </w:t>
      </w:r>
    </w:p>
    <w:p w14:paraId="51E0EF72" w14:textId="77777777" w:rsidR="00C12F17" w:rsidRPr="00C06588"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D4ED62F" w14:textId="77777777" w:rsidR="00C12F17" w:rsidRPr="00C06588"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C06588">
        <w:rPr>
          <w:rFonts w:ascii="Times New Roman" w:eastAsia="Times New Roman" w:hAnsi="Times New Roman" w:cs="David" w:hint="eastAsia"/>
          <w:b/>
          <w:bCs/>
          <w:sz w:val="24"/>
          <w:szCs w:val="24"/>
          <w:u w:val="single"/>
          <w:rtl/>
          <w:lang w:eastAsia="he-IL"/>
        </w:rPr>
        <w:t>דוגמא</w:t>
      </w:r>
      <w:r w:rsidRPr="00C06588">
        <w:rPr>
          <w:rFonts w:ascii="Times New Roman" w:eastAsia="Times New Roman" w:hAnsi="Times New Roman" w:cs="David"/>
          <w:b/>
          <w:bCs/>
          <w:sz w:val="24"/>
          <w:szCs w:val="24"/>
          <w:u w:val="single"/>
          <w:rtl/>
          <w:lang w:eastAsia="he-IL"/>
        </w:rPr>
        <w:t xml:space="preserve"> </w:t>
      </w:r>
      <w:r w:rsidRPr="00C06588">
        <w:rPr>
          <w:rFonts w:ascii="Times New Roman" w:eastAsia="Times New Roman" w:hAnsi="Times New Roman" w:cs="David" w:hint="eastAsia"/>
          <w:b/>
          <w:bCs/>
          <w:sz w:val="24"/>
          <w:szCs w:val="24"/>
          <w:u w:val="single"/>
          <w:rtl/>
          <w:lang w:eastAsia="he-IL"/>
        </w:rPr>
        <w:t>לנוסח</w:t>
      </w:r>
      <w:r w:rsidRPr="00C06588">
        <w:rPr>
          <w:rFonts w:ascii="Times New Roman" w:eastAsia="Times New Roman" w:hAnsi="Times New Roman" w:cs="David"/>
          <w:b/>
          <w:bCs/>
          <w:sz w:val="24"/>
          <w:szCs w:val="24"/>
          <w:u w:val="single"/>
          <w:rtl/>
          <w:lang w:eastAsia="he-IL"/>
        </w:rPr>
        <w:t xml:space="preserve"> </w:t>
      </w:r>
      <w:r w:rsidRPr="00C06588">
        <w:rPr>
          <w:rFonts w:ascii="Times New Roman" w:eastAsia="Times New Roman" w:hAnsi="Times New Roman" w:cs="David" w:hint="eastAsia"/>
          <w:b/>
          <w:bCs/>
          <w:sz w:val="24"/>
          <w:szCs w:val="24"/>
          <w:u w:val="single"/>
          <w:rtl/>
          <w:lang w:eastAsia="he-IL"/>
        </w:rPr>
        <w:t>הצהרת</w:t>
      </w:r>
      <w:r w:rsidRPr="00C06588">
        <w:rPr>
          <w:rFonts w:ascii="Times New Roman" w:eastAsia="Times New Roman" w:hAnsi="Times New Roman" w:cs="David"/>
          <w:b/>
          <w:bCs/>
          <w:sz w:val="24"/>
          <w:szCs w:val="24"/>
          <w:u w:val="single"/>
          <w:rtl/>
          <w:lang w:eastAsia="he-IL"/>
        </w:rPr>
        <w:t xml:space="preserve"> </w:t>
      </w:r>
      <w:r w:rsidRPr="00C06588">
        <w:rPr>
          <w:rFonts w:ascii="Times New Roman" w:eastAsia="Times New Roman" w:hAnsi="Times New Roman" w:cs="David" w:hint="eastAsia"/>
          <w:b/>
          <w:bCs/>
          <w:sz w:val="24"/>
          <w:szCs w:val="24"/>
          <w:u w:val="single"/>
          <w:rtl/>
          <w:lang w:eastAsia="he-IL"/>
        </w:rPr>
        <w:t>המתכנן</w:t>
      </w:r>
      <w:r w:rsidRPr="00C06588">
        <w:rPr>
          <w:rFonts w:ascii="Times New Roman" w:eastAsia="Times New Roman" w:hAnsi="Times New Roman" w:cs="David"/>
          <w:b/>
          <w:bCs/>
          <w:sz w:val="24"/>
          <w:szCs w:val="24"/>
          <w:u w:val="single"/>
          <w:rtl/>
          <w:lang w:eastAsia="he-IL"/>
        </w:rPr>
        <w:t xml:space="preserve"> </w:t>
      </w:r>
      <w:r w:rsidRPr="00C06588">
        <w:rPr>
          <w:rFonts w:ascii="Times New Roman" w:eastAsia="Times New Roman" w:hAnsi="Times New Roman" w:cs="David" w:hint="eastAsia"/>
          <w:b/>
          <w:bCs/>
          <w:sz w:val="24"/>
          <w:szCs w:val="24"/>
          <w:u w:val="single"/>
          <w:rtl/>
          <w:lang w:eastAsia="he-IL"/>
        </w:rPr>
        <w:t>בדבר</w:t>
      </w:r>
      <w:r w:rsidRPr="00C06588">
        <w:rPr>
          <w:rFonts w:ascii="Times New Roman" w:eastAsia="Times New Roman" w:hAnsi="Times New Roman" w:cs="David"/>
          <w:b/>
          <w:bCs/>
          <w:sz w:val="24"/>
          <w:szCs w:val="24"/>
          <w:u w:val="single"/>
          <w:rtl/>
          <w:lang w:eastAsia="he-IL"/>
        </w:rPr>
        <w:t xml:space="preserve"> </w:t>
      </w:r>
      <w:r w:rsidRPr="00C06588">
        <w:rPr>
          <w:rFonts w:ascii="Times New Roman" w:eastAsia="Times New Roman" w:hAnsi="Times New Roman" w:cs="David" w:hint="eastAsia"/>
          <w:b/>
          <w:bCs/>
          <w:sz w:val="24"/>
          <w:szCs w:val="24"/>
          <w:u w:val="single"/>
          <w:rtl/>
          <w:lang w:eastAsia="he-IL"/>
        </w:rPr>
        <w:t>היעדר</w:t>
      </w:r>
      <w:r w:rsidRPr="00C06588">
        <w:rPr>
          <w:rFonts w:ascii="Times New Roman" w:eastAsia="Times New Roman" w:hAnsi="Times New Roman" w:cs="David"/>
          <w:b/>
          <w:bCs/>
          <w:sz w:val="24"/>
          <w:szCs w:val="24"/>
          <w:u w:val="single"/>
          <w:rtl/>
          <w:lang w:eastAsia="he-IL"/>
        </w:rPr>
        <w:t xml:space="preserve"> </w:t>
      </w:r>
      <w:r w:rsidRPr="00C06588">
        <w:rPr>
          <w:rFonts w:ascii="Times New Roman" w:eastAsia="Times New Roman" w:hAnsi="Times New Roman" w:cs="David" w:hint="eastAsia"/>
          <w:b/>
          <w:bCs/>
          <w:sz w:val="24"/>
          <w:szCs w:val="24"/>
          <w:u w:val="single"/>
          <w:rtl/>
          <w:lang w:eastAsia="he-IL"/>
        </w:rPr>
        <w:t>תביעות</w:t>
      </w:r>
    </w:p>
    <w:p w14:paraId="147BA6E3" w14:textId="77777777" w:rsidR="00C12F17" w:rsidRPr="00C06588"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6BE15D3"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לכבוד</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sz w:val="24"/>
          <w:szCs w:val="24"/>
          <w:rtl/>
          <w:lang w:eastAsia="he-IL"/>
        </w:rPr>
        <w:br/>
      </w:r>
      <w:sdt>
        <w:sdtPr>
          <w:rPr>
            <w:rFonts w:ascii="Times New Roman" w:eastAsia="Times New Roman" w:hAnsi="Times New Roman" w:cs="David" w:hint="cs"/>
            <w:sz w:val="24"/>
            <w:szCs w:val="24"/>
            <w:rtl/>
            <w:lang w:eastAsia="he-IL"/>
          </w:rPr>
          <w:alias w:val="צד א בחוזה"/>
          <w:tag w:val="cntTzadA"/>
          <w:id w:val="1384523153"/>
          <w:placeholder>
            <w:docPart w:val="D7FB006689C743A49C0BEDB34DBC0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אפריקה</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ישראל</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מגורים</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בע</w:t>
          </w:r>
          <w:r w:rsidR="00597849" w:rsidRPr="00C06588">
            <w:rPr>
              <w:rFonts w:ascii="Times New Roman" w:eastAsia="Times New Roman" w:hAnsi="Times New Roman" w:cs="David"/>
              <w:sz w:val="24"/>
              <w:szCs w:val="24"/>
              <w:rtl/>
              <w:lang w:eastAsia="he-IL"/>
            </w:rPr>
            <w:t>"מ</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יוני</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נתניהו</w:t>
          </w:r>
          <w:r w:rsidR="00597849" w:rsidRPr="00C06588">
            <w:rPr>
              <w:rFonts w:ascii="Times New Roman" w:eastAsia="Times New Roman" w:hAnsi="Times New Roman" w:cs="David"/>
              <w:sz w:val="24"/>
              <w:szCs w:val="24"/>
              <w:rtl/>
              <w:lang w:eastAsia="he-IL"/>
            </w:rPr>
            <w:t xml:space="preserve"> 1 </w:t>
          </w:r>
          <w:r w:rsidR="00597849" w:rsidRPr="00C06588">
            <w:rPr>
              <w:rFonts w:ascii="Times New Roman" w:eastAsia="Times New Roman" w:hAnsi="Times New Roman" w:cs="David" w:hint="eastAsia"/>
              <w:sz w:val="24"/>
              <w:szCs w:val="24"/>
              <w:rtl/>
              <w:lang w:eastAsia="he-IL"/>
            </w:rPr>
            <w:t>ג</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אור</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יהודה</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מ</w:t>
          </w:r>
          <w:r w:rsidR="00597849" w:rsidRPr="00C06588">
            <w:rPr>
              <w:rFonts w:ascii="Times New Roman" w:eastAsia="Times New Roman" w:hAnsi="Times New Roman" w:cs="David"/>
              <w:sz w:val="24"/>
              <w:szCs w:val="24"/>
              <w:rtl/>
              <w:lang w:eastAsia="he-IL"/>
            </w:rPr>
            <w:t>.ז 52-003476-0</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שיכון</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ובינוי</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נדל</w:t>
          </w:r>
          <w:r w:rsidR="00597849" w:rsidRPr="00C06588">
            <w:rPr>
              <w:rFonts w:ascii="Times New Roman" w:eastAsia="Times New Roman" w:hAnsi="Times New Roman" w:cs="David"/>
              <w:sz w:val="24"/>
              <w:szCs w:val="24"/>
              <w:rtl/>
              <w:lang w:eastAsia="he-IL"/>
            </w:rPr>
            <w:t xml:space="preserve">"ן </w:t>
          </w:r>
          <w:r w:rsidR="00597849" w:rsidRPr="00C06588">
            <w:rPr>
              <w:rFonts w:ascii="Times New Roman" w:eastAsia="Times New Roman" w:hAnsi="Times New Roman" w:cs="David" w:hint="eastAsia"/>
              <w:sz w:val="24"/>
              <w:szCs w:val="24"/>
              <w:rtl/>
              <w:lang w:eastAsia="he-IL"/>
            </w:rPr>
            <w:t>בע</w:t>
          </w:r>
          <w:r w:rsidR="00597849" w:rsidRPr="00C06588">
            <w:rPr>
              <w:rFonts w:ascii="Times New Roman" w:eastAsia="Times New Roman" w:hAnsi="Times New Roman" w:cs="David"/>
              <w:sz w:val="24"/>
              <w:szCs w:val="24"/>
              <w:rtl/>
              <w:lang w:eastAsia="he-IL"/>
            </w:rPr>
            <w:t>"מ</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שלם</w:t>
          </w:r>
          <w:r w:rsidR="00597849" w:rsidRPr="00C06588">
            <w:rPr>
              <w:rFonts w:ascii="Times New Roman" w:eastAsia="Times New Roman" w:hAnsi="Times New Roman" w:cs="David"/>
              <w:sz w:val="24"/>
              <w:szCs w:val="24"/>
              <w:rtl/>
              <w:lang w:eastAsia="he-IL"/>
            </w:rPr>
            <w:t xml:space="preserve"> 3 </w:t>
          </w:r>
          <w:r w:rsidR="00597849" w:rsidRPr="00C06588">
            <w:rPr>
              <w:rFonts w:ascii="Times New Roman" w:eastAsia="Times New Roman" w:hAnsi="Times New Roman" w:cs="David" w:hint="eastAsia"/>
              <w:sz w:val="24"/>
              <w:szCs w:val="24"/>
              <w:rtl/>
              <w:lang w:eastAsia="he-IL"/>
            </w:rPr>
            <w:t>רמת</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גן</w:t>
          </w:r>
          <w:r w:rsidR="00597849" w:rsidRPr="00C06588">
            <w:rPr>
              <w:rFonts w:ascii="Times New Roman" w:eastAsia="Times New Roman" w:hAnsi="Times New Roman" w:cs="David"/>
              <w:sz w:val="24"/>
              <w:szCs w:val="24"/>
              <w:rtl/>
              <w:lang w:eastAsia="he-IL"/>
            </w:rPr>
            <w:t xml:space="preserve"> 52215</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מ</w:t>
          </w:r>
          <w:r w:rsidR="00597849" w:rsidRPr="00C06588">
            <w:rPr>
              <w:rFonts w:ascii="Times New Roman" w:eastAsia="Times New Roman" w:hAnsi="Times New Roman" w:cs="David"/>
              <w:sz w:val="24"/>
              <w:szCs w:val="24"/>
              <w:rtl/>
              <w:lang w:eastAsia="he-IL"/>
            </w:rPr>
            <w:t>.ז 52-002117-1</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כלל</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נכסי</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נדלן</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נשר</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מרכז</w:t>
          </w:r>
          <w:r w:rsidR="00597849" w:rsidRPr="00C06588">
            <w:rPr>
              <w:rFonts w:ascii="Times New Roman" w:eastAsia="Times New Roman" w:hAnsi="Times New Roman" w:cs="David"/>
              <w:sz w:val="24"/>
              <w:szCs w:val="24"/>
              <w:rtl/>
              <w:lang w:eastAsia="he-IL"/>
            </w:rPr>
            <w:t xml:space="preserve"> (נ.נ.נ.מ) </w:t>
          </w:r>
          <w:r w:rsidR="00597849" w:rsidRPr="00C06588">
            <w:rPr>
              <w:rFonts w:ascii="Times New Roman" w:eastAsia="Times New Roman" w:hAnsi="Times New Roman" w:cs="David" w:hint="eastAsia"/>
              <w:sz w:val="24"/>
              <w:szCs w:val="24"/>
              <w:rtl/>
              <w:lang w:eastAsia="he-IL"/>
            </w:rPr>
            <w:t>שותפות</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מוגבלת</w:t>
          </w:r>
          <w:r w:rsidR="00597849" w:rsidRPr="00C06588">
            <w:rPr>
              <w:rFonts w:ascii="Times New Roman" w:eastAsia="Times New Roman" w:hAnsi="Times New Roman" w:cs="David"/>
              <w:sz w:val="24"/>
              <w:szCs w:val="24"/>
              <w:rtl/>
              <w:lang w:eastAsia="he-IL"/>
            </w:rPr>
            <w:br/>
          </w:r>
          <w:r w:rsidR="00597849" w:rsidRPr="00C06588">
            <w:rPr>
              <w:rFonts w:ascii="Times New Roman" w:eastAsia="Times New Roman" w:hAnsi="Times New Roman" w:cs="David" w:hint="eastAsia"/>
              <w:sz w:val="24"/>
              <w:szCs w:val="24"/>
              <w:rtl/>
              <w:lang w:eastAsia="he-IL"/>
            </w:rPr>
            <w:t>מרכז</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עזריאלי</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בניין</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משולש</w:t>
          </w:r>
          <w:r w:rsidR="00597849" w:rsidRPr="00C06588">
            <w:rPr>
              <w:rFonts w:ascii="Times New Roman" w:eastAsia="Times New Roman" w:hAnsi="Times New Roman" w:cs="David"/>
              <w:sz w:val="24"/>
              <w:szCs w:val="24"/>
              <w:rtl/>
              <w:lang w:eastAsia="he-IL"/>
            </w:rPr>
            <w:t xml:space="preserve"> 3, </w:t>
          </w:r>
          <w:r w:rsidR="00597849" w:rsidRPr="00C06588">
            <w:rPr>
              <w:rFonts w:ascii="Times New Roman" w:eastAsia="Times New Roman" w:hAnsi="Times New Roman" w:cs="David" w:hint="eastAsia"/>
              <w:sz w:val="24"/>
              <w:szCs w:val="24"/>
              <w:rtl/>
              <w:lang w:eastAsia="he-IL"/>
            </w:rPr>
            <w:t>תל</w:t>
          </w:r>
          <w:r w:rsidR="00597849" w:rsidRPr="00C06588">
            <w:rPr>
              <w:rFonts w:ascii="Times New Roman" w:eastAsia="Times New Roman" w:hAnsi="Times New Roman" w:cs="David"/>
              <w:sz w:val="24"/>
              <w:szCs w:val="24"/>
              <w:rtl/>
              <w:lang w:eastAsia="he-IL"/>
            </w:rPr>
            <w:t xml:space="preserve"> </w:t>
          </w:r>
          <w:r w:rsidR="00597849" w:rsidRPr="00C06588">
            <w:rPr>
              <w:rFonts w:ascii="Times New Roman" w:eastAsia="Times New Roman" w:hAnsi="Times New Roman" w:cs="David" w:hint="eastAsia"/>
              <w:sz w:val="24"/>
              <w:szCs w:val="24"/>
              <w:rtl/>
              <w:lang w:eastAsia="he-IL"/>
            </w:rPr>
            <w:t>אביב</w:t>
          </w:r>
          <w:r w:rsidR="00597849" w:rsidRPr="00C06588">
            <w:rPr>
              <w:rFonts w:ascii="Times New Roman" w:eastAsia="Times New Roman" w:hAnsi="Times New Roman" w:cs="David"/>
              <w:sz w:val="24"/>
              <w:szCs w:val="24"/>
              <w:rtl/>
              <w:lang w:eastAsia="he-IL"/>
            </w:rPr>
            <w:br/>
            <w:t>540283033</w:t>
          </w:r>
          <w:r w:rsidR="00597849" w:rsidRPr="00C06588">
            <w:rPr>
              <w:rFonts w:ascii="Times New Roman" w:eastAsia="Times New Roman" w:hAnsi="Times New Roman" w:cs="David"/>
              <w:sz w:val="24"/>
              <w:szCs w:val="24"/>
              <w:rtl/>
              <w:lang w:eastAsia="he-IL"/>
            </w:rPr>
            <w:br/>
          </w:r>
        </w:sdtContent>
      </w:sdt>
    </w:p>
    <w:p w14:paraId="255824CF"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88D4EB"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ג</w:t>
      </w:r>
      <w:r w:rsidRPr="00C06588">
        <w:rPr>
          <w:rFonts w:ascii="Times New Roman" w:eastAsia="Times New Roman" w:hAnsi="Times New Roman" w:cs="David"/>
          <w:sz w:val="24"/>
          <w:szCs w:val="24"/>
          <w:rtl/>
          <w:lang w:eastAsia="he-IL"/>
        </w:rPr>
        <w:t>.א.נ.,</w:t>
      </w:r>
    </w:p>
    <w:p w14:paraId="395D0C4B"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AD79AE" w14:textId="71FA55A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אנו</w:t>
      </w:r>
      <w:r w:rsidRPr="00C06588">
        <w:rPr>
          <w:rFonts w:ascii="Times New Roman" w:eastAsia="Times New Roman" w:hAnsi="Times New Roman" w:cs="David"/>
          <w:sz w:val="24"/>
          <w:szCs w:val="24"/>
          <w:rtl/>
          <w:lang w:eastAsia="he-IL"/>
        </w:rPr>
        <w:t xml:space="preserve"> הח"מ מצהירים בזאת שעם קבלת סך של </w:t>
      </w:r>
      <w:r w:rsidRPr="00C06588">
        <w:rPr>
          <w:rFonts w:ascii="Times New Roman" w:eastAsia="Times New Roman" w:hAnsi="Times New Roman" w:cs="David"/>
          <w:sz w:val="24"/>
          <w:szCs w:val="24"/>
          <w:u w:val="single"/>
          <w:rtl/>
          <w:lang w:eastAsia="he-IL"/>
        </w:rPr>
        <w:t xml:space="preserve">                </w:t>
      </w:r>
      <w:r w:rsidRPr="00C06588">
        <w:rPr>
          <w:rFonts w:ascii="Times New Roman" w:eastAsia="Times New Roman" w:hAnsi="Times New Roman" w:cs="David"/>
          <w:sz w:val="24"/>
          <w:szCs w:val="24"/>
          <w:rtl/>
          <w:lang w:eastAsia="he-IL"/>
        </w:rPr>
        <w:t xml:space="preserve"> ש"ח (להלן:"</w:t>
      </w:r>
      <w:r w:rsidRPr="00C06588">
        <w:rPr>
          <w:rFonts w:ascii="Times New Roman" w:eastAsia="Times New Roman" w:hAnsi="Times New Roman" w:cs="David" w:hint="eastAsia"/>
          <w:b/>
          <w:bCs/>
          <w:sz w:val="24"/>
          <w:szCs w:val="24"/>
          <w:rtl/>
          <w:lang w:eastAsia="he-IL"/>
        </w:rPr>
        <w:t>היתרה</w:t>
      </w:r>
      <w:r w:rsidRPr="00C06588">
        <w:rPr>
          <w:rFonts w:ascii="Times New Roman" w:eastAsia="Times New Roman" w:hAnsi="Times New Roman" w:cs="David"/>
          <w:b/>
          <w:bCs/>
          <w:sz w:val="24"/>
          <w:szCs w:val="24"/>
          <w:rtl/>
          <w:lang w:eastAsia="he-IL"/>
        </w:rPr>
        <w:t xml:space="preserve"> </w:t>
      </w:r>
      <w:r w:rsidRPr="00C06588">
        <w:rPr>
          <w:rFonts w:ascii="Times New Roman" w:eastAsia="Times New Roman" w:hAnsi="Times New Roman" w:cs="David" w:hint="eastAsia"/>
          <w:b/>
          <w:bCs/>
          <w:sz w:val="24"/>
          <w:szCs w:val="24"/>
          <w:rtl/>
          <w:lang w:eastAsia="he-IL"/>
        </w:rPr>
        <w:t>הסופית</w:t>
      </w:r>
      <w:r w:rsidRPr="00C06588">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שם אתר"/>
          <w:tag w:val="cntSite"/>
          <w:id w:val="-1398045152"/>
          <w:placeholder>
            <w:docPart w:val="7BAAEF2005F648E2AC02A5AE7E3252F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F93DD3" w:rsidRPr="00C06588">
            <w:rPr>
              <w:rStyle w:val="PlaceholderText"/>
              <w:color w:val="auto"/>
              <w:rtl/>
            </w:rPr>
            <w:t>[שם אתר]</w:t>
          </w:r>
        </w:sdtContent>
      </w:sdt>
      <w:r w:rsidRPr="00C06588">
        <w:rPr>
          <w:rFonts w:ascii="Times New Roman" w:eastAsia="Times New Roman" w:hAnsi="Times New Roman" w:cs="David"/>
          <w:sz w:val="24"/>
          <w:szCs w:val="24"/>
          <w:rtl/>
          <w:lang w:eastAsia="he-IL"/>
        </w:rPr>
        <w:t xml:space="preserve"> עפ"י חוזה מיום </w:t>
      </w:r>
      <w:r w:rsidRPr="00C06588">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תאריך חתימת חוזה"/>
          <w:tag w:val="cntSignDate"/>
          <w:id w:val="-125693541"/>
          <w:placeholder>
            <w:docPart w:val="F1B2927F0C9F4032BE64C11CC4758E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10-23T00:00:00Z">
            <w:dateFormat w:val="dd/MM/yyyy"/>
            <w:lid w:val="he-IL"/>
            <w:storeMappedDataAs w:val="dateTime"/>
            <w:calendar w:val="gregorian"/>
          </w:date>
        </w:sdtPr>
        <w:sdtEndPr>
          <w:rPr>
            <w:rFonts w:hint="cs"/>
          </w:rPr>
        </w:sdtEndPr>
        <w:sdtContent>
          <w:r w:rsidR="003241CE" w:rsidRPr="00C06588">
            <w:rPr>
              <w:rFonts w:ascii="Times New Roman" w:eastAsia="Times New Roman" w:hAnsi="Times New Roman" w:cs="David" w:hint="cs"/>
              <w:sz w:val="24"/>
              <w:szCs w:val="24"/>
              <w:rtl/>
              <w:lang w:eastAsia="he-IL"/>
            </w:rPr>
            <w:t>‏23/10/2022</w:t>
          </w:r>
        </w:sdtContent>
      </w:sdt>
      <w:r w:rsidRPr="00C06588">
        <w:rPr>
          <w:rFonts w:ascii="Times New Roman" w:eastAsia="Times New Roman" w:hAnsi="Times New Roman" w:cs="David"/>
          <w:sz w:val="24"/>
          <w:szCs w:val="24"/>
          <w:rtl/>
          <w:lang w:eastAsia="he-IL"/>
        </w:rPr>
        <w:t xml:space="preserve"> או עבור חלקן כמפורט להלן:</w:t>
      </w:r>
    </w:p>
    <w:p w14:paraId="3721D949"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______________________________________________________________________________________________________________________________________________________</w:t>
      </w:r>
    </w:p>
    <w:p w14:paraId="28998D87"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5D73CE0"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ידוע</w:t>
      </w:r>
      <w:r w:rsidRPr="00C06588">
        <w:rPr>
          <w:rFonts w:ascii="Times New Roman" w:eastAsia="Times New Roman" w:hAnsi="Times New Roman" w:cs="David"/>
          <w:sz w:val="24"/>
          <w:szCs w:val="24"/>
          <w:rtl/>
          <w:lang w:eastAsia="he-IL"/>
        </w:rPr>
        <w:t xml:space="preserve"> לנו כי בכפוף להצהרתנו זו לעיל ולהלן, נמנעתם מלקזז מסכום היתרה הסופית, סכומים שלטענתכם, הייתם זכאים לקזז עפ"י החוזה הנ"ל. </w:t>
      </w:r>
    </w:p>
    <w:p w14:paraId="4D472621"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עם</w:t>
      </w:r>
      <w:r w:rsidRPr="00C06588">
        <w:rPr>
          <w:rFonts w:ascii="Times New Roman" w:eastAsia="Times New Roman" w:hAnsi="Times New Roman" w:cs="David"/>
          <w:sz w:val="24"/>
          <w:szCs w:val="24"/>
          <w:rtl/>
          <w:lang w:eastAsia="he-IL"/>
        </w:rPr>
        <w:t xml:space="preserve"> קבלת היתרה הסופית דלעיל, אין ולא תהיינה לנו ו/או למי מטעמנו כל תביעות ו/או </w:t>
      </w:r>
      <w:r w:rsidRPr="00C06588">
        <w:rPr>
          <w:rFonts w:ascii="Times New Roman" w:eastAsia="Times New Roman" w:hAnsi="Times New Roman" w:cs="David" w:hint="eastAsia"/>
          <w:sz w:val="24"/>
          <w:szCs w:val="24"/>
          <w:rtl/>
          <w:lang w:eastAsia="he-IL"/>
        </w:rPr>
        <w:t>טענות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 xml:space="preserve">/או </w:t>
      </w:r>
      <w:r w:rsidRPr="00C06588">
        <w:rPr>
          <w:rFonts w:ascii="Times New Roman" w:eastAsia="Times New Roman" w:hAnsi="Times New Roman" w:cs="David" w:hint="eastAsia"/>
          <w:sz w:val="24"/>
          <w:szCs w:val="24"/>
          <w:rtl/>
          <w:lang w:eastAsia="he-IL"/>
        </w:rPr>
        <w:t>דרישות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מכל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סוג</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שהוא</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כלפיכם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 xml:space="preserve">/או </w:t>
      </w:r>
      <w:r w:rsidRPr="00C06588">
        <w:rPr>
          <w:rFonts w:ascii="Times New Roman" w:eastAsia="Times New Roman" w:hAnsi="Times New Roman" w:cs="David" w:hint="eastAsia"/>
          <w:sz w:val="24"/>
          <w:szCs w:val="24"/>
          <w:rtl/>
          <w:lang w:eastAsia="he-IL"/>
        </w:rPr>
        <w:t>כלפי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מכם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 xml:space="preserve">/או </w:t>
      </w:r>
      <w:r w:rsidRPr="00C06588">
        <w:rPr>
          <w:rFonts w:ascii="Times New Roman" w:eastAsia="Times New Roman" w:hAnsi="Times New Roman" w:cs="David" w:hint="eastAsia"/>
          <w:sz w:val="24"/>
          <w:szCs w:val="24"/>
          <w:rtl/>
          <w:lang w:eastAsia="he-IL"/>
        </w:rPr>
        <w:t>כלפי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הבאים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מכוחכם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 xml:space="preserve">/או </w:t>
      </w:r>
      <w:r w:rsidRPr="00C06588">
        <w:rPr>
          <w:rFonts w:ascii="Times New Roman" w:eastAsia="Times New Roman" w:hAnsi="Times New Roman" w:cs="David" w:hint="eastAsia"/>
          <w:sz w:val="24"/>
          <w:szCs w:val="24"/>
          <w:rtl/>
          <w:lang w:eastAsia="he-IL"/>
        </w:rPr>
        <w:t>כלפי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מטעמכם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 xml:space="preserve">/או </w:t>
      </w:r>
      <w:r w:rsidRPr="00C06588">
        <w:rPr>
          <w:rFonts w:ascii="Times New Roman" w:eastAsia="Times New Roman" w:hAnsi="Times New Roman" w:cs="David" w:hint="eastAsia"/>
          <w:sz w:val="24"/>
          <w:szCs w:val="24"/>
          <w:rtl/>
          <w:lang w:eastAsia="he-IL"/>
        </w:rPr>
        <w:t>כלפי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מאן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דהוא</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אחר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בקשר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לחוזה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הנ</w:t>
      </w:r>
      <w:r w:rsidRPr="00C06588">
        <w:rPr>
          <w:rFonts w:ascii="Times New Roman" w:eastAsia="Times New Roman" w:hAnsi="Times New Roman" w:cs="David"/>
          <w:sz w:val="24"/>
          <w:szCs w:val="24"/>
          <w:rtl/>
          <w:lang w:eastAsia="he-IL"/>
        </w:rPr>
        <w:t xml:space="preserve">"ל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 xml:space="preserve">/או </w:t>
      </w:r>
      <w:r w:rsidRPr="00C06588">
        <w:rPr>
          <w:rFonts w:ascii="Times New Roman" w:eastAsia="Times New Roman" w:hAnsi="Times New Roman" w:cs="David" w:hint="eastAsia"/>
          <w:sz w:val="24"/>
          <w:szCs w:val="24"/>
          <w:rtl/>
          <w:lang w:eastAsia="he-IL"/>
        </w:rPr>
        <w:t>לכל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הכרוך</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 xml:space="preserve">/או </w:t>
      </w:r>
      <w:r w:rsidRPr="00C06588">
        <w:rPr>
          <w:rFonts w:ascii="Times New Roman" w:eastAsia="Times New Roman" w:hAnsi="Times New Roman" w:cs="David" w:hint="eastAsia"/>
          <w:sz w:val="24"/>
          <w:szCs w:val="24"/>
          <w:rtl/>
          <w:lang w:eastAsia="he-IL"/>
        </w:rPr>
        <w:t>הנובע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ממנו</w:t>
      </w:r>
      <w:r w:rsidRPr="00C06588">
        <w:rPr>
          <w:rFonts w:ascii="Times New Roman" w:eastAsia="Times New Roman" w:hAnsi="Times New Roman" w:cs="David"/>
          <w:sz w:val="24"/>
          <w:szCs w:val="24"/>
          <w:rtl/>
          <w:lang w:eastAsia="he-IL"/>
        </w:rPr>
        <w:t>.</w:t>
      </w:r>
    </w:p>
    <w:p w14:paraId="3D8EA824"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D532FD"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אנו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מצהירים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בחשבונות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שהוגשו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ידינו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ואשר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אושרו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ידכם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לא</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נפלה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טעות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כלשהי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מדויקים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ומעודכנים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נערכו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כיאות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ובדרך</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חשבונאית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נכונה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ומתאימה</w:t>
      </w:r>
      <w:r w:rsidRPr="00C06588">
        <w:rPr>
          <w:rFonts w:ascii="Times New Roman" w:eastAsia="Times New Roman" w:hAnsi="Times New Roman" w:cs="David"/>
          <w:sz w:val="24"/>
          <w:szCs w:val="24"/>
          <w:rtl/>
          <w:lang w:eastAsia="he-IL"/>
        </w:rPr>
        <w:t>.</w:t>
      </w:r>
    </w:p>
    <w:p w14:paraId="2211D972"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CFB379"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ידוע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לנו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אין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בהצהרתנו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זו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כדי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לגרוע</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מכל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סעד</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זכאי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המזמין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פי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החוזה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הנ</w:t>
      </w:r>
      <w:r w:rsidRPr="00C06588">
        <w:rPr>
          <w:rFonts w:ascii="Times New Roman" w:eastAsia="Times New Roman" w:hAnsi="Times New Roman" w:cs="David"/>
          <w:sz w:val="24"/>
          <w:szCs w:val="24"/>
          <w:rtl/>
          <w:lang w:eastAsia="he-IL"/>
        </w:rPr>
        <w:t>"ל.</w:t>
      </w:r>
    </w:p>
    <w:p w14:paraId="3824E041"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9BBF966"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5BAB73"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06588">
        <w:rPr>
          <w:rFonts w:ascii="Times New Roman" w:eastAsia="Times New Roman" w:hAnsi="Times New Roman" w:cs="David" w:hint="eastAsia"/>
          <w:b/>
          <w:bCs/>
          <w:sz w:val="24"/>
          <w:szCs w:val="24"/>
          <w:rtl/>
          <w:lang w:eastAsia="he-IL"/>
        </w:rPr>
        <w:t>ולראיה</w:t>
      </w:r>
      <w:r w:rsidRPr="00C06588">
        <w:rPr>
          <w:rFonts w:ascii="Times New Roman" w:eastAsia="Times New Roman" w:hAnsi="Times New Roman" w:cs="David"/>
          <w:b/>
          <w:bCs/>
          <w:sz w:val="24"/>
          <w:szCs w:val="24"/>
          <w:rtl/>
          <w:lang w:eastAsia="he-IL"/>
        </w:rPr>
        <w:t xml:space="preserve"> </w:t>
      </w:r>
      <w:r w:rsidRPr="00C06588">
        <w:rPr>
          <w:rFonts w:ascii="Times New Roman" w:eastAsia="Times New Roman" w:hAnsi="Times New Roman" w:cs="David" w:hint="eastAsia"/>
          <w:b/>
          <w:bCs/>
          <w:sz w:val="24"/>
          <w:szCs w:val="24"/>
          <w:rtl/>
          <w:lang w:eastAsia="he-IL"/>
        </w:rPr>
        <w:t>באנו</w:t>
      </w:r>
      <w:r w:rsidRPr="00C06588">
        <w:rPr>
          <w:rFonts w:ascii="Times New Roman" w:eastAsia="Times New Roman" w:hAnsi="Times New Roman" w:cs="David"/>
          <w:b/>
          <w:bCs/>
          <w:sz w:val="24"/>
          <w:szCs w:val="24"/>
          <w:rtl/>
          <w:lang w:eastAsia="he-IL"/>
        </w:rPr>
        <w:t xml:space="preserve"> </w:t>
      </w:r>
      <w:r w:rsidRPr="00C06588">
        <w:rPr>
          <w:rFonts w:ascii="Times New Roman" w:eastAsia="Times New Roman" w:hAnsi="Times New Roman" w:cs="David" w:hint="eastAsia"/>
          <w:b/>
          <w:bCs/>
          <w:sz w:val="24"/>
          <w:szCs w:val="24"/>
          <w:rtl/>
          <w:lang w:eastAsia="he-IL"/>
        </w:rPr>
        <w:t>על</w:t>
      </w:r>
      <w:r w:rsidRPr="00C06588">
        <w:rPr>
          <w:rFonts w:ascii="Times New Roman" w:eastAsia="Times New Roman" w:hAnsi="Times New Roman" w:cs="David"/>
          <w:b/>
          <w:bCs/>
          <w:sz w:val="24"/>
          <w:szCs w:val="24"/>
          <w:rtl/>
          <w:lang w:eastAsia="he-IL"/>
        </w:rPr>
        <w:t xml:space="preserve"> </w:t>
      </w:r>
      <w:r w:rsidRPr="00C06588">
        <w:rPr>
          <w:rFonts w:ascii="Times New Roman" w:eastAsia="Times New Roman" w:hAnsi="Times New Roman" w:cs="David" w:hint="eastAsia"/>
          <w:b/>
          <w:bCs/>
          <w:sz w:val="24"/>
          <w:szCs w:val="24"/>
          <w:rtl/>
          <w:lang w:eastAsia="he-IL"/>
        </w:rPr>
        <w:t>החתום</w:t>
      </w:r>
      <w:r w:rsidRPr="00C06588">
        <w:rPr>
          <w:rFonts w:ascii="Times New Roman" w:eastAsia="Times New Roman" w:hAnsi="Times New Roman" w:cs="David"/>
          <w:b/>
          <w:bCs/>
          <w:sz w:val="24"/>
          <w:szCs w:val="24"/>
          <w:rtl/>
          <w:lang w:eastAsia="he-IL"/>
        </w:rPr>
        <w:t>:</w:t>
      </w:r>
    </w:p>
    <w:p w14:paraId="46CD3C1C"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87D623"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היום</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sz w:val="24"/>
          <w:szCs w:val="24"/>
          <w:u w:val="single"/>
          <w:rtl/>
          <w:lang w:eastAsia="he-IL"/>
        </w:rPr>
        <w:t xml:space="preserve">             </w:t>
      </w:r>
      <w:r w:rsidRPr="00C06588">
        <w:rPr>
          <w:rFonts w:ascii="Times New Roman" w:eastAsia="Times New Roman" w:hAnsi="Times New Roman" w:cs="David"/>
          <w:sz w:val="24"/>
          <w:szCs w:val="24"/>
          <w:rtl/>
          <w:lang w:eastAsia="he-IL"/>
        </w:rPr>
        <w:t xml:space="preserve"> לחודש </w:t>
      </w:r>
      <w:r w:rsidRPr="00C06588">
        <w:rPr>
          <w:rFonts w:ascii="Times New Roman" w:eastAsia="Times New Roman" w:hAnsi="Times New Roman" w:cs="David"/>
          <w:sz w:val="24"/>
          <w:szCs w:val="24"/>
          <w:u w:val="single"/>
          <w:rtl/>
          <w:lang w:eastAsia="he-IL"/>
        </w:rPr>
        <w:t xml:space="preserve">               </w:t>
      </w:r>
      <w:r w:rsidRPr="00C06588">
        <w:rPr>
          <w:rFonts w:ascii="Times New Roman" w:eastAsia="Times New Roman" w:hAnsi="Times New Roman" w:cs="David"/>
          <w:sz w:val="24"/>
          <w:szCs w:val="24"/>
          <w:rtl/>
          <w:lang w:eastAsia="he-IL"/>
        </w:rPr>
        <w:t xml:space="preserve"> לשנה _________</w:t>
      </w:r>
    </w:p>
    <w:p w14:paraId="582EDFFE" w14:textId="77777777" w:rsidR="00C12F17" w:rsidRPr="00C06588"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95406F7" w14:textId="77777777" w:rsidR="00C12F17" w:rsidRPr="00C06588"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חתימה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וחותמת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המתכנן</w:t>
      </w:r>
      <w:r w:rsidRPr="00C06588">
        <w:rPr>
          <w:rFonts w:ascii="Times New Roman" w:eastAsia="Times New Roman" w:hAnsi="Times New Roman" w:cs="David"/>
          <w:sz w:val="24"/>
          <w:szCs w:val="24"/>
          <w:rtl/>
          <w:lang w:eastAsia="he-IL"/>
        </w:rPr>
        <w:t>:</w:t>
      </w:r>
    </w:p>
    <w:p w14:paraId="479BF697" w14:textId="77777777" w:rsidR="00C12F17" w:rsidRPr="00C06588"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C06588">
        <w:rPr>
          <w:rFonts w:ascii="Times New Roman" w:eastAsia="Times New Roman" w:hAnsi="Times New Roman" w:cs="David"/>
          <w:sz w:val="24"/>
          <w:szCs w:val="24"/>
          <w:u w:val="single"/>
          <w:rtl/>
          <w:lang w:eastAsia="he-IL"/>
        </w:rPr>
        <w:t xml:space="preserve">                  </w:t>
      </w:r>
    </w:p>
    <w:p w14:paraId="454FD5EC" w14:textId="77777777" w:rsidR="00C12F17" w:rsidRPr="00C06588"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 xml:space="preserve">_______________________ </w:t>
      </w:r>
    </w:p>
    <w:p w14:paraId="22CE9B20" w14:textId="77777777" w:rsidR="00C12F17" w:rsidRPr="00C06588"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t xml:space="preserve">                </w:t>
      </w:r>
      <w:sdt>
        <w:sdtPr>
          <w:rPr>
            <w:rFonts w:ascii="Times New Roman" w:eastAsia="Times New Roman" w:hAnsi="Times New Roman" w:cs="David"/>
            <w:sz w:val="20"/>
            <w:szCs w:val="24"/>
            <w:u w:val="single"/>
            <w:rtl/>
            <w:lang w:eastAsia="he-IL"/>
          </w:rPr>
          <w:alias w:val="שם ספק"/>
          <w:tag w:val="cntSupllierName"/>
          <w:id w:val="1504310586"/>
          <w:placeholder>
            <w:docPart w:val="4A016B99E4B54BCBAA1BA668EEDC2A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97849" w:rsidRPr="00C06588">
            <w:rPr>
              <w:rFonts w:ascii="Times New Roman" w:eastAsia="Times New Roman" w:hAnsi="Times New Roman" w:cs="David"/>
              <w:sz w:val="20"/>
              <w:szCs w:val="24"/>
              <w:u w:val="single"/>
              <w:rtl/>
              <w:lang w:eastAsia="he-IL"/>
            </w:rPr>
            <w:t>לנדמן אלומיניום בע"מ</w:t>
          </w:r>
        </w:sdtContent>
      </w:sdt>
    </w:p>
    <w:p w14:paraId="6B21CCAD"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AB5EF94"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0B4B572"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FA17E21"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06588">
        <w:rPr>
          <w:rFonts w:ascii="Times New Roman" w:eastAsia="Times New Roman" w:hAnsi="Times New Roman" w:cs="David" w:hint="eastAsia"/>
          <w:b/>
          <w:bCs/>
          <w:sz w:val="24"/>
          <w:szCs w:val="24"/>
          <w:rtl/>
          <w:lang w:eastAsia="he-IL"/>
        </w:rPr>
        <w:t>אישור</w:t>
      </w:r>
    </w:p>
    <w:p w14:paraId="617075CE" w14:textId="77777777" w:rsidR="00C12F17" w:rsidRPr="00C06588"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C06588">
        <w:rPr>
          <w:rFonts w:ascii="Times New Roman" w:eastAsia="Times New Roman" w:hAnsi="Times New Roman" w:cs="David" w:hint="eastAsia"/>
          <w:sz w:val="24"/>
          <w:szCs w:val="24"/>
          <w:rtl/>
          <w:lang w:eastAsia="he-IL"/>
        </w:rPr>
        <w:t>אני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הח</w:t>
      </w:r>
      <w:r w:rsidRPr="00C06588">
        <w:rPr>
          <w:rFonts w:ascii="Times New Roman" w:eastAsia="Times New Roman" w:hAnsi="Times New Roman" w:cs="David"/>
          <w:sz w:val="24"/>
          <w:szCs w:val="24"/>
          <w:rtl/>
          <w:lang w:eastAsia="he-IL"/>
        </w:rPr>
        <w:t xml:space="preserve">"מ ____________________ </w:t>
      </w:r>
      <w:r w:rsidRPr="00C06588">
        <w:rPr>
          <w:rFonts w:ascii="Times New Roman" w:eastAsia="Times New Roman" w:hAnsi="Times New Roman" w:cs="David" w:hint="eastAsia"/>
          <w:sz w:val="24"/>
          <w:szCs w:val="24"/>
          <w:rtl/>
          <w:lang w:eastAsia="he-IL"/>
        </w:rPr>
        <w:t>עו</w:t>
      </w:r>
      <w:r w:rsidRPr="00C06588">
        <w:rPr>
          <w:rFonts w:ascii="Times New Roman" w:eastAsia="Times New Roman" w:hAnsi="Times New Roman" w:cs="David"/>
          <w:sz w:val="24"/>
          <w:szCs w:val="24"/>
          <w:rtl/>
          <w:lang w:eastAsia="he-IL"/>
        </w:rPr>
        <w:t xml:space="preserve">"ד/רו"ח </w:t>
      </w:r>
      <w:r w:rsidRPr="00C06588">
        <w:rPr>
          <w:rFonts w:ascii="Times New Roman" w:eastAsia="Times New Roman" w:hAnsi="Times New Roman" w:cs="David" w:hint="eastAsia"/>
          <w:sz w:val="24"/>
          <w:szCs w:val="24"/>
          <w:rtl/>
          <w:lang w:eastAsia="he-IL"/>
        </w:rPr>
        <w:t>מאשר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כי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w:t>
      </w:r>
      <w:r w:rsidRPr="00C06588">
        <w:rPr>
          <w:rFonts w:ascii="Times New Roman" w:eastAsia="Times New Roman" w:hAnsi="Times New Roman" w:cs="David"/>
          <w:sz w:val="24"/>
          <w:szCs w:val="24"/>
          <w:rtl/>
          <w:lang w:eastAsia="he-IL"/>
        </w:rPr>
        <w:t xml:space="preserve">"ה _________________שחתימתם </w:t>
      </w:r>
      <w:r w:rsidRPr="00C06588">
        <w:rPr>
          <w:rFonts w:ascii="Times New Roman" w:eastAsia="Times New Roman" w:hAnsi="Times New Roman" w:cs="David" w:hint="eastAsia"/>
          <w:sz w:val="24"/>
          <w:szCs w:val="24"/>
          <w:rtl/>
          <w:lang w:eastAsia="he-IL"/>
        </w:rPr>
        <w:t>בצירוף</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חותמת</w:t>
      </w:r>
      <w:r w:rsidRPr="00C06588">
        <w:rPr>
          <w:rFonts w:ascii="Times New Roman" w:eastAsia="Times New Roman" w:hAnsi="Times New Roman" w:cs="David"/>
          <w:sz w:val="24"/>
          <w:szCs w:val="24"/>
          <w:rtl/>
          <w:lang w:eastAsia="he-IL"/>
        </w:rPr>
        <w:t xml:space="preserve"> _________________ (להלן:"</w:t>
      </w:r>
      <w:r w:rsidRPr="00C06588">
        <w:rPr>
          <w:rFonts w:ascii="Times New Roman" w:eastAsia="Times New Roman" w:hAnsi="Times New Roman" w:cs="David" w:hint="eastAsia"/>
          <w:b/>
          <w:bCs/>
          <w:sz w:val="24"/>
          <w:szCs w:val="24"/>
          <w:rtl/>
          <w:lang w:eastAsia="he-IL"/>
        </w:rPr>
        <w:t>החברה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w:t>
      </w:r>
      <w:r w:rsidRPr="00C06588">
        <w:rPr>
          <w:rFonts w:ascii="Times New Roman" w:eastAsia="Times New Roman" w:hAnsi="Times New Roman" w:cs="David"/>
          <w:sz w:val="24"/>
          <w:szCs w:val="24"/>
          <w:rtl/>
          <w:lang w:eastAsia="he-IL"/>
        </w:rPr>
        <w:t xml:space="preserve">/או </w:t>
      </w:r>
      <w:r w:rsidRPr="00C06588">
        <w:rPr>
          <w:rFonts w:ascii="Times New Roman" w:eastAsia="Times New Roman" w:hAnsi="Times New Roman" w:cs="David" w:hint="eastAsia"/>
          <w:sz w:val="24"/>
          <w:szCs w:val="24"/>
          <w:rtl/>
          <w:lang w:eastAsia="he-IL"/>
        </w:rPr>
        <w:t>שמה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המודפס</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מחייבת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את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החברה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לכל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דבר</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וענין</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חתמו</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בפני</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על</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מסמך</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זה</w:t>
      </w:r>
      <w:r w:rsidRPr="00C06588">
        <w:rPr>
          <w:rFonts w:ascii="Times New Roman" w:eastAsia="Times New Roman" w:hAnsi="Times New Roman" w:cs="David"/>
          <w:sz w:val="24"/>
          <w:szCs w:val="24"/>
          <w:rtl/>
          <w:lang w:eastAsia="he-IL"/>
        </w:rPr>
        <w:t>.</w:t>
      </w:r>
    </w:p>
    <w:p w14:paraId="32643F8F" w14:textId="77777777" w:rsidR="00C12F17" w:rsidRPr="00C06588"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AE71954" w14:textId="77777777" w:rsidR="00C12F17" w:rsidRPr="00C06588"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C06588">
        <w:rPr>
          <w:rFonts w:ascii="Times New Roman" w:eastAsia="Times New Roman" w:hAnsi="Times New Roman" w:cs="David"/>
          <w:sz w:val="24"/>
          <w:szCs w:val="24"/>
          <w:rtl/>
          <w:lang w:eastAsia="he-IL"/>
        </w:rPr>
        <w:lastRenderedPageBreak/>
        <w:t xml:space="preserve">    תאריך : _______   </w:t>
      </w:r>
      <w:r w:rsidRPr="00C06588">
        <w:rPr>
          <w:rFonts w:ascii="Times New Roman" w:eastAsia="Times New Roman" w:hAnsi="Times New Roman" w:cs="David"/>
          <w:sz w:val="24"/>
          <w:szCs w:val="24"/>
          <w:rtl/>
          <w:lang w:eastAsia="he-IL"/>
        </w:rPr>
        <w:tab/>
      </w:r>
      <w:r w:rsidRPr="00C06588">
        <w:rPr>
          <w:rFonts w:ascii="Times New Roman" w:eastAsia="Times New Roman" w:hAnsi="Times New Roman" w:cs="David" w:hint="eastAsia"/>
          <w:sz w:val="24"/>
          <w:szCs w:val="24"/>
          <w:rtl/>
          <w:lang w:eastAsia="he-IL"/>
        </w:rPr>
        <w:t>חתימה</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וחותמת</w:t>
      </w:r>
      <w:r w:rsidRPr="00C06588">
        <w:rPr>
          <w:rFonts w:ascii="Times New Roman" w:eastAsia="Times New Roman" w:hAnsi="Times New Roman" w:cs="David"/>
          <w:sz w:val="24"/>
          <w:szCs w:val="24"/>
          <w:rtl/>
          <w:lang w:eastAsia="he-IL"/>
        </w:rPr>
        <w:t xml:space="preserve"> </w:t>
      </w:r>
      <w:r w:rsidRPr="00C06588">
        <w:rPr>
          <w:rFonts w:ascii="Times New Roman" w:eastAsia="Times New Roman" w:hAnsi="Times New Roman" w:cs="David" w:hint="eastAsia"/>
          <w:sz w:val="24"/>
          <w:szCs w:val="24"/>
          <w:rtl/>
          <w:lang w:eastAsia="he-IL"/>
        </w:rPr>
        <w:t>עו</w:t>
      </w:r>
      <w:r w:rsidRPr="00C06588">
        <w:rPr>
          <w:rFonts w:ascii="Times New Roman" w:eastAsia="Times New Roman" w:hAnsi="Times New Roman" w:cs="David"/>
          <w:sz w:val="24"/>
          <w:szCs w:val="24"/>
          <w:rtl/>
          <w:lang w:eastAsia="he-IL"/>
        </w:rPr>
        <w:t>"ד/רו"ח : _______________________</w:t>
      </w:r>
    </w:p>
    <w:p w14:paraId="1EC39731" w14:textId="77777777" w:rsidR="00C12F17" w:rsidRPr="00C06588"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08BE6F3" w14:textId="77777777" w:rsidR="00C12F17" w:rsidRPr="00C06588"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bookmarkEnd w:id="0"/>
    <w:p w14:paraId="2227E24E" w14:textId="77777777" w:rsidR="001A69D5" w:rsidRPr="00C06588" w:rsidRDefault="001A69D5" w:rsidP="00C12F17">
      <w:pPr>
        <w:widowControl w:val="0"/>
        <w:spacing w:before="60" w:beforeAutospacing="0" w:after="60" w:afterAutospacing="0" w:line="240" w:lineRule="auto"/>
        <w:jc w:val="center"/>
      </w:pPr>
    </w:p>
    <w:sectPr w:rsidR="001A69D5" w:rsidRPr="00C06588"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077035" w14:textId="77777777" w:rsidR="00C22C5A" w:rsidRDefault="00C22C5A" w:rsidP="00AF234B">
      <w:pPr>
        <w:spacing w:before="0" w:after="0" w:line="240" w:lineRule="auto"/>
      </w:pPr>
      <w:r>
        <w:separator/>
      </w:r>
    </w:p>
  </w:endnote>
  <w:endnote w:type="continuationSeparator" w:id="0">
    <w:p w14:paraId="154207B1" w14:textId="77777777" w:rsidR="00C22C5A" w:rsidRDefault="00C22C5A" w:rsidP="00AF234B">
      <w:pPr>
        <w:spacing w:before="0" w:after="0" w:line="240" w:lineRule="auto"/>
      </w:pPr>
      <w:r>
        <w:continuationSeparator/>
      </w:r>
    </w:p>
  </w:endnote>
  <w:endnote w:type="continuationNotice" w:id="1">
    <w:p w14:paraId="76723A7A" w14:textId="77777777" w:rsidR="00C22C5A" w:rsidRDefault="00C22C5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18"/>
      <w:gridCol w:w="2810"/>
      <w:gridCol w:w="232"/>
      <w:gridCol w:w="1034"/>
      <w:gridCol w:w="1801"/>
    </w:tblGrid>
    <w:tr w:rsidR="00C22C5A" w:rsidRPr="00F9528C" w14:paraId="732BB6AF" w14:textId="77777777" w:rsidTr="0059596B">
      <w:tc>
        <w:tcPr>
          <w:tcW w:w="753" w:type="dxa"/>
        </w:tcPr>
        <w:p w14:paraId="0A57631A"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55819491" w14:textId="5CEA58A1" w:rsidR="00C22C5A" w:rsidRPr="00F9528C" w:rsidRDefault="00C22C5A" w:rsidP="0059596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אגמי הכרמל </w:t>
              </w:r>
            </w:p>
          </w:tc>
        </w:sdtContent>
      </w:sdt>
      <w:tc>
        <w:tcPr>
          <w:tcW w:w="2232" w:type="dxa"/>
        </w:tcPr>
        <w:p w14:paraId="672D5A63"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אלומיניום</w:t>
              </w:r>
            </w:sdtContent>
          </w:sdt>
        </w:p>
      </w:tc>
      <w:tc>
        <w:tcPr>
          <w:tcW w:w="236" w:type="dxa"/>
        </w:tcPr>
        <w:p w14:paraId="51F16E64" w14:textId="77777777" w:rsidR="00C22C5A" w:rsidRPr="00F9528C" w:rsidRDefault="00C22C5A" w:rsidP="0059596B">
          <w:pPr>
            <w:tabs>
              <w:tab w:val="center" w:pos="4153"/>
              <w:tab w:val="right" w:pos="8306"/>
            </w:tabs>
            <w:spacing w:before="0" w:after="0" w:line="240" w:lineRule="auto"/>
            <w:rPr>
              <w:rFonts w:ascii="David" w:hAnsi="David"/>
              <w:sz w:val="16"/>
              <w:szCs w:val="16"/>
              <w:rtl/>
            </w:rPr>
          </w:pPr>
        </w:p>
      </w:tc>
      <w:tc>
        <w:tcPr>
          <w:tcW w:w="1129" w:type="dxa"/>
        </w:tcPr>
        <w:p w14:paraId="3624D7C8"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3E76EB3F" w14:textId="326E0E1D" w:rsidR="00C22C5A" w:rsidRPr="00F9528C" w:rsidRDefault="00C22C5A" w:rsidP="0059596B">
              <w:pPr>
                <w:tabs>
                  <w:tab w:val="center" w:pos="4153"/>
                  <w:tab w:val="right" w:pos="8306"/>
                </w:tabs>
                <w:spacing w:before="0" w:after="0" w:line="240" w:lineRule="auto"/>
                <w:rPr>
                  <w:rFonts w:ascii="David" w:hAnsi="David"/>
                  <w:sz w:val="20"/>
                  <w:szCs w:val="20"/>
                  <w:rtl/>
                </w:rPr>
              </w:pPr>
              <w:del w:id="6" w:author="Avi Cohen" w:date="2022-06-16T12:10:00Z">
                <w:r w:rsidDel="009E65C4">
                  <w:rPr>
                    <w:rFonts w:ascii="David" w:hAnsi="David" w:hint="cs"/>
                    <w:sz w:val="20"/>
                    <w:szCs w:val="20"/>
                  </w:rPr>
                  <w:delText>CONT-5-575</w:delText>
                </w:r>
              </w:del>
              <w:ins w:id="7" w:author="Avi Cohen" w:date="2022-06-16T12:10:00Z">
                <w:r>
                  <w:rPr>
                    <w:rFonts w:ascii="David" w:hAnsi="David" w:hint="cs"/>
                    <w:sz w:val="20"/>
                    <w:szCs w:val="20"/>
                  </w:rPr>
                  <w:t>CO</w:t>
                </w:r>
                <w:r>
                  <w:rPr>
                    <w:rFonts w:ascii="David" w:hAnsi="David" w:hint="cs"/>
                    <w:sz w:val="20"/>
                    <w:szCs w:val="20"/>
                    <w:rtl/>
                  </w:rPr>
                  <w:t>NT-10-2194</w:t>
                </w:r>
              </w:ins>
            </w:p>
          </w:tc>
        </w:sdtContent>
      </w:sdt>
    </w:tr>
    <w:tr w:rsidR="00C22C5A" w:rsidRPr="00F9528C" w14:paraId="5F0B6E9C" w14:textId="77777777" w:rsidTr="0059596B">
      <w:tc>
        <w:tcPr>
          <w:tcW w:w="753" w:type="dxa"/>
        </w:tcPr>
        <w:p w14:paraId="6F0C5FDE"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48C6B113" w14:textId="77777777" w:rsidR="00C22C5A" w:rsidRPr="00F9528C" w:rsidRDefault="00C22C5A" w:rsidP="0059596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לנדמן אלומיניום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22C5A" w:rsidRPr="00F9528C" w14:paraId="02869F1D" w14:textId="77777777" w:rsidTr="0059596B">
            <w:trPr>
              <w:trHeight w:val="201"/>
            </w:trPr>
            <w:tc>
              <w:tcPr>
                <w:tcW w:w="926" w:type="dxa"/>
              </w:tcPr>
              <w:p w14:paraId="0983EF43"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257E8A26" w14:textId="0DD21973" w:rsidR="00C22C5A" w:rsidRPr="00F9528C" w:rsidRDefault="00C22C5A" w:rsidP="0059596B">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0.6</w:t>
                    </w:r>
                  </w:p>
                </w:tc>
              </w:sdtContent>
            </w:sdt>
          </w:tr>
        </w:tbl>
        <w:p w14:paraId="0192BDB5"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p>
      </w:tc>
      <w:tc>
        <w:tcPr>
          <w:tcW w:w="236" w:type="dxa"/>
        </w:tcPr>
        <w:p w14:paraId="758475A3"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p>
      </w:tc>
      <w:tc>
        <w:tcPr>
          <w:tcW w:w="1129" w:type="dxa"/>
        </w:tcPr>
        <w:p w14:paraId="75A1D77B"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CD47EA5" w14:textId="37486331" w:rsidR="00C22C5A" w:rsidRPr="00F9528C" w:rsidRDefault="00C22C5A" w:rsidP="0059596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sz w:val="20"/>
                  <w:szCs w:val="20"/>
                  <w:rtl/>
                </w:rPr>
                <w:t>3;#</w:t>
              </w:r>
              <w:r>
                <w:rPr>
                  <w:rFonts w:ascii="David" w:hAnsi="David"/>
                  <w:sz w:val="20"/>
                  <w:szCs w:val="20"/>
                </w:rPr>
                <w:t>Draft</w:t>
              </w:r>
            </w:sdtContent>
          </w:sdt>
        </w:p>
      </w:tc>
    </w:tr>
    <w:tr w:rsidR="00C22C5A" w:rsidRPr="00F9528C" w14:paraId="1C31ABD8" w14:textId="77777777" w:rsidTr="0059596B">
      <w:trPr>
        <w:trHeight w:val="80"/>
      </w:trPr>
      <w:tc>
        <w:tcPr>
          <w:tcW w:w="753" w:type="dxa"/>
        </w:tcPr>
        <w:p w14:paraId="549F3B60"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p>
      </w:tc>
      <w:tc>
        <w:tcPr>
          <w:tcW w:w="1883" w:type="dxa"/>
        </w:tcPr>
        <w:p w14:paraId="7BB5B082" w14:textId="77777777" w:rsidR="00C22C5A" w:rsidRPr="00F9528C" w:rsidRDefault="00C22C5A" w:rsidP="0059596B">
          <w:pPr>
            <w:tabs>
              <w:tab w:val="center" w:pos="4153"/>
              <w:tab w:val="right" w:pos="8306"/>
            </w:tabs>
            <w:spacing w:before="0" w:after="0" w:line="240" w:lineRule="auto"/>
            <w:rPr>
              <w:rFonts w:ascii="David" w:hAnsi="David"/>
              <w:color w:val="00B0F0"/>
              <w:sz w:val="20"/>
              <w:szCs w:val="20"/>
              <w:rtl/>
            </w:rPr>
          </w:pPr>
        </w:p>
      </w:tc>
      <w:tc>
        <w:tcPr>
          <w:tcW w:w="2232" w:type="dxa"/>
        </w:tcPr>
        <w:p w14:paraId="044154E1"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p>
      </w:tc>
      <w:tc>
        <w:tcPr>
          <w:tcW w:w="236" w:type="dxa"/>
        </w:tcPr>
        <w:p w14:paraId="5961F3B5"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p>
      </w:tc>
      <w:tc>
        <w:tcPr>
          <w:tcW w:w="1129" w:type="dxa"/>
        </w:tcPr>
        <w:p w14:paraId="1DCF5AE5"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p>
      </w:tc>
      <w:tc>
        <w:tcPr>
          <w:tcW w:w="2073" w:type="dxa"/>
        </w:tcPr>
        <w:p w14:paraId="36DECB80" w14:textId="77777777" w:rsidR="00C22C5A" w:rsidRPr="00F9528C" w:rsidRDefault="00C22C5A" w:rsidP="0059596B">
          <w:pPr>
            <w:tabs>
              <w:tab w:val="center" w:pos="4153"/>
              <w:tab w:val="right" w:pos="8306"/>
            </w:tabs>
            <w:spacing w:before="0" w:after="0" w:line="240" w:lineRule="auto"/>
            <w:rPr>
              <w:rFonts w:ascii="David" w:hAnsi="David"/>
              <w:sz w:val="20"/>
              <w:szCs w:val="20"/>
              <w:rtl/>
            </w:rPr>
          </w:pPr>
        </w:p>
      </w:tc>
    </w:tr>
  </w:tbl>
  <w:p w14:paraId="389A35BE" w14:textId="77777777" w:rsidR="00C22C5A" w:rsidRPr="005C4849" w:rsidRDefault="00C22C5A"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D63398" w14:textId="77777777" w:rsidR="00C22C5A" w:rsidRDefault="00C22C5A" w:rsidP="00AF234B">
      <w:pPr>
        <w:spacing w:before="0" w:after="0" w:line="240" w:lineRule="auto"/>
      </w:pPr>
      <w:r>
        <w:separator/>
      </w:r>
    </w:p>
  </w:footnote>
  <w:footnote w:type="continuationSeparator" w:id="0">
    <w:p w14:paraId="0FCAD207" w14:textId="77777777" w:rsidR="00C22C5A" w:rsidRDefault="00C22C5A" w:rsidP="00AF234B">
      <w:pPr>
        <w:spacing w:before="0" w:after="0" w:line="240" w:lineRule="auto"/>
      </w:pPr>
      <w:r>
        <w:continuationSeparator/>
      </w:r>
    </w:p>
  </w:footnote>
  <w:footnote w:type="continuationNotice" w:id="1">
    <w:p w14:paraId="4C50A26B" w14:textId="77777777" w:rsidR="00C22C5A" w:rsidRDefault="00C22C5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31C9F9CB" w14:textId="77777777" w:rsidR="00C22C5A" w:rsidRDefault="00C22C5A">
        <w:pPr>
          <w:pStyle w:val="Header"/>
          <w:jc w:val="center"/>
        </w:pPr>
        <w:r>
          <w:fldChar w:fldCharType="begin"/>
        </w:r>
        <w:r>
          <w:instrText xml:space="preserve"> PAGE   \* MERGEFORMAT </w:instrText>
        </w:r>
        <w:r>
          <w:fldChar w:fldCharType="separate"/>
        </w:r>
        <w:r w:rsidR="00C06588">
          <w:rPr>
            <w:noProof/>
            <w:rtl/>
          </w:rPr>
          <w:t>26</w:t>
        </w:r>
        <w:r>
          <w:rPr>
            <w:noProof/>
          </w:rPr>
          <w:fldChar w:fldCharType="end"/>
        </w:r>
      </w:p>
    </w:sdtContent>
  </w:sdt>
  <w:p w14:paraId="2C80B62A" w14:textId="77777777" w:rsidR="00C22C5A" w:rsidRDefault="00C22C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AE26A8C"/>
    <w:multiLevelType w:val="hybridMultilevel"/>
    <w:tmpl w:val="74E85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0"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2"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5"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6"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7"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20"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2" w15:restartNumberingAfterBreak="0">
    <w:nsid w:val="61F425D6"/>
    <w:multiLevelType w:val="hybridMultilevel"/>
    <w:tmpl w:val="7E2CE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4"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16"/>
  </w:num>
  <w:num w:numId="3">
    <w:abstractNumId w:val="8"/>
  </w:num>
  <w:num w:numId="4">
    <w:abstractNumId w:val="18"/>
  </w:num>
  <w:num w:numId="5">
    <w:abstractNumId w:val="29"/>
  </w:num>
  <w:num w:numId="6">
    <w:abstractNumId w:val="2"/>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13"/>
  </w:num>
  <w:num w:numId="10">
    <w:abstractNumId w:val="1"/>
  </w:num>
  <w:num w:numId="11">
    <w:abstractNumId w:val="19"/>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24"/>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num>
  <w:num w:numId="19">
    <w:abstractNumId w:val="0"/>
  </w:num>
  <w:num w:numId="20">
    <w:abstractNumId w:val="25"/>
  </w:num>
  <w:num w:numId="21">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num>
  <w:num w:numId="23">
    <w:abstractNumId w:val="6"/>
  </w:num>
  <w:num w:numId="24">
    <w:abstractNumId w:val="20"/>
  </w:num>
  <w:num w:numId="25">
    <w:abstractNumId w:val="3"/>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num>
  <w:num w:numId="34">
    <w:abstractNumId w:val="9"/>
  </w:num>
  <w:num w:numId="35">
    <w:abstractNumId w:val="3"/>
    <w:lvlOverride w:ilvl="0">
      <w:startOverride w:val="3"/>
    </w:lvlOverride>
    <w:lvlOverride w:ilvl="1">
      <w:startOverride w:val="5"/>
    </w:lvlOverride>
    <w:lvlOverride w:ilvl="2">
      <w:startOverride w:val="2"/>
    </w:lvlOverride>
  </w:num>
  <w:num w:numId="36">
    <w:abstractNumId w:val="4"/>
  </w:num>
  <w:num w:numId="37">
    <w:abstractNumId w:val="21"/>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
  </w:num>
  <w:num w:numId="40">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visionView w:markup="0"/>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5A8C"/>
    <w:rsid w:val="000645C6"/>
    <w:rsid w:val="000B36FF"/>
    <w:rsid w:val="000F342B"/>
    <w:rsid w:val="001257A1"/>
    <w:rsid w:val="00134C85"/>
    <w:rsid w:val="00140124"/>
    <w:rsid w:val="001631CE"/>
    <w:rsid w:val="001A0C3C"/>
    <w:rsid w:val="001A69D5"/>
    <w:rsid w:val="00214ACF"/>
    <w:rsid w:val="002365CE"/>
    <w:rsid w:val="00291019"/>
    <w:rsid w:val="00295544"/>
    <w:rsid w:val="002D7180"/>
    <w:rsid w:val="002E281F"/>
    <w:rsid w:val="00304561"/>
    <w:rsid w:val="003241CE"/>
    <w:rsid w:val="00335E3B"/>
    <w:rsid w:val="00370DA1"/>
    <w:rsid w:val="003811C6"/>
    <w:rsid w:val="00390030"/>
    <w:rsid w:val="003D3411"/>
    <w:rsid w:val="00467596"/>
    <w:rsid w:val="00470C49"/>
    <w:rsid w:val="00483646"/>
    <w:rsid w:val="004A1F09"/>
    <w:rsid w:val="004A7CFB"/>
    <w:rsid w:val="004C7488"/>
    <w:rsid w:val="00501673"/>
    <w:rsid w:val="00504ADC"/>
    <w:rsid w:val="005336F2"/>
    <w:rsid w:val="00552E11"/>
    <w:rsid w:val="005763BD"/>
    <w:rsid w:val="005824B9"/>
    <w:rsid w:val="0058321B"/>
    <w:rsid w:val="0059455D"/>
    <w:rsid w:val="0059596B"/>
    <w:rsid w:val="00597849"/>
    <w:rsid w:val="005C4849"/>
    <w:rsid w:val="00682931"/>
    <w:rsid w:val="00685B66"/>
    <w:rsid w:val="006B4EB8"/>
    <w:rsid w:val="0072103C"/>
    <w:rsid w:val="0072762F"/>
    <w:rsid w:val="007A10F8"/>
    <w:rsid w:val="007B3DF0"/>
    <w:rsid w:val="007C2A85"/>
    <w:rsid w:val="007F046E"/>
    <w:rsid w:val="008666C7"/>
    <w:rsid w:val="008A47A2"/>
    <w:rsid w:val="008C64C6"/>
    <w:rsid w:val="008D04C4"/>
    <w:rsid w:val="008F4E91"/>
    <w:rsid w:val="00907836"/>
    <w:rsid w:val="009078D9"/>
    <w:rsid w:val="00915F2E"/>
    <w:rsid w:val="009369E3"/>
    <w:rsid w:val="00942177"/>
    <w:rsid w:val="009705B3"/>
    <w:rsid w:val="009709E3"/>
    <w:rsid w:val="00977E09"/>
    <w:rsid w:val="009834EB"/>
    <w:rsid w:val="009C0249"/>
    <w:rsid w:val="009D7E65"/>
    <w:rsid w:val="009E65C4"/>
    <w:rsid w:val="00A24A00"/>
    <w:rsid w:val="00A81FF2"/>
    <w:rsid w:val="00AF234B"/>
    <w:rsid w:val="00B001DE"/>
    <w:rsid w:val="00BC58C4"/>
    <w:rsid w:val="00BE17B4"/>
    <w:rsid w:val="00C02FFD"/>
    <w:rsid w:val="00C06588"/>
    <w:rsid w:val="00C12F17"/>
    <w:rsid w:val="00C140D3"/>
    <w:rsid w:val="00C22C5A"/>
    <w:rsid w:val="00C54142"/>
    <w:rsid w:val="00D5761A"/>
    <w:rsid w:val="00D8516B"/>
    <w:rsid w:val="00D87AE8"/>
    <w:rsid w:val="00E137E3"/>
    <w:rsid w:val="00E260F6"/>
    <w:rsid w:val="00E3435D"/>
    <w:rsid w:val="00E679C7"/>
    <w:rsid w:val="00E972B1"/>
    <w:rsid w:val="00EC37B6"/>
    <w:rsid w:val="00ED375D"/>
    <w:rsid w:val="00F93DD3"/>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F5D79E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0">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רשימה מימין"/>
    <w:basedOn w:val="1"/>
    <w:rsid w:val="00370DA1"/>
    <w:pPr>
      <w:ind w:left="540" w:hanging="540"/>
    </w:pPr>
    <w:rPr>
      <w:szCs w:val="22"/>
    </w:rPr>
  </w:style>
  <w:style w:type="paragraph" w:customStyle="1" w:styleId="a2">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666C7"/>
    <w:rPr>
      <w:rFonts w:ascii="David" w:hAnsi="David" w:cs="David"/>
      <w:color w:val="0070C0"/>
      <w:sz w:val="20"/>
      <w:szCs w:val="24"/>
    </w:rPr>
  </w:style>
  <w:style w:type="numbering" w:customStyle="1" w:styleId="NoList2">
    <w:name w:val="No List2"/>
    <w:next w:val="NoList"/>
    <w:semiHidden/>
    <w:rsid w:val="00C140D3"/>
  </w:style>
  <w:style w:type="character" w:customStyle="1" w:styleId="a3">
    <w:name w:val="ביטול תו"/>
    <w:link w:val="a4"/>
    <w:locked/>
    <w:rsid w:val="00C140D3"/>
    <w:rPr>
      <w:rFonts w:cs="David"/>
      <w:sz w:val="26"/>
      <w:szCs w:val="24"/>
    </w:rPr>
  </w:style>
  <w:style w:type="paragraph" w:customStyle="1" w:styleId="a4">
    <w:name w:val="ביטול"/>
    <w:basedOn w:val="Normal"/>
    <w:link w:val="a3"/>
    <w:rsid w:val="00C140D3"/>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NoList"/>
    <w:semiHidden/>
    <w:rsid w:val="00C140D3"/>
  </w:style>
  <w:style w:type="paragraph" w:customStyle="1" w:styleId="a">
    <w:name w:val="שדה"/>
    <w:basedOn w:val="Normal"/>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DefaultParagraphFont"/>
    <w:link w:val="a"/>
    <w:rsid w:val="004A1F09"/>
    <w:rPr>
      <w:rFonts w:ascii="Times New Roman" w:eastAsia="Times New Roman" w:hAnsi="Times New Roman" w:cs="David"/>
      <w:sz w:val="24"/>
      <w:szCs w:val="24"/>
    </w:rPr>
  </w:style>
  <w:style w:type="table" w:customStyle="1" w:styleId="11">
    <w:name w:val="רשת טבלה1"/>
    <w:basedOn w:val="TableNormal"/>
    <w:next w:val="TableGrid"/>
    <w:rsid w:val="005C4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היסט_כפול"/>
    <w:basedOn w:val="Normal"/>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PlaceholderText"/>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PlaceholderText"/>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PlaceholderText"/>
              <w:rtl/>
            </w:rPr>
            <w:t>[צד א בחוזה]</w:t>
          </w:r>
        </w:p>
      </w:docPartBody>
    </w:docPart>
    <w:docPart>
      <w:docPartPr>
        <w:name w:val="6891D3F194A64F219D01272734FC73E4"/>
        <w:category>
          <w:name w:val="כללי"/>
          <w:gallery w:val="placeholder"/>
        </w:category>
        <w:types>
          <w:type w:val="bbPlcHdr"/>
        </w:types>
        <w:behaviors>
          <w:behavior w:val="content"/>
        </w:behaviors>
        <w:guid w:val="{F44BA213-5FC2-41B1-A708-68EF3764946A}"/>
      </w:docPartPr>
      <w:docPartBody>
        <w:p w:rsidR="00104FD7" w:rsidRDefault="000D0456" w:rsidP="000D0456">
          <w:pPr>
            <w:pStyle w:val="6891D3F194A64F219D01272734FC73E4"/>
          </w:pPr>
          <w:r w:rsidRPr="00F11BAF">
            <w:rPr>
              <w:rStyle w:val="PlaceholderText"/>
              <w:rtl/>
            </w:rPr>
            <w:t>[שם הפרויקט]</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64884484007B405E8800DCF08EB80003"/>
          </w:pPr>
          <w:r w:rsidRPr="00F11BAF">
            <w:rPr>
              <w:rStyle w:val="PlaceholderText"/>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F6484E38E9194F00AE2D0147DCF6B66D"/>
          </w:pPr>
          <w:r w:rsidRPr="009C4355">
            <w:rPr>
              <w:rStyle w:val="PlaceholderText"/>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87F05F6DF5414F59980945BCD5EF1F89"/>
          </w:pPr>
          <w:r w:rsidRPr="003E6FC4">
            <w:rPr>
              <w:rStyle w:val="PlaceholderText"/>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DC19D78E9BD34EBC955CFBFF1244DFA9"/>
          </w:pPr>
          <w:r w:rsidRPr="003059F5">
            <w:rPr>
              <w:rStyle w:val="PlaceholderText"/>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48F39651453B434E929C70837D58A727"/>
          </w:pPr>
          <w:r w:rsidRPr="003059F5">
            <w:rPr>
              <w:rStyle w:val="PlaceholderText"/>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F1BCDEBFC6B84245B85102376CAD83AC"/>
          </w:pPr>
          <w:r w:rsidRPr="003059F5">
            <w:rPr>
              <w:rStyle w:val="PlaceholderText"/>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DCBCCA8D9D6344D79FFBFE37EB885BA9"/>
          </w:pPr>
          <w:r w:rsidRPr="003059F5">
            <w:rPr>
              <w:rStyle w:val="PlaceholderText"/>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D774A9263F0B43C889C7363A425FC822"/>
          </w:pPr>
          <w:r w:rsidRPr="003059F5">
            <w:rPr>
              <w:rStyle w:val="PlaceholderText"/>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F6C21EC564964A3FA377941C8F3162AB"/>
          </w:pPr>
          <w:r w:rsidRPr="003059F5">
            <w:rPr>
              <w:rStyle w:val="PlaceholderText"/>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4196D414B4514190A0FAC22EF91FF3E4"/>
          </w:pPr>
          <w:r w:rsidRPr="003059F5">
            <w:rPr>
              <w:rStyle w:val="PlaceholderText"/>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8ECE930238264283AFE92629BC37D42B"/>
          </w:pPr>
          <w:r w:rsidRPr="003059F5">
            <w:rPr>
              <w:rStyle w:val="PlaceholderText"/>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8DDEAEF197BF4EF280FD4EE1A9E33B01"/>
          </w:pPr>
          <w:r w:rsidRPr="003059F5">
            <w:rPr>
              <w:rStyle w:val="PlaceholderText"/>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03513900E8340BAAA2CD87F2A3571C4"/>
          </w:pPr>
          <w:r w:rsidRPr="003059F5">
            <w:rPr>
              <w:rStyle w:val="PlaceholderText"/>
              <w:rtl/>
            </w:rPr>
            <w:t>[שדה נוסף 6]</w:t>
          </w:r>
        </w:p>
      </w:docPartBody>
    </w:docPart>
    <w:docPart>
      <w:docPartPr>
        <w:name w:val="5D8318FEC304447CA46D9446461B3694"/>
        <w:category>
          <w:name w:val="כללי"/>
          <w:gallery w:val="placeholder"/>
        </w:category>
        <w:types>
          <w:type w:val="bbPlcHdr"/>
        </w:types>
        <w:behaviors>
          <w:behavior w:val="content"/>
        </w:behaviors>
        <w:guid w:val="{62DB173B-7C89-4D40-93C9-D8D84EE9554B}"/>
      </w:docPartPr>
      <w:docPartBody>
        <w:p w:rsidR="00104FD7" w:rsidRDefault="000D0456" w:rsidP="000D0456">
          <w:pPr>
            <w:pStyle w:val="5D8318FEC304447CA46D9446461B3694"/>
          </w:pPr>
          <w:r w:rsidRPr="00064388">
            <w:rPr>
              <w:rStyle w:val="PlaceholderText"/>
              <w:rtl/>
            </w:rPr>
            <w:t>[סוג מדד כותרת]</w:t>
          </w:r>
        </w:p>
      </w:docPartBody>
    </w:docPart>
    <w:docPart>
      <w:docPartPr>
        <w:name w:val="A9F8786E4B4A463DB371AEDFC63065BB"/>
        <w:category>
          <w:name w:val="כללי"/>
          <w:gallery w:val="placeholder"/>
        </w:category>
        <w:types>
          <w:type w:val="bbPlcHdr"/>
        </w:types>
        <w:behaviors>
          <w:behavior w:val="content"/>
        </w:behaviors>
        <w:guid w:val="{07FAA7F8-4204-446C-8D7E-0671F604A768}"/>
      </w:docPartPr>
      <w:docPartBody>
        <w:p w:rsidR="00104FD7" w:rsidRDefault="000D0456" w:rsidP="000D0456">
          <w:pPr>
            <w:pStyle w:val="A9F8786E4B4A463DB371AEDFC63065BB"/>
          </w:pPr>
          <w:r w:rsidRPr="00033B28">
            <w:rPr>
              <w:rStyle w:val="PlaceholderText"/>
              <w:rtl/>
            </w:rPr>
            <w:t>[מדד בגין/ידוע - כותרת]</w:t>
          </w:r>
        </w:p>
      </w:docPartBody>
    </w:docPart>
    <w:docPart>
      <w:docPartPr>
        <w:name w:val="E778AA229724475CA9EFFFBCB6211B8A"/>
        <w:category>
          <w:name w:val="כללי"/>
          <w:gallery w:val="placeholder"/>
        </w:category>
        <w:types>
          <w:type w:val="bbPlcHdr"/>
        </w:types>
        <w:behaviors>
          <w:behavior w:val="content"/>
        </w:behaviors>
        <w:guid w:val="{56F958C7-6EB4-4B00-9912-397CC2FBEAF7}"/>
      </w:docPartPr>
      <w:docPartBody>
        <w:p w:rsidR="00104FD7" w:rsidRDefault="000D0456" w:rsidP="000D0456">
          <w:pPr>
            <w:pStyle w:val="E778AA229724475CA9EFFFBCB6211B8A"/>
          </w:pPr>
          <w:r w:rsidRPr="003059F5">
            <w:rPr>
              <w:rStyle w:val="PlaceholderText"/>
              <w:rtl/>
            </w:rPr>
            <w:t>[מדד בסיס]</w:t>
          </w:r>
        </w:p>
      </w:docPartBody>
    </w:docPart>
    <w:docPart>
      <w:docPartPr>
        <w:name w:val="48F99A8495C34C438EA464C9133E8DFB"/>
        <w:category>
          <w:name w:val="כללי"/>
          <w:gallery w:val="placeholder"/>
        </w:category>
        <w:types>
          <w:type w:val="bbPlcHdr"/>
        </w:types>
        <w:behaviors>
          <w:behavior w:val="content"/>
        </w:behaviors>
        <w:guid w:val="{40E0E7E3-7AD1-4237-8CDA-FDCBD28D2162}"/>
      </w:docPartPr>
      <w:docPartBody>
        <w:p w:rsidR="00104FD7" w:rsidRDefault="000D0456" w:rsidP="000D0456">
          <w:pPr>
            <w:pStyle w:val="48F99A8495C34C438EA464C9133E8DFB"/>
          </w:pPr>
          <w:r w:rsidRPr="003059F5">
            <w:rPr>
              <w:rStyle w:val="PlaceholderText"/>
              <w:rtl/>
            </w:rPr>
            <w:t>[נקודות מדד]</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644546A22C674B6EA6051E4C7B5CC2D8"/>
          </w:pPr>
          <w:r w:rsidRPr="003059F5">
            <w:rPr>
              <w:rStyle w:val="PlaceholderText"/>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534036BD36C34A68BED9CD5EE7545A44"/>
          </w:pPr>
          <w:r w:rsidRPr="0027244C">
            <w:rPr>
              <w:rStyle w:val="PlaceholderText"/>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1306C82E032347CABCCCBDD04C5C2A43"/>
          </w:pPr>
          <w:r w:rsidRPr="003059F5">
            <w:rPr>
              <w:rStyle w:val="PlaceholderText"/>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B59F6D638C9F4FF09912ED6DD8580D65"/>
          </w:pPr>
          <w:r w:rsidRPr="003059F5">
            <w:rPr>
              <w:rStyle w:val="PlaceholderText"/>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4FFC5275F607467087EF14E12E2EAC68"/>
          </w:pPr>
          <w:r w:rsidRPr="003059F5">
            <w:rPr>
              <w:rStyle w:val="PlaceholderText"/>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pPr>
            <w:pStyle w:val="4B64073F0FAE4D6F81F82E95B45CF398"/>
          </w:pPr>
          <w:r w:rsidRPr="003059F5">
            <w:rPr>
              <w:rStyle w:val="PlaceholderText"/>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pPr>
            <w:pStyle w:val="2D0F67D246954C1D90A3C812FC8EBD77"/>
          </w:pPr>
          <w:r w:rsidRPr="003059F5">
            <w:rPr>
              <w:rStyle w:val="PlaceholderText"/>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pPr>
            <w:pStyle w:val="5747255A7CBA4D3B8DFDA99DC11797AC"/>
          </w:pPr>
          <w:r w:rsidRPr="009D00D7">
            <w:rPr>
              <w:rStyle w:val="PlaceholderText"/>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pPr>
            <w:pStyle w:val="2A2AF21EA544419AACB001EBBFF82D63"/>
          </w:pPr>
          <w:r w:rsidRPr="003059F5">
            <w:rPr>
              <w:rStyle w:val="PlaceholderText"/>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pPr>
            <w:pStyle w:val="CF9E1DA738354CBC9CA67F756933501F"/>
          </w:pPr>
          <w:r w:rsidRPr="003059F5">
            <w:rPr>
              <w:rStyle w:val="PlaceholderText"/>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pPr>
            <w:pStyle w:val="E1130C59DF934776A4349F50A7484013"/>
          </w:pPr>
          <w:r w:rsidRPr="009C4355">
            <w:rPr>
              <w:rStyle w:val="PlaceholderText"/>
              <w:rtl/>
            </w:rPr>
            <w:t>[שם ספק]</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pPr>
            <w:pStyle w:val="4EB2D17AD2EA48D0B7BD7BC9A0BCCA3E"/>
          </w:pPr>
          <w:r w:rsidRPr="00C5438E">
            <w:rPr>
              <w:rStyle w:val="PlaceholderText"/>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pPr>
            <w:pStyle w:val="510F42E9600744229A5A2C2DB561098C"/>
          </w:pPr>
          <w:r w:rsidRPr="003059F5">
            <w:rPr>
              <w:rStyle w:val="PlaceholderText"/>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pPr>
            <w:pStyle w:val="2DC3D9B5C22E443EB6CAB3E5AB7806BC"/>
          </w:pPr>
          <w:r w:rsidRPr="003059F5">
            <w:rPr>
              <w:rStyle w:val="PlaceholderText"/>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pPr>
            <w:pStyle w:val="244549A30D014532B8F669E4FF725BC7"/>
          </w:pPr>
          <w:r w:rsidRPr="003059F5">
            <w:rPr>
              <w:rStyle w:val="PlaceholderText"/>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pPr>
            <w:pStyle w:val="964516F3FAD54446A91EE8C96927D937"/>
          </w:pPr>
          <w:r w:rsidRPr="009C4355">
            <w:rPr>
              <w:rStyle w:val="PlaceholderText"/>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pPr>
            <w:pStyle w:val="D7FB006689C743A49C0BEDB34DBC05CA"/>
          </w:pPr>
          <w:r w:rsidRPr="00C5438E">
            <w:rPr>
              <w:rStyle w:val="PlaceholderText"/>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pPr>
            <w:pStyle w:val="7BAAEF2005F648E2AC02A5AE7E3252F3"/>
          </w:pPr>
          <w:r w:rsidRPr="003059F5">
            <w:rPr>
              <w:rStyle w:val="PlaceholderText"/>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pPr>
            <w:pStyle w:val="F1B2927F0C9F4032BE64C11CC4758E7F"/>
          </w:pPr>
          <w:r w:rsidRPr="003059F5">
            <w:rPr>
              <w:rStyle w:val="PlaceholderText"/>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pPr>
            <w:pStyle w:val="4A016B99E4B54BCBAA1BA668EEDC2A34"/>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AE1"/>
    <w:rsid w:val="000D0456"/>
    <w:rsid w:val="00104FD7"/>
    <w:rsid w:val="00135E8C"/>
    <w:rsid w:val="00175749"/>
    <w:rsid w:val="0025471F"/>
    <w:rsid w:val="006865A5"/>
    <w:rsid w:val="00700202"/>
    <w:rsid w:val="007A56EA"/>
    <w:rsid w:val="007B71B8"/>
    <w:rsid w:val="0085052B"/>
    <w:rsid w:val="00860755"/>
    <w:rsid w:val="008B6851"/>
    <w:rsid w:val="00E04841"/>
    <w:rsid w:val="00E6677C"/>
    <w:rsid w:val="00E72828"/>
    <w:rsid w:val="00F91B4C"/>
    <w:rsid w:val="00FC6895"/>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045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9010213FB6404E15AE340C6C05A6A32A">
    <w:name w:val="9010213FB6404E15AE340C6C05A6A32A"/>
    <w:rsid w:val="00860755"/>
    <w:pPr>
      <w:bidi/>
    </w:pPr>
  </w:style>
  <w:style w:type="paragraph" w:customStyle="1" w:styleId="C721964CD0454C9DA8588270586390CB">
    <w:name w:val="C721964CD0454C9DA8588270586390CB"/>
    <w:pPr>
      <w:bidi/>
    </w:pPr>
  </w:style>
  <w:style w:type="paragraph" w:customStyle="1" w:styleId="6891D3F194A64F219D01272734FC73E4">
    <w:name w:val="6891D3F194A64F219D01272734FC73E4"/>
    <w:rsid w:val="000D0456"/>
    <w:pPr>
      <w:bidi/>
    </w:pPr>
  </w:style>
  <w:style w:type="paragraph" w:customStyle="1" w:styleId="64884484007B405E8800DCF08EB80003">
    <w:name w:val="64884484007B405E8800DCF08EB80003"/>
    <w:rsid w:val="000D0456"/>
    <w:pPr>
      <w:bidi/>
    </w:pPr>
  </w:style>
  <w:style w:type="paragraph" w:customStyle="1" w:styleId="F6484E38E9194F00AE2D0147DCF6B66D">
    <w:name w:val="F6484E38E9194F00AE2D0147DCF6B66D"/>
    <w:rsid w:val="000D0456"/>
    <w:pPr>
      <w:bidi/>
    </w:pPr>
  </w:style>
  <w:style w:type="paragraph" w:customStyle="1" w:styleId="87F05F6DF5414F59980945BCD5EF1F89">
    <w:name w:val="87F05F6DF5414F59980945BCD5EF1F89"/>
    <w:rsid w:val="000D0456"/>
    <w:pPr>
      <w:bidi/>
    </w:pPr>
  </w:style>
  <w:style w:type="paragraph" w:customStyle="1" w:styleId="DC19D78E9BD34EBC955CFBFF1244DFA9">
    <w:name w:val="DC19D78E9BD34EBC955CFBFF1244DFA9"/>
    <w:rsid w:val="000D0456"/>
    <w:pPr>
      <w:bidi/>
    </w:pPr>
  </w:style>
  <w:style w:type="paragraph" w:customStyle="1" w:styleId="48F39651453B434E929C70837D58A727">
    <w:name w:val="48F39651453B434E929C70837D58A727"/>
    <w:rsid w:val="000D0456"/>
    <w:pPr>
      <w:bidi/>
    </w:pPr>
  </w:style>
  <w:style w:type="paragraph" w:customStyle="1" w:styleId="F1BCDEBFC6B84245B85102376CAD83AC">
    <w:name w:val="F1BCDEBFC6B84245B85102376CAD83AC"/>
    <w:rsid w:val="000D0456"/>
    <w:pPr>
      <w:bidi/>
    </w:pPr>
  </w:style>
  <w:style w:type="paragraph" w:customStyle="1" w:styleId="DCBCCA8D9D6344D79FFBFE37EB885BA9">
    <w:name w:val="DCBCCA8D9D6344D79FFBFE37EB885BA9"/>
    <w:rsid w:val="000D0456"/>
    <w:pPr>
      <w:bidi/>
    </w:pPr>
  </w:style>
  <w:style w:type="paragraph" w:customStyle="1" w:styleId="D774A9263F0B43C889C7363A425FC822">
    <w:name w:val="D774A9263F0B43C889C7363A425FC822"/>
    <w:rsid w:val="000D0456"/>
    <w:pPr>
      <w:bidi/>
    </w:pPr>
  </w:style>
  <w:style w:type="paragraph" w:customStyle="1" w:styleId="F6C21EC564964A3FA377941C8F3162AB">
    <w:name w:val="F6C21EC564964A3FA377941C8F3162AB"/>
    <w:rsid w:val="000D0456"/>
    <w:pPr>
      <w:bidi/>
    </w:pPr>
  </w:style>
  <w:style w:type="paragraph" w:customStyle="1" w:styleId="4196D414B4514190A0FAC22EF91FF3E4">
    <w:name w:val="4196D414B4514190A0FAC22EF91FF3E4"/>
    <w:rsid w:val="000D0456"/>
    <w:pPr>
      <w:bidi/>
    </w:pPr>
  </w:style>
  <w:style w:type="paragraph" w:customStyle="1" w:styleId="8ECE930238264283AFE92629BC37D42B">
    <w:name w:val="8ECE930238264283AFE92629BC37D42B"/>
    <w:rsid w:val="000D0456"/>
    <w:pPr>
      <w:bidi/>
    </w:p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E69E4276F00E4EC0970D455B52F5074E">
    <w:name w:val="E69E4276F00E4EC0970D455B52F5074E"/>
    <w:rsid w:val="000D0456"/>
    <w:pPr>
      <w:bidi/>
    </w:pPr>
  </w:style>
  <w:style w:type="paragraph" w:customStyle="1" w:styleId="E0621B861F6D4DB78C618DB219FA14E9">
    <w:name w:val="E0621B861F6D4DB78C618DB219FA14E9"/>
    <w:rsid w:val="000D0456"/>
    <w:pPr>
      <w:bidi/>
    </w:pPr>
  </w:style>
  <w:style w:type="paragraph" w:customStyle="1" w:styleId="2107803FCCAB45889C4C65D9A6876BCC">
    <w:name w:val="2107803FCCAB45889C4C65D9A6876BCC"/>
    <w:rsid w:val="000D0456"/>
    <w:pPr>
      <w:bidi/>
    </w:pPr>
  </w:style>
  <w:style w:type="paragraph" w:customStyle="1" w:styleId="55DC5BDB9D614A91BB0F22CBE0989E42">
    <w:name w:val="55DC5BDB9D614A91BB0F22CBE0989E42"/>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 w:type="paragraph" w:customStyle="1" w:styleId="7BAAEF2005F648E2AC02A5AE7E3252F3">
    <w:name w:val="7BAAEF2005F648E2AC02A5AE7E3252F3"/>
    <w:rsid w:val="000D0456"/>
    <w:pPr>
      <w:bidi/>
    </w:pPr>
  </w:style>
  <w:style w:type="paragraph" w:customStyle="1" w:styleId="F1B2927F0C9F4032BE64C11CC4758E7F">
    <w:name w:val="F1B2927F0C9F4032BE64C11CC4758E7F"/>
    <w:rsid w:val="000D0456"/>
    <w:pPr>
      <w:bidi/>
    </w:pPr>
  </w:style>
  <w:style w:type="paragraph" w:customStyle="1" w:styleId="4A016B99E4B54BCBAA1BA668EEDC2A34">
    <w:name w:val="4A016B99E4B54BCBAA1BA668EEDC2A34"/>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1767E-8875-46DE-A78A-0E852FF8FCCF}">
  <ds:schemaRefs>
    <ds:schemaRef ds:uri="http://schemas.microsoft.com/office/2006/metadata/customXsn"/>
  </ds:schemaRefs>
</ds:datastoreItem>
</file>

<file path=customXml/itemProps2.xml><?xml version="1.0" encoding="utf-8"?>
<ds:datastoreItem xmlns:ds="http://schemas.openxmlformats.org/officeDocument/2006/customXml" ds:itemID="{6B02CCC1-B3C7-4398-97C8-E93958806007}"/>
</file>

<file path=customXml/itemProps3.xml><?xml version="1.0" encoding="utf-8"?>
<ds:datastoreItem xmlns:ds="http://schemas.openxmlformats.org/officeDocument/2006/customXml" ds:itemID="{81709D4C-33DC-48CC-AC7E-130A245806EE}">
  <ds:schemaRef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C6AD2668-4481-4030-ADC1-5C1CBD8AD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36</Pages>
  <Words>9384</Words>
  <Characters>46924</Characters>
  <Application>Microsoft Office Word</Application>
  <DocSecurity>0</DocSecurity>
  <Lines>391</Lines>
  <Paragraphs>112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56196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26</cp:revision>
  <dcterms:created xsi:type="dcterms:W3CDTF">2022-06-16T09:05:00Z</dcterms:created>
  <dcterms:modified xsi:type="dcterms:W3CDTF">2022-10-23T06:53:00Z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b36ef53d-19e1-4045-aec1-a4461719f871</vt:lpwstr>
  </property>
</Properties>
</file>