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E99CFB" w14:textId="77777777" w:rsidR="00EB5A81" w:rsidRDefault="00EB5A81" w:rsidP="00EB5A81">
      <w:pPr>
        <w:ind w:left="240"/>
        <w:jc w:val="center"/>
        <w:rPr>
          <w:bCs/>
          <w:color w:val="000000"/>
          <w:sz w:val="24"/>
          <w:szCs w:val="24"/>
          <w:u w:val="single"/>
          <w:rtl/>
        </w:rPr>
      </w:pPr>
    </w:p>
    <w:p w14:paraId="5E3820C6" w14:textId="77777777" w:rsidR="00EB5A81" w:rsidRDefault="00EB5A81" w:rsidP="00EB5A81">
      <w:pPr>
        <w:ind w:left="240"/>
        <w:jc w:val="center"/>
        <w:rPr>
          <w:bCs/>
          <w:color w:val="000000"/>
          <w:sz w:val="24"/>
          <w:szCs w:val="24"/>
          <w:u w:val="single"/>
          <w:rtl/>
        </w:rPr>
      </w:pPr>
    </w:p>
    <w:p w14:paraId="2A4E32BC" w14:textId="77777777" w:rsidR="00EB5A81" w:rsidRDefault="00EB5A81" w:rsidP="00EB5A81">
      <w:pPr>
        <w:ind w:left="240"/>
        <w:jc w:val="center"/>
        <w:rPr>
          <w:bCs/>
          <w:color w:val="000000"/>
          <w:sz w:val="24"/>
          <w:szCs w:val="24"/>
          <w:u w:val="single"/>
          <w:rtl/>
        </w:rPr>
      </w:pPr>
    </w:p>
    <w:p w14:paraId="14FD11DE" w14:textId="77777777" w:rsidR="00EB5A81" w:rsidRDefault="00EB5A81" w:rsidP="00EB5A81">
      <w:pPr>
        <w:ind w:left="240"/>
        <w:jc w:val="center"/>
        <w:rPr>
          <w:bCs/>
          <w:color w:val="000000"/>
          <w:sz w:val="24"/>
          <w:szCs w:val="24"/>
          <w:u w:val="single"/>
          <w:rtl/>
        </w:rPr>
      </w:pPr>
    </w:p>
    <w:p w14:paraId="4BA334A2" w14:textId="77777777" w:rsidR="00EB5A81" w:rsidRDefault="00EB5A81" w:rsidP="00EB5A81">
      <w:pPr>
        <w:ind w:left="240"/>
        <w:jc w:val="center"/>
        <w:rPr>
          <w:bCs/>
          <w:color w:val="000000"/>
          <w:sz w:val="24"/>
          <w:szCs w:val="24"/>
          <w:u w:val="single"/>
          <w:rtl/>
        </w:rPr>
      </w:pPr>
    </w:p>
    <w:p w14:paraId="4F271387" w14:textId="77777777" w:rsidR="00EB5A81" w:rsidRDefault="00EB5A81" w:rsidP="00EB5A81">
      <w:pPr>
        <w:ind w:left="240"/>
        <w:jc w:val="center"/>
        <w:rPr>
          <w:bCs/>
          <w:color w:val="000000"/>
          <w:sz w:val="24"/>
          <w:szCs w:val="24"/>
          <w:u w:val="single"/>
          <w:rtl/>
        </w:rPr>
      </w:pPr>
    </w:p>
    <w:p w14:paraId="2924F25E" w14:textId="77777777" w:rsidR="00EB5A81" w:rsidRDefault="00EB5A81" w:rsidP="00EB5A81">
      <w:pPr>
        <w:pStyle w:val="Title"/>
        <w:rPr>
          <w:noProof/>
          <w:rtl/>
          <w:lang w:eastAsia="en-US"/>
        </w:rPr>
      </w:pPr>
    </w:p>
    <w:p w14:paraId="0972CF34" w14:textId="77777777" w:rsidR="00EB5A81" w:rsidRDefault="00EB5A81" w:rsidP="00EB5A81">
      <w:pPr>
        <w:pStyle w:val="Title"/>
        <w:rPr>
          <w:noProof/>
          <w:rtl/>
          <w:lang w:eastAsia="en-US"/>
        </w:rPr>
      </w:pPr>
    </w:p>
    <w:p w14:paraId="1483A335" w14:textId="77777777" w:rsidR="00EB5A81" w:rsidRPr="009663E1" w:rsidRDefault="00EB5A81" w:rsidP="00EB5A81">
      <w:pPr>
        <w:pStyle w:val="Title"/>
        <w:rPr>
          <w:i w:val="0"/>
          <w:iCs w:val="0"/>
          <w:u w:val="none"/>
          <w:rtl/>
        </w:rPr>
      </w:pPr>
      <w:r w:rsidRPr="009663E1">
        <w:rPr>
          <w:noProof/>
          <w:u w:val="none"/>
          <w:lang w:eastAsia="en-US"/>
        </w:rPr>
        <w:drawing>
          <wp:inline distT="0" distB="0" distL="0" distR="0" wp14:anchorId="29FA573D" wp14:editId="03F190E9">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1918ED44" w14:textId="77777777" w:rsidR="00EB5A81" w:rsidRPr="009663E1" w:rsidRDefault="00EB5A81" w:rsidP="00EB5A81">
      <w:pPr>
        <w:pStyle w:val="Title"/>
        <w:rPr>
          <w:i w:val="0"/>
          <w:iCs w:val="0"/>
          <w:u w:val="none"/>
          <w:rtl/>
        </w:rPr>
      </w:pPr>
    </w:p>
    <w:p w14:paraId="6C530857" w14:textId="77777777" w:rsidR="00EB5A81" w:rsidRDefault="00EB5A81" w:rsidP="00EB5A81">
      <w:pPr>
        <w:pStyle w:val="Title"/>
        <w:rPr>
          <w:i w:val="0"/>
          <w:iCs w:val="0"/>
          <w:rtl/>
        </w:rPr>
      </w:pPr>
    </w:p>
    <w:p w14:paraId="4873EC1D" w14:textId="77777777" w:rsidR="00FA6134" w:rsidRDefault="00FA6134" w:rsidP="00EB5A81">
      <w:pPr>
        <w:pStyle w:val="Title"/>
        <w:rPr>
          <w:i w:val="0"/>
          <w:iCs w:val="0"/>
          <w:rtl/>
        </w:rPr>
      </w:pPr>
    </w:p>
    <w:p w14:paraId="2235EDC7" w14:textId="77777777" w:rsidR="00FA6134" w:rsidRDefault="00FA6134" w:rsidP="00EB5A81">
      <w:pPr>
        <w:pStyle w:val="Title"/>
        <w:rPr>
          <w:i w:val="0"/>
          <w:iCs w:val="0"/>
          <w:rtl/>
        </w:rPr>
      </w:pPr>
    </w:p>
    <w:p w14:paraId="09EFAB96" w14:textId="77777777" w:rsidR="00FA6134" w:rsidRDefault="00FA6134" w:rsidP="00EB5A81">
      <w:pPr>
        <w:pStyle w:val="Title"/>
        <w:rPr>
          <w:i w:val="0"/>
          <w:iCs w:val="0"/>
          <w:rtl/>
        </w:rPr>
      </w:pPr>
    </w:p>
    <w:p w14:paraId="4A964720" w14:textId="77777777" w:rsidR="00EB5A81" w:rsidRDefault="00EB5A81" w:rsidP="00EB5A81">
      <w:pPr>
        <w:pStyle w:val="Title"/>
        <w:rPr>
          <w:i w:val="0"/>
          <w:iCs w:val="0"/>
          <w:rtl/>
        </w:rPr>
      </w:pPr>
      <w:r>
        <w:rPr>
          <w:rFonts w:hint="cs"/>
          <w:i w:val="0"/>
          <w:iCs w:val="0"/>
          <w:rtl/>
        </w:rPr>
        <w:t>חוזה חברת ניהול ופיקוח פרויקטים</w:t>
      </w:r>
    </w:p>
    <w:p w14:paraId="023361DB" w14:textId="77777777" w:rsidR="00EB5A81" w:rsidRDefault="00EB5A81" w:rsidP="00EB5A81">
      <w:pPr>
        <w:pStyle w:val="Title"/>
        <w:rPr>
          <w:i w:val="0"/>
          <w:iCs w:val="0"/>
          <w:rtl/>
        </w:rPr>
      </w:pPr>
    </w:p>
    <w:p w14:paraId="083DD020" w14:textId="77777777" w:rsidR="00EB5A81" w:rsidRPr="00E31259" w:rsidRDefault="00EB5A81" w:rsidP="00EB5A81">
      <w:pPr>
        <w:pStyle w:val="Title"/>
        <w:rPr>
          <w:i w:val="0"/>
          <w:iCs w:val="0"/>
          <w:color w:val="00B0F0"/>
          <w:rtl/>
        </w:rPr>
      </w:pPr>
    </w:p>
    <w:p w14:paraId="46660CA1" w14:textId="77777777" w:rsidR="00FA6134" w:rsidRPr="00E31259" w:rsidRDefault="00FA6134" w:rsidP="00EB5A81">
      <w:pPr>
        <w:pStyle w:val="Title"/>
        <w:rPr>
          <w:i w:val="0"/>
          <w:iCs w:val="0"/>
          <w:color w:val="00B0F0"/>
          <w:rtl/>
        </w:rPr>
      </w:pPr>
    </w:p>
    <w:p w14:paraId="53FF6561"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07E1102F"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Cs/>
          <w:color w:val="00B0F0"/>
          <w:sz w:val="32"/>
          <w:szCs w:val="32"/>
          <w:u w:val="single"/>
          <w:rtl/>
          <w:lang w:eastAsia="he-IL"/>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0369BA9" w14:textId="77777777" w:rsidR="00FA6134" w:rsidRPr="00E31259" w:rsidRDefault="007E58CD" w:rsidP="00FA6134">
          <w:pPr>
            <w:widowControl w:val="0"/>
            <w:jc w:val="center"/>
            <w:rPr>
              <w:rFonts w:ascii="Times New Roman" w:eastAsia="Times New Roman" w:hAnsi="Times New Roman"/>
              <w:bCs/>
              <w:color w:val="00B0F0"/>
              <w:sz w:val="32"/>
              <w:szCs w:val="32"/>
              <w:u w:val="single"/>
              <w:rtl/>
              <w:lang w:eastAsia="he-IL"/>
            </w:rPr>
          </w:pPr>
          <w:r>
            <w:rPr>
              <w:rFonts w:ascii="Times New Roman" w:eastAsia="Times New Roman" w:hAnsi="Times New Roman"/>
              <w:bCs/>
              <w:color w:val="00B0F0"/>
              <w:sz w:val="32"/>
              <w:szCs w:val="32"/>
              <w:u w:val="single"/>
              <w:rtl/>
              <w:lang w:eastAsia="he-IL"/>
            </w:rPr>
            <w:t xml:space="preserve">אגמי הכרמל </w:t>
          </w:r>
        </w:p>
      </w:sdtContent>
    </w:sdt>
    <w:p w14:paraId="29FE9244"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31FDFFD7" w14:textId="77777777" w:rsidR="00EB5A81" w:rsidRPr="00E31259" w:rsidRDefault="00EB5A81" w:rsidP="00EB5A81">
      <w:pPr>
        <w:ind w:left="240"/>
        <w:jc w:val="center"/>
        <w:rPr>
          <w:bCs/>
          <w:color w:val="00B0F0"/>
          <w:sz w:val="24"/>
          <w:szCs w:val="24"/>
          <w:u w:val="single"/>
          <w:rtl/>
        </w:rPr>
      </w:pPr>
    </w:p>
    <w:p w14:paraId="784CA462" w14:textId="77777777" w:rsidR="00EB5A81" w:rsidRPr="00E31259" w:rsidRDefault="00EB5A81" w:rsidP="00EB5A81">
      <w:pPr>
        <w:ind w:left="240"/>
        <w:jc w:val="center"/>
        <w:rPr>
          <w:bCs/>
          <w:color w:val="00B0F0"/>
          <w:sz w:val="24"/>
          <w:szCs w:val="24"/>
          <w:u w:val="single"/>
          <w:rtl/>
        </w:rPr>
      </w:pPr>
    </w:p>
    <w:p w14:paraId="2F4B362B" w14:textId="77777777" w:rsidR="00EB5A81" w:rsidRPr="00E31259" w:rsidRDefault="00EB5A81" w:rsidP="00EB5A81">
      <w:pPr>
        <w:ind w:left="240"/>
        <w:jc w:val="center"/>
        <w:rPr>
          <w:bCs/>
          <w:color w:val="00B0F0"/>
          <w:sz w:val="24"/>
          <w:szCs w:val="24"/>
          <w:u w:val="single"/>
          <w:rtl/>
        </w:rPr>
      </w:pPr>
    </w:p>
    <w:p w14:paraId="7369DF1E" w14:textId="77777777" w:rsidR="00EB5A81" w:rsidRPr="00E31259" w:rsidRDefault="00EB5A81" w:rsidP="00EB5A81">
      <w:pPr>
        <w:ind w:left="240"/>
        <w:jc w:val="center"/>
        <w:rPr>
          <w:bCs/>
          <w:color w:val="00B0F0"/>
          <w:sz w:val="24"/>
          <w:szCs w:val="24"/>
          <w:u w:val="single"/>
          <w:rtl/>
        </w:rPr>
      </w:pPr>
    </w:p>
    <w:p w14:paraId="3FA17763" w14:textId="77777777" w:rsidR="00EB5A81" w:rsidRDefault="00EB5A81" w:rsidP="00EB5A81">
      <w:pPr>
        <w:ind w:left="240"/>
        <w:jc w:val="center"/>
        <w:rPr>
          <w:bCs/>
          <w:color w:val="000000"/>
          <w:sz w:val="24"/>
          <w:szCs w:val="24"/>
          <w:u w:val="single"/>
          <w:rtl/>
        </w:rPr>
      </w:pPr>
    </w:p>
    <w:p w14:paraId="306DE39D" w14:textId="77777777" w:rsidR="00EB5A81" w:rsidRDefault="00EB5A81" w:rsidP="00EB5A81">
      <w:pPr>
        <w:ind w:left="240"/>
        <w:jc w:val="center"/>
        <w:rPr>
          <w:bCs/>
          <w:color w:val="000000"/>
          <w:sz w:val="24"/>
          <w:szCs w:val="24"/>
          <w:u w:val="single"/>
          <w:rtl/>
        </w:rPr>
      </w:pPr>
    </w:p>
    <w:p w14:paraId="02C1BEED" w14:textId="77777777" w:rsidR="00EB5A81" w:rsidRDefault="00EB5A81" w:rsidP="00EB5A81">
      <w:pPr>
        <w:ind w:left="240"/>
        <w:jc w:val="center"/>
        <w:rPr>
          <w:bCs/>
          <w:color w:val="000000"/>
          <w:sz w:val="24"/>
          <w:szCs w:val="24"/>
          <w:u w:val="single"/>
          <w:rtl/>
        </w:rPr>
      </w:pPr>
    </w:p>
    <w:p w14:paraId="5DC6491C" w14:textId="77777777" w:rsidR="00EB5A81" w:rsidRDefault="00EB5A81" w:rsidP="00EB5A81">
      <w:pPr>
        <w:ind w:left="240"/>
        <w:jc w:val="center"/>
        <w:rPr>
          <w:bCs/>
          <w:color w:val="000000"/>
          <w:sz w:val="24"/>
          <w:szCs w:val="24"/>
          <w:u w:val="single"/>
          <w:rtl/>
        </w:rPr>
      </w:pPr>
    </w:p>
    <w:p w14:paraId="1AEFAE2A" w14:textId="77777777" w:rsidR="00EB5A81" w:rsidRDefault="00EB5A81" w:rsidP="00EB5A81">
      <w:pPr>
        <w:ind w:left="240"/>
        <w:jc w:val="center"/>
        <w:rPr>
          <w:bCs/>
          <w:color w:val="000000"/>
          <w:sz w:val="24"/>
          <w:szCs w:val="24"/>
          <w:u w:val="single"/>
          <w:rtl/>
        </w:rPr>
      </w:pPr>
    </w:p>
    <w:p w14:paraId="77F93674" w14:textId="77777777" w:rsidR="00EB5A81" w:rsidRDefault="00EB5A81" w:rsidP="00EB5A81">
      <w:pPr>
        <w:ind w:left="240"/>
        <w:jc w:val="center"/>
        <w:rPr>
          <w:bCs/>
          <w:color w:val="000000"/>
          <w:sz w:val="24"/>
          <w:szCs w:val="24"/>
          <w:u w:val="single"/>
          <w:rtl/>
        </w:rPr>
      </w:pPr>
    </w:p>
    <w:p w14:paraId="2EAAFEFF" w14:textId="77777777" w:rsidR="00EB5A81" w:rsidRDefault="00EB5A81" w:rsidP="00EB5A81">
      <w:pPr>
        <w:ind w:left="240"/>
        <w:jc w:val="center"/>
        <w:rPr>
          <w:bCs/>
          <w:color w:val="000000"/>
          <w:sz w:val="24"/>
          <w:szCs w:val="24"/>
          <w:u w:val="single"/>
          <w:rtl/>
        </w:rPr>
      </w:pPr>
    </w:p>
    <w:p w14:paraId="7105440A" w14:textId="77777777" w:rsidR="00EB5A81" w:rsidRDefault="00EB5A81" w:rsidP="00EB5A81">
      <w:pPr>
        <w:ind w:left="240"/>
        <w:jc w:val="center"/>
        <w:rPr>
          <w:bCs/>
          <w:color w:val="000000"/>
          <w:sz w:val="24"/>
          <w:szCs w:val="24"/>
          <w:u w:val="single"/>
          <w:rtl/>
        </w:rPr>
      </w:pPr>
    </w:p>
    <w:p w14:paraId="721037CE" w14:textId="77777777" w:rsidR="00EB5A81" w:rsidRDefault="00EB5A81" w:rsidP="00EB5A81">
      <w:pPr>
        <w:ind w:left="240"/>
        <w:jc w:val="center"/>
        <w:rPr>
          <w:bCs/>
          <w:color w:val="000000"/>
          <w:sz w:val="24"/>
          <w:szCs w:val="24"/>
          <w:u w:val="single"/>
          <w:rtl/>
        </w:rPr>
      </w:pPr>
    </w:p>
    <w:p w14:paraId="7339C38F" w14:textId="77777777" w:rsidR="00EB5A81" w:rsidRDefault="00EB5A81" w:rsidP="00EB5A81">
      <w:pPr>
        <w:ind w:left="240"/>
        <w:jc w:val="center"/>
        <w:rPr>
          <w:bCs/>
          <w:color w:val="000000"/>
          <w:sz w:val="24"/>
          <w:szCs w:val="24"/>
          <w:u w:val="single"/>
          <w:rtl/>
        </w:rPr>
      </w:pPr>
    </w:p>
    <w:p w14:paraId="0A102A2E" w14:textId="77777777" w:rsidR="00EB5A81" w:rsidRDefault="00EB5A81" w:rsidP="00EB5A81">
      <w:pPr>
        <w:ind w:left="240"/>
        <w:jc w:val="center"/>
        <w:rPr>
          <w:bCs/>
          <w:color w:val="000000"/>
          <w:sz w:val="24"/>
          <w:szCs w:val="24"/>
          <w:u w:val="single"/>
          <w:rtl/>
        </w:rPr>
      </w:pPr>
    </w:p>
    <w:p w14:paraId="292EE979" w14:textId="77777777" w:rsidR="00EB5A81" w:rsidRDefault="00EB5A81" w:rsidP="00EB5A81">
      <w:pPr>
        <w:ind w:left="240"/>
        <w:jc w:val="center"/>
        <w:rPr>
          <w:bCs/>
          <w:color w:val="000000"/>
          <w:sz w:val="24"/>
          <w:szCs w:val="24"/>
          <w:u w:val="single"/>
          <w:rtl/>
        </w:rPr>
      </w:pPr>
    </w:p>
    <w:p w14:paraId="07BF9ABB" w14:textId="77777777" w:rsidR="00EB5A81" w:rsidRDefault="00EB5A81" w:rsidP="00EB5A81">
      <w:pPr>
        <w:ind w:left="240"/>
        <w:jc w:val="center"/>
        <w:rPr>
          <w:bCs/>
          <w:color w:val="000000"/>
          <w:sz w:val="24"/>
          <w:szCs w:val="24"/>
          <w:u w:val="single"/>
          <w:rtl/>
        </w:rPr>
      </w:pPr>
    </w:p>
    <w:p w14:paraId="5C9FAE41" w14:textId="77777777" w:rsidR="00EB5A81" w:rsidRDefault="00EB5A81" w:rsidP="00EB5A81">
      <w:pPr>
        <w:ind w:left="240"/>
        <w:jc w:val="center"/>
        <w:rPr>
          <w:bCs/>
          <w:color w:val="000000"/>
          <w:sz w:val="24"/>
          <w:szCs w:val="24"/>
          <w:u w:val="single"/>
          <w:rtl/>
        </w:rPr>
      </w:pPr>
    </w:p>
    <w:p w14:paraId="74ECE7E6" w14:textId="77777777" w:rsidR="00EB5A81" w:rsidRDefault="00EB5A81" w:rsidP="00EB5A81">
      <w:pPr>
        <w:ind w:left="240"/>
        <w:jc w:val="center"/>
        <w:rPr>
          <w:bCs/>
          <w:color w:val="000000"/>
          <w:sz w:val="24"/>
          <w:szCs w:val="24"/>
          <w:u w:val="single"/>
          <w:rtl/>
        </w:rPr>
      </w:pPr>
    </w:p>
    <w:p w14:paraId="3F895F29" w14:textId="77777777" w:rsidR="00EB5A81" w:rsidRDefault="00EB5A81" w:rsidP="00EB5A81">
      <w:pPr>
        <w:ind w:left="240"/>
        <w:jc w:val="center"/>
        <w:rPr>
          <w:bCs/>
          <w:color w:val="000000"/>
          <w:sz w:val="24"/>
          <w:szCs w:val="24"/>
          <w:u w:val="single"/>
          <w:rtl/>
        </w:rPr>
      </w:pPr>
    </w:p>
    <w:p w14:paraId="1414846F" w14:textId="77777777" w:rsidR="00EB5A81" w:rsidRDefault="00EB5A81" w:rsidP="00EB5A81">
      <w:pPr>
        <w:ind w:left="240"/>
        <w:jc w:val="center"/>
        <w:rPr>
          <w:bCs/>
          <w:color w:val="000000"/>
          <w:sz w:val="24"/>
          <w:szCs w:val="24"/>
          <w:u w:val="single"/>
          <w:rtl/>
        </w:rPr>
      </w:pPr>
    </w:p>
    <w:p w14:paraId="7229564F" w14:textId="77777777" w:rsidR="00EB5A81" w:rsidRDefault="00EB5A81" w:rsidP="00EB5A81">
      <w:pPr>
        <w:ind w:left="240"/>
        <w:jc w:val="center"/>
        <w:rPr>
          <w:bCs/>
          <w:color w:val="000000"/>
          <w:sz w:val="24"/>
          <w:szCs w:val="24"/>
          <w:u w:val="single"/>
          <w:rtl/>
        </w:rPr>
      </w:pPr>
    </w:p>
    <w:p w14:paraId="36E1198C" w14:textId="77777777" w:rsidR="00EB5A81" w:rsidRDefault="00EB5A81" w:rsidP="00EB5A81">
      <w:pPr>
        <w:ind w:left="240"/>
        <w:jc w:val="center"/>
        <w:rPr>
          <w:bCs/>
          <w:color w:val="000000"/>
          <w:sz w:val="24"/>
          <w:szCs w:val="24"/>
          <w:u w:val="single"/>
          <w:rtl/>
        </w:rPr>
      </w:pPr>
    </w:p>
    <w:p w14:paraId="749DEBA5" w14:textId="77777777" w:rsidR="00EB5A81" w:rsidRDefault="00EB5A81" w:rsidP="00EB5A81">
      <w:pPr>
        <w:ind w:left="240"/>
        <w:jc w:val="center"/>
        <w:rPr>
          <w:bCs/>
          <w:color w:val="000000"/>
          <w:sz w:val="24"/>
          <w:szCs w:val="24"/>
          <w:u w:val="single"/>
          <w:rtl/>
        </w:rPr>
      </w:pPr>
    </w:p>
    <w:p w14:paraId="69660656" w14:textId="77777777" w:rsidR="00EB5A81" w:rsidRDefault="00EB5A81" w:rsidP="00EB5A81">
      <w:pPr>
        <w:ind w:left="240"/>
        <w:jc w:val="center"/>
        <w:rPr>
          <w:bCs/>
          <w:color w:val="000000"/>
          <w:sz w:val="24"/>
          <w:szCs w:val="24"/>
          <w:u w:val="single"/>
          <w:rtl/>
        </w:rPr>
      </w:pPr>
    </w:p>
    <w:p w14:paraId="0A0DF294" w14:textId="77777777" w:rsidR="00EB5A81" w:rsidRDefault="00EB5A81" w:rsidP="00EB5A81">
      <w:pPr>
        <w:ind w:left="240"/>
        <w:jc w:val="center"/>
        <w:rPr>
          <w:bCs/>
          <w:color w:val="000000"/>
          <w:sz w:val="24"/>
          <w:szCs w:val="24"/>
          <w:u w:val="single"/>
          <w:rtl/>
        </w:rPr>
      </w:pPr>
    </w:p>
    <w:p w14:paraId="541FC95E" w14:textId="77777777" w:rsidR="00EB5A81" w:rsidRDefault="00EB5A81" w:rsidP="00EB5A81">
      <w:pPr>
        <w:ind w:left="240"/>
        <w:jc w:val="center"/>
        <w:rPr>
          <w:bCs/>
          <w:color w:val="000000"/>
          <w:sz w:val="24"/>
          <w:szCs w:val="24"/>
          <w:u w:val="single"/>
          <w:rtl/>
        </w:rPr>
      </w:pPr>
    </w:p>
    <w:p w14:paraId="627CFE6D" w14:textId="77777777" w:rsidR="00EB5A81" w:rsidRDefault="00EB5A81" w:rsidP="00EB5A81">
      <w:pPr>
        <w:rPr>
          <w:bCs/>
          <w:color w:val="000000"/>
          <w:sz w:val="24"/>
          <w:szCs w:val="24"/>
          <w:u w:val="single"/>
          <w:rtl/>
        </w:rPr>
      </w:pPr>
      <w:r>
        <w:rPr>
          <w:bCs/>
          <w:color w:val="000000"/>
          <w:sz w:val="24"/>
          <w:szCs w:val="24"/>
          <w:u w:val="single"/>
          <w:rtl/>
        </w:rPr>
        <w:br w:type="page"/>
      </w:r>
    </w:p>
    <w:p w14:paraId="70398F49" w14:textId="77777777"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6B3ACEBD" w14:textId="77777777" w:rsidR="00FA6134" w:rsidRDefault="00FA6134" w:rsidP="00076D28">
      <w:pPr>
        <w:ind w:left="240"/>
        <w:jc w:val="center"/>
        <w:rPr>
          <w:color w:val="000000"/>
          <w:sz w:val="24"/>
          <w:szCs w:val="24"/>
          <w:rtl/>
        </w:rPr>
      </w:pPr>
    </w:p>
    <w:p w14:paraId="4A1A262A" w14:textId="2229095E"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highlight w:val="yellow"/>
            <w:rtl/>
          </w:rPr>
          <w:alias w:val="תאריך חתימת חוזה"/>
          <w:tag w:val="cntSignDate"/>
          <w:id w:val="2143769805"/>
          <w:placeholder>
            <w:docPart w:val="C0D966D9F62A451E8B12532FF5E59F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5T00:00:00Z">
            <w:dateFormat w:val="dd/MM/yyyy"/>
            <w:lid w:val="he-IL"/>
            <w:storeMappedDataAs w:val="dateTime"/>
            <w:calendar w:val="gregorian"/>
          </w:date>
        </w:sdtPr>
        <w:sdtContent>
          <w:r w:rsidR="001B1CC7">
            <w:rPr>
              <w:rFonts w:hint="cs"/>
              <w:color w:val="0000FF"/>
              <w:sz w:val="24"/>
              <w:szCs w:val="24"/>
              <w:highlight w:val="yellow"/>
              <w:rtl/>
            </w:rPr>
            <w:t>‏15/02/2022</w:t>
          </w:r>
        </w:sdtContent>
      </w:sdt>
    </w:p>
    <w:p w14:paraId="6836FCAF" w14:textId="77777777" w:rsidR="00EB5A81" w:rsidRPr="009014A0" w:rsidRDefault="00EB5A81" w:rsidP="00EB5A81">
      <w:pPr>
        <w:ind w:left="240"/>
        <w:jc w:val="center"/>
        <w:rPr>
          <w:color w:val="000000"/>
          <w:sz w:val="24"/>
          <w:szCs w:val="24"/>
          <w:rtl/>
        </w:rPr>
      </w:pPr>
    </w:p>
    <w:p w14:paraId="2088C734" w14:textId="77777777" w:rsidR="00EB5A81" w:rsidRDefault="00EB5A81" w:rsidP="00EB5A81">
      <w:pPr>
        <w:ind w:left="240"/>
        <w:jc w:val="center"/>
        <w:rPr>
          <w:color w:val="000000"/>
          <w:sz w:val="24"/>
          <w:szCs w:val="24"/>
          <w:rtl/>
        </w:rPr>
      </w:pPr>
      <w:r w:rsidRPr="009014A0">
        <w:rPr>
          <w:bCs/>
          <w:color w:val="000000"/>
          <w:sz w:val="24"/>
          <w:szCs w:val="24"/>
          <w:rtl/>
        </w:rPr>
        <w:t>ב י ן</w:t>
      </w:r>
    </w:p>
    <w:p w14:paraId="36844092" w14:textId="676D2AD1" w:rsidR="00013626" w:rsidRPr="002B4797" w:rsidRDefault="00013626" w:rsidP="00EB5A81">
      <w:pPr>
        <w:ind w:left="240"/>
        <w:jc w:val="center"/>
        <w:rPr>
          <w:rFonts w:ascii="David" w:hAnsi="David"/>
          <w:b/>
          <w:bCs/>
          <w:color w:val="000000"/>
          <w:rtl/>
        </w:rPr>
      </w:pPr>
      <w:r w:rsidRPr="002B4797">
        <w:rPr>
          <w:rStyle w:val="xdtextboxrtl1"/>
          <w:rFonts w:ascii="David" w:hAnsi="David"/>
          <w:b/>
          <w:bCs/>
          <w:color w:val="7030A0"/>
          <w:rtl/>
        </w:rPr>
        <w:t>אפריקה ישראל מגורים בע"מ</w:t>
      </w:r>
      <w:r w:rsidRPr="002B4797">
        <w:rPr>
          <w:rFonts w:ascii="David" w:hAnsi="David"/>
          <w:b/>
          <w:bCs/>
          <w:color w:val="7030A0"/>
          <w:bdr w:val="single" w:sz="8" w:space="1" w:color="DCDCDC" w:frame="1"/>
          <w:shd w:val="clear" w:color="auto" w:fill="FFFFFF"/>
          <w:rtl/>
        </w:rPr>
        <w:br/>
      </w:r>
      <w:r w:rsidRPr="002B4797">
        <w:rPr>
          <w:rStyle w:val="xdtextboxrtl1"/>
          <w:rFonts w:ascii="David" w:hAnsi="David"/>
          <w:b/>
          <w:bCs/>
          <w:color w:val="7030A0"/>
          <w:rtl/>
        </w:rPr>
        <w:t>יוני נתניהו 1 ג' אור יהודה</w:t>
      </w:r>
      <w:r w:rsidRPr="002B4797">
        <w:rPr>
          <w:rFonts w:ascii="David" w:hAnsi="David"/>
          <w:b/>
          <w:bCs/>
          <w:color w:val="7030A0"/>
          <w:bdr w:val="single" w:sz="8" w:space="1" w:color="DCDCDC" w:frame="1"/>
          <w:shd w:val="clear" w:color="auto" w:fill="FFFFFF"/>
          <w:rtl/>
        </w:rPr>
        <w:br/>
      </w:r>
      <w:r w:rsidRPr="002B4797">
        <w:rPr>
          <w:rStyle w:val="xdtextboxrtl1"/>
          <w:rFonts w:ascii="David" w:hAnsi="David"/>
          <w:b/>
          <w:bCs/>
          <w:color w:val="7030A0"/>
          <w:rtl/>
        </w:rPr>
        <w:t>מ.ז 52-003476-0</w:t>
      </w:r>
      <w:r w:rsidRPr="002B4797">
        <w:rPr>
          <w:rFonts w:ascii="David" w:hAnsi="David"/>
          <w:b/>
          <w:bCs/>
          <w:color w:val="7030A0"/>
          <w:bdr w:val="single" w:sz="8" w:space="1" w:color="DCDCDC" w:frame="1"/>
          <w:shd w:val="clear" w:color="auto" w:fill="FFFFFF"/>
          <w:rtl/>
        </w:rPr>
        <w:br/>
      </w:r>
      <w:r w:rsidRPr="002B4797">
        <w:rPr>
          <w:rFonts w:ascii="David" w:hAnsi="David"/>
          <w:b/>
          <w:bCs/>
          <w:color w:val="7030A0"/>
          <w:bdr w:val="single" w:sz="8" w:space="1" w:color="DCDCDC" w:frame="1"/>
          <w:shd w:val="clear" w:color="auto" w:fill="FFFFFF"/>
          <w:rtl/>
        </w:rPr>
        <w:br/>
      </w:r>
      <w:r w:rsidRPr="002B4797">
        <w:rPr>
          <w:rStyle w:val="xdtextboxrtl1"/>
          <w:rFonts w:ascii="David" w:hAnsi="David"/>
          <w:b/>
          <w:bCs/>
          <w:color w:val="7030A0"/>
          <w:rtl/>
        </w:rPr>
        <w:t>שיכון ובינוי נדל"ן בע"מ</w:t>
      </w:r>
      <w:r w:rsidRPr="002B4797">
        <w:rPr>
          <w:rFonts w:ascii="David" w:hAnsi="David"/>
          <w:b/>
          <w:bCs/>
          <w:color w:val="7030A0"/>
          <w:bdr w:val="single" w:sz="8" w:space="1" w:color="DCDCDC" w:frame="1"/>
          <w:shd w:val="clear" w:color="auto" w:fill="FFFFFF"/>
          <w:rtl/>
        </w:rPr>
        <w:br/>
      </w:r>
      <w:r w:rsidRPr="002B4797">
        <w:rPr>
          <w:rStyle w:val="xdtextboxrtl1"/>
          <w:rFonts w:ascii="David" w:hAnsi="David"/>
          <w:b/>
          <w:bCs/>
          <w:color w:val="7030A0"/>
          <w:rtl/>
        </w:rPr>
        <w:t>שלם 3 רמת גן 52215</w:t>
      </w:r>
      <w:r w:rsidRPr="002B4797">
        <w:rPr>
          <w:rFonts w:ascii="David" w:hAnsi="David"/>
          <w:b/>
          <w:bCs/>
          <w:color w:val="7030A0"/>
          <w:bdr w:val="single" w:sz="8" w:space="1" w:color="DCDCDC" w:frame="1"/>
          <w:shd w:val="clear" w:color="auto" w:fill="FFFFFF"/>
          <w:rtl/>
        </w:rPr>
        <w:br/>
      </w:r>
      <w:r w:rsidRPr="002B4797">
        <w:rPr>
          <w:rStyle w:val="xdtextboxrtl1"/>
          <w:rFonts w:ascii="David" w:hAnsi="David"/>
          <w:b/>
          <w:bCs/>
          <w:color w:val="7030A0"/>
          <w:rtl/>
        </w:rPr>
        <w:t>מ.ז 52-002117-1</w:t>
      </w:r>
      <w:r w:rsidRPr="002B4797">
        <w:rPr>
          <w:rFonts w:ascii="David" w:hAnsi="David"/>
          <w:b/>
          <w:bCs/>
          <w:color w:val="7030A0"/>
          <w:bdr w:val="single" w:sz="8" w:space="1" w:color="DCDCDC" w:frame="1"/>
          <w:shd w:val="clear" w:color="auto" w:fill="FFFFFF"/>
          <w:rtl/>
        </w:rPr>
        <w:br/>
      </w:r>
      <w:r w:rsidRPr="002B4797">
        <w:rPr>
          <w:rFonts w:ascii="David" w:hAnsi="David"/>
          <w:b/>
          <w:bCs/>
          <w:color w:val="7030A0"/>
          <w:bdr w:val="single" w:sz="8" w:space="1" w:color="DCDCDC" w:frame="1"/>
          <w:shd w:val="clear" w:color="auto" w:fill="FFFFFF"/>
          <w:rtl/>
        </w:rPr>
        <w:br/>
      </w:r>
      <w:r w:rsidRPr="002B4797">
        <w:rPr>
          <w:rStyle w:val="xdtextboxrtl1"/>
          <w:rFonts w:ascii="David" w:hAnsi="David"/>
          <w:b/>
          <w:bCs/>
          <w:color w:val="7030A0"/>
          <w:rtl/>
        </w:rPr>
        <w:t>כלל נכסי נדלן נשר מרכז (נ.נ.נ.מ) שותפות מוגבלת</w:t>
      </w:r>
      <w:r w:rsidRPr="002B4797">
        <w:rPr>
          <w:rFonts w:ascii="David" w:hAnsi="David"/>
          <w:b/>
          <w:bCs/>
          <w:color w:val="7030A0"/>
          <w:bdr w:val="single" w:sz="8" w:space="1" w:color="DCDCDC" w:frame="1"/>
          <w:shd w:val="clear" w:color="auto" w:fill="FFFFFF"/>
          <w:rtl/>
        </w:rPr>
        <w:br/>
      </w:r>
      <w:r w:rsidRPr="002B4797">
        <w:rPr>
          <w:rStyle w:val="xdtextboxrtl1"/>
          <w:rFonts w:ascii="David" w:hAnsi="David"/>
          <w:b/>
          <w:bCs/>
          <w:color w:val="7030A0"/>
          <w:rtl/>
        </w:rPr>
        <w:t>מרכז עזריאלי בניין משולש 3, תל אביב</w:t>
      </w:r>
      <w:r w:rsidRPr="002B4797">
        <w:rPr>
          <w:rFonts w:ascii="David" w:hAnsi="David"/>
          <w:b/>
          <w:bCs/>
          <w:color w:val="7030A0"/>
          <w:bdr w:val="single" w:sz="8" w:space="1" w:color="DCDCDC" w:frame="1"/>
          <w:shd w:val="clear" w:color="auto" w:fill="FFFFFF"/>
          <w:rtl/>
        </w:rPr>
        <w:br/>
      </w:r>
      <w:r w:rsidRPr="002B4797">
        <w:rPr>
          <w:rStyle w:val="xdtextboxrtl1"/>
          <w:rFonts w:ascii="David" w:hAnsi="David"/>
          <w:b/>
          <w:bCs/>
          <w:color w:val="7030A0"/>
          <w:rtl/>
        </w:rPr>
        <w:t>540283033</w:t>
      </w:r>
      <w:r w:rsidRPr="002B4797">
        <w:rPr>
          <w:rFonts w:ascii="David" w:hAnsi="David"/>
          <w:b/>
          <w:bCs/>
          <w:color w:val="7030A0"/>
          <w:bdr w:val="single" w:sz="8" w:space="1" w:color="DCDCDC" w:frame="1"/>
          <w:shd w:val="clear" w:color="auto" w:fill="FFFFFF"/>
          <w:rtl/>
        </w:rPr>
        <w:br/>
      </w:r>
    </w:p>
    <w:p w14:paraId="3A4ED282" w14:textId="139DA564" w:rsidR="00FA6134" w:rsidRDefault="00141FC4" w:rsidP="00EB5A81">
      <w:pPr>
        <w:tabs>
          <w:tab w:val="left" w:pos="840"/>
          <w:tab w:val="left" w:pos="1980"/>
        </w:tabs>
        <w:ind w:left="1560" w:hanging="1320"/>
        <w:jc w:val="center"/>
        <w:rPr>
          <w:color w:val="000000"/>
          <w:sz w:val="24"/>
          <w:szCs w:val="24"/>
          <w:rtl/>
        </w:rPr>
      </w:pPr>
      <w:sdt>
        <w:sdtPr>
          <w:rPr>
            <w:color w:val="000000"/>
            <w:sz w:val="24"/>
            <w:szCs w:val="24"/>
            <w:rtl/>
          </w:rPr>
          <w:alias w:val="שם צד א"/>
          <w:tag w:val="cmtTzadAName"/>
          <w:id w:val="2041469018"/>
          <w:placeholder>
            <w:docPart w:val="A323EA71CBDB4B45952DCE027D60BB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E55B00" w:rsidRPr="0018650E">
            <w:rPr>
              <w:rStyle w:val="PlaceholderText"/>
              <w:rFonts w:hint="cs"/>
              <w:rtl/>
            </w:rPr>
            <w:t>[שם</w:t>
          </w:r>
          <w:r w:rsidR="00E55B00" w:rsidRPr="0018650E">
            <w:rPr>
              <w:rStyle w:val="PlaceholderText"/>
              <w:rtl/>
            </w:rPr>
            <w:t xml:space="preserve"> </w:t>
          </w:r>
          <w:r w:rsidR="00E55B00" w:rsidRPr="0018650E">
            <w:rPr>
              <w:rStyle w:val="PlaceholderText"/>
              <w:rFonts w:hint="cs"/>
              <w:rtl/>
            </w:rPr>
            <w:t>צד</w:t>
          </w:r>
          <w:r w:rsidR="00E55B00" w:rsidRPr="0018650E">
            <w:rPr>
              <w:rStyle w:val="PlaceholderText"/>
              <w:rtl/>
            </w:rPr>
            <w:t xml:space="preserve"> </w:t>
          </w:r>
          <w:r w:rsidR="00E55B00" w:rsidRPr="0018650E">
            <w:rPr>
              <w:rStyle w:val="PlaceholderText"/>
              <w:rFonts w:hint="cs"/>
              <w:rtl/>
            </w:rPr>
            <w:t>א]</w:t>
          </w:r>
        </w:sdtContent>
      </w:sdt>
      <w:r w:rsidR="00076D28" w:rsidRPr="009014A0">
        <w:rPr>
          <w:color w:val="000000"/>
          <w:sz w:val="24"/>
          <w:szCs w:val="24"/>
          <w:rtl/>
        </w:rPr>
        <w:t xml:space="preserve"> </w:t>
      </w:r>
    </w:p>
    <w:p w14:paraId="7CEE9D0A"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690B8456"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79E0D33F" w14:textId="77777777" w:rsidR="00FA6134" w:rsidRDefault="00FA6134" w:rsidP="00EB5A81">
      <w:pPr>
        <w:ind w:left="240"/>
        <w:jc w:val="center"/>
        <w:rPr>
          <w:bCs/>
          <w:color w:val="000000"/>
          <w:sz w:val="24"/>
          <w:szCs w:val="24"/>
          <w:rtl/>
        </w:rPr>
      </w:pPr>
    </w:p>
    <w:p w14:paraId="41150954"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5F13B5A7" w14:textId="77777777" w:rsidR="00EB5A81" w:rsidRPr="009014A0" w:rsidRDefault="00EB5A81" w:rsidP="00EB5A81">
      <w:pPr>
        <w:tabs>
          <w:tab w:val="left" w:pos="840"/>
          <w:tab w:val="left" w:pos="1980"/>
        </w:tabs>
        <w:ind w:left="1560" w:hanging="1320"/>
        <w:jc w:val="center"/>
        <w:rPr>
          <w:bCs/>
          <w:color w:val="000000"/>
          <w:sz w:val="24"/>
          <w:szCs w:val="24"/>
          <w:rtl/>
        </w:rPr>
      </w:pPr>
    </w:p>
    <w:bookmarkStart w:id="0" w:name="_GoBack"/>
    <w:p w14:paraId="7E6DAEDB" w14:textId="34B3DF10" w:rsidR="00F60EA8" w:rsidRPr="002B4797" w:rsidRDefault="00141FC4" w:rsidP="00C27936">
      <w:pPr>
        <w:tabs>
          <w:tab w:val="left" w:pos="840"/>
          <w:tab w:val="left" w:pos="1980"/>
        </w:tabs>
        <w:ind w:left="1560" w:hanging="1320"/>
        <w:jc w:val="center"/>
        <w:rPr>
          <w:b/>
          <w:bCs/>
          <w:color w:val="000000"/>
          <w:sz w:val="24"/>
          <w:szCs w:val="24"/>
          <w:rtl/>
        </w:rPr>
      </w:pPr>
      <w:sdt>
        <w:sdtPr>
          <w:rPr>
            <w:b/>
            <w:bCs/>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815FF" w:rsidRPr="002B4797">
            <w:rPr>
              <w:b/>
              <w:bCs/>
              <w:color w:val="000000"/>
              <w:sz w:val="24"/>
              <w:szCs w:val="24"/>
              <w:rtl/>
            </w:rPr>
            <w:t>פאי הנדסה א.מ בעמ</w:t>
          </w:r>
        </w:sdtContent>
      </w:sdt>
      <w:bookmarkEnd w:id="0"/>
      <w:r w:rsidR="00076D28" w:rsidRPr="002B4797">
        <w:rPr>
          <w:b/>
          <w:bCs/>
          <w:color w:val="000000"/>
          <w:sz w:val="24"/>
          <w:szCs w:val="24"/>
          <w:rtl/>
        </w:rPr>
        <w:t xml:space="preserve"> </w:t>
      </w:r>
    </w:p>
    <w:p w14:paraId="7E6D243F" w14:textId="004A1425" w:rsidR="00013626" w:rsidRPr="002B4797" w:rsidRDefault="00013626" w:rsidP="00EB5A81">
      <w:pPr>
        <w:tabs>
          <w:tab w:val="left" w:pos="840"/>
          <w:tab w:val="left" w:pos="1980"/>
        </w:tabs>
        <w:ind w:left="1560" w:hanging="1320"/>
        <w:jc w:val="center"/>
        <w:rPr>
          <w:rFonts w:ascii="David" w:hAnsi="David"/>
          <w:b/>
          <w:bCs/>
          <w:color w:val="000000"/>
          <w:rtl/>
        </w:rPr>
      </w:pPr>
      <w:r w:rsidRPr="002B4797">
        <w:rPr>
          <w:rFonts w:ascii="David" w:hAnsi="David" w:hint="eastAsia"/>
          <w:b/>
          <w:bCs/>
          <w:color w:val="000000"/>
          <w:rtl/>
        </w:rPr>
        <w:t>יעוץ</w:t>
      </w:r>
      <w:r w:rsidRPr="002B4797">
        <w:rPr>
          <w:rFonts w:ascii="David" w:hAnsi="David"/>
          <w:b/>
          <w:bCs/>
          <w:color w:val="000000"/>
          <w:rtl/>
        </w:rPr>
        <w:t xml:space="preserve"> הנדסי וניהול פרוייקטים </w:t>
      </w:r>
    </w:p>
    <w:p w14:paraId="6EDC0868" w14:textId="7F8918D5" w:rsidR="00C1308D" w:rsidRPr="00C1308D" w:rsidRDefault="00013626" w:rsidP="00141FC4">
      <w:pPr>
        <w:tabs>
          <w:tab w:val="left" w:pos="840"/>
          <w:tab w:val="left" w:pos="1980"/>
        </w:tabs>
        <w:ind w:left="1560" w:hanging="1320"/>
        <w:jc w:val="center"/>
        <w:rPr>
          <w:rFonts w:ascii="David" w:eastAsia="Times New Roman" w:hAnsi="David"/>
          <w:b/>
          <w:bCs/>
          <w:color w:val="000000"/>
          <w:highlight w:val="yellow"/>
          <w:rtl/>
        </w:rPr>
      </w:pPr>
      <w:r w:rsidRPr="002B4797">
        <w:rPr>
          <w:rFonts w:ascii="David" w:hAnsi="David"/>
          <w:b/>
          <w:bCs/>
          <w:color w:val="000000"/>
          <w:highlight w:val="yellow"/>
          <w:rtl/>
        </w:rPr>
        <w:t xml:space="preserve"> </w:t>
      </w:r>
      <w:r w:rsidR="00C1308D" w:rsidRPr="00C1308D">
        <w:rPr>
          <w:rFonts w:ascii="David" w:eastAsia="Times New Roman" w:hAnsi="David"/>
          <w:b/>
          <w:bCs/>
          <w:color w:val="000000"/>
          <w:highlight w:val="yellow"/>
          <w:rtl/>
        </w:rPr>
        <w:t>הטוחן 8 קיסריה ת.ד 3574</w:t>
      </w:r>
    </w:p>
    <w:p w14:paraId="0A3B7632" w14:textId="77777777" w:rsidR="00C1308D" w:rsidRPr="00C1308D" w:rsidRDefault="00C1308D" w:rsidP="00C1308D">
      <w:pPr>
        <w:tabs>
          <w:tab w:val="left" w:pos="840"/>
          <w:tab w:val="left" w:pos="1980"/>
        </w:tabs>
        <w:ind w:left="1560" w:hanging="1320"/>
        <w:jc w:val="center"/>
        <w:rPr>
          <w:rFonts w:ascii="David" w:eastAsia="Times New Roman" w:hAnsi="David"/>
          <w:b/>
          <w:bCs/>
          <w:color w:val="000000"/>
          <w:rtl/>
        </w:rPr>
      </w:pPr>
      <w:r w:rsidRPr="00C1308D">
        <w:rPr>
          <w:rFonts w:ascii="David" w:eastAsia="Times New Roman" w:hAnsi="David"/>
          <w:b/>
          <w:bCs/>
          <w:color w:val="000000"/>
          <w:highlight w:val="yellow"/>
          <w:rtl/>
        </w:rPr>
        <w:t xml:space="preserve">ח.פ. </w:t>
      </w:r>
      <w:r w:rsidRPr="00C1308D">
        <w:rPr>
          <w:rFonts w:ascii="David" w:eastAsia="Times New Roman" w:hAnsi="David"/>
          <w:b/>
          <w:bCs/>
          <w:color w:val="000000"/>
          <w:rtl/>
        </w:rPr>
        <w:t>514662659</w:t>
      </w:r>
    </w:p>
    <w:p w14:paraId="5E29CBA4" w14:textId="77777777" w:rsidR="00C1308D" w:rsidRPr="002B4797" w:rsidRDefault="00C1308D" w:rsidP="00EB5A81">
      <w:pPr>
        <w:tabs>
          <w:tab w:val="left" w:pos="840"/>
          <w:tab w:val="left" w:pos="1980"/>
        </w:tabs>
        <w:ind w:left="1560" w:hanging="1320"/>
        <w:jc w:val="center"/>
        <w:rPr>
          <w:rFonts w:ascii="David" w:hAnsi="David"/>
          <w:b/>
          <w:bCs/>
          <w:color w:val="000000"/>
          <w:rtl/>
        </w:rPr>
      </w:pPr>
    </w:p>
    <w:p w14:paraId="79B18F64" w14:textId="77777777" w:rsidR="00013626" w:rsidRPr="002B4797" w:rsidRDefault="00013626" w:rsidP="00EB5A81">
      <w:pPr>
        <w:tabs>
          <w:tab w:val="left" w:pos="840"/>
          <w:tab w:val="left" w:pos="1980"/>
        </w:tabs>
        <w:ind w:left="1560" w:hanging="1320"/>
        <w:jc w:val="center"/>
        <w:rPr>
          <w:rFonts w:ascii="David" w:hAnsi="David"/>
          <w:color w:val="000000"/>
          <w:rtl/>
        </w:rPr>
      </w:pPr>
    </w:p>
    <w:p w14:paraId="5830C7E2"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62711F30"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28C65878" w14:textId="77777777" w:rsidR="00EB5A81" w:rsidRDefault="00EB5A81" w:rsidP="00EB5A81">
      <w:pPr>
        <w:tabs>
          <w:tab w:val="right" w:pos="8100"/>
        </w:tabs>
        <w:ind w:left="240"/>
        <w:jc w:val="both"/>
        <w:rPr>
          <w:color w:val="000000"/>
          <w:sz w:val="24"/>
          <w:szCs w:val="24"/>
          <w:rtl/>
        </w:rPr>
      </w:pPr>
    </w:p>
    <w:p w14:paraId="5C3CB9E0" w14:textId="77777777" w:rsidR="00EB5A81" w:rsidRPr="009014A0" w:rsidRDefault="00EB5A81" w:rsidP="00EB5A81">
      <w:pPr>
        <w:tabs>
          <w:tab w:val="right" w:pos="8100"/>
        </w:tabs>
        <w:ind w:left="240"/>
        <w:jc w:val="both"/>
        <w:rPr>
          <w:color w:val="000000"/>
          <w:sz w:val="24"/>
          <w:szCs w:val="24"/>
          <w:rtl/>
        </w:rPr>
      </w:pPr>
    </w:p>
    <w:p w14:paraId="20B3AEC1"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2843D691" w14:textId="77777777" w:rsidR="00EB5A81" w:rsidRPr="009014A0" w:rsidRDefault="00EB5A81" w:rsidP="00EB5A81">
      <w:pPr>
        <w:ind w:left="1180" w:hanging="940"/>
        <w:jc w:val="both"/>
        <w:rPr>
          <w:color w:val="000000"/>
          <w:sz w:val="24"/>
          <w:szCs w:val="24"/>
          <w:rtl/>
        </w:rPr>
      </w:pPr>
    </w:p>
    <w:p w14:paraId="4D8B31D8"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70041C02" w14:textId="77777777" w:rsidR="00EB5A81" w:rsidRPr="009014A0" w:rsidRDefault="00EB5A81" w:rsidP="00EB5A81">
      <w:pPr>
        <w:ind w:left="1180" w:hanging="940"/>
        <w:jc w:val="center"/>
        <w:rPr>
          <w:color w:val="000000"/>
          <w:sz w:val="24"/>
          <w:szCs w:val="24"/>
          <w:rtl/>
        </w:rPr>
      </w:pPr>
    </w:p>
    <w:p w14:paraId="68B3722F"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פרשנות</w:t>
      </w:r>
    </w:p>
    <w:p w14:paraId="47305FD9" w14:textId="77777777" w:rsidR="00EB5A81" w:rsidRPr="009014A0" w:rsidRDefault="00EB5A81" w:rsidP="00EB5A81">
      <w:pPr>
        <w:pStyle w:val="Heading1"/>
        <w:ind w:left="720"/>
        <w:rPr>
          <w:b/>
          <w:bCs/>
          <w:sz w:val="24"/>
          <w:u w:val="single"/>
          <w:rtl/>
        </w:rPr>
      </w:pPr>
    </w:p>
    <w:p w14:paraId="25D9DB74" w14:textId="77777777" w:rsidR="00EB5A81" w:rsidRDefault="00EB5A81" w:rsidP="00EB5A81">
      <w:pPr>
        <w:pStyle w:val="Heading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31C4BFE4" w14:textId="77777777" w:rsidR="00EB5A81" w:rsidRPr="009014A0" w:rsidRDefault="00EB5A81" w:rsidP="00EB5A81">
      <w:pPr>
        <w:pStyle w:val="Heading2"/>
        <w:ind w:left="1440"/>
        <w:jc w:val="both"/>
        <w:rPr>
          <w:b/>
          <w:bCs w:val="0"/>
          <w:sz w:val="24"/>
          <w:u w:val="single"/>
          <w:rtl/>
        </w:rPr>
      </w:pPr>
    </w:p>
    <w:p w14:paraId="640263FE"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4AC30321"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365BEC7E" w14:textId="77777777" w:rsidR="00EB5A81" w:rsidRPr="009014A0" w:rsidRDefault="00EB5A81" w:rsidP="00EB5A81">
      <w:pPr>
        <w:tabs>
          <w:tab w:val="left" w:pos="4260"/>
        </w:tabs>
        <w:ind w:left="3880" w:hanging="2940"/>
        <w:jc w:val="both"/>
        <w:rPr>
          <w:color w:val="000000"/>
          <w:sz w:val="24"/>
          <w:szCs w:val="24"/>
          <w:rtl/>
        </w:rPr>
      </w:pPr>
    </w:p>
    <w:p w14:paraId="7F8C8000"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4C178539" w14:textId="77777777" w:rsidR="00EB5A81" w:rsidRPr="009014A0" w:rsidRDefault="00EB5A81" w:rsidP="00EB5A81">
      <w:pPr>
        <w:tabs>
          <w:tab w:val="left" w:pos="4260"/>
        </w:tabs>
        <w:ind w:left="3880" w:hanging="2940"/>
        <w:jc w:val="both"/>
        <w:rPr>
          <w:color w:val="000000"/>
          <w:sz w:val="24"/>
          <w:szCs w:val="24"/>
          <w:rtl/>
        </w:rPr>
      </w:pPr>
    </w:p>
    <w:p w14:paraId="3D5EB40C"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 xml:space="preserve">מות, השרטוטים, המפרטים, </w:t>
      </w:r>
      <w:r w:rsidRPr="009014A0">
        <w:rPr>
          <w:color w:val="000000"/>
          <w:sz w:val="24"/>
          <w:szCs w:val="24"/>
          <w:rtl/>
        </w:rPr>
        <w:lastRenderedPageBreak/>
        <w:t>כתבי הכמויות וכל יתר המסמכים שנערכו ו/או יערכו ע"י המתכננים.</w:t>
      </w:r>
    </w:p>
    <w:p w14:paraId="752E101D" w14:textId="77777777" w:rsidR="00EB5A81" w:rsidRPr="009014A0" w:rsidRDefault="00EB5A81" w:rsidP="00EB5A81">
      <w:pPr>
        <w:tabs>
          <w:tab w:val="left" w:pos="4260"/>
        </w:tabs>
        <w:ind w:left="3880" w:hanging="2940"/>
        <w:jc w:val="both"/>
        <w:rPr>
          <w:color w:val="000000"/>
          <w:sz w:val="24"/>
          <w:szCs w:val="24"/>
          <w:rtl/>
        </w:rPr>
      </w:pPr>
    </w:p>
    <w:p w14:paraId="032D2DF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7749E35A" w14:textId="77777777" w:rsidR="00EB5A81" w:rsidRPr="009014A0" w:rsidRDefault="00EB5A81" w:rsidP="00EB5A81">
      <w:pPr>
        <w:tabs>
          <w:tab w:val="left" w:pos="4260"/>
        </w:tabs>
        <w:ind w:left="3880" w:hanging="2940"/>
        <w:jc w:val="both"/>
        <w:rPr>
          <w:color w:val="000000"/>
          <w:sz w:val="24"/>
          <w:szCs w:val="24"/>
          <w:rtl/>
        </w:rPr>
      </w:pPr>
    </w:p>
    <w:p w14:paraId="68A3E67C"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72CE1E73" w14:textId="77777777" w:rsidR="00EB5A81" w:rsidRPr="009014A0" w:rsidRDefault="00EB5A81" w:rsidP="00EB5A81">
      <w:pPr>
        <w:tabs>
          <w:tab w:val="left" w:pos="4260"/>
        </w:tabs>
        <w:ind w:left="3880" w:hanging="2940"/>
        <w:jc w:val="both"/>
        <w:rPr>
          <w:color w:val="000000"/>
          <w:sz w:val="24"/>
          <w:szCs w:val="24"/>
          <w:rtl/>
        </w:rPr>
      </w:pPr>
    </w:p>
    <w:p w14:paraId="68732832"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24DA0146" w14:textId="77777777" w:rsidR="00EB5A81" w:rsidRPr="009014A0" w:rsidRDefault="00EB5A81" w:rsidP="00EB5A81">
      <w:pPr>
        <w:tabs>
          <w:tab w:val="left" w:pos="4260"/>
        </w:tabs>
        <w:ind w:left="3880" w:hanging="2940"/>
        <w:jc w:val="both"/>
        <w:rPr>
          <w:color w:val="000000"/>
          <w:sz w:val="24"/>
          <w:szCs w:val="24"/>
          <w:rtl/>
        </w:rPr>
      </w:pPr>
    </w:p>
    <w:p w14:paraId="5A6F9E9D"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0724D21E" w14:textId="77777777" w:rsidR="00EB5A81" w:rsidRPr="009014A0" w:rsidRDefault="00EB5A81" w:rsidP="00EB5A81">
      <w:pPr>
        <w:tabs>
          <w:tab w:val="left" w:pos="4260"/>
        </w:tabs>
        <w:ind w:left="3880" w:hanging="2940"/>
        <w:jc w:val="both"/>
        <w:rPr>
          <w:bCs/>
          <w:color w:val="000000"/>
          <w:sz w:val="24"/>
          <w:szCs w:val="24"/>
          <w:rtl/>
        </w:rPr>
      </w:pPr>
    </w:p>
    <w:p w14:paraId="2A9D7DA6"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76EA1E58" w14:textId="77777777" w:rsidR="00EB5A81" w:rsidRPr="009014A0" w:rsidRDefault="00EB5A81" w:rsidP="00EB5A81">
      <w:pPr>
        <w:tabs>
          <w:tab w:val="left" w:pos="3800"/>
        </w:tabs>
        <w:ind w:left="3820" w:hanging="2360"/>
        <w:jc w:val="both"/>
        <w:rPr>
          <w:color w:val="000000"/>
          <w:sz w:val="24"/>
          <w:szCs w:val="24"/>
          <w:rtl/>
        </w:rPr>
      </w:pPr>
    </w:p>
    <w:p w14:paraId="0E9B1C6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6F9CFD12" w14:textId="77777777" w:rsidR="00EB5A81" w:rsidRPr="009014A0" w:rsidRDefault="00EB5A81" w:rsidP="00EB5A81">
      <w:pPr>
        <w:tabs>
          <w:tab w:val="left" w:pos="4260"/>
        </w:tabs>
        <w:ind w:left="3880" w:hanging="2940"/>
        <w:jc w:val="both"/>
        <w:rPr>
          <w:color w:val="000000"/>
          <w:sz w:val="24"/>
          <w:szCs w:val="24"/>
          <w:rtl/>
        </w:rPr>
      </w:pPr>
    </w:p>
    <w:p w14:paraId="74A58616"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0D15DF39" w14:textId="77777777" w:rsidR="00EB5A81" w:rsidRPr="009014A0" w:rsidRDefault="00EB5A81" w:rsidP="00EB5A81">
      <w:pPr>
        <w:tabs>
          <w:tab w:val="left" w:pos="4260"/>
        </w:tabs>
        <w:ind w:left="4580" w:hanging="2940"/>
        <w:jc w:val="both"/>
        <w:rPr>
          <w:color w:val="000000"/>
          <w:sz w:val="24"/>
          <w:szCs w:val="24"/>
          <w:rtl/>
        </w:rPr>
      </w:pPr>
    </w:p>
    <w:p w14:paraId="1B215079"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6818DF5D" w14:textId="77777777" w:rsidR="00EB5A81" w:rsidRPr="00341985" w:rsidRDefault="00EB5A81" w:rsidP="00EB5A81">
      <w:pPr>
        <w:pStyle w:val="Heading2"/>
        <w:ind w:left="1460"/>
        <w:jc w:val="both"/>
        <w:rPr>
          <w:b/>
          <w:bCs w:val="0"/>
          <w:sz w:val="24"/>
        </w:rPr>
      </w:pPr>
    </w:p>
    <w:p w14:paraId="1D3DCF79"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674D22E1" w14:textId="77777777" w:rsidR="00EB5A81" w:rsidRPr="00341985" w:rsidRDefault="00EB5A81" w:rsidP="00EB5A81">
      <w:pPr>
        <w:pStyle w:val="Heading2"/>
        <w:ind w:left="1440"/>
        <w:jc w:val="both"/>
        <w:rPr>
          <w:b/>
          <w:bCs w:val="0"/>
          <w:sz w:val="24"/>
          <w:rtl/>
        </w:rPr>
      </w:pPr>
    </w:p>
    <w:p w14:paraId="15400E59"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5573226E" w14:textId="77777777" w:rsidR="00EB5A81" w:rsidRPr="00341985" w:rsidRDefault="00EB5A81" w:rsidP="00EB5A81">
      <w:pPr>
        <w:pStyle w:val="20"/>
        <w:rPr>
          <w:b/>
          <w:sz w:val="24"/>
          <w:szCs w:val="24"/>
          <w:rtl/>
        </w:rPr>
      </w:pPr>
    </w:p>
    <w:p w14:paraId="3CFCB558"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45C5D393"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515289BD"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667B019B"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17F9915F"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5C4A98DD"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34D74EB2"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42F2D888"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7969B963"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67F9FEF4" w14:textId="77777777" w:rsidR="00A955A9" w:rsidRDefault="00EB5A81" w:rsidP="00EB5A81">
      <w:pPr>
        <w:pStyle w:val="Heading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7CB6B75F" w14:textId="77777777" w:rsidR="00EB5A81" w:rsidRPr="00341985" w:rsidRDefault="00A955A9" w:rsidP="005D36FC">
      <w:pPr>
        <w:pStyle w:val="Heading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08A5A476" w14:textId="77777777" w:rsidR="00EB5A81" w:rsidRPr="00341985" w:rsidRDefault="00EB5A81" w:rsidP="00EB5A81">
      <w:pPr>
        <w:pStyle w:val="Heading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55A2FA8A" w14:textId="77777777" w:rsidR="00EB5A81" w:rsidRPr="00341985" w:rsidRDefault="00EB5A81" w:rsidP="00EB5A81">
      <w:pPr>
        <w:pStyle w:val="Heading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68725865" w14:textId="77777777" w:rsidR="00EB5A81" w:rsidRPr="00341985" w:rsidRDefault="00EB5A81" w:rsidP="00EB5A81">
      <w:pPr>
        <w:ind w:left="1560" w:hanging="700"/>
        <w:jc w:val="both"/>
        <w:rPr>
          <w:b/>
          <w:color w:val="000000"/>
          <w:sz w:val="24"/>
          <w:szCs w:val="24"/>
          <w:rtl/>
        </w:rPr>
      </w:pPr>
    </w:p>
    <w:p w14:paraId="05B619D9" w14:textId="77777777" w:rsidR="00EB5A81" w:rsidRPr="00341985" w:rsidRDefault="00EB5A81" w:rsidP="00EB5A81">
      <w:pPr>
        <w:pStyle w:val="Heading1"/>
        <w:keepNext w:val="0"/>
        <w:numPr>
          <w:ilvl w:val="0"/>
          <w:numId w:val="15"/>
        </w:numPr>
        <w:ind w:left="740"/>
        <w:rPr>
          <w:b/>
          <w:sz w:val="24"/>
          <w:u w:val="single"/>
        </w:rPr>
      </w:pPr>
      <w:r w:rsidRPr="00341985">
        <w:rPr>
          <w:b/>
          <w:sz w:val="24"/>
          <w:u w:val="single"/>
          <w:rtl/>
        </w:rPr>
        <w:t>שרותי המפקח</w:t>
      </w:r>
    </w:p>
    <w:p w14:paraId="360A56AD" w14:textId="77777777" w:rsidR="00EB5A81" w:rsidRPr="00341985" w:rsidRDefault="00EB5A81" w:rsidP="00EB5A81">
      <w:pPr>
        <w:pStyle w:val="Heading1"/>
        <w:ind w:left="720"/>
        <w:rPr>
          <w:b/>
          <w:sz w:val="24"/>
          <w:u w:val="single"/>
          <w:rtl/>
        </w:rPr>
      </w:pPr>
    </w:p>
    <w:p w14:paraId="45ABF135"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הכל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7051473B" w14:textId="77777777" w:rsidR="00EB5A81" w:rsidRPr="00341985" w:rsidRDefault="00EB5A81" w:rsidP="00EB5A81">
      <w:pPr>
        <w:pStyle w:val="Heading2"/>
        <w:ind w:left="1440"/>
        <w:jc w:val="both"/>
        <w:rPr>
          <w:b/>
          <w:bCs w:val="0"/>
          <w:sz w:val="24"/>
          <w:rtl/>
        </w:rPr>
      </w:pPr>
    </w:p>
    <w:p w14:paraId="79269F7C"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59C15E64" w14:textId="77777777" w:rsidR="00EB5A81" w:rsidRPr="00341985" w:rsidRDefault="00EB5A81" w:rsidP="00EB5A81">
      <w:pPr>
        <w:pStyle w:val="Heading2"/>
        <w:jc w:val="both"/>
        <w:rPr>
          <w:b/>
          <w:bCs w:val="0"/>
          <w:sz w:val="24"/>
          <w:rtl/>
        </w:rPr>
      </w:pPr>
    </w:p>
    <w:p w14:paraId="6A4F1664"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771AE207" w14:textId="77777777" w:rsidR="00EB5A81" w:rsidRPr="00341985" w:rsidRDefault="00EB5A81" w:rsidP="00EB5A81">
      <w:pPr>
        <w:pStyle w:val="Heading2"/>
        <w:jc w:val="both"/>
        <w:rPr>
          <w:b/>
          <w:bCs w:val="0"/>
          <w:sz w:val="24"/>
          <w:rtl/>
        </w:rPr>
      </w:pPr>
    </w:p>
    <w:p w14:paraId="5D5E0F5E"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7C80677B" w14:textId="77777777" w:rsidR="00EB5A81" w:rsidRPr="00341985" w:rsidRDefault="00EB5A81" w:rsidP="00EB5A81">
      <w:pPr>
        <w:pStyle w:val="Heading2"/>
        <w:jc w:val="both"/>
        <w:rPr>
          <w:b/>
          <w:bCs w:val="0"/>
          <w:sz w:val="24"/>
          <w:rtl/>
        </w:rPr>
      </w:pPr>
    </w:p>
    <w:p w14:paraId="650ECDD2"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03FAE01D" w14:textId="77777777" w:rsidR="00EB5A81" w:rsidRPr="00341985" w:rsidRDefault="00EB5A81" w:rsidP="00EB5A81">
      <w:pPr>
        <w:pStyle w:val="Heading2"/>
        <w:jc w:val="both"/>
        <w:rPr>
          <w:b/>
          <w:bCs w:val="0"/>
          <w:sz w:val="24"/>
          <w:rtl/>
        </w:rPr>
      </w:pPr>
    </w:p>
    <w:p w14:paraId="4A745E73"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צוע המבנה וכל העבודות המתבצעות בקשר אליו, הכל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6D58382B"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6C6FB404" w14:textId="77777777" w:rsidR="00EB5A81" w:rsidRPr="00341985" w:rsidRDefault="00EB5A81" w:rsidP="00EB5A81">
      <w:pPr>
        <w:ind w:left="1560" w:hanging="700"/>
        <w:jc w:val="both"/>
        <w:rPr>
          <w:b/>
          <w:color w:val="000000"/>
          <w:sz w:val="24"/>
          <w:szCs w:val="24"/>
          <w:rtl/>
        </w:rPr>
      </w:pPr>
    </w:p>
    <w:p w14:paraId="1459FAF6"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5AFD6C6F" w14:textId="77777777" w:rsidR="00EB5A81" w:rsidRPr="00341985" w:rsidRDefault="00EB5A81" w:rsidP="00EB5A81">
      <w:pPr>
        <w:ind w:left="1560" w:hanging="700"/>
        <w:jc w:val="both"/>
        <w:rPr>
          <w:b/>
          <w:color w:val="000000"/>
          <w:sz w:val="24"/>
          <w:szCs w:val="24"/>
          <w:rtl/>
        </w:rPr>
      </w:pPr>
    </w:p>
    <w:p w14:paraId="4735B996"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731D9278" w14:textId="77777777" w:rsidR="00EB5A81" w:rsidRPr="00341985" w:rsidRDefault="00EB5A81" w:rsidP="00EB5A81">
      <w:pPr>
        <w:pStyle w:val="Heading2"/>
        <w:jc w:val="both"/>
        <w:rPr>
          <w:b/>
          <w:bCs w:val="0"/>
          <w:sz w:val="24"/>
          <w:rtl/>
        </w:rPr>
      </w:pPr>
    </w:p>
    <w:p w14:paraId="508903C6" w14:textId="77777777" w:rsidR="00EB5A81" w:rsidRDefault="00EB5A81" w:rsidP="00EB5A81">
      <w:pPr>
        <w:pStyle w:val="Heading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33629846" w14:textId="77777777" w:rsidR="00EB5A81" w:rsidRPr="001622E3" w:rsidRDefault="00EB5A81" w:rsidP="00EB5A81">
      <w:pPr>
        <w:pStyle w:val="ListParagraph"/>
        <w:rPr>
          <w:sz w:val="24"/>
          <w:szCs w:val="24"/>
          <w:u w:val="single"/>
          <w:rtl/>
        </w:rPr>
      </w:pPr>
    </w:p>
    <w:p w14:paraId="68788AFF" w14:textId="77777777" w:rsidR="00EB5A81" w:rsidRPr="00341985" w:rsidRDefault="00EB5A81" w:rsidP="00EB5A81">
      <w:pPr>
        <w:pStyle w:val="Heading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התש"ל - 1970 (להלן בהתאמה: "האחראי על הביקורת", "תקנות התכנון"). </w:t>
      </w:r>
    </w:p>
    <w:p w14:paraId="7379431B" w14:textId="77777777" w:rsidR="00EB5A81" w:rsidRPr="00341985" w:rsidRDefault="00EB5A81" w:rsidP="00EB5A81">
      <w:pPr>
        <w:pStyle w:val="Heading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0E106749" w14:textId="77777777" w:rsidR="00EB5A81" w:rsidRPr="00341985" w:rsidRDefault="00EB5A81" w:rsidP="00EB5A81">
      <w:pPr>
        <w:pStyle w:val="Heading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26571464" w14:textId="77777777" w:rsidR="00EB5A81" w:rsidRPr="00341985" w:rsidRDefault="00EB5A81" w:rsidP="00EB5A81">
      <w:pPr>
        <w:pStyle w:val="Heading2"/>
        <w:ind w:left="1460"/>
        <w:jc w:val="both"/>
        <w:rPr>
          <w:sz w:val="24"/>
          <w:u w:val="single"/>
          <w:rtl/>
        </w:rPr>
      </w:pPr>
      <w:r w:rsidRPr="00341985">
        <w:rPr>
          <w:rFonts w:hint="cs"/>
          <w:sz w:val="24"/>
          <w:u w:val="single"/>
          <w:rtl/>
        </w:rPr>
        <w:t>המפקח יהיה אחראי לכל נזק אשר יגרם למזמין בגין הפרת התחייבויותיו של המפקח כדלעיל.</w:t>
      </w:r>
    </w:p>
    <w:p w14:paraId="75B614FF" w14:textId="77777777" w:rsidR="00EB5A81" w:rsidRPr="00341985" w:rsidRDefault="00EB5A81" w:rsidP="00EB5A81">
      <w:pPr>
        <w:pStyle w:val="Heading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65505E37" w14:textId="77777777" w:rsidR="00EB5A81" w:rsidRDefault="00EB5A81" w:rsidP="00EB5A81">
      <w:pPr>
        <w:pStyle w:val="Heading2"/>
        <w:jc w:val="both"/>
        <w:rPr>
          <w:sz w:val="24"/>
          <w:rtl/>
        </w:rPr>
      </w:pPr>
    </w:p>
    <w:p w14:paraId="573B4D41" w14:textId="77777777" w:rsidR="00EB5A81" w:rsidRPr="00341985" w:rsidRDefault="00EB5A81" w:rsidP="00EB5A81">
      <w:pPr>
        <w:pStyle w:val="Heading1"/>
        <w:keepNext w:val="0"/>
        <w:numPr>
          <w:ilvl w:val="0"/>
          <w:numId w:val="15"/>
        </w:numPr>
        <w:ind w:left="740"/>
        <w:rPr>
          <w:sz w:val="24"/>
          <w:u w:val="single"/>
        </w:rPr>
      </w:pPr>
      <w:r w:rsidRPr="00341985">
        <w:rPr>
          <w:sz w:val="24"/>
          <w:u w:val="single"/>
          <w:rtl/>
        </w:rPr>
        <w:t>צוות עובדים ואמצעים</w:t>
      </w:r>
    </w:p>
    <w:p w14:paraId="190F9853" w14:textId="77777777" w:rsidR="00EB5A81" w:rsidRPr="00341985" w:rsidRDefault="00EB5A81" w:rsidP="00EB5A81">
      <w:pPr>
        <w:pStyle w:val="Heading1"/>
        <w:ind w:left="720"/>
        <w:rPr>
          <w:sz w:val="24"/>
          <w:u w:val="single"/>
          <w:rtl/>
        </w:rPr>
      </w:pPr>
    </w:p>
    <w:p w14:paraId="0653563D"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46200A79" w14:textId="77777777" w:rsidR="00EB5A81" w:rsidRPr="00341985" w:rsidRDefault="00EB5A81" w:rsidP="00EB5A81">
      <w:pPr>
        <w:pStyle w:val="Heading2"/>
        <w:ind w:left="1440"/>
        <w:jc w:val="both"/>
        <w:rPr>
          <w:bCs w:val="0"/>
          <w:sz w:val="24"/>
          <w:rtl/>
        </w:rPr>
      </w:pPr>
    </w:p>
    <w:p w14:paraId="563E932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39A03F25" w14:textId="77777777" w:rsidR="00EB5A81" w:rsidRPr="00341985" w:rsidRDefault="00EB5A81" w:rsidP="00EB5A81">
      <w:pPr>
        <w:pStyle w:val="Heading2"/>
        <w:jc w:val="both"/>
        <w:rPr>
          <w:bCs w:val="0"/>
          <w:sz w:val="24"/>
          <w:rtl/>
        </w:rPr>
      </w:pPr>
    </w:p>
    <w:p w14:paraId="53A35192" w14:textId="77777777" w:rsidR="00EB5A81" w:rsidRPr="00341985" w:rsidRDefault="00EB5A81" w:rsidP="00EB5A81">
      <w:pPr>
        <w:pStyle w:val="Heading2"/>
        <w:ind w:left="1440"/>
        <w:jc w:val="both"/>
        <w:rPr>
          <w:bCs w:val="0"/>
          <w:sz w:val="24"/>
          <w:rtl/>
        </w:rPr>
      </w:pPr>
      <w:r w:rsidRPr="00341985">
        <w:rPr>
          <w:rFonts w:hint="cs"/>
          <w:bCs w:val="0"/>
          <w:sz w:val="24"/>
          <w:rtl/>
        </w:rPr>
        <w:t xml:space="preserve">בנוסף, המפקח מתחייב להעסיק כח אדם מקצועי ואיכותי שהינו בעל היכרות עם </w:t>
      </w:r>
      <w:r w:rsidRPr="00341985">
        <w:rPr>
          <w:rFonts w:hint="cs"/>
          <w:bCs w:val="0"/>
          <w:sz w:val="24"/>
          <w:rtl/>
        </w:rPr>
        <w:lastRenderedPageBreak/>
        <w:t>התקנים והתקנות  הרלוונטיים ובעל ניסיון בפועל בפרויקטים באותו סדר גודל ובעל המלצות ממזמינים אחרים.</w:t>
      </w:r>
    </w:p>
    <w:p w14:paraId="3B7D33CB" w14:textId="77777777" w:rsidR="00EB5A81" w:rsidRDefault="00EB5A81" w:rsidP="00EB5A81">
      <w:pPr>
        <w:pStyle w:val="Heading2"/>
        <w:ind w:left="1440"/>
        <w:jc w:val="both"/>
        <w:rPr>
          <w:sz w:val="24"/>
          <w:rtl/>
        </w:rPr>
      </w:pPr>
    </w:p>
    <w:p w14:paraId="4D38BFD9"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1524BE27" w14:textId="77777777" w:rsidR="00EB5A81" w:rsidRPr="00341985" w:rsidRDefault="00EB5A81" w:rsidP="00EB5A81">
      <w:pPr>
        <w:pStyle w:val="Heading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3D9F9B3C" w14:textId="3C6F5CAF" w:rsidR="00EB5A81" w:rsidRDefault="00EB5A81" w:rsidP="00F60EA8">
      <w:pPr>
        <w:pStyle w:val="Heading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מפקח</w:t>
      </w:r>
      <w:r w:rsidR="00F60EA8">
        <w:rPr>
          <w:rFonts w:hint="cs"/>
          <w:b w:val="0"/>
          <w:bCs w:val="0"/>
          <w:sz w:val="24"/>
          <w:rtl/>
        </w:rPr>
        <w:t xml:space="preserve"> בכיר </w:t>
      </w:r>
      <w:r w:rsidRPr="00341985">
        <w:rPr>
          <w:rFonts w:hint="cs"/>
          <w:b w:val="0"/>
          <w:bCs w:val="0"/>
          <w:sz w:val="24"/>
          <w:rtl/>
        </w:rPr>
        <w:t xml:space="preserve"> - מהנדס אזרחיבניין בהכשרתו בעל ניסיון של </w:t>
      </w:r>
      <w:r w:rsidR="00F60EA8">
        <w:rPr>
          <w:rFonts w:hint="cs"/>
          <w:b w:val="0"/>
          <w:bCs w:val="0"/>
          <w:sz w:val="24"/>
          <w:rtl/>
        </w:rPr>
        <w:t>8</w:t>
      </w:r>
      <w:r w:rsidRPr="00341985">
        <w:rPr>
          <w:rFonts w:hint="cs"/>
          <w:b w:val="0"/>
          <w:bCs w:val="0"/>
          <w:sz w:val="24"/>
          <w:rtl/>
        </w:rPr>
        <w:t xml:space="preserve"> שנים לפחות בביצוע שרותי המפקח כהגדרתם בהסכם זה.</w:t>
      </w:r>
    </w:p>
    <w:p w14:paraId="6100283B" w14:textId="2F4E8C0B" w:rsidR="00F60EA8" w:rsidRPr="00655846" w:rsidRDefault="00F60EA8" w:rsidP="00655846">
      <w:pPr>
        <w:pStyle w:val="Heading3"/>
        <w:keepNext w:val="0"/>
        <w:numPr>
          <w:ilvl w:val="2"/>
          <w:numId w:val="16"/>
        </w:numPr>
        <w:tabs>
          <w:tab w:val="left" w:pos="2160"/>
        </w:tabs>
        <w:spacing w:before="120" w:after="120"/>
        <w:ind w:left="2180" w:hanging="702"/>
        <w:rPr>
          <w:b w:val="0"/>
          <w:bCs w:val="0"/>
          <w:sz w:val="24"/>
        </w:rPr>
      </w:pPr>
      <w:r w:rsidRPr="002B4797">
        <w:rPr>
          <w:rFonts w:hint="eastAsia"/>
          <w:b w:val="0"/>
          <w:bCs w:val="0"/>
          <w:sz w:val="24"/>
          <w:rtl/>
        </w:rPr>
        <w:t>מפקח</w:t>
      </w:r>
      <w:r w:rsidRPr="002B4797">
        <w:rPr>
          <w:b w:val="0"/>
          <w:bCs w:val="0"/>
          <w:sz w:val="24"/>
          <w:rtl/>
        </w:rPr>
        <w:t xml:space="preserve"> </w:t>
      </w:r>
      <w:r w:rsidRPr="002B4797">
        <w:rPr>
          <w:rFonts w:hint="eastAsia"/>
          <w:b w:val="0"/>
          <w:bCs w:val="0"/>
          <w:sz w:val="24"/>
          <w:rtl/>
        </w:rPr>
        <w:t>נוסף</w:t>
      </w:r>
      <w:r w:rsidRPr="002B4797">
        <w:rPr>
          <w:b w:val="0"/>
          <w:bCs w:val="0"/>
          <w:sz w:val="24"/>
          <w:rtl/>
        </w:rPr>
        <w:t xml:space="preserve"> </w:t>
      </w:r>
      <w:r w:rsidRPr="002B4797">
        <w:rPr>
          <w:rFonts w:hint="eastAsia"/>
          <w:b w:val="0"/>
          <w:bCs w:val="0"/>
          <w:sz w:val="24"/>
          <w:rtl/>
        </w:rPr>
        <w:t>למפקח</w:t>
      </w:r>
      <w:r w:rsidRPr="002B4797">
        <w:rPr>
          <w:b w:val="0"/>
          <w:bCs w:val="0"/>
          <w:sz w:val="24"/>
          <w:rtl/>
        </w:rPr>
        <w:t xml:space="preserve"> </w:t>
      </w:r>
      <w:r w:rsidRPr="002B4797">
        <w:rPr>
          <w:rFonts w:hint="eastAsia"/>
          <w:b w:val="0"/>
          <w:bCs w:val="0"/>
          <w:sz w:val="24"/>
          <w:rtl/>
        </w:rPr>
        <w:t>בכיר</w:t>
      </w:r>
      <w:r w:rsidRPr="002B4797">
        <w:rPr>
          <w:b w:val="0"/>
          <w:bCs w:val="0"/>
          <w:sz w:val="24"/>
          <w:rtl/>
        </w:rPr>
        <w:t xml:space="preserve"> </w:t>
      </w:r>
      <w:r w:rsidRPr="002B4797">
        <w:rPr>
          <w:rFonts w:hint="eastAsia"/>
          <w:b w:val="0"/>
          <w:bCs w:val="0"/>
          <w:sz w:val="24"/>
          <w:rtl/>
        </w:rPr>
        <w:t>ככל</w:t>
      </w:r>
      <w:r w:rsidRPr="002B4797">
        <w:rPr>
          <w:b w:val="0"/>
          <w:bCs w:val="0"/>
          <w:sz w:val="24"/>
          <w:rtl/>
        </w:rPr>
        <w:t xml:space="preserve"> </w:t>
      </w:r>
      <w:r w:rsidRPr="002B4797">
        <w:rPr>
          <w:rFonts w:hint="eastAsia"/>
          <w:b w:val="0"/>
          <w:bCs w:val="0"/>
          <w:sz w:val="24"/>
          <w:rtl/>
        </w:rPr>
        <w:t>שיידרש</w:t>
      </w:r>
      <w:r w:rsidRPr="002B4797">
        <w:rPr>
          <w:b w:val="0"/>
          <w:bCs w:val="0"/>
          <w:sz w:val="24"/>
          <w:rtl/>
        </w:rPr>
        <w:t xml:space="preserve"> </w:t>
      </w:r>
      <w:r w:rsidRPr="002B4797">
        <w:rPr>
          <w:rFonts w:hint="eastAsia"/>
          <w:b w:val="0"/>
          <w:bCs w:val="0"/>
          <w:sz w:val="24"/>
          <w:rtl/>
        </w:rPr>
        <w:t>ע</w:t>
      </w:r>
      <w:r w:rsidRPr="002B4797">
        <w:rPr>
          <w:b w:val="0"/>
          <w:bCs w:val="0"/>
          <w:sz w:val="24"/>
          <w:rtl/>
        </w:rPr>
        <w:t>"י המזמין מהנדס אזרחי/הנדסאי בניין בהכשרתו בעל ניסיון של 5 שנים לפחות בביצוע שרותי המפקח כהגדרתם בהסכם זה.</w:t>
      </w:r>
    </w:p>
    <w:p w14:paraId="2F132810"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0CF4AA6F" w14:textId="77777777" w:rsidR="00EB5A81" w:rsidRPr="00341985" w:rsidRDefault="00EB5A81" w:rsidP="00EB5A81">
      <w:pPr>
        <w:pStyle w:val="Heading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213B15C7"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72BF48A2" w14:textId="77777777" w:rsidR="00EB5A81" w:rsidRDefault="00EB5A81" w:rsidP="00EB5A81">
      <w:pPr>
        <w:ind w:left="1440"/>
        <w:jc w:val="both"/>
        <w:rPr>
          <w:szCs w:val="24"/>
          <w:rtl/>
        </w:rPr>
      </w:pPr>
    </w:p>
    <w:p w14:paraId="2F526AC9" w14:textId="77777777" w:rsidR="00EB5A81" w:rsidRDefault="00EB5A81" w:rsidP="00EB5A81">
      <w:pPr>
        <w:ind w:left="1440"/>
        <w:jc w:val="both"/>
        <w:rPr>
          <w:szCs w:val="24"/>
          <w:rtl/>
        </w:rPr>
      </w:pPr>
      <w:r>
        <w:rPr>
          <w:rFonts w:hint="cs"/>
          <w:szCs w:val="24"/>
          <w:rt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07D76548" w14:textId="77777777" w:rsidR="00EB5A81" w:rsidRDefault="00EB5A81" w:rsidP="00EB5A81">
      <w:pPr>
        <w:pStyle w:val="Heading2"/>
        <w:jc w:val="both"/>
        <w:rPr>
          <w:sz w:val="24"/>
          <w:rtl/>
        </w:rPr>
      </w:pPr>
    </w:p>
    <w:p w14:paraId="6D5540D6"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7AA54F18" w14:textId="77777777" w:rsidR="00EB5A81" w:rsidRDefault="00EB5A81" w:rsidP="00EB5A81">
      <w:pPr>
        <w:pStyle w:val="Heading2"/>
        <w:jc w:val="both"/>
        <w:rPr>
          <w:sz w:val="24"/>
          <w:rtl/>
        </w:rPr>
      </w:pPr>
    </w:p>
    <w:p w14:paraId="32D84794" w14:textId="77777777" w:rsidR="00EB5A81" w:rsidRPr="009014A0" w:rsidRDefault="00EB5A81" w:rsidP="00EB5A81">
      <w:pPr>
        <w:pStyle w:val="Heading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2E3EB5FC"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36D84762" w14:textId="77777777" w:rsidR="00EB5A81" w:rsidRPr="009014A0" w:rsidRDefault="00EB5A81" w:rsidP="00EB5A81">
      <w:pPr>
        <w:ind w:left="1560" w:hanging="700"/>
        <w:jc w:val="both"/>
        <w:rPr>
          <w:color w:val="000000"/>
          <w:sz w:val="24"/>
          <w:szCs w:val="24"/>
          <w:rtl/>
        </w:rPr>
      </w:pPr>
    </w:p>
    <w:p w14:paraId="22375558"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3FD1C32C" w14:textId="77777777" w:rsidR="00EB5A81" w:rsidRPr="009014A0" w:rsidRDefault="00EB5A81" w:rsidP="00EB5A81">
      <w:pPr>
        <w:jc w:val="both"/>
        <w:rPr>
          <w:color w:val="000000"/>
          <w:sz w:val="24"/>
          <w:szCs w:val="24"/>
          <w:rtl/>
        </w:rPr>
      </w:pPr>
    </w:p>
    <w:p w14:paraId="6D393D48"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47F0EC3D" w14:textId="77777777" w:rsidR="00EB5A81" w:rsidRPr="009014A0" w:rsidRDefault="00EB5A81" w:rsidP="00EB5A81">
      <w:pPr>
        <w:ind w:left="1560" w:hanging="700"/>
        <w:jc w:val="both"/>
        <w:rPr>
          <w:color w:val="000000"/>
          <w:sz w:val="24"/>
          <w:szCs w:val="24"/>
          <w:rtl/>
        </w:rPr>
      </w:pPr>
    </w:p>
    <w:p w14:paraId="00A3CE62"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שלוחיו ו/או קבלניו של המפקח ו/או מי מטעמו לבין המזמין, ולמזמין לא תהא </w:t>
      </w:r>
      <w:r>
        <w:rPr>
          <w:rFonts w:hint="cs"/>
          <w:color w:val="000000"/>
          <w:sz w:val="24"/>
          <w:szCs w:val="24"/>
          <w:rtl/>
        </w:rPr>
        <w:lastRenderedPageBreak/>
        <w:t xml:space="preserve">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מכח כל חיקוק ו/או צו הרחבה ו/או הסכם כזה או אחר, שיש בו כדי לעגן יחסי עובד-מעביד. </w:t>
      </w:r>
    </w:p>
    <w:p w14:paraId="2731407F" w14:textId="77777777" w:rsidR="00EB5A81" w:rsidRDefault="00EB5A81" w:rsidP="00EB5A81">
      <w:pPr>
        <w:ind w:left="1560" w:hanging="700"/>
        <w:rPr>
          <w:color w:val="000000"/>
          <w:sz w:val="24"/>
          <w:szCs w:val="24"/>
          <w:rtl/>
        </w:rPr>
      </w:pPr>
    </w:p>
    <w:p w14:paraId="27841923"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למפקח ו/או לעובדיו ו/או לשלוחיו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11C52042" w14:textId="77777777" w:rsidR="00EB5A81" w:rsidRPr="009014A0" w:rsidRDefault="00EB5A81" w:rsidP="00EB5A81">
      <w:pPr>
        <w:ind w:left="1560" w:hanging="700"/>
        <w:jc w:val="both"/>
        <w:rPr>
          <w:color w:val="000000"/>
          <w:sz w:val="24"/>
          <w:szCs w:val="24"/>
          <w:rtl/>
        </w:rPr>
      </w:pPr>
    </w:p>
    <w:p w14:paraId="52733936"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2966BBC6" w14:textId="77777777" w:rsidR="00EB5A81" w:rsidRPr="009014A0" w:rsidRDefault="00EB5A81" w:rsidP="00EB5A81">
      <w:pPr>
        <w:ind w:left="1560" w:hanging="700"/>
        <w:jc w:val="both"/>
        <w:rPr>
          <w:color w:val="000000"/>
          <w:sz w:val="24"/>
          <w:szCs w:val="24"/>
          <w:rtl/>
        </w:rPr>
      </w:pPr>
    </w:p>
    <w:p w14:paraId="653E7358"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27DBDDB2"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38D4D0A1" w14:textId="77777777" w:rsidR="00EB5A81" w:rsidRPr="009014A0" w:rsidRDefault="00EB5A81" w:rsidP="00EB5A81">
      <w:pPr>
        <w:jc w:val="both"/>
        <w:rPr>
          <w:color w:val="000000"/>
          <w:sz w:val="24"/>
          <w:szCs w:val="24"/>
          <w:rtl/>
        </w:rPr>
      </w:pPr>
    </w:p>
    <w:p w14:paraId="57547798"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5E7CEA84" w14:textId="77777777" w:rsidR="00EB5A81" w:rsidRPr="009014A0" w:rsidRDefault="00EB5A81" w:rsidP="00EB5A81">
      <w:pPr>
        <w:ind w:left="1560" w:hanging="700"/>
        <w:jc w:val="both"/>
        <w:rPr>
          <w:color w:val="000000"/>
          <w:sz w:val="24"/>
          <w:szCs w:val="24"/>
          <w:rtl/>
        </w:rPr>
      </w:pPr>
    </w:p>
    <w:p w14:paraId="793DC428"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סמכויות המפקח</w:t>
      </w:r>
    </w:p>
    <w:p w14:paraId="519B3C8C" w14:textId="77777777" w:rsidR="00EB5A81" w:rsidRPr="009014A0" w:rsidRDefault="00EB5A81" w:rsidP="00EB5A81">
      <w:pPr>
        <w:pStyle w:val="Heading1"/>
        <w:ind w:left="720"/>
        <w:rPr>
          <w:b/>
          <w:bCs/>
          <w:sz w:val="24"/>
          <w:u w:val="single"/>
          <w:rtl/>
        </w:rPr>
      </w:pPr>
    </w:p>
    <w:p w14:paraId="4B6EB72D"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71761DE6" w14:textId="77777777" w:rsidR="00EB5A81" w:rsidRPr="00341985" w:rsidRDefault="00EB5A81" w:rsidP="00EB5A81">
      <w:pPr>
        <w:pStyle w:val="Heading2"/>
        <w:ind w:left="1440"/>
        <w:jc w:val="both"/>
        <w:rPr>
          <w:b/>
          <w:bCs w:val="0"/>
          <w:sz w:val="24"/>
          <w:rtl/>
        </w:rPr>
      </w:pPr>
    </w:p>
    <w:p w14:paraId="5B65F79D"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71D93400" w14:textId="77777777" w:rsidR="00EB5A81" w:rsidRPr="00341985" w:rsidRDefault="00EB5A81" w:rsidP="00EB5A81">
      <w:pPr>
        <w:pStyle w:val="Heading2"/>
        <w:jc w:val="both"/>
        <w:rPr>
          <w:b/>
          <w:bCs w:val="0"/>
          <w:sz w:val="24"/>
          <w:rtl/>
        </w:rPr>
      </w:pPr>
    </w:p>
    <w:p w14:paraId="34ACC868" w14:textId="77777777" w:rsidR="00EB5A81" w:rsidRPr="009014A0" w:rsidRDefault="00EB5A81" w:rsidP="00EB5A81">
      <w:pPr>
        <w:pStyle w:val="Heading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פוף לאמור בס"ק</w:t>
      </w:r>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6391008A" w14:textId="77777777" w:rsidR="00EB5A81" w:rsidRPr="009014A0" w:rsidRDefault="00EB5A81" w:rsidP="00EB5A81">
      <w:pPr>
        <w:ind w:left="1560" w:hanging="700"/>
        <w:jc w:val="both"/>
        <w:rPr>
          <w:color w:val="000000"/>
          <w:sz w:val="24"/>
          <w:szCs w:val="24"/>
          <w:rtl/>
        </w:rPr>
      </w:pPr>
    </w:p>
    <w:p w14:paraId="4CCEA844" w14:textId="77777777" w:rsidR="00EB5A81" w:rsidRDefault="00EB5A81" w:rsidP="00EB5A81">
      <w:pPr>
        <w:pStyle w:val="Heading1"/>
        <w:keepNext w:val="0"/>
        <w:numPr>
          <w:ilvl w:val="0"/>
          <w:numId w:val="15"/>
        </w:numPr>
        <w:ind w:left="740"/>
        <w:rPr>
          <w:b/>
          <w:bCs/>
          <w:sz w:val="24"/>
          <w:u w:val="single"/>
        </w:rPr>
      </w:pPr>
      <w:r w:rsidRPr="009014A0">
        <w:rPr>
          <w:b/>
          <w:bCs/>
          <w:sz w:val="24"/>
          <w:u w:val="single"/>
          <w:rtl/>
        </w:rPr>
        <w:t>סמכויות המנהל</w:t>
      </w:r>
    </w:p>
    <w:p w14:paraId="2F1A1564" w14:textId="77777777" w:rsidR="00EB5A81" w:rsidRPr="009014A0" w:rsidRDefault="00EB5A81" w:rsidP="00EB5A81">
      <w:pPr>
        <w:pStyle w:val="Heading1"/>
        <w:ind w:left="720"/>
        <w:rPr>
          <w:b/>
          <w:bCs/>
          <w:sz w:val="24"/>
          <w:u w:val="single"/>
          <w:rtl/>
        </w:rPr>
      </w:pPr>
    </w:p>
    <w:p w14:paraId="16B36B42"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7C2672DA" w14:textId="77777777" w:rsidR="00EB5A81" w:rsidRPr="009A0CF9" w:rsidRDefault="00EB5A81" w:rsidP="00EB5A81">
      <w:pPr>
        <w:pStyle w:val="Heading2"/>
        <w:ind w:left="1440"/>
        <w:jc w:val="both"/>
        <w:rPr>
          <w:sz w:val="24"/>
          <w:rtl/>
        </w:rPr>
      </w:pPr>
    </w:p>
    <w:p w14:paraId="6A111805" w14:textId="77777777" w:rsidR="00EB5A81" w:rsidRDefault="00EB5A81" w:rsidP="00EB5A81">
      <w:pPr>
        <w:pStyle w:val="Heading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w:t>
      </w:r>
      <w:r w:rsidRPr="00341985">
        <w:rPr>
          <w:b/>
          <w:bCs w:val="0"/>
          <w:sz w:val="24"/>
          <w:rtl/>
        </w:rPr>
        <w:lastRenderedPageBreak/>
        <w:t>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2CD3575A" w14:textId="77777777" w:rsidR="00EB5A81" w:rsidRPr="00341985" w:rsidRDefault="00EB5A81" w:rsidP="00EB5A81">
      <w:pPr>
        <w:pStyle w:val="Heading2"/>
        <w:jc w:val="both"/>
        <w:rPr>
          <w:b/>
          <w:bCs w:val="0"/>
          <w:sz w:val="24"/>
          <w:rtl/>
        </w:rPr>
      </w:pPr>
    </w:p>
    <w:p w14:paraId="42CAE1E0"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7C482178" w14:textId="77777777" w:rsidR="00EB5A81" w:rsidRPr="00341985" w:rsidRDefault="00EB5A81" w:rsidP="00EB5A81">
      <w:pPr>
        <w:pStyle w:val="Heading2"/>
        <w:jc w:val="both"/>
        <w:rPr>
          <w:b/>
          <w:bCs w:val="0"/>
          <w:sz w:val="24"/>
          <w:rtl/>
        </w:rPr>
      </w:pPr>
    </w:p>
    <w:p w14:paraId="7638E34A"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7F7480E5" w14:textId="77777777" w:rsidR="00EB5A81" w:rsidRPr="00341985" w:rsidRDefault="00EB5A81" w:rsidP="00EB5A81">
      <w:pPr>
        <w:pStyle w:val="Heading2"/>
        <w:ind w:left="1440"/>
        <w:jc w:val="both"/>
        <w:rPr>
          <w:b/>
          <w:bCs w:val="0"/>
          <w:sz w:val="24"/>
          <w:rtl/>
        </w:rPr>
      </w:pPr>
    </w:p>
    <w:p w14:paraId="3381CA80"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15426D57" w14:textId="77777777" w:rsidR="00EB5A81" w:rsidRPr="00341985" w:rsidRDefault="00EB5A81" w:rsidP="00EB5A81">
      <w:pPr>
        <w:pStyle w:val="Heading2"/>
        <w:jc w:val="both"/>
        <w:rPr>
          <w:b/>
          <w:bCs w:val="0"/>
          <w:sz w:val="24"/>
          <w:rtl/>
        </w:rPr>
      </w:pPr>
    </w:p>
    <w:p w14:paraId="3069581B"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5465D1CF" w14:textId="77777777" w:rsidR="00EB5A81" w:rsidRPr="00341985" w:rsidRDefault="00EB5A81" w:rsidP="00EB5A81">
      <w:pPr>
        <w:ind w:left="1560" w:hanging="700"/>
        <w:jc w:val="both"/>
        <w:rPr>
          <w:b/>
          <w:color w:val="000000"/>
          <w:sz w:val="24"/>
          <w:szCs w:val="24"/>
          <w:rtl/>
        </w:rPr>
      </w:pPr>
    </w:p>
    <w:p w14:paraId="612ECF69" w14:textId="77777777" w:rsidR="00EB5A81" w:rsidRPr="000521ED" w:rsidRDefault="00EB5A81" w:rsidP="00EB5A81">
      <w:pPr>
        <w:pStyle w:val="Heading1"/>
        <w:keepNext w:val="0"/>
        <w:numPr>
          <w:ilvl w:val="0"/>
          <w:numId w:val="15"/>
        </w:numPr>
        <w:ind w:left="740"/>
        <w:rPr>
          <w:bCs/>
          <w:sz w:val="24"/>
          <w:u w:val="single"/>
        </w:rPr>
      </w:pPr>
      <w:r w:rsidRPr="000521ED">
        <w:rPr>
          <w:bCs/>
          <w:sz w:val="24"/>
          <w:u w:val="single"/>
          <w:rtl/>
        </w:rPr>
        <w:t>לוח זמנים ושלבי בצוע</w:t>
      </w:r>
    </w:p>
    <w:p w14:paraId="5BD7C77C" w14:textId="77777777" w:rsidR="00EB5A81" w:rsidRPr="00341985" w:rsidRDefault="00EB5A81" w:rsidP="00EB5A81">
      <w:pPr>
        <w:pStyle w:val="Heading1"/>
        <w:ind w:left="720"/>
        <w:rPr>
          <w:b/>
          <w:sz w:val="24"/>
          <w:u w:val="single"/>
          <w:rtl/>
        </w:rPr>
      </w:pPr>
    </w:p>
    <w:p w14:paraId="000CBFCF" w14:textId="77777777" w:rsidR="00EB5A81" w:rsidRPr="00341985" w:rsidRDefault="00EB5A81" w:rsidP="00EB5A81">
      <w:pPr>
        <w:pStyle w:val="Heading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042720ED"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6C26C477" w14:textId="77777777" w:rsidR="00EB5A81" w:rsidRPr="00341985" w:rsidRDefault="00EB5A81" w:rsidP="00EB5A81">
      <w:pPr>
        <w:pStyle w:val="Heading2"/>
        <w:ind w:left="1440"/>
        <w:jc w:val="both"/>
        <w:rPr>
          <w:b/>
          <w:bCs w:val="0"/>
          <w:sz w:val="24"/>
        </w:rPr>
      </w:pPr>
    </w:p>
    <w:p w14:paraId="264C02B6"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4D10BCBC" w14:textId="77777777" w:rsidR="00EB5A81" w:rsidRPr="009014A0" w:rsidRDefault="00EB5A81" w:rsidP="00EB5A81">
      <w:pPr>
        <w:pStyle w:val="Heading2"/>
        <w:ind w:left="1440"/>
        <w:jc w:val="both"/>
        <w:rPr>
          <w:sz w:val="24"/>
          <w:rtl/>
        </w:rPr>
      </w:pPr>
    </w:p>
    <w:p w14:paraId="1625501E"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לעכוב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 xml:space="preserve">כוב בלתי מוצדק באישור/דחיית חשבון/ות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307F3DE1" w14:textId="77777777" w:rsidR="00EB5A81" w:rsidRPr="009014A0" w:rsidRDefault="00EB5A81" w:rsidP="00EB5A81">
      <w:pPr>
        <w:ind w:left="1440" w:hanging="700"/>
        <w:jc w:val="both"/>
        <w:rPr>
          <w:color w:val="000000"/>
          <w:sz w:val="24"/>
          <w:szCs w:val="24"/>
          <w:rtl/>
        </w:rPr>
      </w:pPr>
    </w:p>
    <w:p w14:paraId="1C75B64F"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6ADFB8CF" w14:textId="77777777" w:rsidR="00EB5A81" w:rsidRPr="009014A0" w:rsidRDefault="00EB5A81" w:rsidP="00EB5A81">
      <w:pPr>
        <w:ind w:left="2120" w:hanging="700"/>
        <w:jc w:val="both"/>
        <w:rPr>
          <w:color w:val="000000"/>
          <w:sz w:val="24"/>
          <w:szCs w:val="24"/>
          <w:rtl/>
        </w:rPr>
      </w:pPr>
    </w:p>
    <w:p w14:paraId="23C1BB50" w14:textId="77777777" w:rsidR="00EB5A81" w:rsidRPr="00341985" w:rsidRDefault="00EB5A81" w:rsidP="00EB5A81">
      <w:pPr>
        <w:pStyle w:val="Heading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5A3BA4EF" w14:textId="77777777" w:rsidR="00EB5A81" w:rsidRPr="00341985" w:rsidRDefault="00EB5A81" w:rsidP="00EB5A81">
      <w:pPr>
        <w:pStyle w:val="Heading2"/>
        <w:ind w:left="1440"/>
        <w:jc w:val="both"/>
        <w:rPr>
          <w:sz w:val="24"/>
          <w:rtl/>
        </w:rPr>
      </w:pPr>
    </w:p>
    <w:p w14:paraId="3D33397E"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מכח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71317A5A" w14:textId="77777777" w:rsidR="00EB5A81" w:rsidRPr="00341985" w:rsidRDefault="00EB5A81" w:rsidP="00EB5A81">
      <w:pPr>
        <w:pStyle w:val="Heading3"/>
        <w:ind w:left="2160"/>
        <w:rPr>
          <w:sz w:val="24"/>
          <w:u w:val="none"/>
          <w:rtl/>
        </w:rPr>
      </w:pPr>
    </w:p>
    <w:p w14:paraId="122FB7E6"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4BAEA6EE" w14:textId="77777777" w:rsidR="00EB5A81" w:rsidRPr="00341985" w:rsidRDefault="00EB5A81" w:rsidP="00EB5A81">
      <w:pPr>
        <w:pStyle w:val="Heading3"/>
        <w:rPr>
          <w:b w:val="0"/>
          <w:bCs w:val="0"/>
          <w:sz w:val="24"/>
          <w:u w:val="none"/>
          <w:rtl/>
        </w:rPr>
      </w:pPr>
    </w:p>
    <w:p w14:paraId="0646D108"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65CDC7D7" w14:textId="77777777" w:rsidR="00EB5A81" w:rsidRPr="009014A0" w:rsidRDefault="00EB5A81" w:rsidP="00E31259">
      <w:pPr>
        <w:jc w:val="both"/>
        <w:rPr>
          <w:color w:val="000000"/>
          <w:sz w:val="24"/>
          <w:szCs w:val="24"/>
          <w:rtl/>
        </w:rPr>
      </w:pPr>
    </w:p>
    <w:p w14:paraId="22787C31"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שכר המפקח</w:t>
      </w:r>
    </w:p>
    <w:p w14:paraId="03412BA9" w14:textId="77777777" w:rsidR="00EB5A81" w:rsidRPr="00341985" w:rsidRDefault="00EB5A81" w:rsidP="00EB5A81">
      <w:pPr>
        <w:pStyle w:val="Heading1"/>
        <w:ind w:left="720"/>
        <w:rPr>
          <w:sz w:val="24"/>
          <w:u w:val="single"/>
          <w:rtl/>
        </w:rPr>
      </w:pPr>
    </w:p>
    <w:p w14:paraId="7634AD49"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5DE8C0E2"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453C7624" w14:textId="77777777" w:rsidR="00EB5A81" w:rsidRPr="00341985" w:rsidRDefault="00EB5A81" w:rsidP="00EB5A81">
      <w:pPr>
        <w:jc w:val="both"/>
        <w:rPr>
          <w:color w:val="000000"/>
          <w:sz w:val="24"/>
          <w:szCs w:val="24"/>
          <w:rtl/>
        </w:rPr>
      </w:pPr>
    </w:p>
    <w:p w14:paraId="3B8D2D54"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3210B8B9"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r w:rsidRPr="00341985">
        <w:rPr>
          <w:rFonts w:hint="cs"/>
          <w:color w:val="000000"/>
          <w:sz w:val="24"/>
          <w:szCs w:val="24"/>
          <w:rtl/>
        </w:rPr>
        <w:t>ס"ק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468B5671" w14:textId="77777777" w:rsidR="00EB5A81" w:rsidRPr="00341985" w:rsidRDefault="00EB5A81" w:rsidP="00EB5A81">
      <w:pPr>
        <w:ind w:left="1440" w:hanging="700"/>
        <w:jc w:val="both"/>
        <w:rPr>
          <w:color w:val="000000"/>
          <w:sz w:val="24"/>
          <w:szCs w:val="24"/>
          <w:rtl/>
        </w:rPr>
      </w:pPr>
    </w:p>
    <w:p w14:paraId="6A800098" w14:textId="77777777" w:rsidR="00EB5A81" w:rsidRPr="00341985" w:rsidRDefault="00EB5A81" w:rsidP="00EB5A81">
      <w:pPr>
        <w:pStyle w:val="Heading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4BA3B55D" w14:textId="77777777" w:rsidR="00EB5A81" w:rsidRPr="00341985" w:rsidRDefault="00EB5A81" w:rsidP="00EB5A81">
      <w:pPr>
        <w:pStyle w:val="Heading2"/>
        <w:jc w:val="both"/>
        <w:rPr>
          <w:bCs w:val="0"/>
          <w:sz w:val="24"/>
          <w:rtl/>
        </w:rPr>
      </w:pPr>
    </w:p>
    <w:p w14:paraId="62718B12"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38F12D06"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1758FFD8" w14:textId="77777777" w:rsidR="00EB5A81" w:rsidRPr="00341985" w:rsidRDefault="00EB5A81" w:rsidP="00EB5A81">
      <w:pPr>
        <w:pStyle w:val="Heading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4C5BD1F1" w14:textId="77777777" w:rsidR="00EB5A81" w:rsidRPr="00341985" w:rsidRDefault="00EB5A81" w:rsidP="00EB5A81">
      <w:pPr>
        <w:pStyle w:val="Heading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7991E789" w14:textId="77777777" w:rsidR="00EB5A81" w:rsidRPr="00341985" w:rsidRDefault="00EB5A81" w:rsidP="00EB5A81">
      <w:pPr>
        <w:ind w:left="1440"/>
        <w:jc w:val="both"/>
        <w:rPr>
          <w:color w:val="000000"/>
          <w:sz w:val="24"/>
          <w:szCs w:val="24"/>
          <w:rtl/>
        </w:rPr>
      </w:pPr>
    </w:p>
    <w:p w14:paraId="6D6C5C91" w14:textId="77777777" w:rsidR="00EB5A81" w:rsidRDefault="00EB5A81" w:rsidP="00EB5A81">
      <w:pPr>
        <w:pStyle w:val="Heading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712812CB" w14:textId="77777777" w:rsidR="00013309" w:rsidRDefault="00013309" w:rsidP="00BC1995">
      <w:pPr>
        <w:rPr>
          <w:rtl/>
          <w:lang w:eastAsia="he-IL"/>
        </w:rPr>
      </w:pPr>
    </w:p>
    <w:p w14:paraId="2965FA25" w14:textId="77777777" w:rsidR="00013309" w:rsidRPr="00BC1995" w:rsidRDefault="00013309" w:rsidP="00BC1995">
      <w:pPr>
        <w:ind w:left="720"/>
        <w:rPr>
          <w:lang w:eastAsia="he-IL"/>
        </w:rPr>
      </w:pPr>
      <w:r w:rsidRPr="000521ED">
        <w:rPr>
          <w:b/>
          <w:bCs/>
          <w:sz w:val="24"/>
          <w:u w:val="single"/>
          <w:rtl/>
        </w:rPr>
        <w:t>אחריות</w:t>
      </w:r>
    </w:p>
    <w:p w14:paraId="483A35C8" w14:textId="77777777" w:rsidR="00EB5A81" w:rsidRPr="00341985" w:rsidRDefault="00EB5A81" w:rsidP="00EB5A81">
      <w:pPr>
        <w:pStyle w:val="Heading1"/>
        <w:ind w:left="720"/>
        <w:rPr>
          <w:sz w:val="24"/>
          <w:u w:val="single"/>
          <w:rtl/>
        </w:rPr>
      </w:pPr>
    </w:p>
    <w:p w14:paraId="7C2E196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0F91D698" w14:textId="77777777" w:rsidR="00EB5A81" w:rsidRPr="00341985" w:rsidRDefault="00EB5A81" w:rsidP="00EB5A81">
      <w:pPr>
        <w:pStyle w:val="Heading3"/>
        <w:ind w:left="2180"/>
        <w:rPr>
          <w:b w:val="0"/>
          <w:bCs w:val="0"/>
          <w:sz w:val="24"/>
          <w:rtl/>
        </w:rPr>
      </w:pPr>
    </w:p>
    <w:p w14:paraId="68E24C06"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4C8B74F8" w14:textId="77777777" w:rsidR="00EB5A81" w:rsidRPr="000521ED" w:rsidRDefault="00EB5A81" w:rsidP="00EB5A81">
      <w:pPr>
        <w:pStyle w:val="Heading3"/>
        <w:ind w:left="2180"/>
        <w:rPr>
          <w:b w:val="0"/>
          <w:bCs w:val="0"/>
          <w:sz w:val="24"/>
          <w:u w:val="none"/>
        </w:rPr>
      </w:pPr>
    </w:p>
    <w:p w14:paraId="1D13326D"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04823B65" w14:textId="77777777" w:rsidR="00EB5A81" w:rsidRPr="000521ED" w:rsidRDefault="00EB5A81" w:rsidP="00EB5A81">
      <w:pPr>
        <w:pStyle w:val="Heading3"/>
        <w:ind w:left="2160"/>
        <w:rPr>
          <w:b w:val="0"/>
          <w:bCs w:val="0"/>
          <w:sz w:val="24"/>
          <w:u w:val="none"/>
          <w:rtl/>
        </w:rPr>
      </w:pPr>
    </w:p>
    <w:p w14:paraId="132D4339"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4A7897A8" w14:textId="77777777" w:rsidR="00EB5A81" w:rsidRPr="000521ED" w:rsidRDefault="00EB5A81" w:rsidP="00EB5A81">
      <w:pPr>
        <w:pStyle w:val="Heading3"/>
        <w:rPr>
          <w:b w:val="0"/>
          <w:bCs w:val="0"/>
          <w:sz w:val="24"/>
          <w:u w:val="none"/>
          <w:rtl/>
        </w:rPr>
      </w:pPr>
    </w:p>
    <w:p w14:paraId="0F5ED97B"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44CA082B" w14:textId="77777777" w:rsidR="00EB5A81" w:rsidRPr="000521ED" w:rsidRDefault="00EB5A81" w:rsidP="00EB5A81">
      <w:pPr>
        <w:pStyle w:val="Heading3"/>
        <w:ind w:left="2160"/>
        <w:rPr>
          <w:b w:val="0"/>
          <w:bCs w:val="0"/>
          <w:sz w:val="24"/>
          <w:u w:val="none"/>
          <w:rtl/>
        </w:rPr>
      </w:pPr>
    </w:p>
    <w:p w14:paraId="15A83436" w14:textId="77777777" w:rsidR="00EB5A81" w:rsidRPr="000521ED" w:rsidRDefault="00EB5A81" w:rsidP="00EB5A81">
      <w:pPr>
        <w:pStyle w:val="Heading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70E7C63E" w14:textId="77777777" w:rsidR="00EB5A81" w:rsidRPr="00341985" w:rsidRDefault="00EB5A81" w:rsidP="00EB5A81">
      <w:pPr>
        <w:pStyle w:val="Heading3"/>
        <w:rPr>
          <w:b w:val="0"/>
          <w:bCs w:val="0"/>
          <w:sz w:val="24"/>
          <w:rtl/>
        </w:rPr>
      </w:pPr>
    </w:p>
    <w:p w14:paraId="06AD356F"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3DE78F02" w14:textId="77777777" w:rsidR="00EB5A81" w:rsidRPr="00341985" w:rsidRDefault="00EB5A81" w:rsidP="00EB5A81">
      <w:pPr>
        <w:tabs>
          <w:tab w:val="left" w:pos="5940"/>
        </w:tabs>
        <w:jc w:val="both"/>
        <w:rPr>
          <w:color w:val="000000"/>
          <w:sz w:val="24"/>
          <w:szCs w:val="24"/>
          <w:rtl/>
        </w:rPr>
      </w:pPr>
    </w:p>
    <w:p w14:paraId="77661597"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22574834" w14:textId="77777777" w:rsidR="00EB5A81" w:rsidRPr="00341985" w:rsidRDefault="00EB5A81" w:rsidP="00EB5A81">
      <w:pPr>
        <w:pStyle w:val="Heading2"/>
        <w:ind w:left="1440"/>
        <w:jc w:val="both"/>
        <w:rPr>
          <w:bCs w:val="0"/>
          <w:sz w:val="24"/>
          <w:rtl/>
        </w:rPr>
      </w:pPr>
    </w:p>
    <w:p w14:paraId="0979C09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1EDE488F" w14:textId="77777777" w:rsidR="00EB5A81" w:rsidRPr="00341985" w:rsidRDefault="00EB5A81" w:rsidP="00EB5A81">
      <w:pPr>
        <w:pStyle w:val="Heading2"/>
        <w:jc w:val="both"/>
        <w:rPr>
          <w:bCs w:val="0"/>
          <w:sz w:val="24"/>
          <w:rtl/>
        </w:rPr>
      </w:pPr>
    </w:p>
    <w:p w14:paraId="5092586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19569268" w14:textId="77777777" w:rsidR="00EB5A81" w:rsidRPr="00341985" w:rsidRDefault="00EB5A81" w:rsidP="00EB5A81">
      <w:pPr>
        <w:pStyle w:val="Heading2"/>
        <w:jc w:val="both"/>
        <w:rPr>
          <w:bCs w:val="0"/>
          <w:sz w:val="24"/>
          <w:rtl/>
        </w:rPr>
      </w:pPr>
    </w:p>
    <w:p w14:paraId="293B6697" w14:textId="77777777" w:rsidR="00EB5A81" w:rsidRDefault="00EB5A81" w:rsidP="00EB5A81">
      <w:pPr>
        <w:pStyle w:val="Heading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66DB7B48" w14:textId="77777777" w:rsidR="00D64618" w:rsidRDefault="00D64618" w:rsidP="00BC1995">
      <w:pPr>
        <w:ind w:left="1440"/>
        <w:rPr>
          <w:b/>
          <w:bCs/>
          <w:sz w:val="24"/>
          <w:u w:val="single"/>
          <w:rtl/>
        </w:rPr>
      </w:pPr>
    </w:p>
    <w:p w14:paraId="0D155D7D" w14:textId="7777777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07B04035" w14:textId="77777777" w:rsidR="00D64618" w:rsidRDefault="00D64618" w:rsidP="00BC1995">
      <w:pPr>
        <w:ind w:left="1440"/>
        <w:rPr>
          <w:rtl/>
        </w:rPr>
      </w:pPr>
    </w:p>
    <w:p w14:paraId="0F9BE2C9" w14:textId="77777777" w:rsidR="00A955A9" w:rsidRPr="005D36FC" w:rsidRDefault="00A955A9" w:rsidP="005D36FC">
      <w:pPr>
        <w:pStyle w:val="Heading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6A57EEF7" w14:textId="77777777" w:rsidR="00A955A9" w:rsidRPr="005D36FC" w:rsidRDefault="00A955A9" w:rsidP="005D36FC">
      <w:pPr>
        <w:rPr>
          <w:lang w:eastAsia="he-IL"/>
        </w:rPr>
      </w:pPr>
    </w:p>
    <w:p w14:paraId="4A77718A" w14:textId="77777777" w:rsidR="00A955A9" w:rsidRPr="005D36FC" w:rsidRDefault="00A955A9" w:rsidP="005D36FC">
      <w:pPr>
        <w:pStyle w:val="Heading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634BA5FB" w14:textId="77777777" w:rsidR="00A955A9" w:rsidRPr="005D36FC" w:rsidRDefault="00A955A9" w:rsidP="005D36FC">
      <w:pPr>
        <w:rPr>
          <w:rtl/>
          <w:lang w:eastAsia="he-IL"/>
        </w:rPr>
      </w:pPr>
    </w:p>
    <w:p w14:paraId="682B68C5"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645F3E8E" w14:textId="77777777" w:rsidR="00A955A9" w:rsidRPr="005D36FC" w:rsidRDefault="00A955A9" w:rsidP="005D36FC">
      <w:pPr>
        <w:rPr>
          <w:rtl/>
          <w:lang w:eastAsia="he-IL"/>
        </w:rPr>
      </w:pPr>
    </w:p>
    <w:p w14:paraId="34EFCA7E"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6E3815BE" w14:textId="77777777" w:rsidR="00A955A9" w:rsidRPr="005D36FC" w:rsidRDefault="00A955A9" w:rsidP="005D36FC">
      <w:pPr>
        <w:rPr>
          <w:rtl/>
          <w:lang w:eastAsia="he-IL"/>
        </w:rPr>
      </w:pPr>
    </w:p>
    <w:p w14:paraId="78A70F48"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3C0247B3" w14:textId="77777777" w:rsidR="00A955A9" w:rsidRPr="005D36FC" w:rsidRDefault="00A955A9" w:rsidP="005D36FC">
      <w:pPr>
        <w:rPr>
          <w:rtl/>
          <w:lang w:eastAsia="he-IL"/>
        </w:rPr>
      </w:pPr>
    </w:p>
    <w:p w14:paraId="3E857252"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207F9AE5" w14:textId="77777777" w:rsidR="00A955A9" w:rsidRPr="005D36FC" w:rsidRDefault="00A955A9" w:rsidP="005D36FC">
      <w:pPr>
        <w:rPr>
          <w:rtl/>
          <w:lang w:eastAsia="he-IL"/>
        </w:rPr>
      </w:pPr>
    </w:p>
    <w:p w14:paraId="5A65F445"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lastRenderedPageBreak/>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1458D3EF" w14:textId="77777777" w:rsidR="00A955A9" w:rsidRPr="005D36FC" w:rsidRDefault="00A955A9" w:rsidP="005D36FC">
      <w:pPr>
        <w:rPr>
          <w:rtl/>
          <w:lang w:eastAsia="he-IL"/>
        </w:rPr>
      </w:pPr>
    </w:p>
    <w:p w14:paraId="2EC73BA3" w14:textId="77777777" w:rsidR="00A955A9" w:rsidRDefault="003770FB" w:rsidP="005D36FC">
      <w:pPr>
        <w:pStyle w:val="Heading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2C479E74" w14:textId="77777777" w:rsidR="00A955A9" w:rsidRPr="005D36FC" w:rsidRDefault="00A955A9" w:rsidP="005D36FC">
      <w:pPr>
        <w:rPr>
          <w:rtl/>
          <w:lang w:eastAsia="he-IL"/>
        </w:rPr>
      </w:pPr>
    </w:p>
    <w:p w14:paraId="5296917F"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7558884E" w14:textId="77777777" w:rsidR="00A955A9" w:rsidRPr="005D36FC" w:rsidRDefault="00A955A9" w:rsidP="005D36FC">
      <w:pPr>
        <w:rPr>
          <w:rtl/>
          <w:lang w:eastAsia="he-IL"/>
        </w:rPr>
      </w:pPr>
    </w:p>
    <w:p w14:paraId="60720A00"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1F690F9" w14:textId="77777777" w:rsidR="003770FB" w:rsidRPr="005D36FC" w:rsidRDefault="003770FB" w:rsidP="005D36FC">
      <w:pPr>
        <w:rPr>
          <w:rtl/>
          <w:lang w:eastAsia="he-IL"/>
        </w:rPr>
      </w:pPr>
    </w:p>
    <w:p w14:paraId="3B24544F"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7BC328D9" w14:textId="77777777" w:rsidR="00A955A9" w:rsidRPr="005D36FC" w:rsidRDefault="00A955A9" w:rsidP="005D36FC">
      <w:pPr>
        <w:rPr>
          <w:rtl/>
          <w:lang w:eastAsia="he-IL"/>
        </w:rPr>
      </w:pPr>
    </w:p>
    <w:p w14:paraId="0902F7FC"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51F0286E" w14:textId="77777777" w:rsidR="00A955A9" w:rsidRPr="005D36FC" w:rsidRDefault="00A955A9" w:rsidP="005D36FC">
      <w:pPr>
        <w:rPr>
          <w:rtl/>
          <w:lang w:eastAsia="he-IL"/>
        </w:rPr>
      </w:pPr>
    </w:p>
    <w:p w14:paraId="054BF269" w14:textId="77777777" w:rsidR="00A955A9" w:rsidRDefault="00A955A9" w:rsidP="005D36FC">
      <w:pPr>
        <w:pStyle w:val="Heading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4D9F4F94" w14:textId="77777777" w:rsidR="00A955A9" w:rsidRPr="005D36FC" w:rsidRDefault="00A955A9" w:rsidP="005D36FC">
      <w:pPr>
        <w:rPr>
          <w:lang w:eastAsia="he-IL"/>
        </w:rPr>
      </w:pPr>
    </w:p>
    <w:p w14:paraId="73BCCBC3" w14:textId="77777777" w:rsidR="00A955A9" w:rsidRPr="005D36FC" w:rsidRDefault="003770FB" w:rsidP="005D36FC">
      <w:pPr>
        <w:pStyle w:val="Heading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2CE1E05E" w14:textId="77777777" w:rsidR="00EB5A81" w:rsidRPr="005D36FC" w:rsidRDefault="00EB5A81" w:rsidP="005D36FC">
      <w:pPr>
        <w:pStyle w:val="Heading2"/>
        <w:keepNext w:val="0"/>
        <w:tabs>
          <w:tab w:val="left" w:pos="1440"/>
        </w:tabs>
        <w:ind w:left="1460"/>
        <w:jc w:val="both"/>
        <w:rPr>
          <w:bCs w:val="0"/>
          <w:color w:val="000000"/>
          <w:sz w:val="24"/>
          <w:rtl/>
        </w:rPr>
      </w:pPr>
    </w:p>
    <w:p w14:paraId="7069389B" w14:textId="77777777" w:rsidR="00EB5A81" w:rsidRPr="005D36FC" w:rsidRDefault="00EB5A81" w:rsidP="005D36FC">
      <w:pPr>
        <w:pStyle w:val="Heading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0FAD96EF" w14:textId="77777777" w:rsidR="00EB5A81" w:rsidRPr="00341985" w:rsidRDefault="00EB5A81" w:rsidP="00EB5A81">
      <w:pPr>
        <w:jc w:val="both"/>
        <w:rPr>
          <w:color w:val="000000"/>
          <w:sz w:val="24"/>
          <w:szCs w:val="24"/>
          <w:rtl/>
        </w:rPr>
      </w:pPr>
    </w:p>
    <w:p w14:paraId="118415C9"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13447406" w14:textId="77777777" w:rsidR="00EB5A81" w:rsidRPr="00341985" w:rsidRDefault="00EB5A81" w:rsidP="00EB5A81">
      <w:pPr>
        <w:pStyle w:val="Heading1"/>
        <w:ind w:left="720"/>
        <w:rPr>
          <w:sz w:val="24"/>
          <w:u w:val="single"/>
          <w:rtl/>
        </w:rPr>
      </w:pPr>
    </w:p>
    <w:p w14:paraId="4423BFE7"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2A85E3D3"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6D81E67F" w14:textId="77777777" w:rsidR="00EB5A81" w:rsidRPr="00341985" w:rsidRDefault="00EB5A81" w:rsidP="00EB5A81">
      <w:pPr>
        <w:ind w:left="1560" w:hanging="700"/>
        <w:jc w:val="both"/>
        <w:rPr>
          <w:color w:val="000000"/>
          <w:sz w:val="24"/>
          <w:szCs w:val="24"/>
          <w:rtl/>
        </w:rPr>
      </w:pPr>
    </w:p>
    <w:p w14:paraId="2B7495F7"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w:t>
      </w:r>
      <w:r w:rsidRPr="00341985">
        <w:rPr>
          <w:bCs w:val="0"/>
          <w:sz w:val="24"/>
          <w:rtl/>
        </w:rPr>
        <w:lastRenderedPageBreak/>
        <w:t>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32A9FA13" w14:textId="77777777" w:rsidR="00EB5A81" w:rsidRPr="00341985" w:rsidRDefault="00EB5A81" w:rsidP="00EB5A81">
      <w:pPr>
        <w:pStyle w:val="Heading2"/>
        <w:ind w:left="1440"/>
        <w:jc w:val="both"/>
        <w:rPr>
          <w:bCs w:val="0"/>
          <w:sz w:val="24"/>
          <w:rtl/>
        </w:rPr>
      </w:pPr>
    </w:p>
    <w:p w14:paraId="3DEB807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בס</w:t>
      </w:r>
      <w:r w:rsidRPr="00341985">
        <w:rPr>
          <w:rFonts w:hint="cs"/>
          <w:bCs w:val="0"/>
          <w:sz w:val="24"/>
          <w:rtl/>
        </w:rPr>
        <w:t>"ק</w:t>
      </w:r>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בכפוף לאמור בס</w:t>
      </w:r>
      <w:r w:rsidRPr="00341985">
        <w:rPr>
          <w:rFonts w:hint="cs"/>
          <w:bCs w:val="0"/>
          <w:sz w:val="24"/>
          <w:rtl/>
        </w:rPr>
        <w:t>"ק</w:t>
      </w:r>
      <w:r w:rsidRPr="00341985">
        <w:rPr>
          <w:bCs w:val="0"/>
          <w:sz w:val="24"/>
          <w:rtl/>
        </w:rPr>
        <w:t xml:space="preserve"> 9.2 לעיל והשכר שישולם לפי ס</w:t>
      </w:r>
      <w:r w:rsidRPr="00341985">
        <w:rPr>
          <w:rFonts w:hint="cs"/>
          <w:bCs w:val="0"/>
          <w:sz w:val="24"/>
          <w:rtl/>
        </w:rPr>
        <w:t>"ק</w:t>
      </w:r>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מכח כל עילה אחרת ו/או נוספת ע</w:t>
      </w:r>
      <w:r w:rsidRPr="00341985">
        <w:rPr>
          <w:rFonts w:hint="cs"/>
          <w:bCs w:val="0"/>
          <w:sz w:val="24"/>
          <w:rtl/>
        </w:rPr>
        <w:t>ל פי</w:t>
      </w:r>
      <w:r w:rsidRPr="00341985">
        <w:rPr>
          <w:bCs w:val="0"/>
          <w:sz w:val="24"/>
          <w:rtl/>
        </w:rPr>
        <w:t xml:space="preserve"> הדין.</w:t>
      </w:r>
    </w:p>
    <w:p w14:paraId="0EAC6612" w14:textId="77777777" w:rsidR="00EB5A81" w:rsidRPr="00341985" w:rsidRDefault="00EB5A81" w:rsidP="00EB5A81">
      <w:pPr>
        <w:pStyle w:val="Heading2"/>
        <w:ind w:left="1440"/>
        <w:jc w:val="both"/>
        <w:rPr>
          <w:bCs w:val="0"/>
          <w:sz w:val="24"/>
          <w:rtl/>
        </w:rPr>
      </w:pPr>
    </w:p>
    <w:p w14:paraId="06D4784A"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201767C1" w14:textId="77777777" w:rsidR="00EB5A81" w:rsidRPr="00341985" w:rsidRDefault="00EB5A81" w:rsidP="00EB5A81">
      <w:pPr>
        <w:pStyle w:val="Heading2"/>
        <w:jc w:val="both"/>
        <w:rPr>
          <w:bCs w:val="0"/>
          <w:sz w:val="24"/>
          <w:rtl/>
        </w:rPr>
      </w:pPr>
    </w:p>
    <w:p w14:paraId="3CF42BC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7E407B3C" w14:textId="77777777" w:rsidR="00EB5A81" w:rsidRPr="00341985" w:rsidRDefault="00EB5A81" w:rsidP="00EB5A81">
      <w:pPr>
        <w:pStyle w:val="Heading2"/>
        <w:ind w:left="1440"/>
        <w:jc w:val="both"/>
        <w:rPr>
          <w:bCs w:val="0"/>
          <w:sz w:val="24"/>
          <w:rtl/>
        </w:rPr>
      </w:pPr>
    </w:p>
    <w:p w14:paraId="0AC49600" w14:textId="77777777" w:rsidR="00EB5A81" w:rsidRPr="00341985" w:rsidRDefault="00EB5A81" w:rsidP="00EB5A81">
      <w:pPr>
        <w:pStyle w:val="Heading2"/>
        <w:keepNext w:val="0"/>
        <w:numPr>
          <w:ilvl w:val="1"/>
          <w:numId w:val="15"/>
        </w:numPr>
        <w:tabs>
          <w:tab w:val="left" w:pos="1440"/>
        </w:tabs>
        <w:ind w:left="1460"/>
        <w:jc w:val="both"/>
        <w:rPr>
          <w:bCs w:val="0"/>
          <w:sz w:val="24"/>
          <w:rtl/>
        </w:rPr>
      </w:pPr>
    </w:p>
    <w:p w14:paraId="32BB3260"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מבלי לגרוע מזכויות המזמין לפי ס</w:t>
      </w:r>
      <w:r w:rsidRPr="00341985">
        <w:rPr>
          <w:rFonts w:hint="cs"/>
          <w:b w:val="0"/>
          <w:bCs w:val="0"/>
          <w:sz w:val="24"/>
          <w:u w:val="none"/>
          <w:rtl/>
        </w:rPr>
        <w:t>"ק</w:t>
      </w:r>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52886570" w14:textId="77777777" w:rsidR="00EB5A81" w:rsidRPr="00341985" w:rsidRDefault="00EB5A81" w:rsidP="00EB5A81">
      <w:pPr>
        <w:pStyle w:val="Heading3"/>
        <w:ind w:left="2160"/>
        <w:rPr>
          <w:b w:val="0"/>
          <w:bCs w:val="0"/>
          <w:sz w:val="24"/>
          <w:rtl/>
        </w:rPr>
      </w:pPr>
    </w:p>
    <w:p w14:paraId="55A86E5A" w14:textId="77777777" w:rsidR="00EB5A81" w:rsidRPr="00341985" w:rsidRDefault="00EB5A81" w:rsidP="00EB5A81">
      <w:pPr>
        <w:pStyle w:val="Heading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399E456B"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07D9E1BB" w14:textId="77777777" w:rsidR="00EB5A81" w:rsidRPr="00341985" w:rsidRDefault="00EB5A81" w:rsidP="00EB5A81">
      <w:pPr>
        <w:jc w:val="both"/>
        <w:rPr>
          <w:color w:val="000000"/>
          <w:sz w:val="24"/>
          <w:szCs w:val="24"/>
          <w:rtl/>
        </w:rPr>
      </w:pPr>
    </w:p>
    <w:p w14:paraId="4CB57DD4" w14:textId="77777777" w:rsidR="00EB5A81" w:rsidRPr="00341985" w:rsidRDefault="00EB5A81" w:rsidP="00EB5A81">
      <w:pPr>
        <w:pStyle w:val="Heading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69A8FF03" w14:textId="77777777" w:rsidR="00EB5A81" w:rsidRPr="00341985" w:rsidRDefault="00EB5A81" w:rsidP="00EB5A81">
      <w:pPr>
        <w:pStyle w:val="Heading4"/>
        <w:ind w:left="2880"/>
        <w:jc w:val="both"/>
        <w:rPr>
          <w:bCs w:val="0"/>
          <w:u w:val="none"/>
          <w:rtl/>
        </w:rPr>
      </w:pPr>
    </w:p>
    <w:p w14:paraId="134BFD7E" w14:textId="77777777" w:rsidR="00EB5A81" w:rsidRPr="00341985" w:rsidRDefault="00EB5A81" w:rsidP="00EB5A81">
      <w:pPr>
        <w:pStyle w:val="Heading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654897B9" w14:textId="77777777" w:rsidR="00EB5A81" w:rsidRPr="00341985" w:rsidRDefault="00EB5A81" w:rsidP="00EB5A81">
      <w:pPr>
        <w:pStyle w:val="Heading4"/>
        <w:jc w:val="both"/>
        <w:rPr>
          <w:bCs w:val="0"/>
          <w:sz w:val="24"/>
          <w:u w:val="none"/>
          <w:rtl/>
        </w:rPr>
      </w:pPr>
    </w:p>
    <w:p w14:paraId="2CF182F4" w14:textId="77777777" w:rsidR="00EB5A81" w:rsidRPr="00341985" w:rsidRDefault="00EB5A81" w:rsidP="00EB5A81">
      <w:pPr>
        <w:pStyle w:val="Heading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48398FF3" w14:textId="77777777" w:rsidR="00EB5A81" w:rsidRPr="00341985" w:rsidRDefault="00EB5A81" w:rsidP="00EB5A81">
      <w:pPr>
        <w:pStyle w:val="Heading3"/>
        <w:ind w:left="2160"/>
        <w:rPr>
          <w:b w:val="0"/>
          <w:bCs w:val="0"/>
          <w:sz w:val="24"/>
          <w:rtl/>
        </w:rPr>
      </w:pPr>
    </w:p>
    <w:p w14:paraId="635437CA"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30ED2A68" w14:textId="77777777" w:rsidR="00EB5A81" w:rsidRPr="00341985" w:rsidRDefault="00EB5A81" w:rsidP="00EB5A81">
      <w:pPr>
        <w:pStyle w:val="Heading2"/>
        <w:ind w:left="1440"/>
        <w:jc w:val="both"/>
        <w:rPr>
          <w:bCs w:val="0"/>
          <w:sz w:val="24"/>
          <w:rtl/>
        </w:rPr>
      </w:pPr>
    </w:p>
    <w:p w14:paraId="1580B273"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054A9104" w14:textId="77777777" w:rsidR="00EB5A81" w:rsidRPr="00341985" w:rsidRDefault="00EB5A81" w:rsidP="00EB5A81">
      <w:pPr>
        <w:ind w:left="1560" w:hanging="700"/>
        <w:jc w:val="both"/>
        <w:rPr>
          <w:color w:val="000000"/>
          <w:sz w:val="24"/>
          <w:szCs w:val="24"/>
          <w:rtl/>
        </w:rPr>
      </w:pPr>
    </w:p>
    <w:p w14:paraId="18A9F284"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העברת זכויות</w:t>
      </w:r>
    </w:p>
    <w:p w14:paraId="4AC95DF0" w14:textId="77777777" w:rsidR="00EB5A81" w:rsidRPr="00341985" w:rsidRDefault="00EB5A81" w:rsidP="00EB5A81">
      <w:pPr>
        <w:pStyle w:val="Heading1"/>
        <w:ind w:left="720"/>
        <w:rPr>
          <w:sz w:val="24"/>
          <w:u w:val="single"/>
          <w:rtl/>
        </w:rPr>
      </w:pPr>
    </w:p>
    <w:p w14:paraId="2A258B91"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7D68092C" w14:textId="77777777" w:rsidR="00EB5A81" w:rsidRPr="00341985" w:rsidRDefault="00EB5A81" w:rsidP="00EB5A81">
      <w:pPr>
        <w:pStyle w:val="Heading2"/>
        <w:ind w:left="1440"/>
        <w:jc w:val="both"/>
        <w:rPr>
          <w:bCs w:val="0"/>
          <w:sz w:val="24"/>
          <w:rtl/>
        </w:rPr>
      </w:pPr>
    </w:p>
    <w:p w14:paraId="1B34D27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547B3E9A" w14:textId="77777777" w:rsidR="00EB5A81" w:rsidRPr="00341985" w:rsidRDefault="00EB5A81" w:rsidP="00EB5A81">
      <w:pPr>
        <w:pStyle w:val="Heading2"/>
        <w:jc w:val="both"/>
        <w:rPr>
          <w:bCs w:val="0"/>
          <w:sz w:val="24"/>
          <w:rtl/>
        </w:rPr>
      </w:pPr>
    </w:p>
    <w:p w14:paraId="171D8133"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61F2408A" w14:textId="77777777" w:rsidR="00EB5A81" w:rsidRPr="00341985" w:rsidRDefault="00EB5A81" w:rsidP="00EB5A81">
      <w:pPr>
        <w:pStyle w:val="Heading2"/>
        <w:jc w:val="both"/>
        <w:rPr>
          <w:bCs w:val="0"/>
          <w:sz w:val="24"/>
          <w:rtl/>
        </w:rPr>
      </w:pPr>
    </w:p>
    <w:p w14:paraId="25A2E51F"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סיום שרותי המפקח</w:t>
      </w:r>
    </w:p>
    <w:p w14:paraId="753C9AD1" w14:textId="77777777" w:rsidR="00EB5A81" w:rsidRPr="00341985" w:rsidRDefault="00EB5A81" w:rsidP="00EB5A81">
      <w:pPr>
        <w:pStyle w:val="Heading1"/>
        <w:ind w:left="720"/>
        <w:rPr>
          <w:sz w:val="24"/>
          <w:u w:val="single"/>
          <w:rtl/>
        </w:rPr>
      </w:pPr>
    </w:p>
    <w:p w14:paraId="310C4BD9"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3FC68A7D" w14:textId="77777777" w:rsidR="00EB5A81" w:rsidRPr="00341985" w:rsidRDefault="00EB5A81" w:rsidP="00EB5A81">
      <w:pPr>
        <w:jc w:val="both"/>
        <w:rPr>
          <w:color w:val="000000"/>
          <w:sz w:val="24"/>
          <w:szCs w:val="24"/>
          <w:rtl/>
        </w:rPr>
      </w:pPr>
    </w:p>
    <w:p w14:paraId="3EBBC244"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441870E9" w14:textId="77777777" w:rsidR="00EB5A81" w:rsidRPr="00341985" w:rsidRDefault="00EB5A81" w:rsidP="00EB5A81">
      <w:pPr>
        <w:pStyle w:val="Heading2"/>
        <w:ind w:left="1440"/>
        <w:jc w:val="both"/>
        <w:rPr>
          <w:bCs w:val="0"/>
          <w:sz w:val="24"/>
          <w:rtl/>
        </w:rPr>
      </w:pPr>
    </w:p>
    <w:p w14:paraId="78B07C0C"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2593DDA9" w14:textId="77777777" w:rsidR="00EB5A81" w:rsidRPr="00341985" w:rsidRDefault="00EB5A81" w:rsidP="00EB5A81">
      <w:pPr>
        <w:jc w:val="both"/>
        <w:rPr>
          <w:color w:val="000000"/>
          <w:sz w:val="24"/>
          <w:szCs w:val="24"/>
          <w:rtl/>
        </w:rPr>
      </w:pPr>
    </w:p>
    <w:p w14:paraId="34AB5544" w14:textId="77777777" w:rsidR="00EB5A81" w:rsidRPr="00BC1995" w:rsidRDefault="00EB5A81" w:rsidP="00EB5A81">
      <w:pPr>
        <w:pStyle w:val="Heading1"/>
        <w:keepNext w:val="0"/>
        <w:numPr>
          <w:ilvl w:val="0"/>
          <w:numId w:val="15"/>
        </w:numPr>
        <w:ind w:left="740"/>
        <w:rPr>
          <w:b/>
          <w:bCs/>
          <w:sz w:val="24"/>
          <w:u w:val="single"/>
        </w:rPr>
      </w:pPr>
      <w:r w:rsidRPr="00BC1995">
        <w:rPr>
          <w:b/>
          <w:bCs/>
          <w:sz w:val="24"/>
          <w:u w:val="single"/>
          <w:rtl/>
        </w:rPr>
        <w:t>סודיות</w:t>
      </w:r>
    </w:p>
    <w:p w14:paraId="2BF2E660" w14:textId="77777777" w:rsidR="00EB5A81" w:rsidRPr="00341985" w:rsidRDefault="00EB5A81" w:rsidP="00EB5A81">
      <w:pPr>
        <w:pStyle w:val="Heading1"/>
        <w:ind w:left="720"/>
        <w:rPr>
          <w:sz w:val="24"/>
          <w:u w:val="single"/>
          <w:rtl/>
        </w:rPr>
      </w:pPr>
    </w:p>
    <w:p w14:paraId="207CAE1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6A2F918D" w14:textId="77777777" w:rsidR="00EB5A81" w:rsidRPr="00341985" w:rsidRDefault="00EB5A81" w:rsidP="00EB5A81">
      <w:pPr>
        <w:pStyle w:val="Heading2"/>
        <w:ind w:left="1440"/>
        <w:jc w:val="both"/>
        <w:rPr>
          <w:bCs w:val="0"/>
          <w:sz w:val="24"/>
          <w:rtl/>
        </w:rPr>
      </w:pPr>
    </w:p>
    <w:p w14:paraId="3DEFCF53"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33F17BB8" w14:textId="77777777" w:rsidR="00EB5A81" w:rsidRPr="00341985" w:rsidRDefault="00EB5A81" w:rsidP="00EB5A81">
      <w:pPr>
        <w:pStyle w:val="Heading2"/>
        <w:jc w:val="both"/>
        <w:rPr>
          <w:bCs w:val="0"/>
          <w:sz w:val="24"/>
          <w:rtl/>
        </w:rPr>
      </w:pPr>
    </w:p>
    <w:p w14:paraId="52241025"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את שלוחיו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4C8C2E29" w14:textId="77777777" w:rsidR="00EB5A81" w:rsidRPr="00341985" w:rsidRDefault="00EB5A81" w:rsidP="00EB5A81">
      <w:pPr>
        <w:tabs>
          <w:tab w:val="left" w:pos="1580"/>
        </w:tabs>
        <w:ind w:left="2320" w:hanging="1460"/>
        <w:jc w:val="both"/>
        <w:rPr>
          <w:color w:val="000000"/>
          <w:sz w:val="24"/>
          <w:szCs w:val="24"/>
          <w:rtl/>
        </w:rPr>
      </w:pPr>
    </w:p>
    <w:p w14:paraId="38D3C91D" w14:textId="77777777" w:rsidR="00EB5A81" w:rsidRPr="00341985" w:rsidRDefault="00EB5A81" w:rsidP="00EB5A81">
      <w:pPr>
        <w:pStyle w:val="Heading1"/>
        <w:ind w:left="20"/>
        <w:rPr>
          <w:sz w:val="24"/>
          <w:u w:val="single"/>
        </w:rPr>
      </w:pPr>
    </w:p>
    <w:p w14:paraId="2FD73ECB" w14:textId="77777777" w:rsidR="00EB5A81" w:rsidRPr="000521ED" w:rsidRDefault="00EB5A81" w:rsidP="00EB5A81">
      <w:pPr>
        <w:pStyle w:val="Heading1"/>
        <w:keepNext w:val="0"/>
        <w:numPr>
          <w:ilvl w:val="0"/>
          <w:numId w:val="15"/>
        </w:numPr>
        <w:ind w:left="740"/>
        <w:rPr>
          <w:b/>
          <w:bCs/>
          <w:sz w:val="24"/>
          <w:u w:val="single"/>
        </w:rPr>
      </w:pPr>
      <w:r w:rsidRPr="000521ED">
        <w:rPr>
          <w:b/>
          <w:bCs/>
          <w:sz w:val="24"/>
          <w:u w:val="single"/>
          <w:rtl/>
        </w:rPr>
        <w:t>שונות</w:t>
      </w:r>
    </w:p>
    <w:p w14:paraId="6F90C2BE" w14:textId="77777777" w:rsidR="00EB5A81" w:rsidRPr="00341985" w:rsidRDefault="00EB5A81" w:rsidP="00EB5A81">
      <w:pPr>
        <w:pStyle w:val="Heading1"/>
        <w:ind w:left="720"/>
        <w:rPr>
          <w:sz w:val="24"/>
          <w:u w:val="single"/>
          <w:rtl/>
        </w:rPr>
      </w:pPr>
    </w:p>
    <w:p w14:paraId="1F8BDA6D"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rFonts w:hint="cs"/>
          <w:bCs w:val="0"/>
          <w:sz w:val="24"/>
          <w:rtl/>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5347548C" w14:textId="77777777" w:rsidR="00EB5A81" w:rsidRPr="00341985" w:rsidRDefault="00EB5A81" w:rsidP="00EB5A81">
      <w:pPr>
        <w:pStyle w:val="Heading2"/>
        <w:ind w:left="740"/>
        <w:jc w:val="both"/>
        <w:rPr>
          <w:bCs w:val="0"/>
          <w:sz w:val="24"/>
        </w:rPr>
      </w:pPr>
    </w:p>
    <w:p w14:paraId="72836D9A"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3710989E"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12BBBFFD" w14:textId="77777777" w:rsidR="00EB5A81" w:rsidRPr="00341985" w:rsidRDefault="00EB5A81" w:rsidP="00EB5A81">
      <w:pPr>
        <w:ind w:left="1460"/>
        <w:jc w:val="both"/>
        <w:rPr>
          <w:color w:val="000000"/>
          <w:sz w:val="24"/>
          <w:szCs w:val="24"/>
          <w:rtl/>
        </w:rPr>
      </w:pPr>
      <w:r w:rsidRPr="00341985">
        <w:rPr>
          <w:color w:val="000000"/>
          <w:sz w:val="24"/>
          <w:szCs w:val="24"/>
          <w:rtl/>
        </w:rPr>
        <w:lastRenderedPageBreak/>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47C1178A" w14:textId="77777777" w:rsidR="00EB5A81" w:rsidRPr="00341985" w:rsidRDefault="00EB5A81" w:rsidP="00EB5A81">
      <w:pPr>
        <w:ind w:left="2160"/>
        <w:jc w:val="both"/>
        <w:rPr>
          <w:color w:val="000000"/>
          <w:sz w:val="24"/>
          <w:szCs w:val="24"/>
          <w:rtl/>
        </w:rPr>
      </w:pPr>
    </w:p>
    <w:p w14:paraId="55B0DFAD"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7D81C1D1" w14:textId="77777777" w:rsidR="00EB5A81" w:rsidRPr="00341985" w:rsidRDefault="00EB5A81" w:rsidP="00EB5A81">
      <w:pPr>
        <w:pStyle w:val="Heading2"/>
        <w:ind w:left="1440"/>
        <w:jc w:val="both"/>
        <w:rPr>
          <w:bCs w:val="0"/>
          <w:sz w:val="24"/>
          <w:rtl/>
        </w:rPr>
      </w:pPr>
    </w:p>
    <w:p w14:paraId="75F56430"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האמור בס</w:t>
      </w:r>
      <w:r w:rsidRPr="00341985">
        <w:rPr>
          <w:rFonts w:hint="cs"/>
          <w:bCs w:val="0"/>
          <w:sz w:val="24"/>
          <w:rtl/>
        </w:rPr>
        <w:t>"ק</w:t>
      </w:r>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6211699D" w14:textId="77777777" w:rsidR="00EB5A81" w:rsidRPr="00341985" w:rsidRDefault="00EB5A81" w:rsidP="00EB5A81">
      <w:pPr>
        <w:pStyle w:val="Heading2"/>
        <w:jc w:val="both"/>
        <w:rPr>
          <w:bCs w:val="0"/>
          <w:sz w:val="24"/>
          <w:rtl/>
        </w:rPr>
      </w:pPr>
    </w:p>
    <w:p w14:paraId="510DA6B1" w14:textId="77777777" w:rsidR="00EB5A81" w:rsidRPr="00341985" w:rsidRDefault="00EB5A81" w:rsidP="00EB5A81">
      <w:pPr>
        <w:pStyle w:val="Heading2"/>
        <w:keepNext w:val="0"/>
        <w:numPr>
          <w:ilvl w:val="1"/>
          <w:numId w:val="15"/>
        </w:numPr>
        <w:tabs>
          <w:tab w:val="left" w:pos="1440"/>
        </w:tabs>
        <w:ind w:left="1460"/>
        <w:jc w:val="both"/>
        <w:rPr>
          <w:bCs w:val="0"/>
          <w:sz w:val="24"/>
          <w:rtl/>
        </w:rPr>
      </w:pPr>
      <w:r w:rsidRPr="00341985">
        <w:rPr>
          <w:bCs w:val="0"/>
          <w:sz w:val="24"/>
          <w:rtl/>
        </w:rPr>
        <w:t>למשך תקופה של 7 שנים ממועד סיום מתן שירותי המפקח, יהא על המפקח לשמור כל חומר בכתב לרבות כל תוכנית,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13C0BB68" w14:textId="77777777" w:rsidR="00EB5A81" w:rsidRPr="00341985" w:rsidRDefault="00EB5A81" w:rsidP="00EB5A81">
      <w:pPr>
        <w:pStyle w:val="Heading2"/>
        <w:ind w:left="1440"/>
        <w:jc w:val="both"/>
        <w:rPr>
          <w:bCs w:val="0"/>
          <w:sz w:val="24"/>
          <w:rtl/>
        </w:rPr>
      </w:pPr>
    </w:p>
    <w:p w14:paraId="63E235DB"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שום התנהגות מצד איזה מהצדדים לא תחשב כויתור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783911C9" w14:textId="77777777" w:rsidR="00EB5A81" w:rsidRPr="00341985" w:rsidRDefault="00EB5A81" w:rsidP="00EB5A81">
      <w:pPr>
        <w:pStyle w:val="Heading2"/>
        <w:jc w:val="both"/>
        <w:rPr>
          <w:bCs w:val="0"/>
          <w:sz w:val="24"/>
          <w:rtl/>
        </w:rPr>
      </w:pPr>
    </w:p>
    <w:p w14:paraId="406C3631"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1267DE7B" w14:textId="77777777" w:rsidR="00EB5A81" w:rsidRPr="00341985" w:rsidRDefault="00EB5A81" w:rsidP="00EB5A81">
      <w:pPr>
        <w:pStyle w:val="Heading2"/>
        <w:jc w:val="both"/>
        <w:rPr>
          <w:bCs w:val="0"/>
          <w:sz w:val="24"/>
          <w:rtl/>
        </w:rPr>
      </w:pPr>
    </w:p>
    <w:p w14:paraId="35CEBEA5"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חוזה זה על נספחיו, יחייב את המזמין אך ורק בכפוף לחתימתו כדין ע"י מורשי החתימה של המזמין.</w:t>
      </w:r>
    </w:p>
    <w:p w14:paraId="57748EFD" w14:textId="77777777" w:rsidR="00EB5A81" w:rsidRPr="00341985" w:rsidRDefault="00EB5A81" w:rsidP="00EB5A81">
      <w:pPr>
        <w:pStyle w:val="Heading2"/>
        <w:jc w:val="both"/>
        <w:rPr>
          <w:bCs w:val="0"/>
          <w:sz w:val="24"/>
          <w:rtl/>
        </w:rPr>
      </w:pPr>
    </w:p>
    <w:p w14:paraId="2D9E71F4"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לס"ק זה.</w:t>
      </w:r>
    </w:p>
    <w:p w14:paraId="328662A7" w14:textId="77777777" w:rsidR="00EB5A81" w:rsidRPr="00341985" w:rsidRDefault="00EB5A81" w:rsidP="00EB5A81">
      <w:pPr>
        <w:pStyle w:val="Heading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68835F4E" w14:textId="77777777" w:rsidR="00EB5A81" w:rsidRPr="00341985" w:rsidRDefault="00EB5A81" w:rsidP="00EB5A81">
      <w:pPr>
        <w:pStyle w:val="Heading2"/>
        <w:ind w:left="2160"/>
        <w:jc w:val="both"/>
        <w:rPr>
          <w:bCs w:val="0"/>
          <w:sz w:val="24"/>
          <w:rtl/>
        </w:rPr>
      </w:pPr>
    </w:p>
    <w:p w14:paraId="12EC2DD9"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09A790A3" w14:textId="77777777" w:rsidR="00EB5A81" w:rsidRPr="00341985" w:rsidRDefault="00EB5A81" w:rsidP="00EB5A81">
      <w:pPr>
        <w:pStyle w:val="Heading2"/>
        <w:jc w:val="both"/>
        <w:rPr>
          <w:bCs w:val="0"/>
          <w:sz w:val="24"/>
          <w:rtl/>
        </w:rPr>
      </w:pPr>
    </w:p>
    <w:p w14:paraId="7C647688" w14:textId="77777777" w:rsidR="00EB5A81" w:rsidRPr="00341985" w:rsidRDefault="00EB5A81" w:rsidP="00EB5A81">
      <w:pPr>
        <w:pStyle w:val="Heading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35243DE3" w14:textId="77777777" w:rsidR="00EB5A81" w:rsidRPr="00341985" w:rsidRDefault="00EB5A81" w:rsidP="00EB5A81">
      <w:pPr>
        <w:pStyle w:val="Heading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4A66F851" w14:textId="77777777" w:rsidR="00EB5A81" w:rsidRPr="00341985" w:rsidRDefault="00EB5A81" w:rsidP="00EB5A81">
      <w:pPr>
        <w:ind w:left="1560" w:hanging="700"/>
        <w:jc w:val="both"/>
        <w:rPr>
          <w:sz w:val="24"/>
          <w:szCs w:val="24"/>
          <w:rtl/>
        </w:rPr>
      </w:pPr>
    </w:p>
    <w:p w14:paraId="6B5126DF" w14:textId="77777777" w:rsidR="00EB5A81" w:rsidRPr="00341985" w:rsidRDefault="00EB5A81" w:rsidP="00EB5A81">
      <w:pPr>
        <w:ind w:left="1560" w:hanging="700"/>
        <w:jc w:val="both"/>
        <w:rPr>
          <w:sz w:val="24"/>
          <w:szCs w:val="24"/>
          <w:rtl/>
        </w:rPr>
      </w:pPr>
    </w:p>
    <w:p w14:paraId="234D24FC"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6190A7A5"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057C4574"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0B8124D2"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746E502C" w14:textId="701F0396" w:rsidR="00E70812" w:rsidRPr="00E70812" w:rsidRDefault="00E70812" w:rsidP="00E70812">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815FF">
            <w:rPr>
              <w:rFonts w:ascii="Times New Roman" w:eastAsia="Times New Roman" w:hAnsi="Times New Roman"/>
              <w:color w:val="00B0F0"/>
              <w:sz w:val="20"/>
              <w:szCs w:val="24"/>
              <w:u w:val="single"/>
              <w:rtl/>
              <w:lang w:eastAsia="he-IL"/>
            </w:rPr>
            <w:t>פאי הנדסה א.מ בעמ</w:t>
          </w:r>
        </w:sdtContent>
      </w:sdt>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E55B00" w:rsidRPr="003E6FC4">
            <w:rPr>
              <w:rStyle w:val="PlaceholderText"/>
              <w:rtl/>
            </w:rPr>
            <w:t>[שם צד א]</w:t>
          </w:r>
        </w:sdtContent>
      </w:sdt>
    </w:p>
    <w:p w14:paraId="4706978D" w14:textId="77777777" w:rsidR="00E70812" w:rsidRPr="00E70812"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00CA296C">
        <w:rPr>
          <w:rFonts w:ascii="Times New Roman" w:eastAsia="Times New Roman" w:hAnsi="Times New Roman" w:hint="cs"/>
          <w:sz w:val="20"/>
          <w:szCs w:val="24"/>
          <w:rtl/>
          <w:lang w:eastAsia="he-IL"/>
        </w:rPr>
        <w:t>המפקח</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lang w:eastAsia="he-IL"/>
        </w:rPr>
        <w:t xml:space="preserve"> </w:t>
      </w:r>
      <w:r w:rsidRPr="00E70812">
        <w:rPr>
          <w:rFonts w:ascii="Times New Roman" w:eastAsia="Times New Roman" w:hAnsi="Times New Roman"/>
          <w:sz w:val="20"/>
          <w:szCs w:val="24"/>
          <w:rtl/>
          <w:lang w:eastAsia="he-IL"/>
        </w:rPr>
        <w:t>המזמין</w:t>
      </w:r>
      <w:r w:rsidRPr="00E70812">
        <w:rPr>
          <w:rFonts w:ascii="Times New Roman" w:eastAsia="Times New Roman" w:hAnsi="Times New Roman"/>
          <w:sz w:val="20"/>
          <w:szCs w:val="24"/>
          <w:lang w:eastAsia="he-IL"/>
        </w:rPr>
        <w:t xml:space="preserve"> </w:t>
      </w:r>
    </w:p>
    <w:p w14:paraId="62F0E7E5"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4EFD16B4"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E5CE16A"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2C407A2C"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409BBB95"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3178158D"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66DF9491"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2A53706B"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5E0C885E"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21D873A3"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07D906DD" w14:textId="0BA4BF8E" w:rsidR="00E70812" w:rsidRPr="00E70812" w:rsidRDefault="00E70812" w:rsidP="00C56FE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w:t>
      </w:r>
      <w:r w:rsidR="00C56FE2">
        <w:rPr>
          <w:rFonts w:ascii="Times New Roman" w:eastAsia="Times New Roman" w:hAnsi="Times New Roman" w:hint="cs"/>
          <w:sz w:val="24"/>
          <w:szCs w:val="24"/>
          <w:rtl/>
          <w:lang w:eastAsia="he-IL"/>
        </w:rPr>
        <w:t xml:space="preserve">/או </w:t>
      </w:r>
      <w:r w:rsidRPr="00E70812">
        <w:rPr>
          <w:rFonts w:ascii="Times New Roman" w:eastAsia="Times New Roman" w:hAnsi="Times New Roman" w:hint="cs"/>
          <w:sz w:val="24"/>
          <w:szCs w:val="24"/>
          <w:rtl/>
          <w:lang w:eastAsia="he-IL"/>
        </w:rPr>
        <w:t>משרדים</w:t>
      </w:r>
      <w:r w:rsidR="00C56FE2">
        <w:rPr>
          <w:rFonts w:ascii="Times New Roman" w:eastAsia="Times New Roman" w:hAnsi="Times New Roman" w:hint="cs"/>
          <w:sz w:val="24"/>
          <w:szCs w:val="24"/>
          <w:rtl/>
          <w:lang w:eastAsia="he-IL"/>
        </w:rPr>
        <w:t xml:space="preserve"> ו/או משולב בין המגורים ומסחר ו/או תעסוקה </w:t>
      </w:r>
      <w:r w:rsidRPr="00E70812">
        <w:rPr>
          <w:rFonts w:ascii="Times New Roman" w:eastAsia="Times New Roman" w:hAnsi="Times New Roman" w:hint="cs"/>
          <w:sz w:val="24"/>
          <w:szCs w:val="24"/>
          <w:rtl/>
          <w:lang w:eastAsia="he-IL"/>
        </w:rPr>
        <w:t>, חניונים</w:t>
      </w:r>
      <w:r w:rsidR="008472C6">
        <w:rPr>
          <w:rFonts w:ascii="Times New Roman" w:eastAsia="Times New Roman" w:hAnsi="Times New Roman" w:hint="cs"/>
          <w:sz w:val="24"/>
          <w:szCs w:val="24"/>
          <w:rtl/>
          <w:lang w:eastAsia="he-IL"/>
        </w:rPr>
        <w:t xml:space="preserve">, חדרי טרפו </w:t>
      </w:r>
      <w:r w:rsidRPr="00E70812">
        <w:rPr>
          <w:rFonts w:ascii="Times New Roman" w:eastAsia="Times New Roman" w:hAnsi="Times New Roman" w:hint="cs"/>
          <w:sz w:val="24"/>
          <w:szCs w:val="24"/>
          <w:rtl/>
          <w:lang w:eastAsia="he-IL"/>
        </w:rPr>
        <w:t xml:space="preserve">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E58CD">
            <w:rPr>
              <w:rFonts w:ascii="Times New Roman" w:eastAsia="Times New Roman" w:hAnsi="Times New Roman" w:hint="cs"/>
              <w:color w:val="00B0F0"/>
              <w:sz w:val="24"/>
              <w:szCs w:val="24"/>
              <w:rtl/>
              <w:lang w:eastAsia="he-IL"/>
            </w:rPr>
            <w:t>נשר</w:t>
          </w:r>
        </w:sdtContent>
      </w:sdt>
      <w:r w:rsidRPr="00E70812">
        <w:rPr>
          <w:rFonts w:ascii="Times New Roman" w:eastAsia="Times New Roman" w:hAnsi="Times New Roman" w:hint="cs"/>
          <w:color w:val="00B0F0"/>
          <w:sz w:val="24"/>
          <w:szCs w:val="24"/>
          <w:rtl/>
          <w:lang w:eastAsia="he-IL"/>
        </w:rPr>
        <w:t xml:space="preserve"> </w:t>
      </w:r>
      <w:r w:rsidR="00C56FE2">
        <w:rPr>
          <w:rFonts w:ascii="Times New Roman" w:eastAsia="Times New Roman" w:hAnsi="Times New Roman"/>
          <w:color w:val="00B0F0"/>
          <w:sz w:val="24"/>
          <w:szCs w:val="24"/>
          <w:rtl/>
          <w:lang w:eastAsia="he-IL"/>
        </w:rPr>
        <w:t>–</w:t>
      </w:r>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C56FE2">
            <w:rPr>
              <w:rFonts w:ascii="Times New Roman" w:eastAsia="Times New Roman" w:hAnsi="Times New Roman" w:hint="cs"/>
              <w:color w:val="00B0F0"/>
              <w:sz w:val="24"/>
              <w:szCs w:val="24"/>
              <w:rtl/>
            </w:rPr>
            <w:t xml:space="preserve">פרויקט </w:t>
          </w:r>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E58CD">
            <w:rPr>
              <w:rFonts w:ascii="Times New Roman" w:eastAsia="Times New Roman" w:hAnsi="Times New Roman" w:hint="cs"/>
              <w:color w:val="00B0F0"/>
              <w:sz w:val="24"/>
              <w:szCs w:val="24"/>
              <w:rtl/>
            </w:rPr>
            <w:t xml:space="preserve">אגמי הכרמל </w:t>
          </w:r>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2BE90D2D"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26AB365D"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7E58CD">
            <w:rPr>
              <w:rFonts w:ascii="Times New Roman" w:eastAsia="Times New Roman" w:hAnsi="Times New Roman" w:hint="cs"/>
              <w:color w:val="008000"/>
              <w:sz w:val="24"/>
              <w:szCs w:val="24"/>
              <w:rtl/>
            </w:rPr>
            <w:t>מכ/886   355-0359364</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7E58CD">
            <w:rPr>
              <w:rFonts w:ascii="Times New Roman" w:eastAsia="Times New Roman" w:hAnsi="Times New Roman" w:hint="cs"/>
              <w:sz w:val="24"/>
              <w:szCs w:val="24"/>
              <w:rtl/>
              <w:lang w:eastAsia="he-IL"/>
            </w:rPr>
            <w:t>חלקה 1 בגוש 11170 וכן חלק מחלקה 1 בגוש 11118</w:t>
          </w:r>
        </w:sdtContent>
      </w:sdt>
      <w:r w:rsidRPr="00E70812">
        <w:rPr>
          <w:rFonts w:ascii="Times New Roman" w:eastAsia="Times New Roman" w:hAnsi="Times New Roman" w:hint="cs"/>
          <w:sz w:val="24"/>
          <w:szCs w:val="24"/>
          <w:rtl/>
          <w:lang w:eastAsia="he-IL"/>
        </w:rPr>
        <w:t>.</w:t>
      </w:r>
    </w:p>
    <w:p w14:paraId="11515E69"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99FA6B3"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7CCB28F2" w14:textId="77777777"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E58CD">
            <w:rPr>
              <w:rFonts w:ascii="Times New Roman" w:eastAsia="Times New Roman" w:hAnsi="Times New Roman" w:hint="cs"/>
              <w:color w:val="008000"/>
              <w:sz w:val="24"/>
              <w:szCs w:val="24"/>
              <w:rtl/>
            </w:rPr>
            <w:t>נשר</w:t>
          </w:r>
        </w:sdtContent>
      </w:sdt>
      <w:r w:rsidRPr="00E70812">
        <w:rPr>
          <w:rFonts w:ascii="Times New Roman" w:eastAsia="Times New Roman" w:hAnsi="Times New Roman" w:hint="cs"/>
          <w:color w:val="008000"/>
          <w:sz w:val="24"/>
          <w:szCs w:val="24"/>
          <w:rtl/>
        </w:rPr>
        <w:t>.</w:t>
      </w:r>
    </w:p>
    <w:p w14:paraId="18EEB8F0" w14:textId="77777777" w:rsidR="00E70812" w:rsidRPr="00E70812" w:rsidRDefault="00E70812" w:rsidP="00E70812">
      <w:pPr>
        <w:ind w:left="720"/>
        <w:rPr>
          <w:rFonts w:ascii="Times New Roman" w:eastAsia="Times New Roman" w:hAnsi="Times New Roman"/>
          <w:color w:val="FF0000"/>
          <w:sz w:val="24"/>
          <w:szCs w:val="24"/>
          <w:rtl/>
        </w:rPr>
      </w:pPr>
    </w:p>
    <w:p w14:paraId="19398DC1" w14:textId="77777777" w:rsid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521C2D8A" w14:textId="199696C7" w:rsidR="00DA64E2" w:rsidRPr="00E70812" w:rsidRDefault="00DA64E2" w:rsidP="00DA64E2">
      <w:pPr>
        <w:ind w:left="720"/>
        <w:rPr>
          <w:rFonts w:ascii="Times New Roman" w:eastAsia="Times New Roman" w:hAnsi="Times New Roman"/>
          <w:sz w:val="24"/>
          <w:szCs w:val="24"/>
          <w:rtl/>
          <w:lang w:eastAsia="he-IL"/>
        </w:rPr>
      </w:pPr>
      <w:r>
        <w:rPr>
          <w:rFonts w:ascii="Times New Roman" w:eastAsia="Times New Roman" w:hAnsi="Times New Roman" w:hint="cs"/>
          <w:sz w:val="24"/>
          <w:szCs w:val="24"/>
          <w:rtl/>
          <w:lang w:eastAsia="he-IL"/>
        </w:rPr>
        <w:t xml:space="preserve">יובהר בזאת כי לעב' הפיתוח מועסק משרד פיקוח אחר מחוץ למגרשים . </w:t>
      </w:r>
    </w:p>
    <w:p w14:paraId="4FFFF24A" w14:textId="77777777" w:rsidR="00EB5A81" w:rsidRPr="008472C6" w:rsidRDefault="00EB5A81" w:rsidP="00E70812">
      <w:pPr>
        <w:spacing w:after="240"/>
        <w:ind w:left="238"/>
        <w:jc w:val="center"/>
        <w:rPr>
          <w:color w:val="000000"/>
          <w:sz w:val="24"/>
          <w:szCs w:val="24"/>
          <w:rtl/>
        </w:rPr>
      </w:pPr>
      <w:r w:rsidRPr="008472C6">
        <w:rPr>
          <w:color w:val="000000"/>
          <w:sz w:val="24"/>
          <w:szCs w:val="24"/>
          <w:u w:val="single"/>
          <w:rtl/>
        </w:rPr>
        <w:t xml:space="preserve">                                                                                                    </w:t>
      </w:r>
    </w:p>
    <w:p w14:paraId="28FEDE2C" w14:textId="77777777" w:rsidR="00EB5A81" w:rsidRPr="008472C6" w:rsidRDefault="00EB5A81" w:rsidP="00E70812">
      <w:pPr>
        <w:pStyle w:val="Heading1"/>
        <w:ind w:left="740" w:hanging="720"/>
        <w:rPr>
          <w:color w:val="000000"/>
          <w:sz w:val="24"/>
          <w:rtl/>
        </w:rPr>
      </w:pPr>
      <w:r w:rsidRPr="008472C6">
        <w:rPr>
          <w:color w:val="000000"/>
          <w:sz w:val="24"/>
          <w:rtl/>
        </w:rPr>
        <w:t>2.3</w:t>
      </w:r>
      <w:r w:rsidRPr="008472C6">
        <w:rPr>
          <w:color w:val="000000"/>
          <w:sz w:val="24"/>
          <w:rtl/>
        </w:rPr>
        <w:tab/>
        <w:t>השלב/הקטע המוזמן למתן שירותי המפקח בפרויקט זה הינו:</w:t>
      </w:r>
    </w:p>
    <w:p w14:paraId="549DF6EE" w14:textId="77777777" w:rsidR="00EB5A81" w:rsidRPr="008472C6" w:rsidRDefault="00EB5A81" w:rsidP="00EB5A81">
      <w:pPr>
        <w:ind w:left="720" w:hanging="480"/>
        <w:jc w:val="both"/>
        <w:rPr>
          <w:color w:val="000000"/>
          <w:sz w:val="24"/>
          <w:szCs w:val="24"/>
          <w:rtl/>
        </w:rPr>
      </w:pPr>
      <w:r w:rsidRPr="008472C6">
        <w:rPr>
          <w:color w:val="000000"/>
          <w:sz w:val="24"/>
          <w:szCs w:val="24"/>
          <w:rtl/>
        </w:rPr>
        <w:tab/>
        <w:t>_______________________________________________________</w:t>
      </w:r>
    </w:p>
    <w:p w14:paraId="4B16E419" w14:textId="77777777" w:rsidR="00EB5A81" w:rsidRPr="008472C6" w:rsidRDefault="00EB5A81" w:rsidP="00EB5A81">
      <w:pPr>
        <w:ind w:left="820" w:hanging="580"/>
        <w:jc w:val="both"/>
        <w:rPr>
          <w:color w:val="000000"/>
          <w:sz w:val="24"/>
          <w:szCs w:val="24"/>
          <w:rtl/>
        </w:rPr>
      </w:pPr>
    </w:p>
    <w:p w14:paraId="4839728A" w14:textId="77777777" w:rsidR="00EB5A81" w:rsidRPr="008472C6" w:rsidRDefault="00EB5A81" w:rsidP="00D62E1A">
      <w:pPr>
        <w:pStyle w:val="Heading1"/>
        <w:ind w:left="740" w:hanging="720"/>
        <w:rPr>
          <w:color w:val="000000"/>
          <w:sz w:val="24"/>
          <w:rtl/>
        </w:rPr>
      </w:pPr>
      <w:r w:rsidRPr="008472C6">
        <w:rPr>
          <w:color w:val="000000"/>
          <w:sz w:val="24"/>
          <w:rtl/>
        </w:rPr>
        <w:t>2.8</w:t>
      </w:r>
      <w:r w:rsidRPr="008472C6">
        <w:rPr>
          <w:color w:val="000000"/>
          <w:sz w:val="24"/>
          <w:rtl/>
        </w:rPr>
        <w:tab/>
        <w:t xml:space="preserve">המנהל הוא  : </w:t>
      </w:r>
      <w:sdt>
        <w:sdtPr>
          <w:rPr>
            <w:color w:val="0000FF"/>
            <w:sz w:val="24"/>
            <w:rtl/>
          </w:rPr>
          <w:alias w:val="שדה נוסף 3"/>
          <w:tag w:val="cntCustomField3"/>
          <w:id w:val="-1217967050"/>
          <w:placeholder>
            <w:docPart w:val="C253914D586446E980EF82D353AD76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7E58CD" w:rsidRPr="002B4797">
            <w:rPr>
              <w:color w:val="0000FF"/>
              <w:sz w:val="24"/>
              <w:rtl/>
            </w:rPr>
            <w:t xml:space="preserve">אבי כהן מחברת אפריקה ישראל מגורים בע"מ </w:t>
          </w:r>
        </w:sdtContent>
      </w:sdt>
    </w:p>
    <w:p w14:paraId="5EEC01B5" w14:textId="77777777" w:rsidR="00EB5A81" w:rsidRPr="008472C6" w:rsidRDefault="00EB5A81" w:rsidP="00EB5A81">
      <w:pPr>
        <w:ind w:left="820" w:hanging="580"/>
        <w:jc w:val="both"/>
        <w:rPr>
          <w:color w:val="000000"/>
          <w:sz w:val="24"/>
          <w:szCs w:val="24"/>
          <w:rtl/>
        </w:rPr>
      </w:pPr>
    </w:p>
    <w:p w14:paraId="1F0A53F9" w14:textId="77777777" w:rsidR="00EB5A81" w:rsidRPr="008472C6" w:rsidRDefault="00EB5A81" w:rsidP="00EB5A81">
      <w:pPr>
        <w:pStyle w:val="Heading1"/>
        <w:ind w:left="740" w:hanging="720"/>
        <w:rPr>
          <w:sz w:val="24"/>
          <w:u w:val="single"/>
          <w:rtl/>
        </w:rPr>
      </w:pPr>
      <w:r w:rsidRPr="008472C6">
        <w:rPr>
          <w:sz w:val="24"/>
          <w:rtl/>
        </w:rPr>
        <w:t>3.2</w:t>
      </w:r>
      <w:r w:rsidRPr="008472C6">
        <w:rPr>
          <w:sz w:val="24"/>
          <w:rtl/>
        </w:rPr>
        <w:tab/>
        <w:t xml:space="preserve">המפקח מתחייב כי בעלי המקצוע </w:t>
      </w:r>
      <w:r w:rsidRPr="008472C6">
        <w:rPr>
          <w:rFonts w:hint="eastAsia"/>
          <w:sz w:val="24"/>
          <w:rtl/>
        </w:rPr>
        <w:t>מ</w:t>
      </w:r>
      <w:r w:rsidRPr="008472C6">
        <w:rPr>
          <w:sz w:val="24"/>
          <w:rtl/>
        </w:rPr>
        <w:t xml:space="preserve">משרדו, </w:t>
      </w:r>
      <w:r w:rsidRPr="008472C6">
        <w:rPr>
          <w:rFonts w:hint="eastAsia"/>
          <w:sz w:val="24"/>
          <w:rtl/>
        </w:rPr>
        <w:t>האמורים</w:t>
      </w:r>
      <w:r w:rsidRPr="008472C6">
        <w:rPr>
          <w:sz w:val="24"/>
          <w:rtl/>
        </w:rPr>
        <w:t xml:space="preserve"> </w:t>
      </w:r>
      <w:r w:rsidRPr="008472C6">
        <w:rPr>
          <w:rFonts w:hint="eastAsia"/>
          <w:sz w:val="24"/>
          <w:rtl/>
        </w:rPr>
        <w:t>להלן</w:t>
      </w:r>
      <w:r w:rsidRPr="008472C6">
        <w:rPr>
          <w:sz w:val="24"/>
          <w:rtl/>
        </w:rPr>
        <w:t xml:space="preserve">, </w:t>
      </w:r>
      <w:r w:rsidRPr="008472C6">
        <w:rPr>
          <w:rFonts w:hint="eastAsia"/>
          <w:sz w:val="24"/>
          <w:rtl/>
        </w:rPr>
        <w:t>יוקצו</w:t>
      </w:r>
      <w:r w:rsidRPr="008472C6">
        <w:rPr>
          <w:sz w:val="24"/>
          <w:rtl/>
        </w:rPr>
        <w:t xml:space="preserve"> לטיפול בפרויקט: </w:t>
      </w:r>
    </w:p>
    <w:p w14:paraId="6A443B6A" w14:textId="77777777" w:rsidR="00EB5A81" w:rsidRPr="008472C6" w:rsidRDefault="00EB5A81" w:rsidP="00EB5A81">
      <w:pPr>
        <w:ind w:firstLine="746"/>
        <w:jc w:val="both"/>
        <w:rPr>
          <w:sz w:val="24"/>
          <w:szCs w:val="24"/>
          <w:rtl/>
        </w:rPr>
      </w:pPr>
    </w:p>
    <w:p w14:paraId="56A8480B" w14:textId="77777777" w:rsidR="00E70812" w:rsidRPr="002B4797" w:rsidRDefault="00EB5A81" w:rsidP="00D62E1A">
      <w:pPr>
        <w:pStyle w:val="ListParagraph"/>
        <w:numPr>
          <w:ilvl w:val="4"/>
          <w:numId w:val="15"/>
        </w:numPr>
        <w:ind w:left="1502" w:hanging="709"/>
        <w:rPr>
          <w:sz w:val="24"/>
          <w:szCs w:val="24"/>
          <w:rtl/>
          <w:lang w:eastAsia="he-IL"/>
        </w:rPr>
      </w:pPr>
      <w:r w:rsidRPr="008472C6">
        <w:rPr>
          <w:rFonts w:hint="eastAsia"/>
          <w:sz w:val="24"/>
          <w:szCs w:val="24"/>
          <w:rtl/>
        </w:rPr>
        <w:t>מתאם</w:t>
      </w:r>
      <w:r w:rsidRPr="008472C6">
        <w:rPr>
          <w:sz w:val="24"/>
          <w:szCs w:val="24"/>
          <w:rtl/>
        </w:rPr>
        <w:t xml:space="preserve"> התכנון יהיה</w:t>
      </w:r>
      <w:r w:rsidRPr="002B4797">
        <w:rPr>
          <w:sz w:val="24"/>
          <w:szCs w:val="24"/>
          <w:rtl/>
          <w:lang w:eastAsia="he-IL"/>
        </w:rPr>
        <w:t xml:space="preserve">: </w:t>
      </w:r>
      <w:sdt>
        <w:sdtPr>
          <w:rPr>
            <w:sz w:val="24"/>
            <w:szCs w:val="24"/>
            <w:rtl/>
            <w:lang w:eastAsia="he-IL"/>
          </w:rPr>
          <w:alias w:val="שדה נוסף 3"/>
          <w:tag w:val="cntCustomField3"/>
          <w:id w:val="2085792672"/>
          <w:placeholder>
            <w:docPart w:val="614B35F0B60F4B5A9B907987D4A1BE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7E58CD" w:rsidRPr="002B4797">
            <w:rPr>
              <w:sz w:val="24"/>
              <w:szCs w:val="24"/>
              <w:rtl/>
              <w:lang w:eastAsia="he-IL"/>
            </w:rPr>
            <w:t xml:space="preserve">אבי כהן מחברת אפריקה ישראל מגורים בע"מ </w:t>
          </w:r>
        </w:sdtContent>
      </w:sdt>
    </w:p>
    <w:p w14:paraId="10E0B57A" w14:textId="77777777" w:rsidR="00EB5A81" w:rsidRPr="002B4797" w:rsidRDefault="00EB5A81" w:rsidP="00D62E1A">
      <w:pPr>
        <w:pStyle w:val="ListParagraph"/>
        <w:numPr>
          <w:ilvl w:val="4"/>
          <w:numId w:val="15"/>
        </w:numPr>
        <w:ind w:left="1502" w:hanging="709"/>
        <w:rPr>
          <w:sz w:val="24"/>
          <w:szCs w:val="24"/>
          <w:rtl/>
          <w:lang w:eastAsia="he-IL"/>
        </w:rPr>
      </w:pPr>
      <w:r w:rsidRPr="002B4797">
        <w:rPr>
          <w:rFonts w:hint="eastAsia"/>
          <w:sz w:val="24"/>
          <w:szCs w:val="24"/>
          <w:rtl/>
          <w:lang w:eastAsia="he-IL"/>
        </w:rPr>
        <w:t>מתאם</w:t>
      </w:r>
      <w:r w:rsidRPr="002B4797">
        <w:rPr>
          <w:sz w:val="24"/>
          <w:szCs w:val="24"/>
          <w:rtl/>
          <w:lang w:eastAsia="he-IL"/>
        </w:rPr>
        <w:t xml:space="preserve"> הרישוי יהיה </w:t>
      </w:r>
      <w:r w:rsidR="00D62E1A" w:rsidRPr="002B4797">
        <w:rPr>
          <w:sz w:val="24"/>
          <w:szCs w:val="24"/>
          <w:rtl/>
          <w:lang w:eastAsia="he-IL"/>
        </w:rPr>
        <w:t xml:space="preserve">: </w:t>
      </w:r>
      <w:sdt>
        <w:sdtPr>
          <w:rPr>
            <w:sz w:val="24"/>
            <w:szCs w:val="24"/>
            <w:rtl/>
            <w:lang w:eastAsia="he-IL"/>
          </w:rPr>
          <w:alias w:val="שדה נוסף 3"/>
          <w:tag w:val="cntCustomField3"/>
          <w:id w:val="-2065405080"/>
          <w:placeholder>
            <w:docPart w:val="4179129C8DC7484AAE3FEE2ABA9D3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7E58CD" w:rsidRPr="002B4797">
            <w:rPr>
              <w:sz w:val="24"/>
              <w:szCs w:val="24"/>
              <w:rtl/>
              <w:lang w:eastAsia="he-IL"/>
            </w:rPr>
            <w:t xml:space="preserve">אבי כהן מחברת אפריקה ישראל מגורים בע"מ </w:t>
          </w:r>
        </w:sdtContent>
      </w:sdt>
    </w:p>
    <w:p w14:paraId="179EB6E1" w14:textId="77777777" w:rsidR="00EB5A81" w:rsidRPr="008472C6" w:rsidRDefault="00EB5A81" w:rsidP="00EB5A81">
      <w:pPr>
        <w:ind w:firstLine="746"/>
        <w:jc w:val="both"/>
        <w:rPr>
          <w:sz w:val="24"/>
          <w:szCs w:val="24"/>
          <w:rtl/>
        </w:rPr>
      </w:pPr>
    </w:p>
    <w:p w14:paraId="3EDA9A00" w14:textId="77777777" w:rsidR="00EB5A81" w:rsidRPr="008472C6" w:rsidRDefault="00D62E1A" w:rsidP="00D62E1A">
      <w:pPr>
        <w:ind w:left="1460" w:hanging="714"/>
        <w:jc w:val="both"/>
        <w:rPr>
          <w:sz w:val="24"/>
          <w:szCs w:val="24"/>
          <w:rtl/>
        </w:rPr>
      </w:pPr>
      <w:r w:rsidRPr="008472C6">
        <w:rPr>
          <w:rFonts w:hint="eastAsia"/>
          <w:sz w:val="24"/>
          <w:szCs w:val="24"/>
          <w:rtl/>
        </w:rPr>
        <w:t>ג</w:t>
      </w:r>
      <w:r w:rsidR="00EB5A81" w:rsidRPr="008472C6">
        <w:rPr>
          <w:sz w:val="24"/>
          <w:szCs w:val="24"/>
          <w:rtl/>
        </w:rPr>
        <w:t>.</w:t>
      </w:r>
      <w:r w:rsidR="00EB5A81" w:rsidRPr="008472C6">
        <w:rPr>
          <w:sz w:val="24"/>
          <w:szCs w:val="24"/>
          <w:rtl/>
        </w:rPr>
        <w:tab/>
        <w:t>ראש צוות לפיקוח באתר יהיה :</w:t>
      </w:r>
      <w:r w:rsidRPr="008472C6">
        <w:rPr>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7E58CD" w:rsidRPr="008472C6">
            <w:rPr>
              <w:rFonts w:ascii="Times New Roman" w:eastAsia="Times New Roman" w:hAnsi="Times New Roman"/>
              <w:color w:val="008000"/>
              <w:sz w:val="24"/>
              <w:szCs w:val="24"/>
              <w:rtl/>
              <w:lang w:eastAsia="he-IL"/>
            </w:rPr>
            <w:t>משה סולומון</w:t>
          </w:r>
        </w:sdtContent>
      </w:sdt>
      <w:r w:rsidR="00EB5A81" w:rsidRPr="008472C6">
        <w:rPr>
          <w:sz w:val="24"/>
          <w:szCs w:val="24"/>
          <w:rtl/>
        </w:rPr>
        <w:tab/>
      </w:r>
    </w:p>
    <w:p w14:paraId="6352B7AE" w14:textId="77777777" w:rsidR="00EB5A81" w:rsidRPr="008472C6" w:rsidRDefault="00EB5A81" w:rsidP="00EB5A81">
      <w:pPr>
        <w:ind w:firstLine="746"/>
        <w:jc w:val="both"/>
        <w:rPr>
          <w:sz w:val="24"/>
          <w:szCs w:val="24"/>
          <w:rtl/>
        </w:rPr>
      </w:pPr>
    </w:p>
    <w:p w14:paraId="775D8B90" w14:textId="77777777" w:rsidR="00EB5A81" w:rsidRPr="008472C6" w:rsidRDefault="00D62E1A" w:rsidP="00EB5A81">
      <w:pPr>
        <w:ind w:left="1460" w:hanging="714"/>
        <w:jc w:val="both"/>
        <w:rPr>
          <w:sz w:val="24"/>
          <w:szCs w:val="24"/>
          <w:rtl/>
        </w:rPr>
      </w:pPr>
      <w:r w:rsidRPr="008472C6">
        <w:rPr>
          <w:rFonts w:hint="eastAsia"/>
          <w:sz w:val="24"/>
          <w:szCs w:val="24"/>
          <w:rtl/>
        </w:rPr>
        <w:t>ד</w:t>
      </w:r>
      <w:r w:rsidR="00EB5A81" w:rsidRPr="008472C6">
        <w:rPr>
          <w:sz w:val="24"/>
          <w:szCs w:val="24"/>
          <w:rtl/>
        </w:rPr>
        <w:t>.</w:t>
      </w:r>
      <w:r w:rsidR="00EB5A81" w:rsidRPr="008472C6">
        <w:rPr>
          <w:sz w:val="24"/>
          <w:szCs w:val="24"/>
          <w:rtl/>
        </w:rPr>
        <w:tab/>
        <w:t xml:space="preserve">מספר העובדים המקצועיים במשרד המפקח לצורך מתן שירותי המפקח על פי חוזה זה : </w:t>
      </w:r>
      <w:sdt>
        <w:sdtPr>
          <w:rPr>
            <w:color w:val="0000FF"/>
            <w:sz w:val="24"/>
            <w:szCs w:val="24"/>
            <w:rtl/>
          </w:rPr>
          <w:alias w:val="שדה נוסף 5"/>
          <w:tag w:val="cntCustomField5"/>
          <w:id w:val="-1335230701"/>
          <w:placeholder>
            <w:docPart w:val="7EB1742A3F8A497490396B55C373A8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7E58CD" w:rsidRPr="002B4797">
            <w:rPr>
              <w:color w:val="0000FF"/>
              <w:sz w:val="24"/>
              <w:szCs w:val="24"/>
              <w:rtl/>
            </w:rPr>
            <w:t>5</w:t>
          </w:r>
        </w:sdtContent>
      </w:sdt>
      <w:r w:rsidR="00EB5A81" w:rsidRPr="002B4797">
        <w:rPr>
          <w:color w:val="0000FF"/>
          <w:sz w:val="24"/>
          <w:szCs w:val="24"/>
          <w:rtl/>
        </w:rPr>
        <w:tab/>
      </w:r>
      <w:r w:rsidR="00EB5A81" w:rsidRPr="008472C6">
        <w:rPr>
          <w:sz w:val="24"/>
          <w:szCs w:val="24"/>
          <w:rtl/>
        </w:rPr>
        <w:tab/>
      </w:r>
    </w:p>
    <w:p w14:paraId="5AC00F18" w14:textId="77777777" w:rsidR="00EB5A81" w:rsidRDefault="00EB5A81" w:rsidP="00EB5A81">
      <w:pPr>
        <w:ind w:left="820" w:hanging="580"/>
        <w:jc w:val="both"/>
        <w:rPr>
          <w:sz w:val="24"/>
          <w:szCs w:val="24"/>
          <w:rtl/>
        </w:rPr>
      </w:pPr>
    </w:p>
    <w:p w14:paraId="150FE842"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1E4DEBF8" w14:textId="77777777" w:rsidR="00EB5A81" w:rsidRDefault="00EB5A81" w:rsidP="00EB5A81">
      <w:pPr>
        <w:ind w:left="720" w:hanging="480"/>
        <w:jc w:val="both"/>
        <w:rPr>
          <w:sz w:val="24"/>
          <w:szCs w:val="24"/>
          <w:rtl/>
        </w:rPr>
      </w:pPr>
    </w:p>
    <w:p w14:paraId="23821C15" w14:textId="77EEE0B0" w:rsidR="00EB5A81" w:rsidRDefault="00D62E1A" w:rsidP="002B4797">
      <w:pPr>
        <w:ind w:left="2180" w:hanging="20"/>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 xml:space="preserve">בכמות </w:t>
      </w:r>
      <w:r w:rsidR="00C56FE2">
        <w:rPr>
          <w:rFonts w:hint="cs"/>
          <w:color w:val="000000"/>
          <w:sz w:val="24"/>
          <w:szCs w:val="24"/>
          <w:rtl/>
        </w:rPr>
        <w:t xml:space="preserve">כפי שיורה המזמין </w:t>
      </w:r>
    </w:p>
    <w:p w14:paraId="517C149D"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202FB3B6"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610E1D70" w14:textId="77777777" w:rsidR="00EB5A81" w:rsidRDefault="00EB5A81" w:rsidP="00EB5A81">
      <w:pPr>
        <w:ind w:left="2160"/>
        <w:jc w:val="both"/>
        <w:rPr>
          <w:color w:val="000000"/>
          <w:sz w:val="24"/>
          <w:szCs w:val="24"/>
          <w:rtl/>
        </w:rPr>
      </w:pPr>
    </w:p>
    <w:p w14:paraId="758C4719" w14:textId="77777777" w:rsidR="00EB5A81" w:rsidRDefault="00EB5A81" w:rsidP="00EB5A81">
      <w:pPr>
        <w:ind w:left="2180" w:hanging="20"/>
        <w:jc w:val="both"/>
        <w:rPr>
          <w:color w:val="000000"/>
          <w:sz w:val="24"/>
          <w:szCs w:val="24"/>
          <w:rtl/>
        </w:rPr>
      </w:pPr>
    </w:p>
    <w:p w14:paraId="21907C20" w14:textId="77777777" w:rsidR="00D62E1A" w:rsidRDefault="00D62E1A" w:rsidP="00EB5A81">
      <w:pPr>
        <w:ind w:left="2180" w:hanging="20"/>
        <w:jc w:val="both"/>
        <w:rPr>
          <w:color w:val="000000"/>
          <w:sz w:val="24"/>
          <w:szCs w:val="24"/>
          <w:rtl/>
        </w:rPr>
      </w:pPr>
    </w:p>
    <w:p w14:paraId="3EF69CC9" w14:textId="77777777" w:rsidR="00EB5A81" w:rsidRDefault="00EB5A81" w:rsidP="00EB5A81">
      <w:pPr>
        <w:ind w:firstLine="746"/>
        <w:jc w:val="both"/>
        <w:rPr>
          <w:color w:val="000000"/>
          <w:sz w:val="24"/>
          <w:szCs w:val="24"/>
          <w:rtl/>
        </w:rPr>
      </w:pPr>
    </w:p>
    <w:p w14:paraId="04240811" w14:textId="77777777" w:rsidR="00EB5A81" w:rsidRDefault="00EB5A81" w:rsidP="00EB5A81">
      <w:pPr>
        <w:ind w:left="2180" w:hanging="20"/>
        <w:jc w:val="both"/>
        <w:rPr>
          <w:color w:val="000000"/>
          <w:sz w:val="24"/>
          <w:szCs w:val="24"/>
          <w:rtl/>
        </w:rPr>
      </w:pPr>
    </w:p>
    <w:p w14:paraId="75563091" w14:textId="77777777" w:rsidR="00EB5A81" w:rsidRDefault="00EB5A81" w:rsidP="00EB5A81">
      <w:pPr>
        <w:ind w:firstLine="746"/>
        <w:jc w:val="both"/>
        <w:rPr>
          <w:color w:val="000000"/>
          <w:sz w:val="24"/>
          <w:szCs w:val="24"/>
          <w:rtl/>
        </w:rPr>
      </w:pPr>
    </w:p>
    <w:p w14:paraId="06922AF3" w14:textId="77777777" w:rsidR="00EB5A81" w:rsidRPr="009014A0" w:rsidRDefault="00EB5A81" w:rsidP="00EB5A81">
      <w:pPr>
        <w:ind w:left="820" w:hanging="580"/>
        <w:jc w:val="both"/>
        <w:rPr>
          <w:color w:val="000000"/>
          <w:sz w:val="24"/>
          <w:szCs w:val="24"/>
          <w:rtl/>
        </w:rPr>
      </w:pPr>
    </w:p>
    <w:p w14:paraId="30864F6C" w14:textId="77777777" w:rsidR="00EB5A81" w:rsidRPr="009014A0" w:rsidRDefault="00EB5A81" w:rsidP="00EB5A81">
      <w:pPr>
        <w:pStyle w:val="Heading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7E58CD">
            <w:rPr>
              <w:bCs/>
              <w:color w:val="0000FF"/>
              <w:sz w:val="24"/>
              <w:rtl/>
            </w:rPr>
            <w:t xml:space="preserve">משה סולומון </w:t>
          </w:r>
        </w:sdtContent>
      </w:sdt>
    </w:p>
    <w:p w14:paraId="2BA19CFB" w14:textId="77777777" w:rsidR="00EB5A81" w:rsidRDefault="00EB5A81" w:rsidP="00EB5A81">
      <w:pPr>
        <w:ind w:left="820" w:hanging="580"/>
        <w:jc w:val="both"/>
        <w:rPr>
          <w:color w:val="000000"/>
          <w:sz w:val="24"/>
          <w:szCs w:val="24"/>
          <w:rtl/>
        </w:rPr>
      </w:pPr>
    </w:p>
    <w:p w14:paraId="72100C3E" w14:textId="77777777" w:rsidR="00EB5A81" w:rsidRDefault="00EB5A81" w:rsidP="00EB5A81">
      <w:pPr>
        <w:pStyle w:val="Heading1"/>
        <w:ind w:left="740" w:hanging="720"/>
        <w:rPr>
          <w:color w:val="000000"/>
          <w:sz w:val="24"/>
          <w:rtl/>
        </w:rPr>
      </w:pPr>
      <w:r w:rsidRPr="009014A0">
        <w:rPr>
          <w:color w:val="000000"/>
          <w:sz w:val="24"/>
          <w:rtl/>
        </w:rPr>
        <w:lastRenderedPageBreak/>
        <w:t>5.2</w:t>
      </w:r>
      <w:r w:rsidRPr="009014A0">
        <w:rPr>
          <w:color w:val="000000"/>
          <w:sz w:val="24"/>
          <w:rtl/>
        </w:rPr>
        <w:tab/>
        <w:t>הנושאים הם:</w:t>
      </w:r>
    </w:p>
    <w:p w14:paraId="6CB2962A" w14:textId="77777777" w:rsidR="00EB5A81" w:rsidRPr="009014A0" w:rsidRDefault="00EB5A81" w:rsidP="00EB5A81">
      <w:pPr>
        <w:ind w:left="820" w:hanging="580"/>
        <w:jc w:val="both"/>
        <w:rPr>
          <w:color w:val="000000"/>
          <w:sz w:val="24"/>
          <w:szCs w:val="24"/>
          <w:rtl/>
        </w:rPr>
      </w:pPr>
    </w:p>
    <w:p w14:paraId="1A37BBFA"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67331CE4"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2EE84413"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1F88604D"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4DE323D1"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1DE1EB75"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7F12BBDF"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0CBE4816" w14:textId="77777777" w:rsidR="00EB5A81" w:rsidRPr="009014A0" w:rsidRDefault="00EB5A81" w:rsidP="00EB5A81">
      <w:pPr>
        <w:jc w:val="both"/>
        <w:rPr>
          <w:color w:val="000000"/>
          <w:sz w:val="24"/>
          <w:szCs w:val="24"/>
          <w:rtl/>
        </w:rPr>
      </w:pPr>
    </w:p>
    <w:p w14:paraId="1D5C4E77" w14:textId="77777777" w:rsidR="00C56FE2" w:rsidRDefault="00EB5A81" w:rsidP="00EB5A81">
      <w:pPr>
        <w:pStyle w:val="Heading1"/>
        <w:ind w:left="740" w:hanging="720"/>
        <w:rPr>
          <w:color w:val="008000"/>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p>
    <w:p w14:paraId="684D67A2" w14:textId="6A3E0689" w:rsidR="00E62101" w:rsidRDefault="00E62101" w:rsidP="002B4797">
      <w:pPr>
        <w:rPr>
          <w:rtl/>
        </w:rPr>
      </w:pPr>
    </w:p>
    <w:p w14:paraId="5B50B43A" w14:textId="77777777" w:rsidR="00E62101" w:rsidRPr="00E62101" w:rsidRDefault="00E62101" w:rsidP="00E62101">
      <w:pPr>
        <w:widowControl w:val="0"/>
        <w:ind w:left="-30"/>
        <w:outlineLvl w:val="2"/>
        <w:rPr>
          <w:rFonts w:ascii="Times New Roman" w:eastAsia="Times New Roman" w:hAnsi="Times New Roman"/>
          <w:b/>
          <w:bCs/>
          <w:sz w:val="24"/>
          <w:szCs w:val="24"/>
          <w:rtl/>
          <w:lang w:eastAsia="he-IL"/>
        </w:rPr>
      </w:pPr>
      <w:r w:rsidRPr="00E62101">
        <w:rPr>
          <w:rFonts w:ascii="Times New Roman" w:eastAsia="Times New Roman" w:hAnsi="Times New Roman" w:hint="cs"/>
          <w:b/>
          <w:bCs/>
          <w:sz w:val="24"/>
          <w:szCs w:val="24"/>
          <w:rtl/>
          <w:lang w:eastAsia="he-IL"/>
        </w:rPr>
        <w:t xml:space="preserve">כלל נכסי נדל"ן נשר מרכז </w:t>
      </w:r>
      <w:r w:rsidRPr="00E62101">
        <w:rPr>
          <w:rFonts w:ascii="Times New Roman" w:eastAsia="Times New Roman" w:hAnsi="Times New Roman"/>
          <w:b/>
          <w:bCs/>
          <w:sz w:val="24"/>
          <w:szCs w:val="24"/>
          <w:rtl/>
          <w:lang w:eastAsia="he-IL"/>
        </w:rPr>
        <w:t>(</w:t>
      </w:r>
      <w:r w:rsidRPr="00E62101">
        <w:rPr>
          <w:rFonts w:ascii="Times New Roman" w:eastAsia="Times New Roman" w:hAnsi="Times New Roman" w:hint="eastAsia"/>
          <w:b/>
          <w:bCs/>
          <w:sz w:val="24"/>
          <w:szCs w:val="24"/>
          <w:rtl/>
          <w:lang w:eastAsia="he-IL"/>
        </w:rPr>
        <w:t>נ</w:t>
      </w:r>
      <w:r w:rsidRPr="00E62101">
        <w:rPr>
          <w:rFonts w:ascii="Times New Roman" w:eastAsia="Times New Roman" w:hAnsi="Times New Roman"/>
          <w:b/>
          <w:bCs/>
          <w:sz w:val="24"/>
          <w:szCs w:val="24"/>
          <w:rtl/>
          <w:lang w:eastAsia="he-IL"/>
        </w:rPr>
        <w:t xml:space="preserve">.נ.נ.מ) </w:t>
      </w:r>
      <w:r w:rsidRPr="00E62101">
        <w:rPr>
          <w:rFonts w:ascii="Times New Roman" w:eastAsia="Times New Roman" w:hAnsi="Times New Roman" w:hint="eastAsia"/>
          <w:b/>
          <w:bCs/>
          <w:sz w:val="24"/>
          <w:szCs w:val="24"/>
          <w:rtl/>
          <w:lang w:eastAsia="he-IL"/>
        </w:rPr>
        <w:t>שותפות</w:t>
      </w:r>
      <w:r w:rsidRPr="00E62101">
        <w:rPr>
          <w:rFonts w:ascii="Times New Roman" w:eastAsia="Times New Roman" w:hAnsi="Times New Roman"/>
          <w:b/>
          <w:bCs/>
          <w:sz w:val="24"/>
          <w:szCs w:val="24"/>
          <w:rtl/>
          <w:lang w:eastAsia="he-IL"/>
        </w:rPr>
        <w:t xml:space="preserve"> </w:t>
      </w:r>
      <w:r w:rsidRPr="00E62101">
        <w:rPr>
          <w:rFonts w:ascii="Times New Roman" w:eastAsia="Times New Roman" w:hAnsi="Times New Roman" w:hint="eastAsia"/>
          <w:b/>
          <w:bCs/>
          <w:sz w:val="24"/>
          <w:szCs w:val="24"/>
          <w:rtl/>
          <w:lang w:eastAsia="he-IL"/>
        </w:rPr>
        <w:t>מוגבלת</w:t>
      </w:r>
      <w:r w:rsidRPr="00E62101">
        <w:rPr>
          <w:rFonts w:ascii="Times New Roman" w:eastAsia="Times New Roman" w:hAnsi="Times New Roman"/>
          <w:b/>
          <w:bCs/>
          <w:sz w:val="24"/>
          <w:szCs w:val="24"/>
          <w:rtl/>
          <w:lang w:eastAsia="he-IL"/>
        </w:rPr>
        <w:tab/>
      </w:r>
      <w:r w:rsidRPr="00E62101">
        <w:rPr>
          <w:rFonts w:ascii="Times New Roman" w:eastAsia="Times New Roman" w:hAnsi="Times New Roman"/>
          <w:b/>
          <w:bCs/>
          <w:sz w:val="24"/>
          <w:szCs w:val="24"/>
          <w:rtl/>
          <w:lang w:eastAsia="he-IL"/>
        </w:rPr>
        <w:tab/>
      </w:r>
      <w:r w:rsidRPr="00E62101">
        <w:rPr>
          <w:rFonts w:ascii="Times New Roman" w:eastAsia="Times New Roman" w:hAnsi="Times New Roman" w:hint="cs"/>
          <w:b/>
          <w:bCs/>
          <w:sz w:val="24"/>
          <w:szCs w:val="24"/>
          <w:rtl/>
          <w:lang w:eastAsia="he-IL"/>
        </w:rPr>
        <w:t xml:space="preserve"> -50%</w:t>
      </w:r>
    </w:p>
    <w:p w14:paraId="421EFC8C" w14:textId="77777777" w:rsidR="00E62101" w:rsidRPr="00E62101" w:rsidRDefault="00E62101" w:rsidP="00E62101">
      <w:pPr>
        <w:widowControl w:val="0"/>
        <w:ind w:left="-30"/>
        <w:outlineLvl w:val="2"/>
        <w:rPr>
          <w:rFonts w:ascii="Times New Roman" w:eastAsia="Times New Roman" w:hAnsi="Times New Roman"/>
          <w:b/>
          <w:bCs/>
          <w:sz w:val="24"/>
          <w:szCs w:val="24"/>
          <w:rtl/>
          <w:lang w:eastAsia="he-IL"/>
        </w:rPr>
      </w:pPr>
    </w:p>
    <w:p w14:paraId="39CB5AC8" w14:textId="77777777" w:rsidR="00E62101" w:rsidRPr="00E62101" w:rsidRDefault="00E62101" w:rsidP="00E62101">
      <w:pPr>
        <w:widowControl w:val="0"/>
        <w:ind w:left="-30"/>
        <w:outlineLvl w:val="2"/>
        <w:rPr>
          <w:rFonts w:ascii="Times New Roman" w:eastAsia="Times New Roman" w:hAnsi="Times New Roman"/>
          <w:b/>
          <w:bCs/>
          <w:sz w:val="24"/>
          <w:szCs w:val="24"/>
          <w:rtl/>
          <w:lang w:eastAsia="he-IL"/>
        </w:rPr>
      </w:pPr>
      <w:r w:rsidRPr="00E62101">
        <w:rPr>
          <w:rFonts w:ascii="Times New Roman" w:eastAsia="Times New Roman" w:hAnsi="Times New Roman" w:hint="cs"/>
          <w:b/>
          <w:bCs/>
          <w:sz w:val="24"/>
          <w:szCs w:val="24"/>
          <w:rtl/>
          <w:lang w:eastAsia="he-IL"/>
        </w:rPr>
        <w:t xml:space="preserve">שיכון ובינוי נדל"ן בע"מ יחד עם אפריקה ישראל מגורים בע"מ </w:t>
      </w:r>
      <w:r w:rsidRPr="00E62101">
        <w:rPr>
          <w:rFonts w:ascii="Times New Roman" w:eastAsia="Times New Roman" w:hAnsi="Times New Roman"/>
          <w:b/>
          <w:bCs/>
          <w:sz w:val="24"/>
          <w:szCs w:val="24"/>
          <w:rtl/>
          <w:lang w:eastAsia="he-IL"/>
        </w:rPr>
        <w:tab/>
      </w:r>
      <w:r w:rsidRPr="00E62101">
        <w:rPr>
          <w:rFonts w:ascii="Times New Roman" w:eastAsia="Times New Roman" w:hAnsi="Times New Roman" w:hint="cs"/>
          <w:b/>
          <w:bCs/>
          <w:sz w:val="24"/>
          <w:szCs w:val="24"/>
          <w:rtl/>
          <w:lang w:eastAsia="he-IL"/>
        </w:rPr>
        <w:t xml:space="preserve"> -50% </w:t>
      </w:r>
    </w:p>
    <w:p w14:paraId="49666EEA" w14:textId="77777777" w:rsidR="00E62101" w:rsidRPr="00E62101" w:rsidRDefault="00E62101" w:rsidP="00E62101">
      <w:pPr>
        <w:widowControl w:val="0"/>
        <w:ind w:left="-30"/>
        <w:outlineLvl w:val="2"/>
        <w:rPr>
          <w:rFonts w:ascii="Times New Roman" w:eastAsia="Times New Roman" w:hAnsi="Times New Roman"/>
          <w:b/>
          <w:bCs/>
          <w:sz w:val="24"/>
          <w:szCs w:val="24"/>
          <w:rtl/>
          <w:lang w:eastAsia="he-IL"/>
        </w:rPr>
      </w:pPr>
    </w:p>
    <w:p w14:paraId="0D5AAA25" w14:textId="77777777" w:rsidR="00E62101" w:rsidRPr="002B4797" w:rsidRDefault="00E62101" w:rsidP="002B4797">
      <w:pPr>
        <w:rPr>
          <w:rtl/>
        </w:rPr>
      </w:pPr>
    </w:p>
    <w:p w14:paraId="75E2DEEF" w14:textId="77777777" w:rsidR="00C56FE2" w:rsidRDefault="00C56FE2" w:rsidP="00EB5A81">
      <w:pPr>
        <w:pStyle w:val="Heading1"/>
        <w:ind w:left="740" w:hanging="720"/>
        <w:rPr>
          <w:color w:val="008000"/>
          <w:sz w:val="24"/>
          <w:rtl/>
        </w:rPr>
      </w:pPr>
    </w:p>
    <w:p w14:paraId="5A38634D" w14:textId="77777777" w:rsidR="00E62101" w:rsidRDefault="00E62101" w:rsidP="00EB5A81">
      <w:pPr>
        <w:pStyle w:val="Heading1"/>
        <w:ind w:left="740" w:hanging="720"/>
        <w:rPr>
          <w:color w:val="008000"/>
          <w:sz w:val="24"/>
          <w:rtl/>
        </w:rPr>
      </w:pPr>
    </w:p>
    <w:p w14:paraId="035FC364" w14:textId="10FA733D" w:rsidR="00EB5A81" w:rsidRPr="009A0CF9" w:rsidRDefault="00EB5A81" w:rsidP="002302E1">
      <w:pPr>
        <w:ind w:left="240"/>
        <w:jc w:val="center"/>
        <w:rPr>
          <w:bCs/>
          <w:color w:val="000000"/>
          <w:sz w:val="28"/>
          <w:szCs w:val="28"/>
          <w:u w:val="single"/>
          <w:rtl/>
        </w:rPr>
      </w:pPr>
      <w:r w:rsidRPr="00603F1E">
        <w:rPr>
          <w:bCs/>
          <w:color w:val="000000"/>
          <w:sz w:val="24"/>
          <w:szCs w:val="24"/>
          <w:u w:val="single"/>
          <w:rtl/>
        </w:rPr>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0BD78F80" w14:textId="77777777" w:rsidR="00EB5A81" w:rsidRPr="00CF6F26" w:rsidRDefault="00EB5A81" w:rsidP="00EB5A81">
      <w:pPr>
        <w:ind w:left="240"/>
        <w:jc w:val="center"/>
        <w:rPr>
          <w:bCs/>
          <w:color w:val="000000"/>
          <w:sz w:val="24"/>
          <w:szCs w:val="24"/>
          <w:u w:val="single"/>
          <w:rtl/>
        </w:rPr>
      </w:pPr>
    </w:p>
    <w:p w14:paraId="67A8CF81"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522D75EF" w14:textId="77777777" w:rsidR="00EB5A81" w:rsidRPr="009014A0" w:rsidRDefault="00EB5A81" w:rsidP="00EB5A81">
      <w:pPr>
        <w:ind w:left="240"/>
        <w:jc w:val="both"/>
        <w:rPr>
          <w:bCs/>
          <w:color w:val="000000"/>
          <w:sz w:val="24"/>
          <w:szCs w:val="24"/>
          <w:rtl/>
        </w:rPr>
      </w:pPr>
    </w:p>
    <w:p w14:paraId="35122525"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1427D5AF" w14:textId="77777777" w:rsidR="00EB5A81" w:rsidRPr="009014A0" w:rsidRDefault="00EB5A81" w:rsidP="00EB5A81">
      <w:pPr>
        <w:ind w:left="240"/>
        <w:jc w:val="both"/>
        <w:rPr>
          <w:b/>
          <w:bCs/>
          <w:color w:val="000000"/>
          <w:sz w:val="24"/>
          <w:szCs w:val="24"/>
          <w:rtl/>
        </w:rPr>
      </w:pPr>
    </w:p>
    <w:p w14:paraId="573D5ADD" w14:textId="77777777" w:rsidR="00EB5A81" w:rsidRPr="00870C9E" w:rsidRDefault="00EB5A81" w:rsidP="00EB5A81">
      <w:pPr>
        <w:pStyle w:val="Heading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67D3A447" w14:textId="77777777" w:rsidR="00EB5A81" w:rsidRPr="00870C9E" w:rsidRDefault="00EB5A81" w:rsidP="00EB5A81">
      <w:pPr>
        <w:pStyle w:val="Heading6"/>
        <w:ind w:left="240"/>
        <w:rPr>
          <w:b/>
          <w:bCs/>
          <w:sz w:val="24"/>
        </w:rPr>
      </w:pPr>
    </w:p>
    <w:p w14:paraId="3D522962"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כנית אבני דרך כללית לכל הפרויקט הכוללת לו"ז תכנון, לו"ז רישוי ולו"ז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140A7C88" w14:textId="77777777" w:rsidR="00EB5A81" w:rsidRDefault="00EB5A81" w:rsidP="00EB5A81">
      <w:pPr>
        <w:numPr>
          <w:ilvl w:val="0"/>
          <w:numId w:val="17"/>
        </w:numPr>
        <w:spacing w:before="120" w:after="240"/>
        <w:jc w:val="both"/>
        <w:rPr>
          <w:sz w:val="24"/>
          <w:szCs w:val="24"/>
        </w:rPr>
      </w:pPr>
      <w:r w:rsidRPr="00870C9E">
        <w:rPr>
          <w:sz w:val="24"/>
          <w:szCs w:val="24"/>
          <w:rtl/>
        </w:rPr>
        <w:t>טיפול ותאום שוטף בכל הליך הקשור בתכניות מתאר, בינוי, ת.ב.ע המתייחסות לפרויקט ושינויים בהם לפי הנחיות המזמין.</w:t>
      </w:r>
    </w:p>
    <w:p w14:paraId="71581E68"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5C93740A"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1FD79201"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2C08F932"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6F4CBBEB"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6DD20E85"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lastRenderedPageBreak/>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2E83F0BD"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w:t>
      </w:r>
      <w:r w:rsidR="002302E1">
        <w:rPr>
          <w:rFonts w:hint="cs"/>
          <w:color w:val="000000"/>
          <w:sz w:val="24"/>
          <w:szCs w:val="24"/>
          <w:rtl/>
        </w:rPr>
        <w:t xml:space="preserve"> תכנון מחוזיות וארציות וכיוצ"ב)</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16B75635"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1272F70A"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5F7BEE8E"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307BB912"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1577A835"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2A7CA35E"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0A9403C6"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6B61865D"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176C89E9"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39F36751"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49CF66B1"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34A36D18"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7C9CEE8F"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2B78D0AC"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54EA1F8A"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34C8CEC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lastRenderedPageBreak/>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16B21D89"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4A23D7C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5C1AB4CE"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07971ACE"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4AEC0DC1"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5CD87270"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76AB1DE8" w14:textId="77777777" w:rsidR="00EB5A81" w:rsidRDefault="00EB5A81" w:rsidP="00EB5A81">
      <w:pPr>
        <w:spacing w:before="120" w:after="240"/>
        <w:ind w:left="1134"/>
        <w:jc w:val="both"/>
        <w:rPr>
          <w:color w:val="000000"/>
          <w:sz w:val="24"/>
          <w:szCs w:val="24"/>
          <w:rtl/>
        </w:rPr>
      </w:pPr>
    </w:p>
    <w:p w14:paraId="1DA74AB7" w14:textId="77777777" w:rsidR="00EB5A81" w:rsidRDefault="00EB5A81" w:rsidP="00EB5A81">
      <w:pPr>
        <w:spacing w:before="120" w:after="240"/>
        <w:ind w:left="1134"/>
        <w:jc w:val="both"/>
        <w:rPr>
          <w:color w:val="000000"/>
          <w:sz w:val="24"/>
          <w:szCs w:val="24"/>
          <w:rtl/>
        </w:rPr>
      </w:pPr>
    </w:p>
    <w:p w14:paraId="35EA04A8" w14:textId="77777777" w:rsidR="00EB5A81" w:rsidRDefault="00EB5A81" w:rsidP="00EB5A81">
      <w:pPr>
        <w:ind w:left="700" w:hanging="700"/>
        <w:jc w:val="both"/>
        <w:rPr>
          <w:b/>
          <w:bCs/>
          <w:color w:val="000000"/>
          <w:sz w:val="24"/>
          <w:szCs w:val="24"/>
          <w:rtl/>
        </w:rPr>
      </w:pPr>
    </w:p>
    <w:p w14:paraId="6DC16104"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2EB3DB4D" w14:textId="77777777" w:rsidR="00EB5A81" w:rsidRPr="00A333C9" w:rsidRDefault="00EB5A81" w:rsidP="00EB5A81">
      <w:pPr>
        <w:spacing w:before="120"/>
        <w:ind w:left="567"/>
        <w:jc w:val="both"/>
        <w:rPr>
          <w:sz w:val="24"/>
          <w:szCs w:val="24"/>
          <w:rtl/>
        </w:rPr>
      </w:pPr>
    </w:p>
    <w:p w14:paraId="44F0F4C3"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6AEAA3DF" w14:textId="77777777" w:rsidR="00EB5A81" w:rsidRDefault="00EB5A81" w:rsidP="00EB5A81">
      <w:pPr>
        <w:spacing w:before="120"/>
        <w:ind w:left="567"/>
        <w:jc w:val="both"/>
        <w:rPr>
          <w:sz w:val="24"/>
          <w:szCs w:val="24"/>
        </w:rPr>
      </w:pPr>
    </w:p>
    <w:p w14:paraId="469D8358"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23C49F03" w14:textId="77777777" w:rsidR="00EB5A81" w:rsidRPr="001C4336" w:rsidRDefault="00EB5A81" w:rsidP="00EB5A81">
      <w:pPr>
        <w:pStyle w:val="Heading1"/>
        <w:ind w:left="720"/>
        <w:rPr>
          <w:sz w:val="24"/>
          <w:rtl/>
        </w:rPr>
      </w:pPr>
    </w:p>
    <w:p w14:paraId="4914F9FA"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44C6B506" w14:textId="77777777" w:rsidR="00EB5A81" w:rsidRPr="00A94D9B" w:rsidRDefault="00EB5A81" w:rsidP="00EB5A81">
      <w:pPr>
        <w:ind w:left="1460" w:hanging="740"/>
        <w:jc w:val="both"/>
        <w:rPr>
          <w:color w:val="000000"/>
          <w:sz w:val="24"/>
          <w:szCs w:val="24"/>
          <w:rtl/>
        </w:rPr>
      </w:pPr>
    </w:p>
    <w:p w14:paraId="161B92C8"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3ADAAFD7" w14:textId="77777777" w:rsidR="00EB5A81" w:rsidRDefault="00EB5A81" w:rsidP="00EB5A81">
      <w:pPr>
        <w:pStyle w:val="Heading1"/>
        <w:rPr>
          <w:sz w:val="24"/>
          <w:rtl/>
        </w:rPr>
      </w:pPr>
    </w:p>
    <w:p w14:paraId="729892E2"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6247E8C0" w14:textId="77777777" w:rsidR="00EB5A81" w:rsidRDefault="00EB5A81" w:rsidP="00EB5A81">
      <w:pPr>
        <w:pStyle w:val="Heading1"/>
        <w:rPr>
          <w:sz w:val="24"/>
          <w:rtl/>
        </w:rPr>
      </w:pPr>
    </w:p>
    <w:p w14:paraId="7BB9094E" w14:textId="77777777" w:rsidR="00EB5A81" w:rsidRDefault="00EB5A81" w:rsidP="00EB5A81">
      <w:pPr>
        <w:numPr>
          <w:ilvl w:val="0"/>
          <w:numId w:val="27"/>
        </w:numPr>
        <w:spacing w:before="120"/>
        <w:ind w:left="1134" w:hanging="567"/>
        <w:jc w:val="both"/>
        <w:rPr>
          <w:sz w:val="24"/>
          <w:szCs w:val="24"/>
        </w:rPr>
      </w:pPr>
      <w:r w:rsidRPr="001C4336">
        <w:rPr>
          <w:sz w:val="24"/>
          <w:szCs w:val="24"/>
          <w:rtl/>
        </w:rPr>
        <w: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t>
      </w:r>
    </w:p>
    <w:p w14:paraId="04A6E356" w14:textId="77777777" w:rsidR="00EB5A81" w:rsidRDefault="00EB5A81" w:rsidP="00EB5A81">
      <w:pPr>
        <w:pStyle w:val="Heading1"/>
        <w:rPr>
          <w:sz w:val="24"/>
          <w:rtl/>
        </w:rPr>
      </w:pPr>
    </w:p>
    <w:p w14:paraId="116C003C"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7751B4CB" w14:textId="77777777" w:rsidR="00EB5A81" w:rsidRDefault="00EB5A81" w:rsidP="00EB5A81">
      <w:pPr>
        <w:pStyle w:val="Heading1"/>
        <w:rPr>
          <w:sz w:val="24"/>
          <w:rtl/>
        </w:rPr>
      </w:pPr>
    </w:p>
    <w:p w14:paraId="1491B607" w14:textId="77777777" w:rsidR="00EB5A81" w:rsidRDefault="00EB5A81" w:rsidP="00EB5A81">
      <w:pPr>
        <w:numPr>
          <w:ilvl w:val="0"/>
          <w:numId w:val="27"/>
        </w:numPr>
        <w:spacing w:before="120"/>
        <w:ind w:left="1134" w:hanging="567"/>
        <w:jc w:val="both"/>
        <w:rPr>
          <w:sz w:val="24"/>
          <w:szCs w:val="24"/>
        </w:rPr>
      </w:pPr>
      <w:r w:rsidRPr="001C4336">
        <w:rPr>
          <w:sz w:val="24"/>
          <w:szCs w:val="24"/>
          <w:rtl/>
        </w:rPr>
        <w:t>יעוץ וסיוע למתכננים וליועצים בהכנת מסמכי המכרזים ופרסומם ועריכת אמדן תקציבי על סמך אומדנים שיתקבלו מהמתכננים ומהיועצים שיבוססו על כתבי הכמויות.</w:t>
      </w:r>
    </w:p>
    <w:p w14:paraId="3500DBC6" w14:textId="77777777" w:rsidR="00EB5A81" w:rsidRPr="001C4336" w:rsidRDefault="00EB5A81" w:rsidP="00EB5A81">
      <w:pPr>
        <w:pStyle w:val="Heading1"/>
        <w:ind w:left="720"/>
        <w:rPr>
          <w:sz w:val="24"/>
          <w:rtl/>
        </w:rPr>
      </w:pPr>
    </w:p>
    <w:p w14:paraId="7CFBFB5D"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69E72714" w14:textId="77777777" w:rsidR="00EB5A81" w:rsidRDefault="00EB5A81" w:rsidP="00EB5A81">
      <w:pPr>
        <w:pStyle w:val="Heading1"/>
        <w:rPr>
          <w:sz w:val="24"/>
          <w:rtl/>
        </w:rPr>
      </w:pPr>
    </w:p>
    <w:p w14:paraId="63D313B0"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33A73695" w14:textId="77777777" w:rsidR="00EB5A81" w:rsidRDefault="00EB5A81" w:rsidP="00EB5A81">
      <w:pPr>
        <w:pStyle w:val="Heading1"/>
        <w:rPr>
          <w:sz w:val="24"/>
          <w:rtl/>
        </w:rPr>
      </w:pPr>
    </w:p>
    <w:p w14:paraId="30E5BE55"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78C3924D" w14:textId="77777777" w:rsidR="00EB5A81" w:rsidRDefault="00EB5A81" w:rsidP="00EB5A81">
      <w:pPr>
        <w:pStyle w:val="Heading1"/>
        <w:rPr>
          <w:sz w:val="24"/>
          <w:rtl/>
        </w:rPr>
      </w:pPr>
    </w:p>
    <w:p w14:paraId="01D0827F"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372AF29E" w14:textId="77777777" w:rsidR="00EB5A81" w:rsidRDefault="00EB5A81" w:rsidP="00EB5A81">
      <w:pPr>
        <w:pStyle w:val="Heading1"/>
        <w:rPr>
          <w:sz w:val="24"/>
          <w:rtl/>
        </w:rPr>
      </w:pPr>
    </w:p>
    <w:p w14:paraId="05AA5EE3"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7406D984" w14:textId="77777777" w:rsidR="00EB5A81" w:rsidRDefault="00EB5A81" w:rsidP="00EB5A81">
      <w:pPr>
        <w:pStyle w:val="Heading1"/>
        <w:rPr>
          <w:sz w:val="24"/>
          <w:rtl/>
        </w:rPr>
      </w:pPr>
    </w:p>
    <w:p w14:paraId="45D39FDA"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62A8549F" w14:textId="77777777" w:rsidR="00EB5A81" w:rsidRDefault="00EB5A81" w:rsidP="00EB5A81">
      <w:pPr>
        <w:pStyle w:val="Heading1"/>
        <w:rPr>
          <w:sz w:val="24"/>
          <w:rtl/>
        </w:rPr>
      </w:pPr>
    </w:p>
    <w:p w14:paraId="6EC33D36"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53103E92" w14:textId="77777777" w:rsidR="00EB5A81" w:rsidRDefault="00EB5A81" w:rsidP="00EB5A81">
      <w:pPr>
        <w:pStyle w:val="Heading1"/>
        <w:ind w:left="720"/>
        <w:rPr>
          <w:sz w:val="24"/>
        </w:rPr>
      </w:pPr>
    </w:p>
    <w:p w14:paraId="313D4DEB"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17E2F2E9" w14:textId="77777777" w:rsidR="00EB5A81" w:rsidRPr="001C4336" w:rsidRDefault="00EB5A81" w:rsidP="00EB5A81">
      <w:pPr>
        <w:pStyle w:val="Heading1"/>
        <w:ind w:left="720"/>
        <w:rPr>
          <w:sz w:val="24"/>
          <w:rtl/>
        </w:rPr>
      </w:pPr>
    </w:p>
    <w:p w14:paraId="788D9382"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6A60CB46" w14:textId="77777777" w:rsidR="00EB5A81" w:rsidRDefault="00EB5A81" w:rsidP="00EB5A81">
      <w:pPr>
        <w:pStyle w:val="Heading1"/>
        <w:rPr>
          <w:sz w:val="24"/>
          <w:rtl/>
        </w:rPr>
      </w:pPr>
    </w:p>
    <w:p w14:paraId="1E632FBF"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5E2B7AC4" w14:textId="77777777" w:rsidR="00EB5A81" w:rsidRDefault="00EB5A81" w:rsidP="00EB5A81">
      <w:pPr>
        <w:pStyle w:val="Heading1"/>
        <w:rPr>
          <w:sz w:val="24"/>
          <w:rtl/>
        </w:rPr>
      </w:pPr>
    </w:p>
    <w:p w14:paraId="45119CE0" w14:textId="77777777" w:rsidR="00EB5A81" w:rsidRDefault="00EB5A81" w:rsidP="00EB5A81">
      <w:pPr>
        <w:numPr>
          <w:ilvl w:val="0"/>
          <w:numId w:val="27"/>
        </w:numPr>
        <w:spacing w:before="120"/>
        <w:ind w:left="1134" w:hanging="567"/>
        <w:jc w:val="both"/>
        <w:rPr>
          <w:sz w:val="24"/>
          <w:szCs w:val="24"/>
        </w:rPr>
      </w:pPr>
      <w:r w:rsidRPr="001C4336">
        <w:rPr>
          <w:sz w:val="24"/>
          <w:szCs w:val="24"/>
          <w:rtl/>
        </w:rPr>
        <w:t>עדכון האומדנים התקציביים ולו"ז הפרויקט לאור תוצאות המכרזים או המו"מ עם הקבלנים וקביעת מסגרות תקציב חדשות בהתאם.</w:t>
      </w:r>
    </w:p>
    <w:p w14:paraId="4FBC17E3" w14:textId="77777777" w:rsidR="00EB5A81" w:rsidRDefault="00EB5A81" w:rsidP="00EB5A81">
      <w:pPr>
        <w:pStyle w:val="Heading1"/>
        <w:rPr>
          <w:sz w:val="24"/>
          <w:rtl/>
        </w:rPr>
      </w:pPr>
    </w:p>
    <w:p w14:paraId="7DED497C"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13291B14" w14:textId="77777777" w:rsidR="00EB5A81" w:rsidRPr="009014A0" w:rsidRDefault="00EB5A81" w:rsidP="00EB5A81">
      <w:pPr>
        <w:ind w:left="820" w:hanging="580"/>
        <w:jc w:val="both"/>
        <w:rPr>
          <w:color w:val="000000"/>
          <w:sz w:val="24"/>
          <w:szCs w:val="24"/>
          <w:rtl/>
        </w:rPr>
      </w:pPr>
    </w:p>
    <w:p w14:paraId="2B0079A7"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4C47B5A9" w14:textId="77777777" w:rsidR="00EB5A81" w:rsidRPr="009014A0" w:rsidRDefault="00EB5A81" w:rsidP="00EB5A81">
      <w:pPr>
        <w:ind w:left="160"/>
        <w:jc w:val="both"/>
        <w:rPr>
          <w:color w:val="000000"/>
          <w:sz w:val="24"/>
          <w:szCs w:val="24"/>
          <w:rtl/>
        </w:rPr>
      </w:pPr>
    </w:p>
    <w:p w14:paraId="761104DC" w14:textId="77777777" w:rsidR="00EB5A81" w:rsidRDefault="00EB5A81" w:rsidP="00EB5A81">
      <w:pPr>
        <w:ind w:left="567"/>
        <w:jc w:val="both"/>
        <w:rPr>
          <w:color w:val="000000"/>
          <w:sz w:val="24"/>
          <w:szCs w:val="24"/>
          <w:rtl/>
        </w:rPr>
      </w:pPr>
      <w:r w:rsidRPr="009014A0">
        <w:rPr>
          <w:color w:val="000000"/>
          <w:sz w:val="24"/>
          <w:szCs w:val="24"/>
          <w:rtl/>
        </w:rPr>
        <w:lastRenderedPageBreak/>
        <w:t>לצורך מסירת השטח לקבלנים (לרבות לרשות העתיקות ו/או לארכיאולוגים) ינקוט המפקח בצעדים הבאים:</w:t>
      </w:r>
    </w:p>
    <w:p w14:paraId="05F45E6B" w14:textId="77777777" w:rsidR="00EB5A81" w:rsidRPr="00CE4B41" w:rsidRDefault="00EB5A81" w:rsidP="00EB5A81">
      <w:pPr>
        <w:jc w:val="both"/>
        <w:rPr>
          <w:color w:val="000000"/>
          <w:sz w:val="24"/>
          <w:szCs w:val="24"/>
          <w:rtl/>
        </w:rPr>
      </w:pPr>
    </w:p>
    <w:p w14:paraId="0AD6D0F8"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6E1B6001" w14:textId="77777777" w:rsidR="00EB5A81" w:rsidRPr="00CE4B41" w:rsidRDefault="00EB5A81" w:rsidP="00EB5A81">
      <w:pPr>
        <w:pStyle w:val="Heading1"/>
        <w:ind w:left="720"/>
        <w:rPr>
          <w:sz w:val="24"/>
          <w:rtl/>
        </w:rPr>
      </w:pPr>
    </w:p>
    <w:p w14:paraId="2B3F031F"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2B678060" w14:textId="77777777" w:rsidR="00EB5A81" w:rsidRPr="00CE4B41" w:rsidRDefault="00EB5A81" w:rsidP="00EB5A81">
      <w:pPr>
        <w:ind w:left="1560" w:hanging="700"/>
        <w:jc w:val="both"/>
        <w:rPr>
          <w:color w:val="000000"/>
          <w:sz w:val="24"/>
          <w:szCs w:val="24"/>
          <w:rtl/>
        </w:rPr>
      </w:pPr>
    </w:p>
    <w:p w14:paraId="3CB49A9F"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779CA4FE" w14:textId="77777777" w:rsidR="00EB5A81" w:rsidRDefault="00EB5A81" w:rsidP="00EB5A81">
      <w:pPr>
        <w:pStyle w:val="Heading1"/>
        <w:rPr>
          <w:sz w:val="24"/>
          <w:rtl/>
        </w:rPr>
      </w:pPr>
    </w:p>
    <w:p w14:paraId="4F729F4E"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t>
      </w:r>
    </w:p>
    <w:p w14:paraId="7B565710"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3A56F7F3" w14:textId="77777777" w:rsidR="00EB5A81" w:rsidRPr="00CE4B41" w:rsidRDefault="00EB5A81" w:rsidP="00EB5A81">
      <w:pPr>
        <w:ind w:left="1440"/>
        <w:jc w:val="both"/>
        <w:rPr>
          <w:sz w:val="24"/>
          <w:szCs w:val="24"/>
          <w:rtl/>
        </w:rPr>
      </w:pPr>
    </w:p>
    <w:p w14:paraId="3572F7ED"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t>
      </w:r>
    </w:p>
    <w:p w14:paraId="169DFFFD" w14:textId="77777777" w:rsidR="00EB5A81" w:rsidRPr="00CE4B41" w:rsidRDefault="00EB5A81" w:rsidP="00EB5A81">
      <w:pPr>
        <w:pStyle w:val="Heading1"/>
        <w:ind w:left="720"/>
        <w:rPr>
          <w:sz w:val="24"/>
          <w:rtl/>
        </w:rPr>
      </w:pPr>
    </w:p>
    <w:p w14:paraId="46724BED"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29D793B9" w14:textId="77777777" w:rsidR="00EB5A81" w:rsidRDefault="00EB5A81" w:rsidP="00EB5A81">
      <w:pPr>
        <w:pStyle w:val="Heading1"/>
        <w:rPr>
          <w:sz w:val="24"/>
          <w:rtl/>
        </w:rPr>
      </w:pPr>
    </w:p>
    <w:p w14:paraId="4E4AE4C4"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t>
      </w:r>
    </w:p>
    <w:p w14:paraId="2A3714C3"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1E24435A" w14:textId="77777777" w:rsidR="00EB5A81" w:rsidRPr="00CE4B41" w:rsidRDefault="00EB5A81" w:rsidP="00EB5A81">
      <w:pPr>
        <w:jc w:val="both"/>
        <w:rPr>
          <w:color w:val="000000"/>
          <w:sz w:val="24"/>
          <w:szCs w:val="24"/>
          <w:rtl/>
        </w:rPr>
      </w:pPr>
    </w:p>
    <w:p w14:paraId="7038843F"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433659B3" w14:textId="77777777" w:rsidR="00EB5A81" w:rsidRPr="00CE4B41" w:rsidRDefault="00EB5A81" w:rsidP="00EB5A81">
      <w:pPr>
        <w:pStyle w:val="Heading1"/>
        <w:ind w:left="720"/>
        <w:rPr>
          <w:sz w:val="24"/>
          <w:rtl/>
        </w:rPr>
      </w:pPr>
    </w:p>
    <w:p w14:paraId="171C08C3"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ינקטו כל אמצעי הבטיחות והגיהות הדרושים על פי דין.</w:t>
      </w:r>
    </w:p>
    <w:p w14:paraId="2988E76D" w14:textId="77777777" w:rsidR="00EB5A81" w:rsidRPr="00CE4B41" w:rsidRDefault="00EB5A81" w:rsidP="00EB5A81">
      <w:pPr>
        <w:pStyle w:val="Heading1"/>
        <w:ind w:left="720"/>
        <w:rPr>
          <w:sz w:val="24"/>
          <w:rtl/>
        </w:rPr>
      </w:pPr>
    </w:p>
    <w:p w14:paraId="0422F820"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4C958797" w14:textId="77777777" w:rsidR="00EB5A81" w:rsidRPr="00CE4B41" w:rsidRDefault="00EB5A81" w:rsidP="00EB5A81">
      <w:pPr>
        <w:pStyle w:val="Heading1"/>
        <w:ind w:left="720"/>
        <w:rPr>
          <w:sz w:val="24"/>
          <w:rtl/>
        </w:rPr>
      </w:pPr>
    </w:p>
    <w:p w14:paraId="1F7F8CE4"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7B4CC2EB" w14:textId="77777777" w:rsidR="00EB5A81" w:rsidRPr="009014A0" w:rsidRDefault="00EB5A81" w:rsidP="00EB5A81">
      <w:pPr>
        <w:ind w:left="1560" w:hanging="700"/>
        <w:jc w:val="both"/>
        <w:rPr>
          <w:color w:val="000000"/>
          <w:sz w:val="24"/>
          <w:szCs w:val="24"/>
          <w:rtl/>
        </w:rPr>
      </w:pPr>
    </w:p>
    <w:p w14:paraId="4ADEA523"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5A71FB9E" w14:textId="77777777" w:rsidR="00EB5A81" w:rsidRPr="009014A0" w:rsidRDefault="00EB5A81" w:rsidP="00EB5A81">
      <w:pPr>
        <w:jc w:val="both"/>
        <w:rPr>
          <w:color w:val="000000"/>
          <w:sz w:val="24"/>
          <w:szCs w:val="24"/>
          <w:rtl/>
        </w:rPr>
      </w:pPr>
    </w:p>
    <w:p w14:paraId="61CEB650"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5234F3B4"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547615A8"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5129C2FE"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4A2A78DE"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5A6BBA62"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71DA245B"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58B1A055"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3160BEA9"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677F34CE"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1619B3C1" w14:textId="77777777" w:rsidR="00EB5A81" w:rsidRDefault="00EB5A81" w:rsidP="00EB5A81">
      <w:pPr>
        <w:numPr>
          <w:ilvl w:val="0"/>
          <w:numId w:val="19"/>
        </w:numPr>
        <w:spacing w:before="120" w:after="240"/>
        <w:jc w:val="both"/>
        <w:rPr>
          <w:sz w:val="24"/>
          <w:szCs w:val="24"/>
        </w:rPr>
      </w:pPr>
      <w:r>
        <w:rPr>
          <w:rFonts w:hint="cs"/>
          <w:sz w:val="24"/>
          <w:szCs w:val="24"/>
          <w:rtl/>
        </w:rPr>
        <w:t xml:space="preserve">טיפול בתקלות וליקויים, דוחות ביקורת מבנים ומתן מענה לפניות דיירים בזמן שלאחר מסירת הדירה ובמהלך תקופת הבדק והתיקונים כהגדרתה בחוק המכר </w:t>
      </w:r>
      <w:r>
        <w:rPr>
          <w:rFonts w:hint="cs"/>
          <w:sz w:val="24"/>
          <w:szCs w:val="24"/>
          <w:rtl/>
        </w:rPr>
        <w:lastRenderedPageBreak/>
        <w:t>(דירות), ניהול ישיבות בקרה ומעקב אודות סטאטוס טיפול הקבלן המבצע בפניות פתוחות  באשר לליקויי בניה, בתדירות שיקבע המזמין.</w:t>
      </w:r>
    </w:p>
    <w:p w14:paraId="7311C2AF"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0B66B009"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7D7BF181"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16ECD076"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1605F63E"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7DC464EA" w14:textId="77777777" w:rsidR="00EB5A81" w:rsidRPr="009A2700" w:rsidRDefault="00EB5A81" w:rsidP="00EB5A81">
      <w:pPr>
        <w:pStyle w:val="20"/>
        <w:widowControl/>
        <w:numPr>
          <w:ilvl w:val="0"/>
          <w:numId w:val="20"/>
        </w:numPr>
        <w:bidi/>
        <w:spacing w:before="120"/>
        <w:jc w:val="both"/>
        <w:rPr>
          <w:vanish/>
          <w:sz w:val="24"/>
          <w:szCs w:val="24"/>
          <w:rtl/>
        </w:rPr>
      </w:pPr>
    </w:p>
    <w:p w14:paraId="72604E48" w14:textId="77777777" w:rsidR="00EB5A81" w:rsidRPr="009A2700" w:rsidRDefault="00EB5A81" w:rsidP="00EB5A81">
      <w:pPr>
        <w:pStyle w:val="20"/>
        <w:widowControl/>
        <w:numPr>
          <w:ilvl w:val="0"/>
          <w:numId w:val="20"/>
        </w:numPr>
        <w:bidi/>
        <w:spacing w:before="120"/>
        <w:jc w:val="both"/>
        <w:rPr>
          <w:vanish/>
          <w:sz w:val="24"/>
          <w:szCs w:val="24"/>
          <w:rtl/>
        </w:rPr>
      </w:pPr>
    </w:p>
    <w:p w14:paraId="73A801EF" w14:textId="77777777" w:rsidR="00EB5A81" w:rsidRPr="009A2700" w:rsidRDefault="00EB5A81" w:rsidP="00EB5A81">
      <w:pPr>
        <w:pStyle w:val="20"/>
        <w:widowControl/>
        <w:numPr>
          <w:ilvl w:val="0"/>
          <w:numId w:val="20"/>
        </w:numPr>
        <w:bidi/>
        <w:spacing w:before="120"/>
        <w:jc w:val="both"/>
        <w:rPr>
          <w:vanish/>
          <w:sz w:val="24"/>
          <w:szCs w:val="24"/>
          <w:rtl/>
        </w:rPr>
      </w:pPr>
    </w:p>
    <w:p w14:paraId="0F5F2FAE" w14:textId="77777777" w:rsidR="00EB5A81" w:rsidRPr="009A2700" w:rsidRDefault="00EB5A81" w:rsidP="00EB5A81">
      <w:pPr>
        <w:pStyle w:val="20"/>
        <w:widowControl/>
        <w:numPr>
          <w:ilvl w:val="0"/>
          <w:numId w:val="20"/>
        </w:numPr>
        <w:bidi/>
        <w:spacing w:before="120"/>
        <w:jc w:val="both"/>
        <w:rPr>
          <w:vanish/>
          <w:sz w:val="24"/>
          <w:szCs w:val="24"/>
          <w:rtl/>
        </w:rPr>
      </w:pPr>
    </w:p>
    <w:p w14:paraId="51B4D172" w14:textId="77777777" w:rsidR="00EB5A81" w:rsidRPr="009A2700" w:rsidRDefault="00EB5A81" w:rsidP="00EB5A81">
      <w:pPr>
        <w:pStyle w:val="20"/>
        <w:widowControl/>
        <w:numPr>
          <w:ilvl w:val="0"/>
          <w:numId w:val="20"/>
        </w:numPr>
        <w:bidi/>
        <w:spacing w:before="120"/>
        <w:jc w:val="both"/>
        <w:rPr>
          <w:vanish/>
          <w:sz w:val="24"/>
          <w:szCs w:val="24"/>
          <w:rtl/>
        </w:rPr>
      </w:pPr>
    </w:p>
    <w:p w14:paraId="20D3D4D6"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7998E816"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7A0C85BB"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4D734CF2"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5B5BBD0C" w14:textId="77777777" w:rsidR="00EB5A81" w:rsidRDefault="00EB5A81" w:rsidP="00EB5A81">
      <w:pPr>
        <w:pStyle w:val="Heading1"/>
        <w:ind w:left="720"/>
        <w:rPr>
          <w:sz w:val="24"/>
        </w:rPr>
      </w:pPr>
    </w:p>
    <w:p w14:paraId="69706D18"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1916159A"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7F476D4A"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7238A07F"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017228A5"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138DE2D7"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4543FB9E"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5C18B380" w14:textId="7323A54D" w:rsidR="00EB5A81" w:rsidRPr="009A0CF9" w:rsidRDefault="00875FB1" w:rsidP="00875FB1">
      <w:pPr>
        <w:numPr>
          <w:ilvl w:val="0"/>
          <w:numId w:val="19"/>
        </w:numPr>
        <w:spacing w:before="120" w:after="240"/>
        <w:jc w:val="both"/>
        <w:rPr>
          <w:sz w:val="24"/>
          <w:szCs w:val="24"/>
        </w:rPr>
      </w:pPr>
      <w:r>
        <w:rPr>
          <w:rFonts w:hint="cs"/>
          <w:sz w:val="24"/>
          <w:szCs w:val="24"/>
          <w:rtl/>
        </w:rPr>
        <w:t xml:space="preserve">המפקח יוודא כי הקבלן מנהל </w:t>
      </w:r>
      <w:r w:rsidR="00EB5A81" w:rsidRPr="00CE4B41">
        <w:rPr>
          <w:sz w:val="24"/>
          <w:szCs w:val="24"/>
          <w:rtl/>
        </w:rPr>
        <w:t xml:space="preserve"> יומני עבודה ו</w:t>
      </w:r>
      <w:r>
        <w:rPr>
          <w:rFonts w:hint="cs"/>
          <w:sz w:val="24"/>
          <w:szCs w:val="24"/>
          <w:rtl/>
        </w:rPr>
        <w:t xml:space="preserve">המפקח יבדקם ויבצע </w:t>
      </w:r>
      <w:r w:rsidR="00EB5A81" w:rsidRPr="00CE4B41">
        <w:rPr>
          <w:sz w:val="24"/>
          <w:szCs w:val="24"/>
          <w:rtl/>
        </w:rPr>
        <w:t>רישום בהם של כל המתרחש בקשר לביצוע חוזי הבניה, חתימה על כל יומן עבודה, מתן הערות והוראות באמצעותו והחתמת נציגי הקבלנים עליהם.</w:t>
      </w:r>
    </w:p>
    <w:p w14:paraId="3AAB2897"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lastRenderedPageBreak/>
        <w:t>פקוח, רישום וניהול של עבודות שתבוצענה על בסיס עבודה יומית (רג'י).</w:t>
      </w:r>
    </w:p>
    <w:p w14:paraId="534102B2"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00113857"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2FAB14A2"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51435914"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1FBD2DA8"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378D5442"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43E633BB"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715B58E8"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586EC387"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2C4FE6A3"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104FD7D4"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Pr>
          <w:rFonts w:hint="cs"/>
          <w:sz w:val="24"/>
          <w:szCs w:val="24"/>
          <w:rtl/>
        </w:rPr>
        <w:t>.</w:t>
      </w:r>
    </w:p>
    <w:p w14:paraId="6217A6F9"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406D78D2"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42C0EC60"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7E3901C7" w14:textId="77777777" w:rsidR="00EB5A81" w:rsidRPr="002D0EC6" w:rsidRDefault="00EB5A81" w:rsidP="00EB5A81">
      <w:pPr>
        <w:pStyle w:val="20"/>
        <w:widowControl/>
        <w:numPr>
          <w:ilvl w:val="0"/>
          <w:numId w:val="22"/>
        </w:numPr>
        <w:bidi/>
        <w:spacing w:before="120" w:after="240"/>
        <w:jc w:val="both"/>
        <w:rPr>
          <w:vanish/>
          <w:sz w:val="24"/>
          <w:szCs w:val="24"/>
          <w:rtl/>
        </w:rPr>
      </w:pPr>
    </w:p>
    <w:p w14:paraId="6C062680" w14:textId="77777777" w:rsidR="00EB5A81" w:rsidRPr="002D0EC6" w:rsidRDefault="00EB5A81" w:rsidP="00EB5A81">
      <w:pPr>
        <w:pStyle w:val="20"/>
        <w:widowControl/>
        <w:numPr>
          <w:ilvl w:val="0"/>
          <w:numId w:val="22"/>
        </w:numPr>
        <w:bidi/>
        <w:spacing w:before="120" w:after="240"/>
        <w:jc w:val="both"/>
        <w:rPr>
          <w:vanish/>
          <w:sz w:val="24"/>
          <w:szCs w:val="24"/>
          <w:rtl/>
        </w:rPr>
      </w:pPr>
    </w:p>
    <w:p w14:paraId="42FFFC67" w14:textId="77777777" w:rsidR="00EB5A81" w:rsidRPr="002D0EC6" w:rsidRDefault="00EB5A81" w:rsidP="00EB5A81">
      <w:pPr>
        <w:pStyle w:val="20"/>
        <w:widowControl/>
        <w:numPr>
          <w:ilvl w:val="0"/>
          <w:numId w:val="22"/>
        </w:numPr>
        <w:bidi/>
        <w:spacing w:before="120" w:after="240"/>
        <w:jc w:val="both"/>
        <w:rPr>
          <w:vanish/>
          <w:sz w:val="24"/>
          <w:szCs w:val="24"/>
          <w:rtl/>
        </w:rPr>
      </w:pPr>
    </w:p>
    <w:p w14:paraId="7182D7A7" w14:textId="77777777" w:rsidR="00EB5A81" w:rsidRPr="002D0EC6" w:rsidRDefault="00EB5A81" w:rsidP="00EB5A81">
      <w:pPr>
        <w:pStyle w:val="20"/>
        <w:widowControl/>
        <w:numPr>
          <w:ilvl w:val="0"/>
          <w:numId w:val="22"/>
        </w:numPr>
        <w:bidi/>
        <w:spacing w:before="120" w:after="240"/>
        <w:jc w:val="both"/>
        <w:rPr>
          <w:vanish/>
          <w:sz w:val="24"/>
          <w:szCs w:val="24"/>
          <w:rtl/>
        </w:rPr>
      </w:pPr>
    </w:p>
    <w:p w14:paraId="43981283" w14:textId="77777777" w:rsidR="00EB5A81" w:rsidRPr="002D0EC6" w:rsidRDefault="00EB5A81" w:rsidP="00EB5A81">
      <w:pPr>
        <w:pStyle w:val="20"/>
        <w:widowControl/>
        <w:numPr>
          <w:ilvl w:val="0"/>
          <w:numId w:val="22"/>
        </w:numPr>
        <w:bidi/>
        <w:spacing w:before="120" w:after="240"/>
        <w:jc w:val="both"/>
        <w:rPr>
          <w:vanish/>
          <w:sz w:val="24"/>
          <w:szCs w:val="24"/>
          <w:rtl/>
        </w:rPr>
      </w:pPr>
    </w:p>
    <w:p w14:paraId="3C0AF459"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0B4CBC1F"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19D9B72C"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lastRenderedPageBreak/>
        <w:t>הכנת פרטיכל של קבלת העבודות ותעודות השלמה של המבנים כולל החתמת כל הגורמים על מסמכים אלה, הכל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5054D884" w14:textId="39897961" w:rsidR="00EB5A81" w:rsidRPr="009A0CF9" w:rsidRDefault="00875FB1" w:rsidP="002B4797">
      <w:pPr>
        <w:spacing w:before="120" w:after="240"/>
        <w:ind w:left="1134"/>
        <w:jc w:val="both"/>
        <w:rPr>
          <w:color w:val="000000"/>
          <w:sz w:val="24"/>
          <w:szCs w:val="24"/>
          <w:rtl/>
        </w:rPr>
      </w:pPr>
      <w:r>
        <w:rPr>
          <w:rFonts w:hint="cs"/>
          <w:sz w:val="24"/>
          <w:szCs w:val="24"/>
          <w:rtl/>
        </w:rPr>
        <w:t>הכוונת הקבלן וסיוע ב</w:t>
      </w:r>
      <w:r w:rsidR="00EB5A81" w:rsidRPr="00CE4B41">
        <w:rPr>
          <w:sz w:val="24"/>
          <w:szCs w:val="24"/>
          <w:rtl/>
        </w:rPr>
        <w:t>ט</w:t>
      </w:r>
      <w:r w:rsidR="00EB5A81">
        <w:rPr>
          <w:rFonts w:hint="cs"/>
          <w:sz w:val="24"/>
          <w:szCs w:val="24"/>
          <w:rtl/>
        </w:rPr>
        <w:t>י</w:t>
      </w:r>
      <w:r w:rsidR="00EB5A81" w:rsidRPr="00CE4B41">
        <w:rPr>
          <w:sz w:val="24"/>
          <w:szCs w:val="24"/>
          <w:rtl/>
        </w:rPr>
        <w:t xml:space="preserve">פול </w:t>
      </w:r>
      <w:r>
        <w:rPr>
          <w:rFonts w:hint="cs"/>
          <w:sz w:val="24"/>
          <w:szCs w:val="24"/>
          <w:rtl/>
        </w:rPr>
        <w:t>ל</w:t>
      </w:r>
      <w:r w:rsidR="00EB5A81" w:rsidRPr="00CE4B41">
        <w:rPr>
          <w:sz w:val="24"/>
          <w:szCs w:val="24"/>
          <w:rtl/>
        </w:rPr>
        <w:t>קבלת תעודות גמר ו/או אישור לסיום העבודות ע"י הרשויות המוסמכות.</w:t>
      </w:r>
    </w:p>
    <w:p w14:paraId="62032F5F"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2F3D2D2C"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58FACCC5"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288E8EF7"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000F54B4"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67312EFE"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64E4A98E"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ניתוחים תמחיריים לתביעותיהם של המתכננים, היועצים, הקבלנים והספקים והגשתם לאישור המנהל.</w:t>
      </w:r>
    </w:p>
    <w:p w14:paraId="3349878D" w14:textId="77777777" w:rsidR="00EB5A81" w:rsidRPr="009A0CF9" w:rsidRDefault="00EB5A81" w:rsidP="00EB5A81">
      <w:pPr>
        <w:numPr>
          <w:ilvl w:val="0"/>
          <w:numId w:val="23"/>
        </w:numPr>
        <w:spacing w:before="120" w:after="240"/>
        <w:jc w:val="both"/>
        <w:rPr>
          <w:sz w:val="24"/>
          <w:szCs w:val="24"/>
        </w:rPr>
      </w:pPr>
      <w:r w:rsidRPr="00CE4B41">
        <w:rPr>
          <w:sz w:val="24"/>
          <w:szCs w:val="24"/>
          <w:rtl/>
        </w:rPr>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26E1F355"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4540C5D1"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הכל בהתאם להוראות החוזים ואישור המנהל.</w:t>
      </w:r>
    </w:p>
    <w:p w14:paraId="60F1B6C5"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33FD8739"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20395F83"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5411FB35"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50DEF931" w14:textId="77777777" w:rsidR="00EB5A81" w:rsidRPr="009A0CF9" w:rsidRDefault="00EB5A81" w:rsidP="00EB5A81">
      <w:pPr>
        <w:numPr>
          <w:ilvl w:val="0"/>
          <w:numId w:val="23"/>
        </w:numPr>
        <w:spacing w:before="120" w:after="240"/>
        <w:jc w:val="both"/>
        <w:rPr>
          <w:sz w:val="24"/>
          <w:szCs w:val="24"/>
        </w:rPr>
      </w:pPr>
      <w:r w:rsidRPr="00CE4B41">
        <w:rPr>
          <w:sz w:val="24"/>
          <w:szCs w:val="24"/>
          <w:rtl/>
        </w:rPr>
        <w:t>השתתפות בברורים עם המתכננים, היועצים, הקבלנים והספקים ו/או קיום ברורים איתם הכל כפי שיורה המנהל בקשר לתביעות המזמין בהם.</w:t>
      </w:r>
    </w:p>
    <w:p w14:paraId="150ABDF2"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lastRenderedPageBreak/>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5825AB07"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381F1BA3"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1C740BDE"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2AF7FA59"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064BF2BD"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2AABFE4D"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234787F2"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0A371CB1" w14:textId="77777777" w:rsidR="00EB5A81" w:rsidRPr="00A443D2" w:rsidRDefault="00EB5A81" w:rsidP="00EB5A81">
      <w:pPr>
        <w:spacing w:after="240"/>
        <w:ind w:left="740" w:hanging="580"/>
        <w:jc w:val="both"/>
        <w:rPr>
          <w:b/>
          <w:bCs/>
          <w:color w:val="000000"/>
          <w:sz w:val="24"/>
          <w:szCs w:val="24"/>
          <w:rtl/>
        </w:rPr>
      </w:pPr>
      <w:r>
        <w:rPr>
          <w:bCs/>
          <w:color w:val="000000"/>
          <w:sz w:val="24"/>
          <w:szCs w:val="24"/>
          <w:rtl/>
        </w:rPr>
        <w:t>יב</w:t>
      </w:r>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7F547A9A" w14:textId="77777777" w:rsidR="00EB5A81" w:rsidRPr="00A443D2" w:rsidRDefault="00EB5A81" w:rsidP="00EB5A81">
      <w:pPr>
        <w:spacing w:after="240"/>
        <w:ind w:left="740" w:hanging="580"/>
        <w:jc w:val="both"/>
        <w:rPr>
          <w:bCs/>
          <w:color w:val="000000"/>
          <w:sz w:val="24"/>
          <w:szCs w:val="24"/>
          <w:rtl/>
        </w:rPr>
      </w:pPr>
      <w:r w:rsidRPr="00A443D2">
        <w:rPr>
          <w:b/>
          <w:bCs/>
          <w:color w:val="000000"/>
          <w:sz w:val="24"/>
          <w:szCs w:val="24"/>
          <w:rtl/>
        </w:rPr>
        <w:t>יג</w:t>
      </w:r>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66F07103" w14:textId="1EF7B20F" w:rsidR="00EB5A81" w:rsidRPr="009014A0" w:rsidRDefault="00EB5A81" w:rsidP="00875FB1">
      <w:pPr>
        <w:spacing w:after="240"/>
        <w:ind w:left="740" w:hanging="580"/>
        <w:jc w:val="both"/>
        <w:rPr>
          <w:color w:val="000000"/>
          <w:sz w:val="24"/>
          <w:szCs w:val="24"/>
          <w:rtl/>
        </w:rPr>
      </w:pPr>
      <w:r w:rsidRPr="00A443D2">
        <w:rPr>
          <w:bCs/>
          <w:color w:val="000000"/>
          <w:sz w:val="24"/>
          <w:szCs w:val="24"/>
          <w:rtl/>
        </w:rPr>
        <w:t>יד</w:t>
      </w:r>
      <w:r>
        <w:rPr>
          <w:color w:val="000000"/>
          <w:sz w:val="24"/>
          <w:szCs w:val="24"/>
          <w:rtl/>
        </w:rPr>
        <w:t>.</w:t>
      </w:r>
      <w:r>
        <w:rPr>
          <w:color w:val="000000"/>
          <w:sz w:val="24"/>
          <w:szCs w:val="24"/>
          <w:rtl/>
        </w:rPr>
        <w:tab/>
      </w:r>
      <w:r w:rsidRPr="009014A0">
        <w:rPr>
          <w:color w:val="000000"/>
          <w:sz w:val="24"/>
          <w:szCs w:val="24"/>
          <w:rtl/>
        </w:rPr>
        <w:t xml:space="preserve">סיוע </w:t>
      </w:r>
      <w:r w:rsidR="00875FB1">
        <w:rPr>
          <w:rFonts w:hint="cs"/>
          <w:color w:val="000000"/>
          <w:sz w:val="24"/>
          <w:szCs w:val="24"/>
          <w:rtl/>
        </w:rPr>
        <w:t xml:space="preserve">ליזם </w:t>
      </w:r>
      <w:r w:rsidRPr="009014A0">
        <w:rPr>
          <w:color w:val="000000"/>
          <w:sz w:val="24"/>
          <w:szCs w:val="24"/>
          <w:rtl/>
        </w:rPr>
        <w:t>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r w:rsidR="00875FB1">
        <w:rPr>
          <w:rFonts w:hint="cs"/>
          <w:color w:val="000000"/>
          <w:sz w:val="24"/>
          <w:szCs w:val="24"/>
          <w:rtl/>
        </w:rPr>
        <w:t xml:space="preserve"> </w:t>
      </w:r>
    </w:p>
    <w:p w14:paraId="312C5EBA"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0E3AC8DC"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טז</w:t>
      </w:r>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הכל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003857BF"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יז</w:t>
      </w:r>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0C8AFA3B"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יח</w:t>
      </w:r>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4AAE539F" w14:textId="77777777" w:rsidR="00EB5A81" w:rsidRPr="009014A0" w:rsidRDefault="00EB5A81" w:rsidP="00EB5A81">
      <w:pPr>
        <w:ind w:left="720"/>
        <w:jc w:val="both"/>
        <w:rPr>
          <w:bCs/>
          <w:sz w:val="24"/>
          <w:szCs w:val="24"/>
          <w:u w:val="single"/>
          <w:rtl/>
        </w:rPr>
      </w:pPr>
    </w:p>
    <w:p w14:paraId="1CCAC6BB"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lastRenderedPageBreak/>
        <w:t>נספח ב'1</w:t>
      </w:r>
    </w:p>
    <w:p w14:paraId="2A36C588" w14:textId="77777777" w:rsidR="00EB5A81" w:rsidRDefault="00EB5A81" w:rsidP="00EB5A81">
      <w:pPr>
        <w:jc w:val="right"/>
        <w:rPr>
          <w:bCs/>
          <w:rtl/>
        </w:rPr>
      </w:pPr>
      <w:r w:rsidRPr="004D2936">
        <w:rPr>
          <w:rFonts w:hint="cs"/>
          <w:bCs/>
          <w:rtl/>
        </w:rPr>
        <w:t>טופס 3.1</w:t>
      </w:r>
    </w:p>
    <w:p w14:paraId="1244C4D5" w14:textId="77777777" w:rsidR="00EB5A81" w:rsidRPr="004D2936" w:rsidRDefault="00EB5A81" w:rsidP="00EB5A81">
      <w:pPr>
        <w:jc w:val="right"/>
        <w:rPr>
          <w:bCs/>
        </w:rPr>
      </w:pPr>
    </w:p>
    <w:p w14:paraId="733FCB5C"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71697A29"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76806CE7"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37DEDD6B"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7BE12351"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0714C547" w14:textId="77777777" w:rsidR="00EB5A81" w:rsidRPr="00A96E7A" w:rsidRDefault="00EB5A81" w:rsidP="00EB5A81">
      <w:pPr>
        <w:spacing w:line="360" w:lineRule="auto"/>
        <w:rPr>
          <w:i/>
          <w:iCs/>
          <w:rtl/>
        </w:rPr>
      </w:pPr>
    </w:p>
    <w:p w14:paraId="42E0E92B" w14:textId="77777777" w:rsidR="00EB5A81" w:rsidRPr="00A96E7A" w:rsidRDefault="00EB5A81" w:rsidP="00EB5A81">
      <w:pPr>
        <w:spacing w:line="360" w:lineRule="auto"/>
        <w:jc w:val="both"/>
        <w:rPr>
          <w:sz w:val="24"/>
          <w:szCs w:val="24"/>
          <w:rtl/>
        </w:rPr>
      </w:pPr>
    </w:p>
    <w:p w14:paraId="495DEF30"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33ADD2BD" w14:textId="77777777" w:rsidR="00EB5A81" w:rsidRPr="00A96E7A" w:rsidRDefault="00EB5A81" w:rsidP="00EB5A81">
      <w:pPr>
        <w:spacing w:line="360" w:lineRule="auto"/>
        <w:rPr>
          <w:sz w:val="24"/>
          <w:szCs w:val="24"/>
          <w:rtl/>
        </w:rPr>
      </w:pPr>
    </w:p>
    <w:p w14:paraId="2E7A6F62"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2A0FCA76"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קלינים </w:t>
      </w:r>
    </w:p>
    <w:p w14:paraId="3AD6CBC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5D53C8D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724CA12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00CED56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19DD4C2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59BF1A1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1358798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443ADC6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לבנין ) </w:t>
      </w:r>
    </w:p>
    <w:p w14:paraId="2126234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4F2415B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3660D1F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3B62A53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52696F0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גינה נקייה , מלאי אדמה ללא שיירי בניה/קוצים ( לדירות צמודי קרקע בלבד )</w:t>
      </w:r>
    </w:p>
    <w:p w14:paraId="31D5019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53A9B69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30CFCC4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אקרינול ) </w:t>
      </w:r>
    </w:p>
    <w:p w14:paraId="2EDC837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5CABD3C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46E9576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00CC0FC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מכסים לג"ת בחדרים רטובים , מרפסות פתוחות , גינה מוצמדת וכו'</w:t>
      </w:r>
    </w:p>
    <w:p w14:paraId="2F84E4B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1847CBA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 xml:space="preserve">שיפועים תקינים וגמר בפודסט כביסה ( ככל וקיים ) </w:t>
      </w:r>
    </w:p>
    <w:p w14:paraId="155D86D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400B109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0388DD5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34A13338" w14:textId="77777777" w:rsidR="00EB5A81" w:rsidRPr="00A96E7A" w:rsidRDefault="00EB5A81" w:rsidP="00EB5A81">
      <w:pPr>
        <w:spacing w:line="360" w:lineRule="auto"/>
        <w:rPr>
          <w:sz w:val="24"/>
          <w:szCs w:val="24"/>
          <w:rtl/>
        </w:rPr>
      </w:pPr>
    </w:p>
    <w:p w14:paraId="2736BD8B" w14:textId="77777777" w:rsidR="00EB5A81" w:rsidRPr="00A96E7A" w:rsidRDefault="00EB5A81" w:rsidP="00EB5A81">
      <w:pPr>
        <w:spacing w:line="360" w:lineRule="auto"/>
        <w:rPr>
          <w:sz w:val="24"/>
          <w:szCs w:val="24"/>
          <w:rtl/>
        </w:rPr>
      </w:pPr>
    </w:p>
    <w:p w14:paraId="7A123AEF" w14:textId="77777777" w:rsidR="00EB5A81" w:rsidRPr="00A96E7A" w:rsidRDefault="00EB5A81" w:rsidP="00EB5A81">
      <w:pPr>
        <w:spacing w:line="360" w:lineRule="auto"/>
        <w:rPr>
          <w:sz w:val="24"/>
          <w:szCs w:val="24"/>
          <w:rtl/>
        </w:rPr>
      </w:pPr>
    </w:p>
    <w:p w14:paraId="286BE0EE"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4DA0D8E9"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2EAE434E"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6E58C6F3"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5ED53A48" w14:textId="77777777" w:rsidR="00EB5A81" w:rsidRPr="00A96E7A" w:rsidRDefault="00EB5A81" w:rsidP="00EB5A81">
      <w:pPr>
        <w:spacing w:line="360" w:lineRule="auto"/>
        <w:rPr>
          <w:b/>
          <w:bCs/>
          <w:sz w:val="24"/>
          <w:szCs w:val="24"/>
          <w:rtl/>
        </w:rPr>
      </w:pPr>
    </w:p>
    <w:p w14:paraId="3529CC7A" w14:textId="77777777" w:rsidR="00EB5A81" w:rsidRPr="00A96E7A" w:rsidRDefault="00EB5A81" w:rsidP="00EB5A81">
      <w:pPr>
        <w:spacing w:line="360" w:lineRule="auto"/>
        <w:rPr>
          <w:b/>
          <w:bCs/>
          <w:sz w:val="24"/>
          <w:szCs w:val="24"/>
          <w:rtl/>
        </w:rPr>
      </w:pPr>
    </w:p>
    <w:p w14:paraId="1F962283" w14:textId="77777777" w:rsidR="00EB5A81" w:rsidRPr="00A96E7A" w:rsidRDefault="00EB5A81" w:rsidP="00EB5A81">
      <w:pPr>
        <w:spacing w:line="360" w:lineRule="auto"/>
        <w:rPr>
          <w:b/>
          <w:bCs/>
          <w:sz w:val="24"/>
          <w:szCs w:val="24"/>
        </w:rPr>
      </w:pPr>
    </w:p>
    <w:p w14:paraId="5DB6CC49"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48C7FE69"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77DF95" w14:textId="77777777" w:rsidR="00EB5A81" w:rsidRPr="00A96E7A" w:rsidRDefault="00EB5A81" w:rsidP="00EB5A81">
      <w:pPr>
        <w:spacing w:line="360" w:lineRule="auto"/>
        <w:rPr>
          <w:b/>
          <w:bCs/>
          <w:sz w:val="24"/>
          <w:szCs w:val="24"/>
          <w:rtl/>
        </w:rPr>
      </w:pPr>
    </w:p>
    <w:p w14:paraId="00C91E04" w14:textId="77777777" w:rsidR="00EB5A81" w:rsidRPr="00A96E7A" w:rsidRDefault="00EB5A81" w:rsidP="00EB5A81">
      <w:pPr>
        <w:spacing w:line="360" w:lineRule="auto"/>
        <w:rPr>
          <w:b/>
          <w:bCs/>
          <w:sz w:val="24"/>
          <w:szCs w:val="24"/>
          <w:rtl/>
        </w:rPr>
      </w:pPr>
    </w:p>
    <w:p w14:paraId="3E912C7C"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59264" behindDoc="0" locked="0" layoutInCell="1" allowOverlap="1" wp14:anchorId="49DABA39" wp14:editId="6726FCD7">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54534" id="Line 15"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60288" behindDoc="0" locked="0" layoutInCell="1" allowOverlap="1" wp14:anchorId="5DBE9FAB" wp14:editId="75003B9C">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03FC9" id="Line 16"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61312" behindDoc="0" locked="0" layoutInCell="1" allowOverlap="1" wp14:anchorId="24FBBD5E" wp14:editId="689C95FD">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E3E88" id="Line 17"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62647141"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4259B89C" w14:textId="77777777" w:rsidR="00EB5A81" w:rsidRPr="00A96E7A" w:rsidRDefault="00EB5A81" w:rsidP="00EB5A81">
      <w:pPr>
        <w:rPr>
          <w:noProof/>
          <w:szCs w:val="24"/>
        </w:rPr>
      </w:pPr>
    </w:p>
    <w:p w14:paraId="070C0507" w14:textId="77777777" w:rsidR="00EB5A81" w:rsidRPr="00A96E7A" w:rsidRDefault="00EB5A81" w:rsidP="00EB5A81">
      <w:pPr>
        <w:rPr>
          <w:noProof/>
          <w:rtl/>
        </w:rPr>
      </w:pPr>
      <w:r w:rsidRPr="00A96E7A">
        <w:rPr>
          <w:rFonts w:hint="cs"/>
          <w:noProof/>
          <w:rtl/>
        </w:rPr>
        <w:t xml:space="preserve"> </w:t>
      </w:r>
    </w:p>
    <w:p w14:paraId="7329948A"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lastRenderedPageBreak/>
        <w:t>נספח ב'2</w:t>
      </w:r>
    </w:p>
    <w:p w14:paraId="1D34586A" w14:textId="77777777" w:rsidR="00EB5A81" w:rsidRPr="004D2936" w:rsidRDefault="00EB5A81" w:rsidP="00EB5A81">
      <w:pPr>
        <w:spacing w:line="360" w:lineRule="auto"/>
        <w:jc w:val="right"/>
        <w:rPr>
          <w:rtl/>
        </w:rPr>
      </w:pPr>
      <w:r w:rsidRPr="004D2936">
        <w:rPr>
          <w:rFonts w:hint="cs"/>
          <w:rtl/>
        </w:rPr>
        <w:t>טופס 3.2</w:t>
      </w:r>
    </w:p>
    <w:p w14:paraId="7C308BBB"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6D6D9219" w14:textId="77777777" w:rsidR="00EB5A81" w:rsidRPr="002A1A09" w:rsidRDefault="00EB5A81" w:rsidP="00EB5A81">
      <w:pPr>
        <w:spacing w:line="360" w:lineRule="auto"/>
        <w:jc w:val="center"/>
        <w:rPr>
          <w:b/>
          <w:bCs/>
          <w:sz w:val="28"/>
          <w:szCs w:val="28"/>
          <w:u w:val="single"/>
          <w:rtl/>
        </w:rPr>
      </w:pPr>
    </w:p>
    <w:p w14:paraId="1F8AAB04" w14:textId="77777777" w:rsidR="00EB5A81" w:rsidRPr="002A1A09" w:rsidRDefault="00EB5A81" w:rsidP="00EB5A81">
      <w:pPr>
        <w:spacing w:line="360" w:lineRule="auto"/>
        <w:jc w:val="center"/>
        <w:rPr>
          <w:b/>
          <w:bCs/>
          <w:sz w:val="28"/>
          <w:szCs w:val="28"/>
          <w:u w:val="single"/>
          <w:rtl/>
        </w:rPr>
      </w:pPr>
    </w:p>
    <w:p w14:paraId="25CF7B84"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23C2403C"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6E2709FF" w14:textId="77777777" w:rsidR="00EB5A81" w:rsidRPr="002A1A09" w:rsidRDefault="00EB5A81" w:rsidP="00EB5A81">
      <w:pPr>
        <w:spacing w:line="360" w:lineRule="auto"/>
        <w:jc w:val="both"/>
        <w:rPr>
          <w:sz w:val="24"/>
          <w:szCs w:val="24"/>
          <w:rtl/>
        </w:rPr>
      </w:pPr>
    </w:p>
    <w:p w14:paraId="6AB7716C" w14:textId="77777777" w:rsidR="00EB5A81" w:rsidRPr="002A1A09" w:rsidRDefault="00EB5A81" w:rsidP="00EB5A81">
      <w:pPr>
        <w:spacing w:line="360" w:lineRule="auto"/>
        <w:jc w:val="both"/>
        <w:rPr>
          <w:sz w:val="24"/>
          <w:szCs w:val="24"/>
          <w:rtl/>
        </w:rPr>
      </w:pPr>
    </w:p>
    <w:p w14:paraId="1A872AC2"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4E8004E1" w14:textId="77777777" w:rsidR="00EB5A81" w:rsidRPr="002A1A09" w:rsidRDefault="00EB5A81" w:rsidP="00EB5A81">
      <w:pPr>
        <w:spacing w:line="360" w:lineRule="auto"/>
        <w:rPr>
          <w:sz w:val="24"/>
          <w:szCs w:val="24"/>
          <w:rtl/>
        </w:rPr>
      </w:pPr>
    </w:p>
    <w:p w14:paraId="2048129E" w14:textId="77777777" w:rsidR="00EB5A81" w:rsidRPr="002A1A09" w:rsidRDefault="00EB5A81" w:rsidP="00EB5A81">
      <w:pPr>
        <w:spacing w:line="360" w:lineRule="auto"/>
        <w:rPr>
          <w:sz w:val="24"/>
          <w:szCs w:val="24"/>
          <w:u w:val="single"/>
          <w:rtl/>
        </w:rPr>
      </w:pPr>
    </w:p>
    <w:p w14:paraId="07FEF9F0"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רג'קטים בנושא: </w:t>
      </w:r>
    </w:p>
    <w:p w14:paraId="5BC72B0D"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02CB7AC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5331CAB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383B48BE"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5562859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3FAB4F7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2A1453C3"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68DE16E9"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2B21D5E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4C175F39"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37ACEDEA"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00300C8B"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4E5DDE80"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022DC293"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308E3CBF"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5BBD3FD5"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0646B40F" w14:textId="77777777" w:rsidR="00EB5A81" w:rsidRPr="002A1A09" w:rsidRDefault="00EB5A81" w:rsidP="00EB5A81">
      <w:pPr>
        <w:spacing w:line="360" w:lineRule="auto"/>
        <w:ind w:left="1440" w:firstLine="6"/>
        <w:rPr>
          <w:sz w:val="24"/>
          <w:szCs w:val="24"/>
          <w:rtl/>
        </w:rPr>
      </w:pPr>
      <w:r w:rsidRPr="002A1A09">
        <w:rPr>
          <w:sz w:val="24"/>
          <w:szCs w:val="24"/>
          <w:rtl/>
        </w:rPr>
        <w:lastRenderedPageBreak/>
        <w:t>* הוראות תחזוקה כוללת ותחזוקה מונעת של מערכות השרות המותקנות בבניין.</w:t>
      </w:r>
    </w:p>
    <w:p w14:paraId="61766995"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16BD5392"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783BC4BA"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27F718B8"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4D7C1C24"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2D506DFE"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019865BF"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4E83F3E7"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3730C281"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64A2AF25" w14:textId="77777777" w:rsidR="00EB5A81" w:rsidRPr="002A1A09" w:rsidRDefault="00EB5A81" w:rsidP="00EB5A81">
      <w:pPr>
        <w:ind w:left="1440" w:firstLine="6"/>
        <w:rPr>
          <w:sz w:val="24"/>
          <w:szCs w:val="24"/>
        </w:rPr>
      </w:pPr>
    </w:p>
    <w:p w14:paraId="502607F1"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5E0B78CC"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7926188D"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4588CF62" w14:textId="77777777" w:rsidR="00EB5A81" w:rsidRPr="002A1A09" w:rsidRDefault="00EB5A81" w:rsidP="00EB5A81">
      <w:pPr>
        <w:spacing w:line="360" w:lineRule="auto"/>
        <w:rPr>
          <w:sz w:val="24"/>
          <w:szCs w:val="24"/>
          <w:rtl/>
        </w:rPr>
      </w:pPr>
    </w:p>
    <w:p w14:paraId="2C88CDAD" w14:textId="77777777" w:rsidR="00EB5A81" w:rsidRPr="002A1A09" w:rsidRDefault="00EB5A81" w:rsidP="00EB5A81">
      <w:pPr>
        <w:spacing w:line="360" w:lineRule="auto"/>
        <w:rPr>
          <w:sz w:val="24"/>
          <w:szCs w:val="24"/>
          <w:rtl/>
        </w:rPr>
      </w:pPr>
    </w:p>
    <w:p w14:paraId="17472EFB"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20E21174"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C44072" w14:textId="77777777" w:rsidR="00EB5A81" w:rsidRPr="002A1A09" w:rsidRDefault="00EB5A81" w:rsidP="00EB5A81">
      <w:pPr>
        <w:spacing w:line="360" w:lineRule="auto"/>
        <w:rPr>
          <w:sz w:val="24"/>
          <w:szCs w:val="24"/>
          <w:rtl/>
        </w:rPr>
      </w:pPr>
    </w:p>
    <w:p w14:paraId="52E91CD2" w14:textId="77777777" w:rsidR="00EB5A81" w:rsidRPr="002A1A09" w:rsidRDefault="00EB5A81" w:rsidP="00EB5A81">
      <w:pPr>
        <w:spacing w:line="360" w:lineRule="auto"/>
        <w:rPr>
          <w:sz w:val="24"/>
          <w:szCs w:val="24"/>
          <w:rtl/>
        </w:rPr>
      </w:pPr>
    </w:p>
    <w:p w14:paraId="54038219" w14:textId="77777777" w:rsidR="00EB5A81" w:rsidRPr="002A1A09" w:rsidRDefault="00EB5A81" w:rsidP="00EB5A81">
      <w:pPr>
        <w:spacing w:line="360" w:lineRule="auto"/>
        <w:rPr>
          <w:sz w:val="24"/>
          <w:szCs w:val="24"/>
          <w:rtl/>
        </w:rPr>
      </w:pPr>
    </w:p>
    <w:p w14:paraId="25A2E2CF" w14:textId="77777777" w:rsidR="00EB5A81" w:rsidRPr="002A1A09" w:rsidRDefault="00EB5A81" w:rsidP="00EB5A81">
      <w:pPr>
        <w:spacing w:line="360" w:lineRule="auto"/>
        <w:rPr>
          <w:sz w:val="24"/>
          <w:szCs w:val="24"/>
          <w:rtl/>
        </w:rPr>
      </w:pPr>
    </w:p>
    <w:p w14:paraId="74E3DDFC"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4384" behindDoc="0" locked="0" layoutInCell="1" allowOverlap="1" wp14:anchorId="5A32F8C1" wp14:editId="707DE8E4">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8DEBC" id="Line 20"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3360" behindDoc="0" locked="0" layoutInCell="1" allowOverlap="1" wp14:anchorId="295C586F" wp14:editId="56B9597D">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3B606" id="Line 19"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2336" behindDoc="0" locked="0" layoutInCell="1" allowOverlap="1" wp14:anchorId="1FAAEEF9" wp14:editId="7B9E82C5">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2C9B3" id="Line 18" o:spid="_x0000_s1026" style="position:absolute;left:0;text-align:left;flip:x;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64C814FD"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6ADA2545" w14:textId="77777777" w:rsidR="00EB5A81" w:rsidRDefault="00EB5A81" w:rsidP="00EB5A81">
      <w:pPr>
        <w:jc w:val="center"/>
        <w:rPr>
          <w:bCs/>
          <w:sz w:val="24"/>
          <w:szCs w:val="24"/>
          <w:u w:val="single"/>
          <w:rtl/>
        </w:rPr>
      </w:pPr>
    </w:p>
    <w:p w14:paraId="4DD4AF78" w14:textId="77777777" w:rsidR="00EB5A81" w:rsidRPr="00603F1E" w:rsidRDefault="008942AD" w:rsidP="008942AD">
      <w:pPr>
        <w:spacing w:after="240"/>
        <w:jc w:val="center"/>
        <w:rPr>
          <w:bCs/>
          <w:u w:val="single"/>
          <w:rtl/>
        </w:rPr>
      </w:pPr>
      <w:r w:rsidRPr="00603F1E">
        <w:rPr>
          <w:rFonts w:hint="cs"/>
          <w:bCs/>
          <w:sz w:val="24"/>
          <w:szCs w:val="24"/>
          <w:u w:val="single"/>
          <w:rtl/>
        </w:rPr>
        <w:lastRenderedPageBreak/>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735C5B8B"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3930D23E"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20FE59FC"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58CEDAA2"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12A65AA3"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12EFD444"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15AEFF42"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7583568C"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4A9C3551"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65B63306"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19D05BC7"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695D98AA"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46B69483"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656C4EDD"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071A55FF"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1861C5B8"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79EAF284"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4566A784"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0E354CA5"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2DCA19AE"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3D47E37B"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09EEB32A"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255BFEB1"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55469B20" w14:textId="77777777" w:rsidR="00EB5A81" w:rsidRDefault="00EB5A81" w:rsidP="00EB5A81">
      <w:pPr>
        <w:suppressAutoHyphens/>
        <w:autoSpaceDN w:val="0"/>
        <w:spacing w:after="120"/>
        <w:ind w:left="1728"/>
        <w:jc w:val="both"/>
        <w:textAlignment w:val="baseline"/>
        <w:rPr>
          <w:noProof/>
          <w:szCs w:val="24"/>
          <w:rtl/>
        </w:rPr>
      </w:pPr>
    </w:p>
    <w:p w14:paraId="10B9F7C4" w14:textId="77777777" w:rsidR="00406518" w:rsidRDefault="00406518" w:rsidP="00EB5A81">
      <w:pPr>
        <w:suppressAutoHyphens/>
        <w:autoSpaceDN w:val="0"/>
        <w:spacing w:after="120"/>
        <w:ind w:left="1728"/>
        <w:jc w:val="both"/>
        <w:textAlignment w:val="baseline"/>
        <w:rPr>
          <w:noProof/>
          <w:szCs w:val="24"/>
          <w:rtl/>
        </w:rPr>
      </w:pPr>
    </w:p>
    <w:p w14:paraId="4962C536" w14:textId="77777777" w:rsidR="00406518" w:rsidRPr="009C3F81" w:rsidRDefault="00406518" w:rsidP="00EB5A81">
      <w:pPr>
        <w:suppressAutoHyphens/>
        <w:autoSpaceDN w:val="0"/>
        <w:spacing w:after="120"/>
        <w:ind w:left="1728"/>
        <w:jc w:val="both"/>
        <w:textAlignment w:val="baseline"/>
        <w:rPr>
          <w:noProof/>
          <w:szCs w:val="24"/>
        </w:rPr>
      </w:pPr>
    </w:p>
    <w:p w14:paraId="6D348C7F"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lastRenderedPageBreak/>
        <w:t>תיעוד מסמכים</w:t>
      </w:r>
      <w:r w:rsidRPr="009C3F81">
        <w:rPr>
          <w:rFonts w:hint="cs"/>
          <w:noProof/>
          <w:szCs w:val="24"/>
          <w:rtl/>
        </w:rPr>
        <w:t>.</w:t>
      </w:r>
    </w:p>
    <w:p w14:paraId="13FEC2D9"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2F85C916"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3A802B0F"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62009EA9"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4CD3ACC9"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6F986A5E"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45357FB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3070D11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73114740"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78E7466D"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5B85BE41"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34E0AACA"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2A04E5CB"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18F0717E"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5B3EB2F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0F644616"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14E16EBF"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27624412"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7FDA203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6E13726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7B18430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6CCFBE7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78CA456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02D645FC"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714790DD"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618D509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0559ADC4"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5C6BE3CF"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320F7177"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15809FF9"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0285E0B6"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650A640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5AAB7BE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lastRenderedPageBreak/>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7FBDB30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2B89C00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5E9988A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431CC8B6"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424CB79F"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142D2FDF"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2492411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19D73F2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719FBA46"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17BA053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5666FD80"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4817EE44"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591C8D94"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37704FA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6AAD11FC"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0C97D99A"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5DF99B45" w14:textId="77777777" w:rsidTr="00603F1E">
        <w:tc>
          <w:tcPr>
            <w:tcW w:w="709" w:type="dxa"/>
            <w:shd w:val="clear" w:color="auto" w:fill="auto"/>
          </w:tcPr>
          <w:p w14:paraId="38838F62"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2A20836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3C5E20B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0219266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19E414A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34772A09" w14:textId="77777777" w:rsidTr="00603F1E">
        <w:tc>
          <w:tcPr>
            <w:tcW w:w="709" w:type="dxa"/>
            <w:shd w:val="clear" w:color="auto" w:fill="auto"/>
          </w:tcPr>
          <w:p w14:paraId="4BC68AEB"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1ACC45F2"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29A40FF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60508F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A34BE5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9357984" w14:textId="77777777" w:rsidTr="00603F1E">
        <w:tc>
          <w:tcPr>
            <w:tcW w:w="709" w:type="dxa"/>
            <w:shd w:val="clear" w:color="auto" w:fill="auto"/>
          </w:tcPr>
          <w:p w14:paraId="5A945C9B"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08B18F23"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1ECCE99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62AF2D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8B314E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8042463" w14:textId="77777777" w:rsidTr="00603F1E">
        <w:tc>
          <w:tcPr>
            <w:tcW w:w="709" w:type="dxa"/>
            <w:shd w:val="clear" w:color="auto" w:fill="auto"/>
          </w:tcPr>
          <w:p w14:paraId="1383C57A"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413B8AF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גימור (צבע/טיח וכו</w:t>
            </w:r>
            <w:r w:rsidRPr="009C3F81">
              <w:rPr>
                <w:rFonts w:ascii="Arial" w:eastAsia="Calibri" w:hAnsi="Arial" w:cs="Arial" w:hint="cs"/>
                <w:sz w:val="14"/>
                <w:rtl/>
              </w:rPr>
              <w:t xml:space="preserve">)  (ד. טכ) </w:t>
            </w:r>
          </w:p>
        </w:tc>
        <w:tc>
          <w:tcPr>
            <w:tcW w:w="1843" w:type="dxa"/>
            <w:shd w:val="clear" w:color="auto" w:fill="auto"/>
            <w:vAlign w:val="center"/>
          </w:tcPr>
          <w:p w14:paraId="245042E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622C7A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F52D6B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D6B9945" w14:textId="77777777" w:rsidTr="00603F1E">
        <w:tc>
          <w:tcPr>
            <w:tcW w:w="709" w:type="dxa"/>
            <w:shd w:val="clear" w:color="auto" w:fill="auto"/>
          </w:tcPr>
          <w:p w14:paraId="31F4D82F"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1916645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מערכות אינסטלציה (ד. טכ)</w:t>
            </w:r>
          </w:p>
        </w:tc>
        <w:tc>
          <w:tcPr>
            <w:tcW w:w="1843" w:type="dxa"/>
            <w:shd w:val="clear" w:color="auto" w:fill="auto"/>
            <w:vAlign w:val="center"/>
          </w:tcPr>
          <w:p w14:paraId="0B13E1E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4CD35C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F94E03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ACCF06B" w14:textId="77777777" w:rsidTr="00603F1E">
        <w:tc>
          <w:tcPr>
            <w:tcW w:w="709" w:type="dxa"/>
            <w:shd w:val="clear" w:color="auto" w:fill="auto"/>
          </w:tcPr>
          <w:p w14:paraId="13E3B161"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21188A6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התקנת מערכת החשמל (ד. טכ)</w:t>
            </w:r>
          </w:p>
        </w:tc>
        <w:tc>
          <w:tcPr>
            <w:tcW w:w="1843" w:type="dxa"/>
            <w:shd w:val="clear" w:color="auto" w:fill="auto"/>
            <w:vAlign w:val="center"/>
          </w:tcPr>
          <w:p w14:paraId="4581E1F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2C7819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AC2B5F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7865431" w14:textId="77777777" w:rsidTr="00603F1E">
        <w:tc>
          <w:tcPr>
            <w:tcW w:w="709" w:type="dxa"/>
            <w:shd w:val="clear" w:color="auto" w:fill="auto"/>
          </w:tcPr>
          <w:p w14:paraId="2330319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0AEAEC9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טכ) </w:t>
            </w:r>
          </w:p>
        </w:tc>
        <w:tc>
          <w:tcPr>
            <w:tcW w:w="1843" w:type="dxa"/>
            <w:shd w:val="clear" w:color="auto" w:fill="auto"/>
            <w:vAlign w:val="center"/>
          </w:tcPr>
          <w:p w14:paraId="7182E6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5D5469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201BB9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30A8E4D" w14:textId="77777777" w:rsidTr="00603F1E">
        <w:tc>
          <w:tcPr>
            <w:tcW w:w="709" w:type="dxa"/>
            <w:shd w:val="clear" w:color="auto" w:fill="auto"/>
          </w:tcPr>
          <w:p w14:paraId="3758A874"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5F433D0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קרמיקה חדר רטוב (ד. טכ)</w:t>
            </w:r>
          </w:p>
        </w:tc>
        <w:tc>
          <w:tcPr>
            <w:tcW w:w="1843" w:type="dxa"/>
            <w:shd w:val="clear" w:color="auto" w:fill="auto"/>
            <w:vAlign w:val="center"/>
          </w:tcPr>
          <w:p w14:paraId="318871E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A85C41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8C184A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5221837" w14:textId="77777777" w:rsidTr="00603F1E">
        <w:tc>
          <w:tcPr>
            <w:tcW w:w="709" w:type="dxa"/>
            <w:shd w:val="clear" w:color="auto" w:fill="auto"/>
          </w:tcPr>
          <w:p w14:paraId="1701EA14"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3F7DCD6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583D642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637D21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683460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BD693AE" w14:textId="77777777" w:rsidTr="00603F1E">
        <w:tc>
          <w:tcPr>
            <w:tcW w:w="709" w:type="dxa"/>
            <w:shd w:val="clear" w:color="auto" w:fill="auto"/>
          </w:tcPr>
          <w:p w14:paraId="1807CD2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7E55019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איטום מרפסת (ד. טכ)</w:t>
            </w:r>
          </w:p>
        </w:tc>
        <w:tc>
          <w:tcPr>
            <w:tcW w:w="1843" w:type="dxa"/>
            <w:shd w:val="clear" w:color="auto" w:fill="auto"/>
            <w:vAlign w:val="center"/>
          </w:tcPr>
          <w:p w14:paraId="1E2BDEB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40B137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7F70DB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4543C914" w14:textId="77777777" w:rsidTr="00603F1E">
        <w:tc>
          <w:tcPr>
            <w:tcW w:w="709" w:type="dxa"/>
            <w:shd w:val="clear" w:color="auto" w:fill="auto"/>
          </w:tcPr>
          <w:p w14:paraId="61EC3E65"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3F228DC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הנחת ריצוף (ד. טכ)</w:t>
            </w:r>
          </w:p>
        </w:tc>
        <w:tc>
          <w:tcPr>
            <w:tcW w:w="1843" w:type="dxa"/>
            <w:shd w:val="clear" w:color="auto" w:fill="auto"/>
            <w:vAlign w:val="center"/>
          </w:tcPr>
          <w:p w14:paraId="2BA599A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B057D4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CA306A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CEE5671" w14:textId="77777777" w:rsidTr="00603F1E">
        <w:tc>
          <w:tcPr>
            <w:tcW w:w="709" w:type="dxa"/>
            <w:shd w:val="clear" w:color="auto" w:fill="auto"/>
          </w:tcPr>
          <w:p w14:paraId="5485E0F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2F13BE9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התקנת אלומיניום (ד. טכ)</w:t>
            </w:r>
          </w:p>
        </w:tc>
        <w:tc>
          <w:tcPr>
            <w:tcW w:w="1843" w:type="dxa"/>
            <w:shd w:val="clear" w:color="auto" w:fill="auto"/>
            <w:vAlign w:val="center"/>
          </w:tcPr>
          <w:p w14:paraId="238296E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3E491D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2BB77C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48B8A7AE" w14:textId="77777777" w:rsidTr="00603F1E">
        <w:tc>
          <w:tcPr>
            <w:tcW w:w="709" w:type="dxa"/>
            <w:shd w:val="clear" w:color="auto" w:fill="auto"/>
          </w:tcPr>
          <w:p w14:paraId="5E772EC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lastRenderedPageBreak/>
              <w:t>12</w:t>
            </w:r>
          </w:p>
        </w:tc>
        <w:tc>
          <w:tcPr>
            <w:tcW w:w="3401" w:type="dxa"/>
            <w:shd w:val="clear" w:color="auto" w:fill="auto"/>
            <w:vAlign w:val="center"/>
          </w:tcPr>
          <w:p w14:paraId="1D4965C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23D237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2AB93D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B528B5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6F058996"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ד. טכ. = דירה טכנית</w:t>
      </w:r>
    </w:p>
    <w:p w14:paraId="427C355B"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r w:rsidRPr="009A0CF9">
        <w:rPr>
          <w:rFonts w:ascii="Arial" w:eastAsia="Calibri" w:hAnsi="Arial" w:cs="Arial" w:hint="cs"/>
          <w:rtl/>
        </w:rPr>
        <w:t xml:space="preserve">ק.טכ = קומה טכנית -  רכוש משותף </w:t>
      </w:r>
    </w:p>
    <w:p w14:paraId="3217B342"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5244C497"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3336B7FD"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553D244C"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25A66B13"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7C668E37"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056ADDC7"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6FCAD044"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52A4AAA7"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12339C84"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6108313E"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125607B2"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0971E7EC"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71DAFB4F"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78E7F6D6"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75F57ABB"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65725609"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6E5B8C15"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4919E249"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010AF0A7"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1BBED9E3"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03B99B2F" w14:textId="77777777" w:rsidR="00EB5A81" w:rsidRPr="009C3F81" w:rsidRDefault="00EB5A81" w:rsidP="00EB5A81">
      <w:pPr>
        <w:spacing w:before="120" w:line="480" w:lineRule="auto"/>
        <w:ind w:left="308"/>
        <w:rPr>
          <w:szCs w:val="24"/>
        </w:rPr>
      </w:pPr>
      <w:r>
        <w:rPr>
          <w:rFonts w:hint="cs"/>
          <w:szCs w:val="24"/>
          <w:rtl/>
        </w:rPr>
        <w:t>(ראה הנספחים להלן)</w:t>
      </w:r>
    </w:p>
    <w:p w14:paraId="0282FE28"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lastRenderedPageBreak/>
        <w:t>טופס מס' 320</w:t>
      </w:r>
    </w:p>
    <w:p w14:paraId="765CF678"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6768490D" w14:textId="77777777" w:rsidR="00EB5A81" w:rsidRPr="009A0CF9" w:rsidRDefault="00EB5A81" w:rsidP="00EB5A81">
      <w:pPr>
        <w:jc w:val="both"/>
        <w:rPr>
          <w:sz w:val="26"/>
          <w:szCs w:val="26"/>
          <w:rtl/>
        </w:rPr>
      </w:pPr>
      <w:r w:rsidRPr="009A0CF9">
        <w:rPr>
          <w:rFonts w:hint="cs"/>
          <w:sz w:val="26"/>
          <w:szCs w:val="26"/>
          <w:rtl/>
        </w:rPr>
        <w:t>חודש:_____________</w:t>
      </w:r>
    </w:p>
    <w:p w14:paraId="26C75CCE"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0F936B49" w14:textId="77777777" w:rsidTr="00603F1E">
        <w:tc>
          <w:tcPr>
            <w:tcW w:w="2375" w:type="dxa"/>
            <w:shd w:val="pct5" w:color="auto" w:fill="auto"/>
          </w:tcPr>
          <w:p w14:paraId="493FFF96"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373CF289" w14:textId="77777777" w:rsidR="00EB5A81" w:rsidRPr="009A0CF9" w:rsidRDefault="00EB5A81" w:rsidP="00341985">
            <w:pPr>
              <w:jc w:val="both"/>
              <w:rPr>
                <w:sz w:val="24"/>
                <w:szCs w:val="24"/>
                <w:rtl/>
              </w:rPr>
            </w:pPr>
          </w:p>
        </w:tc>
        <w:tc>
          <w:tcPr>
            <w:tcW w:w="2552" w:type="dxa"/>
            <w:shd w:val="pct5" w:color="auto" w:fill="auto"/>
          </w:tcPr>
          <w:p w14:paraId="383151D4" w14:textId="77777777" w:rsidR="00EB5A81" w:rsidRPr="009A0CF9" w:rsidRDefault="00EB5A81" w:rsidP="00341985">
            <w:pPr>
              <w:jc w:val="both"/>
              <w:rPr>
                <w:sz w:val="24"/>
                <w:szCs w:val="24"/>
                <w:rtl/>
              </w:rPr>
            </w:pPr>
            <w:r w:rsidRPr="009A0CF9">
              <w:rPr>
                <w:rFonts w:hint="cs"/>
                <w:sz w:val="24"/>
                <w:szCs w:val="24"/>
                <w:rtl/>
              </w:rPr>
              <w:t>מנ"פ אפריקה</w:t>
            </w:r>
          </w:p>
        </w:tc>
        <w:tc>
          <w:tcPr>
            <w:tcW w:w="1843" w:type="dxa"/>
            <w:shd w:val="clear" w:color="auto" w:fill="auto"/>
          </w:tcPr>
          <w:p w14:paraId="571D069C" w14:textId="77777777" w:rsidR="00EB5A81" w:rsidRPr="009A0CF9" w:rsidRDefault="00EB5A81" w:rsidP="00341985">
            <w:pPr>
              <w:jc w:val="both"/>
              <w:rPr>
                <w:sz w:val="24"/>
                <w:szCs w:val="24"/>
                <w:rtl/>
              </w:rPr>
            </w:pPr>
          </w:p>
        </w:tc>
      </w:tr>
      <w:tr w:rsidR="00EB5A81" w:rsidRPr="009A0CF9" w14:paraId="4C6595D2" w14:textId="77777777" w:rsidTr="00603F1E">
        <w:tc>
          <w:tcPr>
            <w:tcW w:w="2375" w:type="dxa"/>
            <w:shd w:val="pct5" w:color="auto" w:fill="auto"/>
          </w:tcPr>
          <w:p w14:paraId="2587967B"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5DA4A0AF" w14:textId="77777777" w:rsidR="00EB5A81" w:rsidRPr="009A0CF9" w:rsidRDefault="00EB5A81" w:rsidP="00341985">
            <w:pPr>
              <w:jc w:val="both"/>
              <w:rPr>
                <w:sz w:val="24"/>
                <w:szCs w:val="24"/>
                <w:rtl/>
              </w:rPr>
            </w:pPr>
          </w:p>
        </w:tc>
        <w:tc>
          <w:tcPr>
            <w:tcW w:w="2552" w:type="dxa"/>
            <w:shd w:val="pct5" w:color="auto" w:fill="auto"/>
          </w:tcPr>
          <w:p w14:paraId="0FB535AA"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35D8774D" w14:textId="77777777" w:rsidR="00EB5A81" w:rsidRPr="009A0CF9" w:rsidRDefault="00EB5A81" w:rsidP="00341985">
            <w:pPr>
              <w:jc w:val="both"/>
              <w:rPr>
                <w:sz w:val="24"/>
                <w:szCs w:val="24"/>
                <w:rtl/>
              </w:rPr>
            </w:pPr>
          </w:p>
        </w:tc>
      </w:tr>
      <w:tr w:rsidR="00EB5A81" w:rsidRPr="009A0CF9" w14:paraId="466AC83A" w14:textId="77777777" w:rsidTr="00603F1E">
        <w:tc>
          <w:tcPr>
            <w:tcW w:w="2375" w:type="dxa"/>
            <w:shd w:val="pct5" w:color="auto" w:fill="auto"/>
          </w:tcPr>
          <w:p w14:paraId="703172C0"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340C2B4F" w14:textId="77777777" w:rsidR="00EB5A81" w:rsidRPr="009A0CF9" w:rsidRDefault="00EB5A81" w:rsidP="00341985">
            <w:pPr>
              <w:jc w:val="both"/>
              <w:rPr>
                <w:sz w:val="24"/>
                <w:szCs w:val="24"/>
                <w:rtl/>
              </w:rPr>
            </w:pPr>
          </w:p>
        </w:tc>
        <w:tc>
          <w:tcPr>
            <w:tcW w:w="2552" w:type="dxa"/>
            <w:shd w:val="pct5" w:color="auto" w:fill="auto"/>
          </w:tcPr>
          <w:p w14:paraId="51E63D68" w14:textId="77777777" w:rsidR="00EB5A81" w:rsidRPr="009A0CF9" w:rsidRDefault="00EB5A81" w:rsidP="00341985">
            <w:pPr>
              <w:jc w:val="both"/>
              <w:rPr>
                <w:sz w:val="24"/>
                <w:szCs w:val="24"/>
                <w:rtl/>
              </w:rPr>
            </w:pPr>
            <w:r w:rsidRPr="009A0CF9">
              <w:rPr>
                <w:rFonts w:hint="cs"/>
                <w:sz w:val="24"/>
                <w:szCs w:val="24"/>
                <w:rtl/>
              </w:rPr>
              <w:t xml:space="preserve">מנ"פ קבלן:     </w:t>
            </w:r>
          </w:p>
          <w:p w14:paraId="08CE921B"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77C7C8AF" w14:textId="77777777" w:rsidR="00EB5A81" w:rsidRPr="009A0CF9" w:rsidRDefault="00EB5A81" w:rsidP="00341985">
            <w:pPr>
              <w:jc w:val="both"/>
              <w:rPr>
                <w:sz w:val="24"/>
                <w:szCs w:val="24"/>
                <w:rtl/>
              </w:rPr>
            </w:pPr>
          </w:p>
        </w:tc>
      </w:tr>
    </w:tbl>
    <w:p w14:paraId="09902D38"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5086BFB6" w14:textId="77777777" w:rsidTr="00603F1E">
        <w:tc>
          <w:tcPr>
            <w:tcW w:w="2463" w:type="dxa"/>
            <w:shd w:val="pct5" w:color="auto" w:fill="auto"/>
          </w:tcPr>
          <w:p w14:paraId="7B237024"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19921B21"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152772D2"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256C8DC0"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569D5E82" w14:textId="77777777" w:rsidTr="00603F1E">
        <w:tc>
          <w:tcPr>
            <w:tcW w:w="2463" w:type="dxa"/>
            <w:shd w:val="clear" w:color="auto" w:fill="auto"/>
          </w:tcPr>
          <w:p w14:paraId="5C759576"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25F3C2BC" w14:textId="77777777" w:rsidR="00EB5A81" w:rsidRPr="009A0CF9" w:rsidRDefault="00EB5A81" w:rsidP="00341985">
            <w:pPr>
              <w:jc w:val="both"/>
              <w:rPr>
                <w:rtl/>
              </w:rPr>
            </w:pPr>
            <w:r w:rsidRPr="009A0CF9">
              <w:rPr>
                <w:rFonts w:hint="cs"/>
                <w:rtl/>
              </w:rPr>
              <w:t>נבדק מתאריך_______</w:t>
            </w:r>
          </w:p>
          <w:p w14:paraId="13826B3C"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0D589479"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1A4497DD"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5482ABB6" w14:textId="77777777" w:rsidR="00EB5A81" w:rsidRPr="009A0CF9" w:rsidRDefault="00EB5A81" w:rsidP="00341985">
            <w:pPr>
              <w:jc w:val="both"/>
              <w:rPr>
                <w:rtl/>
              </w:rPr>
            </w:pPr>
          </w:p>
        </w:tc>
        <w:tc>
          <w:tcPr>
            <w:tcW w:w="1903" w:type="dxa"/>
            <w:shd w:val="clear" w:color="auto" w:fill="auto"/>
          </w:tcPr>
          <w:p w14:paraId="34024853" w14:textId="77777777" w:rsidR="00EB5A81" w:rsidRPr="009A0CF9" w:rsidRDefault="00EB5A81" w:rsidP="00341985">
            <w:pPr>
              <w:jc w:val="both"/>
              <w:rPr>
                <w:rtl/>
              </w:rPr>
            </w:pPr>
          </w:p>
        </w:tc>
      </w:tr>
      <w:tr w:rsidR="00EB5A81" w:rsidRPr="009A0CF9" w14:paraId="5A7A8527" w14:textId="77777777" w:rsidTr="00603F1E">
        <w:tc>
          <w:tcPr>
            <w:tcW w:w="2463" w:type="dxa"/>
            <w:shd w:val="clear" w:color="auto" w:fill="auto"/>
          </w:tcPr>
          <w:p w14:paraId="6E3F9091"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179A07BC" w14:textId="77777777" w:rsidR="00EB5A81" w:rsidRPr="009A0CF9" w:rsidRDefault="00EB5A81" w:rsidP="00341985">
            <w:pPr>
              <w:jc w:val="both"/>
              <w:rPr>
                <w:rtl/>
              </w:rPr>
            </w:pPr>
            <w:r w:rsidRPr="009A0CF9">
              <w:t></w:t>
            </w:r>
            <w:r w:rsidRPr="009A0CF9">
              <w:rPr>
                <w:rFonts w:hint="cs"/>
                <w:rtl/>
              </w:rPr>
              <w:t>קידוח ויציקת כלונסאות</w:t>
            </w:r>
          </w:p>
          <w:p w14:paraId="0B2770EC"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0323B500"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0BE37B5F"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3100B219"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02BD379A"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300AC0F6"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27996D6F"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4407F5CE"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006DC40F"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0E071193"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039E8A1"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89E3E9F"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9D5188D"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F1BBB4E"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5ED7043"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0F87469"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7696B13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E19795A"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2513A9B"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0141F5AC" w14:textId="77777777" w:rsidR="00EB5A81" w:rsidRPr="009A0CF9" w:rsidRDefault="00EB5A81" w:rsidP="00341985">
            <w:pPr>
              <w:jc w:val="both"/>
              <w:rPr>
                <w:rtl/>
              </w:rPr>
            </w:pPr>
          </w:p>
        </w:tc>
      </w:tr>
      <w:tr w:rsidR="00EB5A81" w:rsidRPr="009A0CF9" w14:paraId="23D1F8C9" w14:textId="77777777" w:rsidTr="00603F1E">
        <w:tc>
          <w:tcPr>
            <w:tcW w:w="2463" w:type="dxa"/>
            <w:vMerge w:val="restart"/>
            <w:shd w:val="clear" w:color="auto" w:fill="auto"/>
          </w:tcPr>
          <w:p w14:paraId="29530673"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712B35FA"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21C2AD9C" w14:textId="77777777" w:rsidR="00EB5A81" w:rsidRPr="009A0CF9" w:rsidRDefault="00EB5A81" w:rsidP="00341985">
            <w:pPr>
              <w:jc w:val="both"/>
              <w:rPr>
                <w:rtl/>
              </w:rPr>
            </w:pPr>
          </w:p>
        </w:tc>
        <w:tc>
          <w:tcPr>
            <w:tcW w:w="1903" w:type="dxa"/>
            <w:shd w:val="clear" w:color="auto" w:fill="auto"/>
          </w:tcPr>
          <w:p w14:paraId="448B01D4" w14:textId="77777777" w:rsidR="00EB5A81" w:rsidRPr="009A0CF9" w:rsidRDefault="00EB5A81" w:rsidP="00341985">
            <w:pPr>
              <w:jc w:val="both"/>
              <w:rPr>
                <w:rtl/>
              </w:rPr>
            </w:pPr>
          </w:p>
        </w:tc>
      </w:tr>
      <w:tr w:rsidR="00EB5A81" w:rsidRPr="009A0CF9" w14:paraId="6D305296" w14:textId="77777777" w:rsidTr="00603F1E">
        <w:tc>
          <w:tcPr>
            <w:tcW w:w="2463" w:type="dxa"/>
            <w:vMerge/>
            <w:shd w:val="clear" w:color="auto" w:fill="auto"/>
          </w:tcPr>
          <w:p w14:paraId="4941F788" w14:textId="77777777" w:rsidR="00EB5A81" w:rsidRPr="009A0CF9" w:rsidRDefault="00EB5A81" w:rsidP="00341985">
            <w:pPr>
              <w:jc w:val="both"/>
              <w:rPr>
                <w:rtl/>
              </w:rPr>
            </w:pPr>
          </w:p>
        </w:tc>
        <w:tc>
          <w:tcPr>
            <w:tcW w:w="2747" w:type="dxa"/>
            <w:shd w:val="clear" w:color="auto" w:fill="auto"/>
          </w:tcPr>
          <w:p w14:paraId="02C2054F"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68526690" w14:textId="77777777" w:rsidR="00EB5A81" w:rsidRPr="009A0CF9" w:rsidRDefault="00EB5A81" w:rsidP="00341985">
            <w:pPr>
              <w:jc w:val="both"/>
              <w:rPr>
                <w:rtl/>
              </w:rPr>
            </w:pPr>
          </w:p>
        </w:tc>
        <w:tc>
          <w:tcPr>
            <w:tcW w:w="1903" w:type="dxa"/>
            <w:shd w:val="clear" w:color="auto" w:fill="auto"/>
          </w:tcPr>
          <w:p w14:paraId="3C358B5D" w14:textId="77777777" w:rsidR="00EB5A81" w:rsidRPr="009A0CF9" w:rsidRDefault="00EB5A81" w:rsidP="00341985">
            <w:pPr>
              <w:jc w:val="both"/>
              <w:rPr>
                <w:rtl/>
              </w:rPr>
            </w:pPr>
          </w:p>
        </w:tc>
      </w:tr>
      <w:tr w:rsidR="00EB5A81" w:rsidRPr="009A0CF9" w14:paraId="73D82DC7" w14:textId="77777777" w:rsidTr="00603F1E">
        <w:tc>
          <w:tcPr>
            <w:tcW w:w="2463" w:type="dxa"/>
            <w:vMerge/>
            <w:shd w:val="clear" w:color="auto" w:fill="auto"/>
          </w:tcPr>
          <w:p w14:paraId="71DD4298" w14:textId="77777777" w:rsidR="00EB5A81" w:rsidRPr="009A0CF9" w:rsidRDefault="00EB5A81" w:rsidP="00341985">
            <w:pPr>
              <w:jc w:val="both"/>
              <w:rPr>
                <w:rtl/>
              </w:rPr>
            </w:pPr>
          </w:p>
        </w:tc>
        <w:tc>
          <w:tcPr>
            <w:tcW w:w="2747" w:type="dxa"/>
            <w:shd w:val="clear" w:color="auto" w:fill="auto"/>
          </w:tcPr>
          <w:p w14:paraId="5050B608"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436431A4" w14:textId="77777777" w:rsidR="00EB5A81" w:rsidRPr="009A0CF9" w:rsidRDefault="00EB5A81" w:rsidP="00341985">
            <w:pPr>
              <w:jc w:val="both"/>
              <w:rPr>
                <w:rtl/>
              </w:rPr>
            </w:pPr>
          </w:p>
        </w:tc>
        <w:tc>
          <w:tcPr>
            <w:tcW w:w="1903" w:type="dxa"/>
            <w:shd w:val="clear" w:color="auto" w:fill="auto"/>
          </w:tcPr>
          <w:p w14:paraId="75D12728" w14:textId="77777777" w:rsidR="00EB5A81" w:rsidRPr="009A0CF9" w:rsidRDefault="00EB5A81" w:rsidP="00341985">
            <w:pPr>
              <w:jc w:val="both"/>
              <w:rPr>
                <w:rtl/>
              </w:rPr>
            </w:pPr>
          </w:p>
        </w:tc>
      </w:tr>
      <w:tr w:rsidR="00EB5A81" w:rsidRPr="009A0CF9" w14:paraId="4467EC92" w14:textId="77777777" w:rsidTr="00603F1E">
        <w:tc>
          <w:tcPr>
            <w:tcW w:w="2463" w:type="dxa"/>
            <w:vMerge/>
            <w:shd w:val="clear" w:color="auto" w:fill="auto"/>
          </w:tcPr>
          <w:p w14:paraId="47611C0F" w14:textId="77777777" w:rsidR="00EB5A81" w:rsidRPr="009A0CF9" w:rsidRDefault="00EB5A81" w:rsidP="00341985">
            <w:pPr>
              <w:jc w:val="both"/>
              <w:rPr>
                <w:rtl/>
              </w:rPr>
            </w:pPr>
          </w:p>
        </w:tc>
        <w:tc>
          <w:tcPr>
            <w:tcW w:w="2747" w:type="dxa"/>
            <w:shd w:val="clear" w:color="auto" w:fill="auto"/>
          </w:tcPr>
          <w:p w14:paraId="737E5386"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505720FB" w14:textId="77777777" w:rsidR="00EB5A81" w:rsidRPr="009A0CF9" w:rsidRDefault="00EB5A81" w:rsidP="00341985">
            <w:pPr>
              <w:jc w:val="both"/>
              <w:rPr>
                <w:rtl/>
              </w:rPr>
            </w:pPr>
          </w:p>
        </w:tc>
        <w:tc>
          <w:tcPr>
            <w:tcW w:w="1903" w:type="dxa"/>
            <w:shd w:val="clear" w:color="auto" w:fill="auto"/>
          </w:tcPr>
          <w:p w14:paraId="39992D34" w14:textId="77777777" w:rsidR="00EB5A81" w:rsidRPr="009A0CF9" w:rsidRDefault="00EB5A81" w:rsidP="00341985">
            <w:pPr>
              <w:jc w:val="both"/>
              <w:rPr>
                <w:rtl/>
              </w:rPr>
            </w:pPr>
          </w:p>
        </w:tc>
      </w:tr>
      <w:tr w:rsidR="00EB5A81" w:rsidRPr="009A0CF9" w14:paraId="3C97558D" w14:textId="77777777" w:rsidTr="00603F1E">
        <w:tc>
          <w:tcPr>
            <w:tcW w:w="2463" w:type="dxa"/>
            <w:vMerge/>
            <w:shd w:val="clear" w:color="auto" w:fill="auto"/>
          </w:tcPr>
          <w:p w14:paraId="61EB7E38" w14:textId="77777777" w:rsidR="00EB5A81" w:rsidRPr="009A0CF9" w:rsidRDefault="00EB5A81" w:rsidP="00341985">
            <w:pPr>
              <w:jc w:val="both"/>
              <w:rPr>
                <w:rtl/>
              </w:rPr>
            </w:pPr>
          </w:p>
        </w:tc>
        <w:tc>
          <w:tcPr>
            <w:tcW w:w="2747" w:type="dxa"/>
            <w:shd w:val="clear" w:color="auto" w:fill="auto"/>
          </w:tcPr>
          <w:p w14:paraId="22561ABD"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5C4C89D1" w14:textId="77777777" w:rsidR="00EB5A81" w:rsidRPr="009A0CF9" w:rsidRDefault="00EB5A81" w:rsidP="00341985">
            <w:pPr>
              <w:jc w:val="both"/>
              <w:rPr>
                <w:rtl/>
              </w:rPr>
            </w:pPr>
          </w:p>
        </w:tc>
        <w:tc>
          <w:tcPr>
            <w:tcW w:w="1903" w:type="dxa"/>
            <w:shd w:val="clear" w:color="auto" w:fill="auto"/>
          </w:tcPr>
          <w:p w14:paraId="7F5009DD" w14:textId="77777777" w:rsidR="00EB5A81" w:rsidRPr="009A0CF9" w:rsidRDefault="00EB5A81" w:rsidP="00341985">
            <w:pPr>
              <w:jc w:val="both"/>
              <w:rPr>
                <w:rtl/>
              </w:rPr>
            </w:pPr>
          </w:p>
        </w:tc>
      </w:tr>
      <w:tr w:rsidR="00EB5A81" w:rsidRPr="009A0CF9" w14:paraId="3F40061E" w14:textId="77777777" w:rsidTr="00603F1E">
        <w:tc>
          <w:tcPr>
            <w:tcW w:w="2463" w:type="dxa"/>
            <w:shd w:val="clear" w:color="auto" w:fill="auto"/>
          </w:tcPr>
          <w:p w14:paraId="14B9DC37"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3941E33A" w14:textId="77777777" w:rsidR="00EB5A81" w:rsidRPr="009A0CF9" w:rsidRDefault="00EB5A81" w:rsidP="00341985">
            <w:pPr>
              <w:jc w:val="both"/>
              <w:rPr>
                <w:rtl/>
              </w:rPr>
            </w:pPr>
            <w:r w:rsidRPr="009A0CF9">
              <w:rPr>
                <w:rFonts w:hint="cs"/>
                <w:rtl/>
              </w:rPr>
              <w:t>בדיקה ועדכון  מהדורת תכניות</w:t>
            </w:r>
          </w:p>
          <w:p w14:paraId="2FB6F938" w14:textId="77777777" w:rsidR="00EB5A81" w:rsidRPr="009A0CF9" w:rsidRDefault="00EB5A81" w:rsidP="00341985">
            <w:pPr>
              <w:jc w:val="both"/>
              <w:rPr>
                <w:rtl/>
              </w:rPr>
            </w:pPr>
          </w:p>
        </w:tc>
        <w:tc>
          <w:tcPr>
            <w:tcW w:w="2268" w:type="dxa"/>
            <w:shd w:val="clear" w:color="auto" w:fill="auto"/>
          </w:tcPr>
          <w:p w14:paraId="1983A852"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6ADD167F"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3EB4F5A1" w14:textId="77777777" w:rsidR="00EB5A81" w:rsidRPr="009A0CF9" w:rsidRDefault="00EB5A81" w:rsidP="00341985">
            <w:pPr>
              <w:jc w:val="both"/>
              <w:rPr>
                <w:rtl/>
              </w:rPr>
            </w:pPr>
            <w:r w:rsidRPr="009A0CF9">
              <w:rPr>
                <w:rFonts w:hint="cs"/>
                <w:rtl/>
              </w:rPr>
              <w:t>פרוט רשימת תכניות</w:t>
            </w:r>
          </w:p>
        </w:tc>
      </w:tr>
      <w:tr w:rsidR="00EB5A81" w:rsidRPr="009A0CF9" w14:paraId="0DBC2449" w14:textId="77777777" w:rsidTr="00603F1E">
        <w:tc>
          <w:tcPr>
            <w:tcW w:w="2463" w:type="dxa"/>
            <w:shd w:val="clear" w:color="auto" w:fill="auto"/>
          </w:tcPr>
          <w:p w14:paraId="16378491"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6AE57615"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7FEFE170"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30A86F6A" w14:textId="77777777" w:rsidR="00EB5A81" w:rsidRPr="009A0CF9" w:rsidRDefault="00EB5A81" w:rsidP="00341985">
            <w:pPr>
              <w:jc w:val="both"/>
              <w:rPr>
                <w:rtl/>
              </w:rPr>
            </w:pPr>
            <w:r w:rsidRPr="009A0CF9">
              <w:rPr>
                <w:rFonts w:hint="cs"/>
                <w:rtl/>
              </w:rPr>
              <w:t xml:space="preserve">ת. גמר </w:t>
            </w:r>
          </w:p>
          <w:p w14:paraId="48C6F45F" w14:textId="77777777" w:rsidR="00EB5A81" w:rsidRPr="009A0CF9" w:rsidRDefault="00EB5A81" w:rsidP="00341985">
            <w:pPr>
              <w:jc w:val="both"/>
              <w:rPr>
                <w:rtl/>
              </w:rPr>
            </w:pPr>
          </w:p>
        </w:tc>
        <w:tc>
          <w:tcPr>
            <w:tcW w:w="2268" w:type="dxa"/>
            <w:shd w:val="clear" w:color="auto" w:fill="auto"/>
          </w:tcPr>
          <w:p w14:paraId="1399C990" w14:textId="77777777" w:rsidR="00EB5A81" w:rsidRPr="009A0CF9" w:rsidRDefault="00EB5A81" w:rsidP="00341985">
            <w:pPr>
              <w:jc w:val="both"/>
              <w:rPr>
                <w:rtl/>
              </w:rPr>
            </w:pPr>
          </w:p>
          <w:p w14:paraId="0DD6661E" w14:textId="77777777" w:rsidR="00EB5A81" w:rsidRPr="009A0CF9" w:rsidRDefault="00EB5A81" w:rsidP="00341985">
            <w:pPr>
              <w:jc w:val="both"/>
              <w:rPr>
                <w:rtl/>
              </w:rPr>
            </w:pPr>
          </w:p>
          <w:p w14:paraId="75184757" w14:textId="77777777" w:rsidR="00EB5A81" w:rsidRPr="009A0CF9" w:rsidRDefault="00EB5A81" w:rsidP="00341985">
            <w:pPr>
              <w:jc w:val="both"/>
              <w:rPr>
                <w:rtl/>
              </w:rPr>
            </w:pPr>
          </w:p>
          <w:p w14:paraId="3F75C885" w14:textId="77777777" w:rsidR="00EB5A81" w:rsidRPr="009A0CF9" w:rsidRDefault="00EB5A81" w:rsidP="00341985">
            <w:pPr>
              <w:jc w:val="both"/>
              <w:rPr>
                <w:rtl/>
              </w:rPr>
            </w:pPr>
          </w:p>
          <w:p w14:paraId="249A7028"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53CD8034" w14:textId="77777777" w:rsidR="00EB5A81" w:rsidRPr="009A0CF9" w:rsidRDefault="00EB5A81" w:rsidP="00341985">
            <w:pPr>
              <w:jc w:val="both"/>
              <w:rPr>
                <w:rtl/>
              </w:rPr>
            </w:pPr>
          </w:p>
        </w:tc>
      </w:tr>
      <w:tr w:rsidR="00EB5A81" w:rsidRPr="009A0CF9" w14:paraId="1E6F78B1" w14:textId="77777777" w:rsidTr="00603F1E">
        <w:tc>
          <w:tcPr>
            <w:tcW w:w="2463" w:type="dxa"/>
            <w:shd w:val="clear" w:color="auto" w:fill="auto"/>
          </w:tcPr>
          <w:p w14:paraId="05C8AC63"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7E89F75A"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0DE32A0A"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5ED07C4D" w14:textId="77777777" w:rsidR="00EB5A81" w:rsidRPr="009A0CF9" w:rsidRDefault="00EB5A81" w:rsidP="00341985">
            <w:pPr>
              <w:jc w:val="both"/>
              <w:rPr>
                <w:rtl/>
              </w:rPr>
            </w:pPr>
          </w:p>
        </w:tc>
        <w:tc>
          <w:tcPr>
            <w:tcW w:w="2268" w:type="dxa"/>
            <w:shd w:val="clear" w:color="auto" w:fill="auto"/>
          </w:tcPr>
          <w:p w14:paraId="7F3D786D" w14:textId="77777777" w:rsidR="00EB5A81" w:rsidRPr="009A0CF9" w:rsidRDefault="00EB5A81" w:rsidP="00341985">
            <w:pPr>
              <w:jc w:val="both"/>
              <w:rPr>
                <w:rtl/>
              </w:rPr>
            </w:pPr>
          </w:p>
        </w:tc>
        <w:tc>
          <w:tcPr>
            <w:tcW w:w="1903" w:type="dxa"/>
            <w:shd w:val="clear" w:color="auto" w:fill="auto"/>
          </w:tcPr>
          <w:p w14:paraId="7441E15C" w14:textId="77777777" w:rsidR="00EB5A81" w:rsidRPr="009A0CF9" w:rsidRDefault="00EB5A81" w:rsidP="00341985">
            <w:pPr>
              <w:jc w:val="both"/>
              <w:rPr>
                <w:rtl/>
              </w:rPr>
            </w:pPr>
          </w:p>
        </w:tc>
      </w:tr>
      <w:tr w:rsidR="00EB5A81" w:rsidRPr="009A0CF9" w14:paraId="2E0C662C" w14:textId="77777777" w:rsidTr="00603F1E">
        <w:tc>
          <w:tcPr>
            <w:tcW w:w="2463" w:type="dxa"/>
            <w:shd w:val="clear" w:color="auto" w:fill="auto"/>
          </w:tcPr>
          <w:p w14:paraId="3575D1ED"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040350B6"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0E3C00E8"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2EFB6CE5"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7E8D51E6" w14:textId="77777777" w:rsidR="00EB5A81" w:rsidRPr="009A0CF9" w:rsidRDefault="00EB5A81" w:rsidP="00341985">
            <w:pPr>
              <w:jc w:val="both"/>
              <w:rPr>
                <w:rtl/>
              </w:rPr>
            </w:pPr>
            <w:r w:rsidRPr="009A0CF9">
              <w:rPr>
                <w:rFonts w:hint="cs"/>
                <w:rtl/>
              </w:rPr>
              <w:t>_______________</w:t>
            </w:r>
          </w:p>
          <w:p w14:paraId="0E8BD40D" w14:textId="77777777" w:rsidR="00EB5A81" w:rsidRPr="009A0CF9" w:rsidRDefault="00EB5A81" w:rsidP="00341985">
            <w:pPr>
              <w:jc w:val="both"/>
              <w:rPr>
                <w:rtl/>
              </w:rPr>
            </w:pPr>
          </w:p>
          <w:p w14:paraId="2552B4FD"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70F62593" w14:textId="77777777" w:rsidR="00EB5A81" w:rsidRPr="009A0CF9" w:rsidRDefault="00EB5A81" w:rsidP="00341985">
            <w:pPr>
              <w:jc w:val="both"/>
              <w:rPr>
                <w:rtl/>
              </w:rPr>
            </w:pPr>
          </w:p>
        </w:tc>
      </w:tr>
    </w:tbl>
    <w:p w14:paraId="2CB883DF"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3DA7CC57" w14:textId="77777777" w:rsidR="00EB5A81" w:rsidRPr="009A0CF9" w:rsidRDefault="00EB5A81" w:rsidP="00EB5A81">
      <w:pPr>
        <w:jc w:val="both"/>
        <w:rPr>
          <w:rtl/>
        </w:rPr>
      </w:pPr>
    </w:p>
    <w:p w14:paraId="695706A3"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lastRenderedPageBreak/>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4AA67DAC" w14:textId="77777777" w:rsidR="00EB5A81" w:rsidRDefault="00EB5A81" w:rsidP="00EB5A81">
      <w:pPr>
        <w:spacing w:after="40"/>
        <w:rPr>
          <w:rFonts w:ascii="Arial" w:eastAsia="Calibri" w:hAnsi="Arial"/>
          <w:sz w:val="26"/>
          <w:szCs w:val="26"/>
          <w:rtl/>
        </w:rPr>
      </w:pPr>
    </w:p>
    <w:p w14:paraId="702FFCE2"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7C055C4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5AE38927" w14:textId="77777777" w:rsidTr="00341985">
        <w:tc>
          <w:tcPr>
            <w:tcW w:w="533" w:type="dxa"/>
            <w:tcBorders>
              <w:bottom w:val="single" w:sz="4" w:space="0" w:color="auto"/>
            </w:tcBorders>
            <w:shd w:val="clear" w:color="auto" w:fill="auto"/>
            <w:vAlign w:val="center"/>
          </w:tcPr>
          <w:p w14:paraId="74B27C30"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7E5340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214AFE72" w14:textId="77777777" w:rsidTr="00341985">
        <w:tc>
          <w:tcPr>
            <w:tcW w:w="533" w:type="dxa"/>
            <w:shd w:val="clear" w:color="auto" w:fill="auto"/>
            <w:vAlign w:val="center"/>
          </w:tcPr>
          <w:p w14:paraId="66117236"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465761A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C2D5391" w14:textId="77777777" w:rsidTr="00341985">
        <w:tc>
          <w:tcPr>
            <w:tcW w:w="533" w:type="dxa"/>
            <w:shd w:val="clear" w:color="auto" w:fill="auto"/>
            <w:vAlign w:val="center"/>
          </w:tcPr>
          <w:p w14:paraId="551011A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64826DB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7AB7DFD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7B133D8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064A1DE" w14:textId="77777777" w:rsidTr="00341985">
        <w:tc>
          <w:tcPr>
            <w:tcW w:w="533" w:type="dxa"/>
            <w:shd w:val="clear" w:color="auto" w:fill="auto"/>
          </w:tcPr>
          <w:p w14:paraId="61EBB99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2B3ACBF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ואישור בנטונייט/ניקיון הקידוח</w:t>
            </w:r>
          </w:p>
        </w:tc>
        <w:tc>
          <w:tcPr>
            <w:tcW w:w="848" w:type="dxa"/>
            <w:shd w:val="clear" w:color="auto" w:fill="auto"/>
          </w:tcPr>
          <w:p w14:paraId="09B07A5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5252DFE8"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עומק הקידוח/בדיקות איכות של הבנטונייט</w:t>
            </w:r>
          </w:p>
        </w:tc>
      </w:tr>
      <w:tr w:rsidR="00EB5A81" w:rsidRPr="009A0CF9" w14:paraId="66E87FC4" w14:textId="77777777" w:rsidTr="00341985">
        <w:tc>
          <w:tcPr>
            <w:tcW w:w="533" w:type="dxa"/>
            <w:shd w:val="clear" w:color="auto" w:fill="auto"/>
          </w:tcPr>
          <w:p w14:paraId="3FA2B2A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5FAC141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קידוח - קייסינג/קוטר</w:t>
            </w:r>
          </w:p>
        </w:tc>
        <w:tc>
          <w:tcPr>
            <w:tcW w:w="848" w:type="dxa"/>
            <w:shd w:val="clear" w:color="auto" w:fill="auto"/>
          </w:tcPr>
          <w:p w14:paraId="678CBB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CF7BBB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800D391" w14:textId="77777777" w:rsidTr="00341985">
        <w:tc>
          <w:tcPr>
            <w:tcW w:w="533" w:type="dxa"/>
            <w:shd w:val="clear" w:color="auto" w:fill="auto"/>
          </w:tcPr>
          <w:p w14:paraId="007A75D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7506B72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1DAE3A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016712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3527E988" w14:textId="77777777" w:rsidTr="00341985">
        <w:tc>
          <w:tcPr>
            <w:tcW w:w="533" w:type="dxa"/>
            <w:shd w:val="clear" w:color="auto" w:fill="auto"/>
          </w:tcPr>
          <w:p w14:paraId="12C1440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1B5CB9E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4F53E3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03A3C4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1F619212" w14:textId="77777777" w:rsidTr="00341985">
        <w:tc>
          <w:tcPr>
            <w:tcW w:w="533" w:type="dxa"/>
            <w:shd w:val="clear" w:color="auto" w:fill="auto"/>
          </w:tcPr>
          <w:p w14:paraId="5736C98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6BDEA9B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5822CC7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A0AE78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3706B7B3" w14:textId="77777777" w:rsidTr="00341985">
        <w:tc>
          <w:tcPr>
            <w:tcW w:w="533" w:type="dxa"/>
            <w:shd w:val="clear" w:color="auto" w:fill="auto"/>
          </w:tcPr>
          <w:p w14:paraId="7D2D767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5426500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5CD806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6827D1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D31785" w14:textId="77777777" w:rsidTr="00341985">
        <w:tc>
          <w:tcPr>
            <w:tcW w:w="533" w:type="dxa"/>
            <w:shd w:val="clear" w:color="auto" w:fill="auto"/>
          </w:tcPr>
          <w:p w14:paraId="17C212A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0B52C5E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17FB12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ABAC98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8F47FBB" w14:textId="77777777" w:rsidTr="00341985">
        <w:tc>
          <w:tcPr>
            <w:tcW w:w="533" w:type="dxa"/>
            <w:shd w:val="clear" w:color="auto" w:fill="auto"/>
          </w:tcPr>
          <w:p w14:paraId="5F39FA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4E4C1D5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90F49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A85C57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848AFD6" w14:textId="77777777" w:rsidTr="00341985">
        <w:tc>
          <w:tcPr>
            <w:tcW w:w="533" w:type="dxa"/>
            <w:shd w:val="clear" w:color="auto" w:fill="auto"/>
          </w:tcPr>
          <w:p w14:paraId="16D4F0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020F57A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1A353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1C54730"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78E95C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41603B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B992AF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E123B5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232B36CF" w14:textId="77777777" w:rsidTr="00341985">
        <w:tc>
          <w:tcPr>
            <w:tcW w:w="815" w:type="dxa"/>
            <w:shd w:val="clear" w:color="auto" w:fill="auto"/>
          </w:tcPr>
          <w:p w14:paraId="2C7C65B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B5795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2A2024A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2E2BF0C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66C15D7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2609B79" w14:textId="77777777" w:rsidTr="00341985">
        <w:tc>
          <w:tcPr>
            <w:tcW w:w="815" w:type="dxa"/>
            <w:shd w:val="clear" w:color="auto" w:fill="auto"/>
            <w:vAlign w:val="center"/>
          </w:tcPr>
          <w:p w14:paraId="4BE26C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876D63D"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205C35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223D10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315B22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51A38C" w14:textId="77777777" w:rsidTr="00341985">
        <w:tc>
          <w:tcPr>
            <w:tcW w:w="815" w:type="dxa"/>
            <w:shd w:val="clear" w:color="auto" w:fill="auto"/>
            <w:vAlign w:val="center"/>
          </w:tcPr>
          <w:p w14:paraId="2F3953D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5531622"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F84EFD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9F0FA1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CB83EE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FFF4E85" w14:textId="77777777" w:rsidTr="00341985">
        <w:tc>
          <w:tcPr>
            <w:tcW w:w="815" w:type="dxa"/>
            <w:shd w:val="clear" w:color="auto" w:fill="auto"/>
            <w:vAlign w:val="center"/>
          </w:tcPr>
          <w:p w14:paraId="6DFBE8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420FF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103A34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39B182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FFB8A8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2944C0" w14:textId="77777777" w:rsidTr="00341985">
        <w:tc>
          <w:tcPr>
            <w:tcW w:w="815" w:type="dxa"/>
            <w:shd w:val="clear" w:color="auto" w:fill="auto"/>
            <w:vAlign w:val="center"/>
          </w:tcPr>
          <w:p w14:paraId="5073EB2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A102E4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9CC12B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4F7B84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E661B1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ADC15A" w14:textId="77777777" w:rsidTr="00341985">
        <w:tc>
          <w:tcPr>
            <w:tcW w:w="815" w:type="dxa"/>
            <w:shd w:val="clear" w:color="auto" w:fill="auto"/>
            <w:vAlign w:val="center"/>
          </w:tcPr>
          <w:p w14:paraId="003F510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14DDE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392992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A0A3D0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5D3E2B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7961846" w14:textId="77777777" w:rsidTr="00341985">
        <w:tc>
          <w:tcPr>
            <w:tcW w:w="815" w:type="dxa"/>
            <w:shd w:val="clear" w:color="auto" w:fill="auto"/>
            <w:vAlign w:val="center"/>
          </w:tcPr>
          <w:p w14:paraId="70DF73F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715F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36FE3C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682667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3A2CC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D35606D" w14:textId="77777777" w:rsidTr="00341985">
        <w:tc>
          <w:tcPr>
            <w:tcW w:w="815" w:type="dxa"/>
            <w:shd w:val="clear" w:color="auto" w:fill="auto"/>
            <w:vAlign w:val="center"/>
          </w:tcPr>
          <w:p w14:paraId="542E218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C9FC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7DF483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BE34B5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9CD1F4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AACB1BD" w14:textId="77777777" w:rsidTr="00341985">
        <w:tc>
          <w:tcPr>
            <w:tcW w:w="815" w:type="dxa"/>
            <w:shd w:val="clear" w:color="auto" w:fill="auto"/>
            <w:vAlign w:val="center"/>
          </w:tcPr>
          <w:p w14:paraId="53C0FE9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DF34A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97C4A6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03F8B2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0CAAF1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77534FB" w14:textId="77777777" w:rsidTr="00341985">
        <w:tc>
          <w:tcPr>
            <w:tcW w:w="815" w:type="dxa"/>
            <w:shd w:val="clear" w:color="auto" w:fill="auto"/>
            <w:vAlign w:val="center"/>
          </w:tcPr>
          <w:p w14:paraId="4E2BA76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BC311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580AD7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48A5A8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AC0F49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A070C9" w14:textId="77777777" w:rsidTr="00341985">
        <w:tc>
          <w:tcPr>
            <w:tcW w:w="815" w:type="dxa"/>
            <w:shd w:val="clear" w:color="auto" w:fill="auto"/>
            <w:vAlign w:val="center"/>
          </w:tcPr>
          <w:p w14:paraId="067E440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5044E8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146762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72F847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4F9C251" w14:textId="77777777" w:rsidR="00EB5A81" w:rsidRPr="009A0CF9" w:rsidRDefault="00EB5A81" w:rsidP="00341985">
            <w:pPr>
              <w:suppressAutoHyphens/>
              <w:autoSpaceDN w:val="0"/>
              <w:textAlignment w:val="baseline"/>
              <w:rPr>
                <w:rFonts w:ascii="Arial" w:eastAsia="Calibri" w:hAnsi="Arial"/>
                <w:sz w:val="14"/>
                <w:rtl/>
              </w:rPr>
            </w:pPr>
          </w:p>
        </w:tc>
      </w:tr>
    </w:tbl>
    <w:p w14:paraId="72139899" w14:textId="77777777" w:rsidR="00EB5A81" w:rsidRPr="009A0CF9" w:rsidRDefault="00EB5A81" w:rsidP="00EB5A81">
      <w:pPr>
        <w:suppressAutoHyphens/>
        <w:autoSpaceDN w:val="0"/>
        <w:jc w:val="both"/>
        <w:textAlignment w:val="baseline"/>
        <w:rPr>
          <w:rFonts w:ascii="Arial" w:eastAsia="Calibri" w:hAnsi="Arial"/>
          <w:sz w:val="18"/>
          <w:szCs w:val="24"/>
        </w:rPr>
      </w:pPr>
    </w:p>
    <w:p w14:paraId="74D20DA8"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3962CB69"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1F66716B" w14:textId="77777777" w:rsidTr="00341985">
        <w:trPr>
          <w:trHeight w:val="1701"/>
        </w:trPr>
        <w:tc>
          <w:tcPr>
            <w:tcW w:w="2268" w:type="dxa"/>
            <w:shd w:val="clear" w:color="auto" w:fill="auto"/>
            <w:tcMar>
              <w:left w:w="0" w:type="dxa"/>
              <w:right w:w="0" w:type="dxa"/>
            </w:tcMar>
          </w:tcPr>
          <w:p w14:paraId="1E224B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4C469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DFCDC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08938BCA"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819CFB7" w14:textId="77777777" w:rsidR="00EB5A81" w:rsidRPr="009A0CF9" w:rsidRDefault="00EB5A81" w:rsidP="00EB5A81">
      <w:pPr>
        <w:suppressAutoHyphens/>
        <w:autoSpaceDN w:val="0"/>
        <w:jc w:val="both"/>
        <w:textAlignment w:val="baseline"/>
        <w:rPr>
          <w:rFonts w:ascii="Arial" w:eastAsia="Calibri" w:hAnsi="Arial"/>
          <w:sz w:val="18"/>
          <w:szCs w:val="24"/>
        </w:rPr>
      </w:pPr>
    </w:p>
    <w:p w14:paraId="51428203"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7F828175"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4CAD539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6D5738F4" w14:textId="77777777" w:rsidTr="00341985">
        <w:tc>
          <w:tcPr>
            <w:tcW w:w="533" w:type="dxa"/>
            <w:tcBorders>
              <w:bottom w:val="single" w:sz="4" w:space="0" w:color="auto"/>
            </w:tcBorders>
            <w:shd w:val="clear" w:color="auto" w:fill="auto"/>
            <w:vAlign w:val="center"/>
          </w:tcPr>
          <w:p w14:paraId="306C01CC"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3A8DCF5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0D3C6432" w14:textId="77777777" w:rsidTr="00341985">
        <w:tc>
          <w:tcPr>
            <w:tcW w:w="533" w:type="dxa"/>
            <w:shd w:val="clear" w:color="auto" w:fill="auto"/>
            <w:vAlign w:val="center"/>
          </w:tcPr>
          <w:p w14:paraId="4630E360"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5C8FA1BB"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67F200C" w14:textId="77777777" w:rsidTr="00341985">
        <w:tc>
          <w:tcPr>
            <w:tcW w:w="533" w:type="dxa"/>
            <w:shd w:val="clear" w:color="auto" w:fill="auto"/>
            <w:vAlign w:val="center"/>
          </w:tcPr>
          <w:p w14:paraId="60DC7CC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05AC85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468ABF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53E2FFE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EE0B5A7" w14:textId="77777777" w:rsidTr="00341985">
        <w:tc>
          <w:tcPr>
            <w:tcW w:w="533" w:type="dxa"/>
            <w:shd w:val="clear" w:color="auto" w:fill="auto"/>
          </w:tcPr>
          <w:p w14:paraId="15FD46E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3094C30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560B0A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00AF446D"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7B856CC4" w14:textId="77777777" w:rsidTr="00341985">
        <w:tc>
          <w:tcPr>
            <w:tcW w:w="533" w:type="dxa"/>
            <w:shd w:val="clear" w:color="auto" w:fill="auto"/>
          </w:tcPr>
          <w:p w14:paraId="6DA5C06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0AD2201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3A258D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DA62FD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44B7904" w14:textId="77777777" w:rsidTr="00341985">
        <w:tc>
          <w:tcPr>
            <w:tcW w:w="533" w:type="dxa"/>
            <w:shd w:val="clear" w:color="auto" w:fill="auto"/>
          </w:tcPr>
          <w:p w14:paraId="48AAA77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55E781A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הקונסטרוקטור על היציקה וסידור הברזל</w:t>
            </w:r>
          </w:p>
        </w:tc>
        <w:tc>
          <w:tcPr>
            <w:tcW w:w="848" w:type="dxa"/>
            <w:shd w:val="clear" w:color="auto" w:fill="auto"/>
          </w:tcPr>
          <w:p w14:paraId="2D64F1E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4A1F54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2F262C8" w14:textId="77777777" w:rsidTr="00341985">
        <w:tc>
          <w:tcPr>
            <w:tcW w:w="533" w:type="dxa"/>
            <w:shd w:val="clear" w:color="auto" w:fill="auto"/>
          </w:tcPr>
          <w:p w14:paraId="7E6E483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67D58E4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6BFC5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610860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118076A" w14:textId="77777777" w:rsidTr="00341985">
        <w:tc>
          <w:tcPr>
            <w:tcW w:w="533" w:type="dxa"/>
            <w:shd w:val="clear" w:color="auto" w:fill="auto"/>
          </w:tcPr>
          <w:p w14:paraId="67C45AE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72DF943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6454B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B65F29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3C51874" w14:textId="77777777" w:rsidTr="00341985">
        <w:tc>
          <w:tcPr>
            <w:tcW w:w="533" w:type="dxa"/>
            <w:shd w:val="clear" w:color="auto" w:fill="auto"/>
          </w:tcPr>
          <w:p w14:paraId="11E1135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02B00CC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6E642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A83F7C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8CD659C" w14:textId="77777777" w:rsidTr="00341985">
        <w:tc>
          <w:tcPr>
            <w:tcW w:w="533" w:type="dxa"/>
            <w:shd w:val="clear" w:color="auto" w:fill="auto"/>
          </w:tcPr>
          <w:p w14:paraId="6B481CD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48864F5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39FDA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68BB5E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62A39FF" w14:textId="77777777" w:rsidTr="00341985">
        <w:tc>
          <w:tcPr>
            <w:tcW w:w="533" w:type="dxa"/>
            <w:shd w:val="clear" w:color="auto" w:fill="auto"/>
          </w:tcPr>
          <w:p w14:paraId="3ABFE8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6F4AB74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0670B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C43F56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D387569" w14:textId="77777777" w:rsidTr="00341985">
        <w:tc>
          <w:tcPr>
            <w:tcW w:w="533" w:type="dxa"/>
            <w:shd w:val="clear" w:color="auto" w:fill="auto"/>
          </w:tcPr>
          <w:p w14:paraId="5CFFD3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5D69D26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FBA42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7A4ED8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9FD072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3B090E8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57E5DC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BE173B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0C02A56A" w14:textId="77777777" w:rsidTr="00341985">
        <w:tc>
          <w:tcPr>
            <w:tcW w:w="815" w:type="dxa"/>
            <w:shd w:val="clear" w:color="auto" w:fill="auto"/>
          </w:tcPr>
          <w:p w14:paraId="5321F39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88A270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4708A64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31DF4D4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EA5719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151B162C" w14:textId="77777777" w:rsidTr="00341985">
        <w:tc>
          <w:tcPr>
            <w:tcW w:w="815" w:type="dxa"/>
            <w:shd w:val="clear" w:color="auto" w:fill="auto"/>
            <w:vAlign w:val="center"/>
          </w:tcPr>
          <w:p w14:paraId="5C908FE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0ED53D5"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BB5CDB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8A206A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AE6035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90196F" w14:textId="77777777" w:rsidTr="00341985">
        <w:tc>
          <w:tcPr>
            <w:tcW w:w="815" w:type="dxa"/>
            <w:shd w:val="clear" w:color="auto" w:fill="auto"/>
            <w:vAlign w:val="center"/>
          </w:tcPr>
          <w:p w14:paraId="4B2E49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9BF45CC"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49E584B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5223A8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D2B134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658B0C5" w14:textId="77777777" w:rsidTr="00341985">
        <w:tc>
          <w:tcPr>
            <w:tcW w:w="815" w:type="dxa"/>
            <w:shd w:val="clear" w:color="auto" w:fill="auto"/>
            <w:vAlign w:val="center"/>
          </w:tcPr>
          <w:p w14:paraId="5B2C947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4844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76EBC0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E30AA5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C03BC3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E84661" w14:textId="77777777" w:rsidTr="00341985">
        <w:tc>
          <w:tcPr>
            <w:tcW w:w="815" w:type="dxa"/>
            <w:shd w:val="clear" w:color="auto" w:fill="auto"/>
            <w:vAlign w:val="center"/>
          </w:tcPr>
          <w:p w14:paraId="53825C2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15C4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D1EFEF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9274B1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78FF5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B10551" w14:textId="77777777" w:rsidTr="00341985">
        <w:tc>
          <w:tcPr>
            <w:tcW w:w="815" w:type="dxa"/>
            <w:shd w:val="clear" w:color="auto" w:fill="auto"/>
            <w:vAlign w:val="center"/>
          </w:tcPr>
          <w:p w14:paraId="10E0E3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8A9D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6D70E7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352A34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44EAF8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FECDAA" w14:textId="77777777" w:rsidTr="00341985">
        <w:tc>
          <w:tcPr>
            <w:tcW w:w="815" w:type="dxa"/>
            <w:shd w:val="clear" w:color="auto" w:fill="auto"/>
            <w:vAlign w:val="center"/>
          </w:tcPr>
          <w:p w14:paraId="4725D98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21604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1C9BFD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3D2615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8ED41B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96EE9E" w14:textId="77777777" w:rsidTr="00341985">
        <w:tc>
          <w:tcPr>
            <w:tcW w:w="815" w:type="dxa"/>
            <w:shd w:val="clear" w:color="auto" w:fill="auto"/>
            <w:vAlign w:val="center"/>
          </w:tcPr>
          <w:p w14:paraId="2A24D7D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7907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82F319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58EC10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08F17F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5ADBFF3" w14:textId="77777777" w:rsidTr="00341985">
        <w:tc>
          <w:tcPr>
            <w:tcW w:w="815" w:type="dxa"/>
            <w:shd w:val="clear" w:color="auto" w:fill="auto"/>
            <w:vAlign w:val="center"/>
          </w:tcPr>
          <w:p w14:paraId="054CEA5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2C77F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A702E5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CADE2C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5E1776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B41DDE2" w14:textId="77777777" w:rsidTr="00341985">
        <w:tc>
          <w:tcPr>
            <w:tcW w:w="815" w:type="dxa"/>
            <w:shd w:val="clear" w:color="auto" w:fill="auto"/>
            <w:vAlign w:val="center"/>
          </w:tcPr>
          <w:p w14:paraId="45A97C7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21965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34A8DA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E28ABD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9541F4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5B24DD9" w14:textId="77777777" w:rsidTr="00341985">
        <w:tc>
          <w:tcPr>
            <w:tcW w:w="815" w:type="dxa"/>
            <w:shd w:val="clear" w:color="auto" w:fill="auto"/>
            <w:vAlign w:val="center"/>
          </w:tcPr>
          <w:p w14:paraId="68EA0C2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E21B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E5242B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4D586C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EA11BBE" w14:textId="77777777" w:rsidR="00EB5A81" w:rsidRPr="009A0CF9" w:rsidRDefault="00EB5A81" w:rsidP="00341985">
            <w:pPr>
              <w:suppressAutoHyphens/>
              <w:autoSpaceDN w:val="0"/>
              <w:textAlignment w:val="baseline"/>
              <w:rPr>
                <w:rFonts w:ascii="Arial" w:eastAsia="Calibri" w:hAnsi="Arial"/>
                <w:sz w:val="14"/>
                <w:rtl/>
              </w:rPr>
            </w:pPr>
          </w:p>
        </w:tc>
      </w:tr>
    </w:tbl>
    <w:p w14:paraId="24614132" w14:textId="77777777" w:rsidR="00EB5A81" w:rsidRPr="009A0CF9" w:rsidRDefault="00EB5A81" w:rsidP="00EB5A81">
      <w:pPr>
        <w:suppressAutoHyphens/>
        <w:autoSpaceDN w:val="0"/>
        <w:jc w:val="both"/>
        <w:textAlignment w:val="baseline"/>
        <w:rPr>
          <w:rFonts w:ascii="Arial" w:eastAsia="Calibri" w:hAnsi="Arial"/>
          <w:sz w:val="18"/>
          <w:szCs w:val="24"/>
        </w:rPr>
      </w:pPr>
    </w:p>
    <w:p w14:paraId="420ED9F4"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4ECC47B9"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4B9BCDA9" w14:textId="77777777" w:rsidTr="00341985">
        <w:trPr>
          <w:trHeight w:val="1701"/>
        </w:trPr>
        <w:tc>
          <w:tcPr>
            <w:tcW w:w="2268" w:type="dxa"/>
            <w:shd w:val="clear" w:color="auto" w:fill="auto"/>
            <w:tcMar>
              <w:left w:w="0" w:type="dxa"/>
              <w:right w:w="0" w:type="dxa"/>
            </w:tcMar>
          </w:tcPr>
          <w:p w14:paraId="0DE855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516B36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2EE07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309B29B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32D9C1F" w14:textId="77777777" w:rsidR="00EB5A81" w:rsidRPr="009A0CF9" w:rsidRDefault="00EB5A81" w:rsidP="00EB5A81">
      <w:pPr>
        <w:suppressAutoHyphens/>
        <w:autoSpaceDN w:val="0"/>
        <w:jc w:val="both"/>
        <w:textAlignment w:val="baseline"/>
        <w:rPr>
          <w:rFonts w:ascii="Arial" w:eastAsia="Calibri" w:hAnsi="Arial"/>
          <w:sz w:val="18"/>
          <w:szCs w:val="24"/>
        </w:rPr>
      </w:pPr>
    </w:p>
    <w:p w14:paraId="77CB0EED"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440886BE" w14:textId="77777777" w:rsidR="00EB5A81" w:rsidRPr="009A0CF9" w:rsidRDefault="00EB5A81" w:rsidP="00EB5A81">
      <w:pPr>
        <w:spacing w:after="40"/>
        <w:rPr>
          <w:rFonts w:ascii="Arial" w:eastAsia="Calibri" w:hAnsi="Arial"/>
          <w:b/>
          <w:bCs/>
          <w:sz w:val="26"/>
          <w:szCs w:val="26"/>
          <w:rtl/>
        </w:rPr>
      </w:pPr>
    </w:p>
    <w:p w14:paraId="16260F8D" w14:textId="77777777" w:rsidR="00EB5A81" w:rsidRPr="009A0CF9" w:rsidRDefault="00EB5A81" w:rsidP="00EB5A81">
      <w:pPr>
        <w:spacing w:after="40"/>
        <w:rPr>
          <w:rFonts w:ascii="Arial" w:eastAsia="Calibri" w:hAnsi="Arial"/>
          <w:b/>
          <w:bCs/>
          <w:sz w:val="26"/>
          <w:szCs w:val="26"/>
          <w:rtl/>
        </w:rPr>
      </w:pPr>
    </w:p>
    <w:p w14:paraId="4D2F569C" w14:textId="77777777" w:rsidR="00EB5A81" w:rsidRPr="009A0CF9" w:rsidRDefault="00EB5A81" w:rsidP="00EB5A81">
      <w:pPr>
        <w:spacing w:after="40"/>
        <w:rPr>
          <w:rFonts w:ascii="Arial" w:eastAsia="Calibri" w:hAnsi="Arial"/>
          <w:b/>
          <w:bCs/>
          <w:sz w:val="26"/>
          <w:szCs w:val="26"/>
          <w:rtl/>
        </w:rPr>
      </w:pPr>
    </w:p>
    <w:p w14:paraId="2C1A75F7"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lastRenderedPageBreak/>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0E2C4FA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00F0CC1B" w14:textId="77777777" w:rsidTr="00341985">
        <w:tc>
          <w:tcPr>
            <w:tcW w:w="662" w:type="dxa"/>
            <w:shd w:val="clear" w:color="auto" w:fill="auto"/>
            <w:vAlign w:val="center"/>
          </w:tcPr>
          <w:p w14:paraId="54F8D27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68AE474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67B79144" w14:textId="77777777" w:rsidTr="00341985">
        <w:tc>
          <w:tcPr>
            <w:tcW w:w="662" w:type="dxa"/>
            <w:shd w:val="clear" w:color="auto" w:fill="auto"/>
            <w:vAlign w:val="center"/>
          </w:tcPr>
          <w:p w14:paraId="30D2D777"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3A0B7CA"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93F848D" w14:textId="77777777" w:rsidTr="00341985">
        <w:tc>
          <w:tcPr>
            <w:tcW w:w="662" w:type="dxa"/>
            <w:shd w:val="clear" w:color="auto" w:fill="auto"/>
          </w:tcPr>
          <w:p w14:paraId="084CCDD6"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05814ABC"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4C1CC66B"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06F4D296"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457CAE5C" w14:textId="77777777" w:rsidTr="00341985">
        <w:tc>
          <w:tcPr>
            <w:tcW w:w="662" w:type="dxa"/>
            <w:shd w:val="clear" w:color="auto" w:fill="auto"/>
          </w:tcPr>
          <w:p w14:paraId="14CD210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1C79546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75A6B5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178431F1"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0C9E5F2B" w14:textId="77777777" w:rsidTr="00341985">
        <w:tc>
          <w:tcPr>
            <w:tcW w:w="662" w:type="dxa"/>
            <w:shd w:val="clear" w:color="auto" w:fill="auto"/>
          </w:tcPr>
          <w:p w14:paraId="5B39E80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5786F78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6FD315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FFD89D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260E8EB2" w14:textId="77777777" w:rsidTr="00341985">
        <w:tc>
          <w:tcPr>
            <w:tcW w:w="662" w:type="dxa"/>
            <w:shd w:val="clear" w:color="auto" w:fill="auto"/>
          </w:tcPr>
          <w:p w14:paraId="32B5A87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7E0CF81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52970E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8259D4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לפחות דירה אחת הכל סבב מבדק</w:t>
            </w:r>
          </w:p>
        </w:tc>
      </w:tr>
      <w:tr w:rsidR="00EB5A81" w:rsidRPr="009A0CF9" w14:paraId="52E7BF91" w14:textId="77777777" w:rsidTr="00341985">
        <w:tc>
          <w:tcPr>
            <w:tcW w:w="662" w:type="dxa"/>
            <w:shd w:val="clear" w:color="auto" w:fill="auto"/>
          </w:tcPr>
          <w:p w14:paraId="1785127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672223D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חגורות/עיגונים לשלד הבניין</w:t>
            </w:r>
          </w:p>
        </w:tc>
        <w:tc>
          <w:tcPr>
            <w:tcW w:w="847" w:type="dxa"/>
            <w:shd w:val="clear" w:color="auto" w:fill="auto"/>
          </w:tcPr>
          <w:p w14:paraId="23C6BD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A6C96F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147D009" w14:textId="77777777" w:rsidTr="00341985">
        <w:tc>
          <w:tcPr>
            <w:tcW w:w="662" w:type="dxa"/>
            <w:shd w:val="clear" w:color="auto" w:fill="auto"/>
          </w:tcPr>
          <w:p w14:paraId="1FAD0EF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4D240C2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7AF2CF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00740A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0A21D9B" w14:textId="77777777" w:rsidTr="00341985">
        <w:tc>
          <w:tcPr>
            <w:tcW w:w="662" w:type="dxa"/>
            <w:shd w:val="clear" w:color="auto" w:fill="auto"/>
          </w:tcPr>
          <w:p w14:paraId="7B04B7C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7F0BCE5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02F8F4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23C67C7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8DF50EC" w14:textId="77777777" w:rsidTr="00341985">
        <w:tc>
          <w:tcPr>
            <w:tcW w:w="662" w:type="dxa"/>
            <w:shd w:val="clear" w:color="auto" w:fill="auto"/>
          </w:tcPr>
          <w:p w14:paraId="365680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2F7F1E8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3AC2EA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298BED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1938440" w14:textId="77777777" w:rsidTr="00341985">
        <w:tc>
          <w:tcPr>
            <w:tcW w:w="662" w:type="dxa"/>
            <w:shd w:val="clear" w:color="auto" w:fill="auto"/>
          </w:tcPr>
          <w:p w14:paraId="4A3034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3656C52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39D762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6E2459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22C2407" w14:textId="77777777" w:rsidTr="00341985">
        <w:tc>
          <w:tcPr>
            <w:tcW w:w="662" w:type="dxa"/>
            <w:shd w:val="clear" w:color="auto" w:fill="auto"/>
          </w:tcPr>
          <w:p w14:paraId="134544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63504E0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1ACF88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26BA3FB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26F0FB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9BB8E6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B5360A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8B01062"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571430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65A1C680" w14:textId="77777777" w:rsidTr="00341985">
        <w:tc>
          <w:tcPr>
            <w:tcW w:w="815" w:type="dxa"/>
            <w:shd w:val="clear" w:color="auto" w:fill="auto"/>
          </w:tcPr>
          <w:p w14:paraId="75259C6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EED86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3945965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3DA4FF5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7DE56D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8E437C3" w14:textId="77777777" w:rsidTr="00341985">
        <w:tc>
          <w:tcPr>
            <w:tcW w:w="815" w:type="dxa"/>
            <w:shd w:val="clear" w:color="auto" w:fill="auto"/>
            <w:vAlign w:val="center"/>
          </w:tcPr>
          <w:p w14:paraId="0A4919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1607CC1"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D9EC70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F45A23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D6C256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E751B69" w14:textId="77777777" w:rsidTr="00341985">
        <w:tc>
          <w:tcPr>
            <w:tcW w:w="815" w:type="dxa"/>
            <w:shd w:val="clear" w:color="auto" w:fill="auto"/>
            <w:vAlign w:val="center"/>
          </w:tcPr>
          <w:p w14:paraId="463C0F0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9195B8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CDA328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9D113A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4EBA06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E20F36" w14:textId="77777777" w:rsidTr="00341985">
        <w:tc>
          <w:tcPr>
            <w:tcW w:w="815" w:type="dxa"/>
            <w:shd w:val="clear" w:color="auto" w:fill="auto"/>
            <w:vAlign w:val="center"/>
          </w:tcPr>
          <w:p w14:paraId="3DA9410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13027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F60573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DFEB33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F2D535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B96D4B" w14:textId="77777777" w:rsidTr="00341985">
        <w:tc>
          <w:tcPr>
            <w:tcW w:w="815" w:type="dxa"/>
            <w:shd w:val="clear" w:color="auto" w:fill="auto"/>
            <w:vAlign w:val="center"/>
          </w:tcPr>
          <w:p w14:paraId="536E5AD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A0BE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0C1DBB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8177FE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893B5F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D1C5E3" w14:textId="77777777" w:rsidTr="00341985">
        <w:tc>
          <w:tcPr>
            <w:tcW w:w="815" w:type="dxa"/>
            <w:shd w:val="clear" w:color="auto" w:fill="auto"/>
            <w:vAlign w:val="center"/>
          </w:tcPr>
          <w:p w14:paraId="65A2D3E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A80F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477A3C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CD206D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05D5D5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352E41E" w14:textId="77777777" w:rsidTr="00341985">
        <w:tc>
          <w:tcPr>
            <w:tcW w:w="815" w:type="dxa"/>
            <w:shd w:val="clear" w:color="auto" w:fill="auto"/>
            <w:vAlign w:val="center"/>
          </w:tcPr>
          <w:p w14:paraId="52A1910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B455A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EB9A9E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3B8535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163236E" w14:textId="77777777" w:rsidR="00EB5A81" w:rsidRPr="009A0CF9" w:rsidRDefault="00EB5A81" w:rsidP="00341985">
            <w:pPr>
              <w:suppressAutoHyphens/>
              <w:autoSpaceDN w:val="0"/>
              <w:textAlignment w:val="baseline"/>
              <w:rPr>
                <w:rFonts w:ascii="Arial" w:eastAsia="Calibri" w:hAnsi="Arial"/>
                <w:sz w:val="14"/>
                <w:rtl/>
              </w:rPr>
            </w:pPr>
          </w:p>
        </w:tc>
      </w:tr>
    </w:tbl>
    <w:p w14:paraId="3E060C5E" w14:textId="77777777" w:rsidR="00EB5A81" w:rsidRPr="009A0CF9" w:rsidRDefault="00EB5A81" w:rsidP="00EB5A81">
      <w:pPr>
        <w:suppressAutoHyphens/>
        <w:autoSpaceDN w:val="0"/>
        <w:jc w:val="both"/>
        <w:textAlignment w:val="baseline"/>
        <w:rPr>
          <w:rFonts w:ascii="Arial" w:eastAsia="Calibri" w:hAnsi="Arial"/>
          <w:sz w:val="18"/>
          <w:szCs w:val="24"/>
        </w:rPr>
      </w:pPr>
    </w:p>
    <w:p w14:paraId="09155834"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65F3B3FA" w14:textId="77777777" w:rsidTr="00603F1E">
        <w:trPr>
          <w:trHeight w:val="1672"/>
        </w:trPr>
        <w:tc>
          <w:tcPr>
            <w:tcW w:w="1418" w:type="dxa"/>
            <w:shd w:val="clear" w:color="auto" w:fill="auto"/>
            <w:tcMar>
              <w:left w:w="0" w:type="dxa"/>
              <w:right w:w="0" w:type="dxa"/>
            </w:tcMar>
          </w:tcPr>
          <w:p w14:paraId="12E585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A3F6B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E1370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AD34466"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14C5D21"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799D969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2DA8579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30FD206A" w14:textId="77777777" w:rsidTr="00341985">
        <w:tc>
          <w:tcPr>
            <w:tcW w:w="662" w:type="dxa"/>
            <w:shd w:val="clear" w:color="auto" w:fill="auto"/>
            <w:vAlign w:val="center"/>
          </w:tcPr>
          <w:p w14:paraId="2E34D8DB"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3C70085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D0F8AD6" w14:textId="77777777" w:rsidTr="00341985">
        <w:tc>
          <w:tcPr>
            <w:tcW w:w="662" w:type="dxa"/>
            <w:shd w:val="clear" w:color="auto" w:fill="auto"/>
            <w:vAlign w:val="center"/>
          </w:tcPr>
          <w:p w14:paraId="79D1536D"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6E7A836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F264056" w14:textId="77777777" w:rsidTr="00341985">
        <w:tc>
          <w:tcPr>
            <w:tcW w:w="662" w:type="dxa"/>
            <w:shd w:val="clear" w:color="auto" w:fill="auto"/>
            <w:vAlign w:val="center"/>
          </w:tcPr>
          <w:p w14:paraId="084E292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398DAF4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0B8A4F8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54189C0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AC5432E" w14:textId="77777777" w:rsidTr="00341985">
        <w:tc>
          <w:tcPr>
            <w:tcW w:w="662" w:type="dxa"/>
            <w:shd w:val="clear" w:color="auto" w:fill="auto"/>
          </w:tcPr>
          <w:p w14:paraId="097EF8E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671EE78A"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27A599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16FE09A9"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2A3D0F33" w14:textId="77777777" w:rsidTr="00341985">
        <w:tc>
          <w:tcPr>
            <w:tcW w:w="662" w:type="dxa"/>
            <w:shd w:val="clear" w:color="auto" w:fill="auto"/>
          </w:tcPr>
          <w:p w14:paraId="6CAF0AA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1239C6A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4D8697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F6F41D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C76E97" w14:textId="77777777" w:rsidTr="00341985">
        <w:tc>
          <w:tcPr>
            <w:tcW w:w="662" w:type="dxa"/>
            <w:shd w:val="clear" w:color="auto" w:fill="auto"/>
          </w:tcPr>
          <w:p w14:paraId="037CDF5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688FB3F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6BF8C6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1D1E19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B74C3E8" w14:textId="77777777" w:rsidTr="00341985">
        <w:tc>
          <w:tcPr>
            <w:tcW w:w="662" w:type="dxa"/>
            <w:shd w:val="clear" w:color="auto" w:fill="auto"/>
          </w:tcPr>
          <w:p w14:paraId="1CEA547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64B67F1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483681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E2062A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ECB5531" w14:textId="77777777" w:rsidTr="00341985">
        <w:tc>
          <w:tcPr>
            <w:tcW w:w="662" w:type="dxa"/>
            <w:shd w:val="clear" w:color="auto" w:fill="auto"/>
          </w:tcPr>
          <w:p w14:paraId="798C7A3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1D396F3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3F6C65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C8754C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1DA1CFDD" w14:textId="77777777" w:rsidTr="00341985">
        <w:tc>
          <w:tcPr>
            <w:tcW w:w="662" w:type="dxa"/>
            <w:shd w:val="clear" w:color="auto" w:fill="auto"/>
          </w:tcPr>
          <w:p w14:paraId="499013E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3758CD0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64BF4B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9CB0C4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523042B5" w14:textId="77777777" w:rsidTr="00341985">
        <w:tc>
          <w:tcPr>
            <w:tcW w:w="662" w:type="dxa"/>
            <w:shd w:val="clear" w:color="auto" w:fill="auto"/>
          </w:tcPr>
          <w:p w14:paraId="63B0183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759EDCE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A8CCC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3690203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5D5DBA6" w14:textId="77777777" w:rsidTr="00341985">
        <w:tc>
          <w:tcPr>
            <w:tcW w:w="662" w:type="dxa"/>
            <w:shd w:val="clear" w:color="auto" w:fill="auto"/>
          </w:tcPr>
          <w:p w14:paraId="207BEF1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4D9067A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7E535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F4CF16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37C0F1" w14:textId="77777777" w:rsidTr="00341985">
        <w:tc>
          <w:tcPr>
            <w:tcW w:w="662" w:type="dxa"/>
            <w:shd w:val="clear" w:color="auto" w:fill="auto"/>
          </w:tcPr>
          <w:p w14:paraId="28586A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62F728C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EE3D3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52C153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0F1BA16"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147CC45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185427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05337DA"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3928C9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5373F313" w14:textId="77777777" w:rsidTr="00341985">
        <w:tc>
          <w:tcPr>
            <w:tcW w:w="814" w:type="dxa"/>
            <w:shd w:val="clear" w:color="auto" w:fill="auto"/>
          </w:tcPr>
          <w:p w14:paraId="3829953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2E4E369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099065D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039FCB0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243D01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D5380C9" w14:textId="77777777" w:rsidTr="00341985">
        <w:tc>
          <w:tcPr>
            <w:tcW w:w="814" w:type="dxa"/>
            <w:shd w:val="clear" w:color="auto" w:fill="auto"/>
            <w:vAlign w:val="center"/>
          </w:tcPr>
          <w:p w14:paraId="2240F03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304CB01F"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090D60F1"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14CC28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8D0CCF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DFD0E84" w14:textId="77777777" w:rsidTr="00341985">
        <w:tc>
          <w:tcPr>
            <w:tcW w:w="814" w:type="dxa"/>
            <w:shd w:val="clear" w:color="auto" w:fill="auto"/>
            <w:vAlign w:val="center"/>
          </w:tcPr>
          <w:p w14:paraId="6780782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468F82C2"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0A982499"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09C0A613"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EAFEBF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638BCA" w14:textId="77777777" w:rsidTr="00341985">
        <w:tc>
          <w:tcPr>
            <w:tcW w:w="814" w:type="dxa"/>
            <w:shd w:val="clear" w:color="auto" w:fill="auto"/>
            <w:vAlign w:val="center"/>
          </w:tcPr>
          <w:p w14:paraId="7022D45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338E7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90852A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F58A7B2"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72610E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7363697" w14:textId="77777777" w:rsidTr="00341985">
        <w:tc>
          <w:tcPr>
            <w:tcW w:w="814" w:type="dxa"/>
            <w:shd w:val="clear" w:color="auto" w:fill="auto"/>
            <w:vAlign w:val="center"/>
          </w:tcPr>
          <w:p w14:paraId="07F6B9B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F3FB2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9BFAA80"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8FCD520"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6892AA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693056" w14:textId="77777777" w:rsidTr="00341985">
        <w:tc>
          <w:tcPr>
            <w:tcW w:w="814" w:type="dxa"/>
            <w:shd w:val="clear" w:color="auto" w:fill="auto"/>
            <w:vAlign w:val="center"/>
          </w:tcPr>
          <w:p w14:paraId="65D9043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18479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23B6E7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D0A3FB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2D3B6A4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604BF6" w14:textId="77777777" w:rsidTr="00341985">
        <w:tc>
          <w:tcPr>
            <w:tcW w:w="814" w:type="dxa"/>
            <w:shd w:val="clear" w:color="auto" w:fill="auto"/>
            <w:vAlign w:val="center"/>
          </w:tcPr>
          <w:p w14:paraId="6D70277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2A6BA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13A6DA3"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98CE5AD"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D53F81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912F75" w14:textId="77777777" w:rsidTr="00341985">
        <w:tc>
          <w:tcPr>
            <w:tcW w:w="814" w:type="dxa"/>
            <w:shd w:val="clear" w:color="auto" w:fill="auto"/>
            <w:vAlign w:val="center"/>
          </w:tcPr>
          <w:p w14:paraId="5E4F078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8E023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9AD8A3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19CD17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81CF93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8F284E" w14:textId="77777777" w:rsidTr="00341985">
        <w:tc>
          <w:tcPr>
            <w:tcW w:w="814" w:type="dxa"/>
            <w:shd w:val="clear" w:color="auto" w:fill="auto"/>
            <w:vAlign w:val="center"/>
          </w:tcPr>
          <w:p w14:paraId="3ED6871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709C3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CB0AF0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1388661"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087E5F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5A45A6" w14:textId="77777777" w:rsidTr="00341985">
        <w:tc>
          <w:tcPr>
            <w:tcW w:w="814" w:type="dxa"/>
            <w:shd w:val="clear" w:color="auto" w:fill="auto"/>
            <w:vAlign w:val="center"/>
          </w:tcPr>
          <w:p w14:paraId="1709EE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2FE98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C27ABE8"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08FABCD3"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62AA07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A145BB" w14:textId="77777777" w:rsidTr="00341985">
        <w:tc>
          <w:tcPr>
            <w:tcW w:w="814" w:type="dxa"/>
            <w:shd w:val="clear" w:color="auto" w:fill="auto"/>
            <w:vAlign w:val="center"/>
          </w:tcPr>
          <w:p w14:paraId="2E2EE46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7FCD0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8D8C315"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EC0AFA8"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11F8E41" w14:textId="77777777" w:rsidR="00EB5A81" w:rsidRPr="009A0CF9" w:rsidRDefault="00EB5A81" w:rsidP="00341985">
            <w:pPr>
              <w:suppressAutoHyphens/>
              <w:autoSpaceDN w:val="0"/>
              <w:textAlignment w:val="baseline"/>
              <w:rPr>
                <w:rFonts w:ascii="Arial" w:eastAsia="Calibri" w:hAnsi="Arial"/>
                <w:sz w:val="14"/>
                <w:rtl/>
              </w:rPr>
            </w:pPr>
          </w:p>
        </w:tc>
      </w:tr>
    </w:tbl>
    <w:p w14:paraId="3FFCE2E9" w14:textId="77777777" w:rsidR="00EB5A81" w:rsidRPr="009A0CF9" w:rsidRDefault="00EB5A81" w:rsidP="00EB5A81">
      <w:pPr>
        <w:suppressAutoHyphens/>
        <w:autoSpaceDN w:val="0"/>
        <w:jc w:val="both"/>
        <w:textAlignment w:val="baseline"/>
        <w:rPr>
          <w:rFonts w:ascii="Arial" w:eastAsia="Calibri" w:hAnsi="Arial"/>
          <w:sz w:val="18"/>
          <w:szCs w:val="24"/>
        </w:rPr>
      </w:pPr>
    </w:p>
    <w:p w14:paraId="6399E58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5C068F01" w14:textId="77777777" w:rsidTr="00603F1E">
        <w:trPr>
          <w:trHeight w:val="1672"/>
        </w:trPr>
        <w:tc>
          <w:tcPr>
            <w:tcW w:w="1560" w:type="dxa"/>
            <w:shd w:val="clear" w:color="auto" w:fill="auto"/>
            <w:tcMar>
              <w:left w:w="0" w:type="dxa"/>
              <w:right w:w="0" w:type="dxa"/>
            </w:tcMar>
          </w:tcPr>
          <w:p w14:paraId="220740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B44A9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438E7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605EA9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2A910E1" w14:textId="77777777" w:rsidR="00EB5A81" w:rsidRPr="009A0CF9" w:rsidRDefault="00EB5A81" w:rsidP="00EB5A81">
      <w:pPr>
        <w:suppressAutoHyphens/>
        <w:autoSpaceDN w:val="0"/>
        <w:jc w:val="both"/>
        <w:textAlignment w:val="baseline"/>
        <w:rPr>
          <w:rFonts w:ascii="Arial" w:eastAsia="Calibri" w:hAnsi="Arial"/>
          <w:rtl/>
        </w:rPr>
      </w:pPr>
    </w:p>
    <w:p w14:paraId="2AF9305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34C0B168"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lastRenderedPageBreak/>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5F62C2EA"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568E73D0" w14:textId="77777777" w:rsidTr="00341985">
        <w:tc>
          <w:tcPr>
            <w:tcW w:w="662" w:type="dxa"/>
            <w:shd w:val="clear" w:color="auto" w:fill="auto"/>
            <w:vAlign w:val="center"/>
          </w:tcPr>
          <w:p w14:paraId="6ADC6691"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2457C78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E6F00F3" w14:textId="77777777" w:rsidTr="00341985">
        <w:tc>
          <w:tcPr>
            <w:tcW w:w="662" w:type="dxa"/>
            <w:shd w:val="clear" w:color="auto" w:fill="auto"/>
            <w:vAlign w:val="center"/>
          </w:tcPr>
          <w:p w14:paraId="31FDD060"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712FB63C"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FD63685" w14:textId="77777777" w:rsidTr="00341985">
        <w:tc>
          <w:tcPr>
            <w:tcW w:w="662" w:type="dxa"/>
            <w:shd w:val="clear" w:color="auto" w:fill="auto"/>
            <w:vAlign w:val="center"/>
          </w:tcPr>
          <w:p w14:paraId="13844C8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5577F61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7628822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0B1716E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018DCA6" w14:textId="77777777" w:rsidTr="00341985">
        <w:tc>
          <w:tcPr>
            <w:tcW w:w="662" w:type="dxa"/>
            <w:shd w:val="clear" w:color="auto" w:fill="auto"/>
          </w:tcPr>
          <w:p w14:paraId="27F6524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2FC0207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78AAAD4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46C574A6"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7FF3F904" w14:textId="77777777" w:rsidTr="00341985">
        <w:tc>
          <w:tcPr>
            <w:tcW w:w="662" w:type="dxa"/>
            <w:shd w:val="clear" w:color="auto" w:fill="auto"/>
          </w:tcPr>
          <w:p w14:paraId="74D585B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3E77031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76BF365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20949A6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3C50E038" w14:textId="77777777" w:rsidTr="00341985">
        <w:tc>
          <w:tcPr>
            <w:tcW w:w="662" w:type="dxa"/>
            <w:shd w:val="clear" w:color="auto" w:fill="auto"/>
          </w:tcPr>
          <w:p w14:paraId="4DA516F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516F267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3024C0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0CF55F2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CA9B112" w14:textId="77777777" w:rsidTr="00341985">
        <w:tc>
          <w:tcPr>
            <w:tcW w:w="662" w:type="dxa"/>
            <w:shd w:val="clear" w:color="auto" w:fill="auto"/>
          </w:tcPr>
          <w:p w14:paraId="05B697E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48EDCD9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65F5B3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1E05B97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6A1CB94" w14:textId="77777777" w:rsidTr="00341985">
        <w:tc>
          <w:tcPr>
            <w:tcW w:w="662" w:type="dxa"/>
            <w:shd w:val="clear" w:color="auto" w:fill="auto"/>
          </w:tcPr>
          <w:p w14:paraId="74FAF65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5ACA9DD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2A16EAC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4C3A60D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3D857A5A" w14:textId="77777777" w:rsidTr="00341985">
        <w:tc>
          <w:tcPr>
            <w:tcW w:w="662" w:type="dxa"/>
            <w:shd w:val="clear" w:color="auto" w:fill="auto"/>
          </w:tcPr>
          <w:p w14:paraId="380BE4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3B55660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56375D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5014A2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D70058C" w14:textId="77777777" w:rsidTr="00341985">
        <w:tc>
          <w:tcPr>
            <w:tcW w:w="662" w:type="dxa"/>
            <w:shd w:val="clear" w:color="auto" w:fill="auto"/>
          </w:tcPr>
          <w:p w14:paraId="44B3A8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3B55617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וכו ) </w:t>
            </w:r>
          </w:p>
        </w:tc>
        <w:tc>
          <w:tcPr>
            <w:tcW w:w="847" w:type="dxa"/>
            <w:shd w:val="clear" w:color="auto" w:fill="auto"/>
            <w:tcMar>
              <w:top w:w="28" w:type="dxa"/>
            </w:tcMar>
          </w:tcPr>
          <w:p w14:paraId="558805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5E458E4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B8BF793" w14:textId="77777777" w:rsidTr="00341985">
        <w:tc>
          <w:tcPr>
            <w:tcW w:w="662" w:type="dxa"/>
            <w:shd w:val="clear" w:color="auto" w:fill="auto"/>
          </w:tcPr>
          <w:p w14:paraId="3D9197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157ACDA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32F47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67DC5A9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EB8C121" w14:textId="77777777" w:rsidTr="00341985">
        <w:tc>
          <w:tcPr>
            <w:tcW w:w="662" w:type="dxa"/>
            <w:shd w:val="clear" w:color="auto" w:fill="auto"/>
          </w:tcPr>
          <w:p w14:paraId="13A5760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4DADCA2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F310B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78BF16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0D5D81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6D0DB8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582A1B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F828A86"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E09147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44867D6C" w14:textId="77777777" w:rsidTr="00341985">
        <w:tc>
          <w:tcPr>
            <w:tcW w:w="815" w:type="dxa"/>
            <w:shd w:val="clear" w:color="auto" w:fill="auto"/>
          </w:tcPr>
          <w:p w14:paraId="1D63E92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CF3A28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49AE10F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0" w:type="dxa"/>
            <w:shd w:val="clear" w:color="auto" w:fill="auto"/>
          </w:tcPr>
          <w:p w14:paraId="35CCE4D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1073C62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07150DC" w14:textId="77777777" w:rsidTr="00341985">
        <w:tc>
          <w:tcPr>
            <w:tcW w:w="815" w:type="dxa"/>
            <w:shd w:val="clear" w:color="auto" w:fill="auto"/>
            <w:vAlign w:val="center"/>
          </w:tcPr>
          <w:p w14:paraId="7686603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C26F35B"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D52B2D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8A2BDB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654DB6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110FFE" w14:textId="77777777" w:rsidTr="00341985">
        <w:tc>
          <w:tcPr>
            <w:tcW w:w="815" w:type="dxa"/>
            <w:shd w:val="clear" w:color="auto" w:fill="auto"/>
            <w:vAlign w:val="center"/>
          </w:tcPr>
          <w:p w14:paraId="7637F75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C18A244"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3815E6A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B3DF68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32831F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C4D1EF" w14:textId="77777777" w:rsidTr="00341985">
        <w:tc>
          <w:tcPr>
            <w:tcW w:w="815" w:type="dxa"/>
            <w:shd w:val="clear" w:color="auto" w:fill="auto"/>
            <w:vAlign w:val="center"/>
          </w:tcPr>
          <w:p w14:paraId="519F5F8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A1FEF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6234E2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379BBA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020EA2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FD7DA21" w14:textId="77777777" w:rsidTr="00341985">
        <w:tc>
          <w:tcPr>
            <w:tcW w:w="815" w:type="dxa"/>
            <w:shd w:val="clear" w:color="auto" w:fill="auto"/>
            <w:vAlign w:val="center"/>
          </w:tcPr>
          <w:p w14:paraId="7EB694E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7ACB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AD2D57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5544A4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DB2CF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C728AE" w14:textId="77777777" w:rsidTr="00341985">
        <w:tc>
          <w:tcPr>
            <w:tcW w:w="815" w:type="dxa"/>
            <w:shd w:val="clear" w:color="auto" w:fill="auto"/>
            <w:vAlign w:val="center"/>
          </w:tcPr>
          <w:p w14:paraId="66D7E95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420C2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7E5702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80D496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0C5291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A83A1D" w14:textId="77777777" w:rsidTr="00341985">
        <w:tc>
          <w:tcPr>
            <w:tcW w:w="815" w:type="dxa"/>
            <w:shd w:val="clear" w:color="auto" w:fill="auto"/>
            <w:vAlign w:val="center"/>
          </w:tcPr>
          <w:p w14:paraId="317091D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69713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CDCE31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100FAB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D9F27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7EDF0F" w14:textId="77777777" w:rsidTr="00341985">
        <w:tc>
          <w:tcPr>
            <w:tcW w:w="815" w:type="dxa"/>
            <w:shd w:val="clear" w:color="auto" w:fill="auto"/>
            <w:vAlign w:val="center"/>
          </w:tcPr>
          <w:p w14:paraId="29CA41D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4C2C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8650BF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788EA9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A9C268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DD68870" w14:textId="77777777" w:rsidTr="00341985">
        <w:tc>
          <w:tcPr>
            <w:tcW w:w="815" w:type="dxa"/>
            <w:shd w:val="clear" w:color="auto" w:fill="auto"/>
            <w:vAlign w:val="center"/>
          </w:tcPr>
          <w:p w14:paraId="4540305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8C71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8FA3FA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3698F6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AEA4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17BE914" w14:textId="77777777" w:rsidTr="00341985">
        <w:tc>
          <w:tcPr>
            <w:tcW w:w="815" w:type="dxa"/>
            <w:shd w:val="clear" w:color="auto" w:fill="auto"/>
            <w:vAlign w:val="center"/>
          </w:tcPr>
          <w:p w14:paraId="0A3D14D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4565C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03590C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200243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7A50D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5D7FED" w14:textId="77777777" w:rsidTr="00341985">
        <w:tc>
          <w:tcPr>
            <w:tcW w:w="815" w:type="dxa"/>
            <w:shd w:val="clear" w:color="auto" w:fill="auto"/>
            <w:vAlign w:val="center"/>
          </w:tcPr>
          <w:p w14:paraId="29A96BC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39763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1C427D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D3A087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6630256" w14:textId="77777777" w:rsidR="00EB5A81" w:rsidRPr="009A0CF9" w:rsidRDefault="00EB5A81" w:rsidP="00341985">
            <w:pPr>
              <w:suppressAutoHyphens/>
              <w:autoSpaceDN w:val="0"/>
              <w:textAlignment w:val="baseline"/>
              <w:rPr>
                <w:rFonts w:ascii="Arial" w:eastAsia="Calibri" w:hAnsi="Arial"/>
                <w:sz w:val="14"/>
                <w:rtl/>
              </w:rPr>
            </w:pPr>
          </w:p>
        </w:tc>
      </w:tr>
    </w:tbl>
    <w:p w14:paraId="3101630B" w14:textId="77777777" w:rsidR="00EB5A81" w:rsidRPr="009A0CF9" w:rsidRDefault="00EB5A81" w:rsidP="00EB5A81">
      <w:pPr>
        <w:suppressAutoHyphens/>
        <w:autoSpaceDN w:val="0"/>
        <w:jc w:val="both"/>
        <w:textAlignment w:val="baseline"/>
        <w:rPr>
          <w:rFonts w:ascii="Arial" w:eastAsia="Calibri" w:hAnsi="Arial"/>
          <w:sz w:val="18"/>
          <w:szCs w:val="24"/>
        </w:rPr>
      </w:pPr>
    </w:p>
    <w:p w14:paraId="1D415C76"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035A8BF3" w14:textId="77777777" w:rsidTr="00603F1E">
        <w:trPr>
          <w:trHeight w:val="1672"/>
        </w:trPr>
        <w:tc>
          <w:tcPr>
            <w:tcW w:w="1560" w:type="dxa"/>
            <w:shd w:val="clear" w:color="auto" w:fill="auto"/>
            <w:tcMar>
              <w:left w:w="0" w:type="dxa"/>
              <w:right w:w="0" w:type="dxa"/>
            </w:tcMar>
          </w:tcPr>
          <w:p w14:paraId="6F84EE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9CF3F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EBF767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2312B6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3B79CFA" w14:textId="77777777" w:rsidR="00EB5A81" w:rsidRPr="009A0CF9" w:rsidRDefault="00EB5A81" w:rsidP="00EB5A81">
      <w:pPr>
        <w:suppressAutoHyphens/>
        <w:autoSpaceDN w:val="0"/>
        <w:jc w:val="both"/>
        <w:textAlignment w:val="baseline"/>
        <w:rPr>
          <w:rFonts w:ascii="Arial" w:eastAsia="Calibri" w:hAnsi="Arial"/>
          <w:sz w:val="18"/>
          <w:szCs w:val="24"/>
        </w:rPr>
      </w:pPr>
    </w:p>
    <w:p w14:paraId="760E0965"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lastRenderedPageBreak/>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138B5B1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4AD69866" w14:textId="77777777" w:rsidTr="00341985">
        <w:tc>
          <w:tcPr>
            <w:tcW w:w="662" w:type="dxa"/>
            <w:shd w:val="clear" w:color="auto" w:fill="auto"/>
            <w:vAlign w:val="center"/>
          </w:tcPr>
          <w:p w14:paraId="643203FA"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6DCF75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063D4D17" w14:textId="77777777" w:rsidTr="00341985">
        <w:tc>
          <w:tcPr>
            <w:tcW w:w="662" w:type="dxa"/>
            <w:shd w:val="clear" w:color="auto" w:fill="auto"/>
            <w:vAlign w:val="center"/>
          </w:tcPr>
          <w:p w14:paraId="25A167A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3C117EE1"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16B6BE2" w14:textId="77777777" w:rsidTr="00341985">
        <w:tc>
          <w:tcPr>
            <w:tcW w:w="662" w:type="dxa"/>
            <w:shd w:val="clear" w:color="auto" w:fill="auto"/>
            <w:vAlign w:val="center"/>
          </w:tcPr>
          <w:p w14:paraId="78C32C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7290AB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330BB52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633272C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7DD72C2" w14:textId="77777777" w:rsidTr="00341985">
        <w:tc>
          <w:tcPr>
            <w:tcW w:w="662" w:type="dxa"/>
            <w:shd w:val="clear" w:color="auto" w:fill="auto"/>
          </w:tcPr>
          <w:p w14:paraId="31167A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46599EE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7731271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33B52872"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גובה מערכת הריצוף לפי תכנית יתכנות לביצוע שיפועים</w:t>
            </w:r>
          </w:p>
        </w:tc>
      </w:tr>
      <w:tr w:rsidR="00EB5A81" w:rsidRPr="009A0CF9" w14:paraId="202D69CC" w14:textId="77777777" w:rsidTr="00341985">
        <w:tc>
          <w:tcPr>
            <w:tcW w:w="662" w:type="dxa"/>
            <w:shd w:val="clear" w:color="auto" w:fill="auto"/>
          </w:tcPr>
          <w:p w14:paraId="1588520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29C05A7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535B8B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7A0B579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317CB9DE" w14:textId="77777777" w:rsidTr="00341985">
        <w:tc>
          <w:tcPr>
            <w:tcW w:w="662" w:type="dxa"/>
            <w:shd w:val="clear" w:color="auto" w:fill="auto"/>
          </w:tcPr>
          <w:p w14:paraId="0940747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08C13D1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785194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CAFDB4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60C3B60A" w14:textId="77777777" w:rsidTr="00341985">
        <w:tc>
          <w:tcPr>
            <w:tcW w:w="662" w:type="dxa"/>
            <w:shd w:val="clear" w:color="auto" w:fill="auto"/>
          </w:tcPr>
          <w:p w14:paraId="18F3499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485B452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7078C9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4D52A4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6249E1F4" w14:textId="77777777" w:rsidTr="00341985">
        <w:tc>
          <w:tcPr>
            <w:tcW w:w="662" w:type="dxa"/>
            <w:shd w:val="clear" w:color="auto" w:fill="auto"/>
          </w:tcPr>
          <w:p w14:paraId="4F2B8C1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54A9AB1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0C146F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71240B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585A095E" w14:textId="77777777" w:rsidTr="00341985">
        <w:tc>
          <w:tcPr>
            <w:tcW w:w="662" w:type="dxa"/>
            <w:shd w:val="clear" w:color="auto" w:fill="auto"/>
          </w:tcPr>
          <w:p w14:paraId="476E4B4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6D4B6D8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01B613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10ADA0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40756C" w14:textId="77777777" w:rsidTr="00341985">
        <w:tc>
          <w:tcPr>
            <w:tcW w:w="662" w:type="dxa"/>
            <w:shd w:val="clear" w:color="auto" w:fill="auto"/>
          </w:tcPr>
          <w:p w14:paraId="112644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040D659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0FF14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4C3E54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E6EF7C5" w14:textId="77777777" w:rsidTr="00341985">
        <w:tc>
          <w:tcPr>
            <w:tcW w:w="662" w:type="dxa"/>
            <w:shd w:val="clear" w:color="auto" w:fill="auto"/>
          </w:tcPr>
          <w:p w14:paraId="65E557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2A57A40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F3B5E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3ACFCE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0D71693" w14:textId="77777777" w:rsidTr="00341985">
        <w:tc>
          <w:tcPr>
            <w:tcW w:w="662" w:type="dxa"/>
            <w:shd w:val="clear" w:color="auto" w:fill="auto"/>
          </w:tcPr>
          <w:p w14:paraId="42240F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7C808BA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A7BBD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832D30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689ED7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46846A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F6A31C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8048E56"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1D55A9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72D44BD" w14:textId="77777777" w:rsidTr="00341985">
        <w:tc>
          <w:tcPr>
            <w:tcW w:w="815" w:type="dxa"/>
            <w:shd w:val="clear" w:color="auto" w:fill="auto"/>
          </w:tcPr>
          <w:p w14:paraId="310091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DD5A66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85E97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2FDEB6B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0E156E1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19C2A463" w14:textId="77777777" w:rsidTr="00341985">
        <w:tc>
          <w:tcPr>
            <w:tcW w:w="815" w:type="dxa"/>
            <w:shd w:val="clear" w:color="auto" w:fill="auto"/>
            <w:vAlign w:val="center"/>
          </w:tcPr>
          <w:p w14:paraId="4EB3057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E480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D1F3D7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286121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C6FD81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49DB8B" w14:textId="77777777" w:rsidTr="00341985">
        <w:tc>
          <w:tcPr>
            <w:tcW w:w="815" w:type="dxa"/>
            <w:shd w:val="clear" w:color="auto" w:fill="auto"/>
            <w:vAlign w:val="center"/>
          </w:tcPr>
          <w:p w14:paraId="5B2917E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28693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FCD7BB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90EE7C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BDF8D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4A6634" w14:textId="77777777" w:rsidTr="00341985">
        <w:tc>
          <w:tcPr>
            <w:tcW w:w="815" w:type="dxa"/>
            <w:shd w:val="clear" w:color="auto" w:fill="auto"/>
            <w:vAlign w:val="center"/>
          </w:tcPr>
          <w:p w14:paraId="3E782C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35D7A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2C337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BEB1A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B2E6B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FC90BA" w14:textId="77777777" w:rsidTr="00341985">
        <w:tc>
          <w:tcPr>
            <w:tcW w:w="815" w:type="dxa"/>
            <w:shd w:val="clear" w:color="auto" w:fill="auto"/>
            <w:vAlign w:val="center"/>
          </w:tcPr>
          <w:p w14:paraId="173FC3A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44224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87A6BF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B8D9F1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1C97E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877D00" w14:textId="77777777" w:rsidTr="00341985">
        <w:tc>
          <w:tcPr>
            <w:tcW w:w="815" w:type="dxa"/>
            <w:shd w:val="clear" w:color="auto" w:fill="auto"/>
            <w:vAlign w:val="center"/>
          </w:tcPr>
          <w:p w14:paraId="1648E33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40D4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32F811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077AB3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9F12E3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D4AADF" w14:textId="77777777" w:rsidTr="00341985">
        <w:tc>
          <w:tcPr>
            <w:tcW w:w="815" w:type="dxa"/>
            <w:shd w:val="clear" w:color="auto" w:fill="auto"/>
            <w:vAlign w:val="center"/>
          </w:tcPr>
          <w:p w14:paraId="0CD3549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6145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8A5CAC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B60C1D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9F9C3A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380C23" w14:textId="77777777" w:rsidTr="00341985">
        <w:tc>
          <w:tcPr>
            <w:tcW w:w="815" w:type="dxa"/>
            <w:shd w:val="clear" w:color="auto" w:fill="auto"/>
            <w:vAlign w:val="center"/>
          </w:tcPr>
          <w:p w14:paraId="12AC23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0E818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312B37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7BC04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98B90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138A40" w14:textId="77777777" w:rsidTr="00341985">
        <w:tc>
          <w:tcPr>
            <w:tcW w:w="815" w:type="dxa"/>
            <w:shd w:val="clear" w:color="auto" w:fill="auto"/>
            <w:vAlign w:val="center"/>
          </w:tcPr>
          <w:p w14:paraId="3336758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479B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52846F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536850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799886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FB3B6FF" w14:textId="77777777" w:rsidTr="00341985">
        <w:tc>
          <w:tcPr>
            <w:tcW w:w="815" w:type="dxa"/>
            <w:shd w:val="clear" w:color="auto" w:fill="auto"/>
            <w:vAlign w:val="center"/>
          </w:tcPr>
          <w:p w14:paraId="60AB8C1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2B57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B78D1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ACF03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287682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80902C" w14:textId="77777777" w:rsidTr="00341985">
        <w:tc>
          <w:tcPr>
            <w:tcW w:w="815" w:type="dxa"/>
            <w:shd w:val="clear" w:color="auto" w:fill="auto"/>
            <w:vAlign w:val="center"/>
          </w:tcPr>
          <w:p w14:paraId="0C80472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3585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04D32B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C9E86B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8A21EB2" w14:textId="77777777" w:rsidR="00EB5A81" w:rsidRPr="009A0CF9" w:rsidRDefault="00EB5A81" w:rsidP="00341985">
            <w:pPr>
              <w:suppressAutoHyphens/>
              <w:autoSpaceDN w:val="0"/>
              <w:textAlignment w:val="baseline"/>
              <w:rPr>
                <w:rFonts w:ascii="Arial" w:eastAsia="Calibri" w:hAnsi="Arial"/>
                <w:sz w:val="14"/>
                <w:rtl/>
              </w:rPr>
            </w:pPr>
          </w:p>
        </w:tc>
      </w:tr>
    </w:tbl>
    <w:p w14:paraId="1527A4FB" w14:textId="77777777" w:rsidR="00EB5A81" w:rsidRPr="009A0CF9" w:rsidRDefault="00EB5A81" w:rsidP="00EB5A81">
      <w:pPr>
        <w:suppressAutoHyphens/>
        <w:autoSpaceDN w:val="0"/>
        <w:jc w:val="both"/>
        <w:textAlignment w:val="baseline"/>
        <w:rPr>
          <w:rFonts w:ascii="Arial" w:eastAsia="Calibri" w:hAnsi="Arial"/>
          <w:sz w:val="18"/>
          <w:szCs w:val="24"/>
        </w:rPr>
      </w:pPr>
    </w:p>
    <w:p w14:paraId="2CF0DF1E"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46A02A20" w14:textId="77777777" w:rsidTr="00341985">
        <w:trPr>
          <w:trHeight w:val="1701"/>
        </w:trPr>
        <w:tc>
          <w:tcPr>
            <w:tcW w:w="2280" w:type="dxa"/>
            <w:shd w:val="clear" w:color="auto" w:fill="auto"/>
            <w:tcMar>
              <w:left w:w="0" w:type="dxa"/>
              <w:right w:w="0" w:type="dxa"/>
            </w:tcMar>
          </w:tcPr>
          <w:p w14:paraId="2FAC42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7E853E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8C18B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420BA8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97CF51B" w14:textId="77777777" w:rsidR="00EB5A81" w:rsidRPr="009A0CF9" w:rsidRDefault="00EB5A81" w:rsidP="00EB5A81">
      <w:pPr>
        <w:suppressAutoHyphens/>
        <w:autoSpaceDN w:val="0"/>
        <w:jc w:val="both"/>
        <w:textAlignment w:val="baseline"/>
        <w:rPr>
          <w:rFonts w:ascii="Arial" w:eastAsia="Calibri" w:hAnsi="Arial"/>
          <w:sz w:val="18"/>
          <w:szCs w:val="24"/>
        </w:rPr>
      </w:pPr>
    </w:p>
    <w:p w14:paraId="19D3BA5E"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6AA16C68"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628F3325" w14:textId="77777777" w:rsidTr="00341985">
        <w:tc>
          <w:tcPr>
            <w:tcW w:w="532" w:type="dxa"/>
            <w:shd w:val="clear" w:color="auto" w:fill="auto"/>
            <w:vAlign w:val="center"/>
          </w:tcPr>
          <w:p w14:paraId="4DC8BDD4"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2927450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7C4F1D77" w14:textId="77777777" w:rsidTr="00341985">
        <w:tc>
          <w:tcPr>
            <w:tcW w:w="532" w:type="dxa"/>
            <w:shd w:val="clear" w:color="auto" w:fill="auto"/>
            <w:vAlign w:val="center"/>
          </w:tcPr>
          <w:p w14:paraId="2AA9EEFB"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5441D32C"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77190D8" w14:textId="77777777" w:rsidTr="00341985">
        <w:tc>
          <w:tcPr>
            <w:tcW w:w="532" w:type="dxa"/>
            <w:shd w:val="clear" w:color="auto" w:fill="auto"/>
            <w:vAlign w:val="center"/>
          </w:tcPr>
          <w:p w14:paraId="022A604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2EBD76C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3581FC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56B8B7D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83EC02E" w14:textId="77777777" w:rsidTr="00341985">
        <w:tc>
          <w:tcPr>
            <w:tcW w:w="532" w:type="dxa"/>
            <w:shd w:val="clear" w:color="auto" w:fill="auto"/>
          </w:tcPr>
          <w:p w14:paraId="2ACE6AD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4BE6633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607856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03A97D76"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5720C449" w14:textId="77777777" w:rsidTr="00341985">
        <w:tc>
          <w:tcPr>
            <w:tcW w:w="532" w:type="dxa"/>
            <w:shd w:val="clear" w:color="auto" w:fill="auto"/>
          </w:tcPr>
          <w:p w14:paraId="3A5F73E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7AEE8B4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2C6146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ACB5FA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7DB2C2C" w14:textId="77777777" w:rsidTr="00341985">
        <w:tc>
          <w:tcPr>
            <w:tcW w:w="532" w:type="dxa"/>
            <w:shd w:val="clear" w:color="auto" w:fill="auto"/>
          </w:tcPr>
          <w:p w14:paraId="1F16F6B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4F03AE4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5B41FE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0DC41EB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70618FF" w14:textId="77777777" w:rsidTr="00341985">
        <w:tc>
          <w:tcPr>
            <w:tcW w:w="532" w:type="dxa"/>
            <w:shd w:val="clear" w:color="auto" w:fill="auto"/>
          </w:tcPr>
          <w:p w14:paraId="6E3A57B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4F440F7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011288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3F19ACC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21400D6" w14:textId="77777777" w:rsidTr="00341985">
        <w:tc>
          <w:tcPr>
            <w:tcW w:w="532" w:type="dxa"/>
            <w:shd w:val="clear" w:color="auto" w:fill="auto"/>
          </w:tcPr>
          <w:p w14:paraId="1FF9D79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4ED167D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528A94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972BEF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4B0048" w14:textId="77777777" w:rsidTr="00341985">
        <w:tc>
          <w:tcPr>
            <w:tcW w:w="532" w:type="dxa"/>
            <w:shd w:val="clear" w:color="auto" w:fill="auto"/>
          </w:tcPr>
          <w:p w14:paraId="4470F1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3BDC5B5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0FA9B7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D001C4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F62322" w14:textId="77777777" w:rsidTr="00341985">
        <w:tc>
          <w:tcPr>
            <w:tcW w:w="532" w:type="dxa"/>
            <w:shd w:val="clear" w:color="auto" w:fill="auto"/>
          </w:tcPr>
          <w:p w14:paraId="40568E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5396E51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5EDECB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41F2C6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54B955D" w14:textId="77777777" w:rsidTr="00341985">
        <w:tc>
          <w:tcPr>
            <w:tcW w:w="532" w:type="dxa"/>
            <w:shd w:val="clear" w:color="auto" w:fill="auto"/>
          </w:tcPr>
          <w:p w14:paraId="2FAEBB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5D580F0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64614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997F2D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8ECDB38" w14:textId="77777777" w:rsidTr="00341985">
        <w:tc>
          <w:tcPr>
            <w:tcW w:w="532" w:type="dxa"/>
            <w:shd w:val="clear" w:color="auto" w:fill="auto"/>
          </w:tcPr>
          <w:p w14:paraId="6FAE15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0480C3A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5ADE31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924EEE1"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1A2D6FF"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0F1EE4C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F3C898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074DFF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EC05A4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15B881B8" w14:textId="77777777" w:rsidTr="00341985">
        <w:tc>
          <w:tcPr>
            <w:tcW w:w="815" w:type="dxa"/>
            <w:shd w:val="clear" w:color="auto" w:fill="auto"/>
          </w:tcPr>
          <w:p w14:paraId="1454FA7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B196D7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988431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3B82CEA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43EBBD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E4D0D64" w14:textId="77777777" w:rsidTr="00341985">
        <w:tc>
          <w:tcPr>
            <w:tcW w:w="815" w:type="dxa"/>
            <w:shd w:val="clear" w:color="auto" w:fill="auto"/>
            <w:vAlign w:val="center"/>
          </w:tcPr>
          <w:p w14:paraId="6255312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4C9A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AD1580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2AF1D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68D85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11935D" w14:textId="77777777" w:rsidTr="00341985">
        <w:tc>
          <w:tcPr>
            <w:tcW w:w="815" w:type="dxa"/>
            <w:shd w:val="clear" w:color="auto" w:fill="auto"/>
            <w:vAlign w:val="center"/>
          </w:tcPr>
          <w:p w14:paraId="1D07983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6806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D3C16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2AF87F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300498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D1A850" w14:textId="77777777" w:rsidTr="00341985">
        <w:tc>
          <w:tcPr>
            <w:tcW w:w="815" w:type="dxa"/>
            <w:shd w:val="clear" w:color="auto" w:fill="auto"/>
            <w:vAlign w:val="center"/>
          </w:tcPr>
          <w:p w14:paraId="664F300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6F253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98703A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BA4A98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08D4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8F6D48" w14:textId="77777777" w:rsidTr="00341985">
        <w:tc>
          <w:tcPr>
            <w:tcW w:w="815" w:type="dxa"/>
            <w:shd w:val="clear" w:color="auto" w:fill="auto"/>
            <w:vAlign w:val="center"/>
          </w:tcPr>
          <w:p w14:paraId="3E32C2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6266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FD2A7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C52F1A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50E102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EE3F6F" w14:textId="77777777" w:rsidTr="00341985">
        <w:tc>
          <w:tcPr>
            <w:tcW w:w="815" w:type="dxa"/>
            <w:shd w:val="clear" w:color="auto" w:fill="auto"/>
            <w:vAlign w:val="center"/>
          </w:tcPr>
          <w:p w14:paraId="3460425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BDCEB2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535125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00CE2F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6C6F1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167156" w14:textId="77777777" w:rsidTr="00341985">
        <w:tc>
          <w:tcPr>
            <w:tcW w:w="815" w:type="dxa"/>
            <w:shd w:val="clear" w:color="auto" w:fill="auto"/>
            <w:vAlign w:val="center"/>
          </w:tcPr>
          <w:p w14:paraId="0204783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083B4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7B96E5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CAA22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BBB221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95336A9" w14:textId="77777777" w:rsidTr="00341985">
        <w:tc>
          <w:tcPr>
            <w:tcW w:w="815" w:type="dxa"/>
            <w:shd w:val="clear" w:color="auto" w:fill="auto"/>
            <w:vAlign w:val="center"/>
          </w:tcPr>
          <w:p w14:paraId="7906F2E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A1F2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1ED26D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1F8346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FEA6D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9FC71C6" w14:textId="77777777" w:rsidTr="00341985">
        <w:tc>
          <w:tcPr>
            <w:tcW w:w="815" w:type="dxa"/>
            <w:shd w:val="clear" w:color="auto" w:fill="auto"/>
            <w:vAlign w:val="center"/>
          </w:tcPr>
          <w:p w14:paraId="4864BFD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C20A22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AF88B9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C1074F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E637E9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FCC504" w14:textId="77777777" w:rsidTr="00341985">
        <w:tc>
          <w:tcPr>
            <w:tcW w:w="815" w:type="dxa"/>
            <w:shd w:val="clear" w:color="auto" w:fill="auto"/>
            <w:vAlign w:val="center"/>
          </w:tcPr>
          <w:p w14:paraId="74A589C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A370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22997D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0B228D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DD6440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6F6D3C8" w14:textId="77777777" w:rsidTr="00341985">
        <w:tc>
          <w:tcPr>
            <w:tcW w:w="815" w:type="dxa"/>
            <w:shd w:val="clear" w:color="auto" w:fill="auto"/>
            <w:vAlign w:val="center"/>
          </w:tcPr>
          <w:p w14:paraId="2F1F09B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C3799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A1D12E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86A77A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77D8F7F" w14:textId="77777777" w:rsidR="00EB5A81" w:rsidRPr="009A0CF9" w:rsidRDefault="00EB5A81" w:rsidP="00341985">
            <w:pPr>
              <w:suppressAutoHyphens/>
              <w:autoSpaceDN w:val="0"/>
              <w:textAlignment w:val="baseline"/>
              <w:rPr>
                <w:rFonts w:ascii="Arial" w:eastAsia="Calibri" w:hAnsi="Arial"/>
                <w:sz w:val="14"/>
                <w:rtl/>
              </w:rPr>
            </w:pPr>
          </w:p>
        </w:tc>
      </w:tr>
    </w:tbl>
    <w:p w14:paraId="16274E90" w14:textId="77777777" w:rsidR="00EB5A81" w:rsidRPr="009A0CF9" w:rsidRDefault="00EB5A81" w:rsidP="00EB5A81">
      <w:pPr>
        <w:suppressAutoHyphens/>
        <w:autoSpaceDN w:val="0"/>
        <w:jc w:val="both"/>
        <w:textAlignment w:val="baseline"/>
        <w:rPr>
          <w:rFonts w:ascii="Arial" w:eastAsia="Calibri" w:hAnsi="Arial"/>
          <w:sz w:val="18"/>
          <w:szCs w:val="24"/>
        </w:rPr>
      </w:pPr>
    </w:p>
    <w:p w14:paraId="7CFDB8E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3DEDFD25" w14:textId="77777777" w:rsidTr="00341985">
        <w:trPr>
          <w:trHeight w:val="1700"/>
        </w:trPr>
        <w:tc>
          <w:tcPr>
            <w:tcW w:w="2320" w:type="dxa"/>
            <w:shd w:val="clear" w:color="auto" w:fill="auto"/>
            <w:tcMar>
              <w:left w:w="0" w:type="dxa"/>
              <w:right w:w="0" w:type="dxa"/>
            </w:tcMar>
          </w:tcPr>
          <w:p w14:paraId="2CABB1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1BB4E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19CE89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38EF23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E1548E2" w14:textId="77777777" w:rsidR="00EB5A81" w:rsidRPr="009A0CF9" w:rsidRDefault="00EB5A81" w:rsidP="00EB5A81">
      <w:pPr>
        <w:suppressAutoHyphens/>
        <w:autoSpaceDN w:val="0"/>
        <w:jc w:val="both"/>
        <w:textAlignment w:val="baseline"/>
        <w:rPr>
          <w:rFonts w:ascii="Arial" w:eastAsia="Calibri" w:hAnsi="Arial"/>
          <w:sz w:val="18"/>
          <w:szCs w:val="24"/>
        </w:rPr>
      </w:pPr>
    </w:p>
    <w:p w14:paraId="4199FB24"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4B44636D"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13581CCE" w14:textId="77777777" w:rsidTr="00603F1E">
        <w:tc>
          <w:tcPr>
            <w:tcW w:w="532" w:type="dxa"/>
            <w:shd w:val="clear" w:color="auto" w:fill="auto"/>
            <w:vAlign w:val="center"/>
          </w:tcPr>
          <w:p w14:paraId="19A73427"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3E8870B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E8E9E92" w14:textId="77777777" w:rsidTr="00603F1E">
        <w:tc>
          <w:tcPr>
            <w:tcW w:w="532" w:type="dxa"/>
            <w:shd w:val="clear" w:color="auto" w:fill="auto"/>
            <w:vAlign w:val="center"/>
          </w:tcPr>
          <w:p w14:paraId="3655D0E5"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153BB4AA"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3E2FEF8" w14:textId="77777777" w:rsidTr="00603F1E">
        <w:tc>
          <w:tcPr>
            <w:tcW w:w="532" w:type="dxa"/>
            <w:shd w:val="clear" w:color="auto" w:fill="auto"/>
            <w:vAlign w:val="center"/>
          </w:tcPr>
          <w:p w14:paraId="3066257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59B7818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6FF0B5D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007DC4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E9B35AB" w14:textId="77777777" w:rsidTr="00603F1E">
        <w:tc>
          <w:tcPr>
            <w:tcW w:w="532" w:type="dxa"/>
            <w:shd w:val="clear" w:color="auto" w:fill="auto"/>
          </w:tcPr>
          <w:p w14:paraId="665C727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03A04D1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37B97F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625B962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3F4700A4" w14:textId="77777777" w:rsidTr="00603F1E">
        <w:tc>
          <w:tcPr>
            <w:tcW w:w="532" w:type="dxa"/>
            <w:shd w:val="clear" w:color="auto" w:fill="auto"/>
          </w:tcPr>
          <w:p w14:paraId="5366DE7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2C71C3D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2371E6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6393FC6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6AB12DEF" w14:textId="77777777" w:rsidTr="00603F1E">
        <w:tc>
          <w:tcPr>
            <w:tcW w:w="532" w:type="dxa"/>
            <w:shd w:val="clear" w:color="auto" w:fill="auto"/>
          </w:tcPr>
          <w:p w14:paraId="21F06BC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1F633664"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3C2A5B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3FFD123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0370B778" w14:textId="77777777" w:rsidTr="00603F1E">
        <w:tc>
          <w:tcPr>
            <w:tcW w:w="532" w:type="dxa"/>
            <w:shd w:val="clear" w:color="auto" w:fill="auto"/>
          </w:tcPr>
          <w:p w14:paraId="2A3C152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5E03244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39944F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9C91D2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4770953" w14:textId="77777777" w:rsidTr="00603F1E">
        <w:tc>
          <w:tcPr>
            <w:tcW w:w="532" w:type="dxa"/>
            <w:shd w:val="clear" w:color="auto" w:fill="auto"/>
          </w:tcPr>
          <w:p w14:paraId="163B169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73DE67D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364253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2987A94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A877CB" w14:textId="77777777" w:rsidTr="00603F1E">
        <w:tc>
          <w:tcPr>
            <w:tcW w:w="532" w:type="dxa"/>
            <w:shd w:val="clear" w:color="auto" w:fill="auto"/>
          </w:tcPr>
          <w:p w14:paraId="75AD95E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1F5BEC0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247B66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2D1408F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0991362D" w14:textId="77777777" w:rsidTr="00603F1E">
        <w:tc>
          <w:tcPr>
            <w:tcW w:w="532" w:type="dxa"/>
            <w:shd w:val="clear" w:color="auto" w:fill="auto"/>
          </w:tcPr>
          <w:p w14:paraId="7E0889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28A11C0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47BBF5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0B4F7C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EF2B244" w14:textId="77777777" w:rsidTr="00603F1E">
        <w:tc>
          <w:tcPr>
            <w:tcW w:w="532" w:type="dxa"/>
            <w:shd w:val="clear" w:color="auto" w:fill="auto"/>
          </w:tcPr>
          <w:p w14:paraId="22D823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58D2219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05EB6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C7927A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30168C1" w14:textId="77777777" w:rsidTr="00603F1E">
        <w:tc>
          <w:tcPr>
            <w:tcW w:w="532" w:type="dxa"/>
            <w:shd w:val="clear" w:color="auto" w:fill="auto"/>
          </w:tcPr>
          <w:p w14:paraId="6FADC5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788EEC3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E09C3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7A15331"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81C6198"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3D8E7E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3445D2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0B7A1A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FC050E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A131A51" w14:textId="77777777" w:rsidTr="00341985">
        <w:tc>
          <w:tcPr>
            <w:tcW w:w="815" w:type="dxa"/>
            <w:shd w:val="clear" w:color="auto" w:fill="auto"/>
          </w:tcPr>
          <w:p w14:paraId="2FEC058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C9D1B6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231B46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7E1703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E9A21E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D6A1F35" w14:textId="77777777" w:rsidTr="00341985">
        <w:tc>
          <w:tcPr>
            <w:tcW w:w="815" w:type="dxa"/>
            <w:shd w:val="clear" w:color="auto" w:fill="auto"/>
            <w:vAlign w:val="center"/>
          </w:tcPr>
          <w:p w14:paraId="79E5843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0F31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2DDEEC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71F008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63C42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434E6FA" w14:textId="77777777" w:rsidTr="00341985">
        <w:tc>
          <w:tcPr>
            <w:tcW w:w="815" w:type="dxa"/>
            <w:shd w:val="clear" w:color="auto" w:fill="auto"/>
            <w:vAlign w:val="center"/>
          </w:tcPr>
          <w:p w14:paraId="2B3C0FE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A3A7D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0E543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64BC6F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41BA92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699BCE" w14:textId="77777777" w:rsidTr="00341985">
        <w:tc>
          <w:tcPr>
            <w:tcW w:w="815" w:type="dxa"/>
            <w:shd w:val="clear" w:color="auto" w:fill="auto"/>
            <w:vAlign w:val="center"/>
          </w:tcPr>
          <w:p w14:paraId="2C8DEC4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AEF3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1C44C8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2B90BB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002830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1EF5CD" w14:textId="77777777" w:rsidTr="00341985">
        <w:tc>
          <w:tcPr>
            <w:tcW w:w="815" w:type="dxa"/>
            <w:shd w:val="clear" w:color="auto" w:fill="auto"/>
            <w:vAlign w:val="center"/>
          </w:tcPr>
          <w:p w14:paraId="6D8AF5C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0348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3FE70E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33E896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12986A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998BD0" w14:textId="77777777" w:rsidTr="00341985">
        <w:tc>
          <w:tcPr>
            <w:tcW w:w="815" w:type="dxa"/>
            <w:shd w:val="clear" w:color="auto" w:fill="auto"/>
            <w:vAlign w:val="center"/>
          </w:tcPr>
          <w:p w14:paraId="4BC8AA7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C406D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EC016E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A3B6AF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48377D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901BB8" w14:textId="77777777" w:rsidTr="00341985">
        <w:tc>
          <w:tcPr>
            <w:tcW w:w="815" w:type="dxa"/>
            <w:shd w:val="clear" w:color="auto" w:fill="auto"/>
            <w:vAlign w:val="center"/>
          </w:tcPr>
          <w:p w14:paraId="5795651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53AB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9D9BD7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145CD2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DDC2BF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113FA70" w14:textId="77777777" w:rsidTr="00341985">
        <w:tc>
          <w:tcPr>
            <w:tcW w:w="815" w:type="dxa"/>
            <w:shd w:val="clear" w:color="auto" w:fill="auto"/>
            <w:vAlign w:val="center"/>
          </w:tcPr>
          <w:p w14:paraId="0D842C0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99B54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DCC292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52A3A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95C9D8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248A42" w14:textId="77777777" w:rsidTr="00341985">
        <w:tc>
          <w:tcPr>
            <w:tcW w:w="815" w:type="dxa"/>
            <w:shd w:val="clear" w:color="auto" w:fill="auto"/>
            <w:vAlign w:val="center"/>
          </w:tcPr>
          <w:p w14:paraId="567B95F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E3437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430311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D8B4A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F97F87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2A0BC6" w14:textId="77777777" w:rsidTr="00341985">
        <w:tc>
          <w:tcPr>
            <w:tcW w:w="815" w:type="dxa"/>
            <w:shd w:val="clear" w:color="auto" w:fill="auto"/>
            <w:vAlign w:val="center"/>
          </w:tcPr>
          <w:p w14:paraId="78D8DE5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D5A9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9C84F4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4975E5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E0C1F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3C57E91" w14:textId="77777777" w:rsidTr="00341985">
        <w:tc>
          <w:tcPr>
            <w:tcW w:w="815" w:type="dxa"/>
            <w:shd w:val="clear" w:color="auto" w:fill="auto"/>
            <w:vAlign w:val="center"/>
          </w:tcPr>
          <w:p w14:paraId="72125F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DF0B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8D86B5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19BD5C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26625D1" w14:textId="77777777" w:rsidR="00EB5A81" w:rsidRPr="009A0CF9" w:rsidRDefault="00EB5A81" w:rsidP="00341985">
            <w:pPr>
              <w:suppressAutoHyphens/>
              <w:autoSpaceDN w:val="0"/>
              <w:textAlignment w:val="baseline"/>
              <w:rPr>
                <w:rFonts w:ascii="Arial" w:eastAsia="Calibri" w:hAnsi="Arial"/>
                <w:sz w:val="14"/>
                <w:rtl/>
              </w:rPr>
            </w:pPr>
          </w:p>
        </w:tc>
      </w:tr>
    </w:tbl>
    <w:p w14:paraId="7A9570FD" w14:textId="77777777" w:rsidR="00EB5A81" w:rsidRPr="009A0CF9" w:rsidRDefault="00EB5A81" w:rsidP="00EB5A81">
      <w:pPr>
        <w:suppressAutoHyphens/>
        <w:autoSpaceDN w:val="0"/>
        <w:jc w:val="both"/>
        <w:textAlignment w:val="baseline"/>
        <w:rPr>
          <w:rFonts w:ascii="Arial" w:eastAsia="Calibri" w:hAnsi="Arial"/>
          <w:sz w:val="18"/>
          <w:szCs w:val="24"/>
        </w:rPr>
      </w:pPr>
    </w:p>
    <w:p w14:paraId="521CA4E7"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3FE07623" w14:textId="77777777" w:rsidTr="00341985">
        <w:trPr>
          <w:trHeight w:val="1701"/>
        </w:trPr>
        <w:tc>
          <w:tcPr>
            <w:tcW w:w="2484" w:type="dxa"/>
            <w:shd w:val="clear" w:color="auto" w:fill="auto"/>
            <w:tcMar>
              <w:left w:w="0" w:type="dxa"/>
              <w:right w:w="0" w:type="dxa"/>
            </w:tcMar>
          </w:tcPr>
          <w:p w14:paraId="2FEF09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05266C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43D6D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39540B6"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120E579"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61014B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31F8A94C"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6560E7CC" w14:textId="77777777" w:rsidTr="00603F1E">
        <w:tc>
          <w:tcPr>
            <w:tcW w:w="662" w:type="dxa"/>
            <w:shd w:val="clear" w:color="auto" w:fill="auto"/>
            <w:vAlign w:val="center"/>
          </w:tcPr>
          <w:p w14:paraId="2B838E25"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70F0EA7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6FBCD9B" w14:textId="77777777" w:rsidTr="00603F1E">
        <w:tc>
          <w:tcPr>
            <w:tcW w:w="662" w:type="dxa"/>
            <w:shd w:val="clear" w:color="auto" w:fill="auto"/>
            <w:vAlign w:val="center"/>
          </w:tcPr>
          <w:p w14:paraId="51A9590C"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68C9F653"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8E0362F" w14:textId="77777777" w:rsidTr="00603F1E">
        <w:tc>
          <w:tcPr>
            <w:tcW w:w="662" w:type="dxa"/>
            <w:shd w:val="clear" w:color="auto" w:fill="auto"/>
            <w:vAlign w:val="center"/>
          </w:tcPr>
          <w:p w14:paraId="250B8C0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47079E6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0A55395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0285FA4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C9C6D3D" w14:textId="77777777" w:rsidTr="00603F1E">
        <w:tc>
          <w:tcPr>
            <w:tcW w:w="662" w:type="dxa"/>
            <w:shd w:val="clear" w:color="auto" w:fill="auto"/>
          </w:tcPr>
          <w:p w14:paraId="7C8B9D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132985A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3AF8D2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769EFEA8"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2446A268" w14:textId="77777777" w:rsidTr="00603F1E">
        <w:tc>
          <w:tcPr>
            <w:tcW w:w="662" w:type="dxa"/>
            <w:shd w:val="clear" w:color="auto" w:fill="auto"/>
          </w:tcPr>
          <w:p w14:paraId="2817A0E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2D841B9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4023B5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34F4895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7DA07E6D" w14:textId="77777777" w:rsidTr="00603F1E">
        <w:tc>
          <w:tcPr>
            <w:tcW w:w="662" w:type="dxa"/>
            <w:shd w:val="clear" w:color="auto" w:fill="auto"/>
          </w:tcPr>
          <w:p w14:paraId="44D13FA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2A83DBA3"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1F8DBA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B2F38B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הרבצה/ביטומני/בידוד תרמי</w:t>
            </w:r>
          </w:p>
        </w:tc>
      </w:tr>
      <w:tr w:rsidR="00EB5A81" w:rsidRPr="009A0CF9" w14:paraId="3635C449" w14:textId="77777777" w:rsidTr="00603F1E">
        <w:tc>
          <w:tcPr>
            <w:tcW w:w="662" w:type="dxa"/>
            <w:shd w:val="clear" w:color="auto" w:fill="auto"/>
          </w:tcPr>
          <w:p w14:paraId="111F1EA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71E7944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5C3151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B12403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2BA16E3F" w14:textId="77777777" w:rsidTr="00603F1E">
        <w:tc>
          <w:tcPr>
            <w:tcW w:w="662" w:type="dxa"/>
            <w:shd w:val="clear" w:color="auto" w:fill="auto"/>
          </w:tcPr>
          <w:p w14:paraId="47B803C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7974D7C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1286F7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EC7A21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E633DC4" w14:textId="77777777" w:rsidTr="00603F1E">
        <w:tc>
          <w:tcPr>
            <w:tcW w:w="662" w:type="dxa"/>
            <w:shd w:val="clear" w:color="auto" w:fill="auto"/>
          </w:tcPr>
          <w:p w14:paraId="6B0F3B5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4263FA8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108FE8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BE8005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476C0E7B" w14:textId="77777777" w:rsidTr="00603F1E">
        <w:tc>
          <w:tcPr>
            <w:tcW w:w="662" w:type="dxa"/>
            <w:shd w:val="clear" w:color="auto" w:fill="auto"/>
          </w:tcPr>
          <w:p w14:paraId="1045486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4CF7FDE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60D42FE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473E987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C4B9176" w14:textId="77777777" w:rsidTr="00603F1E">
        <w:tc>
          <w:tcPr>
            <w:tcW w:w="662" w:type="dxa"/>
            <w:shd w:val="clear" w:color="auto" w:fill="auto"/>
          </w:tcPr>
          <w:p w14:paraId="17746B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6840D67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1A7199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31EB67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06C0873" w14:textId="77777777" w:rsidTr="00603F1E">
        <w:tc>
          <w:tcPr>
            <w:tcW w:w="662" w:type="dxa"/>
            <w:shd w:val="clear" w:color="auto" w:fill="auto"/>
          </w:tcPr>
          <w:p w14:paraId="1A180A4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274DFD7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760070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09E4FA89"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B8D03D6"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BD8FD5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E7BA8D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909A08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15FC25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0BBFA08" w14:textId="77777777" w:rsidTr="00341985">
        <w:tc>
          <w:tcPr>
            <w:tcW w:w="815" w:type="dxa"/>
            <w:shd w:val="clear" w:color="auto" w:fill="auto"/>
          </w:tcPr>
          <w:p w14:paraId="01AE79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1D78799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1DCAD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תאור הליקוי</w:t>
            </w:r>
          </w:p>
        </w:tc>
        <w:tc>
          <w:tcPr>
            <w:tcW w:w="3226" w:type="dxa"/>
            <w:shd w:val="clear" w:color="auto" w:fill="auto"/>
          </w:tcPr>
          <w:p w14:paraId="7A0696E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69D80EC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D790917" w14:textId="77777777" w:rsidTr="00341985">
        <w:tc>
          <w:tcPr>
            <w:tcW w:w="815" w:type="dxa"/>
            <w:shd w:val="clear" w:color="auto" w:fill="auto"/>
            <w:vAlign w:val="center"/>
          </w:tcPr>
          <w:p w14:paraId="6673C3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21A6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FEA4D8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AAD13B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CDAB5B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89FD12" w14:textId="77777777" w:rsidTr="00341985">
        <w:tc>
          <w:tcPr>
            <w:tcW w:w="815" w:type="dxa"/>
            <w:shd w:val="clear" w:color="auto" w:fill="auto"/>
            <w:vAlign w:val="center"/>
          </w:tcPr>
          <w:p w14:paraId="775E7D4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EF85F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96A703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35FCBB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170E3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34E20C4" w14:textId="77777777" w:rsidTr="00341985">
        <w:tc>
          <w:tcPr>
            <w:tcW w:w="815" w:type="dxa"/>
            <w:shd w:val="clear" w:color="auto" w:fill="auto"/>
            <w:vAlign w:val="center"/>
          </w:tcPr>
          <w:p w14:paraId="10BE7D4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6D7AE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B47C18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AD933F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9AA3F6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16E5348" w14:textId="77777777" w:rsidTr="00341985">
        <w:tc>
          <w:tcPr>
            <w:tcW w:w="815" w:type="dxa"/>
            <w:shd w:val="clear" w:color="auto" w:fill="auto"/>
            <w:vAlign w:val="center"/>
          </w:tcPr>
          <w:p w14:paraId="574BBF5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F8590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57C350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90A9B4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6F35E1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10EF52" w14:textId="77777777" w:rsidTr="00341985">
        <w:tc>
          <w:tcPr>
            <w:tcW w:w="815" w:type="dxa"/>
            <w:shd w:val="clear" w:color="auto" w:fill="auto"/>
            <w:vAlign w:val="center"/>
          </w:tcPr>
          <w:p w14:paraId="707DB55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1A2AFB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93AA7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A42BFD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DC6EA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12E6FE" w14:textId="77777777" w:rsidTr="00341985">
        <w:tc>
          <w:tcPr>
            <w:tcW w:w="815" w:type="dxa"/>
            <w:shd w:val="clear" w:color="auto" w:fill="auto"/>
            <w:vAlign w:val="center"/>
          </w:tcPr>
          <w:p w14:paraId="1BB9F5E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1A91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E4AEB6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B34B2B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FB9057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89AE73" w14:textId="77777777" w:rsidTr="00341985">
        <w:tc>
          <w:tcPr>
            <w:tcW w:w="815" w:type="dxa"/>
            <w:shd w:val="clear" w:color="auto" w:fill="auto"/>
            <w:vAlign w:val="center"/>
          </w:tcPr>
          <w:p w14:paraId="18346C6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3056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F6EBDB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6705C8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F9ACB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5E462F2" w14:textId="77777777" w:rsidTr="00341985">
        <w:tc>
          <w:tcPr>
            <w:tcW w:w="815" w:type="dxa"/>
            <w:shd w:val="clear" w:color="auto" w:fill="auto"/>
            <w:vAlign w:val="center"/>
          </w:tcPr>
          <w:p w14:paraId="2CF63AF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D419A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DBBE3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11C98C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11CB8A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F2984B3" w14:textId="77777777" w:rsidTr="00341985">
        <w:tc>
          <w:tcPr>
            <w:tcW w:w="815" w:type="dxa"/>
            <w:shd w:val="clear" w:color="auto" w:fill="auto"/>
            <w:vAlign w:val="center"/>
          </w:tcPr>
          <w:p w14:paraId="25B4840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3AD2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097E7D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EA66E7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E87DA9" w14:textId="77777777" w:rsidR="00EB5A81" w:rsidRPr="009A0CF9" w:rsidRDefault="00EB5A81" w:rsidP="00341985">
            <w:pPr>
              <w:suppressAutoHyphens/>
              <w:autoSpaceDN w:val="0"/>
              <w:textAlignment w:val="baseline"/>
              <w:rPr>
                <w:rFonts w:ascii="Arial" w:eastAsia="Calibri" w:hAnsi="Arial"/>
                <w:sz w:val="14"/>
                <w:rtl/>
              </w:rPr>
            </w:pPr>
          </w:p>
        </w:tc>
      </w:tr>
    </w:tbl>
    <w:p w14:paraId="36D4ABBB" w14:textId="77777777" w:rsidR="00EB5A81" w:rsidRPr="009A0CF9" w:rsidRDefault="00EB5A81" w:rsidP="00EB5A81">
      <w:pPr>
        <w:suppressAutoHyphens/>
        <w:autoSpaceDN w:val="0"/>
        <w:jc w:val="both"/>
        <w:textAlignment w:val="baseline"/>
        <w:rPr>
          <w:rFonts w:ascii="Arial" w:eastAsia="Calibri" w:hAnsi="Arial"/>
          <w:sz w:val="18"/>
          <w:szCs w:val="24"/>
        </w:rPr>
      </w:pPr>
    </w:p>
    <w:p w14:paraId="17CD0392"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7B61F451" w14:textId="77777777" w:rsidTr="00341985">
        <w:trPr>
          <w:trHeight w:val="1701"/>
        </w:trPr>
        <w:tc>
          <w:tcPr>
            <w:tcW w:w="2278" w:type="dxa"/>
            <w:shd w:val="clear" w:color="auto" w:fill="auto"/>
            <w:tcMar>
              <w:left w:w="0" w:type="dxa"/>
              <w:right w:w="0" w:type="dxa"/>
            </w:tcMar>
          </w:tcPr>
          <w:p w14:paraId="2F0EBB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3353D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C7EF2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D27CFF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7E6D39D" w14:textId="77777777" w:rsidR="00EB5A81" w:rsidRPr="009A0CF9" w:rsidRDefault="00EB5A81" w:rsidP="00EB5A81">
      <w:pPr>
        <w:spacing w:before="120" w:line="360" w:lineRule="auto"/>
        <w:rPr>
          <w:szCs w:val="24"/>
          <w:rtl/>
        </w:rPr>
      </w:pPr>
    </w:p>
    <w:p w14:paraId="6D51288A"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5D8D35B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2128638D" w14:textId="77777777" w:rsidTr="00603F1E">
        <w:tc>
          <w:tcPr>
            <w:tcW w:w="662" w:type="dxa"/>
            <w:shd w:val="clear" w:color="auto" w:fill="auto"/>
            <w:vAlign w:val="center"/>
          </w:tcPr>
          <w:p w14:paraId="0D535407"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50CB452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D317851" w14:textId="77777777" w:rsidTr="00603F1E">
        <w:tc>
          <w:tcPr>
            <w:tcW w:w="662" w:type="dxa"/>
            <w:shd w:val="clear" w:color="auto" w:fill="auto"/>
            <w:vAlign w:val="center"/>
          </w:tcPr>
          <w:p w14:paraId="257FDA29"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34E12AB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8997E3F" w14:textId="77777777" w:rsidTr="00603F1E">
        <w:tc>
          <w:tcPr>
            <w:tcW w:w="662" w:type="dxa"/>
            <w:shd w:val="clear" w:color="auto" w:fill="auto"/>
            <w:vAlign w:val="center"/>
          </w:tcPr>
          <w:p w14:paraId="2DE1853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3FC0FF0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6A056EA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6D733A8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700D0CA" w14:textId="77777777" w:rsidTr="00603F1E">
        <w:tc>
          <w:tcPr>
            <w:tcW w:w="662" w:type="dxa"/>
            <w:shd w:val="clear" w:color="auto" w:fill="auto"/>
          </w:tcPr>
          <w:p w14:paraId="338D270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49201AC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6FB024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5369A58C"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680B1DDF" w14:textId="77777777" w:rsidTr="00603F1E">
        <w:tc>
          <w:tcPr>
            <w:tcW w:w="662" w:type="dxa"/>
            <w:shd w:val="clear" w:color="auto" w:fill="auto"/>
          </w:tcPr>
          <w:p w14:paraId="1556A29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37A7253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224C4E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45D3D7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0894BF2B" w14:textId="77777777" w:rsidTr="00603F1E">
        <w:tc>
          <w:tcPr>
            <w:tcW w:w="662" w:type="dxa"/>
            <w:shd w:val="clear" w:color="auto" w:fill="auto"/>
          </w:tcPr>
          <w:p w14:paraId="0D85DD9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63929AB5"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0A45FC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9E45B7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AD903F4" w14:textId="77777777" w:rsidTr="00603F1E">
        <w:tc>
          <w:tcPr>
            <w:tcW w:w="662" w:type="dxa"/>
            <w:shd w:val="clear" w:color="auto" w:fill="auto"/>
          </w:tcPr>
          <w:p w14:paraId="4D76822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566CE2F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2A4C302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47DFAC1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5118D787" w14:textId="77777777" w:rsidTr="00603F1E">
        <w:tc>
          <w:tcPr>
            <w:tcW w:w="662" w:type="dxa"/>
            <w:shd w:val="clear" w:color="auto" w:fill="auto"/>
          </w:tcPr>
          <w:p w14:paraId="2279AA8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3090569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2C5591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9B7F40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2BB300F" w14:textId="77777777" w:rsidTr="00603F1E">
        <w:tc>
          <w:tcPr>
            <w:tcW w:w="662" w:type="dxa"/>
            <w:shd w:val="clear" w:color="auto" w:fill="auto"/>
          </w:tcPr>
          <w:p w14:paraId="411137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4C9D34C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5FFAB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C6390E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198200BE" w14:textId="77777777" w:rsidTr="00603F1E">
        <w:tc>
          <w:tcPr>
            <w:tcW w:w="662" w:type="dxa"/>
            <w:shd w:val="clear" w:color="auto" w:fill="auto"/>
          </w:tcPr>
          <w:p w14:paraId="322F7B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629645D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3A0336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284FD3E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B1C246E" w14:textId="77777777" w:rsidTr="00603F1E">
        <w:tc>
          <w:tcPr>
            <w:tcW w:w="662" w:type="dxa"/>
            <w:shd w:val="clear" w:color="auto" w:fill="auto"/>
          </w:tcPr>
          <w:p w14:paraId="2B6344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1A38737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02B148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647C9F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BCDEF37" w14:textId="77777777" w:rsidTr="00603F1E">
        <w:tc>
          <w:tcPr>
            <w:tcW w:w="662" w:type="dxa"/>
            <w:shd w:val="clear" w:color="auto" w:fill="auto"/>
          </w:tcPr>
          <w:p w14:paraId="31AE920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112549B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5E8917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4C48B17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65ECC8C"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DDA003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F46D9E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C234FCA"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1B8A11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001E85F5" w14:textId="77777777" w:rsidTr="00341985">
        <w:tc>
          <w:tcPr>
            <w:tcW w:w="815" w:type="dxa"/>
            <w:shd w:val="clear" w:color="auto" w:fill="auto"/>
          </w:tcPr>
          <w:p w14:paraId="6307FB3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443D585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007359B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6444FC2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458AFD2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C46C6B7" w14:textId="77777777" w:rsidTr="00341985">
        <w:tc>
          <w:tcPr>
            <w:tcW w:w="815" w:type="dxa"/>
            <w:shd w:val="clear" w:color="auto" w:fill="auto"/>
            <w:vAlign w:val="center"/>
          </w:tcPr>
          <w:p w14:paraId="2E05B1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B8080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BC1D80B"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568A29D0"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0D72E84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77C4702" w14:textId="77777777" w:rsidTr="00341985">
        <w:tc>
          <w:tcPr>
            <w:tcW w:w="815" w:type="dxa"/>
            <w:shd w:val="clear" w:color="auto" w:fill="auto"/>
            <w:vAlign w:val="center"/>
          </w:tcPr>
          <w:p w14:paraId="12420D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B1881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63D8F75"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2B548F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FBD97F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1CF9421" w14:textId="77777777" w:rsidTr="00341985">
        <w:tc>
          <w:tcPr>
            <w:tcW w:w="815" w:type="dxa"/>
            <w:shd w:val="clear" w:color="auto" w:fill="auto"/>
            <w:vAlign w:val="center"/>
          </w:tcPr>
          <w:p w14:paraId="25BCF4D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D0A93A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9CF77E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738045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B0BE15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2099884" w14:textId="77777777" w:rsidTr="00341985">
        <w:tc>
          <w:tcPr>
            <w:tcW w:w="815" w:type="dxa"/>
            <w:shd w:val="clear" w:color="auto" w:fill="auto"/>
            <w:vAlign w:val="center"/>
          </w:tcPr>
          <w:p w14:paraId="1372763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92D75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0119EB9"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F02FDB1"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0CB4B0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B72C71" w14:textId="77777777" w:rsidTr="00341985">
        <w:tc>
          <w:tcPr>
            <w:tcW w:w="815" w:type="dxa"/>
            <w:shd w:val="clear" w:color="auto" w:fill="auto"/>
            <w:vAlign w:val="center"/>
          </w:tcPr>
          <w:p w14:paraId="552CE56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6699E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CED8951"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FB9A3F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FD530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D0AADE" w14:textId="77777777" w:rsidTr="00341985">
        <w:tc>
          <w:tcPr>
            <w:tcW w:w="815" w:type="dxa"/>
            <w:shd w:val="clear" w:color="auto" w:fill="auto"/>
            <w:vAlign w:val="center"/>
          </w:tcPr>
          <w:p w14:paraId="5E30950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8D163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3D527C1"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363027D"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0863340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503A92" w14:textId="77777777" w:rsidTr="00341985">
        <w:tc>
          <w:tcPr>
            <w:tcW w:w="815" w:type="dxa"/>
            <w:shd w:val="clear" w:color="auto" w:fill="auto"/>
            <w:vAlign w:val="center"/>
          </w:tcPr>
          <w:p w14:paraId="4037DFD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A920E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0395F01"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3FE743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3BD4D6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CDC7457" w14:textId="77777777" w:rsidTr="00341985">
        <w:tc>
          <w:tcPr>
            <w:tcW w:w="815" w:type="dxa"/>
            <w:shd w:val="clear" w:color="auto" w:fill="auto"/>
            <w:vAlign w:val="center"/>
          </w:tcPr>
          <w:p w14:paraId="40E3C3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CBF16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9C956DB"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C15F995"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0214A3C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1B9F8E" w14:textId="77777777" w:rsidTr="00341985">
        <w:tc>
          <w:tcPr>
            <w:tcW w:w="815" w:type="dxa"/>
            <w:shd w:val="clear" w:color="auto" w:fill="auto"/>
            <w:vAlign w:val="center"/>
          </w:tcPr>
          <w:p w14:paraId="6068266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695B3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81DBC6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7D13AE4"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0CD329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E651307" w14:textId="77777777" w:rsidTr="00341985">
        <w:tc>
          <w:tcPr>
            <w:tcW w:w="815" w:type="dxa"/>
            <w:shd w:val="clear" w:color="auto" w:fill="auto"/>
            <w:vAlign w:val="center"/>
          </w:tcPr>
          <w:p w14:paraId="7DC4E15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50620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71C6A03"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81BE14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09E9272" w14:textId="77777777" w:rsidR="00EB5A81" w:rsidRPr="009A0CF9" w:rsidRDefault="00EB5A81" w:rsidP="00341985">
            <w:pPr>
              <w:suppressAutoHyphens/>
              <w:autoSpaceDN w:val="0"/>
              <w:textAlignment w:val="baseline"/>
              <w:rPr>
                <w:rFonts w:ascii="Arial" w:eastAsia="Calibri" w:hAnsi="Arial"/>
                <w:sz w:val="14"/>
                <w:rtl/>
              </w:rPr>
            </w:pPr>
          </w:p>
        </w:tc>
      </w:tr>
    </w:tbl>
    <w:p w14:paraId="4697D7CC" w14:textId="77777777" w:rsidR="00EB5A81" w:rsidRPr="009A0CF9" w:rsidRDefault="00EB5A81" w:rsidP="00EB5A81">
      <w:pPr>
        <w:suppressAutoHyphens/>
        <w:autoSpaceDN w:val="0"/>
        <w:jc w:val="both"/>
        <w:textAlignment w:val="baseline"/>
        <w:rPr>
          <w:rFonts w:ascii="Arial" w:eastAsia="Calibri" w:hAnsi="Arial"/>
          <w:sz w:val="18"/>
          <w:szCs w:val="24"/>
        </w:rPr>
      </w:pPr>
    </w:p>
    <w:p w14:paraId="4A3E884C"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07B9CC1B" w14:textId="77777777" w:rsidTr="00341985">
        <w:trPr>
          <w:trHeight w:val="1701"/>
        </w:trPr>
        <w:tc>
          <w:tcPr>
            <w:tcW w:w="2278" w:type="dxa"/>
            <w:shd w:val="clear" w:color="auto" w:fill="auto"/>
            <w:tcMar>
              <w:left w:w="0" w:type="dxa"/>
              <w:right w:w="0" w:type="dxa"/>
            </w:tcMar>
          </w:tcPr>
          <w:p w14:paraId="5BFFA7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9CE5A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C7A59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CDB64D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DD7DC7B"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5D324F1F"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E123C97"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4CAB4F03"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302FE21"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04DC223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506BD125" w14:textId="77777777" w:rsidTr="00603F1E">
        <w:tc>
          <w:tcPr>
            <w:tcW w:w="630" w:type="dxa"/>
            <w:shd w:val="clear" w:color="auto" w:fill="auto"/>
            <w:vAlign w:val="center"/>
          </w:tcPr>
          <w:p w14:paraId="0C1A475E"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6730A66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71B167C6" w14:textId="77777777" w:rsidTr="00603F1E">
        <w:tc>
          <w:tcPr>
            <w:tcW w:w="630" w:type="dxa"/>
            <w:shd w:val="clear" w:color="auto" w:fill="auto"/>
            <w:vAlign w:val="center"/>
          </w:tcPr>
          <w:p w14:paraId="53436696"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5BC362C8"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9BE83AE" w14:textId="77777777" w:rsidTr="00603F1E">
        <w:tc>
          <w:tcPr>
            <w:tcW w:w="630" w:type="dxa"/>
            <w:shd w:val="clear" w:color="auto" w:fill="auto"/>
            <w:vAlign w:val="center"/>
          </w:tcPr>
          <w:p w14:paraId="3DE6FDF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61A9708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3C4FB52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58E6650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F875657" w14:textId="77777777" w:rsidTr="00603F1E">
        <w:tc>
          <w:tcPr>
            <w:tcW w:w="630" w:type="dxa"/>
            <w:shd w:val="clear" w:color="auto" w:fill="auto"/>
          </w:tcPr>
          <w:p w14:paraId="3CCE5E4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5403F99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378A5B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51D911A9"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7FF0F76A" w14:textId="77777777" w:rsidTr="00603F1E">
        <w:tc>
          <w:tcPr>
            <w:tcW w:w="630" w:type="dxa"/>
            <w:shd w:val="clear" w:color="auto" w:fill="auto"/>
          </w:tcPr>
          <w:p w14:paraId="5608083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0D2F2FA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664494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FF75E7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8E2C24" w14:textId="77777777" w:rsidTr="00603F1E">
        <w:tc>
          <w:tcPr>
            <w:tcW w:w="630" w:type="dxa"/>
            <w:shd w:val="clear" w:color="auto" w:fill="auto"/>
          </w:tcPr>
          <w:p w14:paraId="5A50903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5FB9B824"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72DA2A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696858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4A8C9AC" w14:textId="77777777" w:rsidTr="00603F1E">
        <w:tc>
          <w:tcPr>
            <w:tcW w:w="630" w:type="dxa"/>
            <w:shd w:val="clear" w:color="auto" w:fill="auto"/>
          </w:tcPr>
          <w:p w14:paraId="34404A9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2179E00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5B93C1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E74749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64190C9" w14:textId="77777777" w:rsidTr="00603F1E">
        <w:tc>
          <w:tcPr>
            <w:tcW w:w="630" w:type="dxa"/>
            <w:shd w:val="clear" w:color="auto" w:fill="auto"/>
          </w:tcPr>
          <w:p w14:paraId="3A4DB40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51FF997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55AFB49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0B0B5F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84AE362" w14:textId="77777777" w:rsidTr="00603F1E">
        <w:tc>
          <w:tcPr>
            <w:tcW w:w="630" w:type="dxa"/>
            <w:shd w:val="clear" w:color="auto" w:fill="auto"/>
          </w:tcPr>
          <w:p w14:paraId="3C5C308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37BDBBA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04D3BF2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A58B5F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2EDCD176" w14:textId="77777777" w:rsidTr="00603F1E">
        <w:tc>
          <w:tcPr>
            <w:tcW w:w="630" w:type="dxa"/>
            <w:shd w:val="clear" w:color="auto" w:fill="auto"/>
          </w:tcPr>
          <w:p w14:paraId="7C02081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74FCF38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271783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C1A7A9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29EDC80" w14:textId="77777777" w:rsidTr="00603F1E">
        <w:tc>
          <w:tcPr>
            <w:tcW w:w="630" w:type="dxa"/>
            <w:shd w:val="clear" w:color="auto" w:fill="auto"/>
          </w:tcPr>
          <w:p w14:paraId="685C6B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3CA6C33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649CD3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F5F35C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DB1479E" w14:textId="77777777" w:rsidTr="00603F1E">
        <w:tc>
          <w:tcPr>
            <w:tcW w:w="630" w:type="dxa"/>
            <w:shd w:val="clear" w:color="auto" w:fill="auto"/>
          </w:tcPr>
          <w:p w14:paraId="137DDF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5EFFE2B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19A94A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0E8E21B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515713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2A3EA6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564FC9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E3BE2AF"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A7430A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70E64820" w14:textId="77777777" w:rsidTr="00341985">
        <w:tc>
          <w:tcPr>
            <w:tcW w:w="815" w:type="dxa"/>
            <w:shd w:val="clear" w:color="auto" w:fill="auto"/>
          </w:tcPr>
          <w:p w14:paraId="167AA79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A7D406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21C676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6B735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3D7FF4F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5B73CBF" w14:textId="77777777" w:rsidTr="00341985">
        <w:tc>
          <w:tcPr>
            <w:tcW w:w="815" w:type="dxa"/>
            <w:shd w:val="clear" w:color="auto" w:fill="auto"/>
            <w:vAlign w:val="center"/>
          </w:tcPr>
          <w:p w14:paraId="4D69F8F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8234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2F0CC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B0A3CE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2CE76F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8C4A13" w14:textId="77777777" w:rsidTr="00341985">
        <w:tc>
          <w:tcPr>
            <w:tcW w:w="815" w:type="dxa"/>
            <w:shd w:val="clear" w:color="auto" w:fill="auto"/>
            <w:vAlign w:val="center"/>
          </w:tcPr>
          <w:p w14:paraId="21A242C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8E7CF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FD8B5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CD68B7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B1942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1B4E44D" w14:textId="77777777" w:rsidTr="00341985">
        <w:tc>
          <w:tcPr>
            <w:tcW w:w="815" w:type="dxa"/>
            <w:shd w:val="clear" w:color="auto" w:fill="auto"/>
            <w:vAlign w:val="center"/>
          </w:tcPr>
          <w:p w14:paraId="7102621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79E62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67DFE1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A8A89F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FDC4E4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177C523" w14:textId="77777777" w:rsidTr="00341985">
        <w:tc>
          <w:tcPr>
            <w:tcW w:w="815" w:type="dxa"/>
            <w:shd w:val="clear" w:color="auto" w:fill="auto"/>
            <w:vAlign w:val="center"/>
          </w:tcPr>
          <w:p w14:paraId="63A708E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0D89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454FFA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BDFB3B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FFEEA8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1FFBCD" w14:textId="77777777" w:rsidTr="00341985">
        <w:tc>
          <w:tcPr>
            <w:tcW w:w="815" w:type="dxa"/>
            <w:shd w:val="clear" w:color="auto" w:fill="auto"/>
            <w:vAlign w:val="center"/>
          </w:tcPr>
          <w:p w14:paraId="0AD29AD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8C179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57270C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25E13A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E23F94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AC133F" w14:textId="77777777" w:rsidTr="00341985">
        <w:tc>
          <w:tcPr>
            <w:tcW w:w="815" w:type="dxa"/>
            <w:shd w:val="clear" w:color="auto" w:fill="auto"/>
            <w:vAlign w:val="center"/>
          </w:tcPr>
          <w:p w14:paraId="670BEFE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FFDB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58F8C8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F0FCA2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CBE8B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0822E8" w14:textId="77777777" w:rsidTr="00341985">
        <w:tc>
          <w:tcPr>
            <w:tcW w:w="815" w:type="dxa"/>
            <w:shd w:val="clear" w:color="auto" w:fill="auto"/>
            <w:vAlign w:val="center"/>
          </w:tcPr>
          <w:p w14:paraId="4C6B0C1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BC7F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76744C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FC73E7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9B36A7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78695CF" w14:textId="77777777" w:rsidTr="00341985">
        <w:tc>
          <w:tcPr>
            <w:tcW w:w="815" w:type="dxa"/>
            <w:shd w:val="clear" w:color="auto" w:fill="auto"/>
            <w:vAlign w:val="center"/>
          </w:tcPr>
          <w:p w14:paraId="4A3009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FEF30A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62B0AA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C439BA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8B7355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1D01B6" w14:textId="77777777" w:rsidTr="00341985">
        <w:tc>
          <w:tcPr>
            <w:tcW w:w="815" w:type="dxa"/>
            <w:shd w:val="clear" w:color="auto" w:fill="auto"/>
            <w:vAlign w:val="center"/>
          </w:tcPr>
          <w:p w14:paraId="012E176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04529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43E47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FA1406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830F46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37A7519" w14:textId="77777777" w:rsidTr="00341985">
        <w:tc>
          <w:tcPr>
            <w:tcW w:w="815" w:type="dxa"/>
            <w:shd w:val="clear" w:color="auto" w:fill="auto"/>
            <w:vAlign w:val="center"/>
          </w:tcPr>
          <w:p w14:paraId="68D78B5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097B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6E3D51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D73A53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895BCD7" w14:textId="77777777" w:rsidR="00EB5A81" w:rsidRPr="009A0CF9" w:rsidRDefault="00EB5A81" w:rsidP="00341985">
            <w:pPr>
              <w:suppressAutoHyphens/>
              <w:autoSpaceDN w:val="0"/>
              <w:textAlignment w:val="baseline"/>
              <w:rPr>
                <w:rFonts w:ascii="Arial" w:eastAsia="Calibri" w:hAnsi="Arial"/>
                <w:sz w:val="14"/>
                <w:rtl/>
              </w:rPr>
            </w:pPr>
          </w:p>
        </w:tc>
      </w:tr>
    </w:tbl>
    <w:p w14:paraId="2BEB16A0" w14:textId="77777777" w:rsidR="00EB5A81" w:rsidRPr="009A0CF9" w:rsidRDefault="00EB5A81" w:rsidP="00EB5A81">
      <w:pPr>
        <w:suppressAutoHyphens/>
        <w:autoSpaceDN w:val="0"/>
        <w:jc w:val="both"/>
        <w:textAlignment w:val="baseline"/>
        <w:rPr>
          <w:rFonts w:ascii="Arial" w:eastAsia="Calibri" w:hAnsi="Arial"/>
          <w:sz w:val="18"/>
          <w:szCs w:val="24"/>
        </w:rPr>
      </w:pPr>
    </w:p>
    <w:p w14:paraId="74CFCA18"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5E2F99B3" w14:textId="77777777" w:rsidTr="00341985">
        <w:trPr>
          <w:trHeight w:val="1701"/>
        </w:trPr>
        <w:tc>
          <w:tcPr>
            <w:tcW w:w="2278" w:type="dxa"/>
            <w:shd w:val="clear" w:color="auto" w:fill="auto"/>
            <w:tcMar>
              <w:left w:w="0" w:type="dxa"/>
              <w:right w:w="0" w:type="dxa"/>
            </w:tcMar>
          </w:tcPr>
          <w:p w14:paraId="6288EF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A6B54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29048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4272E7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3284084"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1A3FF5A7"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2BFB826"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3008514A"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4A23424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1E76EE01" w14:textId="77777777" w:rsidTr="00603F1E">
        <w:tc>
          <w:tcPr>
            <w:tcW w:w="272" w:type="dxa"/>
            <w:shd w:val="clear" w:color="auto" w:fill="auto"/>
            <w:vAlign w:val="center"/>
          </w:tcPr>
          <w:p w14:paraId="45B34336"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0926542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ADFC6C8" w14:textId="77777777" w:rsidTr="00603F1E">
        <w:tc>
          <w:tcPr>
            <w:tcW w:w="272" w:type="dxa"/>
            <w:shd w:val="clear" w:color="auto" w:fill="auto"/>
            <w:vAlign w:val="center"/>
          </w:tcPr>
          <w:p w14:paraId="539558AE"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2377ED85"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C8CC7F8" w14:textId="77777777" w:rsidTr="00603F1E">
        <w:tc>
          <w:tcPr>
            <w:tcW w:w="272" w:type="dxa"/>
            <w:shd w:val="clear" w:color="auto" w:fill="auto"/>
            <w:vAlign w:val="center"/>
          </w:tcPr>
          <w:p w14:paraId="05D9BAB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0CDD43C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1F7D9A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308A16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6553A14" w14:textId="77777777" w:rsidTr="00603F1E">
        <w:tc>
          <w:tcPr>
            <w:tcW w:w="272" w:type="dxa"/>
            <w:shd w:val="clear" w:color="auto" w:fill="auto"/>
          </w:tcPr>
          <w:p w14:paraId="7FE04EC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5B3B38C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09FD25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4F9DDDDD"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54502E6C" w14:textId="77777777" w:rsidTr="00603F1E">
        <w:tc>
          <w:tcPr>
            <w:tcW w:w="272" w:type="dxa"/>
            <w:shd w:val="clear" w:color="auto" w:fill="auto"/>
          </w:tcPr>
          <w:p w14:paraId="3EA2067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68DE6D4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38130E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4E13452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8949240" w14:textId="77777777" w:rsidTr="00603F1E">
        <w:tc>
          <w:tcPr>
            <w:tcW w:w="272" w:type="dxa"/>
            <w:shd w:val="clear" w:color="auto" w:fill="auto"/>
          </w:tcPr>
          <w:p w14:paraId="2311D5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7E45E641"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5A9F58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E150CB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17F733E1" w14:textId="77777777" w:rsidTr="00603F1E">
        <w:tc>
          <w:tcPr>
            <w:tcW w:w="272" w:type="dxa"/>
            <w:shd w:val="clear" w:color="auto" w:fill="auto"/>
          </w:tcPr>
          <w:p w14:paraId="76BBAB0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189DA05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721CC6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507669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E6C2BEA" w14:textId="77777777" w:rsidTr="00603F1E">
        <w:tc>
          <w:tcPr>
            <w:tcW w:w="272" w:type="dxa"/>
            <w:shd w:val="clear" w:color="auto" w:fill="auto"/>
          </w:tcPr>
          <w:p w14:paraId="018DF8B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3E8C0E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1E1151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9723BC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7F49686" w14:textId="77777777" w:rsidTr="00603F1E">
        <w:tc>
          <w:tcPr>
            <w:tcW w:w="272" w:type="dxa"/>
            <w:shd w:val="clear" w:color="auto" w:fill="auto"/>
          </w:tcPr>
          <w:p w14:paraId="26DD9C0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1EB89C1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2B4880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77D961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5BD99328" w14:textId="77777777" w:rsidTr="00603F1E">
        <w:tc>
          <w:tcPr>
            <w:tcW w:w="272" w:type="dxa"/>
            <w:shd w:val="clear" w:color="auto" w:fill="auto"/>
          </w:tcPr>
          <w:p w14:paraId="0D3F712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55E533F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550797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1F4CAEC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837CF18" w14:textId="77777777" w:rsidTr="00603F1E">
        <w:tc>
          <w:tcPr>
            <w:tcW w:w="272" w:type="dxa"/>
            <w:shd w:val="clear" w:color="auto" w:fill="auto"/>
          </w:tcPr>
          <w:p w14:paraId="44EF4C5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2B503AD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3FED00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023AE38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DFEEB1E" w14:textId="77777777" w:rsidTr="00603F1E">
        <w:tc>
          <w:tcPr>
            <w:tcW w:w="272" w:type="dxa"/>
            <w:shd w:val="clear" w:color="auto" w:fill="auto"/>
          </w:tcPr>
          <w:p w14:paraId="00109AC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180E5A4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79A905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4391C48"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78ECC7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C47DB8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BBCECF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9DC429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1F4240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4D90770F" w14:textId="77777777" w:rsidTr="00341985">
        <w:tc>
          <w:tcPr>
            <w:tcW w:w="815" w:type="dxa"/>
            <w:shd w:val="clear" w:color="auto" w:fill="auto"/>
          </w:tcPr>
          <w:p w14:paraId="2E16F3B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1907EC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5F5CAD8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17ACD7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F2946D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DF6A0F7" w14:textId="77777777" w:rsidTr="00341985">
        <w:tc>
          <w:tcPr>
            <w:tcW w:w="815" w:type="dxa"/>
            <w:shd w:val="clear" w:color="auto" w:fill="auto"/>
            <w:vAlign w:val="center"/>
          </w:tcPr>
          <w:p w14:paraId="3A34598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5BA3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9C515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2E89F3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131C8F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119C42" w14:textId="77777777" w:rsidTr="00341985">
        <w:tc>
          <w:tcPr>
            <w:tcW w:w="815" w:type="dxa"/>
            <w:shd w:val="clear" w:color="auto" w:fill="auto"/>
            <w:vAlign w:val="center"/>
          </w:tcPr>
          <w:p w14:paraId="4989EE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8736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D330CD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A7F561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216719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129E12F" w14:textId="77777777" w:rsidTr="00341985">
        <w:tc>
          <w:tcPr>
            <w:tcW w:w="815" w:type="dxa"/>
            <w:shd w:val="clear" w:color="auto" w:fill="auto"/>
            <w:vAlign w:val="center"/>
          </w:tcPr>
          <w:p w14:paraId="78A44BF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2043C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81659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223C2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E6A5AC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9C7A7B5" w14:textId="77777777" w:rsidTr="00341985">
        <w:tc>
          <w:tcPr>
            <w:tcW w:w="815" w:type="dxa"/>
            <w:shd w:val="clear" w:color="auto" w:fill="auto"/>
            <w:vAlign w:val="center"/>
          </w:tcPr>
          <w:p w14:paraId="2EB08DD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63E02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3EC94E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6193ED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18C2DD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5C4D47" w14:textId="77777777" w:rsidTr="00341985">
        <w:tc>
          <w:tcPr>
            <w:tcW w:w="815" w:type="dxa"/>
            <w:shd w:val="clear" w:color="auto" w:fill="auto"/>
            <w:vAlign w:val="center"/>
          </w:tcPr>
          <w:p w14:paraId="7B79CEB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AFBAF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49502C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99417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9709D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95D115" w14:textId="77777777" w:rsidTr="00341985">
        <w:tc>
          <w:tcPr>
            <w:tcW w:w="815" w:type="dxa"/>
            <w:shd w:val="clear" w:color="auto" w:fill="auto"/>
            <w:vAlign w:val="center"/>
          </w:tcPr>
          <w:p w14:paraId="200D9F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B42F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C97D80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84735C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EE6AD5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F349A2" w14:textId="77777777" w:rsidTr="00341985">
        <w:tc>
          <w:tcPr>
            <w:tcW w:w="815" w:type="dxa"/>
            <w:shd w:val="clear" w:color="auto" w:fill="auto"/>
            <w:vAlign w:val="center"/>
          </w:tcPr>
          <w:p w14:paraId="3882D5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E49D0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0D8A67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760C1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5BB0D2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A246ED" w14:textId="77777777" w:rsidTr="00341985">
        <w:tc>
          <w:tcPr>
            <w:tcW w:w="815" w:type="dxa"/>
            <w:shd w:val="clear" w:color="auto" w:fill="auto"/>
            <w:vAlign w:val="center"/>
          </w:tcPr>
          <w:p w14:paraId="675CB0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9F995B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6F0F38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4BC6E4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BDF252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DD76D35" w14:textId="77777777" w:rsidTr="00341985">
        <w:tc>
          <w:tcPr>
            <w:tcW w:w="815" w:type="dxa"/>
            <w:shd w:val="clear" w:color="auto" w:fill="auto"/>
            <w:vAlign w:val="center"/>
          </w:tcPr>
          <w:p w14:paraId="4E87DD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D4B09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2B7109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40556F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E5115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9C3DCC" w14:textId="77777777" w:rsidTr="00341985">
        <w:tc>
          <w:tcPr>
            <w:tcW w:w="815" w:type="dxa"/>
            <w:shd w:val="clear" w:color="auto" w:fill="auto"/>
            <w:vAlign w:val="center"/>
          </w:tcPr>
          <w:p w14:paraId="5C85570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6994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81E2B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CE46CC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22E6317" w14:textId="77777777" w:rsidR="00EB5A81" w:rsidRPr="009A0CF9" w:rsidRDefault="00EB5A81" w:rsidP="00341985">
            <w:pPr>
              <w:suppressAutoHyphens/>
              <w:autoSpaceDN w:val="0"/>
              <w:textAlignment w:val="baseline"/>
              <w:rPr>
                <w:rFonts w:ascii="Arial" w:eastAsia="Calibri" w:hAnsi="Arial"/>
                <w:sz w:val="14"/>
                <w:rtl/>
              </w:rPr>
            </w:pPr>
          </w:p>
        </w:tc>
      </w:tr>
    </w:tbl>
    <w:p w14:paraId="4CFBB026" w14:textId="77777777" w:rsidR="00EB5A81" w:rsidRPr="009A0CF9" w:rsidRDefault="00EB5A81" w:rsidP="00EB5A81">
      <w:pPr>
        <w:suppressAutoHyphens/>
        <w:autoSpaceDN w:val="0"/>
        <w:jc w:val="both"/>
        <w:textAlignment w:val="baseline"/>
        <w:rPr>
          <w:rFonts w:ascii="Arial" w:eastAsia="Calibri" w:hAnsi="Arial"/>
          <w:sz w:val="18"/>
          <w:szCs w:val="24"/>
        </w:rPr>
      </w:pPr>
    </w:p>
    <w:p w14:paraId="6EA1710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26157C1F" w14:textId="77777777" w:rsidTr="00341985">
        <w:trPr>
          <w:trHeight w:val="1701"/>
        </w:trPr>
        <w:tc>
          <w:tcPr>
            <w:tcW w:w="2278" w:type="dxa"/>
            <w:shd w:val="clear" w:color="auto" w:fill="auto"/>
            <w:tcMar>
              <w:left w:w="0" w:type="dxa"/>
              <w:right w:w="0" w:type="dxa"/>
            </w:tcMar>
          </w:tcPr>
          <w:p w14:paraId="42790C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38F3B5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89811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CD22D01"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1477560"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D6E9B9F"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275501FF"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58930935" w14:textId="77777777" w:rsidTr="00603F1E">
        <w:tc>
          <w:tcPr>
            <w:tcW w:w="236" w:type="dxa"/>
            <w:shd w:val="clear" w:color="auto" w:fill="auto"/>
            <w:vAlign w:val="center"/>
          </w:tcPr>
          <w:p w14:paraId="033A684F"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72C05BE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4EEC44BB" w14:textId="77777777" w:rsidTr="00603F1E">
        <w:tc>
          <w:tcPr>
            <w:tcW w:w="236" w:type="dxa"/>
            <w:shd w:val="clear" w:color="auto" w:fill="auto"/>
            <w:vAlign w:val="center"/>
          </w:tcPr>
          <w:p w14:paraId="1BD52813"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5B6F1101"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9FA0EC5" w14:textId="77777777" w:rsidTr="00603F1E">
        <w:tc>
          <w:tcPr>
            <w:tcW w:w="236" w:type="dxa"/>
            <w:shd w:val="clear" w:color="auto" w:fill="auto"/>
            <w:vAlign w:val="center"/>
          </w:tcPr>
          <w:p w14:paraId="59158CF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2ACD50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21911D4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571D4C0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2455D19" w14:textId="77777777" w:rsidTr="00603F1E">
        <w:tc>
          <w:tcPr>
            <w:tcW w:w="236" w:type="dxa"/>
            <w:shd w:val="clear" w:color="auto" w:fill="auto"/>
          </w:tcPr>
          <w:p w14:paraId="291562D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347D088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3BBCEE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5A1C1458"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3E494F24" w14:textId="77777777" w:rsidTr="00603F1E">
        <w:tc>
          <w:tcPr>
            <w:tcW w:w="236" w:type="dxa"/>
            <w:shd w:val="clear" w:color="auto" w:fill="auto"/>
          </w:tcPr>
          <w:p w14:paraId="3A1135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413DD91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7CBE79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235354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11578433" w14:textId="77777777" w:rsidTr="00603F1E">
        <w:tc>
          <w:tcPr>
            <w:tcW w:w="236" w:type="dxa"/>
            <w:shd w:val="clear" w:color="auto" w:fill="auto"/>
          </w:tcPr>
          <w:p w14:paraId="1D6DDEF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1B0F56C4"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368057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49849E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9D296E2" w14:textId="77777777" w:rsidTr="00603F1E">
        <w:tc>
          <w:tcPr>
            <w:tcW w:w="236" w:type="dxa"/>
            <w:shd w:val="clear" w:color="auto" w:fill="auto"/>
          </w:tcPr>
          <w:p w14:paraId="6577606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2FB970D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82B78E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6CAB6C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5D34A7A" w14:textId="77777777" w:rsidTr="00603F1E">
        <w:tc>
          <w:tcPr>
            <w:tcW w:w="236" w:type="dxa"/>
            <w:shd w:val="clear" w:color="auto" w:fill="auto"/>
          </w:tcPr>
          <w:p w14:paraId="3EF3247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10CB6E5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75573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43F921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EF78874" w14:textId="77777777" w:rsidTr="00603F1E">
        <w:tc>
          <w:tcPr>
            <w:tcW w:w="236" w:type="dxa"/>
            <w:shd w:val="clear" w:color="auto" w:fill="auto"/>
          </w:tcPr>
          <w:p w14:paraId="35DCFBE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79B938C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1C496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DBEE22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2EC272A" w14:textId="77777777" w:rsidTr="00603F1E">
        <w:tc>
          <w:tcPr>
            <w:tcW w:w="236" w:type="dxa"/>
            <w:shd w:val="clear" w:color="auto" w:fill="auto"/>
          </w:tcPr>
          <w:p w14:paraId="193A954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777E3F3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414B89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09E21FD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F7F74FE" w14:textId="77777777" w:rsidTr="00603F1E">
        <w:tc>
          <w:tcPr>
            <w:tcW w:w="236" w:type="dxa"/>
            <w:shd w:val="clear" w:color="auto" w:fill="auto"/>
          </w:tcPr>
          <w:p w14:paraId="78A7489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44992DB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437A889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ED6BF8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6BC2D15" w14:textId="77777777" w:rsidTr="00603F1E">
        <w:tc>
          <w:tcPr>
            <w:tcW w:w="236" w:type="dxa"/>
            <w:shd w:val="clear" w:color="auto" w:fill="auto"/>
          </w:tcPr>
          <w:p w14:paraId="77B7F5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6761C9F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2D8E70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C6CD88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C1A3745"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4C75E8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F835D9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DAACBF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C608A1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5A79C356" w14:textId="77777777" w:rsidTr="00341985">
        <w:tc>
          <w:tcPr>
            <w:tcW w:w="815" w:type="dxa"/>
            <w:shd w:val="clear" w:color="auto" w:fill="auto"/>
          </w:tcPr>
          <w:p w14:paraId="6E9E84B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2577EE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1AC7D4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14F9F7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6A607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1917B1E1" w14:textId="77777777" w:rsidTr="00341985">
        <w:tc>
          <w:tcPr>
            <w:tcW w:w="815" w:type="dxa"/>
            <w:shd w:val="clear" w:color="auto" w:fill="auto"/>
            <w:vAlign w:val="center"/>
          </w:tcPr>
          <w:p w14:paraId="0C47A95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43916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D23CB5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13B819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2E793A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F6AF7D" w14:textId="77777777" w:rsidTr="00341985">
        <w:tc>
          <w:tcPr>
            <w:tcW w:w="815" w:type="dxa"/>
            <w:shd w:val="clear" w:color="auto" w:fill="auto"/>
            <w:vAlign w:val="center"/>
          </w:tcPr>
          <w:p w14:paraId="3D0FBA2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65A4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95C8C3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E7BF1F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3FDB43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A95021E" w14:textId="77777777" w:rsidTr="00341985">
        <w:tc>
          <w:tcPr>
            <w:tcW w:w="815" w:type="dxa"/>
            <w:shd w:val="clear" w:color="auto" w:fill="auto"/>
            <w:vAlign w:val="center"/>
          </w:tcPr>
          <w:p w14:paraId="70B739A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02AD2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5ED3DB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64FDA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263D2A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6AF300" w14:textId="77777777" w:rsidTr="00341985">
        <w:tc>
          <w:tcPr>
            <w:tcW w:w="815" w:type="dxa"/>
            <w:shd w:val="clear" w:color="auto" w:fill="auto"/>
            <w:vAlign w:val="center"/>
          </w:tcPr>
          <w:p w14:paraId="417F349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811F3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3C8A2B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31746D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F05391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071928" w14:textId="77777777" w:rsidTr="00341985">
        <w:tc>
          <w:tcPr>
            <w:tcW w:w="815" w:type="dxa"/>
            <w:shd w:val="clear" w:color="auto" w:fill="auto"/>
            <w:vAlign w:val="center"/>
          </w:tcPr>
          <w:p w14:paraId="2FF93F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F9D5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67C966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4A2B9E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1C357A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E3FCEB" w14:textId="77777777" w:rsidTr="00341985">
        <w:tc>
          <w:tcPr>
            <w:tcW w:w="815" w:type="dxa"/>
            <w:shd w:val="clear" w:color="auto" w:fill="auto"/>
            <w:vAlign w:val="center"/>
          </w:tcPr>
          <w:p w14:paraId="615CEBC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CEC9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C245FC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A7A823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8E1A78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92536A" w14:textId="77777777" w:rsidTr="00341985">
        <w:tc>
          <w:tcPr>
            <w:tcW w:w="815" w:type="dxa"/>
            <w:shd w:val="clear" w:color="auto" w:fill="auto"/>
            <w:vAlign w:val="center"/>
          </w:tcPr>
          <w:p w14:paraId="1C6AA34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206C7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92C5B6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5BBDE1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4386A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DA3D798" w14:textId="77777777" w:rsidTr="00341985">
        <w:tc>
          <w:tcPr>
            <w:tcW w:w="815" w:type="dxa"/>
            <w:shd w:val="clear" w:color="auto" w:fill="auto"/>
            <w:vAlign w:val="center"/>
          </w:tcPr>
          <w:p w14:paraId="38970F0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2873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8EDA8C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06FAE5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77FD1E4" w14:textId="77777777" w:rsidR="00EB5A81" w:rsidRPr="009A0CF9" w:rsidRDefault="00EB5A81" w:rsidP="00341985">
            <w:pPr>
              <w:suppressAutoHyphens/>
              <w:autoSpaceDN w:val="0"/>
              <w:textAlignment w:val="baseline"/>
              <w:rPr>
                <w:rFonts w:ascii="Arial" w:eastAsia="Calibri" w:hAnsi="Arial"/>
                <w:sz w:val="14"/>
                <w:rtl/>
              </w:rPr>
            </w:pPr>
          </w:p>
        </w:tc>
      </w:tr>
    </w:tbl>
    <w:p w14:paraId="3192ABCD" w14:textId="77777777" w:rsidR="00EB5A81" w:rsidRPr="009A0CF9" w:rsidRDefault="00EB5A81" w:rsidP="00EB5A81">
      <w:pPr>
        <w:suppressAutoHyphens/>
        <w:autoSpaceDN w:val="0"/>
        <w:jc w:val="both"/>
        <w:textAlignment w:val="baseline"/>
        <w:rPr>
          <w:rFonts w:ascii="Arial" w:eastAsia="Calibri" w:hAnsi="Arial"/>
          <w:sz w:val="18"/>
          <w:szCs w:val="24"/>
        </w:rPr>
      </w:pPr>
    </w:p>
    <w:p w14:paraId="62D5992F"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0F27B445" w14:textId="77777777" w:rsidTr="00341985">
        <w:trPr>
          <w:trHeight w:val="1701"/>
        </w:trPr>
        <w:tc>
          <w:tcPr>
            <w:tcW w:w="2278" w:type="dxa"/>
            <w:shd w:val="clear" w:color="auto" w:fill="auto"/>
            <w:tcMar>
              <w:left w:w="0" w:type="dxa"/>
              <w:right w:w="0" w:type="dxa"/>
            </w:tcMar>
          </w:tcPr>
          <w:p w14:paraId="376285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59A3A3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5D350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6D25C32"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13B8733"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3BE519E"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174E0D0B"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lastRenderedPageBreak/>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28571A7E"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30A00FCB"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078AA52F" w14:textId="77777777" w:rsidR="00EB5A81" w:rsidRPr="009A0CF9" w:rsidRDefault="00EB5A81" w:rsidP="00EB5A81">
      <w:pPr>
        <w:ind w:left="2880"/>
        <w:rPr>
          <w:rFonts w:ascii="Times" w:hAnsi="Times"/>
          <w:b/>
          <w:bCs/>
          <w:u w:val="single"/>
          <w:rtl/>
        </w:rPr>
      </w:pPr>
    </w:p>
    <w:p w14:paraId="6CEFA5A8"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40B316F7" w14:textId="77777777" w:rsidR="00EB5A81" w:rsidRPr="009A0CF9" w:rsidRDefault="00EB5A81" w:rsidP="00EB5A81">
      <w:pPr>
        <w:ind w:left="2880"/>
        <w:rPr>
          <w:rFonts w:ascii="Times" w:hAnsi="Times"/>
          <w:b/>
          <w:bCs/>
          <w:u w:val="single"/>
          <w:rtl/>
        </w:rPr>
      </w:pPr>
    </w:p>
    <w:p w14:paraId="3184E22A"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51E53654"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0F8FE954" w14:textId="77777777" w:rsidTr="00341985">
        <w:trPr>
          <w:tblHeader/>
        </w:trPr>
        <w:tc>
          <w:tcPr>
            <w:tcW w:w="615" w:type="dxa"/>
            <w:shd w:val="clear" w:color="auto" w:fill="D9D9D9"/>
          </w:tcPr>
          <w:p w14:paraId="616222E2"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0CE1274C"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34AD575E"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78FD72EF"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2E2F2719"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61FBAFB0"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2F948E16" w14:textId="77777777" w:rsidTr="00341985">
        <w:tc>
          <w:tcPr>
            <w:tcW w:w="615" w:type="dxa"/>
            <w:shd w:val="clear" w:color="auto" w:fill="auto"/>
          </w:tcPr>
          <w:p w14:paraId="1EF6EEB2"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022FD877"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009010BF" w14:textId="77777777" w:rsidR="00EB5A81" w:rsidRPr="009A0CF9" w:rsidRDefault="00EB5A81" w:rsidP="00341985">
            <w:pPr>
              <w:jc w:val="right"/>
              <w:rPr>
                <w:rFonts w:ascii="Times" w:hAnsi="Times"/>
                <w:rtl/>
              </w:rPr>
            </w:pPr>
            <w:r w:rsidRPr="009A0CF9">
              <w:rPr>
                <w:rFonts w:ascii="Times" w:hAnsi="Times" w:hint="cs"/>
                <w:rtl/>
              </w:rPr>
              <w:t>בדיקת הבטונייט</w:t>
            </w:r>
          </w:p>
        </w:tc>
        <w:tc>
          <w:tcPr>
            <w:tcW w:w="1406" w:type="dxa"/>
            <w:shd w:val="clear" w:color="auto" w:fill="auto"/>
          </w:tcPr>
          <w:p w14:paraId="31DF15C1"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6525796" w14:textId="77777777" w:rsidR="00EB5A81" w:rsidRPr="009A0CF9" w:rsidRDefault="00EB5A81" w:rsidP="00341985">
            <w:pPr>
              <w:jc w:val="right"/>
              <w:rPr>
                <w:rFonts w:ascii="Times" w:hAnsi="Times"/>
                <w:rtl/>
              </w:rPr>
            </w:pPr>
          </w:p>
        </w:tc>
        <w:tc>
          <w:tcPr>
            <w:tcW w:w="1905" w:type="dxa"/>
            <w:shd w:val="clear" w:color="auto" w:fill="auto"/>
          </w:tcPr>
          <w:p w14:paraId="2FF6F151" w14:textId="77777777" w:rsidR="00EB5A81" w:rsidRPr="009A0CF9" w:rsidRDefault="00EB5A81" w:rsidP="00341985">
            <w:pPr>
              <w:jc w:val="right"/>
              <w:rPr>
                <w:rFonts w:ascii="Times" w:hAnsi="Times"/>
                <w:rtl/>
              </w:rPr>
            </w:pPr>
          </w:p>
        </w:tc>
      </w:tr>
      <w:tr w:rsidR="00EB5A81" w:rsidRPr="009A0CF9" w14:paraId="11E9F411" w14:textId="77777777" w:rsidTr="00341985">
        <w:tc>
          <w:tcPr>
            <w:tcW w:w="615" w:type="dxa"/>
            <w:shd w:val="clear" w:color="auto" w:fill="auto"/>
          </w:tcPr>
          <w:p w14:paraId="711BBDC7"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504C68B0" w14:textId="77777777" w:rsidR="00EB5A81" w:rsidRPr="009A0CF9" w:rsidRDefault="00EB5A81" w:rsidP="00341985">
            <w:pPr>
              <w:jc w:val="right"/>
              <w:rPr>
                <w:rFonts w:ascii="Times" w:hAnsi="Times"/>
              </w:rPr>
            </w:pPr>
          </w:p>
        </w:tc>
        <w:tc>
          <w:tcPr>
            <w:tcW w:w="2813" w:type="dxa"/>
            <w:shd w:val="clear" w:color="auto" w:fill="auto"/>
          </w:tcPr>
          <w:p w14:paraId="1E590946"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58C57408"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2A013A30" w14:textId="77777777" w:rsidR="00EB5A81" w:rsidRPr="009A0CF9" w:rsidRDefault="00EB5A81" w:rsidP="00341985">
            <w:pPr>
              <w:jc w:val="right"/>
              <w:rPr>
                <w:rFonts w:ascii="Times" w:hAnsi="Times"/>
                <w:rtl/>
              </w:rPr>
            </w:pPr>
          </w:p>
        </w:tc>
        <w:tc>
          <w:tcPr>
            <w:tcW w:w="1905" w:type="dxa"/>
            <w:shd w:val="clear" w:color="auto" w:fill="auto"/>
          </w:tcPr>
          <w:p w14:paraId="0C2210C4" w14:textId="77777777" w:rsidR="00EB5A81" w:rsidRPr="009A0CF9" w:rsidRDefault="00EB5A81" w:rsidP="00341985">
            <w:pPr>
              <w:jc w:val="right"/>
              <w:rPr>
                <w:rFonts w:ascii="Times" w:hAnsi="Times"/>
                <w:rtl/>
              </w:rPr>
            </w:pPr>
          </w:p>
        </w:tc>
      </w:tr>
      <w:tr w:rsidR="00EB5A81" w:rsidRPr="009A0CF9" w14:paraId="3A482DD7" w14:textId="77777777" w:rsidTr="00341985">
        <w:tc>
          <w:tcPr>
            <w:tcW w:w="615" w:type="dxa"/>
            <w:shd w:val="clear" w:color="auto" w:fill="auto"/>
          </w:tcPr>
          <w:p w14:paraId="5744E0E1"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0873F421" w14:textId="77777777" w:rsidR="00EB5A81" w:rsidRPr="009A0CF9" w:rsidRDefault="00EB5A81" w:rsidP="00341985">
            <w:pPr>
              <w:jc w:val="right"/>
              <w:rPr>
                <w:rFonts w:ascii="Times" w:hAnsi="Times"/>
              </w:rPr>
            </w:pPr>
          </w:p>
        </w:tc>
        <w:tc>
          <w:tcPr>
            <w:tcW w:w="2813" w:type="dxa"/>
            <w:shd w:val="clear" w:color="auto" w:fill="auto"/>
          </w:tcPr>
          <w:p w14:paraId="6369480A"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58FD8E5C"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124B3A63" w14:textId="77777777" w:rsidR="00EB5A81" w:rsidRPr="009A0CF9" w:rsidRDefault="00EB5A81" w:rsidP="00341985">
            <w:pPr>
              <w:jc w:val="right"/>
              <w:rPr>
                <w:rFonts w:ascii="Times" w:hAnsi="Times"/>
                <w:rtl/>
              </w:rPr>
            </w:pPr>
          </w:p>
        </w:tc>
        <w:tc>
          <w:tcPr>
            <w:tcW w:w="1905" w:type="dxa"/>
            <w:shd w:val="clear" w:color="auto" w:fill="auto"/>
          </w:tcPr>
          <w:p w14:paraId="6B0BAF12" w14:textId="77777777" w:rsidR="00EB5A81" w:rsidRPr="009A0CF9" w:rsidRDefault="00EB5A81" w:rsidP="00341985">
            <w:pPr>
              <w:jc w:val="right"/>
              <w:rPr>
                <w:rFonts w:ascii="Times" w:hAnsi="Times"/>
                <w:rtl/>
              </w:rPr>
            </w:pPr>
          </w:p>
        </w:tc>
      </w:tr>
      <w:tr w:rsidR="00EB5A81" w:rsidRPr="009A0CF9" w14:paraId="411F9C21" w14:textId="77777777" w:rsidTr="00341985">
        <w:tc>
          <w:tcPr>
            <w:tcW w:w="615" w:type="dxa"/>
            <w:shd w:val="clear" w:color="auto" w:fill="auto"/>
          </w:tcPr>
          <w:p w14:paraId="7E1364F2"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4914A1EF" w14:textId="77777777" w:rsidR="00EB5A81" w:rsidRPr="009A0CF9" w:rsidRDefault="00EB5A81" w:rsidP="00341985">
            <w:pPr>
              <w:jc w:val="right"/>
              <w:rPr>
                <w:rFonts w:ascii="Times" w:hAnsi="Times"/>
              </w:rPr>
            </w:pPr>
          </w:p>
        </w:tc>
        <w:tc>
          <w:tcPr>
            <w:tcW w:w="2813" w:type="dxa"/>
            <w:shd w:val="clear" w:color="auto" w:fill="auto"/>
          </w:tcPr>
          <w:p w14:paraId="379517C7" w14:textId="77777777" w:rsidR="00EB5A81" w:rsidRPr="009A0CF9" w:rsidRDefault="00EB5A81" w:rsidP="00341985">
            <w:pPr>
              <w:jc w:val="right"/>
              <w:rPr>
                <w:rFonts w:ascii="Times" w:hAnsi="Times"/>
                <w:rtl/>
              </w:rPr>
            </w:pPr>
            <w:r w:rsidRPr="009A0CF9">
              <w:rPr>
                <w:rFonts w:ascii="Times" w:hAnsi="Times" w:hint="cs"/>
                <w:rtl/>
              </w:rPr>
              <w:t>בדיקה אולטרא -סונית</w:t>
            </w:r>
          </w:p>
        </w:tc>
        <w:tc>
          <w:tcPr>
            <w:tcW w:w="1406" w:type="dxa"/>
            <w:shd w:val="clear" w:color="auto" w:fill="auto"/>
          </w:tcPr>
          <w:p w14:paraId="6DBE11D8"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2FBF8288" w14:textId="77777777" w:rsidR="00EB5A81" w:rsidRPr="009A0CF9" w:rsidRDefault="00EB5A81" w:rsidP="00341985">
            <w:pPr>
              <w:jc w:val="right"/>
              <w:rPr>
                <w:rFonts w:ascii="Times" w:hAnsi="Times"/>
                <w:rtl/>
              </w:rPr>
            </w:pPr>
          </w:p>
        </w:tc>
        <w:tc>
          <w:tcPr>
            <w:tcW w:w="1905" w:type="dxa"/>
            <w:shd w:val="clear" w:color="auto" w:fill="auto"/>
          </w:tcPr>
          <w:p w14:paraId="60FF6702" w14:textId="77777777" w:rsidR="00EB5A81" w:rsidRPr="009A0CF9" w:rsidRDefault="00EB5A81" w:rsidP="00341985">
            <w:pPr>
              <w:jc w:val="right"/>
              <w:rPr>
                <w:rFonts w:ascii="Times" w:hAnsi="Times"/>
                <w:rtl/>
              </w:rPr>
            </w:pPr>
          </w:p>
        </w:tc>
      </w:tr>
      <w:tr w:rsidR="00EB5A81" w:rsidRPr="009A0CF9" w14:paraId="59231A66" w14:textId="77777777" w:rsidTr="00341985">
        <w:tc>
          <w:tcPr>
            <w:tcW w:w="615" w:type="dxa"/>
            <w:shd w:val="clear" w:color="auto" w:fill="auto"/>
          </w:tcPr>
          <w:p w14:paraId="74B5871C"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730D374D"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5D0F882C"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37E7DBEC"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54ECC1B4" w14:textId="77777777" w:rsidR="00EB5A81" w:rsidRPr="009A0CF9" w:rsidRDefault="00EB5A81" w:rsidP="00341985">
            <w:pPr>
              <w:jc w:val="right"/>
              <w:rPr>
                <w:rFonts w:ascii="Times" w:hAnsi="Times"/>
                <w:rtl/>
              </w:rPr>
            </w:pPr>
          </w:p>
        </w:tc>
        <w:tc>
          <w:tcPr>
            <w:tcW w:w="1905" w:type="dxa"/>
            <w:shd w:val="clear" w:color="auto" w:fill="auto"/>
          </w:tcPr>
          <w:p w14:paraId="19CFEF7C" w14:textId="77777777" w:rsidR="00EB5A81" w:rsidRPr="009A0CF9" w:rsidRDefault="00EB5A81" w:rsidP="00341985">
            <w:pPr>
              <w:jc w:val="right"/>
              <w:rPr>
                <w:rFonts w:ascii="Times" w:hAnsi="Times"/>
                <w:rtl/>
              </w:rPr>
            </w:pPr>
          </w:p>
        </w:tc>
      </w:tr>
      <w:tr w:rsidR="00EB5A81" w:rsidRPr="009A0CF9" w14:paraId="55B0F7C1" w14:textId="77777777" w:rsidTr="00341985">
        <w:tc>
          <w:tcPr>
            <w:tcW w:w="615" w:type="dxa"/>
            <w:shd w:val="clear" w:color="auto" w:fill="auto"/>
          </w:tcPr>
          <w:p w14:paraId="32B8974B"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6E90E2B9" w14:textId="77777777" w:rsidR="00EB5A81" w:rsidRPr="009A0CF9" w:rsidRDefault="00EB5A81" w:rsidP="00341985">
            <w:pPr>
              <w:jc w:val="right"/>
              <w:rPr>
                <w:rFonts w:ascii="Times" w:hAnsi="Times"/>
              </w:rPr>
            </w:pPr>
          </w:p>
        </w:tc>
        <w:tc>
          <w:tcPr>
            <w:tcW w:w="2813" w:type="dxa"/>
            <w:shd w:val="clear" w:color="auto" w:fill="auto"/>
          </w:tcPr>
          <w:p w14:paraId="4756C22D"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666412A2"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282BCC56" w14:textId="77777777" w:rsidR="00EB5A81" w:rsidRPr="009A0CF9" w:rsidRDefault="00EB5A81" w:rsidP="00341985">
            <w:pPr>
              <w:jc w:val="right"/>
              <w:rPr>
                <w:rFonts w:ascii="Times" w:hAnsi="Times"/>
                <w:rtl/>
              </w:rPr>
            </w:pPr>
          </w:p>
        </w:tc>
        <w:tc>
          <w:tcPr>
            <w:tcW w:w="1905" w:type="dxa"/>
            <w:shd w:val="clear" w:color="auto" w:fill="auto"/>
          </w:tcPr>
          <w:p w14:paraId="334ABFE8" w14:textId="77777777" w:rsidR="00EB5A81" w:rsidRPr="009A0CF9" w:rsidRDefault="00EB5A81" w:rsidP="00341985">
            <w:pPr>
              <w:jc w:val="right"/>
              <w:rPr>
                <w:rFonts w:ascii="Times" w:hAnsi="Times"/>
                <w:rtl/>
              </w:rPr>
            </w:pPr>
          </w:p>
        </w:tc>
      </w:tr>
      <w:tr w:rsidR="00EB5A81" w:rsidRPr="009A0CF9" w14:paraId="594255A8" w14:textId="77777777" w:rsidTr="00341985">
        <w:tc>
          <w:tcPr>
            <w:tcW w:w="615" w:type="dxa"/>
            <w:shd w:val="clear" w:color="auto" w:fill="auto"/>
          </w:tcPr>
          <w:p w14:paraId="011D841A"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64619CE1" w14:textId="77777777" w:rsidR="00EB5A81" w:rsidRPr="009A0CF9" w:rsidRDefault="00EB5A81" w:rsidP="00341985">
            <w:pPr>
              <w:jc w:val="right"/>
              <w:rPr>
                <w:rFonts w:ascii="Times" w:hAnsi="Times"/>
                <w:rtl/>
              </w:rPr>
            </w:pPr>
          </w:p>
        </w:tc>
        <w:tc>
          <w:tcPr>
            <w:tcW w:w="2813" w:type="dxa"/>
            <w:shd w:val="clear" w:color="auto" w:fill="auto"/>
          </w:tcPr>
          <w:p w14:paraId="0FCC4FDD"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2C209459"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78E7E39C" w14:textId="77777777" w:rsidR="00EB5A81" w:rsidRPr="009A0CF9" w:rsidRDefault="00EB5A81" w:rsidP="00341985">
            <w:pPr>
              <w:jc w:val="right"/>
              <w:rPr>
                <w:rFonts w:ascii="Times" w:hAnsi="Times"/>
                <w:rtl/>
              </w:rPr>
            </w:pPr>
          </w:p>
        </w:tc>
        <w:tc>
          <w:tcPr>
            <w:tcW w:w="1905" w:type="dxa"/>
            <w:shd w:val="clear" w:color="auto" w:fill="auto"/>
          </w:tcPr>
          <w:p w14:paraId="7313CA3C" w14:textId="77777777" w:rsidR="00EB5A81" w:rsidRPr="009A0CF9" w:rsidRDefault="00EB5A81" w:rsidP="00341985">
            <w:pPr>
              <w:jc w:val="right"/>
              <w:rPr>
                <w:rFonts w:ascii="Times" w:hAnsi="Times"/>
                <w:rtl/>
              </w:rPr>
            </w:pPr>
          </w:p>
        </w:tc>
      </w:tr>
      <w:tr w:rsidR="00EB5A81" w:rsidRPr="009A0CF9" w14:paraId="2CA3962C" w14:textId="77777777" w:rsidTr="00341985">
        <w:tc>
          <w:tcPr>
            <w:tcW w:w="615" w:type="dxa"/>
            <w:shd w:val="clear" w:color="auto" w:fill="auto"/>
          </w:tcPr>
          <w:p w14:paraId="60DD0398"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19DFB7D6"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369C4983"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24BCE5FB"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7DCF9B48" w14:textId="77777777" w:rsidR="00EB5A81" w:rsidRPr="009A0CF9" w:rsidRDefault="00EB5A81" w:rsidP="00341985">
            <w:pPr>
              <w:jc w:val="right"/>
              <w:rPr>
                <w:rFonts w:ascii="Times" w:hAnsi="Times"/>
                <w:rtl/>
              </w:rPr>
            </w:pPr>
          </w:p>
        </w:tc>
        <w:tc>
          <w:tcPr>
            <w:tcW w:w="1905" w:type="dxa"/>
            <w:shd w:val="clear" w:color="auto" w:fill="auto"/>
          </w:tcPr>
          <w:p w14:paraId="208515D7" w14:textId="77777777" w:rsidR="00EB5A81" w:rsidRPr="009A0CF9" w:rsidRDefault="00EB5A81" w:rsidP="00341985">
            <w:pPr>
              <w:jc w:val="right"/>
              <w:rPr>
                <w:rFonts w:ascii="Times" w:hAnsi="Times"/>
                <w:rtl/>
              </w:rPr>
            </w:pPr>
          </w:p>
        </w:tc>
      </w:tr>
      <w:tr w:rsidR="00EB5A81" w:rsidRPr="009A0CF9" w14:paraId="195990AE" w14:textId="77777777" w:rsidTr="00341985">
        <w:tc>
          <w:tcPr>
            <w:tcW w:w="615" w:type="dxa"/>
            <w:shd w:val="clear" w:color="auto" w:fill="auto"/>
          </w:tcPr>
          <w:p w14:paraId="1AC4F140"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1067E0DF" w14:textId="77777777" w:rsidR="00EB5A81" w:rsidRPr="009A0CF9" w:rsidRDefault="00EB5A81" w:rsidP="00341985">
            <w:pPr>
              <w:jc w:val="right"/>
              <w:rPr>
                <w:rFonts w:ascii="Times" w:hAnsi="Times"/>
                <w:rtl/>
              </w:rPr>
            </w:pPr>
          </w:p>
        </w:tc>
        <w:tc>
          <w:tcPr>
            <w:tcW w:w="2813" w:type="dxa"/>
            <w:shd w:val="clear" w:color="auto" w:fill="auto"/>
          </w:tcPr>
          <w:p w14:paraId="7C2A7C76"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04F5B694"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6169FB0B" w14:textId="77777777" w:rsidR="00EB5A81" w:rsidRPr="009A0CF9" w:rsidRDefault="00EB5A81" w:rsidP="00341985">
            <w:pPr>
              <w:jc w:val="right"/>
              <w:rPr>
                <w:rFonts w:ascii="Times" w:hAnsi="Times"/>
                <w:rtl/>
              </w:rPr>
            </w:pPr>
          </w:p>
        </w:tc>
        <w:tc>
          <w:tcPr>
            <w:tcW w:w="1905" w:type="dxa"/>
            <w:shd w:val="clear" w:color="auto" w:fill="auto"/>
          </w:tcPr>
          <w:p w14:paraId="39D0C670" w14:textId="77777777" w:rsidR="00EB5A81" w:rsidRPr="009A0CF9" w:rsidRDefault="00EB5A81" w:rsidP="00341985">
            <w:pPr>
              <w:jc w:val="right"/>
              <w:rPr>
                <w:rFonts w:ascii="Times" w:hAnsi="Times"/>
                <w:rtl/>
              </w:rPr>
            </w:pPr>
          </w:p>
        </w:tc>
      </w:tr>
      <w:tr w:rsidR="00EB5A81" w:rsidRPr="009A0CF9" w14:paraId="0A820B54" w14:textId="77777777" w:rsidTr="00341985">
        <w:tc>
          <w:tcPr>
            <w:tcW w:w="615" w:type="dxa"/>
            <w:shd w:val="clear" w:color="auto" w:fill="auto"/>
          </w:tcPr>
          <w:p w14:paraId="1C101C75"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312085A7" w14:textId="77777777" w:rsidR="00EB5A81" w:rsidRPr="009A0CF9" w:rsidRDefault="00EB5A81" w:rsidP="00341985">
            <w:pPr>
              <w:jc w:val="right"/>
              <w:rPr>
                <w:rFonts w:ascii="Times" w:hAnsi="Times"/>
                <w:rtl/>
              </w:rPr>
            </w:pPr>
          </w:p>
        </w:tc>
        <w:tc>
          <w:tcPr>
            <w:tcW w:w="2813" w:type="dxa"/>
            <w:shd w:val="clear" w:color="auto" w:fill="auto"/>
          </w:tcPr>
          <w:p w14:paraId="47B426A4"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653B4CA6"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2EF86BCD" w14:textId="77777777" w:rsidR="00EB5A81" w:rsidRPr="009A0CF9" w:rsidRDefault="00EB5A81" w:rsidP="00341985">
            <w:pPr>
              <w:jc w:val="right"/>
              <w:rPr>
                <w:rFonts w:ascii="Times" w:hAnsi="Times"/>
                <w:rtl/>
              </w:rPr>
            </w:pPr>
          </w:p>
        </w:tc>
        <w:tc>
          <w:tcPr>
            <w:tcW w:w="1905" w:type="dxa"/>
            <w:shd w:val="clear" w:color="auto" w:fill="auto"/>
          </w:tcPr>
          <w:p w14:paraId="0B4C55BE" w14:textId="77777777" w:rsidR="00EB5A81" w:rsidRPr="009A0CF9" w:rsidRDefault="00EB5A81" w:rsidP="00341985">
            <w:pPr>
              <w:jc w:val="right"/>
              <w:rPr>
                <w:rFonts w:ascii="Times" w:hAnsi="Times"/>
                <w:rtl/>
              </w:rPr>
            </w:pPr>
          </w:p>
        </w:tc>
      </w:tr>
      <w:tr w:rsidR="00EB5A81" w:rsidRPr="009A0CF9" w14:paraId="17FF3223" w14:textId="77777777" w:rsidTr="00341985">
        <w:tc>
          <w:tcPr>
            <w:tcW w:w="615" w:type="dxa"/>
            <w:shd w:val="clear" w:color="auto" w:fill="auto"/>
          </w:tcPr>
          <w:p w14:paraId="39F95CEC"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2E6EA78C"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661E6938"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37B76E7F"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1316E039" w14:textId="77777777" w:rsidR="00EB5A81" w:rsidRPr="009A0CF9" w:rsidRDefault="00EB5A81" w:rsidP="00341985">
            <w:pPr>
              <w:jc w:val="right"/>
              <w:rPr>
                <w:rFonts w:ascii="Times" w:hAnsi="Times"/>
                <w:rtl/>
              </w:rPr>
            </w:pPr>
          </w:p>
        </w:tc>
        <w:tc>
          <w:tcPr>
            <w:tcW w:w="1905" w:type="dxa"/>
            <w:shd w:val="clear" w:color="auto" w:fill="auto"/>
          </w:tcPr>
          <w:p w14:paraId="6FA49544" w14:textId="77777777" w:rsidR="00EB5A81" w:rsidRPr="009A0CF9" w:rsidRDefault="00EB5A81" w:rsidP="00341985">
            <w:pPr>
              <w:jc w:val="right"/>
              <w:rPr>
                <w:rFonts w:ascii="Times" w:hAnsi="Times"/>
                <w:rtl/>
              </w:rPr>
            </w:pPr>
          </w:p>
        </w:tc>
      </w:tr>
      <w:tr w:rsidR="00EB5A81" w:rsidRPr="009A0CF9" w14:paraId="6149B611" w14:textId="77777777" w:rsidTr="00341985">
        <w:tc>
          <w:tcPr>
            <w:tcW w:w="615" w:type="dxa"/>
            <w:shd w:val="clear" w:color="auto" w:fill="auto"/>
          </w:tcPr>
          <w:p w14:paraId="343339DD"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2C3FA243" w14:textId="77777777" w:rsidR="00EB5A81" w:rsidRPr="009A0CF9" w:rsidRDefault="00EB5A81" w:rsidP="00341985">
            <w:pPr>
              <w:jc w:val="right"/>
              <w:rPr>
                <w:rFonts w:ascii="Times" w:hAnsi="Times"/>
                <w:rtl/>
              </w:rPr>
            </w:pPr>
          </w:p>
        </w:tc>
        <w:tc>
          <w:tcPr>
            <w:tcW w:w="2813" w:type="dxa"/>
            <w:shd w:val="clear" w:color="auto" w:fill="auto"/>
          </w:tcPr>
          <w:p w14:paraId="2040A90D" w14:textId="77777777" w:rsidR="00EB5A81" w:rsidRPr="009A0CF9" w:rsidRDefault="00EB5A81" w:rsidP="00341985">
            <w:pPr>
              <w:jc w:val="right"/>
              <w:rPr>
                <w:rFonts w:ascii="Times" w:hAnsi="Times"/>
              </w:rPr>
            </w:pPr>
            <w:r w:rsidRPr="009A0CF9">
              <w:rPr>
                <w:rFonts w:ascii="Times" w:hAnsi="Times"/>
                <w:rtl/>
              </w:rPr>
              <w:t xml:space="preserve">בדיקת תכנון מערכת ספרינקלרים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6BA220DA"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45D32FD3" w14:textId="77777777" w:rsidR="00EB5A81" w:rsidRPr="009A0CF9" w:rsidRDefault="00EB5A81" w:rsidP="00341985">
            <w:pPr>
              <w:jc w:val="right"/>
              <w:rPr>
                <w:rFonts w:ascii="Times" w:hAnsi="Times"/>
                <w:rtl/>
              </w:rPr>
            </w:pPr>
          </w:p>
        </w:tc>
        <w:tc>
          <w:tcPr>
            <w:tcW w:w="1905" w:type="dxa"/>
            <w:shd w:val="clear" w:color="auto" w:fill="auto"/>
          </w:tcPr>
          <w:p w14:paraId="51DE8965" w14:textId="77777777" w:rsidR="00EB5A81" w:rsidRPr="009A0CF9" w:rsidRDefault="00EB5A81" w:rsidP="00341985">
            <w:pPr>
              <w:jc w:val="right"/>
              <w:rPr>
                <w:rFonts w:ascii="Times" w:hAnsi="Times"/>
                <w:rtl/>
              </w:rPr>
            </w:pPr>
          </w:p>
        </w:tc>
      </w:tr>
      <w:tr w:rsidR="00EB5A81" w:rsidRPr="009A0CF9" w14:paraId="475A8C33" w14:textId="77777777" w:rsidTr="00341985">
        <w:tc>
          <w:tcPr>
            <w:tcW w:w="615" w:type="dxa"/>
            <w:shd w:val="clear" w:color="auto" w:fill="auto"/>
          </w:tcPr>
          <w:p w14:paraId="63DA83DD"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51019F62" w14:textId="77777777" w:rsidR="00EB5A81" w:rsidRPr="009A0CF9" w:rsidRDefault="00EB5A81" w:rsidP="00341985">
            <w:pPr>
              <w:jc w:val="right"/>
              <w:rPr>
                <w:rFonts w:ascii="Times" w:hAnsi="Times"/>
                <w:rtl/>
              </w:rPr>
            </w:pPr>
          </w:p>
        </w:tc>
        <w:tc>
          <w:tcPr>
            <w:tcW w:w="2813" w:type="dxa"/>
            <w:shd w:val="clear" w:color="auto" w:fill="auto"/>
          </w:tcPr>
          <w:p w14:paraId="464C543C" w14:textId="77777777" w:rsidR="00EB5A81" w:rsidRPr="009A0CF9" w:rsidRDefault="00EB5A81" w:rsidP="00341985">
            <w:pPr>
              <w:rPr>
                <w:rFonts w:ascii="Times" w:hAnsi="Times"/>
              </w:rPr>
            </w:pPr>
            <w:r w:rsidRPr="009A0CF9">
              <w:rPr>
                <w:rFonts w:ascii="Times" w:hAnsi="Times"/>
                <w:rtl/>
              </w:rPr>
              <w:t>ביצוע ספרינקלרים + חדר משאבות ספרינקלרים</w:t>
            </w:r>
          </w:p>
        </w:tc>
        <w:tc>
          <w:tcPr>
            <w:tcW w:w="1406" w:type="dxa"/>
            <w:shd w:val="clear" w:color="auto" w:fill="auto"/>
          </w:tcPr>
          <w:p w14:paraId="79484F45" w14:textId="77777777" w:rsidR="00EB5A81" w:rsidRPr="009A0CF9" w:rsidRDefault="00EB5A81" w:rsidP="00341985">
            <w:pPr>
              <w:jc w:val="right"/>
              <w:rPr>
                <w:rFonts w:ascii="Times" w:hAnsi="Times"/>
                <w:rtl/>
              </w:rPr>
            </w:pPr>
            <w:r w:rsidRPr="009A0CF9">
              <w:rPr>
                <w:rFonts w:ascii="Times" w:hAnsi="Times"/>
                <w:rtl/>
              </w:rPr>
              <w:t>מת"י</w:t>
            </w:r>
          </w:p>
        </w:tc>
        <w:tc>
          <w:tcPr>
            <w:tcW w:w="1370" w:type="dxa"/>
            <w:shd w:val="clear" w:color="auto" w:fill="auto"/>
          </w:tcPr>
          <w:p w14:paraId="66160339" w14:textId="77777777" w:rsidR="00EB5A81" w:rsidRPr="009A0CF9" w:rsidRDefault="00EB5A81" w:rsidP="00341985">
            <w:pPr>
              <w:jc w:val="right"/>
              <w:rPr>
                <w:rFonts w:ascii="Times" w:hAnsi="Times"/>
                <w:rtl/>
              </w:rPr>
            </w:pPr>
          </w:p>
        </w:tc>
        <w:tc>
          <w:tcPr>
            <w:tcW w:w="1905" w:type="dxa"/>
            <w:shd w:val="clear" w:color="auto" w:fill="auto"/>
          </w:tcPr>
          <w:p w14:paraId="758696F8" w14:textId="77777777" w:rsidR="00EB5A81" w:rsidRPr="009A0CF9" w:rsidRDefault="00EB5A81" w:rsidP="00341985">
            <w:pPr>
              <w:jc w:val="right"/>
              <w:rPr>
                <w:rFonts w:ascii="Times" w:hAnsi="Times"/>
                <w:rtl/>
              </w:rPr>
            </w:pPr>
          </w:p>
        </w:tc>
      </w:tr>
      <w:tr w:rsidR="00EB5A81" w:rsidRPr="009A0CF9" w14:paraId="1BC59755" w14:textId="77777777" w:rsidTr="00341985">
        <w:tc>
          <w:tcPr>
            <w:tcW w:w="615" w:type="dxa"/>
            <w:shd w:val="clear" w:color="auto" w:fill="auto"/>
          </w:tcPr>
          <w:p w14:paraId="77C14DC6"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4DD1AF8C" w14:textId="77777777" w:rsidR="00EB5A81" w:rsidRPr="009A0CF9" w:rsidRDefault="00EB5A81" w:rsidP="00341985">
            <w:pPr>
              <w:jc w:val="right"/>
              <w:rPr>
                <w:rFonts w:ascii="Times" w:hAnsi="Times"/>
                <w:rtl/>
              </w:rPr>
            </w:pPr>
          </w:p>
        </w:tc>
        <w:tc>
          <w:tcPr>
            <w:tcW w:w="2813" w:type="dxa"/>
            <w:shd w:val="clear" w:color="auto" w:fill="auto"/>
          </w:tcPr>
          <w:p w14:paraId="00486934"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74F88D1C" w14:textId="77777777" w:rsidR="00EB5A81" w:rsidRPr="009A0CF9" w:rsidRDefault="00EB5A81" w:rsidP="00341985">
            <w:pPr>
              <w:jc w:val="right"/>
              <w:rPr>
                <w:rFonts w:ascii="Times" w:hAnsi="Times"/>
              </w:rPr>
            </w:pPr>
            <w:r w:rsidRPr="009A0CF9">
              <w:rPr>
                <w:rFonts w:ascii="Times" w:hAnsi="Times"/>
                <w:rtl/>
              </w:rPr>
              <w:t>מת"י + יועץ</w:t>
            </w:r>
          </w:p>
        </w:tc>
        <w:tc>
          <w:tcPr>
            <w:tcW w:w="1370" w:type="dxa"/>
            <w:shd w:val="clear" w:color="auto" w:fill="auto"/>
          </w:tcPr>
          <w:p w14:paraId="7E4A653A" w14:textId="77777777" w:rsidR="00EB5A81" w:rsidRPr="009A0CF9" w:rsidRDefault="00EB5A81" w:rsidP="00341985">
            <w:pPr>
              <w:rPr>
                <w:rFonts w:ascii="Times" w:hAnsi="Times"/>
              </w:rPr>
            </w:pPr>
          </w:p>
        </w:tc>
        <w:tc>
          <w:tcPr>
            <w:tcW w:w="1905" w:type="dxa"/>
            <w:shd w:val="clear" w:color="auto" w:fill="auto"/>
          </w:tcPr>
          <w:p w14:paraId="071A6C9E" w14:textId="77777777" w:rsidR="00EB5A81" w:rsidRPr="009A0CF9" w:rsidRDefault="00EB5A81" w:rsidP="00341985">
            <w:pPr>
              <w:jc w:val="right"/>
              <w:rPr>
                <w:rFonts w:ascii="Times" w:hAnsi="Times"/>
                <w:rtl/>
              </w:rPr>
            </w:pPr>
          </w:p>
        </w:tc>
      </w:tr>
      <w:tr w:rsidR="00EB5A81" w:rsidRPr="009A0CF9" w14:paraId="3A072F79" w14:textId="77777777" w:rsidTr="00341985">
        <w:tc>
          <w:tcPr>
            <w:tcW w:w="615" w:type="dxa"/>
            <w:shd w:val="clear" w:color="auto" w:fill="auto"/>
          </w:tcPr>
          <w:p w14:paraId="064B589F"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13937CD8" w14:textId="77777777" w:rsidR="00EB5A81" w:rsidRPr="009A0CF9" w:rsidRDefault="00EB5A81" w:rsidP="00341985">
            <w:pPr>
              <w:jc w:val="right"/>
              <w:rPr>
                <w:rFonts w:ascii="Times" w:hAnsi="Times"/>
                <w:rtl/>
              </w:rPr>
            </w:pPr>
          </w:p>
        </w:tc>
        <w:tc>
          <w:tcPr>
            <w:tcW w:w="2813" w:type="dxa"/>
            <w:shd w:val="clear" w:color="auto" w:fill="auto"/>
          </w:tcPr>
          <w:p w14:paraId="1C291CF9"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70494044" w14:textId="77777777" w:rsidR="00EB5A81" w:rsidRPr="009A0CF9" w:rsidRDefault="00EB5A81" w:rsidP="00341985">
            <w:pPr>
              <w:rPr>
                <w:rFonts w:ascii="Times" w:hAnsi="Times"/>
              </w:rPr>
            </w:pPr>
            <w:r w:rsidRPr="009A0CF9">
              <w:rPr>
                <w:rFonts w:ascii="Times" w:hAnsi="Times"/>
                <w:rtl/>
              </w:rPr>
              <w:t>מת"י + משרד העבודה</w:t>
            </w:r>
          </w:p>
        </w:tc>
        <w:tc>
          <w:tcPr>
            <w:tcW w:w="1370" w:type="dxa"/>
            <w:shd w:val="clear" w:color="auto" w:fill="auto"/>
          </w:tcPr>
          <w:p w14:paraId="4533594E" w14:textId="77777777" w:rsidR="00EB5A81" w:rsidRPr="009A0CF9" w:rsidRDefault="00EB5A81" w:rsidP="00341985">
            <w:pPr>
              <w:rPr>
                <w:rFonts w:ascii="Times" w:hAnsi="Times"/>
              </w:rPr>
            </w:pPr>
          </w:p>
        </w:tc>
        <w:tc>
          <w:tcPr>
            <w:tcW w:w="1905" w:type="dxa"/>
            <w:shd w:val="clear" w:color="auto" w:fill="auto"/>
          </w:tcPr>
          <w:p w14:paraId="5DF5CEB0" w14:textId="77777777" w:rsidR="00EB5A81" w:rsidRPr="009A0CF9" w:rsidRDefault="00EB5A81" w:rsidP="00341985">
            <w:pPr>
              <w:jc w:val="right"/>
              <w:rPr>
                <w:rFonts w:ascii="Times" w:hAnsi="Times"/>
                <w:rtl/>
              </w:rPr>
            </w:pPr>
          </w:p>
        </w:tc>
      </w:tr>
      <w:tr w:rsidR="00EB5A81" w:rsidRPr="009A0CF9" w14:paraId="1715EC69" w14:textId="77777777" w:rsidTr="00341985">
        <w:tc>
          <w:tcPr>
            <w:tcW w:w="615" w:type="dxa"/>
            <w:shd w:val="clear" w:color="auto" w:fill="auto"/>
          </w:tcPr>
          <w:p w14:paraId="40B50043"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7AD7D2DE"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44C18842"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4F951E52"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6B92188" w14:textId="77777777" w:rsidR="00EB5A81" w:rsidRPr="009A0CF9" w:rsidRDefault="00EB5A81" w:rsidP="00341985">
            <w:pPr>
              <w:jc w:val="right"/>
              <w:rPr>
                <w:rFonts w:ascii="Times" w:hAnsi="Times"/>
                <w:rtl/>
              </w:rPr>
            </w:pPr>
          </w:p>
        </w:tc>
        <w:tc>
          <w:tcPr>
            <w:tcW w:w="1905" w:type="dxa"/>
            <w:shd w:val="clear" w:color="auto" w:fill="auto"/>
          </w:tcPr>
          <w:p w14:paraId="27482DE8" w14:textId="77777777" w:rsidR="00EB5A81" w:rsidRPr="009A0CF9" w:rsidRDefault="00EB5A81" w:rsidP="00341985">
            <w:pPr>
              <w:jc w:val="right"/>
              <w:rPr>
                <w:rFonts w:ascii="Times" w:hAnsi="Times"/>
                <w:rtl/>
              </w:rPr>
            </w:pPr>
          </w:p>
        </w:tc>
      </w:tr>
      <w:tr w:rsidR="00EB5A81" w:rsidRPr="009A0CF9" w14:paraId="1EC14BD1" w14:textId="77777777" w:rsidTr="00341985">
        <w:tc>
          <w:tcPr>
            <w:tcW w:w="615" w:type="dxa"/>
            <w:shd w:val="clear" w:color="auto" w:fill="auto"/>
          </w:tcPr>
          <w:p w14:paraId="3F1B246D"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0F5150DA" w14:textId="77777777" w:rsidR="00EB5A81" w:rsidRPr="009A0CF9" w:rsidRDefault="00EB5A81" w:rsidP="00341985">
            <w:pPr>
              <w:jc w:val="right"/>
              <w:rPr>
                <w:rFonts w:ascii="Times" w:hAnsi="Times"/>
                <w:rtl/>
              </w:rPr>
            </w:pPr>
          </w:p>
        </w:tc>
        <w:tc>
          <w:tcPr>
            <w:tcW w:w="2813" w:type="dxa"/>
            <w:shd w:val="clear" w:color="auto" w:fill="auto"/>
          </w:tcPr>
          <w:p w14:paraId="3D977A36"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77383A3D"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31F2115" w14:textId="77777777" w:rsidR="00EB5A81" w:rsidRPr="009A0CF9" w:rsidRDefault="00EB5A81" w:rsidP="00341985">
            <w:pPr>
              <w:jc w:val="right"/>
              <w:rPr>
                <w:rFonts w:ascii="Times" w:hAnsi="Times"/>
                <w:rtl/>
              </w:rPr>
            </w:pPr>
          </w:p>
        </w:tc>
        <w:tc>
          <w:tcPr>
            <w:tcW w:w="1905" w:type="dxa"/>
            <w:shd w:val="clear" w:color="auto" w:fill="auto"/>
          </w:tcPr>
          <w:p w14:paraId="1C450443" w14:textId="77777777" w:rsidR="00EB5A81" w:rsidRPr="009A0CF9" w:rsidRDefault="00EB5A81" w:rsidP="00341985">
            <w:pPr>
              <w:jc w:val="right"/>
              <w:rPr>
                <w:rFonts w:ascii="Times" w:hAnsi="Times"/>
                <w:rtl/>
              </w:rPr>
            </w:pPr>
          </w:p>
        </w:tc>
      </w:tr>
      <w:tr w:rsidR="00EB5A81" w:rsidRPr="009A0CF9" w14:paraId="1DE826DF" w14:textId="77777777" w:rsidTr="00341985">
        <w:tc>
          <w:tcPr>
            <w:tcW w:w="615" w:type="dxa"/>
            <w:shd w:val="clear" w:color="auto" w:fill="auto"/>
          </w:tcPr>
          <w:p w14:paraId="788663B8"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56AC7F08" w14:textId="77777777" w:rsidR="00EB5A81" w:rsidRPr="009A0CF9" w:rsidRDefault="00EB5A81" w:rsidP="00341985">
            <w:pPr>
              <w:jc w:val="right"/>
              <w:rPr>
                <w:rFonts w:ascii="Times" w:hAnsi="Times"/>
                <w:rtl/>
              </w:rPr>
            </w:pPr>
          </w:p>
        </w:tc>
        <w:tc>
          <w:tcPr>
            <w:tcW w:w="2813" w:type="dxa"/>
            <w:shd w:val="clear" w:color="auto" w:fill="auto"/>
          </w:tcPr>
          <w:p w14:paraId="3292330B"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2DBCFE5F" w14:textId="77777777" w:rsidR="00EB5A81" w:rsidRPr="009A0CF9" w:rsidRDefault="00EB5A81" w:rsidP="00341985">
            <w:pPr>
              <w:jc w:val="right"/>
              <w:rPr>
                <w:rFonts w:ascii="Times" w:hAnsi="Times"/>
                <w:rtl/>
              </w:rPr>
            </w:pPr>
            <w:r w:rsidRPr="009A0CF9">
              <w:rPr>
                <w:rFonts w:ascii="Times" w:hAnsi="Times" w:hint="cs"/>
                <w:rtl/>
              </w:rPr>
              <w:t>מת"י</w:t>
            </w:r>
          </w:p>
        </w:tc>
        <w:tc>
          <w:tcPr>
            <w:tcW w:w="1370" w:type="dxa"/>
            <w:shd w:val="clear" w:color="auto" w:fill="auto"/>
          </w:tcPr>
          <w:p w14:paraId="46774007" w14:textId="77777777" w:rsidR="00EB5A81" w:rsidRPr="009A0CF9" w:rsidRDefault="00EB5A81" w:rsidP="00341985">
            <w:pPr>
              <w:jc w:val="right"/>
              <w:rPr>
                <w:rFonts w:ascii="Times" w:hAnsi="Times"/>
                <w:rtl/>
              </w:rPr>
            </w:pPr>
          </w:p>
        </w:tc>
        <w:tc>
          <w:tcPr>
            <w:tcW w:w="1905" w:type="dxa"/>
            <w:shd w:val="clear" w:color="auto" w:fill="auto"/>
          </w:tcPr>
          <w:p w14:paraId="67E02B40" w14:textId="77777777" w:rsidR="00EB5A81" w:rsidRPr="009A0CF9" w:rsidRDefault="00EB5A81" w:rsidP="00341985">
            <w:pPr>
              <w:jc w:val="right"/>
              <w:rPr>
                <w:rFonts w:ascii="Times" w:hAnsi="Times"/>
                <w:rtl/>
              </w:rPr>
            </w:pPr>
          </w:p>
        </w:tc>
      </w:tr>
      <w:tr w:rsidR="00EB5A81" w:rsidRPr="009A0CF9" w14:paraId="4EB1A828" w14:textId="77777777" w:rsidTr="00341985">
        <w:tc>
          <w:tcPr>
            <w:tcW w:w="615" w:type="dxa"/>
            <w:shd w:val="clear" w:color="auto" w:fill="auto"/>
          </w:tcPr>
          <w:p w14:paraId="6E27ECB6"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0CB0E8B3" w14:textId="77777777" w:rsidR="00EB5A81" w:rsidRPr="009A0CF9" w:rsidRDefault="00EB5A81" w:rsidP="00341985">
            <w:pPr>
              <w:jc w:val="right"/>
              <w:rPr>
                <w:rFonts w:ascii="Times" w:hAnsi="Times"/>
                <w:rtl/>
              </w:rPr>
            </w:pPr>
          </w:p>
        </w:tc>
        <w:tc>
          <w:tcPr>
            <w:tcW w:w="2813" w:type="dxa"/>
            <w:shd w:val="clear" w:color="auto" w:fill="auto"/>
          </w:tcPr>
          <w:p w14:paraId="79DBC1C3"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7EA55284"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275B9BC0" w14:textId="77777777" w:rsidR="00EB5A81" w:rsidRPr="009A0CF9" w:rsidRDefault="00EB5A81" w:rsidP="00341985">
            <w:pPr>
              <w:jc w:val="right"/>
              <w:rPr>
                <w:rFonts w:ascii="Times" w:hAnsi="Times"/>
                <w:rtl/>
              </w:rPr>
            </w:pPr>
          </w:p>
        </w:tc>
        <w:tc>
          <w:tcPr>
            <w:tcW w:w="1905" w:type="dxa"/>
            <w:shd w:val="clear" w:color="auto" w:fill="auto"/>
          </w:tcPr>
          <w:p w14:paraId="0072C9BA" w14:textId="77777777" w:rsidR="00EB5A81" w:rsidRPr="009A0CF9" w:rsidRDefault="00EB5A81" w:rsidP="00341985">
            <w:pPr>
              <w:jc w:val="right"/>
              <w:rPr>
                <w:rFonts w:ascii="Times" w:hAnsi="Times"/>
                <w:rtl/>
              </w:rPr>
            </w:pPr>
          </w:p>
        </w:tc>
      </w:tr>
      <w:tr w:rsidR="00EB5A81" w:rsidRPr="009A0CF9" w14:paraId="5DBB5148" w14:textId="77777777" w:rsidTr="00341985">
        <w:tc>
          <w:tcPr>
            <w:tcW w:w="615" w:type="dxa"/>
            <w:shd w:val="clear" w:color="auto" w:fill="auto"/>
          </w:tcPr>
          <w:p w14:paraId="108CDA3B"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069CC442" w14:textId="77777777" w:rsidR="00EB5A81" w:rsidRPr="009A0CF9" w:rsidRDefault="00EB5A81" w:rsidP="00341985">
            <w:pPr>
              <w:jc w:val="right"/>
              <w:rPr>
                <w:rFonts w:ascii="Times" w:hAnsi="Times"/>
                <w:rtl/>
              </w:rPr>
            </w:pPr>
          </w:p>
        </w:tc>
        <w:tc>
          <w:tcPr>
            <w:tcW w:w="2813" w:type="dxa"/>
            <w:shd w:val="clear" w:color="auto" w:fill="auto"/>
          </w:tcPr>
          <w:p w14:paraId="4721BBA4" w14:textId="77777777" w:rsidR="00EB5A81" w:rsidRPr="009A0CF9" w:rsidRDefault="00EB5A81" w:rsidP="00341985">
            <w:pPr>
              <w:jc w:val="right"/>
              <w:rPr>
                <w:rFonts w:ascii="Times" w:hAnsi="Times"/>
              </w:rPr>
            </w:pPr>
            <w:r w:rsidRPr="009A0CF9">
              <w:rPr>
                <w:rFonts w:ascii="Times" w:hAnsi="Times"/>
                <w:rtl/>
              </w:rPr>
              <w:t>בדיקת שיפועי בטקל</w:t>
            </w:r>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74286E19"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4E14A806" w14:textId="77777777" w:rsidR="00EB5A81" w:rsidRPr="009A0CF9" w:rsidRDefault="00EB5A81" w:rsidP="00341985">
            <w:pPr>
              <w:jc w:val="right"/>
              <w:rPr>
                <w:rFonts w:ascii="Times" w:hAnsi="Times"/>
                <w:rtl/>
              </w:rPr>
            </w:pPr>
          </w:p>
        </w:tc>
        <w:tc>
          <w:tcPr>
            <w:tcW w:w="1905" w:type="dxa"/>
            <w:shd w:val="clear" w:color="auto" w:fill="auto"/>
          </w:tcPr>
          <w:p w14:paraId="097EBA3C" w14:textId="77777777" w:rsidR="00EB5A81" w:rsidRPr="009A0CF9" w:rsidRDefault="00EB5A81" w:rsidP="00341985">
            <w:pPr>
              <w:jc w:val="right"/>
              <w:rPr>
                <w:rFonts w:ascii="Times" w:hAnsi="Times"/>
                <w:rtl/>
              </w:rPr>
            </w:pPr>
          </w:p>
        </w:tc>
      </w:tr>
      <w:tr w:rsidR="00EB5A81" w:rsidRPr="009A0CF9" w14:paraId="01857CA5" w14:textId="77777777" w:rsidTr="00341985">
        <w:tc>
          <w:tcPr>
            <w:tcW w:w="615" w:type="dxa"/>
            <w:shd w:val="clear" w:color="auto" w:fill="auto"/>
          </w:tcPr>
          <w:p w14:paraId="762A2DEA"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4B306663" w14:textId="77777777" w:rsidR="00EB5A81" w:rsidRPr="009A0CF9" w:rsidRDefault="00EB5A81" w:rsidP="00341985">
            <w:pPr>
              <w:jc w:val="right"/>
              <w:rPr>
                <w:rFonts w:ascii="Times" w:hAnsi="Times"/>
                <w:rtl/>
              </w:rPr>
            </w:pPr>
          </w:p>
        </w:tc>
        <w:tc>
          <w:tcPr>
            <w:tcW w:w="2813" w:type="dxa"/>
            <w:shd w:val="clear" w:color="auto" w:fill="auto"/>
          </w:tcPr>
          <w:p w14:paraId="1AD4D1E3"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7184B6D9"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B678451" w14:textId="77777777" w:rsidR="00EB5A81" w:rsidRPr="009A0CF9" w:rsidRDefault="00EB5A81" w:rsidP="00341985">
            <w:pPr>
              <w:jc w:val="right"/>
              <w:rPr>
                <w:rFonts w:ascii="Times" w:hAnsi="Times"/>
                <w:rtl/>
              </w:rPr>
            </w:pPr>
          </w:p>
        </w:tc>
        <w:tc>
          <w:tcPr>
            <w:tcW w:w="1905" w:type="dxa"/>
            <w:shd w:val="clear" w:color="auto" w:fill="auto"/>
          </w:tcPr>
          <w:p w14:paraId="1D4BD70B" w14:textId="77777777" w:rsidR="00EB5A81" w:rsidRPr="009A0CF9" w:rsidRDefault="00EB5A81" w:rsidP="00341985">
            <w:pPr>
              <w:jc w:val="right"/>
              <w:rPr>
                <w:rFonts w:ascii="Times" w:hAnsi="Times"/>
                <w:rtl/>
              </w:rPr>
            </w:pPr>
          </w:p>
        </w:tc>
      </w:tr>
      <w:tr w:rsidR="00EB5A81" w:rsidRPr="009A0CF9" w14:paraId="38C241C7" w14:textId="77777777" w:rsidTr="00341985">
        <w:tc>
          <w:tcPr>
            <w:tcW w:w="615" w:type="dxa"/>
            <w:shd w:val="clear" w:color="auto" w:fill="auto"/>
          </w:tcPr>
          <w:p w14:paraId="790B6987" w14:textId="77777777" w:rsidR="00EB5A81" w:rsidRPr="009A0CF9" w:rsidRDefault="00EB5A81" w:rsidP="00341985">
            <w:pPr>
              <w:jc w:val="right"/>
              <w:rPr>
                <w:rFonts w:ascii="Times" w:hAnsi="Times"/>
                <w:rtl/>
              </w:rPr>
            </w:pPr>
            <w:r w:rsidRPr="009A0CF9">
              <w:rPr>
                <w:rFonts w:ascii="Times" w:hAnsi="Times"/>
              </w:rPr>
              <w:lastRenderedPageBreak/>
              <w:t>22</w:t>
            </w:r>
          </w:p>
        </w:tc>
        <w:tc>
          <w:tcPr>
            <w:tcW w:w="1269" w:type="dxa"/>
            <w:shd w:val="clear" w:color="auto" w:fill="auto"/>
          </w:tcPr>
          <w:p w14:paraId="45DC6AF6" w14:textId="77777777" w:rsidR="00EB5A81" w:rsidRPr="009A0CF9" w:rsidRDefault="00EB5A81" w:rsidP="00341985">
            <w:pPr>
              <w:jc w:val="right"/>
              <w:rPr>
                <w:rFonts w:ascii="Times" w:hAnsi="Times"/>
                <w:rtl/>
              </w:rPr>
            </w:pPr>
          </w:p>
        </w:tc>
        <w:tc>
          <w:tcPr>
            <w:tcW w:w="2813" w:type="dxa"/>
            <w:shd w:val="clear" w:color="auto" w:fill="auto"/>
          </w:tcPr>
          <w:p w14:paraId="34003B9B"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07FB73CB"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495D4FD" w14:textId="77777777" w:rsidR="00EB5A81" w:rsidRPr="009A0CF9" w:rsidRDefault="00EB5A81" w:rsidP="00341985">
            <w:pPr>
              <w:jc w:val="right"/>
              <w:rPr>
                <w:rFonts w:ascii="Times" w:hAnsi="Times"/>
                <w:rtl/>
              </w:rPr>
            </w:pPr>
          </w:p>
        </w:tc>
        <w:tc>
          <w:tcPr>
            <w:tcW w:w="1905" w:type="dxa"/>
            <w:shd w:val="clear" w:color="auto" w:fill="auto"/>
          </w:tcPr>
          <w:p w14:paraId="1318C820" w14:textId="77777777" w:rsidR="00EB5A81" w:rsidRPr="009A0CF9" w:rsidRDefault="00EB5A81" w:rsidP="00341985">
            <w:pPr>
              <w:jc w:val="right"/>
              <w:rPr>
                <w:rFonts w:ascii="Times" w:hAnsi="Times"/>
                <w:rtl/>
              </w:rPr>
            </w:pPr>
          </w:p>
        </w:tc>
      </w:tr>
      <w:tr w:rsidR="00EB5A81" w:rsidRPr="009A0CF9" w14:paraId="04BAE12B" w14:textId="77777777" w:rsidTr="00341985">
        <w:tc>
          <w:tcPr>
            <w:tcW w:w="615" w:type="dxa"/>
            <w:shd w:val="clear" w:color="auto" w:fill="auto"/>
          </w:tcPr>
          <w:p w14:paraId="0F623415"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4574B35D"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2911D74B"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2C7D304A"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9B24AC4" w14:textId="77777777" w:rsidR="00EB5A81" w:rsidRPr="009A0CF9" w:rsidRDefault="00EB5A81" w:rsidP="00341985">
            <w:pPr>
              <w:jc w:val="right"/>
              <w:rPr>
                <w:rFonts w:ascii="Times" w:hAnsi="Times"/>
                <w:rtl/>
              </w:rPr>
            </w:pPr>
          </w:p>
        </w:tc>
        <w:tc>
          <w:tcPr>
            <w:tcW w:w="1905" w:type="dxa"/>
            <w:shd w:val="clear" w:color="auto" w:fill="auto"/>
          </w:tcPr>
          <w:p w14:paraId="27EB30C6" w14:textId="77777777" w:rsidR="00EB5A81" w:rsidRPr="009A0CF9" w:rsidRDefault="00EB5A81" w:rsidP="00341985">
            <w:pPr>
              <w:jc w:val="right"/>
              <w:rPr>
                <w:rFonts w:ascii="Times" w:hAnsi="Times"/>
                <w:rtl/>
              </w:rPr>
            </w:pPr>
          </w:p>
        </w:tc>
      </w:tr>
      <w:tr w:rsidR="00EB5A81" w:rsidRPr="009A0CF9" w14:paraId="3CC75FB7" w14:textId="77777777" w:rsidTr="00341985">
        <w:tc>
          <w:tcPr>
            <w:tcW w:w="615" w:type="dxa"/>
            <w:shd w:val="clear" w:color="auto" w:fill="auto"/>
          </w:tcPr>
          <w:p w14:paraId="105CDBCE"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5569359E" w14:textId="77777777" w:rsidR="00EB5A81" w:rsidRPr="009A0CF9" w:rsidRDefault="00EB5A81" w:rsidP="00341985">
            <w:pPr>
              <w:jc w:val="right"/>
              <w:rPr>
                <w:rFonts w:ascii="Times" w:hAnsi="Times"/>
                <w:rtl/>
              </w:rPr>
            </w:pPr>
          </w:p>
        </w:tc>
        <w:tc>
          <w:tcPr>
            <w:tcW w:w="2813" w:type="dxa"/>
            <w:shd w:val="clear" w:color="auto" w:fill="auto"/>
          </w:tcPr>
          <w:p w14:paraId="403AC8B0"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2A31DD0F"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55FA491C" w14:textId="77777777" w:rsidR="00EB5A81" w:rsidRPr="009A0CF9" w:rsidRDefault="00EB5A81" w:rsidP="00341985">
            <w:pPr>
              <w:jc w:val="right"/>
              <w:rPr>
                <w:rFonts w:ascii="Times" w:hAnsi="Times"/>
                <w:rtl/>
              </w:rPr>
            </w:pPr>
          </w:p>
        </w:tc>
        <w:tc>
          <w:tcPr>
            <w:tcW w:w="1905" w:type="dxa"/>
            <w:shd w:val="clear" w:color="auto" w:fill="auto"/>
          </w:tcPr>
          <w:p w14:paraId="7DD3AE01" w14:textId="77777777" w:rsidR="00EB5A81" w:rsidRPr="009A0CF9" w:rsidRDefault="00EB5A81" w:rsidP="00341985">
            <w:pPr>
              <w:jc w:val="right"/>
              <w:rPr>
                <w:rFonts w:ascii="Times" w:hAnsi="Times"/>
                <w:rtl/>
              </w:rPr>
            </w:pPr>
          </w:p>
        </w:tc>
      </w:tr>
      <w:tr w:rsidR="00EB5A81" w:rsidRPr="009A0CF9" w14:paraId="2902AEBA" w14:textId="77777777" w:rsidTr="00341985">
        <w:tc>
          <w:tcPr>
            <w:tcW w:w="615" w:type="dxa"/>
            <w:shd w:val="clear" w:color="auto" w:fill="auto"/>
          </w:tcPr>
          <w:p w14:paraId="47AFB2FE"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3A728700" w14:textId="77777777" w:rsidR="00EB5A81" w:rsidRPr="009A0CF9" w:rsidRDefault="00EB5A81" w:rsidP="00341985">
            <w:pPr>
              <w:jc w:val="right"/>
              <w:rPr>
                <w:rFonts w:ascii="Times" w:hAnsi="Times"/>
                <w:rtl/>
              </w:rPr>
            </w:pPr>
          </w:p>
        </w:tc>
        <w:tc>
          <w:tcPr>
            <w:tcW w:w="2813" w:type="dxa"/>
            <w:shd w:val="clear" w:color="auto" w:fill="auto"/>
          </w:tcPr>
          <w:p w14:paraId="56B1E4D7"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01A4DDC8"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2CDCF4AF" w14:textId="77777777" w:rsidR="00EB5A81" w:rsidRPr="009A0CF9" w:rsidRDefault="00EB5A81" w:rsidP="00341985">
            <w:pPr>
              <w:jc w:val="right"/>
              <w:rPr>
                <w:rFonts w:ascii="Times" w:hAnsi="Times"/>
                <w:rtl/>
              </w:rPr>
            </w:pPr>
          </w:p>
        </w:tc>
        <w:tc>
          <w:tcPr>
            <w:tcW w:w="1905" w:type="dxa"/>
            <w:shd w:val="clear" w:color="auto" w:fill="auto"/>
          </w:tcPr>
          <w:p w14:paraId="33A3ABCD" w14:textId="77777777" w:rsidR="00EB5A81" w:rsidRPr="009A0CF9" w:rsidRDefault="00EB5A81" w:rsidP="00341985">
            <w:pPr>
              <w:jc w:val="right"/>
              <w:rPr>
                <w:rFonts w:ascii="Times" w:hAnsi="Times"/>
                <w:rtl/>
              </w:rPr>
            </w:pPr>
          </w:p>
        </w:tc>
      </w:tr>
      <w:tr w:rsidR="00EB5A81" w:rsidRPr="009A0CF9" w14:paraId="17DA70B3" w14:textId="77777777" w:rsidTr="00341985">
        <w:tc>
          <w:tcPr>
            <w:tcW w:w="615" w:type="dxa"/>
            <w:shd w:val="clear" w:color="auto" w:fill="auto"/>
          </w:tcPr>
          <w:p w14:paraId="66F5F032"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040C8F76"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70E86334"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1E32AAB8"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18CC0CD1" w14:textId="77777777" w:rsidR="00EB5A81" w:rsidRPr="009A0CF9" w:rsidRDefault="00EB5A81" w:rsidP="00341985">
            <w:pPr>
              <w:jc w:val="right"/>
              <w:rPr>
                <w:rFonts w:ascii="Times" w:hAnsi="Times"/>
                <w:rtl/>
              </w:rPr>
            </w:pPr>
          </w:p>
        </w:tc>
        <w:tc>
          <w:tcPr>
            <w:tcW w:w="1905" w:type="dxa"/>
            <w:shd w:val="clear" w:color="auto" w:fill="auto"/>
          </w:tcPr>
          <w:p w14:paraId="67147BB3" w14:textId="77777777" w:rsidR="00EB5A81" w:rsidRPr="009A0CF9" w:rsidRDefault="00EB5A81" w:rsidP="00341985">
            <w:pPr>
              <w:jc w:val="right"/>
              <w:rPr>
                <w:rFonts w:ascii="Times" w:hAnsi="Times"/>
                <w:rtl/>
              </w:rPr>
            </w:pPr>
          </w:p>
        </w:tc>
      </w:tr>
      <w:tr w:rsidR="00EB5A81" w:rsidRPr="009A0CF9" w14:paraId="3139013E" w14:textId="77777777" w:rsidTr="00341985">
        <w:tc>
          <w:tcPr>
            <w:tcW w:w="615" w:type="dxa"/>
            <w:shd w:val="clear" w:color="auto" w:fill="auto"/>
          </w:tcPr>
          <w:p w14:paraId="3222415E"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673291C8"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1A0F8F4F" w14:textId="77777777" w:rsidR="00EB5A81" w:rsidRPr="009A0CF9" w:rsidRDefault="00EB5A81" w:rsidP="00341985">
            <w:pPr>
              <w:rPr>
                <w:rFonts w:ascii="Times" w:hAnsi="Times"/>
                <w:rtl/>
              </w:rPr>
            </w:pPr>
            <w:r w:rsidRPr="009A0CF9">
              <w:rPr>
                <w:rFonts w:ascii="Times" w:hAnsi="Times" w:hint="cs"/>
                <w:rtl/>
              </w:rPr>
              <w:t>בדיקת טיח בממ"מ שליפה לדרישת פיקוד העורף.</w:t>
            </w:r>
          </w:p>
        </w:tc>
        <w:tc>
          <w:tcPr>
            <w:tcW w:w="1406" w:type="dxa"/>
            <w:shd w:val="clear" w:color="auto" w:fill="auto"/>
          </w:tcPr>
          <w:p w14:paraId="61F98185"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BEAB185" w14:textId="77777777" w:rsidR="00EB5A81" w:rsidRPr="009A0CF9" w:rsidRDefault="00EB5A81" w:rsidP="00341985">
            <w:pPr>
              <w:jc w:val="right"/>
              <w:rPr>
                <w:rFonts w:ascii="Times" w:hAnsi="Times"/>
                <w:rtl/>
              </w:rPr>
            </w:pPr>
          </w:p>
        </w:tc>
        <w:tc>
          <w:tcPr>
            <w:tcW w:w="1905" w:type="dxa"/>
            <w:shd w:val="clear" w:color="auto" w:fill="auto"/>
          </w:tcPr>
          <w:p w14:paraId="35A90BDE" w14:textId="77777777" w:rsidR="00EB5A81" w:rsidRPr="009A0CF9" w:rsidRDefault="00EB5A81" w:rsidP="00341985">
            <w:pPr>
              <w:jc w:val="right"/>
              <w:rPr>
                <w:rFonts w:ascii="Times" w:hAnsi="Times"/>
                <w:rtl/>
              </w:rPr>
            </w:pPr>
          </w:p>
        </w:tc>
      </w:tr>
      <w:tr w:rsidR="00EB5A81" w:rsidRPr="009A0CF9" w14:paraId="3D2383A6" w14:textId="77777777" w:rsidTr="00341985">
        <w:tc>
          <w:tcPr>
            <w:tcW w:w="615" w:type="dxa"/>
            <w:shd w:val="clear" w:color="auto" w:fill="auto"/>
          </w:tcPr>
          <w:p w14:paraId="72F166D6"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32030C3D"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39F95A99"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2E1582A3"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0A418601" w14:textId="77777777" w:rsidR="00EB5A81" w:rsidRPr="009A0CF9" w:rsidRDefault="00EB5A81" w:rsidP="00341985">
            <w:pPr>
              <w:jc w:val="right"/>
              <w:rPr>
                <w:rFonts w:ascii="Times" w:hAnsi="Times"/>
                <w:rtl/>
              </w:rPr>
            </w:pPr>
          </w:p>
        </w:tc>
        <w:tc>
          <w:tcPr>
            <w:tcW w:w="1905" w:type="dxa"/>
            <w:shd w:val="clear" w:color="auto" w:fill="auto"/>
          </w:tcPr>
          <w:p w14:paraId="0EBE7F3A" w14:textId="77777777" w:rsidR="00EB5A81" w:rsidRPr="009A0CF9" w:rsidRDefault="00EB5A81" w:rsidP="00341985">
            <w:pPr>
              <w:jc w:val="right"/>
              <w:rPr>
                <w:rFonts w:ascii="Times" w:hAnsi="Times"/>
                <w:rtl/>
              </w:rPr>
            </w:pPr>
          </w:p>
        </w:tc>
      </w:tr>
      <w:tr w:rsidR="00EB5A81" w:rsidRPr="009A0CF9" w14:paraId="477F5FE4" w14:textId="77777777" w:rsidTr="00341985">
        <w:tc>
          <w:tcPr>
            <w:tcW w:w="615" w:type="dxa"/>
            <w:shd w:val="clear" w:color="auto" w:fill="auto"/>
          </w:tcPr>
          <w:p w14:paraId="167E5E42"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08F2D37C"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66A7F6CA"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54B38CCE"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072DAA7C" w14:textId="77777777" w:rsidR="00EB5A81" w:rsidRPr="009A0CF9" w:rsidRDefault="00EB5A81" w:rsidP="00341985">
            <w:pPr>
              <w:jc w:val="right"/>
              <w:rPr>
                <w:rFonts w:ascii="Times" w:hAnsi="Times"/>
                <w:rtl/>
              </w:rPr>
            </w:pPr>
          </w:p>
        </w:tc>
        <w:tc>
          <w:tcPr>
            <w:tcW w:w="1905" w:type="dxa"/>
            <w:shd w:val="clear" w:color="auto" w:fill="auto"/>
          </w:tcPr>
          <w:p w14:paraId="7DF1FCE2" w14:textId="77777777" w:rsidR="00EB5A81" w:rsidRPr="009A0CF9" w:rsidRDefault="00EB5A81" w:rsidP="00341985">
            <w:pPr>
              <w:jc w:val="right"/>
              <w:rPr>
                <w:rFonts w:ascii="Times" w:hAnsi="Times"/>
                <w:rtl/>
              </w:rPr>
            </w:pPr>
          </w:p>
        </w:tc>
      </w:tr>
      <w:tr w:rsidR="00EB5A81" w:rsidRPr="009A0CF9" w14:paraId="2EC02D3D" w14:textId="77777777" w:rsidTr="00341985">
        <w:tc>
          <w:tcPr>
            <w:tcW w:w="615" w:type="dxa"/>
            <w:shd w:val="clear" w:color="auto" w:fill="auto"/>
          </w:tcPr>
          <w:p w14:paraId="7C8E75FB"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00511B51"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4291B317"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6A9049D4"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3C6D3563" w14:textId="77777777" w:rsidR="00EB5A81" w:rsidRPr="009A0CF9" w:rsidRDefault="00EB5A81" w:rsidP="00341985">
            <w:pPr>
              <w:jc w:val="right"/>
              <w:rPr>
                <w:rFonts w:ascii="Times" w:hAnsi="Times"/>
                <w:rtl/>
              </w:rPr>
            </w:pPr>
          </w:p>
        </w:tc>
        <w:tc>
          <w:tcPr>
            <w:tcW w:w="1905" w:type="dxa"/>
            <w:shd w:val="clear" w:color="auto" w:fill="auto"/>
          </w:tcPr>
          <w:p w14:paraId="44A5FBF8" w14:textId="77777777" w:rsidR="00EB5A81" w:rsidRPr="009A0CF9" w:rsidRDefault="00EB5A81" w:rsidP="00341985">
            <w:pPr>
              <w:jc w:val="right"/>
              <w:rPr>
                <w:rFonts w:ascii="Times" w:hAnsi="Times"/>
                <w:rtl/>
              </w:rPr>
            </w:pPr>
          </w:p>
        </w:tc>
      </w:tr>
      <w:tr w:rsidR="00EB5A81" w:rsidRPr="009A0CF9" w14:paraId="7544C5DA" w14:textId="77777777" w:rsidTr="00341985">
        <w:tc>
          <w:tcPr>
            <w:tcW w:w="615" w:type="dxa"/>
            <w:shd w:val="clear" w:color="auto" w:fill="auto"/>
          </w:tcPr>
          <w:p w14:paraId="1D945654"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5EC08DD6"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1C0E22DC"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655C1CC6" w14:textId="77777777" w:rsidR="00EB5A81" w:rsidRPr="009A0CF9" w:rsidRDefault="00EB5A81" w:rsidP="00341985">
            <w:pPr>
              <w:jc w:val="right"/>
              <w:rPr>
                <w:rFonts w:ascii="Times" w:hAnsi="Times"/>
              </w:rPr>
            </w:pPr>
            <w:r w:rsidRPr="009A0CF9">
              <w:rPr>
                <w:rFonts w:ascii="Times" w:hAnsi="Times"/>
                <w:rtl/>
              </w:rPr>
              <w:t>מת"י</w:t>
            </w:r>
          </w:p>
        </w:tc>
        <w:tc>
          <w:tcPr>
            <w:tcW w:w="1370" w:type="dxa"/>
            <w:shd w:val="clear" w:color="auto" w:fill="auto"/>
          </w:tcPr>
          <w:p w14:paraId="19C8C361" w14:textId="77777777" w:rsidR="00EB5A81" w:rsidRPr="009A0CF9" w:rsidRDefault="00EB5A81" w:rsidP="00341985">
            <w:pPr>
              <w:jc w:val="right"/>
              <w:rPr>
                <w:rFonts w:ascii="Times" w:hAnsi="Times"/>
                <w:rtl/>
              </w:rPr>
            </w:pPr>
          </w:p>
        </w:tc>
        <w:tc>
          <w:tcPr>
            <w:tcW w:w="1905" w:type="dxa"/>
            <w:shd w:val="clear" w:color="auto" w:fill="auto"/>
          </w:tcPr>
          <w:p w14:paraId="45FC25D9" w14:textId="77777777" w:rsidR="00EB5A81" w:rsidRPr="009A0CF9" w:rsidRDefault="00EB5A81" w:rsidP="00341985">
            <w:pPr>
              <w:jc w:val="right"/>
              <w:rPr>
                <w:rFonts w:ascii="Times" w:hAnsi="Times"/>
                <w:rtl/>
              </w:rPr>
            </w:pPr>
          </w:p>
        </w:tc>
      </w:tr>
      <w:tr w:rsidR="00EB5A81" w:rsidRPr="009A0CF9" w14:paraId="64529163" w14:textId="77777777" w:rsidTr="00341985">
        <w:tc>
          <w:tcPr>
            <w:tcW w:w="615" w:type="dxa"/>
            <w:shd w:val="clear" w:color="auto" w:fill="auto"/>
          </w:tcPr>
          <w:p w14:paraId="6A673C18"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15796752" w14:textId="77777777" w:rsidR="00EB5A81" w:rsidRPr="009A0CF9" w:rsidRDefault="00EB5A81" w:rsidP="00341985">
            <w:pPr>
              <w:jc w:val="right"/>
              <w:rPr>
                <w:rFonts w:ascii="Times" w:hAnsi="Times"/>
                <w:rtl/>
              </w:rPr>
            </w:pPr>
          </w:p>
        </w:tc>
        <w:tc>
          <w:tcPr>
            <w:tcW w:w="2813" w:type="dxa"/>
            <w:shd w:val="clear" w:color="auto" w:fill="auto"/>
          </w:tcPr>
          <w:p w14:paraId="6D7D7F44"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028842AD" w14:textId="77777777" w:rsidR="00EB5A81" w:rsidRPr="009A0CF9" w:rsidRDefault="00EB5A81" w:rsidP="00341985">
            <w:pPr>
              <w:rPr>
                <w:rFonts w:ascii="Times" w:hAnsi="Times"/>
              </w:rPr>
            </w:pPr>
            <w:r w:rsidRPr="009A0CF9">
              <w:rPr>
                <w:rFonts w:ascii="Times" w:hAnsi="Times"/>
                <w:rtl/>
              </w:rPr>
              <w:t>מת"י</w:t>
            </w:r>
          </w:p>
        </w:tc>
        <w:tc>
          <w:tcPr>
            <w:tcW w:w="1370" w:type="dxa"/>
            <w:shd w:val="clear" w:color="auto" w:fill="auto"/>
          </w:tcPr>
          <w:p w14:paraId="40729AC6" w14:textId="77777777" w:rsidR="00EB5A81" w:rsidRPr="009A0CF9" w:rsidRDefault="00EB5A81" w:rsidP="00341985">
            <w:pPr>
              <w:jc w:val="right"/>
              <w:rPr>
                <w:rFonts w:ascii="Times" w:hAnsi="Times"/>
                <w:rtl/>
              </w:rPr>
            </w:pPr>
          </w:p>
        </w:tc>
        <w:tc>
          <w:tcPr>
            <w:tcW w:w="1905" w:type="dxa"/>
            <w:shd w:val="clear" w:color="auto" w:fill="auto"/>
          </w:tcPr>
          <w:p w14:paraId="07A8730E" w14:textId="77777777" w:rsidR="00EB5A81" w:rsidRPr="009A0CF9" w:rsidRDefault="00EB5A81" w:rsidP="00341985">
            <w:pPr>
              <w:jc w:val="right"/>
              <w:rPr>
                <w:rFonts w:ascii="Times" w:hAnsi="Times"/>
                <w:rtl/>
              </w:rPr>
            </w:pPr>
          </w:p>
        </w:tc>
      </w:tr>
      <w:tr w:rsidR="00EB5A81" w:rsidRPr="009A0CF9" w14:paraId="6AC571A6" w14:textId="77777777" w:rsidTr="00341985">
        <w:tc>
          <w:tcPr>
            <w:tcW w:w="615" w:type="dxa"/>
            <w:shd w:val="clear" w:color="auto" w:fill="auto"/>
          </w:tcPr>
          <w:p w14:paraId="4EA070BC"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7C11BA1B"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4F1D8788"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3AE551A3"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0A799CE8" w14:textId="77777777" w:rsidR="00EB5A81" w:rsidRPr="009A0CF9" w:rsidRDefault="00EB5A81" w:rsidP="00341985">
            <w:pPr>
              <w:jc w:val="right"/>
              <w:rPr>
                <w:rFonts w:ascii="Times" w:hAnsi="Times"/>
                <w:rtl/>
              </w:rPr>
            </w:pPr>
          </w:p>
        </w:tc>
        <w:tc>
          <w:tcPr>
            <w:tcW w:w="1905" w:type="dxa"/>
            <w:shd w:val="clear" w:color="auto" w:fill="auto"/>
          </w:tcPr>
          <w:p w14:paraId="768516B7" w14:textId="77777777" w:rsidR="00EB5A81" w:rsidRPr="009A0CF9" w:rsidRDefault="00EB5A81" w:rsidP="00341985">
            <w:pPr>
              <w:jc w:val="right"/>
              <w:rPr>
                <w:rFonts w:ascii="Times" w:hAnsi="Times"/>
                <w:rtl/>
              </w:rPr>
            </w:pPr>
          </w:p>
        </w:tc>
      </w:tr>
      <w:tr w:rsidR="00EB5A81" w:rsidRPr="009A0CF9" w14:paraId="68850DF6" w14:textId="77777777" w:rsidTr="00341985">
        <w:tc>
          <w:tcPr>
            <w:tcW w:w="615" w:type="dxa"/>
            <w:shd w:val="clear" w:color="auto" w:fill="auto"/>
          </w:tcPr>
          <w:p w14:paraId="33A5E138" w14:textId="77777777" w:rsidR="00EB5A81" w:rsidRPr="009A0CF9" w:rsidRDefault="00EB5A81" w:rsidP="00341985">
            <w:pPr>
              <w:jc w:val="right"/>
              <w:rPr>
                <w:rFonts w:ascii="Times" w:hAnsi="Times"/>
                <w:rtl/>
              </w:rPr>
            </w:pPr>
          </w:p>
        </w:tc>
        <w:tc>
          <w:tcPr>
            <w:tcW w:w="1269" w:type="dxa"/>
            <w:shd w:val="clear" w:color="auto" w:fill="auto"/>
          </w:tcPr>
          <w:p w14:paraId="7DBDFB2E" w14:textId="77777777" w:rsidR="00EB5A81" w:rsidRPr="009A0CF9" w:rsidRDefault="00EB5A81" w:rsidP="00341985">
            <w:pPr>
              <w:jc w:val="right"/>
              <w:rPr>
                <w:rFonts w:ascii="Times" w:hAnsi="Times"/>
                <w:rtl/>
              </w:rPr>
            </w:pPr>
          </w:p>
        </w:tc>
        <w:tc>
          <w:tcPr>
            <w:tcW w:w="2813" w:type="dxa"/>
            <w:shd w:val="clear" w:color="auto" w:fill="auto"/>
          </w:tcPr>
          <w:p w14:paraId="7C5A0BBE" w14:textId="77777777" w:rsidR="00EB5A81" w:rsidRPr="009A0CF9" w:rsidRDefault="00EB5A81" w:rsidP="00341985">
            <w:pPr>
              <w:rPr>
                <w:rFonts w:ascii="Times" w:hAnsi="Times"/>
                <w:rtl/>
              </w:rPr>
            </w:pPr>
          </w:p>
        </w:tc>
        <w:tc>
          <w:tcPr>
            <w:tcW w:w="1406" w:type="dxa"/>
            <w:shd w:val="clear" w:color="auto" w:fill="auto"/>
          </w:tcPr>
          <w:p w14:paraId="258177EE" w14:textId="77777777" w:rsidR="00EB5A81" w:rsidRPr="009A0CF9" w:rsidRDefault="00EB5A81" w:rsidP="00341985">
            <w:pPr>
              <w:jc w:val="right"/>
              <w:rPr>
                <w:rFonts w:ascii="Times" w:hAnsi="Times"/>
                <w:rtl/>
              </w:rPr>
            </w:pPr>
          </w:p>
        </w:tc>
        <w:tc>
          <w:tcPr>
            <w:tcW w:w="1370" w:type="dxa"/>
            <w:shd w:val="clear" w:color="auto" w:fill="auto"/>
          </w:tcPr>
          <w:p w14:paraId="72E29B55" w14:textId="77777777" w:rsidR="00EB5A81" w:rsidRPr="009A0CF9" w:rsidRDefault="00EB5A81" w:rsidP="00341985">
            <w:pPr>
              <w:jc w:val="right"/>
              <w:rPr>
                <w:rFonts w:ascii="Times" w:hAnsi="Times"/>
                <w:rtl/>
              </w:rPr>
            </w:pPr>
          </w:p>
        </w:tc>
        <w:tc>
          <w:tcPr>
            <w:tcW w:w="1905" w:type="dxa"/>
            <w:shd w:val="clear" w:color="auto" w:fill="auto"/>
          </w:tcPr>
          <w:p w14:paraId="7A6DFCB8" w14:textId="77777777" w:rsidR="00EB5A81" w:rsidRPr="009A0CF9" w:rsidRDefault="00EB5A81" w:rsidP="00341985">
            <w:pPr>
              <w:jc w:val="right"/>
              <w:rPr>
                <w:rFonts w:ascii="Times" w:hAnsi="Times"/>
                <w:rtl/>
              </w:rPr>
            </w:pPr>
          </w:p>
        </w:tc>
      </w:tr>
    </w:tbl>
    <w:p w14:paraId="53757E97" w14:textId="77777777" w:rsidR="00603F1E" w:rsidRDefault="00603F1E" w:rsidP="00EB5A81">
      <w:pPr>
        <w:jc w:val="center"/>
        <w:rPr>
          <w:bCs/>
          <w:sz w:val="28"/>
          <w:szCs w:val="28"/>
          <w:u w:val="single"/>
          <w:rtl/>
        </w:rPr>
      </w:pPr>
      <w:r>
        <w:rPr>
          <w:bCs/>
          <w:sz w:val="28"/>
          <w:szCs w:val="28"/>
          <w:u w:val="single"/>
          <w:rtl/>
        </w:rPr>
        <w:br w:type="page"/>
      </w:r>
    </w:p>
    <w:p w14:paraId="5D865A18" w14:textId="77777777" w:rsidR="00EB5A81" w:rsidRPr="00603F1E" w:rsidRDefault="00EB5A81" w:rsidP="00EB5A81">
      <w:pPr>
        <w:jc w:val="center"/>
        <w:rPr>
          <w:bCs/>
          <w:sz w:val="24"/>
          <w:szCs w:val="24"/>
          <w:u w:val="single"/>
          <w:rtl/>
        </w:rPr>
      </w:pPr>
      <w:r w:rsidRPr="00603F1E">
        <w:rPr>
          <w:bCs/>
          <w:sz w:val="24"/>
          <w:szCs w:val="24"/>
          <w:u w:val="single"/>
          <w:rtl/>
        </w:rPr>
        <w:lastRenderedPageBreak/>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063B3280" w14:textId="77777777" w:rsidR="00EB5A81" w:rsidRPr="009014A0" w:rsidRDefault="00EB5A81" w:rsidP="00EB5A81">
      <w:pPr>
        <w:jc w:val="center"/>
        <w:rPr>
          <w:bCs/>
          <w:sz w:val="24"/>
          <w:szCs w:val="24"/>
          <w:u w:val="single"/>
          <w:rtl/>
        </w:rPr>
      </w:pPr>
    </w:p>
    <w:p w14:paraId="280CFB91"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151BC3D1" w14:textId="77777777" w:rsidR="00EB5A81" w:rsidRPr="009014A0" w:rsidRDefault="00EB5A81" w:rsidP="00EB5A81">
      <w:pPr>
        <w:jc w:val="both"/>
        <w:rPr>
          <w:bCs/>
          <w:sz w:val="24"/>
          <w:szCs w:val="24"/>
          <w:u w:val="single"/>
          <w:rtl/>
        </w:rPr>
      </w:pPr>
    </w:p>
    <w:p w14:paraId="6533F01B" w14:textId="77777777" w:rsidR="00EB5A81" w:rsidRPr="009014A0" w:rsidRDefault="00EB5A81" w:rsidP="00EB5A81">
      <w:pPr>
        <w:jc w:val="both"/>
        <w:rPr>
          <w:bCs/>
          <w:sz w:val="24"/>
          <w:szCs w:val="24"/>
          <w:u w:val="single"/>
          <w:rtl/>
        </w:rPr>
      </w:pPr>
    </w:p>
    <w:p w14:paraId="148F2B15"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53746DFD" w14:textId="77777777" w:rsidR="00EB5A81" w:rsidRPr="009014A0" w:rsidRDefault="00EB5A81" w:rsidP="00EB5A81">
      <w:pPr>
        <w:jc w:val="both"/>
        <w:rPr>
          <w:sz w:val="24"/>
          <w:szCs w:val="24"/>
          <w:rtl/>
        </w:rPr>
      </w:pPr>
    </w:p>
    <w:p w14:paraId="34AC66F1"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54F5F1D5" w14:textId="77777777" w:rsidR="00EB5A81" w:rsidRPr="00603F1E" w:rsidRDefault="00EB5A81" w:rsidP="00603F1E">
      <w:pPr>
        <w:pStyle w:val="BodyTextIndent"/>
        <w:ind w:left="896"/>
        <w:jc w:val="center"/>
        <w:rPr>
          <w:b/>
          <w:bCs/>
          <w:sz w:val="28"/>
          <w:szCs w:val="28"/>
          <w:u w:val="single"/>
          <w:rtl/>
        </w:rPr>
      </w:pPr>
      <w:r>
        <w:rPr>
          <w:bCs/>
          <w:color w:val="000000"/>
          <w:u w:val="single"/>
          <w:rtl/>
        </w:rPr>
        <w:br w:type="page"/>
      </w:r>
      <w:r w:rsidRPr="00603F1E">
        <w:rPr>
          <w:b/>
          <w:bCs/>
          <w:u w:val="single"/>
          <w:rtl/>
        </w:rPr>
        <w:lastRenderedPageBreak/>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7A4B60C0" w14:textId="77777777" w:rsidR="00EB5A81" w:rsidRPr="00870C9E" w:rsidRDefault="00EB5A81" w:rsidP="00EB5A81">
      <w:pPr>
        <w:ind w:left="240"/>
        <w:jc w:val="center"/>
        <w:rPr>
          <w:sz w:val="24"/>
          <w:szCs w:val="24"/>
          <w:rtl/>
        </w:rPr>
      </w:pPr>
    </w:p>
    <w:p w14:paraId="38CBA6ED"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77CFB1A1" w14:textId="77777777" w:rsidR="00EB5A81" w:rsidRPr="00870C9E" w:rsidRDefault="00EB5A81" w:rsidP="00EB5A81">
      <w:pPr>
        <w:jc w:val="both"/>
        <w:rPr>
          <w:sz w:val="24"/>
          <w:szCs w:val="24"/>
          <w:rtl/>
        </w:rPr>
      </w:pPr>
    </w:p>
    <w:p w14:paraId="75DE5E07" w14:textId="77777777" w:rsidR="00EB5A81" w:rsidRDefault="00EB5A81" w:rsidP="00CA296C">
      <w:pPr>
        <w:pStyle w:val="ListParagraph"/>
        <w:numPr>
          <w:ilvl w:val="0"/>
          <w:numId w:val="42"/>
        </w:numPr>
        <w:rPr>
          <w:sz w:val="24"/>
          <w:szCs w:val="24"/>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78FE483D" w14:textId="1CCBAB0F" w:rsidR="000A2895" w:rsidRDefault="000A2895" w:rsidP="002B4797">
      <w:pPr>
        <w:pStyle w:val="ListParagraph"/>
        <w:ind w:left="1080"/>
        <w:rPr>
          <w:sz w:val="24"/>
          <w:szCs w:val="24"/>
          <w:rtl/>
        </w:rPr>
      </w:pPr>
    </w:p>
    <w:p w14:paraId="4938A2D5" w14:textId="77777777" w:rsidR="000A2895" w:rsidRPr="00CA296C" w:rsidRDefault="000A2895" w:rsidP="002B4797">
      <w:pPr>
        <w:pStyle w:val="ListParagraph"/>
        <w:ind w:left="1080"/>
        <w:rPr>
          <w:sz w:val="24"/>
          <w:szCs w:val="24"/>
          <w:rtl/>
        </w:rPr>
      </w:pPr>
    </w:p>
    <w:p w14:paraId="6ECA2C26" w14:textId="77777777" w:rsidR="00EB5A81" w:rsidRPr="00870C9E" w:rsidRDefault="00EB5A81" w:rsidP="00EB5A81">
      <w:pPr>
        <w:jc w:val="both"/>
        <w:rPr>
          <w:sz w:val="24"/>
          <w:szCs w:val="24"/>
          <w:rtl/>
        </w:rPr>
      </w:pPr>
    </w:p>
    <w:p w14:paraId="5D0CA683" w14:textId="5FE56E7F" w:rsidR="00EB5A81"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00A7286A">
        <w:rPr>
          <w:rFonts w:hint="cs"/>
          <w:sz w:val="24"/>
          <w:szCs w:val="24"/>
          <w:rtl/>
        </w:rPr>
        <w:t xml:space="preserve">, </w:t>
      </w:r>
      <w:r w:rsidR="00013626">
        <w:rPr>
          <w:rFonts w:hint="cs"/>
          <w:sz w:val="24"/>
          <w:szCs w:val="24"/>
          <w:rtl/>
        </w:rPr>
        <w:t xml:space="preserve">טיפול מול רשויות , קבלת היתר , </w:t>
      </w:r>
      <w:r w:rsidR="00A7286A" w:rsidRPr="00870C9E">
        <w:rPr>
          <w:sz w:val="24"/>
          <w:szCs w:val="24"/>
          <w:rtl/>
        </w:rPr>
        <w:t xml:space="preserve">עבור </w:t>
      </w:r>
      <w:r w:rsidR="00A7286A">
        <w:rPr>
          <w:rFonts w:hint="cs"/>
          <w:sz w:val="24"/>
          <w:szCs w:val="24"/>
          <w:rtl/>
        </w:rPr>
        <w:t xml:space="preserve">הכנת מכרז קבלן, ניהול מו"מ, המלצה לבחירת קבלן </w:t>
      </w:r>
      <w:r w:rsidR="00F326AB">
        <w:rPr>
          <w:rFonts w:hint="cs"/>
          <w:sz w:val="24"/>
          <w:szCs w:val="24"/>
          <w:rtl/>
        </w:rPr>
        <w:t xml:space="preserve">, חוזה קבלן </w:t>
      </w:r>
      <w:r w:rsidR="00A7286A">
        <w:rPr>
          <w:rFonts w:hint="cs"/>
          <w:sz w:val="24"/>
          <w:szCs w:val="24"/>
          <w:rtl/>
        </w:rPr>
        <w:t xml:space="preserve"> </w:t>
      </w:r>
      <w:r w:rsidRPr="004E5D32">
        <w:rPr>
          <w:sz w:val="24"/>
          <w:szCs w:val="24"/>
          <w:rtl/>
        </w:rPr>
        <w:t>וכל יתר שרותי המפקח למעט המפורט בסעיף 1.2 להלן:</w:t>
      </w:r>
    </w:p>
    <w:p w14:paraId="7ACE8586" w14:textId="77777777" w:rsidR="00013626" w:rsidRDefault="00013626" w:rsidP="00CA296C">
      <w:pPr>
        <w:ind w:left="1460" w:hanging="740"/>
        <w:jc w:val="both"/>
        <w:rPr>
          <w:sz w:val="24"/>
          <w:szCs w:val="24"/>
          <w:rtl/>
        </w:rPr>
      </w:pPr>
    </w:p>
    <w:p w14:paraId="0EFADC66" w14:textId="77777777" w:rsidR="00151D92" w:rsidRDefault="00151D92" w:rsidP="00CA296C">
      <w:pPr>
        <w:ind w:left="1460" w:hanging="740"/>
        <w:jc w:val="both"/>
        <w:rPr>
          <w:b/>
          <w:bCs/>
          <w:sz w:val="24"/>
          <w:szCs w:val="24"/>
          <w:u w:val="single"/>
          <w:rtl/>
        </w:rPr>
      </w:pPr>
    </w:p>
    <w:p w14:paraId="254C620C" w14:textId="5CDBAD82" w:rsidR="00151D92" w:rsidRPr="002B4797" w:rsidRDefault="00151D92" w:rsidP="002B4797">
      <w:pPr>
        <w:pStyle w:val="ListParagraph"/>
        <w:numPr>
          <w:ilvl w:val="0"/>
          <w:numId w:val="49"/>
        </w:numPr>
        <w:rPr>
          <w:b/>
          <w:bCs/>
          <w:sz w:val="24"/>
          <w:szCs w:val="24"/>
          <w:u w:val="single"/>
          <w:rtl/>
        </w:rPr>
      </w:pPr>
      <w:r w:rsidRPr="002B4797">
        <w:rPr>
          <w:rFonts w:hint="eastAsia"/>
          <w:b/>
          <w:bCs/>
          <w:sz w:val="24"/>
          <w:szCs w:val="24"/>
          <w:u w:val="single"/>
          <w:rtl/>
        </w:rPr>
        <w:t>עבור</w:t>
      </w:r>
      <w:r w:rsidRPr="002B4797">
        <w:rPr>
          <w:b/>
          <w:bCs/>
          <w:sz w:val="24"/>
          <w:szCs w:val="24"/>
          <w:u w:val="single"/>
          <w:rtl/>
        </w:rPr>
        <w:t xml:space="preserve"> יח"ד למגורים : </w:t>
      </w:r>
    </w:p>
    <w:p w14:paraId="495CE168" w14:textId="77777777" w:rsidR="00EB5A81" w:rsidRPr="00870C9E" w:rsidRDefault="00EB5A81" w:rsidP="00EB5A81">
      <w:pPr>
        <w:jc w:val="both"/>
        <w:rPr>
          <w:sz w:val="24"/>
          <w:szCs w:val="24"/>
          <w:rtl/>
        </w:rPr>
      </w:pPr>
    </w:p>
    <w:p w14:paraId="0B402941" w14:textId="057048BD" w:rsidR="00EB5A81" w:rsidRPr="002B4797" w:rsidRDefault="00EB5A81" w:rsidP="002B4797">
      <w:pPr>
        <w:pStyle w:val="ListParagraph"/>
        <w:numPr>
          <w:ilvl w:val="2"/>
          <w:numId w:val="45"/>
        </w:numPr>
        <w:rPr>
          <w:sz w:val="24"/>
          <w:szCs w:val="24"/>
          <w:rtl/>
        </w:rPr>
      </w:pPr>
      <w:r w:rsidRPr="002B4797">
        <w:rPr>
          <w:sz w:val="24"/>
          <w:szCs w:val="24"/>
          <w:rtl/>
        </w:rPr>
        <w:t xml:space="preserve">סכום קבוע ומוחלט של </w:t>
      </w:r>
      <w:r w:rsidR="00A7286A" w:rsidRPr="002B4797">
        <w:rPr>
          <w:b/>
          <w:bCs/>
          <w:sz w:val="24"/>
          <w:szCs w:val="24"/>
          <w:rtl/>
        </w:rPr>
        <w:t xml:space="preserve">1,180 </w:t>
      </w:r>
      <w:r w:rsidRPr="002B4797">
        <w:rPr>
          <w:b/>
          <w:bCs/>
          <w:sz w:val="24"/>
          <w:szCs w:val="24"/>
          <w:rtl/>
        </w:rPr>
        <w:t xml:space="preserve"> ש"ח</w:t>
      </w:r>
      <w:r w:rsidRPr="002B4797">
        <w:rPr>
          <w:sz w:val="24"/>
          <w:szCs w:val="24"/>
          <w:rtl/>
        </w:rPr>
        <w:t xml:space="preserve"> (במילים: </w:t>
      </w:r>
      <w:r w:rsidR="00A7286A" w:rsidRPr="002B4797">
        <w:rPr>
          <w:rFonts w:hint="eastAsia"/>
          <w:sz w:val="24"/>
          <w:szCs w:val="24"/>
          <w:rtl/>
        </w:rPr>
        <w:t>אלף</w:t>
      </w:r>
      <w:r w:rsidR="00A7286A" w:rsidRPr="002B4797">
        <w:rPr>
          <w:sz w:val="24"/>
          <w:szCs w:val="24"/>
          <w:rtl/>
        </w:rPr>
        <w:t xml:space="preserve"> מאה ושמונים </w:t>
      </w:r>
      <w:r w:rsidRPr="002B4797">
        <w:rPr>
          <w:sz w:val="24"/>
          <w:szCs w:val="24"/>
          <w:rtl/>
        </w:rPr>
        <w:t xml:space="preserve">ש"ח) לכל יחידת דיור </w:t>
      </w:r>
      <w:r w:rsidRPr="002B4797">
        <w:rPr>
          <w:rFonts w:hint="eastAsia"/>
          <w:sz w:val="24"/>
          <w:szCs w:val="24"/>
          <w:rtl/>
        </w:rPr>
        <w:t>בבניה</w:t>
      </w:r>
      <w:r w:rsidRPr="002B4797">
        <w:rPr>
          <w:sz w:val="24"/>
          <w:szCs w:val="24"/>
          <w:rtl/>
        </w:rPr>
        <w:t xml:space="preserve"> </w:t>
      </w:r>
      <w:r w:rsidRPr="002B4797">
        <w:rPr>
          <w:rFonts w:hint="eastAsia"/>
          <w:sz w:val="24"/>
          <w:szCs w:val="24"/>
          <w:rtl/>
        </w:rPr>
        <w:t>רוויה</w:t>
      </w:r>
      <w:r w:rsidR="00A82EF6">
        <w:rPr>
          <w:rFonts w:hint="cs"/>
          <w:sz w:val="24"/>
          <w:szCs w:val="24"/>
          <w:rtl/>
        </w:rPr>
        <w:t xml:space="preserve"> ( למעט דירו שיוספו בשבס ) </w:t>
      </w:r>
      <w:r w:rsidR="00F326AB">
        <w:rPr>
          <w:rFonts w:hint="cs"/>
          <w:sz w:val="24"/>
          <w:szCs w:val="24"/>
          <w:rtl/>
        </w:rPr>
        <w:t xml:space="preserve"> , המחיר כולל </w:t>
      </w:r>
      <w:r w:rsidRPr="002B4797">
        <w:rPr>
          <w:sz w:val="24"/>
          <w:szCs w:val="24"/>
          <w:rtl/>
        </w:rPr>
        <w:t xml:space="preserve"> מרתפים, חניונים תת"ק</w:t>
      </w:r>
      <w:r w:rsidR="00A82EF6">
        <w:rPr>
          <w:rFonts w:hint="cs"/>
          <w:sz w:val="24"/>
          <w:szCs w:val="24"/>
          <w:rtl/>
        </w:rPr>
        <w:t xml:space="preserve"> ומעל הקרקע </w:t>
      </w:r>
      <w:r w:rsidR="00F326AB">
        <w:rPr>
          <w:rFonts w:hint="cs"/>
          <w:sz w:val="24"/>
          <w:szCs w:val="24"/>
          <w:rtl/>
        </w:rPr>
        <w:t xml:space="preserve">, </w:t>
      </w:r>
      <w:r w:rsidRPr="002B4797">
        <w:rPr>
          <w:rFonts w:hint="eastAsia"/>
          <w:sz w:val="24"/>
          <w:szCs w:val="24"/>
          <w:rtl/>
        </w:rPr>
        <w:t>שטחים</w:t>
      </w:r>
      <w:r w:rsidRPr="002B4797">
        <w:rPr>
          <w:sz w:val="24"/>
          <w:szCs w:val="24"/>
          <w:rtl/>
        </w:rPr>
        <w:t xml:space="preserve"> </w:t>
      </w:r>
      <w:r w:rsidRPr="002B4797">
        <w:rPr>
          <w:rFonts w:hint="eastAsia"/>
          <w:sz w:val="24"/>
          <w:szCs w:val="24"/>
          <w:rtl/>
        </w:rPr>
        <w:t>ציבוריים</w:t>
      </w:r>
      <w:r w:rsidR="00F326AB">
        <w:rPr>
          <w:rFonts w:hint="cs"/>
          <w:sz w:val="24"/>
          <w:szCs w:val="24"/>
          <w:rtl/>
        </w:rPr>
        <w:t xml:space="preserve">, </w:t>
      </w:r>
      <w:r w:rsidR="00A82EF6">
        <w:rPr>
          <w:rFonts w:hint="cs"/>
          <w:sz w:val="24"/>
          <w:szCs w:val="24"/>
          <w:rtl/>
        </w:rPr>
        <w:t xml:space="preserve">חדרי טרפו למגרשים ( בכל מקום שיידרש לבנותו ) </w:t>
      </w:r>
      <w:r w:rsidR="00F326AB">
        <w:rPr>
          <w:rFonts w:hint="cs"/>
          <w:sz w:val="24"/>
          <w:szCs w:val="24"/>
          <w:rtl/>
        </w:rPr>
        <w:t xml:space="preserve">ועב'  פיתוח במגרש </w:t>
      </w:r>
      <w:r w:rsidRPr="002B4797">
        <w:rPr>
          <w:sz w:val="24"/>
          <w:szCs w:val="24"/>
          <w:rtl/>
        </w:rPr>
        <w:t>.</w:t>
      </w:r>
    </w:p>
    <w:p w14:paraId="05940505" w14:textId="12F26667" w:rsidR="00A7286A" w:rsidRDefault="00A7286A" w:rsidP="002B4797">
      <w:pPr>
        <w:pStyle w:val="ListParagraph"/>
        <w:numPr>
          <w:ilvl w:val="2"/>
          <w:numId w:val="45"/>
        </w:numPr>
        <w:rPr>
          <w:sz w:val="24"/>
          <w:szCs w:val="24"/>
        </w:rPr>
      </w:pPr>
      <w:r w:rsidRPr="00A7286A">
        <w:rPr>
          <w:rFonts w:hint="cs"/>
          <w:sz w:val="24"/>
          <w:szCs w:val="24"/>
          <w:rtl/>
        </w:rPr>
        <w:t xml:space="preserve">לדירות השבס שיוספו בתהליך לנ"ל </w:t>
      </w:r>
      <w:r w:rsidRPr="002B4797">
        <w:rPr>
          <w:sz w:val="24"/>
          <w:szCs w:val="24"/>
          <w:rtl/>
        </w:rPr>
        <w:t xml:space="preserve">סכום קבוע ומוחלט של  </w:t>
      </w:r>
      <w:r w:rsidRPr="002B4797">
        <w:rPr>
          <w:b/>
          <w:bCs/>
          <w:sz w:val="24"/>
          <w:szCs w:val="24"/>
          <w:rtl/>
        </w:rPr>
        <w:t>850  ש"ח</w:t>
      </w:r>
      <w:r w:rsidRPr="002B4797">
        <w:rPr>
          <w:sz w:val="24"/>
          <w:szCs w:val="24"/>
          <w:rtl/>
        </w:rPr>
        <w:t xml:space="preserve"> (במילים: </w:t>
      </w:r>
      <w:r w:rsidRPr="002B4797">
        <w:rPr>
          <w:rFonts w:hint="eastAsia"/>
          <w:sz w:val="24"/>
          <w:szCs w:val="24"/>
          <w:rtl/>
        </w:rPr>
        <w:t>שמונה</w:t>
      </w:r>
      <w:r w:rsidRPr="002B4797">
        <w:rPr>
          <w:sz w:val="24"/>
          <w:szCs w:val="24"/>
          <w:rtl/>
        </w:rPr>
        <w:t xml:space="preserve"> מאות וחמישים  ש"ח) לכל יחידת דיור </w:t>
      </w:r>
      <w:r w:rsidRPr="002B4797">
        <w:rPr>
          <w:rFonts w:hint="eastAsia"/>
          <w:sz w:val="24"/>
          <w:szCs w:val="24"/>
          <w:rtl/>
        </w:rPr>
        <w:t>נוספת</w:t>
      </w:r>
      <w:r w:rsidRPr="002B4797">
        <w:rPr>
          <w:sz w:val="24"/>
          <w:szCs w:val="24"/>
          <w:rtl/>
        </w:rPr>
        <w:t xml:space="preserve"> כשבס כאמור בבניה רוויה כולל מרתפים, חניונים תת"ק ושטחים ציבוריים.</w:t>
      </w:r>
    </w:p>
    <w:p w14:paraId="368F1793" w14:textId="119A6297" w:rsidR="00151D92" w:rsidRDefault="00151D92" w:rsidP="002B4797">
      <w:pPr>
        <w:pStyle w:val="ListParagraph"/>
        <w:ind w:left="2180"/>
        <w:rPr>
          <w:sz w:val="24"/>
          <w:szCs w:val="24"/>
          <w:rtl/>
        </w:rPr>
      </w:pPr>
    </w:p>
    <w:p w14:paraId="3600986F" w14:textId="77777777" w:rsidR="008146E2" w:rsidRDefault="008146E2" w:rsidP="008146E2">
      <w:pPr>
        <w:pStyle w:val="ListParagraph"/>
        <w:ind w:left="651"/>
        <w:rPr>
          <w:sz w:val="24"/>
          <w:szCs w:val="24"/>
          <w:rtl/>
        </w:rPr>
      </w:pPr>
      <w:r>
        <w:rPr>
          <w:rFonts w:hint="cs"/>
          <w:sz w:val="24"/>
          <w:szCs w:val="24"/>
          <w:rtl/>
        </w:rPr>
        <w:t>למען הסר ספק :</w:t>
      </w:r>
    </w:p>
    <w:p w14:paraId="4FE49837" w14:textId="0FF3108C" w:rsidR="008146E2" w:rsidRDefault="008146E2" w:rsidP="00E62101">
      <w:pPr>
        <w:pStyle w:val="ListParagraph"/>
        <w:ind w:left="651"/>
        <w:rPr>
          <w:sz w:val="24"/>
          <w:szCs w:val="24"/>
          <w:rtl/>
        </w:rPr>
      </w:pPr>
      <w:r>
        <w:rPr>
          <w:rFonts w:hint="cs"/>
          <w:sz w:val="24"/>
          <w:szCs w:val="24"/>
          <w:rtl/>
        </w:rPr>
        <w:t xml:space="preserve">לא תשולם כל תוספת </w:t>
      </w:r>
      <w:r w:rsidR="00013626">
        <w:rPr>
          <w:rFonts w:hint="cs"/>
          <w:sz w:val="24"/>
          <w:szCs w:val="24"/>
          <w:rtl/>
        </w:rPr>
        <w:t xml:space="preserve">מעבר לכמות יח"ד לרבות </w:t>
      </w:r>
      <w:r>
        <w:rPr>
          <w:rFonts w:hint="cs"/>
          <w:sz w:val="24"/>
          <w:szCs w:val="24"/>
          <w:rtl/>
        </w:rPr>
        <w:t>עבור מרתפים  מכל סוג ( חניה ו/או מחסנים</w:t>
      </w:r>
      <w:r w:rsidR="00A82EF6">
        <w:rPr>
          <w:rFonts w:hint="cs"/>
          <w:sz w:val="24"/>
          <w:szCs w:val="24"/>
          <w:rtl/>
        </w:rPr>
        <w:t xml:space="preserve"> וכיו"ב </w:t>
      </w:r>
      <w:r>
        <w:rPr>
          <w:rFonts w:hint="cs"/>
          <w:sz w:val="24"/>
          <w:szCs w:val="24"/>
          <w:rtl/>
        </w:rPr>
        <w:t xml:space="preserve"> ) </w:t>
      </w:r>
      <w:r w:rsidR="00013626">
        <w:rPr>
          <w:rFonts w:hint="cs"/>
          <w:sz w:val="24"/>
          <w:szCs w:val="24"/>
          <w:rtl/>
        </w:rPr>
        <w:t xml:space="preserve">, חד"ט מבנים במגרשים ( צובר גאז וכיו"ב ) </w:t>
      </w:r>
      <w:r>
        <w:rPr>
          <w:rFonts w:hint="cs"/>
          <w:sz w:val="24"/>
          <w:szCs w:val="24"/>
          <w:rtl/>
        </w:rPr>
        <w:t xml:space="preserve">. </w:t>
      </w:r>
    </w:p>
    <w:p w14:paraId="686BFB73" w14:textId="77777777" w:rsidR="008146E2" w:rsidRDefault="008146E2" w:rsidP="002B4797">
      <w:pPr>
        <w:pStyle w:val="ListParagraph"/>
        <w:ind w:left="2180"/>
        <w:rPr>
          <w:sz w:val="24"/>
          <w:szCs w:val="24"/>
          <w:rtl/>
        </w:rPr>
      </w:pPr>
    </w:p>
    <w:p w14:paraId="1D72A9AA" w14:textId="77777777" w:rsidR="008146E2" w:rsidRDefault="008146E2" w:rsidP="002B4797">
      <w:pPr>
        <w:pStyle w:val="ListParagraph"/>
        <w:ind w:left="2180"/>
        <w:rPr>
          <w:sz w:val="24"/>
          <w:szCs w:val="24"/>
        </w:rPr>
      </w:pPr>
    </w:p>
    <w:p w14:paraId="394FA179" w14:textId="02C5E7AB" w:rsidR="00151D92" w:rsidRDefault="00013626" w:rsidP="002B4797">
      <w:pPr>
        <w:pStyle w:val="ListParagraph"/>
        <w:numPr>
          <w:ilvl w:val="0"/>
          <w:numId w:val="49"/>
        </w:numPr>
        <w:rPr>
          <w:b/>
          <w:bCs/>
          <w:sz w:val="24"/>
          <w:szCs w:val="24"/>
          <w:u w:val="single"/>
          <w:rtl/>
        </w:rPr>
      </w:pPr>
      <w:r>
        <w:rPr>
          <w:rFonts w:hint="cs"/>
          <w:b/>
          <w:bCs/>
          <w:sz w:val="24"/>
          <w:szCs w:val="24"/>
          <w:u w:val="single"/>
          <w:rtl/>
        </w:rPr>
        <w:t>ע</w:t>
      </w:r>
      <w:r w:rsidR="00151D92" w:rsidRPr="002B4797">
        <w:rPr>
          <w:rFonts w:hint="eastAsia"/>
          <w:b/>
          <w:bCs/>
          <w:sz w:val="24"/>
          <w:szCs w:val="24"/>
          <w:u w:val="single"/>
          <w:rtl/>
        </w:rPr>
        <w:t>בור</w:t>
      </w:r>
      <w:r w:rsidR="00151D92" w:rsidRPr="002B4797">
        <w:rPr>
          <w:b/>
          <w:bCs/>
          <w:sz w:val="24"/>
          <w:szCs w:val="24"/>
          <w:u w:val="single"/>
          <w:rtl/>
        </w:rPr>
        <w:t xml:space="preserve"> מסחר ו/או תעסוקה משרדים וכיו"ב : </w:t>
      </w:r>
    </w:p>
    <w:p w14:paraId="094779DC" w14:textId="77777777" w:rsidR="00A82EF6" w:rsidRPr="002B4797" w:rsidRDefault="00A82EF6" w:rsidP="002B4797">
      <w:pPr>
        <w:pStyle w:val="ListParagraph"/>
        <w:ind w:left="509"/>
        <w:rPr>
          <w:b/>
          <w:bCs/>
          <w:sz w:val="24"/>
          <w:szCs w:val="24"/>
          <w:u w:val="single"/>
        </w:rPr>
      </w:pPr>
    </w:p>
    <w:p w14:paraId="56776200" w14:textId="483F119B" w:rsidR="00151D92" w:rsidRDefault="00151D92" w:rsidP="002B4797">
      <w:pPr>
        <w:ind w:left="935"/>
        <w:rPr>
          <w:sz w:val="24"/>
          <w:szCs w:val="24"/>
          <w:rtl/>
        </w:rPr>
      </w:pPr>
      <w:r w:rsidRPr="002B4797">
        <w:rPr>
          <w:sz w:val="24"/>
          <w:szCs w:val="24"/>
          <w:u w:val="single"/>
          <w:rtl/>
        </w:rPr>
        <w:t>עבור מבני מסחר ו/או תעסוקה - משרדים וכיו"ב ישולם לפי</w:t>
      </w:r>
      <w:r w:rsidRPr="002B4797">
        <w:rPr>
          <w:sz w:val="24"/>
          <w:szCs w:val="24"/>
          <w:rtl/>
        </w:rPr>
        <w:t xml:space="preserve"> : </w:t>
      </w:r>
    </w:p>
    <w:p w14:paraId="70B651DE" w14:textId="77777777" w:rsidR="00A82EF6" w:rsidRPr="002B4797" w:rsidRDefault="00A82EF6" w:rsidP="002B4797">
      <w:pPr>
        <w:ind w:left="935"/>
        <w:rPr>
          <w:sz w:val="24"/>
          <w:szCs w:val="24"/>
          <w:rtl/>
        </w:rPr>
      </w:pPr>
    </w:p>
    <w:p w14:paraId="3CF77CFB" w14:textId="7B227A13" w:rsidR="00151D92" w:rsidRPr="002B4797" w:rsidRDefault="00151D92" w:rsidP="002B4797">
      <w:pPr>
        <w:pStyle w:val="ListParagraph"/>
        <w:numPr>
          <w:ilvl w:val="2"/>
          <w:numId w:val="47"/>
        </w:numPr>
        <w:rPr>
          <w:sz w:val="24"/>
          <w:szCs w:val="24"/>
          <w:rtl/>
        </w:rPr>
      </w:pPr>
      <w:r w:rsidRPr="002B4797">
        <w:rPr>
          <w:b/>
          <w:bCs/>
          <w:sz w:val="24"/>
          <w:szCs w:val="24"/>
          <w:rtl/>
        </w:rPr>
        <w:t>9 ₪ למ"ר</w:t>
      </w:r>
      <w:r w:rsidRPr="002B4797">
        <w:rPr>
          <w:sz w:val="24"/>
          <w:szCs w:val="24"/>
          <w:rtl/>
        </w:rPr>
        <w:t xml:space="preserve">  לפי שטחי </w:t>
      </w:r>
      <w:r w:rsidR="000A2895">
        <w:rPr>
          <w:rFonts w:hint="cs"/>
          <w:sz w:val="24"/>
          <w:szCs w:val="24"/>
          <w:rtl/>
        </w:rPr>
        <w:t xml:space="preserve">( קונטור ) </w:t>
      </w:r>
      <w:r w:rsidRPr="002B4797">
        <w:rPr>
          <w:sz w:val="24"/>
          <w:szCs w:val="24"/>
          <w:rtl/>
        </w:rPr>
        <w:t xml:space="preserve">קומות </w:t>
      </w:r>
      <w:r w:rsidR="00013626">
        <w:rPr>
          <w:rFonts w:hint="cs"/>
          <w:sz w:val="24"/>
          <w:szCs w:val="24"/>
          <w:rtl/>
        </w:rPr>
        <w:t xml:space="preserve">מעל הקרקע </w:t>
      </w:r>
      <w:r w:rsidRPr="002B4797">
        <w:rPr>
          <w:sz w:val="24"/>
          <w:szCs w:val="24"/>
          <w:rtl/>
        </w:rPr>
        <w:t xml:space="preserve">( לא ישולם ש"כט נוסף עבור פיצול קומות, </w:t>
      </w:r>
      <w:r w:rsidRPr="002B4797">
        <w:rPr>
          <w:rFonts w:hint="eastAsia"/>
          <w:sz w:val="24"/>
          <w:szCs w:val="24"/>
          <w:rtl/>
        </w:rPr>
        <w:t>גלריות</w:t>
      </w:r>
      <w:r w:rsidR="00A82EF6" w:rsidRPr="002B4797">
        <w:rPr>
          <w:sz w:val="24"/>
          <w:szCs w:val="24"/>
          <w:rtl/>
        </w:rPr>
        <w:t xml:space="preserve">, </w:t>
      </w:r>
      <w:r w:rsidR="00A82EF6" w:rsidRPr="002B4797">
        <w:rPr>
          <w:rFonts w:hint="eastAsia"/>
          <w:sz w:val="24"/>
          <w:szCs w:val="24"/>
          <w:rtl/>
        </w:rPr>
        <w:t>מרתפים</w:t>
      </w:r>
      <w:r w:rsidR="00A82EF6" w:rsidRPr="002B4797">
        <w:rPr>
          <w:sz w:val="24"/>
          <w:szCs w:val="24"/>
          <w:rtl/>
        </w:rPr>
        <w:t xml:space="preserve"> , </w:t>
      </w:r>
      <w:r w:rsidR="00A82EF6" w:rsidRPr="002B4797">
        <w:rPr>
          <w:rFonts w:hint="eastAsia"/>
          <w:sz w:val="24"/>
          <w:szCs w:val="24"/>
          <w:rtl/>
        </w:rPr>
        <w:t>עב</w:t>
      </w:r>
      <w:r w:rsidR="00A82EF6" w:rsidRPr="002B4797">
        <w:rPr>
          <w:sz w:val="24"/>
          <w:szCs w:val="24"/>
          <w:rtl/>
        </w:rPr>
        <w:t xml:space="preserve">' </w:t>
      </w:r>
      <w:r w:rsidR="00A82EF6" w:rsidRPr="002B4797">
        <w:rPr>
          <w:rFonts w:hint="eastAsia"/>
          <w:sz w:val="24"/>
          <w:szCs w:val="24"/>
          <w:rtl/>
        </w:rPr>
        <w:t>פיתוח</w:t>
      </w:r>
      <w:r w:rsidR="00A82EF6" w:rsidRPr="002B4797">
        <w:rPr>
          <w:sz w:val="24"/>
          <w:szCs w:val="24"/>
          <w:rtl/>
        </w:rPr>
        <w:t xml:space="preserve"> במגרש  , חד"ט </w:t>
      </w:r>
      <w:r w:rsidRPr="002B4797">
        <w:rPr>
          <w:sz w:val="24"/>
          <w:szCs w:val="24"/>
          <w:rtl/>
        </w:rPr>
        <w:t xml:space="preserve">  וכו' ) </w:t>
      </w:r>
      <w:r w:rsidRPr="002B4797">
        <w:rPr>
          <w:rFonts w:hint="eastAsia"/>
          <w:sz w:val="24"/>
          <w:szCs w:val="24"/>
          <w:rtl/>
        </w:rPr>
        <w:t>למבנים</w:t>
      </w:r>
      <w:r w:rsidRPr="002B4797">
        <w:rPr>
          <w:sz w:val="24"/>
          <w:szCs w:val="24"/>
          <w:rtl/>
        </w:rPr>
        <w:t xml:space="preserve"> עד 45,000 מ"ר עילי .</w:t>
      </w:r>
    </w:p>
    <w:p w14:paraId="7A26BAA1" w14:textId="77777777" w:rsidR="008146E2" w:rsidRPr="002B4797" w:rsidRDefault="008146E2" w:rsidP="002B4797">
      <w:pPr>
        <w:ind w:left="935"/>
        <w:rPr>
          <w:sz w:val="24"/>
          <w:szCs w:val="24"/>
        </w:rPr>
      </w:pPr>
    </w:p>
    <w:p w14:paraId="2F2D86CF" w14:textId="355D435C" w:rsidR="00151D92" w:rsidRPr="002B4797" w:rsidRDefault="00A82EF6" w:rsidP="002B4797">
      <w:pPr>
        <w:pStyle w:val="ListParagraph"/>
        <w:numPr>
          <w:ilvl w:val="2"/>
          <w:numId w:val="47"/>
        </w:numPr>
        <w:rPr>
          <w:sz w:val="24"/>
          <w:szCs w:val="24"/>
        </w:rPr>
      </w:pPr>
      <w:r w:rsidRPr="002B4797">
        <w:rPr>
          <w:b/>
          <w:bCs/>
          <w:sz w:val="24"/>
          <w:szCs w:val="24"/>
          <w:rtl/>
        </w:rPr>
        <w:t>6</w:t>
      </w:r>
      <w:r w:rsidR="00151D92" w:rsidRPr="002B4797">
        <w:rPr>
          <w:b/>
          <w:bCs/>
          <w:sz w:val="24"/>
          <w:szCs w:val="24"/>
          <w:rtl/>
        </w:rPr>
        <w:t xml:space="preserve"> ₪ למ"ר</w:t>
      </w:r>
      <w:r w:rsidR="00151D92" w:rsidRPr="002B4797">
        <w:rPr>
          <w:sz w:val="24"/>
          <w:szCs w:val="24"/>
          <w:rtl/>
        </w:rPr>
        <w:t xml:space="preserve">  לפי שטחי </w:t>
      </w:r>
      <w:r w:rsidR="000A2895">
        <w:rPr>
          <w:rFonts w:hint="cs"/>
          <w:sz w:val="24"/>
          <w:szCs w:val="24"/>
          <w:rtl/>
        </w:rPr>
        <w:t xml:space="preserve">( קונטור ) </w:t>
      </w:r>
      <w:r w:rsidR="00151D92" w:rsidRPr="002B4797">
        <w:rPr>
          <w:sz w:val="24"/>
          <w:szCs w:val="24"/>
          <w:rtl/>
        </w:rPr>
        <w:t>קומות</w:t>
      </w:r>
      <w:r w:rsidR="00013626">
        <w:rPr>
          <w:rFonts w:hint="cs"/>
          <w:sz w:val="24"/>
          <w:szCs w:val="24"/>
          <w:rtl/>
        </w:rPr>
        <w:t xml:space="preserve"> מעל הקרקע </w:t>
      </w:r>
      <w:r w:rsidR="00151D92" w:rsidRPr="002B4797">
        <w:rPr>
          <w:sz w:val="24"/>
          <w:szCs w:val="24"/>
          <w:rtl/>
        </w:rPr>
        <w:t xml:space="preserve"> ( לא ישולם ש"כט נוסף עבור פיצול קומות, גלריות </w:t>
      </w:r>
      <w:r w:rsidRPr="002B4797">
        <w:rPr>
          <w:sz w:val="24"/>
          <w:szCs w:val="24"/>
          <w:rtl/>
        </w:rPr>
        <w:t xml:space="preserve">, מרתפים  , עב' פיתוח במגרש , חד"ט </w:t>
      </w:r>
      <w:r w:rsidR="00151D92" w:rsidRPr="002B4797">
        <w:rPr>
          <w:sz w:val="24"/>
          <w:szCs w:val="24"/>
          <w:rtl/>
        </w:rPr>
        <w:t xml:space="preserve"> וכו' ) </w:t>
      </w:r>
      <w:r w:rsidRPr="002B4797">
        <w:rPr>
          <w:rFonts w:hint="eastAsia"/>
          <w:sz w:val="24"/>
          <w:szCs w:val="24"/>
          <w:rtl/>
        </w:rPr>
        <w:t>למבנים</w:t>
      </w:r>
      <w:r w:rsidRPr="002B4797">
        <w:rPr>
          <w:sz w:val="24"/>
          <w:szCs w:val="24"/>
          <w:rtl/>
        </w:rPr>
        <w:t xml:space="preserve"> </w:t>
      </w:r>
      <w:r w:rsidR="00151D92" w:rsidRPr="002B4797">
        <w:rPr>
          <w:rFonts w:hint="eastAsia"/>
          <w:sz w:val="24"/>
          <w:szCs w:val="24"/>
          <w:rtl/>
        </w:rPr>
        <w:t>מעל</w:t>
      </w:r>
      <w:r w:rsidR="00151D92" w:rsidRPr="002B4797">
        <w:rPr>
          <w:sz w:val="24"/>
          <w:szCs w:val="24"/>
          <w:rtl/>
        </w:rPr>
        <w:t xml:space="preserve">  45,000 מ"ר עילי .</w:t>
      </w:r>
    </w:p>
    <w:p w14:paraId="167581FA" w14:textId="6D388205" w:rsidR="008146E2" w:rsidRDefault="008146E2" w:rsidP="002B4797">
      <w:pPr>
        <w:rPr>
          <w:sz w:val="24"/>
          <w:szCs w:val="24"/>
          <w:rtl/>
        </w:rPr>
      </w:pPr>
    </w:p>
    <w:p w14:paraId="756D0AAA" w14:textId="77777777" w:rsidR="00151D92" w:rsidRDefault="00151D92" w:rsidP="002B4797">
      <w:pPr>
        <w:rPr>
          <w:sz w:val="24"/>
          <w:szCs w:val="24"/>
          <w:rtl/>
        </w:rPr>
      </w:pPr>
    </w:p>
    <w:p w14:paraId="5E44A92C" w14:textId="77777777" w:rsidR="00151D92" w:rsidRPr="002B4797" w:rsidRDefault="00151D92" w:rsidP="002B4797">
      <w:pPr>
        <w:rPr>
          <w:sz w:val="24"/>
          <w:szCs w:val="24"/>
        </w:rPr>
      </w:pPr>
    </w:p>
    <w:p w14:paraId="377B4741" w14:textId="77777777" w:rsidR="00EB5A81" w:rsidRPr="00870C9E" w:rsidRDefault="00EB5A81" w:rsidP="00EB5A81">
      <w:pPr>
        <w:ind w:left="240"/>
        <w:jc w:val="both"/>
        <w:rPr>
          <w:sz w:val="24"/>
          <w:szCs w:val="24"/>
          <w:rtl/>
        </w:rPr>
      </w:pPr>
    </w:p>
    <w:p w14:paraId="57ED3994" w14:textId="77777777" w:rsidR="00EB5A81" w:rsidRPr="00870C9E" w:rsidRDefault="00EB5A81" w:rsidP="00EB5A81">
      <w:pPr>
        <w:ind w:left="240"/>
        <w:jc w:val="both"/>
        <w:rPr>
          <w:sz w:val="24"/>
          <w:szCs w:val="24"/>
          <w:rtl/>
        </w:rPr>
      </w:pPr>
      <w:r w:rsidRPr="00870C9E">
        <w:rPr>
          <w:sz w:val="24"/>
          <w:szCs w:val="24"/>
          <w:rtl/>
        </w:rPr>
        <w:tab/>
      </w:r>
    </w:p>
    <w:p w14:paraId="42C6D9E7" w14:textId="5160785E" w:rsidR="00EB5A81" w:rsidRPr="00680B5B" w:rsidRDefault="000A2895" w:rsidP="002B4797">
      <w:pPr>
        <w:spacing w:after="240"/>
        <w:ind w:left="793" w:hanging="851"/>
        <w:jc w:val="both"/>
        <w:rPr>
          <w:sz w:val="24"/>
          <w:szCs w:val="24"/>
        </w:rPr>
      </w:pPr>
      <w:r>
        <w:rPr>
          <w:rFonts w:hint="cs"/>
          <w:sz w:val="24"/>
          <w:szCs w:val="24"/>
          <w:rtl/>
        </w:rPr>
        <w:t xml:space="preserve">1.2         </w:t>
      </w:r>
      <w:r w:rsidR="00013626">
        <w:rPr>
          <w:rFonts w:hint="cs"/>
          <w:sz w:val="24"/>
          <w:szCs w:val="24"/>
          <w:rtl/>
        </w:rPr>
        <w:t xml:space="preserve"> </w:t>
      </w:r>
      <w:r w:rsidR="00A7286A" w:rsidRPr="00680B5B">
        <w:rPr>
          <w:rFonts w:hint="cs"/>
          <w:sz w:val="24"/>
          <w:szCs w:val="24"/>
          <w:rtl/>
        </w:rPr>
        <w:t xml:space="preserve">עבור </w:t>
      </w:r>
      <w:r w:rsidR="00EB5A81" w:rsidRPr="000A2895">
        <w:rPr>
          <w:sz w:val="24"/>
          <w:szCs w:val="24"/>
          <w:rtl/>
        </w:rPr>
        <w:t>מסירת שטחי עבודה לקבלנים המבצעים</w:t>
      </w:r>
      <w:r w:rsidR="00A82EF6" w:rsidRPr="000A2895">
        <w:rPr>
          <w:sz w:val="24"/>
          <w:szCs w:val="24"/>
          <w:rtl/>
        </w:rPr>
        <w:t xml:space="preserve"> רוויה ו/או משרדים ו/או תעסוקה </w:t>
      </w:r>
      <w:r w:rsidRPr="000A2895">
        <w:rPr>
          <w:rFonts w:hint="eastAsia"/>
          <w:sz w:val="24"/>
          <w:szCs w:val="24"/>
          <w:rtl/>
        </w:rPr>
        <w:t>ו</w:t>
      </w:r>
      <w:r w:rsidRPr="000A2895">
        <w:rPr>
          <w:sz w:val="24"/>
          <w:szCs w:val="24"/>
          <w:rtl/>
        </w:rPr>
        <w:t xml:space="preserve">/או שילוב מבין הנ"ל  </w:t>
      </w:r>
      <w:r w:rsidR="00A82EF6" w:rsidRPr="000A2895">
        <w:rPr>
          <w:rFonts w:hint="eastAsia"/>
          <w:sz w:val="24"/>
          <w:szCs w:val="24"/>
          <w:rtl/>
        </w:rPr>
        <w:t>עבור</w:t>
      </w:r>
      <w:r w:rsidR="00A82EF6" w:rsidRPr="000A2895">
        <w:rPr>
          <w:sz w:val="24"/>
          <w:szCs w:val="24"/>
          <w:rtl/>
        </w:rPr>
        <w:t xml:space="preserve"> - </w:t>
      </w:r>
      <w:r w:rsidR="00EB5A81" w:rsidRPr="000A2895">
        <w:rPr>
          <w:sz w:val="24"/>
          <w:szCs w:val="24"/>
          <w:rtl/>
        </w:rPr>
        <w:t xml:space="preserve"> פ</w:t>
      </w:r>
      <w:r w:rsidR="00A7286A" w:rsidRPr="000A2895">
        <w:rPr>
          <w:rFonts w:hint="eastAsia"/>
          <w:sz w:val="24"/>
          <w:szCs w:val="24"/>
          <w:rtl/>
        </w:rPr>
        <w:t>י</w:t>
      </w:r>
      <w:r w:rsidR="00EB5A81" w:rsidRPr="000A2895">
        <w:rPr>
          <w:sz w:val="24"/>
          <w:szCs w:val="24"/>
          <w:rtl/>
        </w:rPr>
        <w:t>קוח צמוד, תאום ומעקב אחר ביצוע, בדיקת חשבונות קבלנים וספקים, תאום ביצוע עבודות בשטחים גובלים</w:t>
      </w:r>
      <w:r w:rsidR="00A7286A" w:rsidRPr="000A2895">
        <w:rPr>
          <w:sz w:val="24"/>
          <w:szCs w:val="24"/>
          <w:rtl/>
        </w:rPr>
        <w:t xml:space="preserve"> , קשר ותאום עם המפקח על הפיתוח לרבות התאמת התכנון והבצוע בתוך המגרשים לעבודות הפ</w:t>
      </w:r>
      <w:r w:rsidR="007544CE" w:rsidRPr="000A2895">
        <w:rPr>
          <w:rFonts w:hint="eastAsia"/>
          <w:sz w:val="24"/>
          <w:szCs w:val="24"/>
          <w:rtl/>
        </w:rPr>
        <w:t>י</w:t>
      </w:r>
      <w:r w:rsidR="00A7286A" w:rsidRPr="000A2895">
        <w:rPr>
          <w:rFonts w:hint="eastAsia"/>
          <w:sz w:val="24"/>
          <w:szCs w:val="24"/>
          <w:rtl/>
        </w:rPr>
        <w:t>תוח</w:t>
      </w:r>
      <w:r w:rsidR="00A7286A" w:rsidRPr="000A2895">
        <w:rPr>
          <w:sz w:val="24"/>
          <w:szCs w:val="24"/>
          <w:rtl/>
        </w:rPr>
        <w:t xml:space="preserve"> </w:t>
      </w:r>
      <w:r w:rsidR="007544CE" w:rsidRPr="000A2895">
        <w:rPr>
          <w:sz w:val="24"/>
          <w:szCs w:val="24"/>
          <w:rtl/>
        </w:rPr>
        <w:t xml:space="preserve">, קבלת אישורי אכלוס </w:t>
      </w:r>
      <w:r w:rsidR="007544CE" w:rsidRPr="000A2895">
        <w:rPr>
          <w:rFonts w:hint="eastAsia"/>
          <w:sz w:val="24"/>
          <w:szCs w:val="24"/>
          <w:rtl/>
        </w:rPr>
        <w:t>וכן</w:t>
      </w:r>
      <w:r w:rsidR="007544CE" w:rsidRPr="000A2895">
        <w:rPr>
          <w:sz w:val="24"/>
          <w:szCs w:val="24"/>
          <w:rtl/>
        </w:rPr>
        <w:t xml:space="preserve">  </w:t>
      </w:r>
      <w:r w:rsidR="007544CE" w:rsidRPr="000A2895">
        <w:rPr>
          <w:sz w:val="24"/>
          <w:szCs w:val="24"/>
          <w:rtl/>
        </w:rPr>
        <w:t>עבור טיפול בתקלות</w:t>
      </w:r>
      <w:r w:rsidR="00A82EF6" w:rsidRPr="000A2895">
        <w:rPr>
          <w:sz w:val="24"/>
          <w:szCs w:val="24"/>
          <w:rtl/>
        </w:rPr>
        <w:t xml:space="preserve"> דיירים /שוכרים </w:t>
      </w:r>
      <w:r w:rsidR="007544CE" w:rsidRPr="000A2895">
        <w:rPr>
          <w:sz w:val="24"/>
          <w:szCs w:val="24"/>
          <w:rtl/>
        </w:rPr>
        <w:t xml:space="preserve"> בתקופת הבדק והתיקונים וניהול ישיבות סטאטוס פניות פתוחות של הקבלן המבצע</w:t>
      </w:r>
      <w:r>
        <w:rPr>
          <w:rFonts w:hint="cs"/>
          <w:rtl/>
        </w:rPr>
        <w:t xml:space="preserve"> </w:t>
      </w:r>
      <w:r w:rsidR="00A7286A" w:rsidRPr="00E62101">
        <w:rPr>
          <w:rFonts w:hint="cs"/>
          <w:sz w:val="24"/>
          <w:szCs w:val="24"/>
          <w:rtl/>
        </w:rPr>
        <w:t xml:space="preserve">ישולם מחיר חודשי כמפורט להלן </w:t>
      </w:r>
      <w:r w:rsidR="00EB5A81" w:rsidRPr="00680B5B">
        <w:rPr>
          <w:sz w:val="24"/>
          <w:szCs w:val="24"/>
          <w:rtl/>
        </w:rPr>
        <w:t>:</w:t>
      </w:r>
    </w:p>
    <w:p w14:paraId="61A2456A" w14:textId="01C82BEA" w:rsidR="00EB5A81" w:rsidRPr="002B4797" w:rsidRDefault="00EB5A81" w:rsidP="002B4797">
      <w:pPr>
        <w:pStyle w:val="ListParagraph"/>
        <w:numPr>
          <w:ilvl w:val="2"/>
          <w:numId w:val="48"/>
        </w:numPr>
        <w:rPr>
          <w:sz w:val="24"/>
          <w:szCs w:val="24"/>
          <w:rtl/>
        </w:rPr>
      </w:pPr>
      <w:r w:rsidRPr="002B4797">
        <w:rPr>
          <w:sz w:val="24"/>
          <w:szCs w:val="24"/>
          <w:rtl/>
        </w:rPr>
        <w:t xml:space="preserve">סכום קבוע ומוחלט של </w:t>
      </w:r>
      <w:r w:rsidR="00A7286A" w:rsidRPr="002B4797">
        <w:rPr>
          <w:b/>
          <w:bCs/>
          <w:sz w:val="24"/>
          <w:szCs w:val="24"/>
          <w:rtl/>
        </w:rPr>
        <w:t xml:space="preserve">48,000 </w:t>
      </w:r>
      <w:r w:rsidRPr="002B4797">
        <w:rPr>
          <w:b/>
          <w:bCs/>
          <w:sz w:val="24"/>
          <w:szCs w:val="24"/>
          <w:rtl/>
        </w:rPr>
        <w:t xml:space="preserve"> ש"ח</w:t>
      </w:r>
      <w:r w:rsidRPr="002B4797">
        <w:rPr>
          <w:sz w:val="24"/>
          <w:szCs w:val="24"/>
          <w:rtl/>
        </w:rPr>
        <w:t xml:space="preserve"> (במילים: </w:t>
      </w:r>
      <w:r w:rsidR="00A7286A" w:rsidRPr="002B4797">
        <w:rPr>
          <w:rFonts w:hint="eastAsia"/>
          <w:sz w:val="24"/>
          <w:szCs w:val="24"/>
          <w:rtl/>
        </w:rPr>
        <w:t>ארבעים</w:t>
      </w:r>
      <w:r w:rsidR="00A7286A" w:rsidRPr="002B4797">
        <w:rPr>
          <w:sz w:val="24"/>
          <w:szCs w:val="24"/>
          <w:rtl/>
        </w:rPr>
        <w:t xml:space="preserve"> ושמונה אלף </w:t>
      </w:r>
      <w:r w:rsidRPr="002B4797">
        <w:rPr>
          <w:sz w:val="24"/>
          <w:szCs w:val="24"/>
          <w:rtl/>
        </w:rPr>
        <w:t xml:space="preserve"> ש"ח) </w:t>
      </w:r>
      <w:r w:rsidR="00A7286A" w:rsidRPr="002B4797">
        <w:rPr>
          <w:rFonts w:hint="eastAsia"/>
          <w:sz w:val="24"/>
          <w:szCs w:val="24"/>
          <w:rtl/>
        </w:rPr>
        <w:t>עבור</w:t>
      </w:r>
      <w:r w:rsidR="00A7286A" w:rsidRPr="002B4797">
        <w:rPr>
          <w:sz w:val="24"/>
          <w:szCs w:val="24"/>
          <w:rtl/>
        </w:rPr>
        <w:t xml:space="preserve"> </w:t>
      </w:r>
      <w:r w:rsidR="00A7286A" w:rsidRPr="002B4797">
        <w:rPr>
          <w:rFonts w:hint="eastAsia"/>
          <w:sz w:val="24"/>
          <w:szCs w:val="24"/>
          <w:rtl/>
        </w:rPr>
        <w:t>מנהל</w:t>
      </w:r>
      <w:r w:rsidR="00A7286A" w:rsidRPr="002B4797">
        <w:rPr>
          <w:sz w:val="24"/>
          <w:szCs w:val="24"/>
          <w:rtl/>
        </w:rPr>
        <w:t xml:space="preserve"> </w:t>
      </w:r>
      <w:r w:rsidR="00A7286A" w:rsidRPr="002B4797">
        <w:rPr>
          <w:rFonts w:hint="eastAsia"/>
          <w:sz w:val="24"/>
          <w:szCs w:val="24"/>
          <w:rtl/>
        </w:rPr>
        <w:t>פרו</w:t>
      </w:r>
      <w:r w:rsidR="00A82EF6" w:rsidRPr="002B4797">
        <w:rPr>
          <w:rFonts w:hint="eastAsia"/>
          <w:sz w:val="24"/>
          <w:szCs w:val="24"/>
          <w:rtl/>
        </w:rPr>
        <w:t>י</w:t>
      </w:r>
      <w:r w:rsidR="00A7286A" w:rsidRPr="002B4797">
        <w:rPr>
          <w:rFonts w:hint="eastAsia"/>
          <w:sz w:val="24"/>
          <w:szCs w:val="24"/>
          <w:rtl/>
        </w:rPr>
        <w:t>קט</w:t>
      </w:r>
      <w:r w:rsidR="00A7286A" w:rsidRPr="002B4797">
        <w:rPr>
          <w:sz w:val="24"/>
          <w:szCs w:val="24"/>
          <w:rtl/>
        </w:rPr>
        <w:t xml:space="preserve"> /מפקח </w:t>
      </w:r>
      <w:r w:rsidR="00A7286A" w:rsidRPr="002B4797">
        <w:rPr>
          <w:rFonts w:hint="eastAsia"/>
          <w:sz w:val="24"/>
          <w:szCs w:val="24"/>
          <w:rtl/>
        </w:rPr>
        <w:t>בכיר</w:t>
      </w:r>
      <w:r w:rsidR="00A7286A" w:rsidRPr="002B4797">
        <w:rPr>
          <w:sz w:val="24"/>
          <w:szCs w:val="24"/>
          <w:rtl/>
        </w:rPr>
        <w:t xml:space="preserve"> </w:t>
      </w:r>
      <w:r w:rsidR="00A7286A" w:rsidRPr="002B4797">
        <w:rPr>
          <w:rFonts w:hint="eastAsia"/>
          <w:sz w:val="24"/>
          <w:szCs w:val="24"/>
          <w:rtl/>
        </w:rPr>
        <w:t>ובעל</w:t>
      </w:r>
      <w:r w:rsidR="00A7286A" w:rsidRPr="002B4797">
        <w:rPr>
          <w:sz w:val="24"/>
          <w:szCs w:val="24"/>
          <w:rtl/>
        </w:rPr>
        <w:t xml:space="preserve"> </w:t>
      </w:r>
      <w:r w:rsidR="00A7286A" w:rsidRPr="002B4797">
        <w:rPr>
          <w:rFonts w:hint="eastAsia"/>
          <w:sz w:val="24"/>
          <w:szCs w:val="24"/>
          <w:rtl/>
        </w:rPr>
        <w:t>ני</w:t>
      </w:r>
      <w:r w:rsidR="00A82EF6" w:rsidRPr="002B4797">
        <w:rPr>
          <w:rFonts w:hint="eastAsia"/>
          <w:sz w:val="24"/>
          <w:szCs w:val="24"/>
          <w:rtl/>
        </w:rPr>
        <w:t>סיון</w:t>
      </w:r>
      <w:r w:rsidR="00A82EF6" w:rsidRPr="002B4797">
        <w:rPr>
          <w:sz w:val="24"/>
          <w:szCs w:val="24"/>
          <w:rtl/>
        </w:rPr>
        <w:t xml:space="preserve"> </w:t>
      </w:r>
      <w:r w:rsidR="00A82EF6" w:rsidRPr="002B4797">
        <w:rPr>
          <w:rFonts w:hint="eastAsia"/>
          <w:sz w:val="24"/>
          <w:szCs w:val="24"/>
          <w:rtl/>
        </w:rPr>
        <w:t>אשר</w:t>
      </w:r>
      <w:r w:rsidR="00A82EF6" w:rsidRPr="002B4797">
        <w:rPr>
          <w:sz w:val="24"/>
          <w:szCs w:val="24"/>
          <w:rtl/>
        </w:rPr>
        <w:t xml:space="preserve"> </w:t>
      </w:r>
      <w:r w:rsidR="00A82EF6" w:rsidRPr="002B4797">
        <w:rPr>
          <w:rFonts w:hint="eastAsia"/>
          <w:sz w:val="24"/>
          <w:szCs w:val="24"/>
          <w:rtl/>
        </w:rPr>
        <w:t>יאושר</w:t>
      </w:r>
      <w:r w:rsidR="00A82EF6" w:rsidRPr="002B4797">
        <w:rPr>
          <w:sz w:val="24"/>
          <w:szCs w:val="24"/>
          <w:rtl/>
        </w:rPr>
        <w:t xml:space="preserve"> </w:t>
      </w:r>
      <w:r w:rsidR="00A82EF6" w:rsidRPr="002B4797">
        <w:rPr>
          <w:rFonts w:hint="eastAsia"/>
          <w:sz w:val="24"/>
          <w:szCs w:val="24"/>
          <w:rtl/>
        </w:rPr>
        <w:t>מראש</w:t>
      </w:r>
      <w:r w:rsidR="00A82EF6" w:rsidRPr="002B4797">
        <w:rPr>
          <w:sz w:val="24"/>
          <w:szCs w:val="24"/>
          <w:rtl/>
        </w:rPr>
        <w:t xml:space="preserve"> </w:t>
      </w:r>
      <w:r w:rsidR="00A82EF6" w:rsidRPr="002B4797">
        <w:rPr>
          <w:rFonts w:hint="eastAsia"/>
          <w:sz w:val="24"/>
          <w:szCs w:val="24"/>
          <w:rtl/>
        </w:rPr>
        <w:t>ע</w:t>
      </w:r>
      <w:r w:rsidR="00A82EF6" w:rsidRPr="002B4797">
        <w:rPr>
          <w:sz w:val="24"/>
          <w:szCs w:val="24"/>
          <w:rtl/>
        </w:rPr>
        <w:t xml:space="preserve">"י </w:t>
      </w:r>
      <w:r w:rsidR="00A82EF6" w:rsidRPr="002B4797">
        <w:rPr>
          <w:rFonts w:hint="eastAsia"/>
          <w:sz w:val="24"/>
          <w:szCs w:val="24"/>
          <w:rtl/>
        </w:rPr>
        <w:t>המזמין</w:t>
      </w:r>
      <w:r w:rsidR="00A82EF6" w:rsidRPr="002B4797">
        <w:rPr>
          <w:sz w:val="24"/>
          <w:szCs w:val="24"/>
          <w:rtl/>
        </w:rPr>
        <w:t>.</w:t>
      </w:r>
      <w:r w:rsidR="007544CE" w:rsidRPr="002B4797">
        <w:rPr>
          <w:sz w:val="24"/>
          <w:szCs w:val="24"/>
          <w:rtl/>
        </w:rPr>
        <w:t xml:space="preserve"> </w:t>
      </w:r>
    </w:p>
    <w:p w14:paraId="294DCCD3" w14:textId="77777777" w:rsidR="00EB5A81" w:rsidRPr="00870C9E" w:rsidRDefault="00EB5A81" w:rsidP="00E62101">
      <w:pPr>
        <w:jc w:val="both"/>
        <w:rPr>
          <w:sz w:val="24"/>
          <w:szCs w:val="24"/>
          <w:rtl/>
        </w:rPr>
      </w:pPr>
    </w:p>
    <w:p w14:paraId="28B781E9" w14:textId="0DB8F110" w:rsidR="00EB5A81" w:rsidRPr="002B4797" w:rsidRDefault="00EB5A81" w:rsidP="002B4797">
      <w:pPr>
        <w:pStyle w:val="ListParagraph"/>
        <w:numPr>
          <w:ilvl w:val="2"/>
          <w:numId w:val="48"/>
        </w:numPr>
        <w:rPr>
          <w:sz w:val="24"/>
          <w:szCs w:val="24"/>
          <w:rtl/>
        </w:rPr>
      </w:pPr>
      <w:r w:rsidRPr="002B4797">
        <w:rPr>
          <w:sz w:val="24"/>
          <w:szCs w:val="24"/>
          <w:rtl/>
        </w:rPr>
        <w:t xml:space="preserve">סכום קבוע ומוחלט של </w:t>
      </w:r>
      <w:r w:rsidR="007544CE" w:rsidRPr="002B4797">
        <w:rPr>
          <w:b/>
          <w:bCs/>
          <w:sz w:val="24"/>
          <w:szCs w:val="24"/>
          <w:rtl/>
        </w:rPr>
        <w:t xml:space="preserve">38,000 </w:t>
      </w:r>
      <w:r w:rsidRPr="002B4797">
        <w:rPr>
          <w:b/>
          <w:bCs/>
          <w:sz w:val="24"/>
          <w:szCs w:val="24"/>
          <w:rtl/>
        </w:rPr>
        <w:t xml:space="preserve"> ש"ח </w:t>
      </w:r>
      <w:r w:rsidRPr="002B4797">
        <w:rPr>
          <w:sz w:val="24"/>
          <w:szCs w:val="24"/>
          <w:rtl/>
        </w:rPr>
        <w:t xml:space="preserve">(במילים: </w:t>
      </w:r>
      <w:r w:rsidR="007544CE" w:rsidRPr="002B4797">
        <w:rPr>
          <w:rFonts w:hint="eastAsia"/>
          <w:sz w:val="24"/>
          <w:szCs w:val="24"/>
          <w:rtl/>
        </w:rPr>
        <w:t>שלושים</w:t>
      </w:r>
      <w:r w:rsidR="007544CE" w:rsidRPr="002B4797">
        <w:rPr>
          <w:sz w:val="24"/>
          <w:szCs w:val="24"/>
          <w:rtl/>
        </w:rPr>
        <w:t xml:space="preserve"> ושמונה אלף </w:t>
      </w:r>
      <w:r w:rsidRPr="002B4797">
        <w:rPr>
          <w:sz w:val="24"/>
          <w:szCs w:val="24"/>
          <w:rtl/>
        </w:rPr>
        <w:t xml:space="preserve"> ש"ח) </w:t>
      </w:r>
      <w:r w:rsidR="007544CE" w:rsidRPr="002B4797">
        <w:rPr>
          <w:sz w:val="24"/>
          <w:szCs w:val="24"/>
          <w:rtl/>
        </w:rPr>
        <w:t xml:space="preserve"> עבור מפקח נוסף ובעל ניסיון אשר יאושר מראש ע"י המזמין </w:t>
      </w:r>
      <w:r w:rsidR="00A82EF6" w:rsidRPr="002B4797">
        <w:rPr>
          <w:sz w:val="24"/>
          <w:szCs w:val="24"/>
          <w:rtl/>
        </w:rPr>
        <w:t>.</w:t>
      </w:r>
    </w:p>
    <w:p w14:paraId="4650C5FF" w14:textId="77777777" w:rsidR="007544CE" w:rsidRDefault="007544CE" w:rsidP="002B4797">
      <w:pPr>
        <w:ind w:left="1460"/>
        <w:jc w:val="both"/>
        <w:rPr>
          <w:sz w:val="24"/>
          <w:szCs w:val="24"/>
          <w:rtl/>
        </w:rPr>
      </w:pPr>
    </w:p>
    <w:p w14:paraId="04425157" w14:textId="4B1D3C88" w:rsidR="007544CE" w:rsidRPr="002B4797" w:rsidRDefault="007544CE" w:rsidP="002B4797">
      <w:pPr>
        <w:pStyle w:val="ListParagraph"/>
        <w:numPr>
          <w:ilvl w:val="2"/>
          <w:numId w:val="48"/>
        </w:numPr>
        <w:rPr>
          <w:sz w:val="24"/>
          <w:szCs w:val="24"/>
          <w:rtl/>
        </w:rPr>
      </w:pPr>
      <w:r w:rsidRPr="002B4797">
        <w:rPr>
          <w:sz w:val="24"/>
          <w:szCs w:val="24"/>
          <w:rtl/>
        </w:rPr>
        <w:t xml:space="preserve">סכום קבוע ומוחלט של </w:t>
      </w:r>
      <w:r w:rsidRPr="002B4797">
        <w:rPr>
          <w:b/>
          <w:bCs/>
          <w:sz w:val="24"/>
          <w:szCs w:val="24"/>
          <w:rtl/>
        </w:rPr>
        <w:t xml:space="preserve">36,000  ש"ח </w:t>
      </w:r>
      <w:r w:rsidRPr="002B4797">
        <w:rPr>
          <w:sz w:val="24"/>
          <w:szCs w:val="24"/>
          <w:rtl/>
        </w:rPr>
        <w:t xml:space="preserve">(במילים: </w:t>
      </w:r>
      <w:r w:rsidRPr="002B4797">
        <w:rPr>
          <w:rFonts w:hint="eastAsia"/>
          <w:sz w:val="24"/>
          <w:szCs w:val="24"/>
          <w:rtl/>
        </w:rPr>
        <w:t>שלושים</w:t>
      </w:r>
      <w:r w:rsidRPr="002B4797">
        <w:rPr>
          <w:sz w:val="24"/>
          <w:szCs w:val="24"/>
          <w:rtl/>
        </w:rPr>
        <w:t xml:space="preserve"> וששה  אלף  ש"ח)  עבור כל מפקח נוסף </w:t>
      </w:r>
      <w:r w:rsidRPr="002B4797">
        <w:rPr>
          <w:rFonts w:hint="eastAsia"/>
          <w:sz w:val="24"/>
          <w:szCs w:val="24"/>
          <w:rtl/>
        </w:rPr>
        <w:t>לנ</w:t>
      </w:r>
      <w:r w:rsidRPr="002B4797">
        <w:rPr>
          <w:sz w:val="24"/>
          <w:szCs w:val="24"/>
          <w:rtl/>
        </w:rPr>
        <w:t xml:space="preserve">"ל , ומלבד שיהיה </w:t>
      </w:r>
      <w:r w:rsidRPr="002B4797">
        <w:rPr>
          <w:rFonts w:hint="eastAsia"/>
          <w:sz w:val="24"/>
          <w:szCs w:val="24"/>
          <w:rtl/>
        </w:rPr>
        <w:t>בעל</w:t>
      </w:r>
      <w:r w:rsidRPr="002B4797">
        <w:rPr>
          <w:sz w:val="24"/>
          <w:szCs w:val="24"/>
          <w:rtl/>
        </w:rPr>
        <w:t xml:space="preserve"> ניסיון </w:t>
      </w:r>
      <w:r w:rsidRPr="002B4797">
        <w:rPr>
          <w:rFonts w:hint="eastAsia"/>
          <w:sz w:val="24"/>
          <w:szCs w:val="24"/>
          <w:rtl/>
        </w:rPr>
        <w:t>ואשר</w:t>
      </w:r>
      <w:r w:rsidRPr="002B4797">
        <w:rPr>
          <w:sz w:val="24"/>
          <w:szCs w:val="24"/>
          <w:rtl/>
        </w:rPr>
        <w:t xml:space="preserve"> יאושר מראש ע"י המזמין </w:t>
      </w:r>
      <w:r w:rsidR="00013626">
        <w:rPr>
          <w:rFonts w:hint="cs"/>
          <w:sz w:val="24"/>
          <w:szCs w:val="24"/>
          <w:rtl/>
        </w:rPr>
        <w:t xml:space="preserve">. </w:t>
      </w:r>
    </w:p>
    <w:p w14:paraId="7F373205" w14:textId="77777777" w:rsidR="007544CE" w:rsidRDefault="007544CE" w:rsidP="007544CE">
      <w:pPr>
        <w:ind w:left="2000" w:hanging="540"/>
        <w:jc w:val="both"/>
        <w:rPr>
          <w:sz w:val="24"/>
          <w:szCs w:val="24"/>
          <w:rtl/>
        </w:rPr>
      </w:pPr>
    </w:p>
    <w:p w14:paraId="2B84C9F2" w14:textId="32E2EB64" w:rsidR="007544CE" w:rsidRPr="00870C9E" w:rsidRDefault="007544CE" w:rsidP="007544CE">
      <w:pPr>
        <w:ind w:left="2000" w:hanging="540"/>
        <w:jc w:val="both"/>
        <w:rPr>
          <w:sz w:val="24"/>
          <w:szCs w:val="24"/>
          <w:rtl/>
        </w:rPr>
      </w:pPr>
    </w:p>
    <w:p w14:paraId="0DA8788F" w14:textId="77777777" w:rsidR="00EB5A81" w:rsidRDefault="00EB5A81" w:rsidP="00EB5A81">
      <w:pPr>
        <w:ind w:left="740"/>
        <w:jc w:val="both"/>
        <w:rPr>
          <w:sz w:val="24"/>
          <w:szCs w:val="24"/>
        </w:rPr>
      </w:pPr>
    </w:p>
    <w:p w14:paraId="1325AD97" w14:textId="77777777" w:rsidR="00EB5A81" w:rsidRPr="00870C9E" w:rsidRDefault="00EB5A81" w:rsidP="00EB5A81">
      <w:pPr>
        <w:jc w:val="both"/>
        <w:rPr>
          <w:sz w:val="24"/>
          <w:szCs w:val="24"/>
          <w:rtl/>
        </w:rPr>
      </w:pPr>
    </w:p>
    <w:p w14:paraId="278130B4" w14:textId="2E6F14B8" w:rsidR="00EB5A81" w:rsidRPr="00870C9E" w:rsidRDefault="00EB5A81" w:rsidP="007544CE">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742A4">
            <w:rPr>
              <w:color w:val="0000FF"/>
              <w:sz w:val="24"/>
              <w:szCs w:val="24"/>
              <w:rtl/>
            </w:rPr>
            <w:t>מדד המחירים לצרכן</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B742A4">
            <w:rPr>
              <w:color w:val="0000FF"/>
              <w:sz w:val="24"/>
              <w:szCs w:val="24"/>
              <w:rtl/>
            </w:rPr>
            <w:t>בגין</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9-15T00:00:00Z">
            <w:dateFormat w:val="dd/MM/yyyy"/>
            <w:lid w:val="he-IL"/>
            <w:storeMappedDataAs w:val="dateTime"/>
            <w:calendar w:val="gregorian"/>
          </w:date>
        </w:sdtPr>
        <w:sdtContent>
          <w:r w:rsidR="00B742A4">
            <w:rPr>
              <w:rFonts w:hint="cs"/>
              <w:color w:val="0000FF"/>
              <w:sz w:val="24"/>
              <w:szCs w:val="24"/>
              <w:rtl/>
            </w:rPr>
            <w:t>‏15/09/2021</w:t>
          </w:r>
        </w:sdtContent>
      </w:sdt>
      <w:r w:rsidRPr="00870C9E">
        <w:rPr>
          <w:sz w:val="24"/>
          <w:szCs w:val="24"/>
          <w:rtl/>
        </w:rPr>
        <w:t xml:space="preserve">. עד למדד הידוע ביום הגשת כל חשבון. </w:t>
      </w:r>
    </w:p>
    <w:p w14:paraId="223641BC" w14:textId="77777777" w:rsidR="00EB5A81" w:rsidRPr="00870C9E" w:rsidRDefault="00EB5A81" w:rsidP="00EB5A81">
      <w:pPr>
        <w:ind w:left="240"/>
        <w:jc w:val="both"/>
        <w:rPr>
          <w:sz w:val="24"/>
          <w:szCs w:val="24"/>
          <w:rtl/>
        </w:rPr>
      </w:pPr>
    </w:p>
    <w:p w14:paraId="168482B2"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74969F62" w14:textId="77777777" w:rsidR="00EB5A81" w:rsidRPr="00870C9E" w:rsidRDefault="00EB5A81" w:rsidP="00EB5A81">
      <w:pPr>
        <w:jc w:val="both"/>
        <w:rPr>
          <w:sz w:val="24"/>
          <w:szCs w:val="24"/>
          <w:rtl/>
        </w:rPr>
      </w:pPr>
    </w:p>
    <w:p w14:paraId="516D5FB2" w14:textId="5B63208C" w:rsidR="00EB5A81" w:rsidRDefault="00EB5A81" w:rsidP="00E62101">
      <w:pPr>
        <w:ind w:left="1460" w:hanging="720"/>
        <w:jc w:val="both"/>
        <w:rPr>
          <w:sz w:val="24"/>
          <w:szCs w:val="24"/>
          <w:rtl/>
        </w:rPr>
      </w:pPr>
      <w:r w:rsidRPr="00870C9E">
        <w:rPr>
          <w:sz w:val="24"/>
          <w:szCs w:val="24"/>
          <w:rtl/>
        </w:rPr>
        <w:t>3.1</w:t>
      </w:r>
      <w:r w:rsidRPr="00870C9E">
        <w:rPr>
          <w:sz w:val="24"/>
          <w:szCs w:val="24"/>
          <w:rtl/>
        </w:rPr>
        <w:tab/>
        <w:t>שכר המפקח ל</w:t>
      </w:r>
      <w:r w:rsidR="00A82EF6">
        <w:rPr>
          <w:rFonts w:hint="cs"/>
          <w:sz w:val="24"/>
          <w:szCs w:val="24"/>
          <w:rtl/>
        </w:rPr>
        <w:t xml:space="preserve">מגורים </w:t>
      </w:r>
      <w:r w:rsidRPr="00870C9E">
        <w:rPr>
          <w:sz w:val="24"/>
          <w:szCs w:val="24"/>
          <w:rtl/>
        </w:rPr>
        <w:t xml:space="preserve">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6BFD1B7C" w14:textId="77777777" w:rsidR="00CA296C" w:rsidRPr="00870C9E" w:rsidRDefault="00CA296C" w:rsidP="00EB5A81">
      <w:pPr>
        <w:ind w:left="1460" w:hanging="720"/>
        <w:jc w:val="both"/>
        <w:rPr>
          <w:sz w:val="24"/>
          <w:szCs w:val="24"/>
          <w:rtl/>
        </w:rPr>
      </w:pPr>
    </w:p>
    <w:p w14:paraId="68144C7F"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w:t>
      </w:r>
    </w:p>
    <w:p w14:paraId="6DC78611" w14:textId="77777777" w:rsidR="00CA296C" w:rsidRPr="00CA296C" w:rsidRDefault="00CA296C" w:rsidP="00CA296C">
      <w:pPr>
        <w:rPr>
          <w:sz w:val="24"/>
          <w:szCs w:val="24"/>
          <w:rtl/>
        </w:rPr>
      </w:pPr>
    </w:p>
    <w:p w14:paraId="1A6F2387" w14:textId="77777777"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34B2B481" w14:textId="77777777" w:rsidR="00CA296C" w:rsidRPr="00CA296C" w:rsidRDefault="00CA296C" w:rsidP="00CA296C">
      <w:pPr>
        <w:rPr>
          <w:sz w:val="24"/>
          <w:szCs w:val="24"/>
          <w:rtl/>
        </w:rPr>
      </w:pPr>
    </w:p>
    <w:p w14:paraId="46C3971F"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58896D6E" w14:textId="77777777" w:rsidR="00CA296C" w:rsidRPr="00CA296C" w:rsidRDefault="00CA296C" w:rsidP="00CA296C">
      <w:pPr>
        <w:rPr>
          <w:sz w:val="24"/>
          <w:szCs w:val="24"/>
          <w:rtl/>
        </w:rPr>
      </w:pPr>
    </w:p>
    <w:p w14:paraId="2B3807C1"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1F8E3515" w14:textId="77777777" w:rsidR="00EB5A81" w:rsidRPr="00C65AE5" w:rsidRDefault="00EB5A81" w:rsidP="00EB5A81">
      <w:pPr>
        <w:pStyle w:val="BodyTextIndent"/>
        <w:jc w:val="center"/>
        <w:rPr>
          <w:b/>
          <w:bCs/>
          <w:sz w:val="28"/>
          <w:szCs w:val="28"/>
          <w:u w:val="single"/>
          <w:rtl/>
        </w:rPr>
      </w:pPr>
      <w:r>
        <w:rPr>
          <w:b/>
          <w:bCs/>
          <w:sz w:val="28"/>
          <w:szCs w:val="28"/>
          <w:rtl/>
        </w:rPr>
        <w:br w:type="page"/>
      </w:r>
      <w:r w:rsidRPr="008942AD">
        <w:rPr>
          <w:b/>
          <w:bCs/>
          <w:u w:val="single"/>
          <w:rtl/>
          <w:lang w:eastAsia="he-IL"/>
        </w:rPr>
        <w:lastRenderedPageBreak/>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2D97226C" w14:textId="77777777" w:rsidR="00EB5A81" w:rsidRDefault="00EB5A81" w:rsidP="00EB5A81">
      <w:pPr>
        <w:pStyle w:val="BodyTextIndent"/>
        <w:rPr>
          <w:rtl/>
        </w:rPr>
      </w:pPr>
    </w:p>
    <w:p w14:paraId="1A106121" w14:textId="77777777" w:rsidR="00EB5A81" w:rsidRPr="00A216FB" w:rsidRDefault="00EB5A81" w:rsidP="00EB5A81">
      <w:pPr>
        <w:pStyle w:val="BodyTextIndent"/>
        <w:jc w:val="center"/>
        <w:rPr>
          <w:b/>
          <w:bCs/>
          <w:u w:val="single"/>
          <w:rtl/>
        </w:rPr>
      </w:pPr>
      <w:r w:rsidRPr="00A216FB">
        <w:rPr>
          <w:b/>
          <w:bCs/>
          <w:u w:val="single"/>
          <w:rtl/>
        </w:rPr>
        <w:t>שלבי תשלום</w:t>
      </w:r>
    </w:p>
    <w:p w14:paraId="016AE4F1" w14:textId="77777777" w:rsidR="00EB5A81" w:rsidRDefault="00EB5A81" w:rsidP="00EB5A81">
      <w:pPr>
        <w:pStyle w:val="BodyTextIndent"/>
        <w:rPr>
          <w:rtl/>
        </w:rPr>
      </w:pPr>
    </w:p>
    <w:p w14:paraId="7CDD9CA2" w14:textId="77777777" w:rsidR="00EB5A81" w:rsidRDefault="00EB5A81" w:rsidP="00EB5A81">
      <w:pPr>
        <w:pStyle w:val="BodyTextIndent"/>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5CCEDDB3" w14:textId="77777777" w:rsidR="00EB5A81" w:rsidRDefault="00EB5A81" w:rsidP="00EB5A81">
      <w:pPr>
        <w:pStyle w:val="BodyTextIndent"/>
        <w:rPr>
          <w:rtl/>
        </w:rPr>
      </w:pPr>
    </w:p>
    <w:p w14:paraId="071C0229" w14:textId="77777777" w:rsidR="00EB5A81" w:rsidRDefault="00EB5A81" w:rsidP="00EB5A81">
      <w:pPr>
        <w:pStyle w:val="BodyTextIndent"/>
        <w:rPr>
          <w:rtl/>
        </w:rPr>
      </w:pPr>
      <w:r>
        <w:rPr>
          <w:rtl/>
        </w:rPr>
        <w:t>1.1</w:t>
      </w:r>
      <w:r>
        <w:rPr>
          <w:rtl/>
        </w:rPr>
        <w:tab/>
      </w:r>
      <w:r w:rsidRPr="00F53790">
        <w:rPr>
          <w:rtl/>
        </w:rPr>
        <w:t>לשירותי המפקח לפי סעיף 1.1 בנספח ה':</w:t>
      </w:r>
    </w:p>
    <w:p w14:paraId="588B821C" w14:textId="77777777" w:rsidR="00EB5A81" w:rsidRDefault="00EB5A81" w:rsidP="00EB5A81">
      <w:pPr>
        <w:pStyle w:val="BodyTextIndent"/>
        <w:rPr>
          <w:rtl/>
        </w:rPr>
      </w:pPr>
    </w:p>
    <w:p w14:paraId="06261205" w14:textId="0FEFFD91" w:rsidR="00875FB1" w:rsidRDefault="00EB5A81" w:rsidP="002B4797">
      <w:pPr>
        <w:pStyle w:val="BodyTextIndent"/>
        <w:rPr>
          <w:rtl/>
        </w:rPr>
      </w:pPr>
      <w:r>
        <w:rPr>
          <w:rtl/>
        </w:rPr>
        <w:tab/>
        <w:t>1.1.1</w:t>
      </w:r>
      <w:r>
        <w:rPr>
          <w:rtl/>
        </w:rPr>
        <w:tab/>
        <w:t xml:space="preserve">לאחר </w:t>
      </w:r>
      <w:r w:rsidR="00875FB1">
        <w:rPr>
          <w:rFonts w:hint="cs"/>
          <w:rtl/>
        </w:rPr>
        <w:t>אישור פרוגרמה ו</w:t>
      </w:r>
      <w:r>
        <w:rPr>
          <w:rtl/>
        </w:rPr>
        <w:t xml:space="preserve">גמר תכנון </w:t>
      </w:r>
      <w:r w:rsidR="00875FB1">
        <w:rPr>
          <w:rFonts w:hint="cs"/>
          <w:rtl/>
        </w:rPr>
        <w:t xml:space="preserve">ראשוני </w:t>
      </w:r>
      <w:r w:rsidR="00875FB1">
        <w:rPr>
          <w:rFonts w:hint="cs"/>
          <w:u w:val="dotted"/>
          <w:rtl/>
        </w:rPr>
        <w:t>.</w:t>
      </w:r>
      <w:r w:rsidR="00F0740A">
        <w:rPr>
          <w:rFonts w:hint="cs"/>
          <w:u w:val="dotted"/>
          <w:rtl/>
        </w:rPr>
        <w:t xml:space="preserve"> </w:t>
      </w:r>
      <w:r w:rsidR="00875FB1">
        <w:rPr>
          <w:rFonts w:hint="cs"/>
          <w:u w:val="dotted"/>
          <w:rtl/>
        </w:rPr>
        <w:t>.............................</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w:t>
      </w:r>
      <w:r w:rsidR="00875FB1">
        <w:rPr>
          <w:rFonts w:hint="cs"/>
          <w:rtl/>
        </w:rPr>
        <w:t>0</w:t>
      </w:r>
      <w:r>
        <w:rPr>
          <w:rFonts w:hint="cs"/>
          <w:rtl/>
        </w:rPr>
        <w:t>%</w:t>
      </w:r>
    </w:p>
    <w:p w14:paraId="4DD5D9EA" w14:textId="77777777" w:rsidR="00875FB1" w:rsidRDefault="00875FB1" w:rsidP="002B4797">
      <w:pPr>
        <w:pStyle w:val="BodyTextIndent"/>
        <w:rPr>
          <w:rtl/>
        </w:rPr>
      </w:pPr>
    </w:p>
    <w:p w14:paraId="24A40A73" w14:textId="0FE03CB9" w:rsidR="006C444C" w:rsidRDefault="00875FB1" w:rsidP="002B4797">
      <w:pPr>
        <w:pStyle w:val="BodyTextIndent"/>
        <w:ind w:hanging="5"/>
        <w:rPr>
          <w:rtl/>
        </w:rPr>
      </w:pPr>
      <w:r>
        <w:rPr>
          <w:rFonts w:hint="cs"/>
          <w:rtl/>
        </w:rPr>
        <w:t>1.1.2</w:t>
      </w:r>
      <w:r>
        <w:rPr>
          <w:rFonts w:hint="cs"/>
          <w:rtl/>
        </w:rPr>
        <w:tab/>
      </w:r>
      <w:r w:rsidR="006C444C">
        <w:rPr>
          <w:rFonts w:hint="cs"/>
          <w:rtl/>
        </w:rPr>
        <w:t xml:space="preserve">גמר הכנת תכניות +קבלת תנאים להיתר +מפרטים למכרז </w:t>
      </w:r>
      <w:r w:rsidR="00F0740A">
        <w:rPr>
          <w:rFonts w:hint="cs"/>
          <w:rtl/>
        </w:rPr>
        <w:t xml:space="preserve"> </w:t>
      </w:r>
      <w:r w:rsidR="006C444C">
        <w:rPr>
          <w:rFonts w:hint="cs"/>
          <w:rtl/>
        </w:rPr>
        <w:t xml:space="preserve">.......................25% </w:t>
      </w:r>
      <w:r>
        <w:rPr>
          <w:rFonts w:hint="cs"/>
          <w:rtl/>
        </w:rPr>
        <w:tab/>
      </w:r>
      <w:r w:rsidR="00EB5A81">
        <w:rPr>
          <w:rtl/>
        </w:rPr>
        <w:tab/>
      </w:r>
    </w:p>
    <w:p w14:paraId="4021F3CE" w14:textId="04E79494" w:rsidR="006C444C" w:rsidRDefault="006C444C" w:rsidP="002B4797">
      <w:pPr>
        <w:pStyle w:val="BodyTextIndent"/>
        <w:ind w:hanging="5"/>
        <w:rPr>
          <w:rtl/>
        </w:rPr>
      </w:pPr>
      <w:r>
        <w:rPr>
          <w:rFonts w:hint="cs"/>
          <w:rtl/>
        </w:rPr>
        <w:t>1.1.3</w:t>
      </w:r>
      <w:r>
        <w:rPr>
          <w:rFonts w:hint="cs"/>
          <w:rtl/>
        </w:rPr>
        <w:tab/>
        <w:t xml:space="preserve">בגמר הכנת מפרטי ותכניות מכר ואישורן </w:t>
      </w:r>
      <w:r w:rsidR="00F0740A">
        <w:rPr>
          <w:rFonts w:hint="cs"/>
          <w:rtl/>
        </w:rPr>
        <w:t xml:space="preserve"> </w:t>
      </w:r>
      <w:r>
        <w:rPr>
          <w:rFonts w:hint="cs"/>
          <w:rtl/>
        </w:rPr>
        <w:t>................................................10%</w:t>
      </w:r>
    </w:p>
    <w:p w14:paraId="7B0B543E" w14:textId="71930DAF" w:rsidR="00EB5A81" w:rsidRDefault="00EB5A81" w:rsidP="002B4797">
      <w:pPr>
        <w:pStyle w:val="BodyTextIndent"/>
        <w:rPr>
          <w:rtl/>
        </w:rPr>
      </w:pPr>
      <w:r>
        <w:rPr>
          <w:rtl/>
        </w:rPr>
        <w:tab/>
      </w:r>
      <w:r>
        <w:rPr>
          <w:rtl/>
        </w:rPr>
        <w:tab/>
      </w:r>
      <w:r>
        <w:rPr>
          <w:rtl/>
        </w:rPr>
        <w:tab/>
      </w:r>
      <w:r>
        <w:rPr>
          <w:rtl/>
        </w:rPr>
        <w:tab/>
      </w:r>
      <w:r>
        <w:rPr>
          <w:rtl/>
        </w:rPr>
        <w:tab/>
      </w:r>
      <w:r>
        <w:rPr>
          <w:rtl/>
        </w:rPr>
        <w:tab/>
      </w:r>
      <w:r>
        <w:rPr>
          <w:rtl/>
        </w:rPr>
        <w:tab/>
      </w:r>
      <w:r>
        <w:rPr>
          <w:rtl/>
        </w:rPr>
        <w:tab/>
      </w:r>
    </w:p>
    <w:p w14:paraId="7CABDA30" w14:textId="77777777" w:rsidR="00EB5A81" w:rsidRDefault="00EB5A81" w:rsidP="00406518">
      <w:pPr>
        <w:pStyle w:val="BodyTextIndent"/>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2F3649BE" w14:textId="63795468" w:rsidR="006C444C" w:rsidRDefault="006C444C" w:rsidP="00406518">
      <w:pPr>
        <w:pStyle w:val="BodyTextIndent"/>
        <w:rPr>
          <w:rtl/>
        </w:rPr>
      </w:pPr>
    </w:p>
    <w:p w14:paraId="7EE64887" w14:textId="73292C4F" w:rsidR="006C444C" w:rsidRDefault="006C444C" w:rsidP="00406518">
      <w:pPr>
        <w:pStyle w:val="BodyTextIndent"/>
        <w:rPr>
          <w:rtl/>
        </w:rPr>
      </w:pPr>
      <w:r>
        <w:rPr>
          <w:rtl/>
        </w:rPr>
        <w:tab/>
      </w:r>
      <w:r>
        <w:rPr>
          <w:rFonts w:hint="cs"/>
          <w:rtl/>
        </w:rPr>
        <w:t>1.1.5</w:t>
      </w:r>
      <w:r>
        <w:rPr>
          <w:rFonts w:hint="cs"/>
          <w:rtl/>
        </w:rPr>
        <w:tab/>
        <w:t>לאחר גמר תכנון מפורט לבצוע , בדיקה ותאום תכנון.................................10%</w:t>
      </w:r>
    </w:p>
    <w:p w14:paraId="749DA354" w14:textId="77777777" w:rsidR="00680B5B" w:rsidRDefault="00680B5B" w:rsidP="00406518">
      <w:pPr>
        <w:pStyle w:val="BodyTextIndent"/>
        <w:rPr>
          <w:rtl/>
        </w:rPr>
      </w:pPr>
    </w:p>
    <w:p w14:paraId="67DE5374" w14:textId="4BC908F4" w:rsidR="00EB5A81" w:rsidRDefault="00EB5A81" w:rsidP="002B4797">
      <w:pPr>
        <w:pStyle w:val="BodyTextIndent"/>
        <w:rPr>
          <w:rtl/>
        </w:rPr>
      </w:pPr>
      <w:r>
        <w:rPr>
          <w:rtl/>
        </w:rPr>
        <w:tab/>
        <w:t>1.1.</w:t>
      </w:r>
      <w:r w:rsidR="00F00BA3">
        <w:rPr>
          <w:rtl/>
        </w:rPr>
        <w:t>3</w:t>
      </w:r>
      <w:r w:rsidR="00F00BA3">
        <w:rPr>
          <w:rtl/>
        </w:rPr>
        <w:tab/>
      </w:r>
      <w:r w:rsidR="006C444C">
        <w:rPr>
          <w:rFonts w:hint="cs"/>
          <w:u w:val="dotted"/>
          <w:rtl/>
        </w:rPr>
        <w:t xml:space="preserve">בחירת קבלן ראשי חתימת חוזה וצה"ע לקבלן </w:t>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sidR="006C444C">
        <w:rPr>
          <w:rFonts w:hint="cs"/>
          <w:rtl/>
        </w:rPr>
        <w:t>1</w:t>
      </w:r>
      <w:r>
        <w:rPr>
          <w:rtl/>
        </w:rPr>
        <w:t>0%</w:t>
      </w:r>
    </w:p>
    <w:p w14:paraId="57347842" w14:textId="77777777" w:rsidR="00EB5A81" w:rsidRDefault="00EB5A81" w:rsidP="00EB5A81">
      <w:pPr>
        <w:pStyle w:val="BodyTextIndent"/>
        <w:rPr>
          <w:rtl/>
        </w:rPr>
      </w:pPr>
    </w:p>
    <w:p w14:paraId="12F66421" w14:textId="7A696522" w:rsidR="00EB5A81" w:rsidRDefault="00EB5A81" w:rsidP="003719A1">
      <w:pPr>
        <w:pStyle w:val="BodyTextIndent"/>
        <w:rPr>
          <w:rtl/>
        </w:rPr>
      </w:pPr>
      <w:r>
        <w:rPr>
          <w:rtl/>
        </w:rPr>
        <w:t>1.2</w:t>
      </w:r>
      <w:r>
        <w:rPr>
          <w:rtl/>
        </w:rPr>
        <w:tab/>
      </w:r>
      <w:r w:rsidR="003719A1">
        <w:rPr>
          <w:rFonts w:hint="cs"/>
          <w:rtl/>
        </w:rPr>
        <w:t xml:space="preserve">מבוטל </w:t>
      </w:r>
    </w:p>
    <w:p w14:paraId="116C0BE6" w14:textId="77777777" w:rsidR="00EB5A81" w:rsidRDefault="00EB5A81" w:rsidP="00EB5A81">
      <w:pPr>
        <w:pStyle w:val="BodyTextIndent"/>
        <w:rPr>
          <w:rtl/>
        </w:rPr>
      </w:pPr>
      <w:r>
        <w:rPr>
          <w:rtl/>
        </w:rPr>
        <w:tab/>
      </w:r>
    </w:p>
    <w:p w14:paraId="79113C16" w14:textId="79880967" w:rsidR="00EB5A81" w:rsidRDefault="00EB5A81" w:rsidP="003719A1">
      <w:pPr>
        <w:pStyle w:val="BodyTextIndent"/>
        <w:ind w:right="-426"/>
        <w:rPr>
          <w:rtl/>
        </w:rPr>
      </w:pPr>
      <w:r>
        <w:rPr>
          <w:rtl/>
        </w:rPr>
        <w:tab/>
      </w:r>
    </w:p>
    <w:p w14:paraId="253B076A" w14:textId="77777777" w:rsidR="00EB5A81" w:rsidRDefault="00EB5A81" w:rsidP="00EB5A81">
      <w:pPr>
        <w:pStyle w:val="BodyTextIndent"/>
        <w:rPr>
          <w:rtl/>
        </w:rPr>
      </w:pPr>
    </w:p>
    <w:p w14:paraId="3BCBAE7F" w14:textId="432F15E4" w:rsidR="00EB5A81" w:rsidRDefault="00EB5A81" w:rsidP="002B4797">
      <w:pPr>
        <w:pStyle w:val="BodyTextIndent"/>
        <w:rPr>
          <w:rtl/>
        </w:rPr>
      </w:pPr>
      <w:r>
        <w:rPr>
          <w:rtl/>
        </w:rPr>
        <w:t>1.3</w:t>
      </w:r>
      <w:r>
        <w:rPr>
          <w:rtl/>
        </w:rPr>
        <w:tab/>
      </w:r>
      <w:r w:rsidR="003719A1">
        <w:rPr>
          <w:rFonts w:hint="cs"/>
          <w:rtl/>
        </w:rPr>
        <w:t xml:space="preserve">מבוטל </w:t>
      </w:r>
      <w:r>
        <w:rPr>
          <w:rFonts w:hint="cs"/>
          <w:rtl/>
        </w:rPr>
        <w:t xml:space="preserve">                                   </w:t>
      </w:r>
    </w:p>
    <w:p w14:paraId="0FF2010D" w14:textId="77777777" w:rsidR="00F00BA3" w:rsidRDefault="00F00BA3" w:rsidP="00F00BA3">
      <w:pPr>
        <w:pStyle w:val="BodyTextIndent"/>
        <w:rPr>
          <w:rtl/>
        </w:rPr>
      </w:pPr>
    </w:p>
    <w:p w14:paraId="521F0B11" w14:textId="0067B269" w:rsidR="00EB5A81" w:rsidRDefault="00EB5A81" w:rsidP="002B4797">
      <w:pPr>
        <w:pStyle w:val="BodyTextIndent"/>
        <w:rPr>
          <w:rtl/>
        </w:rPr>
      </w:pPr>
      <w:r>
        <w:rPr>
          <w:rtl/>
        </w:rPr>
        <w:tab/>
        <w:t>החשבון הסופי ישולם לאחר גמר הפיקוח, קבלת תעודת גמר לפרויקט ואשור המפקח בכתב להשלמת העבודות.</w:t>
      </w:r>
    </w:p>
    <w:p w14:paraId="0BF85FA0" w14:textId="77777777" w:rsidR="00EB5A81" w:rsidRDefault="00EB5A81" w:rsidP="00EB5A81">
      <w:pPr>
        <w:pStyle w:val="BodyTextIndent"/>
        <w:rPr>
          <w:rtl/>
        </w:rPr>
      </w:pPr>
    </w:p>
    <w:p w14:paraId="52792570" w14:textId="77777777" w:rsidR="00EB5A81" w:rsidRDefault="00EB5A81" w:rsidP="00EB5A81">
      <w:pPr>
        <w:pStyle w:val="BodyTextIndent"/>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0C9E08E4" w14:textId="77777777" w:rsidR="00EB5A81" w:rsidRDefault="00EB5A81" w:rsidP="00EB5A81">
      <w:pPr>
        <w:pStyle w:val="BodyTextIndent"/>
        <w:rPr>
          <w:rtl/>
        </w:rPr>
      </w:pPr>
    </w:p>
    <w:p w14:paraId="25C7C615" w14:textId="77777777" w:rsidR="00EB5A81" w:rsidRDefault="00EB5A81" w:rsidP="00EB5A81">
      <w:pPr>
        <w:pStyle w:val="BodyTextIndent"/>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7C06D064" w14:textId="77777777" w:rsidR="00EB5A81" w:rsidRDefault="00EB5A81" w:rsidP="00EB5A81">
      <w:pPr>
        <w:pStyle w:val="BodyTextIndent"/>
        <w:rPr>
          <w:rtl/>
        </w:rPr>
      </w:pPr>
    </w:p>
    <w:p w14:paraId="2C759872" w14:textId="77777777" w:rsidR="00EB5A81" w:rsidRDefault="00EB5A81" w:rsidP="00EB5A81">
      <w:pPr>
        <w:pStyle w:val="BodyTextIndent"/>
        <w:rPr>
          <w:rtl/>
        </w:rPr>
      </w:pPr>
      <w:r>
        <w:rPr>
          <w:rtl/>
        </w:rPr>
        <w:t>4.</w:t>
      </w:r>
      <w:r>
        <w:rPr>
          <w:rtl/>
        </w:rPr>
        <w:tab/>
        <w:t xml:space="preserve">המפקח יגיש חשבון לא יותר מאשר פעם בחודש. </w:t>
      </w:r>
    </w:p>
    <w:p w14:paraId="36661AAB" w14:textId="77777777" w:rsidR="00EB5A81" w:rsidRDefault="00EB5A81" w:rsidP="00F00BA3">
      <w:pPr>
        <w:pStyle w:val="BodyTextIndent"/>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0619D004" w14:textId="77777777" w:rsidR="00EB5A81" w:rsidRDefault="00EB5A81" w:rsidP="00EB5A81">
      <w:pPr>
        <w:pStyle w:val="BodyTextIndent"/>
        <w:rPr>
          <w:rtl/>
        </w:rPr>
      </w:pPr>
    </w:p>
    <w:p w14:paraId="274DDE48" w14:textId="25340CCF" w:rsidR="00EB5A81" w:rsidRDefault="00EB5A81" w:rsidP="002B4797">
      <w:pPr>
        <w:pStyle w:val="BodyTextIndent"/>
        <w:rPr>
          <w:rtl/>
        </w:rPr>
      </w:pPr>
      <w:r>
        <w:rPr>
          <w:rtl/>
        </w:rPr>
        <w:t>5.</w:t>
      </w:r>
      <w:r>
        <w:rPr>
          <w:rtl/>
        </w:rPr>
        <w:tab/>
        <w:t xml:space="preserve">המזמין ישלם את שכר המפקח תוך </w:t>
      </w:r>
      <w:r w:rsidR="00106438">
        <w:rPr>
          <w:rFonts w:hint="cs"/>
          <w:rtl/>
        </w:rPr>
        <w:t>45</w:t>
      </w:r>
      <w:r w:rsidR="00106438">
        <w:rPr>
          <w:rtl/>
        </w:rPr>
        <w:t xml:space="preserve"> </w:t>
      </w:r>
      <w:r>
        <w:rPr>
          <w:rtl/>
        </w:rPr>
        <w:t>יום מתאריך אישור החשבון ע"י המנהל, בכפוף לדחיות הדרושות לשם התאמה למועדי התשלום הקבועים שיהיו נהוגים אצל המזמין מעת לעת.</w:t>
      </w:r>
    </w:p>
    <w:p w14:paraId="715525CD" w14:textId="77777777" w:rsidR="00EB5A81" w:rsidRPr="00870C9E" w:rsidRDefault="00EB5A81" w:rsidP="00EB5A81">
      <w:pPr>
        <w:pStyle w:val="BodyTextIndent"/>
        <w:jc w:val="both"/>
        <w:rPr>
          <w:rtl/>
        </w:rPr>
      </w:pPr>
    </w:p>
    <w:p w14:paraId="6A982BC5" w14:textId="77777777" w:rsidR="00EB5A81" w:rsidRDefault="00EB5A81" w:rsidP="00EB5A81">
      <w:pPr>
        <w:rPr>
          <w:rtl/>
        </w:rPr>
      </w:pPr>
    </w:p>
    <w:p w14:paraId="6AD41FF9" w14:textId="77777777" w:rsidR="00EB5A81" w:rsidRDefault="00EB5A81" w:rsidP="00EB5A81">
      <w:pPr>
        <w:rPr>
          <w:rtl/>
        </w:rPr>
      </w:pPr>
    </w:p>
    <w:p w14:paraId="66DB7383" w14:textId="77777777" w:rsidR="00EB5A81" w:rsidRDefault="00EB5A81" w:rsidP="00EB5A81">
      <w:pPr>
        <w:rPr>
          <w:rtl/>
        </w:rPr>
      </w:pPr>
    </w:p>
    <w:p w14:paraId="0BEB63B3" w14:textId="77777777" w:rsidR="00EB5A81" w:rsidRDefault="00EB5A81" w:rsidP="00EB5A81">
      <w:pPr>
        <w:rPr>
          <w:rtl/>
        </w:rPr>
      </w:pPr>
    </w:p>
    <w:p w14:paraId="605C8E36" w14:textId="77777777" w:rsidR="00EB5A81" w:rsidRDefault="00EB5A81" w:rsidP="00EB5A81">
      <w:pPr>
        <w:rPr>
          <w:rtl/>
        </w:rPr>
      </w:pPr>
    </w:p>
    <w:p w14:paraId="59C892B2" w14:textId="77777777" w:rsidR="00EB5A81" w:rsidRDefault="00EB5A81" w:rsidP="00EB5A81">
      <w:pPr>
        <w:rPr>
          <w:rtl/>
        </w:rPr>
      </w:pPr>
    </w:p>
    <w:p w14:paraId="7EB091C6" w14:textId="77777777" w:rsidR="00EB5A81" w:rsidRDefault="00EB5A81" w:rsidP="00EB5A81">
      <w:pPr>
        <w:rPr>
          <w:rtl/>
        </w:rPr>
      </w:pPr>
    </w:p>
    <w:p w14:paraId="56D55456" w14:textId="77777777" w:rsidR="00EB5A81" w:rsidRDefault="00EB5A81" w:rsidP="00EB5A81">
      <w:pPr>
        <w:rPr>
          <w:rtl/>
        </w:rPr>
      </w:pPr>
    </w:p>
    <w:p w14:paraId="51114760" w14:textId="77777777" w:rsidR="00EB5A81" w:rsidRDefault="00EB5A81" w:rsidP="00EB5A81">
      <w:pPr>
        <w:rPr>
          <w:rtl/>
        </w:rPr>
      </w:pPr>
    </w:p>
    <w:p w14:paraId="1EEC0971" w14:textId="77777777" w:rsidR="00EB5A81" w:rsidRPr="009014A0" w:rsidRDefault="00EB5A81" w:rsidP="00EB5A81">
      <w:pPr>
        <w:rPr>
          <w:sz w:val="24"/>
          <w:szCs w:val="24"/>
        </w:rPr>
      </w:pPr>
    </w:p>
    <w:p w14:paraId="6032E62D" w14:textId="77777777" w:rsidR="00EB5A81" w:rsidRPr="00844BB6" w:rsidRDefault="00EB5A81" w:rsidP="00EB5A81">
      <w:pPr>
        <w:ind w:left="820" w:hanging="580"/>
        <w:jc w:val="both"/>
        <w:rPr>
          <w:bCs/>
          <w:color w:val="000000"/>
          <w:sz w:val="24"/>
          <w:szCs w:val="24"/>
          <w:u w:val="single"/>
          <w:rtl/>
        </w:rPr>
      </w:pPr>
    </w:p>
    <w:p w14:paraId="1BB53A0C" w14:textId="77777777" w:rsidR="00EB5A81" w:rsidRPr="009014A0" w:rsidRDefault="00EB5A81" w:rsidP="00EB5A81">
      <w:pPr>
        <w:ind w:left="820" w:hanging="580"/>
        <w:jc w:val="both"/>
        <w:rPr>
          <w:bCs/>
          <w:color w:val="000000"/>
          <w:sz w:val="24"/>
          <w:szCs w:val="24"/>
          <w:u w:val="single"/>
          <w:rtl/>
        </w:rPr>
      </w:pPr>
    </w:p>
    <w:p w14:paraId="12808ED7"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lastRenderedPageBreak/>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68F49596" w14:textId="77777777" w:rsidR="00EB5A81" w:rsidRDefault="00EB5A81" w:rsidP="00EB5A81">
      <w:pPr>
        <w:pStyle w:val="Heading5"/>
        <w:ind w:left="4320"/>
        <w:jc w:val="both"/>
        <w:rPr>
          <w:sz w:val="24"/>
          <w:rtl/>
        </w:rPr>
      </w:pPr>
    </w:p>
    <w:p w14:paraId="0A1B8046" w14:textId="450E253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5T00:00:00Z">
            <w:dateFormat w:val="dd/MM/yyyy"/>
            <w:lid w:val="he-IL"/>
            <w:storeMappedDataAs w:val="dateTime"/>
            <w:calendar w:val="gregorian"/>
          </w:date>
        </w:sdtPr>
        <w:sdtEndPr>
          <w:rPr>
            <w:rFonts w:hint="cs"/>
          </w:rPr>
        </w:sdtEndPr>
        <w:sdtContent>
          <w:r w:rsidR="001B1CC7">
            <w:rPr>
              <w:rFonts w:ascii="Times New Roman" w:eastAsia="Times New Roman" w:hAnsi="Times New Roman" w:hint="cs"/>
              <w:color w:val="008000"/>
              <w:sz w:val="24"/>
              <w:szCs w:val="24"/>
              <w:rtl/>
              <w:lang w:eastAsia="he-IL"/>
            </w:rPr>
            <w:t>‏15/02/2022</w:t>
          </w:r>
        </w:sdtContent>
      </w:sdt>
      <w:r w:rsidRPr="008942AD">
        <w:rPr>
          <w:rFonts w:ascii="Times New Roman" w:eastAsia="Times New Roman" w:hAnsi="Times New Roman" w:hint="cs"/>
          <w:bCs/>
          <w:color w:val="FF0000"/>
          <w:sz w:val="24"/>
          <w:szCs w:val="24"/>
          <w:rtl/>
          <w:lang w:eastAsia="he-IL"/>
        </w:rPr>
        <w:br/>
      </w:r>
    </w:p>
    <w:p w14:paraId="5C14BCAB"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296D1A7" w14:textId="29455912" w:rsidR="008942AD" w:rsidRPr="008942AD" w:rsidRDefault="00E55B00" w:rsidP="002B4797">
          <w:pPr>
            <w:widowControl w:val="0"/>
            <w:rPr>
              <w:rFonts w:ascii="Times New Roman" w:eastAsia="Times New Roman" w:hAnsi="Times New Roman"/>
              <w:color w:val="008000"/>
              <w:sz w:val="24"/>
              <w:szCs w:val="24"/>
              <w:rtl/>
              <w:lang w:eastAsia="he-IL"/>
            </w:rPr>
          </w:pPr>
          <w:r>
            <w:rPr>
              <w:rFonts w:ascii="Times New Roman" w:eastAsia="Times New Roman" w:hAnsi="Times New Roman"/>
              <w:color w:val="008000"/>
              <w:sz w:val="24"/>
              <w:szCs w:val="24"/>
              <w:rtl/>
              <w:lang w:eastAsia="he-IL"/>
            </w:rPr>
            <w:br/>
            <w:t>אפריקה ישראל מגורים בע"מ</w:t>
          </w:r>
          <w:r>
            <w:rPr>
              <w:rFonts w:ascii="Times New Roman" w:eastAsia="Times New Roman" w:hAnsi="Times New Roman"/>
              <w:color w:val="008000"/>
              <w:sz w:val="24"/>
              <w:szCs w:val="24"/>
              <w:rtl/>
              <w:lang w:eastAsia="he-IL"/>
            </w:rPr>
            <w:br/>
            <w:t>יוני נתניהו 1 ג' אור יהודה</w:t>
          </w:r>
          <w:r>
            <w:rPr>
              <w:rFonts w:ascii="Times New Roman" w:eastAsia="Times New Roman" w:hAnsi="Times New Roman"/>
              <w:color w:val="008000"/>
              <w:sz w:val="24"/>
              <w:szCs w:val="24"/>
              <w:rtl/>
              <w:lang w:eastAsia="he-IL"/>
            </w:rPr>
            <w:br/>
            <w:t>מ.ז 52-003476-0</w:t>
          </w:r>
          <w:r>
            <w:rPr>
              <w:rFonts w:ascii="Times New Roman" w:eastAsia="Times New Roman" w:hAnsi="Times New Roman"/>
              <w:color w:val="008000"/>
              <w:sz w:val="24"/>
              <w:szCs w:val="24"/>
              <w:rtl/>
              <w:lang w:eastAsia="he-IL"/>
            </w:rPr>
            <w:br/>
          </w:r>
          <w:r>
            <w:rPr>
              <w:rFonts w:ascii="Times New Roman" w:eastAsia="Times New Roman" w:hAnsi="Times New Roman"/>
              <w:color w:val="008000"/>
              <w:sz w:val="24"/>
              <w:szCs w:val="24"/>
              <w:rtl/>
              <w:lang w:eastAsia="he-IL"/>
            </w:rPr>
            <w:br/>
            <w:t>שיכון ובינוי נדל"ן בע"מ</w:t>
          </w:r>
          <w:r>
            <w:rPr>
              <w:rFonts w:ascii="Times New Roman" w:eastAsia="Times New Roman" w:hAnsi="Times New Roman"/>
              <w:color w:val="008000"/>
              <w:sz w:val="24"/>
              <w:szCs w:val="24"/>
              <w:rtl/>
              <w:lang w:eastAsia="he-IL"/>
            </w:rPr>
            <w:br/>
            <w:t>שלם 3 רמת גן 52215</w:t>
          </w:r>
          <w:r>
            <w:rPr>
              <w:rFonts w:ascii="Times New Roman" w:eastAsia="Times New Roman" w:hAnsi="Times New Roman"/>
              <w:color w:val="008000"/>
              <w:sz w:val="24"/>
              <w:szCs w:val="24"/>
              <w:rtl/>
              <w:lang w:eastAsia="he-IL"/>
            </w:rPr>
            <w:br/>
            <w:t>מ.ז 52-002117-1</w:t>
          </w:r>
          <w:r>
            <w:rPr>
              <w:rFonts w:ascii="Times New Roman" w:eastAsia="Times New Roman" w:hAnsi="Times New Roman"/>
              <w:color w:val="008000"/>
              <w:sz w:val="24"/>
              <w:szCs w:val="24"/>
              <w:rtl/>
              <w:lang w:eastAsia="he-IL"/>
            </w:rPr>
            <w:br/>
          </w:r>
          <w:r>
            <w:rPr>
              <w:rFonts w:ascii="Times New Roman" w:eastAsia="Times New Roman" w:hAnsi="Times New Roman"/>
              <w:color w:val="008000"/>
              <w:sz w:val="24"/>
              <w:szCs w:val="24"/>
              <w:rtl/>
              <w:lang w:eastAsia="he-IL"/>
            </w:rPr>
            <w:br/>
            <w:t>כלל נכסי נדלן נשר מרכז (נ.נ.נ.מ) שותפות מוגבלת</w:t>
          </w:r>
          <w:r>
            <w:rPr>
              <w:rFonts w:ascii="Times New Roman" w:eastAsia="Times New Roman" w:hAnsi="Times New Roman"/>
              <w:color w:val="008000"/>
              <w:sz w:val="24"/>
              <w:szCs w:val="24"/>
              <w:rtl/>
              <w:lang w:eastAsia="he-IL"/>
            </w:rPr>
            <w:br/>
            <w:t>מרכז עזריאלי בניין משולש 3, תל אביב</w:t>
          </w:r>
          <w:r>
            <w:rPr>
              <w:rFonts w:ascii="Times New Roman" w:eastAsia="Times New Roman" w:hAnsi="Times New Roman"/>
              <w:color w:val="008000"/>
              <w:sz w:val="24"/>
              <w:szCs w:val="24"/>
              <w:rtl/>
              <w:lang w:eastAsia="he-IL"/>
            </w:rPr>
            <w:br/>
            <w:t>540283033</w:t>
          </w:r>
          <w:r>
            <w:rPr>
              <w:rFonts w:ascii="Times New Roman" w:eastAsia="Times New Roman" w:hAnsi="Times New Roman"/>
              <w:color w:val="008000"/>
              <w:sz w:val="24"/>
              <w:szCs w:val="24"/>
              <w:rtl/>
              <w:lang w:eastAsia="he-IL"/>
            </w:rPr>
            <w:br/>
          </w:r>
        </w:p>
      </w:sdtContent>
    </w:sdt>
    <w:p w14:paraId="0EF5ABDE"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01CF1FF8"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020A290A"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5AD52419"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3DD6BE26"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72499FA7" w14:textId="0DA01D33"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815FF">
            <w:rPr>
              <w:rFonts w:ascii="Times New Roman" w:eastAsia="Times New Roman" w:hAnsi="Times New Roman"/>
              <w:color w:val="008000"/>
              <w:sz w:val="24"/>
              <w:szCs w:val="24"/>
              <w:rtl/>
              <w:lang w:eastAsia="he-IL"/>
            </w:rPr>
            <w:t>פאי הנדסה א.מ בעמ</w:t>
          </w:r>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815FF">
            <w:rPr>
              <w:rFonts w:ascii="Times New Roman" w:eastAsia="Times New Roman" w:hAnsi="Times New Roman"/>
              <w:color w:val="008000"/>
              <w:sz w:val="24"/>
              <w:szCs w:val="24"/>
              <w:rtl/>
              <w:lang w:eastAsia="he-IL"/>
            </w:rPr>
            <w:t>פאי הנדסה א.מ בעמ</w:t>
          </w:r>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815FF">
            <w:rPr>
              <w:rFonts w:ascii="Times New Roman" w:eastAsia="Times New Roman" w:hAnsi="Times New Roman"/>
              <w:color w:val="008000"/>
              <w:sz w:val="24"/>
              <w:szCs w:val="24"/>
              <w:rtl/>
              <w:lang w:eastAsia="he-IL"/>
            </w:rPr>
            <w:t>פאי הנדסה א.מ בעמ</w:t>
          </w:r>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0D7EC06F"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52A9120D" w14:textId="552E82E0"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815FF">
            <w:rPr>
              <w:rFonts w:ascii="Times New Roman" w:eastAsia="Times New Roman" w:hAnsi="Times New Roman"/>
              <w:color w:val="008000"/>
              <w:sz w:val="24"/>
              <w:szCs w:val="24"/>
              <w:rtl/>
              <w:lang w:eastAsia="he-IL"/>
            </w:rPr>
            <w:t>פאי הנדסה א.מ בעמ</w:t>
          </w:r>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E58CD">
            <w:rPr>
              <w:rFonts w:ascii="Times New Roman" w:eastAsia="Times New Roman" w:hAnsi="Times New Roman" w:hint="cs"/>
              <w:bCs/>
              <w:color w:val="008000"/>
              <w:sz w:val="24"/>
              <w:szCs w:val="24"/>
              <w:rtl/>
              <w:lang w:eastAsia="he-IL"/>
            </w:rPr>
            <w:t xml:space="preserve">אגמי הכרמל </w:t>
          </w:r>
        </w:sdtContent>
      </w:sdt>
      <w:r w:rsidRPr="008942AD">
        <w:rPr>
          <w:rFonts w:ascii="Times New Roman" w:eastAsia="Times New Roman" w:hAnsi="Times New Roman" w:hint="cs"/>
          <w:color w:val="008000"/>
          <w:sz w:val="24"/>
          <w:szCs w:val="24"/>
          <w:rtl/>
          <w:lang w:eastAsia="he-IL"/>
        </w:rPr>
        <w:t>.</w:t>
      </w:r>
    </w:p>
    <w:p w14:paraId="3B26719D" w14:textId="647819B0"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815FF">
            <w:rPr>
              <w:rFonts w:ascii="Times New Roman" w:eastAsia="Times New Roman" w:hAnsi="Times New Roman"/>
              <w:color w:val="008000"/>
              <w:sz w:val="24"/>
              <w:szCs w:val="24"/>
              <w:rtl/>
              <w:lang w:eastAsia="he-IL"/>
            </w:rPr>
            <w:t>פאי הנדסה א.מ בעמ</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4CE1554C" w14:textId="136C0B00"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815FF">
            <w:rPr>
              <w:rFonts w:ascii="Times New Roman" w:eastAsia="Times New Roman" w:hAnsi="Times New Roman"/>
              <w:color w:val="008000"/>
              <w:sz w:val="24"/>
              <w:szCs w:val="24"/>
              <w:rtl/>
              <w:lang w:eastAsia="he-IL"/>
            </w:rPr>
            <w:t>פאי הנדסה א.מ בעמ</w:t>
          </w:r>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7B922676"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30DA859D"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A449E8B"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4583116A"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503FDDF5"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3D32E0A9"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63E1995F"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60C5B384" w14:textId="70EE934E"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815FF">
            <w:rPr>
              <w:rFonts w:ascii="Times New Roman" w:eastAsia="Times New Roman" w:hAnsi="Times New Roman"/>
              <w:color w:val="00B0F0"/>
              <w:sz w:val="20"/>
              <w:szCs w:val="24"/>
              <w:u w:val="single"/>
              <w:rtl/>
              <w:lang w:eastAsia="he-IL"/>
            </w:rPr>
            <w:t>פאי הנדסה א.מ בעמ</w:t>
          </w:r>
        </w:sdtContent>
      </w:sdt>
    </w:p>
    <w:p w14:paraId="1B84BF46"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4EAA9E9F"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02940A77"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04621C66"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42E82C21"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5FF1CBDD"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5A26BEB1" w14:textId="77777777"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1B6E6B3D"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7614BBF4" w14:textId="77777777"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147B73B5"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5F12A82A" w14:textId="77777777" w:rsidR="003770FB" w:rsidRPr="0009511C" w:rsidRDefault="003770FB" w:rsidP="003770FB">
      <w:pPr>
        <w:tabs>
          <w:tab w:val="left" w:pos="283"/>
        </w:tabs>
        <w:jc w:val="both"/>
        <w:rPr>
          <w:rFonts w:ascii="David" w:eastAsia="Calibri" w:hAnsi="David"/>
          <w:sz w:val="24"/>
          <w:szCs w:val="24"/>
          <w:rtl/>
        </w:rPr>
      </w:pPr>
      <w:r>
        <w:rPr>
          <w:rFonts w:ascii="David" w:eastAsia="Calibri" w:hAnsi="David" w:hint="cs"/>
          <w:sz w:val="24"/>
          <w:szCs w:val="24"/>
          <w:rtl/>
        </w:rPr>
        <w:t>המפקח</w:t>
      </w:r>
      <w:r w:rsidRPr="0009511C">
        <w:rPr>
          <w:rFonts w:ascii="David" w:eastAsia="Calibri" w:hAnsi="David" w:hint="cs"/>
          <w:sz w:val="24"/>
          <w:szCs w:val="24"/>
          <w:rtl/>
        </w:rPr>
        <w:t xml:space="preserve">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9CA430C"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1.</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מקצועית</w:t>
      </w:r>
      <w:r w:rsidRPr="0009511C">
        <w:rPr>
          <w:rFonts w:ascii="David" w:eastAsia="Calibri" w:hAnsi="David" w:hint="cs"/>
          <w:sz w:val="24"/>
          <w:szCs w:val="24"/>
          <w:rtl/>
        </w:rPr>
        <w:t xml:space="preserve">, לכיסוי חבותו המקצועית של </w:t>
      </w:r>
      <w:r>
        <w:rPr>
          <w:rFonts w:ascii="David" w:eastAsia="Calibri" w:hAnsi="David" w:hint="cs"/>
          <w:sz w:val="24"/>
          <w:szCs w:val="24"/>
          <w:rtl/>
        </w:rPr>
        <w:t>המפקח</w:t>
      </w:r>
      <w:r w:rsidRPr="0009511C">
        <w:rPr>
          <w:rFonts w:ascii="David" w:eastAsia="Calibri" w:hAnsi="David" w:hint="cs"/>
          <w:sz w:val="24"/>
          <w:szCs w:val="24"/>
          <w:rtl/>
        </w:rPr>
        <w:t xml:space="preserve"> ביחס להתחייבויותיו על פי ההסכם הנדון.</w:t>
      </w:r>
    </w:p>
    <w:p w14:paraId="0F7B23DD"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גבול האחריות על פי הפוליסה לא יפחת</w:t>
      </w:r>
      <w:r>
        <w:rPr>
          <w:rFonts w:ascii="David" w:eastAsia="Calibri" w:hAnsi="David" w:hint="cs"/>
          <w:sz w:val="24"/>
          <w:szCs w:val="24"/>
          <w:rtl/>
        </w:rPr>
        <w:t xml:space="preserve"> </w:t>
      </w:r>
      <w:r w:rsidRPr="0009511C">
        <w:rPr>
          <w:rFonts w:ascii="David" w:eastAsia="Calibri" w:hAnsi="David" w:hint="cs"/>
          <w:sz w:val="24"/>
          <w:szCs w:val="24"/>
          <w:rtl/>
        </w:rPr>
        <w:t>מ- 4,000,000 ₪ (ארבעה מיליון ₪)</w:t>
      </w:r>
      <w:r>
        <w:rPr>
          <w:rFonts w:ascii="David" w:eastAsia="Calibri" w:hAnsi="David" w:hint="cs"/>
          <w:sz w:val="24"/>
          <w:szCs w:val="24"/>
          <w:rtl/>
        </w:rPr>
        <w:t xml:space="preserve"> </w:t>
      </w:r>
      <w:r w:rsidRPr="0009511C">
        <w:rPr>
          <w:rFonts w:ascii="David" w:eastAsia="Calibri" w:hAnsi="David" w:hint="cs"/>
          <w:sz w:val="24"/>
          <w:szCs w:val="24"/>
          <w:rtl/>
        </w:rPr>
        <w:t>לאירוע ובסה"כ לתקופת הביטוח.</w:t>
      </w:r>
    </w:p>
    <w:p w14:paraId="021B9C79" w14:textId="77777777" w:rsidR="003770FB"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hint="cs"/>
          <w:sz w:val="24"/>
          <w:szCs w:val="24"/>
          <w:rtl/>
        </w:rPr>
        <w:t>המפקח</w:t>
      </w:r>
      <w:r w:rsidRPr="0009511C">
        <w:rPr>
          <w:rFonts w:ascii="David" w:eastAsia="Calibri" w:hAnsi="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hint="cs"/>
          <w:sz w:val="24"/>
          <w:szCs w:val="24"/>
          <w:rtl/>
        </w:rPr>
        <w:t>המפקח</w:t>
      </w:r>
      <w:r w:rsidRPr="0009511C">
        <w:rPr>
          <w:rFonts w:ascii="David" w:eastAsia="Calibri" w:hAnsi="David" w:hint="cs"/>
          <w:sz w:val="24"/>
          <w:szCs w:val="24"/>
          <w:rtl/>
        </w:rPr>
        <w:t xml:space="preserve"> אך לא לפני התאריך _____________</w:t>
      </w:r>
      <w:r>
        <w:rPr>
          <w:rFonts w:ascii="David" w:eastAsia="Calibri" w:hAnsi="David" w:hint="cs"/>
          <w:sz w:val="24"/>
          <w:szCs w:val="24"/>
          <w:rtl/>
        </w:rPr>
        <w:t xml:space="preserve"> </w:t>
      </w:r>
      <w:r w:rsidRPr="0009511C">
        <w:rPr>
          <w:rFonts w:ascii="David" w:eastAsia="Calibri" w:hAnsi="David" w:hint="cs"/>
          <w:sz w:val="24"/>
          <w:szCs w:val="24"/>
          <w:rtl/>
        </w:rPr>
        <w:t>(להלן :</w:t>
      </w:r>
      <w:r>
        <w:rPr>
          <w:rFonts w:ascii="David" w:eastAsia="Calibri" w:hAnsi="David" w:hint="cs"/>
          <w:sz w:val="24"/>
          <w:szCs w:val="24"/>
          <w:rtl/>
        </w:rPr>
        <w:t xml:space="preserve"> </w:t>
      </w:r>
      <w:r w:rsidRPr="0009511C">
        <w:rPr>
          <w:rFonts w:ascii="David" w:eastAsia="Calibri" w:hAnsi="David" w:hint="cs"/>
          <w:sz w:val="24"/>
          <w:szCs w:val="24"/>
          <w:rtl/>
        </w:rPr>
        <w:t>"</w:t>
      </w:r>
      <w:r w:rsidRPr="005D36FC">
        <w:rPr>
          <w:rFonts w:ascii="David" w:eastAsia="Calibri" w:hAnsi="David" w:hint="eastAsia"/>
          <w:b/>
          <w:bCs/>
          <w:sz w:val="24"/>
          <w:szCs w:val="24"/>
          <w:rtl/>
        </w:rPr>
        <w:t>התאריך</w:t>
      </w:r>
      <w:r w:rsidRPr="005D36FC">
        <w:rPr>
          <w:rFonts w:ascii="David" w:eastAsia="Calibri" w:hAnsi="David"/>
          <w:b/>
          <w:bCs/>
          <w:sz w:val="24"/>
          <w:szCs w:val="24"/>
          <w:rtl/>
        </w:rPr>
        <w:t xml:space="preserve"> </w:t>
      </w:r>
      <w:r w:rsidRPr="005D36FC">
        <w:rPr>
          <w:rFonts w:ascii="David" w:eastAsia="Calibri" w:hAnsi="David" w:hint="eastAsia"/>
          <w:b/>
          <w:bCs/>
          <w:sz w:val="24"/>
          <w:szCs w:val="24"/>
          <w:rtl/>
        </w:rPr>
        <w:t>הרטרואקטיבי</w:t>
      </w:r>
      <w:r w:rsidRPr="0009511C">
        <w:rPr>
          <w:rFonts w:ascii="David" w:eastAsia="Calibri" w:hAnsi="David" w:hint="cs"/>
          <w:sz w:val="24"/>
          <w:szCs w:val="24"/>
          <w:rtl/>
        </w:rPr>
        <w:t>").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84E707F"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p>
    <w:p w14:paraId="743EAE39"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2.</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מעבידים</w:t>
      </w:r>
      <w:r w:rsidRPr="0009511C">
        <w:rPr>
          <w:rFonts w:ascii="David" w:eastAsia="Calibri" w:hAnsi="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hint="cs"/>
          <w:sz w:val="24"/>
          <w:szCs w:val="24"/>
          <w:rtl/>
        </w:rPr>
        <w:t>המפקח</w:t>
      </w:r>
      <w:r w:rsidRPr="0009511C">
        <w:rPr>
          <w:rFonts w:ascii="David" w:eastAsia="Calibri" w:hAnsi="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3AEBBD1"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hint="cs"/>
          <w:sz w:val="24"/>
          <w:szCs w:val="24"/>
        </w:rPr>
        <w:t xml:space="preserve"> </w:t>
      </w:r>
      <w:r w:rsidRPr="0009511C">
        <w:rPr>
          <w:rFonts w:ascii="David" w:eastAsia="Calibri" w:hAnsi="David" w:hint="cs"/>
          <w:sz w:val="24"/>
          <w:szCs w:val="24"/>
          <w:rtl/>
        </w:rPr>
        <w:t>לעניין קרות תאונת עבודה ו/או מחלה כלשהי</w:t>
      </w:r>
      <w:r w:rsidRPr="0009511C">
        <w:rPr>
          <w:rFonts w:ascii="David" w:eastAsia="Calibri" w:hAnsi="David" w:hint="cs"/>
          <w:sz w:val="24"/>
          <w:szCs w:val="24"/>
        </w:rPr>
        <w:t xml:space="preserve"> </w:t>
      </w:r>
      <w:r w:rsidRPr="0009511C">
        <w:rPr>
          <w:rFonts w:ascii="David" w:eastAsia="Calibri" w:hAnsi="David" w:hint="cs"/>
          <w:sz w:val="24"/>
          <w:szCs w:val="24"/>
          <w:rtl/>
        </w:rPr>
        <w:t xml:space="preserve">כי הוא נושא בחובות מעביד כלשהם כלפי מי מעובדי </w:t>
      </w:r>
      <w:r>
        <w:rPr>
          <w:rFonts w:ascii="David" w:eastAsia="Calibri" w:hAnsi="David" w:hint="cs"/>
          <w:sz w:val="24"/>
          <w:szCs w:val="24"/>
          <w:rtl/>
        </w:rPr>
        <w:t>המפקח</w:t>
      </w:r>
      <w:r w:rsidRPr="0009511C">
        <w:rPr>
          <w:rFonts w:ascii="David" w:eastAsia="Calibri" w:hAnsi="David" w:hint="cs"/>
          <w:sz w:val="24"/>
          <w:szCs w:val="24"/>
          <w:rtl/>
        </w:rPr>
        <w:t>.</w:t>
      </w:r>
      <w:r w:rsidRPr="0009511C">
        <w:rPr>
          <w:rFonts w:ascii="David" w:eastAsia="Calibri" w:hAnsi="David" w:hint="cs"/>
          <w:sz w:val="24"/>
          <w:szCs w:val="24"/>
          <w:rtl/>
        </w:rPr>
        <w:tab/>
      </w:r>
      <w:r w:rsidRPr="0009511C">
        <w:rPr>
          <w:rFonts w:ascii="David" w:eastAsia="Calibri" w:hAnsi="David" w:hint="cs"/>
          <w:sz w:val="24"/>
          <w:szCs w:val="24"/>
          <w:rtl/>
        </w:rPr>
        <w:br/>
      </w:r>
    </w:p>
    <w:p w14:paraId="01680531"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3</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כלפי צד שלישי</w:t>
      </w:r>
      <w:r w:rsidRPr="0009511C">
        <w:rPr>
          <w:rFonts w:ascii="David" w:eastAsia="Calibri" w:hAnsi="David" w:hint="cs"/>
          <w:sz w:val="24"/>
          <w:szCs w:val="24"/>
          <w:rtl/>
        </w:rPr>
        <w:t xml:space="preserve"> המבטח את חבות </w:t>
      </w:r>
      <w:r>
        <w:rPr>
          <w:rFonts w:ascii="David" w:eastAsia="Calibri" w:hAnsi="David" w:hint="cs"/>
          <w:sz w:val="24"/>
          <w:szCs w:val="24"/>
          <w:rtl/>
        </w:rPr>
        <w:t>המפקח</w:t>
      </w:r>
      <w:r w:rsidRPr="0009511C">
        <w:rPr>
          <w:rFonts w:ascii="David" w:eastAsia="Calibri" w:hAnsi="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ו/או כל מי שפועל מטעמו וכל הבאים מכוחו ויחול על כל אובדן ו/או נזק לגוף ו/או לרכוש.</w:t>
      </w:r>
    </w:p>
    <w:p w14:paraId="0E9BC820" w14:textId="77777777" w:rsidR="003770FB"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כפוף לכל הגבלה בדבר חבות הנובעת מאש, התפוצצות, בהלה, מכשירי הרמה, חבות</w:t>
      </w:r>
      <w:r w:rsidRPr="0009511C">
        <w:rPr>
          <w:rFonts w:ascii="David" w:eastAsia="Calibri" w:hAnsi="David" w:hint="cs"/>
          <w:sz w:val="24"/>
          <w:szCs w:val="24"/>
        </w:rPr>
        <w:t xml:space="preserve"> </w:t>
      </w:r>
      <w:r w:rsidRPr="0009511C">
        <w:rPr>
          <w:rFonts w:ascii="David" w:eastAsia="Calibri" w:hAnsi="David" w:hint="cs"/>
          <w:sz w:val="24"/>
          <w:szCs w:val="24"/>
          <w:rtl/>
        </w:rPr>
        <w:t>בגין וכלפי קבלנים, קבלני משנה</w:t>
      </w:r>
      <w:r w:rsidRPr="0009511C">
        <w:rPr>
          <w:rFonts w:ascii="David" w:eastAsia="Calibri" w:hAnsi="David" w:hint="cs"/>
          <w:sz w:val="24"/>
          <w:szCs w:val="24"/>
        </w:rPr>
        <w:t xml:space="preserve"> </w:t>
      </w:r>
      <w:r w:rsidRPr="0009511C">
        <w:rPr>
          <w:rFonts w:ascii="David" w:eastAsia="Calibri" w:hAnsi="David" w:hint="cs"/>
          <w:sz w:val="24"/>
          <w:szCs w:val="24"/>
          <w:rtl/>
        </w:rPr>
        <w:t>ועובדיהם, פריקה וטעינה, מתקנים סניטריים פגומים, הרעלה, כל דבר מזיק במאכל או משקה, שביתה והשבתה, עבודות חוץ, וכן תביעות שיבוב מצד המוסד לביטוח לאומי.</w:t>
      </w:r>
    </w:p>
    <w:p w14:paraId="09592442"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 xml:space="preserve"> </w:t>
      </w:r>
      <w:r w:rsidRPr="0009511C">
        <w:rPr>
          <w:rFonts w:ascii="David" w:eastAsia="Calibri" w:hAnsi="David" w:hint="cs"/>
          <w:sz w:val="24"/>
          <w:szCs w:val="24"/>
          <w:rtl/>
        </w:rPr>
        <w:br/>
        <w:t xml:space="preserve">הביטוח מורחב לשפות את המזמין בגין אחריותו למעשי ו/או מחדלי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3BD0B289"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05DF697"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FC9E5A8"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כמו כן </w:t>
      </w:r>
      <w:r>
        <w:rPr>
          <w:rFonts w:ascii="David" w:eastAsia="Calibri" w:hAnsi="David" w:hint="cs"/>
          <w:sz w:val="24"/>
          <w:szCs w:val="24"/>
          <w:rtl/>
        </w:rPr>
        <w:t>המפקח</w:t>
      </w:r>
      <w:r w:rsidRPr="0009511C">
        <w:rPr>
          <w:rFonts w:ascii="David" w:eastAsia="Calibri" w:hAnsi="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3F7C3FF6"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CAEA9B8" w14:textId="77777777" w:rsidR="003770FB" w:rsidRPr="0009511C" w:rsidRDefault="003770FB" w:rsidP="003770FB">
      <w:pPr>
        <w:jc w:val="both"/>
        <w:rPr>
          <w:rFonts w:ascii="David" w:eastAsia="Calibri" w:hAnsi="David"/>
          <w:sz w:val="24"/>
          <w:szCs w:val="24"/>
          <w:rtl/>
        </w:rPr>
      </w:pPr>
      <w:r w:rsidRPr="0009511C">
        <w:rPr>
          <w:rFonts w:ascii="David" w:eastAsia="Calibri" w:hAnsi="David" w:hint="cs"/>
          <w:sz w:val="24"/>
          <w:szCs w:val="24"/>
          <w:rtl/>
        </w:rPr>
        <w:t xml:space="preserve"> </w:t>
      </w:r>
    </w:p>
    <w:p w14:paraId="73B1BA27" w14:textId="77777777" w:rsidR="00A955A9" w:rsidRDefault="00A955A9" w:rsidP="00EB5A81">
      <w:pPr>
        <w:spacing w:before="60" w:after="60"/>
        <w:jc w:val="center"/>
        <w:rPr>
          <w:b/>
          <w:bCs/>
          <w:sz w:val="28"/>
          <w:szCs w:val="28"/>
          <w:u w:val="single"/>
          <w:rtl/>
        </w:rPr>
      </w:pPr>
    </w:p>
    <w:p w14:paraId="043F60DC" w14:textId="77777777" w:rsidR="008942AD" w:rsidRDefault="008942AD" w:rsidP="00EB5A81">
      <w:pPr>
        <w:spacing w:before="60" w:after="60"/>
        <w:jc w:val="center"/>
        <w:rPr>
          <w:b/>
          <w:bCs/>
          <w:sz w:val="28"/>
          <w:szCs w:val="28"/>
          <w:u w:val="single"/>
          <w:rtl/>
        </w:rPr>
      </w:pPr>
    </w:p>
    <w:p w14:paraId="0E73809C" w14:textId="77777777" w:rsidR="008942AD" w:rsidRDefault="008942AD" w:rsidP="00EB5A81">
      <w:pPr>
        <w:spacing w:before="60" w:after="60"/>
        <w:jc w:val="center"/>
        <w:rPr>
          <w:b/>
          <w:bCs/>
          <w:sz w:val="28"/>
          <w:szCs w:val="28"/>
          <w:u w:val="single"/>
          <w:rtl/>
        </w:rPr>
      </w:pPr>
    </w:p>
    <w:p w14:paraId="0019AC5B" w14:textId="77777777" w:rsidR="003770FB" w:rsidRPr="0009511C" w:rsidRDefault="003770FB" w:rsidP="005D36FC">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Cs/>
          <w:sz w:val="20"/>
          <w:szCs w:val="24"/>
          <w:u w:val="single"/>
          <w:rtl/>
          <w:lang w:eastAsia="he-IL"/>
        </w:rPr>
        <w:t>נספח "</w:t>
      </w:r>
      <w:r>
        <w:rPr>
          <w:rFonts w:ascii="Times New Roman" w:eastAsia="Times New Roman" w:hAnsi="Times New Roman" w:hint="cs"/>
          <w:bCs/>
          <w:sz w:val="20"/>
          <w:szCs w:val="24"/>
          <w:u w:val="single"/>
          <w:rtl/>
          <w:lang w:eastAsia="he-IL"/>
        </w:rPr>
        <w:t>ח'</w:t>
      </w:r>
      <w:r w:rsidRPr="0009511C">
        <w:rPr>
          <w:rFonts w:ascii="Times New Roman" w:eastAsia="Times New Roman" w:hAnsi="Times New Roman" w:hint="cs"/>
          <w:bCs/>
          <w:sz w:val="20"/>
          <w:szCs w:val="24"/>
          <w:u w:val="single"/>
          <w:rtl/>
          <w:lang w:eastAsia="he-IL"/>
        </w:rPr>
        <w:t>1"</w:t>
      </w:r>
    </w:p>
    <w:p w14:paraId="73F5BDB4" w14:textId="77777777" w:rsidR="003770FB" w:rsidRPr="00EA1063" w:rsidRDefault="003770FB" w:rsidP="00786E52">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
          <w:bCs/>
          <w:sz w:val="20"/>
          <w:szCs w:val="24"/>
          <w:u w:val="single"/>
          <w:rtl/>
          <w:lang w:eastAsia="he-IL"/>
        </w:rPr>
        <w:t xml:space="preserve">אישור על קיום ביטוחי </w:t>
      </w:r>
      <w:r w:rsidR="00786E52" w:rsidRPr="00786E52">
        <w:rPr>
          <w:rFonts w:ascii="Times New Roman" w:eastAsia="Times New Roman" w:hAnsi="Times New Roman" w:hint="cs"/>
          <w:b/>
          <w:bCs/>
          <w:sz w:val="20"/>
          <w:szCs w:val="24"/>
          <w:u w:val="single"/>
          <w:rtl/>
          <w:lang w:eastAsia="he-IL"/>
        </w:rPr>
        <w:t>המפקח</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770FB" w:rsidRPr="0009511C" w14:paraId="0692301D" w14:textId="77777777" w:rsidTr="0001330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57B876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F060F9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הנפקת האישור(</w:t>
            </w:r>
            <w:r w:rsidRPr="0009511C">
              <w:rPr>
                <w:rFonts w:ascii="David" w:eastAsia="Calibri" w:hAnsi="David" w:hint="cs"/>
                <w:sz w:val="24"/>
                <w:szCs w:val="24"/>
                <w:lang w:eastAsia="he-IL"/>
              </w:rPr>
              <w:t>DD/MM/YYYY</w:t>
            </w:r>
            <w:r w:rsidRPr="0009511C">
              <w:rPr>
                <w:rFonts w:ascii="David" w:eastAsia="Calibri" w:hAnsi="David" w:hint="cs"/>
                <w:sz w:val="24"/>
                <w:szCs w:val="24"/>
                <w:rtl/>
                <w:lang w:eastAsia="he-IL"/>
              </w:rPr>
              <w:t>)</w:t>
            </w:r>
          </w:p>
        </w:tc>
      </w:tr>
      <w:tr w:rsidR="003770FB" w:rsidRPr="0009511C" w14:paraId="60777727" w14:textId="77777777" w:rsidTr="0001330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14C8AD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770FB" w:rsidRPr="0009511C" w14:paraId="24AC12FE" w14:textId="77777777" w:rsidTr="0001330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223089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50D07C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FF15536"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85EB75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מעמד מבקש האישור*</w:t>
            </w:r>
          </w:p>
        </w:tc>
      </w:tr>
      <w:tr w:rsidR="003770FB" w:rsidRPr="0009511C" w14:paraId="0A9D0013" w14:textId="77777777" w:rsidTr="00013309">
        <w:trPr>
          <w:trHeight w:val="551"/>
        </w:trPr>
        <w:tc>
          <w:tcPr>
            <w:tcW w:w="4068" w:type="dxa"/>
            <w:tcBorders>
              <w:top w:val="single" w:sz="4" w:space="0" w:color="auto"/>
              <w:left w:val="single" w:sz="4" w:space="0" w:color="auto"/>
              <w:bottom w:val="single" w:sz="4" w:space="0" w:color="auto"/>
              <w:right w:val="single" w:sz="4" w:space="0" w:color="auto"/>
            </w:tcBorders>
            <w:hideMark/>
          </w:tcPr>
          <w:p w14:paraId="78616F50"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p w14:paraId="4CF8567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E1AA7C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FA3DAEF" w14:textId="77777777" w:rsidR="003770FB" w:rsidRPr="0009511C" w:rsidRDefault="003770FB" w:rsidP="00013309">
            <w:pPr>
              <w:ind w:left="50" w:right="78"/>
              <w:rPr>
                <w:rFonts w:ascii="David" w:eastAsia="Calibri" w:hAnsi="David"/>
                <w:b/>
                <w:sz w:val="24"/>
                <w:szCs w:val="24"/>
                <w:rtl/>
                <w:lang w:eastAsia="he-IL"/>
              </w:rPr>
            </w:pPr>
          </w:p>
          <w:p w14:paraId="1C12C1B1"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שירותים - 085</w:t>
            </w:r>
          </w:p>
          <w:p w14:paraId="169D65FD" w14:textId="77777777" w:rsidR="003770FB" w:rsidRPr="0009511C" w:rsidRDefault="003770FB" w:rsidP="00013309">
            <w:pPr>
              <w:ind w:left="50" w:right="78"/>
              <w:rPr>
                <w:rFonts w:ascii="David" w:eastAsia="Calibri" w:hAnsi="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F5E67B7" w14:textId="77777777" w:rsidR="003770FB" w:rsidRPr="0009511C" w:rsidRDefault="003770FB" w:rsidP="00013309">
            <w:pPr>
              <w:ind w:left="50" w:right="78"/>
              <w:rPr>
                <w:rFonts w:ascii="David" w:eastAsia="Calibri" w:hAnsi="David"/>
                <w:b/>
                <w:sz w:val="24"/>
                <w:szCs w:val="24"/>
                <w:rtl/>
                <w:lang w:eastAsia="he-IL"/>
              </w:rPr>
            </w:pPr>
          </w:p>
          <w:p w14:paraId="53BD91EC"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מזמין שירותים</w:t>
            </w:r>
          </w:p>
          <w:p w14:paraId="2A93FEA6" w14:textId="77777777" w:rsidR="003770FB" w:rsidRPr="0009511C" w:rsidRDefault="003770FB" w:rsidP="00013309">
            <w:pPr>
              <w:ind w:left="50" w:right="78"/>
              <w:rPr>
                <w:rFonts w:ascii="David" w:eastAsia="Calibri" w:hAnsi="David"/>
                <w:b/>
                <w:sz w:val="24"/>
                <w:szCs w:val="24"/>
                <w:rtl/>
                <w:lang w:eastAsia="he-IL"/>
              </w:rPr>
            </w:pPr>
          </w:p>
        </w:tc>
      </w:tr>
      <w:tr w:rsidR="003770FB" w:rsidRPr="0009511C" w14:paraId="47B0C5BF" w14:textId="77777777" w:rsidTr="00013309">
        <w:trPr>
          <w:trHeight w:val="571"/>
        </w:trPr>
        <w:tc>
          <w:tcPr>
            <w:tcW w:w="4068" w:type="dxa"/>
            <w:tcBorders>
              <w:top w:val="single" w:sz="4" w:space="0" w:color="auto"/>
              <w:left w:val="single" w:sz="4" w:space="0" w:color="auto"/>
              <w:bottom w:val="single" w:sz="4" w:space="0" w:color="auto"/>
              <w:right w:val="single" w:sz="4" w:space="0" w:color="auto"/>
            </w:tcBorders>
            <w:hideMark/>
          </w:tcPr>
          <w:p w14:paraId="44187D3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ת.ז./ח.פ./ח.צ.</w:t>
            </w:r>
          </w:p>
          <w:p w14:paraId="7A89910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A8DD420"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0F789B"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92E039" w14:textId="77777777" w:rsidR="003770FB" w:rsidRPr="0009511C" w:rsidRDefault="003770FB" w:rsidP="00013309">
            <w:pPr>
              <w:spacing w:line="256" w:lineRule="auto"/>
              <w:rPr>
                <w:rFonts w:ascii="David" w:eastAsia="Calibri" w:hAnsi="David"/>
                <w:b/>
                <w:sz w:val="24"/>
                <w:szCs w:val="24"/>
                <w:lang w:eastAsia="he-IL"/>
              </w:rPr>
            </w:pPr>
          </w:p>
        </w:tc>
      </w:tr>
      <w:tr w:rsidR="003770FB" w:rsidRPr="0009511C" w14:paraId="29CFFC64" w14:textId="77777777" w:rsidTr="00013309">
        <w:trPr>
          <w:trHeight w:val="391"/>
        </w:trPr>
        <w:tc>
          <w:tcPr>
            <w:tcW w:w="4068" w:type="dxa"/>
            <w:tcBorders>
              <w:top w:val="single" w:sz="4" w:space="0" w:color="auto"/>
              <w:left w:val="single" w:sz="4" w:space="0" w:color="auto"/>
              <w:bottom w:val="single" w:sz="4" w:space="0" w:color="auto"/>
              <w:right w:val="single" w:sz="4" w:space="0" w:color="auto"/>
            </w:tcBorders>
            <w:hideMark/>
          </w:tcPr>
          <w:p w14:paraId="639EFE76"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מען </w:t>
            </w:r>
          </w:p>
          <w:p w14:paraId="6594D90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A577595" w14:textId="77777777" w:rsidR="003770FB" w:rsidRPr="0009511C" w:rsidRDefault="003770FB" w:rsidP="00013309">
            <w:pPr>
              <w:rPr>
                <w:rFonts w:ascii="David" w:eastAsia="Calibri" w:hAnsi="David"/>
                <w:sz w:val="24"/>
                <w:szCs w:val="24"/>
                <w:lang w:eastAsia="he-IL"/>
              </w:rPr>
            </w:pPr>
            <w:r w:rsidRPr="0009511C">
              <w:rPr>
                <w:rFonts w:ascii="David" w:eastAsia="Calibri" w:hAnsi="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468EE7"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E4E91E" w14:textId="77777777" w:rsidR="003770FB" w:rsidRPr="0009511C" w:rsidRDefault="003770FB" w:rsidP="00013309">
            <w:pPr>
              <w:spacing w:line="256" w:lineRule="auto"/>
              <w:rPr>
                <w:rFonts w:ascii="David" w:eastAsia="Calibri" w:hAnsi="David"/>
                <w:b/>
                <w:sz w:val="24"/>
                <w:szCs w:val="24"/>
                <w:lang w:eastAsia="he-IL"/>
              </w:rPr>
            </w:pPr>
          </w:p>
        </w:tc>
      </w:tr>
    </w:tbl>
    <w:p w14:paraId="2B124FA9" w14:textId="77777777" w:rsidR="003770FB" w:rsidRPr="0009511C" w:rsidRDefault="003770FB" w:rsidP="003770FB">
      <w:pPr>
        <w:spacing w:after="200" w:line="276" w:lineRule="auto"/>
        <w:outlineLvl w:val="0"/>
        <w:rPr>
          <w:rFonts w:ascii="David" w:eastAsia="Calibri" w:hAnsi="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770FB" w:rsidRPr="0009511C" w14:paraId="68E234A4" w14:textId="77777777" w:rsidTr="0001330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886DD3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כיסויים</w:t>
            </w:r>
          </w:p>
        </w:tc>
      </w:tr>
      <w:tr w:rsidR="003770FB" w:rsidRPr="0009511C" w14:paraId="1EAB05EA" w14:textId="77777777" w:rsidTr="0001330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90A5C8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סוג הביטוח</w:t>
            </w:r>
          </w:p>
          <w:p w14:paraId="2D8BB467" w14:textId="77777777" w:rsidR="003770FB" w:rsidRPr="0009511C" w:rsidRDefault="003770FB" w:rsidP="00013309">
            <w:pPr>
              <w:rPr>
                <w:rFonts w:ascii="David" w:eastAsia="Calibri" w:hAnsi="David"/>
                <w:sz w:val="24"/>
                <w:szCs w:val="24"/>
                <w:rtl/>
                <w:lang w:eastAsia="he-IL"/>
              </w:rPr>
            </w:pPr>
          </w:p>
          <w:p w14:paraId="6394B0B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A4BC8B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85F56A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C8C973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892028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478D8E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B24FAA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כיסויים נוספים בתוקף וביטול חריגים </w:t>
            </w:r>
          </w:p>
          <w:p w14:paraId="04B13E2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יש לציין קוד כיסוי בהתאם לנספח ד'</w:t>
            </w:r>
          </w:p>
        </w:tc>
      </w:tr>
      <w:tr w:rsidR="003770FB" w:rsidRPr="0009511C" w14:paraId="7458D286" w14:textId="77777777" w:rsidTr="0001330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20E9303" w14:textId="77777777" w:rsidR="003770FB" w:rsidRPr="0009511C" w:rsidRDefault="003770FB" w:rsidP="00013309">
            <w:pPr>
              <w:spacing w:line="256" w:lineRule="auto"/>
              <w:rPr>
                <w:rFonts w:ascii="David" w:eastAsia="Calibri" w:hAnsi="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42AABFD" w14:textId="77777777" w:rsidR="003770FB" w:rsidRPr="0009511C" w:rsidRDefault="003770FB" w:rsidP="00013309">
            <w:pPr>
              <w:spacing w:line="256" w:lineRule="auto"/>
              <w:rPr>
                <w:rFonts w:ascii="David" w:eastAsia="Calibri" w:hAnsi="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414D0D8" w14:textId="77777777" w:rsidR="003770FB" w:rsidRPr="0009511C" w:rsidRDefault="003770FB" w:rsidP="00013309">
            <w:pPr>
              <w:spacing w:line="256" w:lineRule="auto"/>
              <w:rPr>
                <w:rFonts w:ascii="David" w:eastAsia="Calibri" w:hAnsi="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D9CB054" w14:textId="77777777" w:rsidR="003770FB" w:rsidRPr="0009511C" w:rsidRDefault="003770FB" w:rsidP="00013309">
            <w:pPr>
              <w:spacing w:line="256" w:lineRule="auto"/>
              <w:rPr>
                <w:rFonts w:ascii="David" w:eastAsia="Calibri" w:hAnsi="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F2579C0" w14:textId="77777777" w:rsidR="003770FB" w:rsidRPr="0009511C" w:rsidRDefault="003770FB" w:rsidP="00013309">
            <w:pPr>
              <w:spacing w:line="256" w:lineRule="auto"/>
              <w:rPr>
                <w:rFonts w:ascii="David" w:eastAsia="Calibri" w:hAnsi="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BBCC90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4795C12"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ECE1DC4" w14:textId="77777777" w:rsidR="003770FB" w:rsidRPr="0009511C" w:rsidRDefault="003770FB" w:rsidP="00013309">
            <w:pPr>
              <w:spacing w:line="256" w:lineRule="auto"/>
              <w:rPr>
                <w:rFonts w:ascii="David" w:eastAsia="Calibri" w:hAnsi="David"/>
                <w:sz w:val="24"/>
                <w:szCs w:val="24"/>
                <w:lang w:eastAsia="he-IL"/>
              </w:rPr>
            </w:pPr>
          </w:p>
        </w:tc>
      </w:tr>
      <w:tr w:rsidR="003770FB" w:rsidRPr="0009511C" w14:paraId="47816D2C"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E91554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881E666"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A70D430"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588F61A"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25613EB"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B46FB5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D25BBD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BA4ACAF"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304/302/307/315/328/329/321/309</w:t>
            </w:r>
          </w:p>
        </w:tc>
      </w:tr>
      <w:tr w:rsidR="003770FB" w:rsidRPr="0009511C" w14:paraId="5536462C"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B46024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7D26111"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CE2AC02"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EED929B"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B1E21E5"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E07230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2D6F53E"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B8B2C7A"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304/302/309/308/328/321</w:t>
            </w:r>
          </w:p>
        </w:tc>
      </w:tr>
      <w:tr w:rsidR="003770FB" w:rsidRPr="0009511C" w14:paraId="1E6BEE3F"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E2ED79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611418E" w14:textId="77777777" w:rsidR="003770FB" w:rsidRPr="0009511C" w:rsidRDefault="003770FB" w:rsidP="00013309">
            <w:pPr>
              <w:rPr>
                <w:rFonts w:ascii="David" w:eastAsia="Calibri" w:hAnsi="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F0C9091" w14:textId="77777777" w:rsidR="003770FB" w:rsidRPr="0009511C" w:rsidRDefault="003770FB" w:rsidP="00013309">
            <w:pPr>
              <w:rPr>
                <w:rFonts w:ascii="David" w:eastAsia="Calibri" w:hAnsi="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012FC6C" w14:textId="77777777" w:rsidR="003770FB" w:rsidRPr="0009511C" w:rsidRDefault="003770FB" w:rsidP="00013309">
            <w:pPr>
              <w:rPr>
                <w:rFonts w:ascii="David" w:eastAsia="Calibri" w:hAnsi="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36A645E" w14:textId="77777777" w:rsidR="003770FB" w:rsidRPr="0009511C" w:rsidRDefault="003770FB" w:rsidP="00013309">
            <w:pPr>
              <w:rPr>
                <w:rFonts w:ascii="David" w:eastAsia="Calibri" w:hAnsi="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3995FA3" w14:textId="77777777" w:rsidR="003770FB" w:rsidRPr="0009511C" w:rsidRDefault="003770FB" w:rsidP="00013309">
            <w:pPr>
              <w:rPr>
                <w:rFonts w:ascii="David" w:eastAsia="Calibri" w:hAnsi="David"/>
                <w:strike/>
                <w:sz w:val="24"/>
                <w:szCs w:val="24"/>
                <w:rtl/>
                <w:lang w:eastAsia="he-IL"/>
              </w:rPr>
            </w:pPr>
            <w:r w:rsidRPr="0009511C">
              <w:rPr>
                <w:rFonts w:ascii="David" w:eastAsia="Calibri" w:hAnsi="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DF6D0A6"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0AF4161" w14:textId="77777777" w:rsidR="003770FB" w:rsidRPr="0009511C" w:rsidRDefault="003770FB" w:rsidP="00013309">
            <w:pPr>
              <w:ind w:left="50" w:right="78"/>
              <w:rPr>
                <w:rFonts w:ascii="David" w:eastAsia="Calibri" w:hAnsi="David"/>
                <w:bCs/>
                <w:strike/>
                <w:sz w:val="24"/>
                <w:szCs w:val="24"/>
                <w:rtl/>
                <w:lang w:eastAsia="he-IL"/>
              </w:rPr>
            </w:pPr>
            <w:r w:rsidRPr="0009511C">
              <w:rPr>
                <w:rFonts w:ascii="David" w:eastAsia="Calibri" w:hAnsi="David" w:hint="cs"/>
                <w:bCs/>
                <w:sz w:val="24"/>
                <w:szCs w:val="24"/>
                <w:rtl/>
                <w:lang w:eastAsia="he-IL"/>
              </w:rPr>
              <w:t>302/318/328/332/301/303/325/326/327/321</w:t>
            </w:r>
          </w:p>
        </w:tc>
      </w:tr>
    </w:tbl>
    <w:p w14:paraId="2D9FAFB8" w14:textId="77777777" w:rsidR="003770FB" w:rsidRPr="0009511C" w:rsidRDefault="003770FB" w:rsidP="003770FB">
      <w:pPr>
        <w:spacing w:after="200" w:line="276" w:lineRule="auto"/>
        <w:ind w:left="84" w:hanging="41"/>
        <w:rPr>
          <w:rFonts w:ascii="David" w:eastAsia="Calibri" w:hAnsi="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3DE24BBC" w14:textId="77777777" w:rsidTr="0001330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224EE99"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hint="cs"/>
                <w:bCs/>
                <w:sz w:val="24"/>
                <w:szCs w:val="24"/>
                <w:rtl/>
                <w:lang w:eastAsia="he-IL"/>
              </w:rPr>
              <w:t>ג'</w:t>
            </w:r>
            <w:r w:rsidRPr="0009511C">
              <w:rPr>
                <w:rFonts w:ascii="David" w:eastAsia="Calibri" w:hAnsi="David" w:hint="cs"/>
                <w:b/>
                <w:sz w:val="24"/>
                <w:szCs w:val="24"/>
                <w:rtl/>
                <w:lang w:eastAsia="he-IL"/>
              </w:rPr>
              <w:t>)*:</w:t>
            </w:r>
          </w:p>
        </w:tc>
      </w:tr>
      <w:tr w:rsidR="003770FB" w:rsidRPr="0009511C" w14:paraId="29EC83CA" w14:textId="77777777" w:rsidTr="0001330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D803135"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038</w:t>
            </w:r>
          </w:p>
        </w:tc>
      </w:tr>
    </w:tbl>
    <w:p w14:paraId="7188A56F" w14:textId="77777777" w:rsidR="003770FB" w:rsidRPr="0009511C" w:rsidRDefault="003770FB" w:rsidP="003770FB">
      <w:pPr>
        <w:bidi w:val="0"/>
        <w:rPr>
          <w:rFonts w:ascii="David" w:eastAsia="Times New Roman" w:hAnsi="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7C9E0D44"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23F975A" w14:textId="77777777" w:rsidR="003770FB" w:rsidRPr="0009511C" w:rsidRDefault="003770FB" w:rsidP="00013309">
            <w:pPr>
              <w:ind w:left="50" w:right="78"/>
              <w:rPr>
                <w:rFonts w:ascii="David" w:eastAsia="Calibri" w:hAnsi="David"/>
                <w:b/>
                <w:sz w:val="24"/>
                <w:szCs w:val="24"/>
                <w:lang w:eastAsia="he-IL"/>
              </w:rPr>
            </w:pPr>
            <w:r w:rsidRPr="0009511C">
              <w:rPr>
                <w:rFonts w:ascii="David" w:eastAsia="Calibri" w:hAnsi="David" w:hint="cs"/>
                <w:b/>
                <w:sz w:val="24"/>
                <w:szCs w:val="24"/>
                <w:rtl/>
                <w:lang w:eastAsia="he-IL"/>
              </w:rPr>
              <w:t>חתימת האישור</w:t>
            </w:r>
          </w:p>
        </w:tc>
      </w:tr>
      <w:tr w:rsidR="003770FB" w:rsidRPr="0009511C" w14:paraId="1DB26383" w14:textId="77777777" w:rsidTr="0001330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66FE509"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המבטח:</w:t>
            </w:r>
          </w:p>
        </w:tc>
      </w:tr>
    </w:tbl>
    <w:p w14:paraId="5FA058E0" w14:textId="77777777" w:rsidR="00DB025B" w:rsidRDefault="00DB025B" w:rsidP="003770FB">
      <w:pPr>
        <w:spacing w:after="200" w:line="276" w:lineRule="auto"/>
        <w:rPr>
          <w:rFonts w:ascii="David" w:eastAsia="Calibri" w:hAnsi="David"/>
          <w:b/>
          <w:bCs/>
          <w:sz w:val="24"/>
          <w:szCs w:val="24"/>
          <w:u w:val="single"/>
          <w:rtl/>
          <w:lang w:eastAsia="he-IL"/>
        </w:rPr>
      </w:pPr>
    </w:p>
    <w:p w14:paraId="257E83BC" w14:textId="77777777" w:rsidR="003770FB" w:rsidRPr="0009511C" w:rsidRDefault="003770FB" w:rsidP="003770FB">
      <w:pPr>
        <w:spacing w:after="200" w:line="276" w:lineRule="auto"/>
        <w:rPr>
          <w:rFonts w:ascii="David" w:eastAsia="Calibri" w:hAnsi="David"/>
          <w:b/>
          <w:bCs/>
          <w:sz w:val="24"/>
          <w:szCs w:val="24"/>
          <w:u w:val="single"/>
          <w:rtl/>
          <w:lang w:eastAsia="he-IL"/>
        </w:rPr>
      </w:pPr>
      <w:r w:rsidRPr="0009511C">
        <w:rPr>
          <w:rFonts w:ascii="David" w:eastAsia="Calibri" w:hAnsi="David" w:hint="cs"/>
          <w:b/>
          <w:bCs/>
          <w:sz w:val="24"/>
          <w:szCs w:val="24"/>
          <w:u w:val="single"/>
          <w:rtl/>
          <w:lang w:eastAsia="he-IL"/>
        </w:rPr>
        <w:t xml:space="preserve">* באישור ביטוח כללי </w:t>
      </w:r>
      <w:r w:rsidRPr="0009511C">
        <w:rPr>
          <w:rFonts w:ascii="David" w:eastAsia="Calibri" w:hAnsi="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21B8929B"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908E87"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ביטול/שינוי הפוליסה *</w:t>
            </w:r>
          </w:p>
        </w:tc>
      </w:tr>
      <w:tr w:rsidR="003770FB" w:rsidRPr="0009511C" w14:paraId="7D7B993E" w14:textId="77777777" w:rsidTr="0001330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0DD1BAD" w14:textId="77777777" w:rsidR="003770FB" w:rsidRPr="0009511C" w:rsidRDefault="003770FB" w:rsidP="00013309">
            <w:pPr>
              <w:rPr>
                <w:rFonts w:ascii="David" w:eastAsia="Calibri" w:hAnsi="David"/>
                <w:bCs/>
                <w:sz w:val="24"/>
                <w:szCs w:val="24"/>
                <w:rtl/>
                <w:lang w:eastAsia="he-IL"/>
              </w:rPr>
            </w:pPr>
            <w:r w:rsidRPr="0009511C">
              <w:rPr>
                <w:rFonts w:ascii="David" w:eastAsia="Calibri" w:hAnsi="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hint="cs"/>
                <w:bCs/>
                <w:sz w:val="24"/>
                <w:szCs w:val="24"/>
                <w:rtl/>
                <w:lang w:eastAsia="he-IL"/>
              </w:rPr>
              <w:t>30 יום</w:t>
            </w:r>
            <w:r w:rsidRPr="0009511C">
              <w:rPr>
                <w:rFonts w:ascii="David" w:eastAsia="Calibri" w:hAnsi="David" w:hint="cs"/>
                <w:b/>
                <w:sz w:val="24"/>
                <w:szCs w:val="24"/>
                <w:rtl/>
                <w:lang w:eastAsia="he-IL"/>
              </w:rPr>
              <w:t xml:space="preserve"> לאחר משלוח הודעה למבקש האישור בדבר השינוי או הביטול.</w:t>
            </w:r>
          </w:p>
        </w:tc>
      </w:tr>
    </w:tbl>
    <w:p w14:paraId="09B2DC82" w14:textId="77777777" w:rsidR="008942AD" w:rsidRPr="003770FB" w:rsidRDefault="008942AD" w:rsidP="00EB5A81">
      <w:pPr>
        <w:spacing w:before="60" w:after="60"/>
        <w:jc w:val="center"/>
        <w:rPr>
          <w:b/>
          <w:bCs/>
          <w:sz w:val="28"/>
          <w:szCs w:val="28"/>
          <w:u w:val="single"/>
          <w:rtl/>
        </w:rPr>
      </w:pPr>
    </w:p>
    <w:p w14:paraId="2DC219CE" w14:textId="77777777" w:rsidR="008942AD" w:rsidRDefault="008942AD" w:rsidP="00EB5A81">
      <w:pPr>
        <w:spacing w:before="60" w:after="60"/>
        <w:jc w:val="center"/>
        <w:rPr>
          <w:b/>
          <w:bCs/>
          <w:sz w:val="28"/>
          <w:szCs w:val="28"/>
          <w:u w:val="single"/>
          <w:rtl/>
        </w:rPr>
      </w:pPr>
    </w:p>
    <w:p w14:paraId="0A64BE9E" w14:textId="77777777" w:rsidR="008942AD" w:rsidRDefault="008942AD" w:rsidP="00EB5A81">
      <w:pPr>
        <w:spacing w:before="60" w:after="60"/>
        <w:jc w:val="center"/>
        <w:rPr>
          <w:b/>
          <w:bCs/>
          <w:sz w:val="28"/>
          <w:szCs w:val="28"/>
          <w:u w:val="single"/>
          <w:rtl/>
        </w:rPr>
      </w:pPr>
    </w:p>
    <w:p w14:paraId="55F17183" w14:textId="77777777" w:rsidR="008942AD" w:rsidRDefault="008942AD" w:rsidP="00EB5A81">
      <w:pPr>
        <w:spacing w:before="60" w:after="60"/>
        <w:jc w:val="center"/>
        <w:rPr>
          <w:b/>
          <w:bCs/>
          <w:sz w:val="28"/>
          <w:szCs w:val="28"/>
          <w:u w:val="single"/>
          <w:rtl/>
        </w:rPr>
      </w:pPr>
    </w:p>
    <w:p w14:paraId="2A9C9EAF" w14:textId="77777777" w:rsidR="008942AD" w:rsidRDefault="008942AD" w:rsidP="00EB5A81">
      <w:pPr>
        <w:spacing w:before="60" w:after="60"/>
        <w:jc w:val="center"/>
        <w:rPr>
          <w:b/>
          <w:bCs/>
          <w:sz w:val="28"/>
          <w:szCs w:val="28"/>
          <w:u w:val="single"/>
          <w:rtl/>
        </w:rPr>
      </w:pPr>
    </w:p>
    <w:p w14:paraId="55806F39" w14:textId="77777777" w:rsidR="008942AD" w:rsidRDefault="008942AD" w:rsidP="00EB5A81">
      <w:pPr>
        <w:spacing w:before="60" w:after="60"/>
        <w:jc w:val="center"/>
        <w:rPr>
          <w:b/>
          <w:bCs/>
          <w:sz w:val="28"/>
          <w:szCs w:val="28"/>
          <w:u w:val="single"/>
          <w:rtl/>
        </w:rPr>
      </w:pPr>
    </w:p>
    <w:p w14:paraId="3B37BAC5" w14:textId="77777777" w:rsidR="008942AD" w:rsidRDefault="008942AD" w:rsidP="00EB5A81">
      <w:pPr>
        <w:spacing w:before="60" w:after="60"/>
        <w:jc w:val="center"/>
        <w:rPr>
          <w:b/>
          <w:bCs/>
          <w:sz w:val="28"/>
          <w:szCs w:val="28"/>
          <w:u w:val="single"/>
          <w:rtl/>
        </w:rPr>
      </w:pPr>
    </w:p>
    <w:p w14:paraId="6404E1F8" w14:textId="77777777" w:rsidR="00F00BA3" w:rsidRDefault="00F00BA3" w:rsidP="008942AD">
      <w:pPr>
        <w:widowControl w:val="0"/>
        <w:jc w:val="center"/>
        <w:outlineLvl w:val="7"/>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br w:type="page"/>
      </w:r>
    </w:p>
    <w:p w14:paraId="2A5DCF19" w14:textId="77777777"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t>נספח "ט"</w:t>
      </w:r>
    </w:p>
    <w:p w14:paraId="6BDEAA0D"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582EA8DC"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1110EEBE"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51A3BB4D"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1554F5E"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10D28D30"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787F1B36" w14:textId="309349EE" w:rsidR="008942AD" w:rsidRPr="008942AD" w:rsidRDefault="00141FC4"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E55B00">
            <w:rPr>
              <w:rFonts w:ascii="Times New Roman" w:eastAsia="Times New Roman" w:hAnsi="Times New Roman" w:hint="cs"/>
              <w:color w:val="008000"/>
              <w:sz w:val="24"/>
              <w:szCs w:val="24"/>
              <w:rtl/>
              <w:lang w:eastAsia="he-IL"/>
            </w:rPr>
            <w:br/>
            <w:t>אפריקה ישראל מגורים בע"מ</w:t>
          </w:r>
          <w:r w:rsidR="00E55B00">
            <w:rPr>
              <w:rFonts w:ascii="Times New Roman" w:eastAsia="Times New Roman" w:hAnsi="Times New Roman" w:hint="cs"/>
              <w:color w:val="008000"/>
              <w:sz w:val="24"/>
              <w:szCs w:val="24"/>
              <w:rtl/>
              <w:lang w:eastAsia="he-IL"/>
            </w:rPr>
            <w:br/>
            <w:t>יוני נתניהו 1 ג' אור יהודה</w:t>
          </w:r>
          <w:r w:rsidR="00E55B00">
            <w:rPr>
              <w:rFonts w:ascii="Times New Roman" w:eastAsia="Times New Roman" w:hAnsi="Times New Roman" w:hint="cs"/>
              <w:color w:val="008000"/>
              <w:sz w:val="24"/>
              <w:szCs w:val="24"/>
              <w:rtl/>
              <w:lang w:eastAsia="he-IL"/>
            </w:rPr>
            <w:br/>
            <w:t>מ.ז 52-003476-0</w:t>
          </w:r>
          <w:r w:rsidR="00E55B00">
            <w:rPr>
              <w:rFonts w:ascii="Times New Roman" w:eastAsia="Times New Roman" w:hAnsi="Times New Roman" w:hint="cs"/>
              <w:color w:val="008000"/>
              <w:sz w:val="24"/>
              <w:szCs w:val="24"/>
              <w:rtl/>
              <w:lang w:eastAsia="he-IL"/>
            </w:rPr>
            <w:br/>
          </w:r>
          <w:r w:rsidR="00E55B00">
            <w:rPr>
              <w:rFonts w:ascii="Times New Roman" w:eastAsia="Times New Roman" w:hAnsi="Times New Roman" w:hint="cs"/>
              <w:color w:val="008000"/>
              <w:sz w:val="24"/>
              <w:szCs w:val="24"/>
              <w:rtl/>
              <w:lang w:eastAsia="he-IL"/>
            </w:rPr>
            <w:br/>
            <w:t>שיכון ובינוי נדל"ן בע"מ</w:t>
          </w:r>
          <w:r w:rsidR="00E55B00">
            <w:rPr>
              <w:rFonts w:ascii="Times New Roman" w:eastAsia="Times New Roman" w:hAnsi="Times New Roman" w:hint="cs"/>
              <w:color w:val="008000"/>
              <w:sz w:val="24"/>
              <w:szCs w:val="24"/>
              <w:rtl/>
              <w:lang w:eastAsia="he-IL"/>
            </w:rPr>
            <w:br/>
            <w:t>שלם 3 רמת גן 52215</w:t>
          </w:r>
          <w:r w:rsidR="00E55B00">
            <w:rPr>
              <w:rFonts w:ascii="Times New Roman" w:eastAsia="Times New Roman" w:hAnsi="Times New Roman" w:hint="cs"/>
              <w:color w:val="008000"/>
              <w:sz w:val="24"/>
              <w:szCs w:val="24"/>
              <w:rtl/>
              <w:lang w:eastAsia="he-IL"/>
            </w:rPr>
            <w:br/>
            <w:t>מ.ז 52-002117-1</w:t>
          </w:r>
          <w:r w:rsidR="00E55B00">
            <w:rPr>
              <w:rFonts w:ascii="Times New Roman" w:eastAsia="Times New Roman" w:hAnsi="Times New Roman" w:hint="cs"/>
              <w:color w:val="008000"/>
              <w:sz w:val="24"/>
              <w:szCs w:val="24"/>
              <w:rtl/>
              <w:lang w:eastAsia="he-IL"/>
            </w:rPr>
            <w:br/>
          </w:r>
          <w:r w:rsidR="00E55B00">
            <w:rPr>
              <w:rFonts w:ascii="Times New Roman" w:eastAsia="Times New Roman" w:hAnsi="Times New Roman" w:hint="cs"/>
              <w:color w:val="008000"/>
              <w:sz w:val="24"/>
              <w:szCs w:val="24"/>
              <w:rtl/>
              <w:lang w:eastAsia="he-IL"/>
            </w:rPr>
            <w:br/>
            <w:t>כלל נכסי נדלן נשר מרכז (נ.נ.נ.מ) שותפות מוגבלת</w:t>
          </w:r>
          <w:r w:rsidR="00E55B00">
            <w:rPr>
              <w:rFonts w:ascii="Times New Roman" w:eastAsia="Times New Roman" w:hAnsi="Times New Roman" w:hint="cs"/>
              <w:color w:val="008000"/>
              <w:sz w:val="24"/>
              <w:szCs w:val="24"/>
              <w:rtl/>
              <w:lang w:eastAsia="he-IL"/>
            </w:rPr>
            <w:br/>
            <w:t>מרכז עזריאלי בניין משולש 3, תל אביב</w:t>
          </w:r>
          <w:r w:rsidR="00E55B00">
            <w:rPr>
              <w:rFonts w:ascii="Times New Roman" w:eastAsia="Times New Roman" w:hAnsi="Times New Roman" w:hint="cs"/>
              <w:color w:val="008000"/>
              <w:sz w:val="24"/>
              <w:szCs w:val="24"/>
              <w:rtl/>
              <w:lang w:eastAsia="he-IL"/>
            </w:rPr>
            <w:br/>
            <w:t>540283033</w:t>
          </w:r>
          <w:r w:rsidR="00E55B00">
            <w:rPr>
              <w:rFonts w:ascii="Times New Roman" w:eastAsia="Times New Roman" w:hAnsi="Times New Roman" w:hint="cs"/>
              <w:color w:val="008000"/>
              <w:sz w:val="24"/>
              <w:szCs w:val="24"/>
              <w:rtl/>
              <w:lang w:eastAsia="he-IL"/>
            </w:rPr>
            <w:br/>
          </w:r>
        </w:sdtContent>
      </w:sdt>
      <w:r w:rsidR="008942AD" w:rsidRPr="008942AD">
        <w:rPr>
          <w:rFonts w:ascii="Times New Roman" w:eastAsia="Times New Roman" w:hAnsi="Times New Roman" w:hint="cs"/>
          <w:color w:val="008000"/>
          <w:sz w:val="24"/>
          <w:szCs w:val="24"/>
          <w:rtl/>
          <w:lang w:eastAsia="he-IL"/>
        </w:rPr>
        <w:br/>
      </w:r>
    </w:p>
    <w:p w14:paraId="3F43F056"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2C67E7B0"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930199D"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35536B3C"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5C45B66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7973BD45" w14:textId="4C60B50D"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815FF">
            <w:rPr>
              <w:rFonts w:ascii="Times New Roman" w:eastAsia="Times New Roman" w:hAnsi="Times New Roman"/>
              <w:color w:val="008000"/>
              <w:sz w:val="24"/>
              <w:szCs w:val="24"/>
              <w:rtl/>
              <w:lang w:eastAsia="he-IL"/>
            </w:rPr>
            <w:t>פאי הנדסה א.מ בעמ</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56FE2">
            <w:rPr>
              <w:rFonts w:ascii="Times New Roman" w:eastAsia="Times New Roman" w:hAnsi="Times New Roman"/>
              <w:color w:val="008000"/>
              <w:sz w:val="24"/>
              <w:szCs w:val="24"/>
              <w:rtl/>
              <w:lang w:eastAsia="he-IL"/>
            </w:rPr>
            <w:t xml:space="preserve">פרויקט </w:t>
          </w:r>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8942AD">
            <w:rPr>
              <w:rFonts w:cstheme="minorBidi"/>
              <w:color w:val="00B0F0"/>
              <w:rtl/>
            </w:rPr>
            <w:t>[תיאור עבודה]</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68310C2E"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3CAD3453"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5BBD3868"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529C8F9"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2F0FAE1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07971DC0"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4B5CFD5B"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49706526"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77E53B84"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3029398E" w14:textId="3958BC5A" w:rsidR="008942AD" w:rsidRPr="008942AD" w:rsidRDefault="00141FC4"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815FF">
            <w:rPr>
              <w:rFonts w:ascii="Times New Roman" w:eastAsia="Times New Roman" w:hAnsi="Times New Roman"/>
              <w:color w:val="00B0F0"/>
              <w:sz w:val="20"/>
              <w:szCs w:val="24"/>
              <w:u w:val="single"/>
              <w:rtl/>
              <w:lang w:eastAsia="he-IL"/>
            </w:rPr>
            <w:t>פאי הנדסה א.מ בעמ</w:t>
          </w:r>
        </w:sdtContent>
      </w:sdt>
    </w:p>
    <w:p w14:paraId="3891C724"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4B917FA7"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27DAFFC3"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t xml:space="preserve">נספח "י" </w:t>
      </w:r>
    </w:p>
    <w:p w14:paraId="1792AA5E"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709E9969"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0F703301"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5E616987" w14:textId="3845FF58"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E55B00">
            <w:rPr>
              <w:rFonts w:ascii="Times New Roman" w:eastAsia="Times New Roman" w:hAnsi="Times New Roman" w:hint="cs"/>
              <w:color w:val="008000"/>
              <w:sz w:val="24"/>
              <w:szCs w:val="24"/>
              <w:rtl/>
              <w:lang w:eastAsia="he-IL"/>
            </w:rPr>
            <w:br/>
            <w:t>אפריקה ישראל מגורים בע"מ</w:t>
          </w:r>
          <w:r w:rsidR="00E55B00">
            <w:rPr>
              <w:rFonts w:ascii="Times New Roman" w:eastAsia="Times New Roman" w:hAnsi="Times New Roman" w:hint="cs"/>
              <w:color w:val="008000"/>
              <w:sz w:val="24"/>
              <w:szCs w:val="24"/>
              <w:rtl/>
              <w:lang w:eastAsia="he-IL"/>
            </w:rPr>
            <w:br/>
            <w:t>יוני נתניהו 1 ג' אור יהודה</w:t>
          </w:r>
          <w:r w:rsidR="00E55B00">
            <w:rPr>
              <w:rFonts w:ascii="Times New Roman" w:eastAsia="Times New Roman" w:hAnsi="Times New Roman" w:hint="cs"/>
              <w:color w:val="008000"/>
              <w:sz w:val="24"/>
              <w:szCs w:val="24"/>
              <w:rtl/>
              <w:lang w:eastAsia="he-IL"/>
            </w:rPr>
            <w:br/>
            <w:t>מ.ז 52-003476-0</w:t>
          </w:r>
          <w:r w:rsidR="00E55B00">
            <w:rPr>
              <w:rFonts w:ascii="Times New Roman" w:eastAsia="Times New Roman" w:hAnsi="Times New Roman" w:hint="cs"/>
              <w:color w:val="008000"/>
              <w:sz w:val="24"/>
              <w:szCs w:val="24"/>
              <w:rtl/>
              <w:lang w:eastAsia="he-IL"/>
            </w:rPr>
            <w:br/>
          </w:r>
          <w:r w:rsidR="00E55B00">
            <w:rPr>
              <w:rFonts w:ascii="Times New Roman" w:eastAsia="Times New Roman" w:hAnsi="Times New Roman" w:hint="cs"/>
              <w:color w:val="008000"/>
              <w:sz w:val="24"/>
              <w:szCs w:val="24"/>
              <w:rtl/>
              <w:lang w:eastAsia="he-IL"/>
            </w:rPr>
            <w:br/>
            <w:t>שיכון ובינוי נדל"ן בע"מ</w:t>
          </w:r>
          <w:r w:rsidR="00E55B00">
            <w:rPr>
              <w:rFonts w:ascii="Times New Roman" w:eastAsia="Times New Roman" w:hAnsi="Times New Roman" w:hint="cs"/>
              <w:color w:val="008000"/>
              <w:sz w:val="24"/>
              <w:szCs w:val="24"/>
              <w:rtl/>
              <w:lang w:eastAsia="he-IL"/>
            </w:rPr>
            <w:br/>
            <w:t>שלם 3 רמת גן 52215</w:t>
          </w:r>
          <w:r w:rsidR="00E55B00">
            <w:rPr>
              <w:rFonts w:ascii="Times New Roman" w:eastAsia="Times New Roman" w:hAnsi="Times New Roman" w:hint="cs"/>
              <w:color w:val="008000"/>
              <w:sz w:val="24"/>
              <w:szCs w:val="24"/>
              <w:rtl/>
              <w:lang w:eastAsia="he-IL"/>
            </w:rPr>
            <w:br/>
            <w:t>מ.ז 52-002117-1</w:t>
          </w:r>
          <w:r w:rsidR="00E55B00">
            <w:rPr>
              <w:rFonts w:ascii="Times New Roman" w:eastAsia="Times New Roman" w:hAnsi="Times New Roman" w:hint="cs"/>
              <w:color w:val="008000"/>
              <w:sz w:val="24"/>
              <w:szCs w:val="24"/>
              <w:rtl/>
              <w:lang w:eastAsia="he-IL"/>
            </w:rPr>
            <w:br/>
          </w:r>
          <w:r w:rsidR="00E55B00">
            <w:rPr>
              <w:rFonts w:ascii="Times New Roman" w:eastAsia="Times New Roman" w:hAnsi="Times New Roman" w:hint="cs"/>
              <w:color w:val="008000"/>
              <w:sz w:val="24"/>
              <w:szCs w:val="24"/>
              <w:rtl/>
              <w:lang w:eastAsia="he-IL"/>
            </w:rPr>
            <w:br/>
            <w:t>כלל נכסי נדלן נשר מרכז (נ.נ.נ.מ) שותפות מוגבלת</w:t>
          </w:r>
          <w:r w:rsidR="00E55B00">
            <w:rPr>
              <w:rFonts w:ascii="Times New Roman" w:eastAsia="Times New Roman" w:hAnsi="Times New Roman" w:hint="cs"/>
              <w:color w:val="008000"/>
              <w:sz w:val="24"/>
              <w:szCs w:val="24"/>
              <w:rtl/>
              <w:lang w:eastAsia="he-IL"/>
            </w:rPr>
            <w:br/>
            <w:t>מרכז עזריאלי בניין משולש 3, תל אביב</w:t>
          </w:r>
          <w:r w:rsidR="00E55B00">
            <w:rPr>
              <w:rFonts w:ascii="Times New Roman" w:eastAsia="Times New Roman" w:hAnsi="Times New Roman" w:hint="cs"/>
              <w:color w:val="008000"/>
              <w:sz w:val="24"/>
              <w:szCs w:val="24"/>
              <w:rtl/>
              <w:lang w:eastAsia="he-IL"/>
            </w:rPr>
            <w:br/>
            <w:t>540283033</w:t>
          </w:r>
          <w:r w:rsidR="00E55B00">
            <w:rPr>
              <w:rFonts w:ascii="Times New Roman" w:eastAsia="Times New Roman" w:hAnsi="Times New Roman" w:hint="cs"/>
              <w:color w:val="008000"/>
              <w:sz w:val="24"/>
              <w:szCs w:val="24"/>
              <w:rtl/>
              <w:lang w:eastAsia="he-IL"/>
            </w:rPr>
            <w:br/>
          </w:r>
        </w:sdtContent>
      </w:sdt>
    </w:p>
    <w:p w14:paraId="5A1A5AC6"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0194C00"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ג.א.נ.,</w:t>
      </w:r>
    </w:p>
    <w:p w14:paraId="25856F52"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B0C7608" w14:textId="0381EDBE"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(להלן:"</w:t>
      </w:r>
      <w:r w:rsidRPr="008942AD">
        <w:rPr>
          <w:rFonts w:ascii="Times New Roman" w:eastAsia="Times New Roman" w:hAnsi="Times New Roman" w:hint="cs"/>
          <w:b/>
          <w:bCs/>
          <w:sz w:val="24"/>
          <w:szCs w:val="24"/>
          <w:rtl/>
          <w:lang w:eastAsia="he-IL"/>
        </w:rPr>
        <w:t>היתרה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C56FE2">
            <w:rPr>
              <w:rFonts w:ascii="Times New Roman" w:eastAsia="Times New Roman" w:hAnsi="Times New Roman" w:hint="cs"/>
              <w:color w:val="008000"/>
              <w:sz w:val="24"/>
              <w:szCs w:val="24"/>
              <w:rtl/>
              <w:lang w:eastAsia="he-IL"/>
            </w:rPr>
            <w:t xml:space="preserve">פרויקט </w:t>
          </w:r>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5T00:00:00Z">
            <w:dateFormat w:val="dd/MM/yyyy"/>
            <w:lid w:val="he-IL"/>
            <w:storeMappedDataAs w:val="dateTime"/>
            <w:calendar w:val="gregorian"/>
          </w:date>
        </w:sdtPr>
        <w:sdtEndPr>
          <w:rPr>
            <w:rFonts w:hint="cs"/>
          </w:rPr>
        </w:sdtEndPr>
        <w:sdtContent>
          <w:r w:rsidR="001B1CC7">
            <w:rPr>
              <w:rFonts w:ascii="Times New Roman" w:eastAsia="Times New Roman" w:hAnsi="Times New Roman" w:hint="cs"/>
              <w:color w:val="008000"/>
              <w:sz w:val="24"/>
              <w:szCs w:val="24"/>
              <w:rtl/>
              <w:lang w:eastAsia="he-IL"/>
            </w:rPr>
            <w:t>‏15/02/2022</w:t>
          </w:r>
        </w:sdtContent>
      </w:sdt>
      <w:r w:rsidRPr="008942AD">
        <w:rPr>
          <w:rFonts w:ascii="Times New Roman" w:eastAsia="Times New Roman" w:hAnsi="Times New Roman" w:hint="cs"/>
          <w:sz w:val="24"/>
          <w:szCs w:val="24"/>
          <w:rtl/>
          <w:lang w:eastAsia="he-IL"/>
        </w:rPr>
        <w:t xml:space="preserve"> או עבור חלקן כמפורט להלן:</w:t>
      </w:r>
    </w:p>
    <w:p w14:paraId="7818D131"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6B1E3F28"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269D33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0D81422"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C893691"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6FF3DD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8F3D03F"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C88DFB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59FC7A93"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5F751AA"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C04AEB1"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1AAE7E2A"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32ADE23"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0E98A621"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112A096C"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14B82803"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77E3C245"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77A0C055" w14:textId="021512DA"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815FF">
            <w:rPr>
              <w:rFonts w:ascii="Times New Roman" w:eastAsia="Times New Roman" w:hAnsi="Times New Roman"/>
              <w:color w:val="00B0F0"/>
              <w:sz w:val="20"/>
              <w:szCs w:val="24"/>
              <w:u w:val="single"/>
              <w:rtl/>
              <w:lang w:eastAsia="he-IL"/>
            </w:rPr>
            <w:t>פאי הנדסה א.מ בעמ</w:t>
          </w:r>
        </w:sdtContent>
      </w:sdt>
    </w:p>
    <w:p w14:paraId="6CFF730A"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1EED31B5"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0C98B5F6"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5989639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06BEDE7F"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(להלן:"</w:t>
      </w:r>
      <w:r w:rsidRPr="008942AD">
        <w:rPr>
          <w:rFonts w:ascii="Times New Roman" w:eastAsia="Times New Roman" w:hAnsi="Times New Roman" w:hint="cs"/>
          <w:b/>
          <w:bCs/>
          <w:sz w:val="24"/>
          <w:szCs w:val="24"/>
          <w:rtl/>
          <w:lang w:eastAsia="he-IL"/>
        </w:rPr>
        <w:t>החברה</w:t>
      </w:r>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636A4F8E"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007AD4E1"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03456A7F" w14:textId="77777777" w:rsidR="008942AD" w:rsidRPr="008942AD" w:rsidRDefault="008942AD" w:rsidP="008942AD">
      <w:pPr>
        <w:widowControl w:val="0"/>
        <w:rPr>
          <w:rFonts w:ascii="Times New Roman" w:eastAsia="Times New Roman" w:hAnsi="Times New Roman"/>
          <w:sz w:val="20"/>
          <w:szCs w:val="20"/>
          <w:rtl/>
          <w:lang w:eastAsia="he-IL"/>
        </w:rPr>
      </w:pPr>
    </w:p>
    <w:p w14:paraId="19134ACE"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14297673"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15B1C80C" w14:textId="77777777" w:rsidR="008942AD" w:rsidRPr="008942AD" w:rsidRDefault="008942AD" w:rsidP="008942AD">
      <w:pPr>
        <w:rPr>
          <w:rFonts w:ascii="Times New Roman" w:eastAsia="Times New Roman" w:hAnsi="Times New Roman"/>
          <w:sz w:val="20"/>
          <w:szCs w:val="24"/>
          <w:rtl/>
        </w:rPr>
      </w:pPr>
    </w:p>
    <w:p w14:paraId="60544146" w14:textId="77777777" w:rsidR="008942AD" w:rsidRPr="008942AD" w:rsidRDefault="008942AD" w:rsidP="008942AD">
      <w:pPr>
        <w:rPr>
          <w:rFonts w:ascii="Times New Roman" w:eastAsia="Times New Roman" w:hAnsi="Times New Roman"/>
          <w:sz w:val="20"/>
          <w:szCs w:val="24"/>
          <w:rtl/>
        </w:rPr>
      </w:pPr>
    </w:p>
    <w:p w14:paraId="1B58F283"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3E5C3FBE" w14:textId="77777777" w:rsidR="008942AD" w:rsidRPr="008942AD" w:rsidRDefault="008942AD" w:rsidP="008942AD">
      <w:pPr>
        <w:spacing w:before="100" w:beforeAutospacing="1" w:after="100" w:afterAutospacing="1" w:line="720" w:lineRule="auto"/>
        <w:rPr>
          <w:rFonts w:ascii="David" w:hAnsi="David"/>
        </w:rPr>
      </w:pPr>
    </w:p>
    <w:p w14:paraId="74061FAE" w14:textId="77777777" w:rsidR="001A69D5" w:rsidRPr="008942AD" w:rsidRDefault="001A69D5" w:rsidP="008942AD">
      <w:pPr>
        <w:spacing w:before="60" w:after="60"/>
        <w:jc w:val="center"/>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4AA3F0" w14:textId="77777777" w:rsidR="00141FC4" w:rsidRDefault="00141FC4" w:rsidP="00AF234B">
      <w:r>
        <w:separator/>
      </w:r>
    </w:p>
  </w:endnote>
  <w:endnote w:type="continuationSeparator" w:id="0">
    <w:p w14:paraId="11BB067A" w14:textId="77777777" w:rsidR="00141FC4" w:rsidRDefault="00141FC4" w:rsidP="00AF234B">
      <w:r>
        <w:continuationSeparator/>
      </w:r>
    </w:p>
  </w:endnote>
  <w:endnote w:type="continuationNotice" w:id="1">
    <w:p w14:paraId="091F3B56" w14:textId="77777777" w:rsidR="00141FC4" w:rsidRDefault="00141F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141FC4" w14:paraId="64DC49A6" w14:textId="77777777" w:rsidTr="00726C39">
      <w:tc>
        <w:tcPr>
          <w:tcW w:w="753" w:type="dxa"/>
        </w:tcPr>
        <w:p w14:paraId="0B0DCD1B" w14:textId="77777777" w:rsidR="00141FC4" w:rsidRPr="001A0C3C" w:rsidRDefault="00141FC4" w:rsidP="000C7E6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2B823909" w14:textId="77777777" w:rsidR="00141FC4" w:rsidRPr="00726C39" w:rsidRDefault="00141FC4" w:rsidP="00FA6134">
              <w:pPr>
                <w:pStyle w:val="Footer"/>
                <w:rPr>
                  <w:rFonts w:ascii="David" w:hAnsi="David"/>
                  <w:color w:val="00B0F0"/>
                  <w:sz w:val="20"/>
                  <w:szCs w:val="20"/>
                  <w:rtl/>
                </w:rPr>
              </w:pPr>
              <w:r>
                <w:rPr>
                  <w:rFonts w:ascii="David" w:hAnsi="David"/>
                  <w:color w:val="00B0F0"/>
                  <w:sz w:val="20"/>
                  <w:szCs w:val="20"/>
                  <w:rtl/>
                </w:rPr>
                <w:t xml:space="preserve">אגמי הכרמל </w:t>
              </w:r>
            </w:p>
          </w:tc>
        </w:sdtContent>
      </w:sdt>
      <w:tc>
        <w:tcPr>
          <w:tcW w:w="2232" w:type="dxa"/>
        </w:tcPr>
        <w:p w14:paraId="3DD2D8E6" w14:textId="77777777" w:rsidR="00141FC4" w:rsidRPr="006F07FB" w:rsidRDefault="00141FC4" w:rsidP="00FA6134">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ניהול תיאום ופיקוח</w:t>
              </w:r>
            </w:sdtContent>
          </w:sdt>
        </w:p>
      </w:tc>
      <w:tc>
        <w:tcPr>
          <w:tcW w:w="236" w:type="dxa"/>
        </w:tcPr>
        <w:p w14:paraId="5CD7C618" w14:textId="77777777" w:rsidR="00141FC4" w:rsidRPr="008B5A36" w:rsidRDefault="00141FC4" w:rsidP="00FA6134">
          <w:pPr>
            <w:pStyle w:val="Footer"/>
            <w:rPr>
              <w:rFonts w:ascii="David" w:hAnsi="David"/>
              <w:sz w:val="16"/>
              <w:szCs w:val="16"/>
              <w:rtl/>
            </w:rPr>
          </w:pPr>
        </w:p>
      </w:tc>
      <w:tc>
        <w:tcPr>
          <w:tcW w:w="1129" w:type="dxa"/>
        </w:tcPr>
        <w:p w14:paraId="5CD77F0D" w14:textId="77777777" w:rsidR="00141FC4" w:rsidRPr="001A0C3C" w:rsidRDefault="00141FC4" w:rsidP="00FA6134">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52320AFC" w14:textId="0D6472D2" w:rsidR="00141FC4" w:rsidRPr="001A0C3C" w:rsidRDefault="00141FC4" w:rsidP="00FA6134">
              <w:pPr>
                <w:pStyle w:val="Footer"/>
                <w:rPr>
                  <w:rFonts w:ascii="David" w:hAnsi="David"/>
                  <w:sz w:val="20"/>
                  <w:szCs w:val="20"/>
                  <w:rtl/>
                </w:rPr>
              </w:pPr>
              <w:del w:id="1" w:author="Avi Cohen" w:date="2022-02-01T11:51:00Z">
                <w:r w:rsidDel="00F60EA8">
                  <w:rPr>
                    <w:rFonts w:ascii="David" w:hAnsi="David" w:hint="cs"/>
                    <w:sz w:val="20"/>
                    <w:szCs w:val="20"/>
                  </w:rPr>
                  <w:delText>CONT-5-671</w:delText>
                </w:r>
              </w:del>
              <w:ins w:id="2" w:author="Avi Cohen" w:date="2022-02-01T11:51:00Z">
                <w:r>
                  <w:rPr>
                    <w:rFonts w:ascii="David" w:hAnsi="David" w:hint="cs"/>
                    <w:sz w:val="20"/>
                    <w:szCs w:val="20"/>
                  </w:rPr>
                  <w:t>CO</w:t>
                </w:r>
                <w:r>
                  <w:rPr>
                    <w:rFonts w:ascii="David" w:hAnsi="David" w:hint="cs"/>
                    <w:sz w:val="20"/>
                    <w:szCs w:val="20"/>
                    <w:rtl/>
                  </w:rPr>
                  <w:t>NT-10-2164</w:t>
                </w:r>
              </w:ins>
            </w:p>
          </w:tc>
        </w:sdtContent>
      </w:sdt>
    </w:tr>
    <w:tr w:rsidR="00141FC4" w14:paraId="43863F21" w14:textId="77777777" w:rsidTr="00726C39">
      <w:tc>
        <w:tcPr>
          <w:tcW w:w="753" w:type="dxa"/>
        </w:tcPr>
        <w:p w14:paraId="720258EB" w14:textId="77777777" w:rsidR="00141FC4" w:rsidRPr="001A0C3C" w:rsidRDefault="00141FC4" w:rsidP="00FA6134">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5F1A13A0" w14:textId="76C571B8" w:rsidR="00141FC4" w:rsidRPr="00726C39" w:rsidRDefault="00D815FF" w:rsidP="00FA6134">
              <w:pPr>
                <w:pStyle w:val="Footer"/>
                <w:rPr>
                  <w:rFonts w:ascii="David" w:hAnsi="David"/>
                  <w:color w:val="00B0F0"/>
                  <w:sz w:val="20"/>
                  <w:szCs w:val="20"/>
                  <w:rtl/>
                </w:rPr>
              </w:pPr>
              <w:r>
                <w:rPr>
                  <w:rFonts w:ascii="David" w:hAnsi="David"/>
                  <w:color w:val="00B0F0"/>
                  <w:sz w:val="20"/>
                  <w:szCs w:val="20"/>
                  <w:rtl/>
                </w:rPr>
                <w:t>פאי הנדסה א.מ בעמ</w:t>
              </w:r>
            </w:p>
          </w:tc>
        </w:sdtContent>
      </w:sdt>
      <w:tc>
        <w:tcPr>
          <w:tcW w:w="2232" w:type="dxa"/>
        </w:tcPr>
        <w:tbl>
          <w:tblPr>
            <w:tblStyle w:val="TableGrid"/>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141FC4" w:rsidRPr="00B213F4" w14:paraId="4F5FF99F" w14:textId="77777777" w:rsidTr="00726C39">
            <w:trPr>
              <w:trHeight w:val="201"/>
            </w:trPr>
            <w:tc>
              <w:tcPr>
                <w:tcW w:w="633" w:type="dxa"/>
              </w:tcPr>
              <w:p w14:paraId="066FBC77" w14:textId="77777777" w:rsidR="00141FC4" w:rsidRPr="001A0C3C" w:rsidRDefault="00141FC4" w:rsidP="000C7E6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155" w:type="dxa"/>
                  </w:tcPr>
                  <w:p w14:paraId="079DE4D2" w14:textId="78A24D4A" w:rsidR="00141FC4" w:rsidRPr="00B213F4" w:rsidRDefault="00141FC4" w:rsidP="000C7E66">
                    <w:pPr>
                      <w:pStyle w:val="Footer"/>
                      <w:rPr>
                        <w:rFonts w:ascii="David" w:hAnsi="David"/>
                        <w:color w:val="00B0F0"/>
                        <w:sz w:val="20"/>
                        <w:szCs w:val="20"/>
                        <w:rtl/>
                      </w:rPr>
                    </w:pPr>
                    <w:r>
                      <w:rPr>
                        <w:rFonts w:ascii="David" w:hAnsi="David"/>
                        <w:color w:val="00B0F0"/>
                        <w:sz w:val="20"/>
                        <w:szCs w:val="20"/>
                        <w:rtl/>
                      </w:rPr>
                      <w:t>0.4</w:t>
                    </w:r>
                  </w:p>
                </w:tc>
              </w:sdtContent>
            </w:sdt>
          </w:tr>
        </w:tbl>
        <w:p w14:paraId="2FF81E7B" w14:textId="77777777" w:rsidR="00141FC4" w:rsidRPr="006F07FB" w:rsidRDefault="00141FC4" w:rsidP="00FA6134">
          <w:pPr>
            <w:pStyle w:val="Footer"/>
            <w:rPr>
              <w:rFonts w:ascii="David" w:hAnsi="David"/>
              <w:sz w:val="20"/>
              <w:szCs w:val="20"/>
              <w:rtl/>
            </w:rPr>
          </w:pPr>
        </w:p>
      </w:tc>
      <w:tc>
        <w:tcPr>
          <w:tcW w:w="236" w:type="dxa"/>
        </w:tcPr>
        <w:p w14:paraId="5CB626BB" w14:textId="77777777" w:rsidR="00141FC4" w:rsidRPr="006F07FB" w:rsidRDefault="00141FC4" w:rsidP="00FA6134">
          <w:pPr>
            <w:pStyle w:val="Footer"/>
            <w:rPr>
              <w:rFonts w:ascii="David" w:hAnsi="David"/>
              <w:sz w:val="20"/>
              <w:szCs w:val="20"/>
              <w:rtl/>
            </w:rPr>
          </w:pPr>
        </w:p>
      </w:tc>
      <w:tc>
        <w:tcPr>
          <w:tcW w:w="1129" w:type="dxa"/>
        </w:tcPr>
        <w:p w14:paraId="52F8A9CD" w14:textId="77777777" w:rsidR="00141FC4" w:rsidRPr="001A0C3C" w:rsidRDefault="00141FC4" w:rsidP="000C7E6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2896FD75" w14:textId="776DB9BA" w:rsidR="00141FC4" w:rsidRDefault="00141FC4" w:rsidP="00FA6134">
          <w:pPr>
            <w:pStyle w:val="Footer"/>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141FC4" w14:paraId="4E39694F" w14:textId="77777777" w:rsidTr="00726C39">
      <w:tc>
        <w:tcPr>
          <w:tcW w:w="753" w:type="dxa"/>
        </w:tcPr>
        <w:p w14:paraId="1030B5B9" w14:textId="77777777" w:rsidR="00141FC4" w:rsidRDefault="00141FC4" w:rsidP="00FA6134">
          <w:pPr>
            <w:pStyle w:val="Footer"/>
            <w:rPr>
              <w:rFonts w:ascii="David" w:hAnsi="David"/>
              <w:sz w:val="20"/>
              <w:szCs w:val="20"/>
              <w:rtl/>
            </w:rPr>
          </w:pPr>
        </w:p>
      </w:tc>
      <w:tc>
        <w:tcPr>
          <w:tcW w:w="1883" w:type="dxa"/>
        </w:tcPr>
        <w:p w14:paraId="37B840CA" w14:textId="77777777" w:rsidR="00141FC4" w:rsidRPr="00726C39" w:rsidRDefault="00141FC4" w:rsidP="00FA6134">
          <w:pPr>
            <w:pStyle w:val="Footer"/>
            <w:rPr>
              <w:rFonts w:ascii="David" w:hAnsi="David"/>
              <w:color w:val="00B0F0"/>
              <w:sz w:val="20"/>
              <w:szCs w:val="20"/>
              <w:rtl/>
            </w:rPr>
          </w:pPr>
        </w:p>
      </w:tc>
      <w:tc>
        <w:tcPr>
          <w:tcW w:w="2232" w:type="dxa"/>
        </w:tcPr>
        <w:p w14:paraId="329A6345" w14:textId="77777777" w:rsidR="00141FC4" w:rsidRDefault="00141FC4" w:rsidP="000C7E66">
          <w:pPr>
            <w:pStyle w:val="Footer"/>
            <w:rPr>
              <w:rFonts w:ascii="David" w:hAnsi="David"/>
              <w:sz w:val="20"/>
              <w:szCs w:val="20"/>
              <w:rtl/>
            </w:rPr>
          </w:pPr>
        </w:p>
      </w:tc>
      <w:tc>
        <w:tcPr>
          <w:tcW w:w="236" w:type="dxa"/>
        </w:tcPr>
        <w:p w14:paraId="67DF1865" w14:textId="77777777" w:rsidR="00141FC4" w:rsidRPr="006F07FB" w:rsidRDefault="00141FC4" w:rsidP="00FA6134">
          <w:pPr>
            <w:pStyle w:val="Footer"/>
            <w:rPr>
              <w:rFonts w:ascii="David" w:hAnsi="David"/>
              <w:sz w:val="20"/>
              <w:szCs w:val="20"/>
              <w:rtl/>
            </w:rPr>
          </w:pPr>
        </w:p>
      </w:tc>
      <w:tc>
        <w:tcPr>
          <w:tcW w:w="1129" w:type="dxa"/>
        </w:tcPr>
        <w:p w14:paraId="74B7BBB8" w14:textId="77777777" w:rsidR="00141FC4" w:rsidRPr="006F07FB" w:rsidRDefault="00141FC4" w:rsidP="000C7E66">
          <w:pPr>
            <w:pStyle w:val="Footer"/>
            <w:rPr>
              <w:rFonts w:ascii="David" w:hAnsi="David"/>
              <w:sz w:val="20"/>
              <w:szCs w:val="20"/>
              <w:rtl/>
            </w:rPr>
          </w:pPr>
        </w:p>
      </w:tc>
      <w:tc>
        <w:tcPr>
          <w:tcW w:w="2073" w:type="dxa"/>
        </w:tcPr>
        <w:p w14:paraId="47A98AAA" w14:textId="77777777" w:rsidR="00141FC4" w:rsidRDefault="00141FC4" w:rsidP="00FA6134">
          <w:pPr>
            <w:pStyle w:val="Footer"/>
            <w:rPr>
              <w:rFonts w:ascii="David" w:hAnsi="David"/>
              <w:sz w:val="20"/>
              <w:szCs w:val="20"/>
              <w:rtl/>
            </w:rPr>
          </w:pPr>
        </w:p>
      </w:tc>
    </w:tr>
  </w:tbl>
  <w:p w14:paraId="0B89D578" w14:textId="77777777" w:rsidR="00141FC4" w:rsidRPr="00A10190" w:rsidRDefault="00141FC4"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p w14:paraId="41CF00EF" w14:textId="77777777" w:rsidR="00141FC4" w:rsidRPr="00552E11" w:rsidRDefault="00141FC4" w:rsidP="00552E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0BC83D" w14:textId="77777777" w:rsidR="00141FC4" w:rsidRDefault="00141FC4" w:rsidP="00AF234B">
      <w:r>
        <w:separator/>
      </w:r>
    </w:p>
  </w:footnote>
  <w:footnote w:type="continuationSeparator" w:id="0">
    <w:p w14:paraId="48B24D32" w14:textId="77777777" w:rsidR="00141FC4" w:rsidRDefault="00141FC4" w:rsidP="00AF234B">
      <w:r>
        <w:continuationSeparator/>
      </w:r>
    </w:p>
  </w:footnote>
  <w:footnote w:type="continuationNotice" w:id="1">
    <w:p w14:paraId="1F33323B" w14:textId="77777777" w:rsidR="00141FC4" w:rsidRDefault="00141FC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7BBE01AB" w14:textId="77777777" w:rsidR="00141FC4" w:rsidRDefault="00141FC4">
        <w:pPr>
          <w:pStyle w:val="Header"/>
          <w:jc w:val="center"/>
        </w:pPr>
        <w:r>
          <w:fldChar w:fldCharType="begin"/>
        </w:r>
        <w:r>
          <w:instrText xml:space="preserve"> PAGE   \* MERGEFORMAT </w:instrText>
        </w:r>
        <w:r>
          <w:fldChar w:fldCharType="separate"/>
        </w:r>
        <w:r w:rsidR="007701E0">
          <w:rPr>
            <w:noProof/>
            <w:rtl/>
          </w:rPr>
          <w:t>3</w:t>
        </w:r>
        <w:r>
          <w:rPr>
            <w:noProof/>
          </w:rPr>
          <w:fldChar w:fldCharType="end"/>
        </w:r>
      </w:p>
    </w:sdtContent>
  </w:sdt>
  <w:p w14:paraId="4353009F" w14:textId="77777777" w:rsidR="00141FC4" w:rsidRDefault="00141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B774CED"/>
    <w:multiLevelType w:val="hybridMultilevel"/>
    <w:tmpl w:val="B0E0F2E2"/>
    <w:lvl w:ilvl="0" w:tplc="BE66F738">
      <w:start w:val="6"/>
      <w:numFmt w:val="decimal"/>
      <w:lvlText w:val="%1"/>
      <w:lvlJc w:val="left"/>
      <w:pPr>
        <w:ind w:left="3330" w:hanging="360"/>
      </w:pPr>
      <w:rPr>
        <w:rFonts w:hint="default"/>
      </w:rPr>
    </w:lvl>
    <w:lvl w:ilvl="1" w:tplc="04090019" w:tentative="1">
      <w:start w:val="1"/>
      <w:numFmt w:val="lowerLetter"/>
      <w:lvlText w:val="%2."/>
      <w:lvlJc w:val="left"/>
      <w:pPr>
        <w:ind w:left="4050" w:hanging="360"/>
      </w:pPr>
    </w:lvl>
    <w:lvl w:ilvl="2" w:tplc="0409001B" w:tentative="1">
      <w:start w:val="1"/>
      <w:numFmt w:val="lowerRoman"/>
      <w:lvlText w:val="%3."/>
      <w:lvlJc w:val="right"/>
      <w:pPr>
        <w:ind w:left="4770" w:hanging="180"/>
      </w:pPr>
    </w:lvl>
    <w:lvl w:ilvl="3" w:tplc="0409000F" w:tentative="1">
      <w:start w:val="1"/>
      <w:numFmt w:val="decimal"/>
      <w:lvlText w:val="%4."/>
      <w:lvlJc w:val="left"/>
      <w:pPr>
        <w:ind w:left="5490" w:hanging="360"/>
      </w:pPr>
    </w:lvl>
    <w:lvl w:ilvl="4" w:tplc="04090019" w:tentative="1">
      <w:start w:val="1"/>
      <w:numFmt w:val="lowerLetter"/>
      <w:lvlText w:val="%5."/>
      <w:lvlJc w:val="left"/>
      <w:pPr>
        <w:ind w:left="6210" w:hanging="360"/>
      </w:pPr>
    </w:lvl>
    <w:lvl w:ilvl="5" w:tplc="0409001B" w:tentative="1">
      <w:start w:val="1"/>
      <w:numFmt w:val="lowerRoman"/>
      <w:lvlText w:val="%6."/>
      <w:lvlJc w:val="right"/>
      <w:pPr>
        <w:ind w:left="6930" w:hanging="180"/>
      </w:pPr>
    </w:lvl>
    <w:lvl w:ilvl="6" w:tplc="0409000F" w:tentative="1">
      <w:start w:val="1"/>
      <w:numFmt w:val="decimal"/>
      <w:lvlText w:val="%7."/>
      <w:lvlJc w:val="left"/>
      <w:pPr>
        <w:ind w:left="7650" w:hanging="360"/>
      </w:pPr>
    </w:lvl>
    <w:lvl w:ilvl="7" w:tplc="04090019" w:tentative="1">
      <w:start w:val="1"/>
      <w:numFmt w:val="lowerLetter"/>
      <w:lvlText w:val="%8."/>
      <w:lvlJc w:val="left"/>
      <w:pPr>
        <w:ind w:left="8370" w:hanging="360"/>
      </w:pPr>
    </w:lvl>
    <w:lvl w:ilvl="8" w:tplc="0409001B" w:tentative="1">
      <w:start w:val="1"/>
      <w:numFmt w:val="lowerRoman"/>
      <w:lvlText w:val="%9."/>
      <w:lvlJc w:val="right"/>
      <w:pPr>
        <w:ind w:left="9090" w:hanging="180"/>
      </w:pPr>
    </w:lvl>
  </w:abstractNum>
  <w:abstractNum w:abstractNumId="8"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544"/>
        </w:tabs>
        <w:ind w:left="2704"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3"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17729B"/>
    <w:multiLevelType w:val="multilevel"/>
    <w:tmpl w:val="CA5E3292"/>
    <w:lvl w:ilvl="0">
      <w:start w:val="1"/>
      <w:numFmt w:val="decimal"/>
      <w:lvlText w:val="%1."/>
      <w:lvlJc w:val="left"/>
      <w:pPr>
        <w:ind w:left="1080" w:hanging="720"/>
      </w:pPr>
      <w:rPr>
        <w:rFonts w:hint="default"/>
      </w:rPr>
    </w:lvl>
    <w:lvl w:ilvl="1">
      <w:start w:val="1"/>
      <w:numFmt w:val="decimal"/>
      <w:isLgl/>
      <w:lvlText w:val="%1.%2"/>
      <w:lvlJc w:val="left"/>
      <w:pPr>
        <w:ind w:left="1450" w:hanging="540"/>
      </w:pPr>
      <w:rPr>
        <w:rFonts w:hint="default"/>
      </w:rPr>
    </w:lvl>
    <w:lvl w:ilvl="2">
      <w:start w:val="1"/>
      <w:numFmt w:val="bullet"/>
      <w:lvlText w:val=""/>
      <w:lvlJc w:val="left"/>
      <w:pPr>
        <w:ind w:left="2180" w:hanging="720"/>
      </w:pPr>
      <w:rPr>
        <w:rFonts w:ascii="Symbol" w:hAnsi="Symbol" w:hint="default"/>
      </w:rPr>
    </w:lvl>
    <w:lvl w:ilvl="3">
      <w:start w:val="1"/>
      <w:numFmt w:val="decimal"/>
      <w:isLgl/>
      <w:lvlText w:val="%1.%2.%3.%4"/>
      <w:lvlJc w:val="left"/>
      <w:pPr>
        <w:ind w:left="2730" w:hanging="720"/>
      </w:pPr>
      <w:rPr>
        <w:rFonts w:hint="default"/>
      </w:rPr>
    </w:lvl>
    <w:lvl w:ilvl="4">
      <w:start w:val="1"/>
      <w:numFmt w:val="decimal"/>
      <w:isLgl/>
      <w:lvlText w:val="%1.%2.%3.%4.%5"/>
      <w:lvlJc w:val="left"/>
      <w:pPr>
        <w:ind w:left="3640" w:hanging="1080"/>
      </w:pPr>
      <w:rPr>
        <w:rFonts w:hint="default"/>
      </w:rPr>
    </w:lvl>
    <w:lvl w:ilvl="5">
      <w:start w:val="1"/>
      <w:numFmt w:val="decimal"/>
      <w:isLgl/>
      <w:lvlText w:val="%1.%2.%3.%4.%5.%6"/>
      <w:lvlJc w:val="left"/>
      <w:pPr>
        <w:ind w:left="4190" w:hanging="1080"/>
      </w:pPr>
      <w:rPr>
        <w:rFonts w:hint="default"/>
      </w:rPr>
    </w:lvl>
    <w:lvl w:ilvl="6">
      <w:start w:val="1"/>
      <w:numFmt w:val="decimal"/>
      <w:isLgl/>
      <w:lvlText w:val="%1.%2.%3.%4.%5.%6.%7"/>
      <w:lvlJc w:val="left"/>
      <w:pPr>
        <w:ind w:left="5100" w:hanging="1440"/>
      </w:pPr>
      <w:rPr>
        <w:rFonts w:hint="default"/>
      </w:rPr>
    </w:lvl>
    <w:lvl w:ilvl="7">
      <w:start w:val="1"/>
      <w:numFmt w:val="decimal"/>
      <w:isLgl/>
      <w:lvlText w:val="%1.%2.%3.%4.%5.%6.%7.%8"/>
      <w:lvlJc w:val="left"/>
      <w:pPr>
        <w:ind w:left="5650" w:hanging="1440"/>
      </w:pPr>
      <w:rPr>
        <w:rFonts w:hint="default"/>
      </w:rPr>
    </w:lvl>
    <w:lvl w:ilvl="8">
      <w:start w:val="1"/>
      <w:numFmt w:val="decimal"/>
      <w:isLgl/>
      <w:lvlText w:val="%1.%2.%3.%4.%5.%6.%7.%8.%9"/>
      <w:lvlJc w:val="left"/>
      <w:pPr>
        <w:ind w:left="6560" w:hanging="1800"/>
      </w:pPr>
      <w:rPr>
        <w:rFonts w:hint="default"/>
      </w:rPr>
    </w:lvl>
  </w:abstractNum>
  <w:abstractNum w:abstractNumId="15"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836969"/>
    <w:multiLevelType w:val="multilevel"/>
    <w:tmpl w:val="CA5E3292"/>
    <w:lvl w:ilvl="0">
      <w:start w:val="1"/>
      <w:numFmt w:val="decimal"/>
      <w:lvlText w:val="%1."/>
      <w:lvlJc w:val="left"/>
      <w:pPr>
        <w:ind w:left="1080" w:hanging="720"/>
      </w:pPr>
      <w:rPr>
        <w:rFonts w:hint="default"/>
      </w:rPr>
    </w:lvl>
    <w:lvl w:ilvl="1">
      <w:start w:val="1"/>
      <w:numFmt w:val="decimal"/>
      <w:isLgl/>
      <w:lvlText w:val="%1.%2"/>
      <w:lvlJc w:val="left"/>
      <w:pPr>
        <w:ind w:left="1450" w:hanging="540"/>
      </w:pPr>
      <w:rPr>
        <w:rFonts w:hint="default"/>
      </w:rPr>
    </w:lvl>
    <w:lvl w:ilvl="2">
      <w:start w:val="1"/>
      <w:numFmt w:val="bullet"/>
      <w:lvlText w:val=""/>
      <w:lvlJc w:val="left"/>
      <w:pPr>
        <w:ind w:left="2180" w:hanging="720"/>
      </w:pPr>
      <w:rPr>
        <w:rFonts w:ascii="Symbol" w:hAnsi="Symbol" w:hint="default"/>
      </w:rPr>
    </w:lvl>
    <w:lvl w:ilvl="3">
      <w:start w:val="1"/>
      <w:numFmt w:val="decimal"/>
      <w:isLgl/>
      <w:lvlText w:val="%1.%2.%3.%4"/>
      <w:lvlJc w:val="left"/>
      <w:pPr>
        <w:ind w:left="2730" w:hanging="720"/>
      </w:pPr>
      <w:rPr>
        <w:rFonts w:hint="default"/>
      </w:rPr>
    </w:lvl>
    <w:lvl w:ilvl="4">
      <w:start w:val="1"/>
      <w:numFmt w:val="decimal"/>
      <w:isLgl/>
      <w:lvlText w:val="%1.%2.%3.%4.%5"/>
      <w:lvlJc w:val="left"/>
      <w:pPr>
        <w:ind w:left="3640" w:hanging="1080"/>
      </w:pPr>
      <w:rPr>
        <w:rFonts w:hint="default"/>
      </w:rPr>
    </w:lvl>
    <w:lvl w:ilvl="5">
      <w:start w:val="1"/>
      <w:numFmt w:val="decimal"/>
      <w:isLgl/>
      <w:lvlText w:val="%1.%2.%3.%4.%5.%6"/>
      <w:lvlJc w:val="left"/>
      <w:pPr>
        <w:ind w:left="4190" w:hanging="1080"/>
      </w:pPr>
      <w:rPr>
        <w:rFonts w:hint="default"/>
      </w:rPr>
    </w:lvl>
    <w:lvl w:ilvl="6">
      <w:start w:val="1"/>
      <w:numFmt w:val="decimal"/>
      <w:isLgl/>
      <w:lvlText w:val="%1.%2.%3.%4.%5.%6.%7"/>
      <w:lvlJc w:val="left"/>
      <w:pPr>
        <w:ind w:left="5100" w:hanging="1440"/>
      </w:pPr>
      <w:rPr>
        <w:rFonts w:hint="default"/>
      </w:rPr>
    </w:lvl>
    <w:lvl w:ilvl="7">
      <w:start w:val="1"/>
      <w:numFmt w:val="decimal"/>
      <w:isLgl/>
      <w:lvlText w:val="%1.%2.%3.%4.%5.%6.%7.%8"/>
      <w:lvlJc w:val="left"/>
      <w:pPr>
        <w:ind w:left="5650" w:hanging="1440"/>
      </w:pPr>
      <w:rPr>
        <w:rFonts w:hint="default"/>
      </w:rPr>
    </w:lvl>
    <w:lvl w:ilvl="8">
      <w:start w:val="1"/>
      <w:numFmt w:val="decimal"/>
      <w:isLgl/>
      <w:lvlText w:val="%1.%2.%3.%4.%5.%6.%7.%8.%9"/>
      <w:lvlJc w:val="left"/>
      <w:pPr>
        <w:ind w:left="6560" w:hanging="1800"/>
      </w:pPr>
      <w:rPr>
        <w:rFonts w:hint="default"/>
      </w:r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945106B"/>
    <w:multiLevelType w:val="multilevel"/>
    <w:tmpl w:val="5D04D18A"/>
    <w:lvl w:ilvl="0">
      <w:start w:val="1"/>
      <w:numFmt w:val="decimal"/>
      <w:lvlText w:val="%1."/>
      <w:lvlJc w:val="left"/>
      <w:pPr>
        <w:ind w:left="1080" w:hanging="720"/>
      </w:pPr>
      <w:rPr>
        <w:rFonts w:hint="default"/>
      </w:rPr>
    </w:lvl>
    <w:lvl w:ilvl="1">
      <w:start w:val="1"/>
      <w:numFmt w:val="decimal"/>
      <w:isLgl/>
      <w:lvlText w:val="%1.%2"/>
      <w:lvlJc w:val="left"/>
      <w:pPr>
        <w:ind w:left="1450" w:hanging="540"/>
      </w:pPr>
      <w:rPr>
        <w:rFonts w:hint="default"/>
      </w:rPr>
    </w:lvl>
    <w:lvl w:ilvl="2">
      <w:start w:val="1"/>
      <w:numFmt w:val="decimal"/>
      <w:isLgl/>
      <w:lvlText w:val="%1.%2.%3"/>
      <w:lvlJc w:val="left"/>
      <w:pPr>
        <w:ind w:left="2180" w:hanging="720"/>
      </w:pPr>
      <w:rPr>
        <w:rFonts w:hint="default"/>
      </w:rPr>
    </w:lvl>
    <w:lvl w:ilvl="3">
      <w:start w:val="1"/>
      <w:numFmt w:val="decimal"/>
      <w:isLgl/>
      <w:lvlText w:val="%1.%2.%3.%4"/>
      <w:lvlJc w:val="left"/>
      <w:pPr>
        <w:ind w:left="2730" w:hanging="720"/>
      </w:pPr>
      <w:rPr>
        <w:rFonts w:hint="default"/>
      </w:rPr>
    </w:lvl>
    <w:lvl w:ilvl="4">
      <w:start w:val="1"/>
      <w:numFmt w:val="decimal"/>
      <w:isLgl/>
      <w:lvlText w:val="%1.%2.%3.%4.%5"/>
      <w:lvlJc w:val="left"/>
      <w:pPr>
        <w:ind w:left="3640" w:hanging="1080"/>
      </w:pPr>
      <w:rPr>
        <w:rFonts w:hint="default"/>
      </w:rPr>
    </w:lvl>
    <w:lvl w:ilvl="5">
      <w:start w:val="1"/>
      <w:numFmt w:val="decimal"/>
      <w:isLgl/>
      <w:lvlText w:val="%1.%2.%3.%4.%5.%6"/>
      <w:lvlJc w:val="left"/>
      <w:pPr>
        <w:ind w:left="4190" w:hanging="1080"/>
      </w:pPr>
      <w:rPr>
        <w:rFonts w:hint="default"/>
      </w:rPr>
    </w:lvl>
    <w:lvl w:ilvl="6">
      <w:start w:val="1"/>
      <w:numFmt w:val="decimal"/>
      <w:isLgl/>
      <w:lvlText w:val="%1.%2.%3.%4.%5.%6.%7"/>
      <w:lvlJc w:val="left"/>
      <w:pPr>
        <w:ind w:left="5100" w:hanging="1440"/>
      </w:pPr>
      <w:rPr>
        <w:rFonts w:hint="default"/>
      </w:rPr>
    </w:lvl>
    <w:lvl w:ilvl="7">
      <w:start w:val="1"/>
      <w:numFmt w:val="decimal"/>
      <w:isLgl/>
      <w:lvlText w:val="%1.%2.%3.%4.%5.%6.%7.%8"/>
      <w:lvlJc w:val="left"/>
      <w:pPr>
        <w:ind w:left="5650" w:hanging="1440"/>
      </w:pPr>
      <w:rPr>
        <w:rFonts w:hint="default"/>
      </w:rPr>
    </w:lvl>
    <w:lvl w:ilvl="8">
      <w:start w:val="1"/>
      <w:numFmt w:val="decimal"/>
      <w:isLgl/>
      <w:lvlText w:val="%1.%2.%3.%4.%5.%6.%7.%8.%9"/>
      <w:lvlJc w:val="left"/>
      <w:pPr>
        <w:ind w:left="6560" w:hanging="1800"/>
      </w:pPr>
      <w:rPr>
        <w:rFonts w:hint="default"/>
      </w:rPr>
    </w:lvl>
  </w:abstractNum>
  <w:abstractNum w:abstractNumId="24"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7"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8"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0"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31" w15:restartNumberingAfterBreak="0">
    <w:nsid w:val="69FC43EC"/>
    <w:multiLevelType w:val="multilevel"/>
    <w:tmpl w:val="CA5E3292"/>
    <w:lvl w:ilvl="0">
      <w:start w:val="1"/>
      <w:numFmt w:val="decimal"/>
      <w:lvlText w:val="%1."/>
      <w:lvlJc w:val="left"/>
      <w:pPr>
        <w:ind w:left="1080" w:hanging="720"/>
      </w:pPr>
      <w:rPr>
        <w:rFonts w:hint="default"/>
      </w:rPr>
    </w:lvl>
    <w:lvl w:ilvl="1">
      <w:start w:val="1"/>
      <w:numFmt w:val="decimal"/>
      <w:isLgl/>
      <w:lvlText w:val="%1.%2"/>
      <w:lvlJc w:val="left"/>
      <w:pPr>
        <w:ind w:left="1450" w:hanging="540"/>
      </w:pPr>
      <w:rPr>
        <w:rFonts w:hint="default"/>
      </w:rPr>
    </w:lvl>
    <w:lvl w:ilvl="2">
      <w:start w:val="1"/>
      <w:numFmt w:val="bullet"/>
      <w:lvlText w:val=""/>
      <w:lvlJc w:val="left"/>
      <w:pPr>
        <w:ind w:left="2180" w:hanging="720"/>
      </w:pPr>
      <w:rPr>
        <w:rFonts w:ascii="Symbol" w:hAnsi="Symbol" w:hint="default"/>
      </w:rPr>
    </w:lvl>
    <w:lvl w:ilvl="3">
      <w:start w:val="1"/>
      <w:numFmt w:val="decimal"/>
      <w:isLgl/>
      <w:lvlText w:val="%1.%2.%3.%4"/>
      <w:lvlJc w:val="left"/>
      <w:pPr>
        <w:ind w:left="2730" w:hanging="720"/>
      </w:pPr>
      <w:rPr>
        <w:rFonts w:hint="default"/>
      </w:rPr>
    </w:lvl>
    <w:lvl w:ilvl="4">
      <w:start w:val="1"/>
      <w:numFmt w:val="decimal"/>
      <w:isLgl/>
      <w:lvlText w:val="%1.%2.%3.%4.%5"/>
      <w:lvlJc w:val="left"/>
      <w:pPr>
        <w:ind w:left="3640" w:hanging="1080"/>
      </w:pPr>
      <w:rPr>
        <w:rFonts w:hint="default"/>
      </w:rPr>
    </w:lvl>
    <w:lvl w:ilvl="5">
      <w:start w:val="1"/>
      <w:numFmt w:val="decimal"/>
      <w:isLgl/>
      <w:lvlText w:val="%1.%2.%3.%4.%5.%6"/>
      <w:lvlJc w:val="left"/>
      <w:pPr>
        <w:ind w:left="4190" w:hanging="1080"/>
      </w:pPr>
      <w:rPr>
        <w:rFonts w:hint="default"/>
      </w:rPr>
    </w:lvl>
    <w:lvl w:ilvl="6">
      <w:start w:val="1"/>
      <w:numFmt w:val="decimal"/>
      <w:isLgl/>
      <w:lvlText w:val="%1.%2.%3.%4.%5.%6.%7"/>
      <w:lvlJc w:val="left"/>
      <w:pPr>
        <w:ind w:left="5100" w:hanging="1440"/>
      </w:pPr>
      <w:rPr>
        <w:rFonts w:hint="default"/>
      </w:rPr>
    </w:lvl>
    <w:lvl w:ilvl="7">
      <w:start w:val="1"/>
      <w:numFmt w:val="decimal"/>
      <w:isLgl/>
      <w:lvlText w:val="%1.%2.%3.%4.%5.%6.%7.%8"/>
      <w:lvlJc w:val="left"/>
      <w:pPr>
        <w:ind w:left="5650" w:hanging="1440"/>
      </w:pPr>
      <w:rPr>
        <w:rFonts w:hint="default"/>
      </w:rPr>
    </w:lvl>
    <w:lvl w:ilvl="8">
      <w:start w:val="1"/>
      <w:numFmt w:val="decimal"/>
      <w:isLgl/>
      <w:lvlText w:val="%1.%2.%3.%4.%5.%6.%7.%8.%9"/>
      <w:lvlJc w:val="left"/>
      <w:pPr>
        <w:ind w:left="6560" w:hanging="1800"/>
      </w:pPr>
      <w:rPr>
        <w:rFonts w:hint="default"/>
      </w:rPr>
    </w:lvl>
  </w:abstractNum>
  <w:abstractNum w:abstractNumId="32"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29B70AF"/>
    <w:multiLevelType w:val="hybridMultilevel"/>
    <w:tmpl w:val="97F2BE82"/>
    <w:lvl w:ilvl="0" w:tplc="94E2326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5"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6"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7"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9"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5"/>
  </w:num>
  <w:num w:numId="2">
    <w:abstractNumId w:val="22"/>
  </w:num>
  <w:num w:numId="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8"/>
    <w:lvlOverride w:ilvl="0">
      <w:startOverride w:val="1"/>
    </w:lvlOverride>
  </w:num>
  <w:num w:numId="10">
    <w:abstractNumId w:val="8"/>
  </w:num>
  <w:num w:numId="11">
    <w:abstractNumId w:val="10"/>
  </w:num>
  <w:num w:numId="12">
    <w:abstractNumId w:val="25"/>
  </w:num>
  <w:num w:numId="13">
    <w:abstractNumId w:val="17"/>
  </w:num>
  <w:num w:numId="14">
    <w:abstractNumId w:val="16"/>
  </w:num>
  <w:num w:numId="15">
    <w:abstractNumId w:val="11"/>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5"/>
  </w:num>
  <w:num w:numId="19">
    <w:abstractNumId w:val="37"/>
  </w:num>
  <w:num w:numId="20">
    <w:abstractNumId w:val="39"/>
  </w:num>
  <w:num w:numId="21">
    <w:abstractNumId w:val="26"/>
  </w:num>
  <w:num w:numId="22">
    <w:abstractNumId w:val="0"/>
  </w:num>
  <w:num w:numId="23">
    <w:abstractNumId w:val="24"/>
  </w:num>
  <w:num w:numId="24">
    <w:abstractNumId w:val="19"/>
  </w:num>
  <w:num w:numId="25">
    <w:abstractNumId w:val="6"/>
  </w:num>
  <w:num w:numId="2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26"/>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6"/>
  </w:num>
  <w:num w:numId="31">
    <w:abstractNumId w:val="20"/>
  </w:num>
  <w:num w:numId="32">
    <w:abstractNumId w:val="28"/>
  </w:num>
  <w:num w:numId="33">
    <w:abstractNumId w:val="32"/>
  </w:num>
  <w:num w:numId="34">
    <w:abstractNumId w:val="5"/>
  </w:num>
  <w:num w:numId="35">
    <w:abstractNumId w:val="34"/>
  </w:num>
  <w:num w:numId="36">
    <w:abstractNumId w:val="4"/>
  </w:num>
  <w:num w:numId="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num>
  <w:num w:numId="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
  </w:num>
  <w:num w:numId="45">
    <w:abstractNumId w:val="14"/>
  </w:num>
  <w:num w:numId="46">
    <w:abstractNumId w:val="9"/>
  </w:num>
  <w:num w:numId="47">
    <w:abstractNumId w:val="31"/>
  </w:num>
  <w:num w:numId="48">
    <w:abstractNumId w:val="21"/>
  </w:num>
  <w:num w:numId="49">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309"/>
    <w:rsid w:val="00013626"/>
    <w:rsid w:val="000206FA"/>
    <w:rsid w:val="000521ED"/>
    <w:rsid w:val="000701ED"/>
    <w:rsid w:val="00072BF6"/>
    <w:rsid w:val="00076D28"/>
    <w:rsid w:val="000A2895"/>
    <w:rsid w:val="000C7E66"/>
    <w:rsid w:val="000D6F3B"/>
    <w:rsid w:val="000E2532"/>
    <w:rsid w:val="00106438"/>
    <w:rsid w:val="00120C1C"/>
    <w:rsid w:val="00134C85"/>
    <w:rsid w:val="00141FC4"/>
    <w:rsid w:val="00151D92"/>
    <w:rsid w:val="00172889"/>
    <w:rsid w:val="001A0C3C"/>
    <w:rsid w:val="001A69D5"/>
    <w:rsid w:val="001B1CC7"/>
    <w:rsid w:val="00214ACF"/>
    <w:rsid w:val="00226178"/>
    <w:rsid w:val="002302E1"/>
    <w:rsid w:val="00277E5E"/>
    <w:rsid w:val="002B4797"/>
    <w:rsid w:val="002C18AC"/>
    <w:rsid w:val="002E0AF1"/>
    <w:rsid w:val="00301DDA"/>
    <w:rsid w:val="00311DA0"/>
    <w:rsid w:val="0031512F"/>
    <w:rsid w:val="00341985"/>
    <w:rsid w:val="00345812"/>
    <w:rsid w:val="003719A1"/>
    <w:rsid w:val="003770FB"/>
    <w:rsid w:val="003D648B"/>
    <w:rsid w:val="003D6519"/>
    <w:rsid w:val="00406518"/>
    <w:rsid w:val="00436138"/>
    <w:rsid w:val="00477F7B"/>
    <w:rsid w:val="00487947"/>
    <w:rsid w:val="0054041D"/>
    <w:rsid w:val="00552E11"/>
    <w:rsid w:val="005662C9"/>
    <w:rsid w:val="00595CC0"/>
    <w:rsid w:val="005D36FC"/>
    <w:rsid w:val="00603F1E"/>
    <w:rsid w:val="00630E75"/>
    <w:rsid w:val="00636A8F"/>
    <w:rsid w:val="00653CB4"/>
    <w:rsid w:val="00655846"/>
    <w:rsid w:val="00661BCC"/>
    <w:rsid w:val="00671DBE"/>
    <w:rsid w:val="00680B5B"/>
    <w:rsid w:val="006C444C"/>
    <w:rsid w:val="006C765A"/>
    <w:rsid w:val="006D4E38"/>
    <w:rsid w:val="006E60ED"/>
    <w:rsid w:val="006F6574"/>
    <w:rsid w:val="0072103C"/>
    <w:rsid w:val="00726C39"/>
    <w:rsid w:val="007544CE"/>
    <w:rsid w:val="007701E0"/>
    <w:rsid w:val="007771E3"/>
    <w:rsid w:val="007778AD"/>
    <w:rsid w:val="00786E52"/>
    <w:rsid w:val="007B409E"/>
    <w:rsid w:val="007B7543"/>
    <w:rsid w:val="007E58CD"/>
    <w:rsid w:val="00805E61"/>
    <w:rsid w:val="008146E2"/>
    <w:rsid w:val="00831CE5"/>
    <w:rsid w:val="008472C6"/>
    <w:rsid w:val="00875FB1"/>
    <w:rsid w:val="008942AD"/>
    <w:rsid w:val="008B5A36"/>
    <w:rsid w:val="008C64C6"/>
    <w:rsid w:val="008D1B2A"/>
    <w:rsid w:val="008E0A60"/>
    <w:rsid w:val="00907FBC"/>
    <w:rsid w:val="00942177"/>
    <w:rsid w:val="00942B6A"/>
    <w:rsid w:val="00A62504"/>
    <w:rsid w:val="00A7286A"/>
    <w:rsid w:val="00A82EF6"/>
    <w:rsid w:val="00A955A9"/>
    <w:rsid w:val="00AA038C"/>
    <w:rsid w:val="00AF234B"/>
    <w:rsid w:val="00B32B85"/>
    <w:rsid w:val="00B50B69"/>
    <w:rsid w:val="00B54C13"/>
    <w:rsid w:val="00B742A4"/>
    <w:rsid w:val="00B84B04"/>
    <w:rsid w:val="00B9606A"/>
    <w:rsid w:val="00BB0A40"/>
    <w:rsid w:val="00BC1995"/>
    <w:rsid w:val="00BE17B4"/>
    <w:rsid w:val="00C1308D"/>
    <w:rsid w:val="00C15D5B"/>
    <w:rsid w:val="00C27936"/>
    <w:rsid w:val="00C3675F"/>
    <w:rsid w:val="00C52C84"/>
    <w:rsid w:val="00C56FE2"/>
    <w:rsid w:val="00C90434"/>
    <w:rsid w:val="00CA296C"/>
    <w:rsid w:val="00CA4F2E"/>
    <w:rsid w:val="00CB099C"/>
    <w:rsid w:val="00D62E1A"/>
    <w:rsid w:val="00D64618"/>
    <w:rsid w:val="00D66DDC"/>
    <w:rsid w:val="00D815FF"/>
    <w:rsid w:val="00DA64E2"/>
    <w:rsid w:val="00DA7212"/>
    <w:rsid w:val="00DA7CA5"/>
    <w:rsid w:val="00DB025B"/>
    <w:rsid w:val="00DD078C"/>
    <w:rsid w:val="00E31259"/>
    <w:rsid w:val="00E31B88"/>
    <w:rsid w:val="00E55B00"/>
    <w:rsid w:val="00E62101"/>
    <w:rsid w:val="00E679C7"/>
    <w:rsid w:val="00E70812"/>
    <w:rsid w:val="00EB5A81"/>
    <w:rsid w:val="00EC37B6"/>
    <w:rsid w:val="00EE6F8E"/>
    <w:rsid w:val="00F00BA3"/>
    <w:rsid w:val="00F0740A"/>
    <w:rsid w:val="00F30EAA"/>
    <w:rsid w:val="00F325B6"/>
    <w:rsid w:val="00F326AB"/>
    <w:rsid w:val="00F60EA8"/>
    <w:rsid w:val="00F75C89"/>
    <w:rsid w:val="00FA6134"/>
    <w:rsid w:val="00FF73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A2DBAD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A81"/>
    <w:pPr>
      <w:bidi/>
      <w:spacing w:after="0" w:line="240" w:lineRule="auto"/>
    </w:pPr>
    <w:rPr>
      <w:rFonts w:cs="David"/>
    </w:rPr>
  </w:style>
  <w:style w:type="paragraph" w:styleId="Heading1">
    <w:name w:val="heading 1"/>
    <w:basedOn w:val="Normal"/>
    <w:next w:val="Normal"/>
    <w:link w:val="Heading1Char"/>
    <w:qFormat/>
    <w:rsid w:val="000206FA"/>
    <w:pPr>
      <w:keepNext/>
      <w:widowControl w:val="0"/>
      <w:jc w:val="both"/>
      <w:outlineLvl w:val="0"/>
    </w:pPr>
    <w:rPr>
      <w:rFonts w:ascii="Times New Roman" w:eastAsia="Times New Roman" w:hAnsi="Times New Roman"/>
      <w:sz w:val="20"/>
      <w:szCs w:val="24"/>
      <w:lang w:eastAsia="he-IL"/>
    </w:rPr>
  </w:style>
  <w:style w:type="paragraph" w:styleId="Heading2">
    <w:name w:val="heading 2"/>
    <w:aliases w:val="כותרת 2 תו"/>
    <w:basedOn w:val="Normal"/>
    <w:next w:val="Normal"/>
    <w:link w:val="Heading2Char"/>
    <w:qFormat/>
    <w:rsid w:val="000206FA"/>
    <w:pPr>
      <w:keepNext/>
      <w:widowControl w:val="0"/>
      <w:jc w:val="center"/>
      <w:outlineLvl w:val="1"/>
    </w:pPr>
    <w:rPr>
      <w:rFonts w:ascii="Times New Roman" w:eastAsia="Times New Roman" w:hAnsi="Times New Roman"/>
      <w:bCs/>
      <w:sz w:val="20"/>
      <w:szCs w:val="24"/>
      <w:lang w:eastAsia="he-IL"/>
    </w:rPr>
  </w:style>
  <w:style w:type="paragraph" w:styleId="Heading3">
    <w:name w:val="heading 3"/>
    <w:basedOn w:val="Normal"/>
    <w:next w:val="Normal"/>
    <w:link w:val="Heading3Char"/>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Heading4">
    <w:name w:val="heading 4"/>
    <w:basedOn w:val="Normal"/>
    <w:next w:val="Normal"/>
    <w:link w:val="Heading4Char"/>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Heading5">
    <w:name w:val="heading 5"/>
    <w:basedOn w:val="Normal"/>
    <w:next w:val="Normal"/>
    <w:link w:val="Heading5Char"/>
    <w:qFormat/>
    <w:rsid w:val="000206FA"/>
    <w:pPr>
      <w:keepNext/>
      <w:widowControl w:val="0"/>
      <w:jc w:val="right"/>
      <w:outlineLvl w:val="4"/>
    </w:pPr>
    <w:rPr>
      <w:rFonts w:ascii="Times New Roman" w:eastAsia="Times New Roman" w:hAnsi="Times New Roman"/>
      <w:sz w:val="20"/>
      <w:szCs w:val="24"/>
      <w:lang w:eastAsia="he-IL"/>
    </w:rPr>
  </w:style>
  <w:style w:type="paragraph" w:styleId="Heading6">
    <w:name w:val="heading 6"/>
    <w:basedOn w:val="Normal"/>
    <w:next w:val="Normal"/>
    <w:link w:val="Heading6Char"/>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Heading7">
    <w:name w:val="heading 7"/>
    <w:basedOn w:val="Normal"/>
    <w:next w:val="Normal"/>
    <w:link w:val="Heading7Char"/>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Heading8">
    <w:name w:val="heading 8"/>
    <w:basedOn w:val="Normal"/>
    <w:next w:val="Normal"/>
    <w:link w:val="Heading8Char"/>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Heading9">
    <w:name w:val="heading 9"/>
    <w:basedOn w:val="Normal"/>
    <w:next w:val="Normal"/>
    <w:link w:val="Heading9Char"/>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aliases w:val="כותרת 2 תו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jc w:val="both"/>
    </w:pPr>
    <w:rPr>
      <w:rFonts w:ascii="Times New Roman" w:eastAsia="Times New Roman" w:hAnsi="Times New Roman"/>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EB5A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ind w:left="720" w:hanging="720"/>
      <w:jc w:val="both"/>
    </w:pPr>
    <w:rPr>
      <w:rFonts w:ascii="Times New Roman" w:eastAsia="Times New Roman" w:hAnsi="Times New Roman"/>
      <w:sz w:val="20"/>
      <w:szCs w:val="24"/>
      <w:lang w:eastAsia="he-IL"/>
    </w:rPr>
  </w:style>
  <w:style w:type="paragraph" w:customStyle="1" w:styleId="1">
    <w:name w:val="חתימה1"/>
    <w:basedOn w:val="Normal"/>
    <w:rsid w:val="000206FA"/>
    <w:pPr>
      <w:ind w:left="-694"/>
    </w:pPr>
    <w:rPr>
      <w:rFonts w:ascii="Times New Roman" w:eastAsia="Times New Roman" w:hAnsi="Times New Roman"/>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line="360" w:lineRule="auto"/>
      <w:ind w:left="2160" w:hanging="720"/>
    </w:pPr>
    <w:rPr>
      <w:rFonts w:ascii="Times New Roman" w:eastAsia="Times New Roman" w:hAnsi="Times New Roman"/>
      <w:sz w:val="24"/>
      <w:szCs w:val="24"/>
      <w:lang w:eastAsia="he-IL"/>
    </w:rPr>
  </w:style>
  <w:style w:type="paragraph" w:styleId="ListParagraph">
    <w:name w:val="List Paragraph"/>
    <w:basedOn w:val="Normal"/>
    <w:uiPriority w:val="34"/>
    <w:qFormat/>
    <w:rsid w:val="000206FA"/>
    <w:pPr>
      <w:spacing w:line="360" w:lineRule="auto"/>
      <w:ind w:left="720"/>
      <w:jc w:val="both"/>
    </w:pPr>
    <w:rPr>
      <w:rFonts w:ascii="Times New Roman" w:eastAsia="Times New Roman" w:hAnsi="Times New Roman"/>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Normal"/>
    <w:next w:val="Normal"/>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Normal"/>
    <w:next w:val="Normal"/>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Normal"/>
    <w:next w:val="Normal"/>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Normal"/>
    <w:next w:val="Normal"/>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Normal"/>
    <w:next w:val="Normal"/>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Normal"/>
    <w:next w:val="Normal"/>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Normal"/>
    <w:next w:val="Normal"/>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Normal"/>
    <w:next w:val="Normal"/>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line="360" w:lineRule="auto"/>
      <w:ind w:left="1440"/>
    </w:pPr>
    <w:rPr>
      <w:rFonts w:ascii="Times New Roman" w:eastAsia="Times New Roman" w:hAnsi="Times New Roman"/>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ind w:left="2877"/>
    </w:pPr>
    <w:rPr>
      <w:rFonts w:ascii="Times New Roman" w:eastAsia="Times New Roman" w:hAnsi="Times New Roman"/>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ind w:left="1440"/>
    </w:pPr>
    <w:rPr>
      <w:rFonts w:ascii="Times New Roman" w:eastAsia="Times New Roman" w:hAnsi="Times New Roman"/>
      <w:sz w:val="24"/>
      <w:szCs w:val="24"/>
      <w:lang w:eastAsia="he-IL"/>
    </w:rPr>
  </w:style>
  <w:style w:type="paragraph" w:styleId="DocumentMap">
    <w:name w:val="Document Map"/>
    <w:basedOn w:val="Normal"/>
    <w:link w:val="DocumentMapChar"/>
    <w:rsid w:val="000206FA"/>
    <w:pPr>
      <w:widowControl w:val="0"/>
      <w:shd w:val="clear" w:color="auto" w:fill="000080"/>
      <w:bidi w:val="0"/>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Normal"/>
    <w:next w:val="Normal"/>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Normal"/>
    <w:next w:val="Normal"/>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Normal"/>
    <w:next w:val="Normal"/>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Normal"/>
    <w:next w:val="Normal"/>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Footer"/>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FooterChar"/>
    <w:link w:val="AutoField"/>
    <w:rsid w:val="006C765A"/>
    <w:rPr>
      <w:rFonts w:ascii="David" w:hAnsi="David" w:cs="David"/>
      <w:color w:val="2E74B5" w:themeColor="accent1" w:themeShade="BF"/>
      <w:sz w:val="20"/>
      <w:szCs w:val="24"/>
    </w:rPr>
  </w:style>
  <w:style w:type="numbering" w:customStyle="1" w:styleId="NoList2">
    <w:name w:val="No List2"/>
    <w:next w:val="NoList"/>
    <w:semiHidden/>
    <w:rsid w:val="00630E75"/>
  </w:style>
  <w:style w:type="paragraph" w:customStyle="1" w:styleId="indent1">
    <w:name w:val="indent1"/>
    <w:basedOn w:val="Heading1"/>
    <w:rsid w:val="00630E75"/>
    <w:pPr>
      <w:keepNext w:val="0"/>
      <w:bidi w:val="0"/>
      <w:spacing w:before="120" w:after="120"/>
      <w:ind w:left="720"/>
      <w:jc w:val="left"/>
    </w:pPr>
    <w:rPr>
      <w:szCs w:val="20"/>
    </w:rPr>
  </w:style>
  <w:style w:type="paragraph" w:customStyle="1" w:styleId="indent2">
    <w:name w:val="indent2"/>
    <w:basedOn w:val="Heading2"/>
    <w:rsid w:val="00630E75"/>
    <w:pPr>
      <w:keepNext w:val="0"/>
      <w:bidi w:val="0"/>
      <w:spacing w:before="120" w:after="120"/>
      <w:ind w:left="1440"/>
      <w:jc w:val="left"/>
    </w:pPr>
    <w:rPr>
      <w:bCs w:val="0"/>
      <w:szCs w:val="20"/>
    </w:rPr>
  </w:style>
  <w:style w:type="paragraph" w:customStyle="1" w:styleId="indent3">
    <w:name w:val="indent3"/>
    <w:basedOn w:val="Heading3"/>
    <w:rsid w:val="00630E75"/>
    <w:pPr>
      <w:keepNext w:val="0"/>
      <w:bidi w:val="0"/>
      <w:spacing w:before="120" w:after="120"/>
      <w:ind w:left="2160"/>
      <w:jc w:val="left"/>
    </w:pPr>
    <w:rPr>
      <w:b w:val="0"/>
      <w:bCs w:val="0"/>
      <w:szCs w:val="20"/>
      <w:u w:val="none"/>
    </w:rPr>
  </w:style>
  <w:style w:type="paragraph" w:customStyle="1" w:styleId="indent4">
    <w:name w:val="indent4"/>
    <w:basedOn w:val="Heading4"/>
    <w:rsid w:val="00630E75"/>
    <w:pPr>
      <w:keepNext w:val="0"/>
      <w:bidi w:val="0"/>
      <w:spacing w:before="120" w:after="120"/>
      <w:ind w:left="3600"/>
      <w:jc w:val="left"/>
    </w:pPr>
    <w:rPr>
      <w:bCs w:val="0"/>
      <w:szCs w:val="20"/>
      <w:u w:val="none"/>
    </w:rPr>
  </w:style>
  <w:style w:type="paragraph" w:customStyle="1" w:styleId="indent5">
    <w:name w:val="indent5"/>
    <w:basedOn w:val="Heading5"/>
    <w:rsid w:val="00630E75"/>
    <w:pPr>
      <w:keepNext w:val="0"/>
      <w:bidi w:val="0"/>
      <w:spacing w:before="120" w:after="120"/>
      <w:ind w:left="4321"/>
      <w:jc w:val="left"/>
    </w:pPr>
    <w:rPr>
      <w:szCs w:val="20"/>
    </w:rPr>
  </w:style>
  <w:style w:type="paragraph" w:customStyle="1" w:styleId="indent6">
    <w:name w:val="indent6"/>
    <w:basedOn w:val="Heading6"/>
    <w:rsid w:val="00630E75"/>
    <w:pPr>
      <w:keepNext w:val="0"/>
      <w:bidi w:val="0"/>
      <w:spacing w:before="120" w:after="120"/>
      <w:ind w:left="5041"/>
      <w:jc w:val="left"/>
    </w:pPr>
    <w:rPr>
      <w:szCs w:val="20"/>
      <w:u w:val="none"/>
    </w:rPr>
  </w:style>
  <w:style w:type="paragraph" w:customStyle="1" w:styleId="indent7">
    <w:name w:val="indent7"/>
    <w:basedOn w:val="Heading7"/>
    <w:rsid w:val="00630E75"/>
    <w:pPr>
      <w:keepNext w:val="0"/>
      <w:bidi w:val="0"/>
      <w:spacing w:before="120" w:after="120"/>
      <w:ind w:left="5704" w:right="0"/>
      <w:jc w:val="left"/>
    </w:pPr>
    <w:rPr>
      <w:szCs w:val="20"/>
    </w:rPr>
  </w:style>
  <w:style w:type="paragraph" w:customStyle="1" w:styleId="11">
    <w:name w:val="ציטוט1"/>
    <w:basedOn w:val="Normal"/>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BodyTextIndent">
    <w:name w:val="Body Text Indent"/>
    <w:basedOn w:val="Normal"/>
    <w:link w:val="BodyTextIndentChar"/>
    <w:rsid w:val="00630E75"/>
    <w:pPr>
      <w:widowControl w:val="0"/>
      <w:ind w:left="656" w:hanging="656"/>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630E75"/>
    <w:rPr>
      <w:rFonts w:ascii="Times New Roman" w:eastAsia="Times New Roman" w:hAnsi="Times New Roman" w:cs="David"/>
      <w:sz w:val="24"/>
      <w:szCs w:val="24"/>
    </w:rPr>
  </w:style>
  <w:style w:type="character" w:customStyle="1" w:styleId="a2">
    <w:name w:val="תוכן הפקס"/>
    <w:basedOn w:val="DefaultParagraphFont"/>
    <w:rsid w:val="00630E75"/>
  </w:style>
  <w:style w:type="paragraph" w:customStyle="1" w:styleId="110">
    <w:name w:val="כותרת 11"/>
    <w:basedOn w:val="Normal"/>
    <w:rsid w:val="00630E75"/>
    <w:pPr>
      <w:widowControl w:val="0"/>
      <w:bidi w:val="0"/>
    </w:pPr>
    <w:rPr>
      <w:rFonts w:ascii="Times New Roman" w:eastAsia="Times New Roman" w:hAnsi="Times New Roman"/>
      <w:sz w:val="20"/>
      <w:szCs w:val="20"/>
      <w:lang w:eastAsia="he-IL"/>
    </w:rPr>
  </w:style>
  <w:style w:type="paragraph" w:customStyle="1" w:styleId="21">
    <w:name w:val="כותרת 21"/>
    <w:basedOn w:val="Normal"/>
    <w:rsid w:val="00630E75"/>
    <w:pPr>
      <w:widowControl w:val="0"/>
      <w:bidi w:val="0"/>
    </w:pPr>
    <w:rPr>
      <w:rFonts w:ascii="Times New Roman" w:eastAsia="Times New Roman" w:hAnsi="Times New Roman" w:cs="Times New Roman"/>
      <w:sz w:val="20"/>
      <w:szCs w:val="20"/>
      <w:lang w:val="x-none" w:eastAsia="he-IL"/>
    </w:rPr>
  </w:style>
  <w:style w:type="paragraph" w:customStyle="1" w:styleId="31">
    <w:name w:val="כותרת 31"/>
    <w:basedOn w:val="Normal"/>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Normal"/>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Normal"/>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Normal"/>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Normal"/>
    <w:rsid w:val="00630E75"/>
    <w:pPr>
      <w:widowControl w:val="0"/>
      <w:bidi w:val="0"/>
    </w:pPr>
    <w:rPr>
      <w:rFonts w:ascii="Times New Roman" w:eastAsia="Times New Roman" w:hAnsi="Times New Roman"/>
      <w:sz w:val="20"/>
      <w:szCs w:val="20"/>
      <w:lang w:eastAsia="he-IL"/>
    </w:rPr>
  </w:style>
  <w:style w:type="paragraph" w:customStyle="1" w:styleId="12">
    <w:name w:val="פיסקת רשימה1"/>
    <w:basedOn w:val="Normal"/>
    <w:qFormat/>
    <w:rsid w:val="00630E75"/>
    <w:pPr>
      <w:widowControl w:val="0"/>
      <w:bidi w:val="0"/>
      <w:ind w:left="720"/>
    </w:pPr>
    <w:rPr>
      <w:rFonts w:ascii="Times New Roman" w:eastAsia="Times New Roman" w:hAnsi="Times New Roman"/>
      <w:sz w:val="20"/>
      <w:szCs w:val="20"/>
      <w:lang w:eastAsia="he-IL"/>
    </w:rPr>
  </w:style>
  <w:style w:type="numbering" w:customStyle="1" w:styleId="13">
    <w:name w:val="ללא רשימה1"/>
    <w:next w:val="NoList"/>
    <w:semiHidden/>
    <w:unhideWhenUsed/>
    <w:rsid w:val="00630E75"/>
  </w:style>
  <w:style w:type="paragraph" w:styleId="NormalWeb">
    <w:name w:val="Normal (Web)"/>
    <w:basedOn w:val="Normal"/>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EndnoteText">
    <w:name w:val="endnote text"/>
    <w:basedOn w:val="Normal"/>
    <w:link w:val="EndnoteTextChar"/>
    <w:unhideWhenUsed/>
    <w:rsid w:val="00630E75"/>
    <w:rPr>
      <w:rFonts w:ascii="Times New Roman" w:eastAsia="Times New Roman" w:hAnsi="Times New Roman"/>
      <w:noProof/>
      <w:sz w:val="20"/>
      <w:szCs w:val="20"/>
      <w:lang w:eastAsia="he-IL"/>
    </w:rPr>
  </w:style>
  <w:style w:type="character" w:customStyle="1" w:styleId="EndnoteTextChar">
    <w:name w:val="Endnote Text Char"/>
    <w:basedOn w:val="DefaultParagraphFont"/>
    <w:link w:val="EndnoteText"/>
    <w:rsid w:val="00630E75"/>
    <w:rPr>
      <w:rFonts w:ascii="Times New Roman" w:eastAsia="Times New Roman" w:hAnsi="Times New Roman" w:cs="David"/>
      <w:noProof/>
      <w:sz w:val="20"/>
      <w:szCs w:val="20"/>
      <w:lang w:eastAsia="he-IL"/>
    </w:rPr>
  </w:style>
  <w:style w:type="character" w:styleId="EndnoteReference">
    <w:name w:val="endnote reference"/>
    <w:unhideWhenUsed/>
    <w:rsid w:val="00630E75"/>
    <w:rPr>
      <w:vertAlign w:val="superscript"/>
    </w:rPr>
  </w:style>
  <w:style w:type="paragraph" w:styleId="FootnoteText">
    <w:name w:val="footnote text"/>
    <w:basedOn w:val="Normal"/>
    <w:link w:val="FootnoteTextChar"/>
    <w:unhideWhenUsed/>
    <w:rsid w:val="00630E75"/>
    <w:rPr>
      <w:rFonts w:ascii="Times New Roman" w:eastAsia="Times New Roman" w:hAnsi="Times New Roman"/>
      <w:noProof/>
      <w:sz w:val="20"/>
      <w:szCs w:val="20"/>
      <w:lang w:eastAsia="he-IL"/>
    </w:rPr>
  </w:style>
  <w:style w:type="character" w:customStyle="1" w:styleId="FootnoteTextChar">
    <w:name w:val="Footnote Text Char"/>
    <w:basedOn w:val="DefaultParagraphFont"/>
    <w:link w:val="FootnoteText"/>
    <w:rsid w:val="00630E75"/>
    <w:rPr>
      <w:rFonts w:ascii="Times New Roman" w:eastAsia="Times New Roman" w:hAnsi="Times New Roman" w:cs="David"/>
      <w:noProof/>
      <w:sz w:val="20"/>
      <w:szCs w:val="20"/>
      <w:lang w:eastAsia="he-IL"/>
    </w:rPr>
  </w:style>
  <w:style w:type="character" w:styleId="FootnoteReference">
    <w:name w:val="footnote reference"/>
    <w:unhideWhenUsed/>
    <w:rsid w:val="00630E75"/>
    <w:rPr>
      <w:vertAlign w:val="superscript"/>
    </w:rPr>
  </w:style>
  <w:style w:type="table" w:customStyle="1" w:styleId="14">
    <w:name w:val="טבלת רשת1"/>
    <w:basedOn w:val="TableNormal"/>
    <w:next w:val="TableGrid"/>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ציטוט2"/>
    <w:basedOn w:val="Normal"/>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0">
    <w:name w:val="פיסקת רשימה2"/>
    <w:basedOn w:val="Normal"/>
    <w:qFormat/>
    <w:rsid w:val="00EB5A81"/>
    <w:pPr>
      <w:widowControl w:val="0"/>
      <w:bidi w:val="0"/>
      <w:ind w:left="720"/>
    </w:pPr>
    <w:rPr>
      <w:rFonts w:ascii="Times New Roman" w:eastAsia="Times New Roman" w:hAnsi="Times New Roman"/>
      <w:sz w:val="20"/>
      <w:szCs w:val="20"/>
      <w:lang w:eastAsia="he-IL"/>
    </w:rPr>
  </w:style>
  <w:style w:type="character" w:customStyle="1" w:styleId="xdtextboxrtl1">
    <w:name w:val="xdtextboxrtl1"/>
    <w:basedOn w:val="DefaultParagraphFont"/>
    <w:rsid w:val="00C56FE2"/>
    <w:rPr>
      <w:color w:val="auto"/>
      <w:bdr w:val="single" w:sz="8" w:space="1" w:color="DCDCDC" w:frame="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PlaceholderText"/>
              <w:rFonts w:hint="cs"/>
              <w:rtl/>
            </w:rPr>
            <w:t>[תאריך</w:t>
          </w:r>
          <w:r w:rsidRPr="0018650E">
            <w:rPr>
              <w:rStyle w:val="PlaceholderText"/>
              <w:rtl/>
            </w:rPr>
            <w:t xml:space="preserve"> </w:t>
          </w:r>
          <w:r w:rsidRPr="0018650E">
            <w:rPr>
              <w:rStyle w:val="PlaceholderText"/>
              <w:rFonts w:hint="cs"/>
              <w:rtl/>
            </w:rPr>
            <w:t>חתימת</w:t>
          </w:r>
          <w:r w:rsidRPr="0018650E">
            <w:rPr>
              <w:rStyle w:val="PlaceholderText"/>
              <w:rtl/>
            </w:rPr>
            <w:t xml:space="preserve"> </w:t>
          </w:r>
          <w:r w:rsidRPr="0018650E">
            <w:rPr>
              <w:rStyle w:val="PlaceholderText"/>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PlaceholderText"/>
              <w:rFonts w:hint="cs"/>
              <w:rtl/>
            </w:rPr>
            <w:t>[שם</w:t>
          </w:r>
          <w:r w:rsidRPr="0018650E">
            <w:rPr>
              <w:rStyle w:val="PlaceholderText"/>
              <w:rtl/>
            </w:rPr>
            <w:t xml:space="preserve"> </w:t>
          </w:r>
          <w:r w:rsidRPr="0018650E">
            <w:rPr>
              <w:rStyle w:val="PlaceholderText"/>
              <w:rFonts w:hint="cs"/>
              <w:rtl/>
            </w:rPr>
            <w:t>צד</w:t>
          </w:r>
          <w:r w:rsidRPr="0018650E">
            <w:rPr>
              <w:rStyle w:val="PlaceholderText"/>
              <w:rtl/>
            </w:rPr>
            <w:t xml:space="preserve"> </w:t>
          </w:r>
          <w:r w:rsidRPr="0018650E">
            <w:rPr>
              <w:rStyle w:val="PlaceholderText"/>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PlaceholderText"/>
              <w:rFonts w:hint="cs"/>
              <w:rtl/>
            </w:rPr>
            <w:t>[שם</w:t>
          </w:r>
          <w:r w:rsidRPr="0018650E">
            <w:rPr>
              <w:rStyle w:val="PlaceholderText"/>
              <w:rtl/>
            </w:rPr>
            <w:t xml:space="preserve"> </w:t>
          </w:r>
          <w:r w:rsidRPr="0018650E">
            <w:rPr>
              <w:rStyle w:val="PlaceholderText"/>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5</w:t>
          </w:r>
          <w:r w:rsidRPr="0018650E">
            <w:rPr>
              <w:rStyle w:val="PlaceholderText"/>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6</w:t>
          </w:r>
          <w:r w:rsidRPr="0018650E">
            <w:rPr>
              <w:rStyle w:val="PlaceholderText"/>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PlaceholderText"/>
              <w:rFonts w:hint="cs"/>
              <w:rtl/>
            </w:rPr>
            <w:t>[סוג</w:t>
          </w:r>
          <w:r w:rsidRPr="0018650E">
            <w:rPr>
              <w:rStyle w:val="PlaceholderText"/>
              <w:rtl/>
            </w:rPr>
            <w:t xml:space="preserve"> </w:t>
          </w:r>
          <w:r w:rsidRPr="0018650E">
            <w:rPr>
              <w:rStyle w:val="PlaceholderText"/>
              <w:rFonts w:hint="cs"/>
              <w:rtl/>
            </w:rPr>
            <w:t>מדד</w:t>
          </w:r>
          <w:r w:rsidRPr="0018650E">
            <w:rPr>
              <w:rStyle w:val="PlaceholderText"/>
              <w:rtl/>
            </w:rPr>
            <w:t xml:space="preserve"> </w:t>
          </w:r>
          <w:r w:rsidRPr="0018650E">
            <w:rPr>
              <w:rStyle w:val="PlaceholderText"/>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PlaceholderText"/>
              <w:rFonts w:hint="cs"/>
              <w:rtl/>
            </w:rPr>
            <w:t>[מדד</w:t>
          </w:r>
          <w:r w:rsidRPr="0018650E">
            <w:rPr>
              <w:rStyle w:val="PlaceholderText"/>
              <w:rtl/>
            </w:rPr>
            <w:t xml:space="preserve"> </w:t>
          </w:r>
          <w:r w:rsidRPr="0018650E">
            <w:rPr>
              <w:rStyle w:val="PlaceholderText"/>
              <w:rFonts w:hint="cs"/>
              <w:rtl/>
            </w:rPr>
            <w:t>בגין</w:t>
          </w:r>
          <w:r w:rsidRPr="0018650E">
            <w:rPr>
              <w:rStyle w:val="PlaceholderText"/>
              <w:rtl/>
            </w:rPr>
            <w:t>/</w:t>
          </w:r>
          <w:r w:rsidRPr="0018650E">
            <w:rPr>
              <w:rStyle w:val="PlaceholderText"/>
              <w:rFonts w:hint="cs"/>
              <w:rtl/>
            </w:rPr>
            <w:t>ידוע</w:t>
          </w:r>
          <w:r w:rsidRPr="0018650E">
            <w:rPr>
              <w:rStyle w:val="PlaceholderText"/>
              <w:rtl/>
            </w:rPr>
            <w:t xml:space="preserve"> - </w:t>
          </w:r>
          <w:r w:rsidRPr="0018650E">
            <w:rPr>
              <w:rStyle w:val="PlaceholderText"/>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PlaceholderText"/>
              <w:rFonts w:hint="cs"/>
              <w:rtl/>
            </w:rPr>
            <w:t>[מדד</w:t>
          </w:r>
          <w:r w:rsidRPr="0018650E">
            <w:rPr>
              <w:rStyle w:val="PlaceholderText"/>
              <w:rtl/>
            </w:rPr>
            <w:t xml:space="preserve"> </w:t>
          </w:r>
          <w:r w:rsidRPr="0018650E">
            <w:rPr>
              <w:rStyle w:val="PlaceholderText"/>
              <w:rFonts w:hint="cs"/>
              <w:rtl/>
            </w:rPr>
            <w:t>בסיס]</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PlaceholderText"/>
              <w:rtl/>
            </w:rPr>
            <w:t>[שם הפרויקט]</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PlaceholderText"/>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PlaceholderText"/>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PlaceholderText"/>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PlaceholderText"/>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PlaceholderText"/>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PlaceholderText"/>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PlaceholderText"/>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PlaceholderText"/>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PlaceholderText"/>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PlaceholderText"/>
              <w:rFonts w:hint="cs"/>
              <w:rtl/>
            </w:rPr>
            <w:t>[שדה</w:t>
          </w:r>
          <w:r w:rsidRPr="0018650E">
            <w:rPr>
              <w:rStyle w:val="PlaceholderText"/>
              <w:rtl/>
            </w:rPr>
            <w:t xml:space="preserve"> </w:t>
          </w:r>
          <w:r w:rsidRPr="0018650E">
            <w:rPr>
              <w:rStyle w:val="PlaceholderText"/>
              <w:rFonts w:hint="cs"/>
              <w:rtl/>
            </w:rPr>
            <w:t>נוסף</w:t>
          </w:r>
          <w:r w:rsidRPr="0018650E">
            <w:rPr>
              <w:rStyle w:val="PlaceholderText"/>
              <w:rtl/>
            </w:rPr>
            <w:t xml:space="preserve"> 3</w:t>
          </w:r>
          <w:r w:rsidRPr="0018650E">
            <w:rPr>
              <w:rStyle w:val="PlaceholderText"/>
              <w:rFonts w:hint="cs"/>
              <w:rtl/>
            </w:rPr>
            <w:t>]</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PlaceholderText"/>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PlaceholderText"/>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PlaceholderText"/>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PlaceholderText"/>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PlaceholderText"/>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PlaceholderText"/>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PlaceholderText"/>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PlaceholderText"/>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PlaceholderText"/>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PlaceholderText"/>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PlaceholderText"/>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PlaceholderText"/>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PlaceholderText"/>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PlaceholderText"/>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PlaceholderText"/>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PlaceholderText"/>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PlaceholderText"/>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PlaceholderText"/>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PlaceholderText"/>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90"/>
    <w:rsid w:val="001709AC"/>
    <w:rsid w:val="0019749B"/>
    <w:rsid w:val="001F247C"/>
    <w:rsid w:val="002E4DBF"/>
    <w:rsid w:val="00493858"/>
    <w:rsid w:val="00797A15"/>
    <w:rsid w:val="00BA3F90"/>
    <w:rsid w:val="00D95972"/>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A15"/>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4996ABD25B014569B56C64E52C67F111">
    <w:name w:val="4996ABD25B014569B56C64E52C67F111"/>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4282C287010E473FBB08A2F9DA747721">
    <w:name w:val="4282C287010E473FBB08A2F9DA747721"/>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5A8CF93918B4485D95269D083E53CA67">
    <w:name w:val="5A8CF93918B4485D95269D083E53CA67"/>
    <w:rsid w:val="00797A15"/>
    <w:pPr>
      <w:bidi/>
    </w:pPr>
  </w:style>
  <w:style w:type="paragraph" w:customStyle="1" w:styleId="C7238F6A9444437E95309D4F11723E15">
    <w:name w:val="C7238F6A9444437E95309D4F11723E15"/>
    <w:rsid w:val="00797A15"/>
    <w:pPr>
      <w:bidi/>
    </w:pPr>
  </w:style>
  <w:style w:type="paragraph" w:customStyle="1" w:styleId="4542C4C4788E45CBB1C9459851453A60">
    <w:name w:val="4542C4C4788E45CBB1C9459851453A60"/>
    <w:rsid w:val="00797A15"/>
    <w:pPr>
      <w:bidi/>
    </w:pPr>
  </w:style>
  <w:style w:type="paragraph" w:customStyle="1" w:styleId="351643784F79496CB6C50BC7352DF5CA">
    <w:name w:val="351643784F79496CB6C50BC7352DF5CA"/>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 w:type="paragraph" w:customStyle="1" w:styleId="F7D58F6A1E2D45FC8EB443726910A362">
    <w:name w:val="F7D58F6A1E2D45FC8EB443726910A362"/>
    <w:rsid w:val="00797A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5E3716F7-307E-435E-97B9-D4571B144949}"/>
</file>

<file path=customXml/itemProps3.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e82e0497-401b-493b-ab66-61f85c09ed30"/>
    <ds:schemaRef ds:uri="http://www.w3.org/XML/1998/namespace"/>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3AB3B8DB-DB0D-4666-B02F-4380E02E1E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F484E3E-C9BC-4903-99EC-C994B9545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61</Pages>
  <Words>15017</Words>
  <Characters>75087</Characters>
  <Application>Microsoft Office Word</Application>
  <DocSecurity>0</DocSecurity>
  <Lines>625</Lines>
  <Paragraphs>179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89925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32</cp:revision>
  <cp:lastPrinted>2022-02-15T13:21:00Z</cp:lastPrinted>
  <dcterms:created xsi:type="dcterms:W3CDTF">2022-01-30T10:44:00Z</dcterms:created>
  <dcterms:modified xsi:type="dcterms:W3CDTF">2022-02-15T14:29:00Z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244ab255-f784-44d8-8cb5-485fc2d7b060</vt:lpwstr>
  </property>
</Properties>
</file>