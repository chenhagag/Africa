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9E2663E" w14:textId="77777777" w:rsidR="001835AB" w:rsidRPr="001835AB" w:rsidRDefault="001835AB" w:rsidP="001835AB">
      <w:pPr>
        <w:widowControl w:val="0"/>
        <w:spacing w:before="0" w:beforeAutospacing="0" w:after="0" w:afterAutospacing="0" w:line="240" w:lineRule="auto"/>
        <w:jc w:val="center"/>
        <w:outlineLvl w:val="3"/>
        <w:rPr>
          <w:rFonts w:ascii="Times New Roman" w:eastAsia="Times New Roman" w:hAnsi="Times New Roman"/>
          <w:bCs/>
          <w:sz w:val="20"/>
          <w:u w:val="single"/>
          <w:rtl/>
          <w:lang w:eastAsia="he-IL"/>
        </w:rPr>
      </w:pPr>
    </w:p>
    <w:p w14:paraId="1D792A59"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i/>
          <w:iCs/>
          <w:noProof/>
          <w:sz w:val="32"/>
          <w:szCs w:val="32"/>
          <w:u w:val="single"/>
          <w:rtl/>
        </w:rPr>
      </w:pPr>
    </w:p>
    <w:p w14:paraId="4C5A594B"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rtl/>
          <w:lang w:eastAsia="he-IL"/>
        </w:rPr>
      </w:pPr>
      <w:r w:rsidRPr="001835AB">
        <w:rPr>
          <w:rFonts w:ascii="Times New Roman" w:eastAsia="Times New Roman" w:hAnsi="Times New Roman"/>
          <w:bCs/>
          <w:i/>
          <w:iCs/>
          <w:noProof/>
          <w:sz w:val="32"/>
          <w:szCs w:val="32"/>
        </w:rPr>
        <w:drawing>
          <wp:inline distT="0" distB="0" distL="0" distR="0" wp14:anchorId="73B81138" wp14:editId="777982EF">
            <wp:extent cx="5276850" cy="4667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6850" cy="466725"/>
                    </a:xfrm>
                    <a:prstGeom prst="rect">
                      <a:avLst/>
                    </a:prstGeom>
                    <a:noFill/>
                    <a:ln>
                      <a:noFill/>
                    </a:ln>
                  </pic:spPr>
                </pic:pic>
              </a:graphicData>
            </a:graphic>
          </wp:inline>
        </w:drawing>
      </w:r>
    </w:p>
    <w:p w14:paraId="41207E98"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rtl/>
          <w:lang w:eastAsia="he-IL"/>
        </w:rPr>
      </w:pPr>
    </w:p>
    <w:p w14:paraId="16A559B9"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606FD324" w14:textId="77777777" w:rsidR="00E64AE3" w:rsidRDefault="00E64AE3"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3D03EA1D" w14:textId="77777777" w:rsidR="00E64AE3" w:rsidRDefault="00E64AE3"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5A3932CD"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r w:rsidRPr="001835AB">
        <w:rPr>
          <w:rFonts w:ascii="Times New Roman" w:eastAsia="Times New Roman" w:hAnsi="Times New Roman" w:hint="cs"/>
          <w:bCs/>
          <w:sz w:val="32"/>
          <w:szCs w:val="32"/>
          <w:u w:val="single"/>
          <w:rtl/>
          <w:lang w:eastAsia="he-IL"/>
        </w:rPr>
        <w:t>חוזה מתכנן מעליות</w:t>
      </w:r>
    </w:p>
    <w:p w14:paraId="5F5EBB43"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5042DC8B" w14:textId="77777777" w:rsidR="00E64AE3" w:rsidRDefault="00E64AE3" w:rsidP="00E64AE3">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3013AD38" w14:textId="77777777" w:rsidR="00E64AE3" w:rsidRDefault="00E64AE3" w:rsidP="00E64AE3">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7DE90652" w14:textId="77777777" w:rsidR="00E64AE3" w:rsidRDefault="00E64AE3" w:rsidP="00E64AE3">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sdt>
      <w:sdtPr>
        <w:rPr>
          <w:rFonts w:ascii="Times New Roman" w:eastAsia="Times New Roman" w:hAnsi="Times New Roman"/>
          <w:bCs/>
          <w:sz w:val="32"/>
          <w:szCs w:val="32"/>
          <w:u w:val="single"/>
          <w:rtl/>
          <w:lang w:eastAsia="he-IL"/>
        </w:rPr>
        <w:alias w:val="שם הפרויקט"/>
        <w:tag w:val="cntProjectName"/>
        <w:id w:val="-1115283160"/>
        <w:placeholder>
          <w:docPart w:val="114B71F79DE2463CA4A1183607D39F0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p w14:paraId="6FA474D8" w14:textId="636FD05B" w:rsidR="00E64AE3" w:rsidRPr="00B27B4C" w:rsidRDefault="00C82D08" w:rsidP="00E64AE3">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r>
            <w:rPr>
              <w:rFonts w:ascii="Times New Roman" w:eastAsia="Times New Roman" w:hAnsi="Times New Roman"/>
              <w:bCs/>
              <w:sz w:val="32"/>
              <w:szCs w:val="32"/>
              <w:u w:val="single"/>
              <w:rtl/>
              <w:lang w:eastAsia="he-IL"/>
            </w:rPr>
            <w:t xml:space="preserve">אגמי הכרמל </w:t>
          </w:r>
        </w:p>
      </w:sdtContent>
    </w:sdt>
    <w:p w14:paraId="13236274" w14:textId="77777777" w:rsidR="00E64AE3" w:rsidRPr="00B27B4C" w:rsidRDefault="00E64AE3" w:rsidP="00E64AE3">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sdt>
      <w:sdtPr>
        <w:rPr>
          <w:rFonts w:ascii="Times New Roman" w:eastAsia="Times New Roman" w:hAnsi="Times New Roman"/>
          <w:bCs/>
          <w:sz w:val="32"/>
          <w:szCs w:val="32"/>
          <w:u w:val="single"/>
          <w:rtl/>
          <w:lang w:eastAsia="he-IL"/>
        </w:rPr>
        <w:alias w:val="שם אתר"/>
        <w:tag w:val="cntSite"/>
        <w:id w:val="2071999276"/>
        <w:placeholder>
          <w:docPart w:val="68719980623D4C139E0D293607FE313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p w14:paraId="4F84C9D7" w14:textId="4C0A0938" w:rsidR="00E64AE3" w:rsidRPr="00B27B4C" w:rsidRDefault="00C82D08" w:rsidP="00E64AE3">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del w:id="0" w:author="Avi Cohen" w:date="2022-03-01T09:20:00Z">
            <w:r w:rsidDel="001F3FCD">
              <w:rPr>
                <w:rFonts w:ascii="Times New Roman" w:eastAsia="Times New Roman" w:hAnsi="Times New Roman"/>
                <w:bCs/>
                <w:sz w:val="32"/>
                <w:szCs w:val="32"/>
                <w:u w:val="single"/>
                <w:rtl/>
                <w:lang w:eastAsia="he-IL"/>
              </w:rPr>
              <w:delText>נשר</w:delText>
            </w:r>
          </w:del>
          <w:ins w:id="1" w:author="Avi Cohen" w:date="2022-03-01T09:20:00Z">
            <w:r w:rsidR="001F3FCD">
              <w:rPr>
                <w:rFonts w:ascii="Times New Roman" w:eastAsia="Times New Roman" w:hAnsi="Times New Roman"/>
                <w:bCs/>
                <w:sz w:val="32"/>
                <w:szCs w:val="32"/>
                <w:u w:val="single"/>
                <w:rtl/>
                <w:lang w:eastAsia="he-IL"/>
              </w:rPr>
              <w:t>רויקט</w:t>
            </w:r>
          </w:ins>
        </w:p>
      </w:sdtContent>
    </w:sdt>
    <w:p w14:paraId="344024CF" w14:textId="77777777" w:rsidR="00E64AE3" w:rsidRPr="00B27B4C" w:rsidRDefault="00E64AE3" w:rsidP="00E64AE3">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1BD0DBAA"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3687C0A8"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10F6B3D7"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635E0B88"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29ED44BD"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0E72C275"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639AB408"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40F97338"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3CC5FCCB"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127FBC3C"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4964FE06"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4271F6CF"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291639BE"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54B1FFFE"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4BB6A889"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396C73E0"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10A625A1"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50FE4F61"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4738176D"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4DE78C9C"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470A189C"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695EEDA3"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79CF85AA"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2947C9D7"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4216F2FB"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057451AB"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5A6DAF5D"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3CED5D00" w14:textId="77777777" w:rsidR="00E64AE3" w:rsidRDefault="00E64AE3"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79159726" w14:textId="77777777" w:rsidR="00487C69" w:rsidRDefault="00487C69"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4C5477F4"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i/>
          <w:iCs/>
          <w:sz w:val="32"/>
          <w:szCs w:val="32"/>
          <w:u w:val="single"/>
          <w:lang w:eastAsia="he-IL"/>
        </w:rPr>
      </w:pPr>
      <w:r w:rsidRPr="001835AB">
        <w:rPr>
          <w:rFonts w:ascii="Times New Roman" w:eastAsia="Times New Roman" w:hAnsi="Times New Roman" w:hint="cs"/>
          <w:bCs/>
          <w:sz w:val="32"/>
          <w:szCs w:val="32"/>
          <w:u w:val="single"/>
          <w:rtl/>
          <w:lang w:eastAsia="he-IL"/>
        </w:rPr>
        <w:lastRenderedPageBreak/>
        <w:t>חוזה</w:t>
      </w:r>
      <w:r w:rsidR="00E64AE3">
        <w:rPr>
          <w:rFonts w:ascii="Times New Roman" w:eastAsia="Times New Roman" w:hAnsi="Times New Roman" w:hint="cs"/>
          <w:bCs/>
          <w:i/>
          <w:iCs/>
          <w:sz w:val="32"/>
          <w:szCs w:val="32"/>
          <w:u w:val="single"/>
          <w:rtl/>
          <w:lang w:eastAsia="he-IL"/>
        </w:rPr>
        <w:t xml:space="preserve"> </w:t>
      </w:r>
      <w:r w:rsidR="00E64AE3">
        <w:rPr>
          <w:rFonts w:ascii="Times New Roman" w:eastAsia="Times New Roman" w:hAnsi="Times New Roman" w:hint="cs"/>
          <w:bCs/>
          <w:sz w:val="32"/>
          <w:szCs w:val="32"/>
          <w:u w:val="single"/>
          <w:rtl/>
          <w:lang w:eastAsia="he-IL"/>
        </w:rPr>
        <w:t>מתכנן מעליות</w:t>
      </w:r>
    </w:p>
    <w:p w14:paraId="5F8A9BE3"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20"/>
          <w:u w:val="single"/>
          <w:rtl/>
          <w:lang w:eastAsia="he-IL"/>
        </w:rPr>
      </w:pPr>
    </w:p>
    <w:p w14:paraId="638B41E8" w14:textId="00AEB79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color w:val="800080"/>
          <w:sz w:val="24"/>
          <w:rtl/>
        </w:rPr>
      </w:pPr>
      <w:r w:rsidRPr="001835AB">
        <w:rPr>
          <w:rFonts w:ascii="Times New Roman" w:eastAsia="Times New Roman" w:hAnsi="Times New Roman" w:hint="cs"/>
          <w:sz w:val="20"/>
          <w:rtl/>
          <w:lang w:eastAsia="he-IL"/>
        </w:rPr>
        <w:t xml:space="preserve">שנערך ונחתם בתל-אביב ביום </w:t>
      </w:r>
      <w:sdt>
        <w:sdtPr>
          <w:rPr>
            <w:rFonts w:ascii="Times New Roman" w:eastAsia="Times New Roman" w:hAnsi="Times New Roman"/>
            <w:color w:val="800080"/>
            <w:sz w:val="24"/>
            <w:rtl/>
            <w:lang w:eastAsia="he-IL"/>
          </w:rPr>
          <w:alias w:val="תאריך חתימת חוזה"/>
          <w:tag w:val="cntSignDate"/>
          <w:id w:val="881982502"/>
          <w:placeholder>
            <w:docPart w:val="5481EE206A6546AA9DCFDB04A54C5FD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2-02-28T00:00:00Z">
            <w:dateFormat w:val="dd/MM/yyyy"/>
            <w:lid w:val="he-IL"/>
            <w:storeMappedDataAs w:val="dateTime"/>
            <w:calendar w:val="gregorian"/>
          </w:date>
        </w:sdtPr>
        <w:sdtEndPr>
          <w:rPr>
            <w:rFonts w:hint="cs"/>
          </w:rPr>
        </w:sdtEndPr>
        <w:sdtContent>
          <w:r w:rsidR="00C82D08">
            <w:rPr>
              <w:rFonts w:ascii="Times New Roman" w:eastAsia="Times New Roman" w:hAnsi="Times New Roman" w:hint="cs"/>
              <w:color w:val="800080"/>
              <w:sz w:val="24"/>
              <w:rtl/>
              <w:lang w:eastAsia="he-IL"/>
            </w:rPr>
            <w:t>‏28/02/2022</w:t>
          </w:r>
        </w:sdtContent>
      </w:sdt>
    </w:p>
    <w:p w14:paraId="706C5771" w14:textId="77777777" w:rsidR="001835AB" w:rsidRPr="001835AB" w:rsidRDefault="001835AB" w:rsidP="001835AB">
      <w:pPr>
        <w:widowControl w:val="0"/>
        <w:spacing w:before="0" w:beforeAutospacing="0" w:after="0" w:afterAutospacing="0" w:line="240" w:lineRule="auto"/>
        <w:rPr>
          <w:rFonts w:ascii="Times New Roman" w:eastAsia="Times New Roman" w:hAnsi="Times New Roman" w:cs="Times New Roman"/>
          <w:sz w:val="20"/>
          <w:szCs w:val="20"/>
          <w:rtl/>
        </w:rPr>
      </w:pPr>
    </w:p>
    <w:p w14:paraId="0763750D"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sz w:val="20"/>
          <w:rtl/>
          <w:lang w:eastAsia="he-IL"/>
        </w:rPr>
      </w:pPr>
    </w:p>
    <w:p w14:paraId="0D8E35E3"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
      </w:pPr>
    </w:p>
    <w:p w14:paraId="23B607DA" w14:textId="77777777" w:rsidR="001835AB" w:rsidRPr="001835AB" w:rsidRDefault="001835AB" w:rsidP="001835AB">
      <w:pPr>
        <w:widowControl w:val="0"/>
        <w:spacing w:before="0" w:beforeAutospacing="0" w:after="0" w:afterAutospacing="0" w:line="240" w:lineRule="auto"/>
        <w:ind w:left="3600" w:right="3600" w:firstLine="720"/>
        <w:outlineLvl w:val="1"/>
        <w:rPr>
          <w:rFonts w:ascii="Times New Roman" w:eastAsia="Times New Roman" w:hAnsi="Times New Roman"/>
          <w:bCs/>
          <w:sz w:val="20"/>
          <w:rtl/>
          <w:lang w:eastAsia="he-IL"/>
        </w:rPr>
      </w:pPr>
      <w:r w:rsidRPr="001835AB">
        <w:rPr>
          <w:rFonts w:ascii="Times New Roman" w:eastAsia="Times New Roman" w:hAnsi="Times New Roman" w:hint="cs"/>
          <w:bCs/>
          <w:sz w:val="20"/>
          <w:rtl/>
          <w:lang w:eastAsia="he-IL"/>
        </w:rPr>
        <w:t>ב י ן</w:t>
      </w:r>
    </w:p>
    <w:sdt>
      <w:sdtPr>
        <w:rPr>
          <w:rFonts w:ascii="Times New Roman" w:eastAsia="Times New Roman" w:hAnsi="Times New Roman"/>
          <w:color w:val="800080"/>
          <w:sz w:val="24"/>
          <w:rtl/>
        </w:rPr>
        <w:alias w:val="צד א בחוזה"/>
        <w:tag w:val="cntTzadA"/>
        <w:id w:val="1874112004"/>
        <w:placeholder>
          <w:docPart w:val="F8CA3F7D45B74D58A057665DA56B85B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
      </w:sdtEndPr>
      <w:sdtContent>
        <w:p w14:paraId="19580D7D" w14:textId="14254FB5" w:rsidR="001835AB" w:rsidRPr="001835AB" w:rsidRDefault="003A4CAA" w:rsidP="001835AB">
          <w:pPr>
            <w:widowControl w:val="0"/>
            <w:spacing w:before="0" w:beforeAutospacing="0" w:after="0" w:afterAutospacing="0" w:line="240" w:lineRule="auto"/>
            <w:ind w:left="2880" w:firstLine="720"/>
            <w:rPr>
              <w:rFonts w:ascii="Times New Roman" w:eastAsia="Times New Roman" w:hAnsi="Times New Roman"/>
              <w:color w:val="008000"/>
              <w:sz w:val="24"/>
              <w:rtl/>
            </w:rPr>
          </w:pPr>
          <w:r>
            <w:rPr>
              <w:rFonts w:ascii="Times New Roman" w:eastAsia="Times New Roman" w:hAnsi="Times New Roman"/>
              <w:color w:val="800080"/>
              <w:sz w:val="24"/>
              <w:rtl/>
            </w:rPr>
            <w:br/>
            <w:t>אפריקה ישראל מגורים בע"מ</w:t>
          </w:r>
          <w:r>
            <w:rPr>
              <w:rFonts w:ascii="Times New Roman" w:eastAsia="Times New Roman" w:hAnsi="Times New Roman"/>
              <w:color w:val="800080"/>
              <w:sz w:val="24"/>
              <w:rtl/>
            </w:rPr>
            <w:br/>
            <w:t>יוני נתניהו 1 ג' אור יהודה</w:t>
          </w:r>
          <w:r>
            <w:rPr>
              <w:rFonts w:ascii="Times New Roman" w:eastAsia="Times New Roman" w:hAnsi="Times New Roman"/>
              <w:color w:val="800080"/>
              <w:sz w:val="24"/>
              <w:rtl/>
            </w:rPr>
            <w:br/>
            <w:t>מ.ז 52-003476-0</w:t>
          </w:r>
          <w:r>
            <w:rPr>
              <w:rFonts w:ascii="Times New Roman" w:eastAsia="Times New Roman" w:hAnsi="Times New Roman"/>
              <w:color w:val="800080"/>
              <w:sz w:val="24"/>
              <w:rtl/>
            </w:rPr>
            <w:br/>
          </w:r>
          <w:r>
            <w:rPr>
              <w:rFonts w:ascii="Times New Roman" w:eastAsia="Times New Roman" w:hAnsi="Times New Roman"/>
              <w:color w:val="800080"/>
              <w:sz w:val="24"/>
              <w:rtl/>
            </w:rPr>
            <w:br/>
            <w:t>כלל נכסי נדלן נשר מרכז (נ.נ.נ.מ) שותפות מוגבלת</w:t>
          </w:r>
          <w:r>
            <w:rPr>
              <w:rFonts w:ascii="Times New Roman" w:eastAsia="Times New Roman" w:hAnsi="Times New Roman"/>
              <w:color w:val="800080"/>
              <w:sz w:val="24"/>
              <w:rtl/>
            </w:rPr>
            <w:br/>
            <w:t>מרכז עזריאלי בניין משולש 3, תל אביב</w:t>
          </w:r>
          <w:r>
            <w:rPr>
              <w:rFonts w:ascii="Times New Roman" w:eastAsia="Times New Roman" w:hAnsi="Times New Roman"/>
              <w:color w:val="800080"/>
              <w:sz w:val="24"/>
              <w:rtl/>
            </w:rPr>
            <w:br/>
            <w:t>540283033</w:t>
          </w:r>
          <w:r>
            <w:rPr>
              <w:rFonts w:ascii="Times New Roman" w:eastAsia="Times New Roman" w:hAnsi="Times New Roman"/>
              <w:color w:val="800080"/>
              <w:sz w:val="24"/>
              <w:rtl/>
            </w:rPr>
            <w:br/>
          </w:r>
          <w:r>
            <w:rPr>
              <w:rFonts w:ascii="Times New Roman" w:eastAsia="Times New Roman" w:hAnsi="Times New Roman"/>
              <w:color w:val="800080"/>
              <w:sz w:val="24"/>
              <w:rtl/>
            </w:rPr>
            <w:br/>
            <w:t>שיכון ובינוי נדל"ן בע"מ</w:t>
          </w:r>
          <w:r>
            <w:rPr>
              <w:rFonts w:ascii="Times New Roman" w:eastAsia="Times New Roman" w:hAnsi="Times New Roman"/>
              <w:color w:val="800080"/>
              <w:sz w:val="24"/>
              <w:rtl/>
            </w:rPr>
            <w:br/>
            <w:t>שלם 3 רמת גן 52215</w:t>
          </w:r>
          <w:r>
            <w:rPr>
              <w:rFonts w:ascii="Times New Roman" w:eastAsia="Times New Roman" w:hAnsi="Times New Roman"/>
              <w:color w:val="800080"/>
              <w:sz w:val="24"/>
              <w:rtl/>
            </w:rPr>
            <w:br/>
            <w:t>מ.ז 52-002117-1</w:t>
          </w:r>
          <w:r>
            <w:rPr>
              <w:rFonts w:ascii="Times New Roman" w:eastAsia="Times New Roman" w:hAnsi="Times New Roman"/>
              <w:color w:val="800080"/>
              <w:sz w:val="24"/>
              <w:rtl/>
            </w:rPr>
            <w:br/>
          </w:r>
        </w:p>
      </w:sdtContent>
    </w:sdt>
    <w:p w14:paraId="620A3F56" w14:textId="77777777" w:rsidR="001835AB" w:rsidRPr="001835AB" w:rsidRDefault="001835AB" w:rsidP="001835AB">
      <w:pPr>
        <w:widowControl w:val="0"/>
        <w:spacing w:before="0" w:beforeAutospacing="0" w:after="0" w:afterAutospacing="0" w:line="240" w:lineRule="auto"/>
        <w:ind w:left="2880" w:firstLine="720"/>
        <w:rPr>
          <w:rFonts w:ascii="Times New Roman" w:eastAsia="Times New Roman" w:hAnsi="Times New Roman"/>
          <w:bCs/>
          <w:sz w:val="20"/>
          <w:rtl/>
          <w:lang w:eastAsia="he-IL"/>
        </w:rPr>
      </w:pPr>
      <w:r w:rsidRPr="001835AB">
        <w:rPr>
          <w:rFonts w:ascii="Times New Roman" w:eastAsia="Times New Roman" w:hAnsi="Times New Roman" w:hint="cs"/>
          <w:sz w:val="20"/>
          <w:rtl/>
          <w:lang w:eastAsia="he-IL"/>
        </w:rPr>
        <w:t>(להלן: "</w:t>
      </w:r>
      <w:r w:rsidRPr="001835AB">
        <w:rPr>
          <w:rFonts w:ascii="Times New Roman" w:eastAsia="Times New Roman" w:hAnsi="Times New Roman" w:hint="cs"/>
          <w:b/>
          <w:bCs/>
          <w:sz w:val="20"/>
          <w:rtl/>
          <w:lang w:eastAsia="he-IL"/>
        </w:rPr>
        <w:t>המזמין</w:t>
      </w:r>
      <w:r w:rsidRPr="001835AB">
        <w:rPr>
          <w:rFonts w:ascii="Times New Roman" w:eastAsia="Times New Roman" w:hAnsi="Times New Roman" w:hint="cs"/>
          <w:sz w:val="20"/>
          <w:rtl/>
          <w:lang w:eastAsia="he-IL"/>
        </w:rPr>
        <w:t>")</w:t>
      </w:r>
      <w:r w:rsidRPr="001835AB">
        <w:rPr>
          <w:rFonts w:ascii="Times New Roman" w:eastAsia="Times New Roman" w:hAnsi="Times New Roman" w:hint="cs"/>
          <w:bCs/>
          <w:sz w:val="20"/>
          <w:rtl/>
          <w:lang w:eastAsia="he-IL"/>
        </w:rPr>
        <w:t xml:space="preserve">       </w:t>
      </w:r>
    </w:p>
    <w:p w14:paraId="3E2CB8A8" w14:textId="77777777" w:rsidR="001835AB" w:rsidRPr="001835AB" w:rsidRDefault="001835AB" w:rsidP="001835AB">
      <w:pPr>
        <w:widowControl w:val="0"/>
        <w:spacing w:before="0" w:beforeAutospacing="0" w:after="0" w:afterAutospacing="0" w:line="240" w:lineRule="auto"/>
        <w:ind w:left="2880" w:firstLine="720"/>
        <w:rPr>
          <w:rFonts w:ascii="Times New Roman" w:eastAsia="Times New Roman" w:hAnsi="Times New Roman"/>
          <w:sz w:val="20"/>
          <w:rtl/>
          <w:lang w:eastAsia="he-IL"/>
        </w:rPr>
      </w:pPr>
      <w:r w:rsidRPr="001835AB">
        <w:rPr>
          <w:rFonts w:ascii="Times New Roman" w:eastAsia="Times New Roman" w:hAnsi="Times New Roman" w:hint="cs"/>
          <w:bCs/>
          <w:sz w:val="20"/>
          <w:rtl/>
          <w:lang w:eastAsia="he-IL"/>
        </w:rPr>
        <w:t xml:space="preserve">         מצד אחד;</w:t>
      </w:r>
    </w:p>
    <w:p w14:paraId="54B4ECE2" w14:textId="77777777" w:rsidR="001835AB" w:rsidRPr="001835AB" w:rsidRDefault="001835AB" w:rsidP="001835AB">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bCs/>
          <w:sz w:val="20"/>
          <w:rtl/>
          <w:lang w:eastAsia="he-IL"/>
        </w:rPr>
      </w:pPr>
    </w:p>
    <w:p w14:paraId="3BF06A80" w14:textId="77777777" w:rsidR="001835AB" w:rsidRPr="001835AB" w:rsidRDefault="001835AB" w:rsidP="001835AB">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bCs/>
          <w:sz w:val="20"/>
          <w:rtl/>
          <w:lang w:eastAsia="he-IL"/>
        </w:rPr>
      </w:pPr>
      <w:r w:rsidRPr="001835AB">
        <w:rPr>
          <w:rFonts w:ascii="Times New Roman" w:eastAsia="Times New Roman" w:hAnsi="Times New Roman" w:hint="cs"/>
          <w:bCs/>
          <w:sz w:val="20"/>
          <w:rtl/>
          <w:lang w:eastAsia="he-IL"/>
        </w:rPr>
        <w:t>ל ב י ן</w:t>
      </w:r>
    </w:p>
    <w:p w14:paraId="11328685"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sz w:val="20"/>
          <w:rtl/>
          <w:lang w:eastAsia="he-IL"/>
        </w:rPr>
      </w:pPr>
    </w:p>
    <w:sdt>
      <w:sdtPr>
        <w:rPr>
          <w:rFonts w:ascii="Times New Roman" w:eastAsia="Times New Roman" w:hAnsi="Times New Roman"/>
          <w:color w:val="800080"/>
          <w:sz w:val="24"/>
          <w:rtl/>
        </w:rPr>
        <w:alias w:val="צדדים נוספים"/>
        <w:tag w:val="cntTzadB_x002C__x0020_cntTzadC_x002C__x0020_cntTzadD"/>
        <w:id w:val="-1726060855"/>
        <w:placeholder>
          <w:docPart w:val="2211CB67568442CDA7E105BB49DC540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Content>
        <w:p w14:paraId="5A5F63DF" w14:textId="6F3E62EA" w:rsidR="001835AB" w:rsidRPr="001835AB" w:rsidRDefault="0067721B" w:rsidP="00D12751">
          <w:pPr>
            <w:pStyle w:val="AutoFields"/>
            <w:spacing w:before="0" w:beforeAutospacing="0" w:after="0" w:afterAutospacing="0"/>
            <w:jc w:val="center"/>
            <w:rPr>
              <w:rFonts w:ascii="Times New Roman" w:eastAsia="Times New Roman" w:hAnsi="Times New Roman"/>
              <w:rtl/>
              <w:lang w:eastAsia="he-IL"/>
            </w:rPr>
          </w:pPr>
          <w:r>
            <w:rPr>
              <w:rFonts w:ascii="Times New Roman" w:eastAsia="Times New Roman" w:hAnsi="Times New Roman"/>
              <w:color w:val="800080"/>
              <w:sz w:val="24"/>
              <w:rtl/>
            </w:rPr>
            <w:br/>
            <w:t>מובמנט תנועה אנכי בע"מ</w:t>
          </w:r>
          <w:r w:rsidR="00606406">
            <w:rPr>
              <w:rFonts w:ascii="Times New Roman" w:eastAsia="Times New Roman" w:hAnsi="Times New Roman"/>
              <w:color w:val="800080"/>
              <w:sz w:val="24"/>
              <w:rtl/>
            </w:rPr>
            <w:br/>
          </w:r>
          <w:r w:rsidR="00606406">
            <w:rPr>
              <w:rFonts w:ascii="Times New Roman" w:eastAsia="Times New Roman" w:hAnsi="Times New Roman" w:hint="cs"/>
              <w:color w:val="800080"/>
              <w:sz w:val="24"/>
              <w:rtl/>
            </w:rPr>
            <w:t xml:space="preserve">רחוב שקנאי 5א  הוד השרון </w:t>
          </w:r>
          <w:r>
            <w:rPr>
              <w:rFonts w:ascii="Times New Roman" w:eastAsia="Times New Roman" w:hAnsi="Times New Roman"/>
              <w:color w:val="800080"/>
              <w:sz w:val="24"/>
              <w:rtl/>
            </w:rPr>
            <w:br/>
          </w:r>
          <w:r>
            <w:rPr>
              <w:rFonts w:ascii="Times New Roman" w:eastAsia="Times New Roman" w:hAnsi="Times New Roman"/>
              <w:color w:val="800080"/>
              <w:sz w:val="24"/>
              <w:rtl/>
            </w:rPr>
            <w:br/>
          </w:r>
        </w:p>
      </w:sdtContent>
    </w:sdt>
    <w:p w14:paraId="18874DC3" w14:textId="77777777" w:rsidR="001835AB" w:rsidRPr="001835AB" w:rsidRDefault="001835AB" w:rsidP="001835AB">
      <w:pPr>
        <w:widowControl w:val="0"/>
        <w:spacing w:before="0" w:beforeAutospacing="0" w:after="0" w:afterAutospacing="0" w:line="240" w:lineRule="auto"/>
        <w:ind w:left="2880" w:firstLine="720"/>
        <w:rPr>
          <w:rFonts w:ascii="Times New Roman" w:eastAsia="Times New Roman" w:hAnsi="Times New Roman"/>
          <w:bCs/>
          <w:sz w:val="20"/>
          <w:rtl/>
          <w:lang w:eastAsia="he-IL"/>
        </w:rPr>
      </w:pPr>
      <w:r w:rsidRPr="001835AB">
        <w:rPr>
          <w:rFonts w:ascii="Times New Roman" w:eastAsia="Times New Roman" w:hAnsi="Times New Roman" w:hint="cs"/>
          <w:sz w:val="20"/>
          <w:rtl/>
          <w:lang w:eastAsia="he-IL"/>
        </w:rPr>
        <w:t>(להלן: "</w:t>
      </w:r>
      <w:r w:rsidRPr="001835AB">
        <w:rPr>
          <w:rFonts w:ascii="Times New Roman" w:eastAsia="Times New Roman" w:hAnsi="Times New Roman" w:hint="cs"/>
          <w:b/>
          <w:bCs/>
          <w:sz w:val="20"/>
          <w:rtl/>
          <w:lang w:eastAsia="he-IL"/>
        </w:rPr>
        <w:t>המתכנן</w:t>
      </w:r>
      <w:r w:rsidRPr="001835AB">
        <w:rPr>
          <w:rFonts w:ascii="Times New Roman" w:eastAsia="Times New Roman" w:hAnsi="Times New Roman" w:hint="cs"/>
          <w:sz w:val="20"/>
          <w:rtl/>
          <w:lang w:eastAsia="he-IL"/>
        </w:rPr>
        <w:t>")</w:t>
      </w:r>
      <w:r w:rsidRPr="001835AB">
        <w:rPr>
          <w:rFonts w:ascii="Times New Roman" w:eastAsia="Times New Roman" w:hAnsi="Times New Roman" w:hint="cs"/>
          <w:bCs/>
          <w:sz w:val="20"/>
          <w:rtl/>
          <w:lang w:eastAsia="he-IL"/>
        </w:rPr>
        <w:t xml:space="preserve">  </w:t>
      </w:r>
    </w:p>
    <w:p w14:paraId="19BEECF6" w14:textId="77777777" w:rsidR="001835AB" w:rsidRPr="001835AB" w:rsidRDefault="001835AB" w:rsidP="001835AB">
      <w:pPr>
        <w:widowControl w:val="0"/>
        <w:spacing w:before="0" w:beforeAutospacing="0" w:after="0" w:afterAutospacing="0" w:line="240" w:lineRule="auto"/>
        <w:ind w:left="2880" w:firstLine="720"/>
        <w:rPr>
          <w:rFonts w:ascii="Times New Roman" w:eastAsia="Times New Roman" w:hAnsi="Times New Roman"/>
          <w:sz w:val="20"/>
          <w:rtl/>
          <w:lang w:eastAsia="he-IL"/>
        </w:rPr>
      </w:pPr>
      <w:r w:rsidRPr="001835AB">
        <w:rPr>
          <w:rFonts w:ascii="Times New Roman" w:eastAsia="Times New Roman" w:hAnsi="Times New Roman" w:hint="cs"/>
          <w:bCs/>
          <w:sz w:val="20"/>
          <w:rtl/>
          <w:lang w:eastAsia="he-IL"/>
        </w:rPr>
        <w:t xml:space="preserve">         מצד שני;</w:t>
      </w:r>
    </w:p>
    <w:p w14:paraId="4C9558E8" w14:textId="77777777" w:rsidR="001835AB" w:rsidRPr="001835AB" w:rsidRDefault="001835AB" w:rsidP="001835AB">
      <w:pPr>
        <w:widowControl w:val="0"/>
        <w:spacing w:before="0" w:beforeAutospacing="0" w:after="0" w:afterAutospacing="0" w:line="240" w:lineRule="auto"/>
        <w:ind w:left="2880" w:firstLine="720"/>
        <w:rPr>
          <w:rFonts w:ascii="Times New Roman" w:eastAsia="Times New Roman" w:hAnsi="Times New Roman"/>
          <w:sz w:val="20"/>
          <w:rtl/>
          <w:lang w:eastAsia="he-IL"/>
        </w:rPr>
      </w:pPr>
    </w:p>
    <w:p w14:paraId="18809752" w14:textId="77777777" w:rsidR="001835AB" w:rsidRPr="001835AB" w:rsidRDefault="001835AB" w:rsidP="001835AB">
      <w:pPr>
        <w:widowControl w:val="0"/>
        <w:spacing w:before="0" w:beforeAutospacing="0" w:after="480" w:afterAutospacing="0" w:line="240" w:lineRule="auto"/>
        <w:ind w:left="1440" w:hanging="1440"/>
        <w:jc w:val="both"/>
        <w:rPr>
          <w:rFonts w:ascii="Times New Roman" w:eastAsia="Times New Roman" w:hAnsi="Times New Roman"/>
          <w:sz w:val="20"/>
          <w:rtl/>
          <w:lang w:eastAsia="he-IL"/>
        </w:rPr>
      </w:pPr>
      <w:r w:rsidRPr="001835AB">
        <w:rPr>
          <w:rFonts w:ascii="Times New Roman" w:eastAsia="Times New Roman" w:hAnsi="Times New Roman"/>
          <w:bCs/>
          <w:sz w:val="20"/>
          <w:rtl/>
          <w:lang w:eastAsia="he-IL"/>
        </w:rPr>
        <w:t>והואיל:</w:t>
      </w:r>
      <w:r w:rsidRPr="001835AB">
        <w:rPr>
          <w:rFonts w:ascii="Times New Roman" w:eastAsia="Times New Roman" w:hAnsi="Times New Roman"/>
          <w:bCs/>
          <w:sz w:val="20"/>
          <w:rtl/>
          <w:lang w:eastAsia="he-IL"/>
        </w:rPr>
        <w:tab/>
      </w:r>
      <w:r w:rsidRPr="001835AB">
        <w:rPr>
          <w:rFonts w:ascii="Times New Roman" w:eastAsia="Times New Roman" w:hAnsi="Times New Roman"/>
          <w:sz w:val="20"/>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1839F2DE" w14:textId="77777777" w:rsidR="001835AB" w:rsidRPr="001835AB" w:rsidRDefault="001835AB" w:rsidP="001835AB">
      <w:pPr>
        <w:widowControl w:val="0"/>
        <w:spacing w:before="0" w:beforeAutospacing="0" w:after="360" w:afterAutospacing="0" w:line="240" w:lineRule="auto"/>
        <w:jc w:val="center"/>
        <w:outlineLvl w:val="1"/>
        <w:rPr>
          <w:rFonts w:ascii="Times New Roman" w:eastAsia="Times New Roman" w:hAnsi="Times New Roman"/>
          <w:bCs/>
          <w:sz w:val="20"/>
          <w:rtl/>
          <w:lang w:eastAsia="he-IL"/>
        </w:rPr>
      </w:pPr>
      <w:r w:rsidRPr="001835AB">
        <w:rPr>
          <w:rFonts w:ascii="Times New Roman" w:eastAsia="Times New Roman" w:hAnsi="Times New Roman"/>
          <w:bCs/>
          <w:sz w:val="20"/>
          <w:rtl/>
          <w:lang w:eastAsia="he-IL"/>
        </w:rPr>
        <w:lastRenderedPageBreak/>
        <w:t>לפיכך הותנה והוסכם בין הצדדים כדלקמן:</w:t>
      </w:r>
    </w:p>
    <w:p w14:paraId="0226EC78" w14:textId="77777777" w:rsidR="001835AB" w:rsidRPr="001835AB" w:rsidRDefault="001835AB" w:rsidP="001835AB">
      <w:pPr>
        <w:widowControl w:val="0"/>
        <w:numPr>
          <w:ilvl w:val="0"/>
          <w:numId w:val="1"/>
        </w:numPr>
        <w:spacing w:before="0" w:beforeAutospacing="0" w:after="240" w:afterAutospacing="0" w:line="240" w:lineRule="auto"/>
        <w:ind w:left="363" w:hanging="74"/>
        <w:jc w:val="both"/>
        <w:rPr>
          <w:rFonts w:ascii="Times New Roman" w:eastAsia="Times New Roman" w:hAnsi="Times New Roman"/>
          <w:sz w:val="20"/>
          <w:rtl/>
          <w:lang w:eastAsia="he-IL"/>
        </w:rPr>
      </w:pPr>
      <w:r w:rsidRPr="001835AB">
        <w:rPr>
          <w:rFonts w:ascii="Times New Roman" w:eastAsia="Times New Roman" w:hAnsi="Times New Roman"/>
          <w:b/>
          <w:bCs/>
          <w:sz w:val="20"/>
          <w:u w:val="single"/>
          <w:rtl/>
          <w:lang w:eastAsia="he-IL"/>
        </w:rPr>
        <w:t>מבוא</w:t>
      </w:r>
    </w:p>
    <w:p w14:paraId="2A4A6574" w14:textId="77777777" w:rsidR="001835AB" w:rsidRPr="001835AB" w:rsidRDefault="001835AB" w:rsidP="001835AB">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למונחים הבאים יהא הפרוש הנקוב בצידם דהיינו:</w:t>
      </w:r>
    </w:p>
    <w:p w14:paraId="0322CCEB" w14:textId="77777777" w:rsidR="001835AB" w:rsidRPr="001835AB" w:rsidRDefault="001835AB" w:rsidP="001835AB">
      <w:pPr>
        <w:widowControl w:val="0"/>
        <w:spacing w:before="0" w:beforeAutospacing="0" w:after="0" w:afterAutospacing="0" w:line="240" w:lineRule="auto"/>
        <w:ind w:left="720"/>
        <w:jc w:val="both"/>
        <w:rPr>
          <w:rFonts w:ascii="Times New Roman" w:eastAsia="Times New Roman" w:hAnsi="Times New Roman"/>
          <w:sz w:val="20"/>
          <w:rtl/>
          <w:lang w:eastAsia="he-IL"/>
        </w:rPr>
      </w:pPr>
    </w:p>
    <w:p w14:paraId="691BF935"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1835AB">
        <w:rPr>
          <w:rFonts w:ascii="Times New Roman" w:eastAsia="Times New Roman" w:hAnsi="Times New Roman"/>
          <w:bCs/>
          <w:sz w:val="20"/>
          <w:rtl/>
          <w:lang w:eastAsia="he-IL"/>
        </w:rPr>
        <w:t>"הפרויקט"</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r>
      <w:r w:rsidRPr="001835AB">
        <w:rPr>
          <w:rFonts w:ascii="Times New Roman" w:eastAsia="Times New Roman" w:hAnsi="Times New Roman"/>
          <w:sz w:val="20"/>
          <w:rtl/>
          <w:lang w:eastAsia="he-IL"/>
        </w:rPr>
        <w:tab/>
        <w:t xml:space="preserve">כמוגדר בנספח </w:t>
      </w:r>
      <w:r w:rsidRPr="001835AB">
        <w:rPr>
          <w:rFonts w:ascii="Times New Roman" w:eastAsia="Times New Roman" w:hAnsi="Times New Roman"/>
          <w:b/>
          <w:bCs/>
          <w:sz w:val="20"/>
          <w:rtl/>
          <w:lang w:eastAsia="he-IL"/>
        </w:rPr>
        <w:t>א'</w:t>
      </w:r>
      <w:r w:rsidRPr="001835AB">
        <w:rPr>
          <w:rFonts w:ascii="Times New Roman" w:eastAsia="Times New Roman" w:hAnsi="Times New Roman"/>
          <w:sz w:val="20"/>
          <w:rtl/>
          <w:lang w:eastAsia="he-IL"/>
        </w:rPr>
        <w:t xml:space="preserve"> המצ"ב.</w:t>
      </w:r>
    </w:p>
    <w:p w14:paraId="71345C0A"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00BBF129"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1835AB">
        <w:rPr>
          <w:rFonts w:ascii="Times New Roman" w:eastAsia="Times New Roman" w:hAnsi="Times New Roman"/>
          <w:bCs/>
          <w:sz w:val="20"/>
          <w:rtl/>
          <w:lang w:eastAsia="he-IL"/>
        </w:rPr>
        <w:t xml:space="preserve">"התכנית" </w:t>
      </w:r>
      <w:r w:rsidRPr="001835AB">
        <w:rPr>
          <w:rFonts w:ascii="Times New Roman" w:eastAsia="Times New Roman" w:hAnsi="Times New Roman"/>
          <w:sz w:val="20"/>
          <w:rtl/>
          <w:lang w:eastAsia="he-IL"/>
        </w:rPr>
        <w:t>/</w:t>
      </w:r>
    </w:p>
    <w:p w14:paraId="451F5962"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1835AB">
        <w:rPr>
          <w:rFonts w:ascii="Times New Roman" w:eastAsia="Times New Roman" w:hAnsi="Times New Roman"/>
          <w:b/>
          <w:bCs/>
          <w:sz w:val="20"/>
          <w:rtl/>
          <w:lang w:eastAsia="he-IL"/>
        </w:rPr>
        <w:t>"המקרקעין"</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t xml:space="preserve">כמוגדר בנספח </w:t>
      </w:r>
      <w:r w:rsidRPr="001835AB">
        <w:rPr>
          <w:rFonts w:ascii="Times New Roman" w:eastAsia="Times New Roman" w:hAnsi="Times New Roman"/>
          <w:b/>
          <w:bCs/>
          <w:sz w:val="20"/>
          <w:rtl/>
          <w:lang w:eastAsia="he-IL"/>
        </w:rPr>
        <w:t>א'</w:t>
      </w:r>
      <w:r w:rsidRPr="001835AB">
        <w:rPr>
          <w:rFonts w:ascii="Times New Roman" w:eastAsia="Times New Roman" w:hAnsi="Times New Roman"/>
          <w:sz w:val="20"/>
          <w:rtl/>
          <w:lang w:eastAsia="he-IL"/>
        </w:rPr>
        <w:t xml:space="preserve"> המצ"ב.</w:t>
      </w:r>
    </w:p>
    <w:p w14:paraId="5EB4D3E0"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5A31246C" w14:textId="77777777" w:rsidR="001835AB" w:rsidRPr="001835AB" w:rsidRDefault="001835AB" w:rsidP="001835AB">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r w:rsidRPr="001835AB">
        <w:rPr>
          <w:rFonts w:ascii="Times New Roman" w:eastAsia="Times New Roman" w:hAnsi="Times New Roman"/>
          <w:bCs/>
          <w:sz w:val="20"/>
          <w:rtl/>
          <w:lang w:eastAsia="he-IL"/>
        </w:rPr>
        <w:t>"האתר"</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r>
      <w:r w:rsidRPr="001835AB">
        <w:rPr>
          <w:rFonts w:ascii="Times New Roman" w:eastAsia="Times New Roman" w:hAnsi="Times New Roman"/>
          <w:sz w:val="20"/>
          <w:rtl/>
          <w:lang w:eastAsia="he-IL"/>
        </w:rPr>
        <w:tab/>
        <w:t>שטח התכנית/המקרקעין לרבות כל חלק ממנו כפי שיקבע ע"י המזמין מעת לעת על פי שיקול דעתו הבלעדי.</w:t>
      </w:r>
    </w:p>
    <w:p w14:paraId="2A4F1A3A"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37ADF87D" w14:textId="77777777" w:rsidR="001835AB" w:rsidRPr="001835AB" w:rsidRDefault="001835AB" w:rsidP="001835AB">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w:t>
      </w:r>
      <w:r w:rsidRPr="001835AB">
        <w:rPr>
          <w:rFonts w:ascii="Times New Roman" w:eastAsia="Times New Roman" w:hAnsi="Times New Roman"/>
          <w:b/>
          <w:bCs/>
          <w:sz w:val="20"/>
          <w:rtl/>
          <w:lang w:eastAsia="he-IL"/>
        </w:rPr>
        <w:t>היועצים</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r>
      <w:r w:rsidRPr="001835AB">
        <w:rPr>
          <w:rFonts w:ascii="Times New Roman" w:eastAsia="Times New Roman" w:hAnsi="Times New Roman"/>
          <w:sz w:val="20"/>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2822AFF3"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55C4BD44" w14:textId="77777777" w:rsidR="001835AB" w:rsidRPr="001835AB" w:rsidRDefault="001835AB" w:rsidP="001835AB">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w:t>
      </w:r>
      <w:r w:rsidRPr="001835AB">
        <w:rPr>
          <w:rFonts w:ascii="Times New Roman" w:eastAsia="Times New Roman" w:hAnsi="Times New Roman"/>
          <w:b/>
          <w:bCs/>
          <w:sz w:val="20"/>
          <w:rtl/>
          <w:lang w:eastAsia="he-IL"/>
        </w:rPr>
        <w:t>התכניות</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r>
      <w:r w:rsidRPr="001835AB">
        <w:rPr>
          <w:rFonts w:ascii="Times New Roman" w:eastAsia="Times New Roman" w:hAnsi="Times New Roman"/>
          <w:sz w:val="20"/>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שרותי המתכנן,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1835AB">
        <w:rPr>
          <w:rFonts w:ascii="Times New Roman" w:eastAsia="Times New Roman" w:hAnsi="Times New Roman"/>
          <w:b/>
          <w:bCs/>
          <w:sz w:val="20"/>
          <w:rtl/>
          <w:lang w:eastAsia="he-IL"/>
        </w:rPr>
        <w:t>ח'</w:t>
      </w:r>
      <w:r w:rsidRPr="001835AB">
        <w:rPr>
          <w:rFonts w:ascii="Times New Roman" w:eastAsia="Times New Roman" w:hAnsi="Times New Roman"/>
          <w:sz w:val="20"/>
          <w:rtl/>
          <w:lang w:eastAsia="he-IL"/>
        </w:rPr>
        <w:t>. כל המסמכים שיערכו ע"י המתכנן כאמור יערכו בשפה העברית.</w:t>
      </w:r>
    </w:p>
    <w:p w14:paraId="779DB82F"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78AFE526"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b/>
          <w:bCs/>
          <w:sz w:val="20"/>
          <w:rtl/>
          <w:lang w:eastAsia="he-IL"/>
        </w:rPr>
      </w:pPr>
      <w:r w:rsidRPr="001835AB">
        <w:rPr>
          <w:rFonts w:ascii="Times New Roman" w:eastAsia="Times New Roman" w:hAnsi="Times New Roman"/>
          <w:sz w:val="20"/>
          <w:rtl/>
          <w:lang w:eastAsia="he-IL"/>
        </w:rPr>
        <w:t>"</w:t>
      </w:r>
      <w:r w:rsidRPr="001835AB">
        <w:rPr>
          <w:rFonts w:ascii="Times New Roman" w:eastAsia="Times New Roman" w:hAnsi="Times New Roman"/>
          <w:b/>
          <w:bCs/>
          <w:sz w:val="20"/>
          <w:rtl/>
          <w:lang w:eastAsia="he-IL"/>
        </w:rPr>
        <w:t>שירותי</w:t>
      </w:r>
    </w:p>
    <w:p w14:paraId="0EF6C93C"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1835AB">
        <w:rPr>
          <w:rFonts w:ascii="Times New Roman" w:eastAsia="Times New Roman" w:hAnsi="Times New Roman"/>
          <w:b/>
          <w:bCs/>
          <w:sz w:val="20"/>
          <w:rtl/>
          <w:lang w:eastAsia="he-IL"/>
        </w:rPr>
        <w:t xml:space="preserve"> המתכנן</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r>
    </w:p>
    <w:p w14:paraId="2C92C1F7"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w:t>
      </w:r>
      <w:r w:rsidRPr="001835AB">
        <w:rPr>
          <w:rFonts w:ascii="Times New Roman" w:eastAsia="Times New Roman" w:hAnsi="Times New Roman"/>
          <w:b/>
          <w:bCs/>
          <w:sz w:val="20"/>
          <w:rtl/>
          <w:lang w:eastAsia="he-IL"/>
        </w:rPr>
        <w:t>השירותים</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t xml:space="preserve">השירותים כמוגדר וכמפורט בחוזה זה ובנספח </w:t>
      </w:r>
      <w:r w:rsidRPr="001835AB">
        <w:rPr>
          <w:rFonts w:ascii="Times New Roman" w:eastAsia="Times New Roman" w:hAnsi="Times New Roman"/>
          <w:b/>
          <w:bCs/>
          <w:sz w:val="20"/>
          <w:rtl/>
          <w:lang w:eastAsia="he-IL"/>
        </w:rPr>
        <w:t>ב'</w:t>
      </w:r>
      <w:r w:rsidRPr="001835AB">
        <w:rPr>
          <w:rFonts w:ascii="Times New Roman" w:eastAsia="Times New Roman" w:hAnsi="Times New Roman" w:hint="cs"/>
          <w:b/>
          <w:bCs/>
          <w:sz w:val="20"/>
          <w:rtl/>
          <w:lang w:eastAsia="he-IL"/>
        </w:rPr>
        <w:t xml:space="preserve"> </w:t>
      </w:r>
      <w:r w:rsidRPr="001835AB">
        <w:rPr>
          <w:rFonts w:ascii="Times New Roman" w:eastAsia="Times New Roman" w:hAnsi="Times New Roman" w:hint="cs"/>
          <w:sz w:val="20"/>
          <w:rtl/>
          <w:lang w:eastAsia="he-IL"/>
        </w:rPr>
        <w:t>המצ"ב</w:t>
      </w:r>
      <w:r w:rsidRPr="001835AB">
        <w:rPr>
          <w:rFonts w:ascii="Times New Roman" w:eastAsia="Times New Roman" w:hAnsi="Times New Roman"/>
          <w:sz w:val="20"/>
          <w:rtl/>
          <w:lang w:eastAsia="he-IL"/>
        </w:rPr>
        <w:t>.</w:t>
      </w:r>
    </w:p>
    <w:p w14:paraId="1527D8EE"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34B9DEC7" w14:textId="77777777" w:rsidR="001835AB" w:rsidRPr="001835AB" w:rsidRDefault="001835AB" w:rsidP="001835AB">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w:t>
      </w:r>
      <w:r w:rsidRPr="001835AB">
        <w:rPr>
          <w:rFonts w:ascii="Times New Roman" w:eastAsia="Times New Roman" w:hAnsi="Times New Roman"/>
          <w:b/>
          <w:bCs/>
          <w:sz w:val="20"/>
          <w:rtl/>
          <w:lang w:eastAsia="he-IL"/>
        </w:rPr>
        <w:t>המנהל</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r>
      <w:r w:rsidRPr="001835AB">
        <w:rPr>
          <w:rFonts w:ascii="Times New Roman" w:eastAsia="Times New Roman" w:hAnsi="Times New Roman"/>
          <w:sz w:val="20"/>
          <w:rtl/>
          <w:lang w:eastAsia="he-IL"/>
        </w:rPr>
        <w:tab/>
        <w:t xml:space="preserve">מנהל הפרויקט שיקבע ע"י המזמין וכן מי שנתמנה ע"י המזמין לשמש </w:t>
      </w:r>
      <w:r w:rsidRPr="001835AB">
        <w:rPr>
          <w:rFonts w:ascii="Times New Roman" w:eastAsia="Times New Roman" w:hAnsi="Times New Roman"/>
          <w:sz w:val="20"/>
          <w:rtl/>
          <w:lang w:eastAsia="he-IL"/>
        </w:rPr>
        <w:lastRenderedPageBreak/>
        <w:t>כמנהלו לצורך חוזה זה באופן כללי או למטרה מסוימת וכן כל מי שיקבע ע"י המנהל לצרכים כאמור.</w:t>
      </w:r>
    </w:p>
    <w:p w14:paraId="59A45A99"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1134856A"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ab/>
      </w:r>
      <w:r w:rsidRPr="001835AB">
        <w:rPr>
          <w:rFonts w:ascii="Times New Roman" w:eastAsia="Times New Roman" w:hAnsi="Times New Roman"/>
          <w:sz w:val="20"/>
          <w:rtl/>
          <w:lang w:eastAsia="he-IL"/>
        </w:rPr>
        <w:tab/>
        <w:t>מקום שמדובר בחוזה זה במזמין - גם המנהל במשמע.</w:t>
      </w:r>
    </w:p>
    <w:p w14:paraId="26EEE137"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3542CD2E"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w:t>
      </w:r>
      <w:r w:rsidRPr="001835AB">
        <w:rPr>
          <w:rFonts w:ascii="Times New Roman" w:eastAsia="Times New Roman" w:hAnsi="Times New Roman"/>
          <w:b/>
          <w:bCs/>
          <w:sz w:val="20"/>
          <w:rtl/>
          <w:lang w:eastAsia="he-IL"/>
        </w:rPr>
        <w:t>החוזה</w:t>
      </w:r>
      <w:r w:rsidRPr="001835AB">
        <w:rPr>
          <w:rFonts w:ascii="Times New Roman" w:eastAsia="Times New Roman" w:hAnsi="Times New Roman"/>
          <w:sz w:val="20"/>
          <w:rtl/>
          <w:lang w:eastAsia="he-IL"/>
        </w:rPr>
        <w:t>"</w:t>
      </w:r>
      <w:r w:rsidRPr="001835AB">
        <w:rPr>
          <w:rFonts w:ascii="Times New Roman" w:eastAsia="Times New Roman" w:hAnsi="Times New Roman" w:hint="cs"/>
          <w:sz w:val="20"/>
          <w:rtl/>
          <w:lang w:eastAsia="he-IL"/>
        </w:rPr>
        <w:t>/</w:t>
      </w:r>
    </w:p>
    <w:p w14:paraId="5EC61B27"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1835AB">
        <w:rPr>
          <w:rFonts w:ascii="Times New Roman" w:eastAsia="Times New Roman" w:hAnsi="Times New Roman" w:hint="cs"/>
          <w:sz w:val="20"/>
          <w:rtl/>
          <w:lang w:eastAsia="he-IL"/>
        </w:rPr>
        <w:t>"</w:t>
      </w:r>
      <w:r w:rsidRPr="001835AB">
        <w:rPr>
          <w:rFonts w:ascii="Times New Roman" w:eastAsia="Times New Roman" w:hAnsi="Times New Roman" w:hint="cs"/>
          <w:b/>
          <w:bCs/>
          <w:sz w:val="20"/>
          <w:rtl/>
          <w:lang w:eastAsia="he-IL"/>
        </w:rPr>
        <w:t>ההסכם</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r>
      <w:r w:rsidRPr="001835AB">
        <w:rPr>
          <w:rFonts w:ascii="Times New Roman" w:eastAsia="Times New Roman" w:hAnsi="Times New Roman"/>
          <w:sz w:val="20"/>
          <w:rtl/>
          <w:lang w:eastAsia="he-IL"/>
        </w:rPr>
        <w:tab/>
        <w:t>חוזה זה על נספחיו.</w:t>
      </w:r>
    </w:p>
    <w:p w14:paraId="710C7EE8" w14:textId="77777777" w:rsidR="001835AB" w:rsidRPr="001835AB" w:rsidRDefault="001835AB" w:rsidP="001835AB">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p>
    <w:p w14:paraId="076D7F06" w14:textId="77777777" w:rsidR="001835AB" w:rsidRPr="001835AB" w:rsidRDefault="001835AB" w:rsidP="001835AB">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w:t>
      </w:r>
      <w:r w:rsidRPr="001835AB">
        <w:rPr>
          <w:rFonts w:ascii="Times New Roman" w:eastAsia="Times New Roman" w:hAnsi="Times New Roman"/>
          <w:b/>
          <w:bCs/>
          <w:sz w:val="20"/>
          <w:rtl/>
          <w:lang w:eastAsia="he-IL"/>
        </w:rPr>
        <w:t>הדין</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r>
      <w:r w:rsidRPr="001835AB">
        <w:rPr>
          <w:rFonts w:ascii="Times New Roman" w:eastAsia="Times New Roman" w:hAnsi="Times New Roman"/>
          <w:sz w:val="20"/>
          <w:rtl/>
          <w:lang w:eastAsia="he-IL"/>
        </w:rPr>
        <w:tab/>
        <w:t>כהגדרתו בחוק ה</w:t>
      </w:r>
      <w:r w:rsidRPr="001835AB">
        <w:rPr>
          <w:rFonts w:ascii="Times New Roman" w:eastAsia="Times New Roman" w:hAnsi="Times New Roman" w:hint="cs"/>
          <w:sz w:val="20"/>
          <w:rtl/>
          <w:lang w:eastAsia="he-IL"/>
        </w:rPr>
        <w:t>פרשנות, התשמ"א-1981</w:t>
      </w:r>
      <w:r w:rsidRPr="001835AB">
        <w:rPr>
          <w:rFonts w:ascii="Times New Roman" w:eastAsia="Times New Roman" w:hAnsi="Times New Roman"/>
          <w:sz w:val="20"/>
          <w:rtl/>
          <w:lang w:eastAsia="he-IL"/>
        </w:rPr>
        <w:t xml:space="preserve"> לרבות כל </w:t>
      </w:r>
      <w:r w:rsidRPr="001835AB">
        <w:rPr>
          <w:rFonts w:ascii="Times New Roman" w:eastAsia="Times New Roman" w:hAnsi="Times New Roman" w:hint="cs"/>
          <w:sz w:val="20"/>
          <w:rtl/>
          <w:lang w:eastAsia="he-IL"/>
        </w:rPr>
        <w:t xml:space="preserve">תקנה ו/או </w:t>
      </w:r>
      <w:r w:rsidRPr="001835AB">
        <w:rPr>
          <w:rFonts w:ascii="Times New Roman" w:eastAsia="Times New Roman" w:hAnsi="Times New Roman"/>
          <w:sz w:val="20"/>
          <w:rtl/>
          <w:lang w:eastAsia="he-IL"/>
        </w:rPr>
        <w:t>הוראה של רשות מוסמכת בתוקף סמכותה על פי הדין.</w:t>
      </w:r>
    </w:p>
    <w:p w14:paraId="0EAEBCA9"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60884AB4"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b/>
          <w:bCs/>
          <w:sz w:val="20"/>
          <w:rtl/>
          <w:lang w:eastAsia="he-IL"/>
        </w:rPr>
      </w:pPr>
      <w:r w:rsidRPr="001835AB">
        <w:rPr>
          <w:rFonts w:ascii="Times New Roman" w:eastAsia="Times New Roman" w:hAnsi="Times New Roman"/>
          <w:sz w:val="20"/>
          <w:rtl/>
          <w:lang w:eastAsia="he-IL"/>
        </w:rPr>
        <w:t>"</w:t>
      </w:r>
      <w:r w:rsidRPr="001835AB">
        <w:rPr>
          <w:rFonts w:ascii="Times New Roman" w:eastAsia="Times New Roman" w:hAnsi="Times New Roman"/>
          <w:b/>
          <w:bCs/>
          <w:sz w:val="20"/>
          <w:rtl/>
          <w:lang w:eastAsia="he-IL"/>
        </w:rPr>
        <w:t>הרשות</w:t>
      </w:r>
    </w:p>
    <w:p w14:paraId="67A6B4C7"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1835AB">
        <w:rPr>
          <w:rFonts w:ascii="Times New Roman" w:eastAsia="Times New Roman" w:hAnsi="Times New Roman"/>
          <w:b/>
          <w:bCs/>
          <w:sz w:val="20"/>
          <w:rtl/>
          <w:lang w:eastAsia="he-IL"/>
        </w:rPr>
        <w:t xml:space="preserve"> המקומית</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r>
      <w:r w:rsidRPr="001835AB">
        <w:rPr>
          <w:rFonts w:ascii="Times New Roman" w:eastAsia="Times New Roman" w:hAnsi="Times New Roman"/>
          <w:sz w:val="20"/>
          <w:rtl/>
          <w:lang w:eastAsia="he-IL"/>
        </w:rPr>
        <w:tab/>
        <w:t xml:space="preserve">כמוגדר בנספח </w:t>
      </w:r>
      <w:r w:rsidRPr="001835AB">
        <w:rPr>
          <w:rFonts w:ascii="Times New Roman" w:eastAsia="Times New Roman" w:hAnsi="Times New Roman"/>
          <w:b/>
          <w:bCs/>
          <w:sz w:val="20"/>
          <w:rtl/>
          <w:lang w:eastAsia="he-IL"/>
        </w:rPr>
        <w:t>א'</w:t>
      </w:r>
      <w:r w:rsidRPr="001835AB">
        <w:rPr>
          <w:rFonts w:ascii="Times New Roman" w:eastAsia="Times New Roman" w:hAnsi="Times New Roman"/>
          <w:sz w:val="20"/>
          <w:rtl/>
          <w:lang w:eastAsia="he-IL"/>
        </w:rPr>
        <w:t xml:space="preserve"> המצ"ב.</w:t>
      </w:r>
    </w:p>
    <w:p w14:paraId="01722AE3"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13E3EBDB"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b/>
          <w:bCs/>
          <w:sz w:val="20"/>
          <w:rtl/>
          <w:lang w:eastAsia="he-IL"/>
        </w:rPr>
      </w:pPr>
      <w:r w:rsidRPr="001835AB">
        <w:rPr>
          <w:rFonts w:ascii="Times New Roman" w:eastAsia="Times New Roman" w:hAnsi="Times New Roman"/>
          <w:sz w:val="20"/>
          <w:rtl/>
          <w:lang w:eastAsia="he-IL"/>
        </w:rPr>
        <w:t>"</w:t>
      </w:r>
      <w:r w:rsidRPr="001835AB">
        <w:rPr>
          <w:rFonts w:ascii="Times New Roman" w:eastAsia="Times New Roman" w:hAnsi="Times New Roman"/>
          <w:b/>
          <w:bCs/>
          <w:sz w:val="20"/>
          <w:rtl/>
          <w:lang w:eastAsia="he-IL"/>
        </w:rPr>
        <w:t>חוזה</w:t>
      </w:r>
    </w:p>
    <w:p w14:paraId="29DBFC8A" w14:textId="77777777" w:rsidR="001835AB" w:rsidRPr="001835AB" w:rsidRDefault="001835AB" w:rsidP="001835AB">
      <w:pPr>
        <w:widowControl w:val="0"/>
        <w:tabs>
          <w:tab w:val="left" w:pos="1932"/>
        </w:tabs>
        <w:spacing w:before="0" w:beforeAutospacing="0" w:after="0" w:afterAutospacing="0" w:line="240" w:lineRule="auto"/>
        <w:ind w:left="798"/>
        <w:jc w:val="both"/>
        <w:rPr>
          <w:rFonts w:ascii="Times New Roman" w:eastAsia="Times New Roman" w:hAnsi="Times New Roman"/>
          <w:sz w:val="20"/>
          <w:rtl/>
          <w:lang w:eastAsia="he-IL"/>
        </w:rPr>
      </w:pPr>
      <w:r w:rsidRPr="001835AB">
        <w:rPr>
          <w:rFonts w:ascii="Times New Roman" w:eastAsia="Times New Roman" w:hAnsi="Times New Roman"/>
          <w:b/>
          <w:bCs/>
          <w:sz w:val="20"/>
          <w:rtl/>
          <w:lang w:eastAsia="he-IL"/>
        </w:rPr>
        <w:t xml:space="preserve"> הפיתוח</w:t>
      </w:r>
      <w:r w:rsidRPr="001835AB">
        <w:rPr>
          <w:rFonts w:ascii="Times New Roman" w:eastAsia="Times New Roman" w:hAnsi="Times New Roman"/>
          <w:sz w:val="20"/>
          <w:rtl/>
          <w:lang w:eastAsia="he-IL"/>
        </w:rPr>
        <w:t xml:space="preserve">"- </w:t>
      </w:r>
      <w:r w:rsidRPr="001835AB">
        <w:rPr>
          <w:rFonts w:ascii="Times New Roman" w:eastAsia="Times New Roman" w:hAnsi="Times New Roman"/>
          <w:sz w:val="20"/>
          <w:rtl/>
          <w:lang w:eastAsia="he-IL"/>
        </w:rPr>
        <w:tab/>
      </w:r>
      <w:r w:rsidRPr="001835AB">
        <w:rPr>
          <w:rFonts w:ascii="Times New Roman" w:eastAsia="Times New Roman" w:hAnsi="Times New Roman"/>
          <w:sz w:val="20"/>
          <w:rtl/>
          <w:lang w:eastAsia="he-IL"/>
        </w:rPr>
        <w:tab/>
        <w:t xml:space="preserve">כמוגדר בנספח </w:t>
      </w:r>
      <w:r w:rsidRPr="001835AB">
        <w:rPr>
          <w:rFonts w:ascii="Times New Roman" w:eastAsia="Times New Roman" w:hAnsi="Times New Roman"/>
          <w:b/>
          <w:bCs/>
          <w:sz w:val="20"/>
          <w:rtl/>
          <w:lang w:eastAsia="he-IL"/>
        </w:rPr>
        <w:t>א'</w:t>
      </w:r>
      <w:r w:rsidRPr="001835AB">
        <w:rPr>
          <w:rFonts w:ascii="Times New Roman" w:eastAsia="Times New Roman" w:hAnsi="Times New Roman" w:hint="cs"/>
          <w:sz w:val="20"/>
          <w:rtl/>
          <w:lang w:eastAsia="he-IL"/>
        </w:rPr>
        <w:t xml:space="preserve"> המצ"ב</w:t>
      </w:r>
      <w:r w:rsidRPr="001835AB">
        <w:rPr>
          <w:rFonts w:ascii="Times New Roman" w:eastAsia="Times New Roman" w:hAnsi="Times New Roman"/>
          <w:sz w:val="20"/>
          <w:rtl/>
          <w:lang w:eastAsia="he-IL"/>
        </w:rPr>
        <w:t>.</w:t>
      </w:r>
    </w:p>
    <w:p w14:paraId="77740026" w14:textId="77777777" w:rsidR="001835AB" w:rsidRPr="001835AB" w:rsidRDefault="001835AB" w:rsidP="001835AB">
      <w:pPr>
        <w:widowControl w:val="0"/>
        <w:tabs>
          <w:tab w:val="left" w:pos="1932"/>
        </w:tabs>
        <w:spacing w:before="0" w:beforeAutospacing="0" w:after="0" w:afterAutospacing="0" w:line="240" w:lineRule="auto"/>
        <w:ind w:left="798"/>
        <w:jc w:val="both"/>
        <w:rPr>
          <w:rFonts w:ascii="Times New Roman" w:eastAsia="Times New Roman" w:hAnsi="Times New Roman"/>
          <w:sz w:val="20"/>
          <w:rtl/>
          <w:lang w:eastAsia="he-IL"/>
        </w:rPr>
      </w:pPr>
    </w:p>
    <w:p w14:paraId="3836BB56"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הכותרות בחוזה זה </w:t>
      </w:r>
      <w:r w:rsidRPr="001835AB">
        <w:rPr>
          <w:rFonts w:ascii="Times New Roman" w:eastAsia="Times New Roman" w:hAnsi="Times New Roman" w:hint="cs"/>
          <w:sz w:val="20"/>
          <w:rtl/>
          <w:lang w:eastAsia="he-IL"/>
        </w:rPr>
        <w:t xml:space="preserve">הינן לנוחיות בלבד ובכל מקרה </w:t>
      </w:r>
      <w:r w:rsidRPr="001835AB">
        <w:rPr>
          <w:rFonts w:ascii="Times New Roman" w:eastAsia="Times New Roman" w:hAnsi="Times New Roman"/>
          <w:sz w:val="20"/>
          <w:rtl/>
          <w:lang w:eastAsia="he-IL"/>
        </w:rPr>
        <w:t xml:space="preserve">לא ישמשו </w:t>
      </w:r>
      <w:r w:rsidRPr="001835AB">
        <w:rPr>
          <w:rFonts w:ascii="Times New Roman" w:eastAsia="Times New Roman" w:hAnsi="Times New Roman" w:hint="cs"/>
          <w:sz w:val="20"/>
          <w:rtl/>
          <w:lang w:eastAsia="he-IL"/>
        </w:rPr>
        <w:t>ל</w:t>
      </w:r>
      <w:r w:rsidRPr="001835AB">
        <w:rPr>
          <w:rFonts w:ascii="Times New Roman" w:eastAsia="Times New Roman" w:hAnsi="Times New Roman"/>
          <w:sz w:val="20"/>
          <w:rtl/>
          <w:lang w:eastAsia="he-IL"/>
        </w:rPr>
        <w:t>פרש</w:t>
      </w:r>
      <w:r w:rsidRPr="001835AB">
        <w:rPr>
          <w:rFonts w:ascii="Times New Roman" w:eastAsia="Times New Roman" w:hAnsi="Times New Roman" w:hint="cs"/>
          <w:sz w:val="20"/>
          <w:rtl/>
          <w:lang w:eastAsia="he-IL"/>
        </w:rPr>
        <w:t>נות</w:t>
      </w:r>
      <w:r w:rsidRPr="001835AB">
        <w:rPr>
          <w:rFonts w:ascii="Times New Roman" w:eastAsia="Times New Roman" w:hAnsi="Times New Roman"/>
          <w:sz w:val="20"/>
          <w:rtl/>
          <w:lang w:eastAsia="he-IL"/>
        </w:rPr>
        <w:t>ו.</w:t>
      </w:r>
    </w:p>
    <w:p w14:paraId="26BDA856"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הנספחים לחוזה זה מהווים חלק בלתי נפרד הימנו ואלה הם:</w:t>
      </w:r>
    </w:p>
    <w:p w14:paraId="54EFB9C4" w14:textId="77777777" w:rsidR="001835AB" w:rsidRPr="001835AB" w:rsidRDefault="001835AB" w:rsidP="001835AB">
      <w:pPr>
        <w:widowControl w:val="0"/>
        <w:spacing w:before="0" w:beforeAutospacing="0" w:after="0" w:afterAutospacing="0" w:line="240" w:lineRule="auto"/>
        <w:ind w:left="720"/>
        <w:jc w:val="both"/>
        <w:rPr>
          <w:rFonts w:ascii="Times New Roman" w:eastAsia="Times New Roman" w:hAnsi="Times New Roman"/>
          <w:bCs/>
          <w:sz w:val="20"/>
          <w:rtl/>
          <w:lang w:eastAsia="he-IL"/>
        </w:rPr>
      </w:pPr>
    </w:p>
    <w:p w14:paraId="0BB67BD5" w14:textId="77777777" w:rsidR="001835AB" w:rsidRPr="001835AB" w:rsidRDefault="001835AB" w:rsidP="001835AB">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1835AB">
        <w:rPr>
          <w:rFonts w:ascii="Times New Roman" w:eastAsia="Times New Roman" w:hAnsi="Times New Roman"/>
          <w:bCs/>
          <w:sz w:val="20"/>
          <w:rtl/>
          <w:lang w:eastAsia="he-IL"/>
        </w:rPr>
        <w:t xml:space="preserve">נספח א' </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t>נספח כללי;</w:t>
      </w:r>
    </w:p>
    <w:p w14:paraId="72B955DF" w14:textId="77777777" w:rsidR="001835AB" w:rsidRPr="001835AB" w:rsidRDefault="001835AB" w:rsidP="001835AB">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1835AB">
        <w:rPr>
          <w:rFonts w:ascii="Times New Roman" w:eastAsia="Times New Roman" w:hAnsi="Times New Roman"/>
          <w:bCs/>
          <w:sz w:val="20"/>
          <w:rtl/>
          <w:lang w:eastAsia="he-IL"/>
        </w:rPr>
        <w:t>נספח ב'</w:t>
      </w:r>
      <w:r w:rsidRPr="001835AB">
        <w:rPr>
          <w:rFonts w:ascii="Times New Roman" w:eastAsia="Times New Roman" w:hAnsi="Times New Roman"/>
          <w:sz w:val="20"/>
          <w:rtl/>
          <w:lang w:eastAsia="he-IL"/>
        </w:rPr>
        <w:t xml:space="preserve"> -</w:t>
      </w:r>
      <w:r w:rsidRPr="001835AB">
        <w:rPr>
          <w:rFonts w:ascii="Times New Roman" w:eastAsia="Times New Roman" w:hAnsi="Times New Roman"/>
          <w:sz w:val="20"/>
          <w:rtl/>
          <w:lang w:eastAsia="he-IL"/>
        </w:rPr>
        <w:tab/>
        <w:t>שירותי המתכנן;</w:t>
      </w:r>
    </w:p>
    <w:p w14:paraId="4B202E64" w14:textId="77777777" w:rsidR="001835AB" w:rsidRPr="001835AB" w:rsidRDefault="001835AB" w:rsidP="001835AB">
      <w:pPr>
        <w:widowControl w:val="0"/>
        <w:spacing w:before="0" w:beforeAutospacing="0" w:after="0" w:afterAutospacing="0" w:line="240" w:lineRule="auto"/>
        <w:ind w:left="798"/>
        <w:jc w:val="both"/>
        <w:rPr>
          <w:rFonts w:ascii="Times New Roman" w:eastAsia="Times New Roman" w:hAnsi="Times New Roman"/>
          <w:color w:val="000000"/>
          <w:sz w:val="20"/>
          <w:rtl/>
          <w:lang w:eastAsia="he-IL"/>
        </w:rPr>
      </w:pPr>
      <w:r w:rsidRPr="001835AB">
        <w:rPr>
          <w:rFonts w:ascii="Times New Roman" w:eastAsia="Times New Roman" w:hAnsi="Times New Roman"/>
          <w:b/>
          <w:bCs/>
          <w:color w:val="000000"/>
          <w:sz w:val="20"/>
          <w:rtl/>
          <w:lang w:eastAsia="he-IL"/>
        </w:rPr>
        <w:t>נספח ג'</w:t>
      </w:r>
      <w:r w:rsidRPr="001835AB">
        <w:rPr>
          <w:rFonts w:ascii="Times New Roman" w:eastAsia="Times New Roman" w:hAnsi="Times New Roman"/>
          <w:color w:val="000000"/>
          <w:sz w:val="20"/>
          <w:rtl/>
          <w:lang w:eastAsia="he-IL"/>
        </w:rPr>
        <w:t xml:space="preserve"> </w:t>
      </w:r>
      <w:r w:rsidRPr="001835AB">
        <w:rPr>
          <w:rFonts w:ascii="Times New Roman" w:eastAsia="Times New Roman" w:hAnsi="Times New Roman"/>
          <w:color w:val="000000"/>
          <w:sz w:val="20"/>
          <w:lang w:eastAsia="he-IL"/>
        </w:rPr>
        <w:t>–</w:t>
      </w:r>
      <w:r w:rsidRPr="001835AB">
        <w:rPr>
          <w:rFonts w:ascii="Times New Roman" w:eastAsia="Times New Roman" w:hAnsi="Times New Roman"/>
          <w:color w:val="000000"/>
          <w:sz w:val="20"/>
          <w:rtl/>
          <w:lang w:eastAsia="he-IL"/>
        </w:rPr>
        <w:t xml:space="preserve"> </w:t>
      </w:r>
      <w:r w:rsidRPr="001835AB">
        <w:rPr>
          <w:rFonts w:ascii="Times New Roman" w:eastAsia="Times New Roman" w:hAnsi="Times New Roman"/>
          <w:color w:val="000000"/>
          <w:sz w:val="20"/>
          <w:rtl/>
          <w:lang w:eastAsia="he-IL"/>
        </w:rPr>
        <w:tab/>
        <w:t>לוח זמנים;</w:t>
      </w:r>
    </w:p>
    <w:p w14:paraId="2CA09F33" w14:textId="77777777" w:rsidR="001835AB" w:rsidRPr="001835AB" w:rsidRDefault="001835AB" w:rsidP="001835AB">
      <w:pPr>
        <w:widowControl w:val="0"/>
        <w:spacing w:before="0" w:beforeAutospacing="0" w:after="0" w:afterAutospacing="0" w:line="240" w:lineRule="auto"/>
        <w:ind w:left="798"/>
        <w:jc w:val="both"/>
        <w:rPr>
          <w:rFonts w:ascii="Times New Roman" w:eastAsia="Times New Roman" w:hAnsi="Times New Roman"/>
          <w:color w:val="000000"/>
          <w:sz w:val="20"/>
          <w:rtl/>
          <w:lang w:eastAsia="he-IL"/>
        </w:rPr>
      </w:pPr>
      <w:r w:rsidRPr="001835AB">
        <w:rPr>
          <w:rFonts w:ascii="Times New Roman" w:eastAsia="Times New Roman" w:hAnsi="Times New Roman"/>
          <w:b/>
          <w:bCs/>
          <w:color w:val="000000"/>
          <w:sz w:val="20"/>
          <w:rtl/>
          <w:lang w:eastAsia="he-IL"/>
        </w:rPr>
        <w:t>נספח ד'</w:t>
      </w:r>
      <w:r w:rsidRPr="001835AB">
        <w:rPr>
          <w:rFonts w:ascii="Times New Roman" w:eastAsia="Times New Roman" w:hAnsi="Times New Roman"/>
          <w:color w:val="000000"/>
          <w:sz w:val="20"/>
          <w:rtl/>
          <w:lang w:eastAsia="he-IL"/>
        </w:rPr>
        <w:t xml:space="preserve"> - </w:t>
      </w:r>
      <w:r w:rsidRPr="001835AB">
        <w:rPr>
          <w:rFonts w:ascii="Times New Roman" w:eastAsia="Times New Roman" w:hAnsi="Times New Roman"/>
          <w:color w:val="000000"/>
          <w:sz w:val="20"/>
          <w:rtl/>
          <w:lang w:eastAsia="he-IL"/>
        </w:rPr>
        <w:tab/>
        <w:t>שכר המתכנן;</w:t>
      </w:r>
    </w:p>
    <w:p w14:paraId="29083E72" w14:textId="77777777" w:rsidR="001835AB" w:rsidRPr="001835AB" w:rsidRDefault="001835AB" w:rsidP="001835AB">
      <w:pPr>
        <w:widowControl w:val="0"/>
        <w:spacing w:before="0" w:beforeAutospacing="0" w:after="0" w:afterAutospacing="0" w:line="240" w:lineRule="auto"/>
        <w:ind w:left="798"/>
        <w:jc w:val="both"/>
        <w:rPr>
          <w:rFonts w:ascii="Times New Roman" w:eastAsia="Times New Roman" w:hAnsi="Times New Roman"/>
          <w:color w:val="000000"/>
          <w:sz w:val="20"/>
          <w:rtl/>
          <w:lang w:eastAsia="he-IL"/>
        </w:rPr>
      </w:pPr>
      <w:r w:rsidRPr="001835AB">
        <w:rPr>
          <w:rFonts w:ascii="Times New Roman" w:eastAsia="Times New Roman" w:hAnsi="Times New Roman"/>
          <w:b/>
          <w:bCs/>
          <w:color w:val="000000"/>
          <w:sz w:val="20"/>
          <w:rtl/>
          <w:lang w:eastAsia="he-IL"/>
        </w:rPr>
        <w:t>נספח ה'</w:t>
      </w:r>
      <w:r w:rsidRPr="001835AB">
        <w:rPr>
          <w:rFonts w:ascii="Times New Roman" w:eastAsia="Times New Roman" w:hAnsi="Times New Roman"/>
          <w:color w:val="000000"/>
          <w:sz w:val="20"/>
          <w:rtl/>
          <w:lang w:eastAsia="he-IL"/>
        </w:rPr>
        <w:t xml:space="preserve"> - </w:t>
      </w:r>
      <w:r w:rsidRPr="001835AB">
        <w:rPr>
          <w:rFonts w:ascii="Times New Roman" w:eastAsia="Times New Roman" w:hAnsi="Times New Roman"/>
          <w:color w:val="000000"/>
          <w:sz w:val="20"/>
          <w:rtl/>
          <w:lang w:eastAsia="he-IL"/>
        </w:rPr>
        <w:tab/>
        <w:t>תשלומי שכר המתכנן;</w:t>
      </w:r>
    </w:p>
    <w:p w14:paraId="3C5069DD" w14:textId="77777777" w:rsidR="001835AB" w:rsidRPr="001835AB" w:rsidRDefault="001835AB" w:rsidP="001835AB">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1835AB">
        <w:rPr>
          <w:rFonts w:ascii="Times New Roman" w:eastAsia="Times New Roman" w:hAnsi="Times New Roman"/>
          <w:bCs/>
          <w:sz w:val="20"/>
          <w:rtl/>
          <w:lang w:eastAsia="he-IL"/>
        </w:rPr>
        <w:t xml:space="preserve">נספח ו </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t>הצהרה והתחייבות לשמירת סודיות;</w:t>
      </w:r>
    </w:p>
    <w:p w14:paraId="73FA23F1" w14:textId="77777777" w:rsidR="00740118" w:rsidRPr="00740118" w:rsidRDefault="00740118" w:rsidP="00740118">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740118">
        <w:rPr>
          <w:rFonts w:ascii="Times New Roman" w:eastAsia="Times New Roman" w:hAnsi="Times New Roman"/>
          <w:bCs/>
          <w:sz w:val="20"/>
          <w:rtl/>
          <w:lang w:eastAsia="he-IL"/>
        </w:rPr>
        <w:t>נספח ז</w:t>
      </w:r>
      <w:r w:rsidRPr="00740118">
        <w:rPr>
          <w:rFonts w:ascii="Times New Roman" w:eastAsia="Times New Roman" w:hAnsi="Times New Roman"/>
          <w:sz w:val="20"/>
          <w:rtl/>
          <w:lang w:eastAsia="he-IL"/>
        </w:rPr>
        <w:t xml:space="preserve"> -</w:t>
      </w:r>
      <w:r w:rsidRPr="00740118">
        <w:rPr>
          <w:rFonts w:ascii="Times New Roman" w:eastAsia="Times New Roman" w:hAnsi="Times New Roman"/>
          <w:sz w:val="20"/>
          <w:rtl/>
          <w:lang w:eastAsia="he-IL"/>
        </w:rPr>
        <w:tab/>
      </w:r>
      <w:r w:rsidRPr="00740118">
        <w:rPr>
          <w:rFonts w:ascii="Times New Roman" w:eastAsia="Times New Roman" w:hAnsi="Times New Roman" w:hint="cs"/>
          <w:sz w:val="20"/>
          <w:rtl/>
          <w:lang w:eastAsia="he-IL"/>
        </w:rPr>
        <w:t>מפרט</w:t>
      </w:r>
      <w:r w:rsidRPr="00740118">
        <w:rPr>
          <w:rFonts w:ascii="Times New Roman" w:eastAsia="Times New Roman" w:hAnsi="Times New Roman"/>
          <w:sz w:val="20"/>
          <w:rtl/>
          <w:lang w:eastAsia="he-IL"/>
        </w:rPr>
        <w:t xml:space="preserve"> </w:t>
      </w:r>
      <w:r w:rsidRPr="00740118">
        <w:rPr>
          <w:rFonts w:ascii="Times New Roman" w:eastAsia="Times New Roman" w:hAnsi="Times New Roman" w:hint="cs"/>
          <w:sz w:val="20"/>
          <w:rtl/>
          <w:lang w:eastAsia="he-IL"/>
        </w:rPr>
        <w:t>ביטוחי</w:t>
      </w:r>
      <w:r w:rsidRPr="00740118">
        <w:rPr>
          <w:rFonts w:ascii="Times New Roman" w:eastAsia="Times New Roman" w:hAnsi="Times New Roman"/>
          <w:sz w:val="20"/>
          <w:rtl/>
          <w:lang w:eastAsia="he-IL"/>
        </w:rPr>
        <w:t xml:space="preserve"> </w:t>
      </w:r>
      <w:r w:rsidRPr="00740118">
        <w:rPr>
          <w:rFonts w:ascii="Times New Roman" w:eastAsia="Times New Roman" w:hAnsi="Times New Roman" w:hint="cs"/>
          <w:sz w:val="20"/>
          <w:rtl/>
          <w:lang w:eastAsia="he-IL"/>
        </w:rPr>
        <w:t>המתכנן</w:t>
      </w:r>
      <w:r w:rsidRPr="00740118">
        <w:rPr>
          <w:rFonts w:ascii="Times New Roman" w:eastAsia="Times New Roman" w:hAnsi="Times New Roman"/>
          <w:sz w:val="20"/>
          <w:rtl/>
          <w:lang w:eastAsia="he-IL"/>
        </w:rPr>
        <w:t>;</w:t>
      </w:r>
    </w:p>
    <w:p w14:paraId="5E41BA87" w14:textId="77777777" w:rsidR="00740118" w:rsidRPr="00740118" w:rsidRDefault="00740118" w:rsidP="00740118">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740118">
        <w:rPr>
          <w:rFonts w:ascii="Times New Roman" w:eastAsia="Times New Roman" w:hAnsi="Times New Roman"/>
          <w:bCs/>
          <w:sz w:val="20"/>
          <w:rtl/>
          <w:lang w:eastAsia="he-IL"/>
        </w:rPr>
        <w:t>נספח ז</w:t>
      </w:r>
      <w:r w:rsidRPr="00740118">
        <w:rPr>
          <w:rFonts w:ascii="Times New Roman" w:eastAsia="Times New Roman" w:hAnsi="Times New Roman" w:hint="cs"/>
          <w:bCs/>
          <w:sz w:val="20"/>
          <w:rtl/>
          <w:lang w:eastAsia="he-IL"/>
        </w:rPr>
        <w:t>1</w:t>
      </w:r>
      <w:r w:rsidRPr="00740118">
        <w:rPr>
          <w:rFonts w:ascii="Times New Roman" w:eastAsia="Times New Roman" w:hAnsi="Times New Roman"/>
          <w:sz w:val="20"/>
          <w:rtl/>
          <w:lang w:eastAsia="he-IL"/>
        </w:rPr>
        <w:t xml:space="preserve"> -</w:t>
      </w:r>
      <w:r w:rsidRPr="00740118">
        <w:rPr>
          <w:rFonts w:ascii="Times New Roman" w:eastAsia="Times New Roman" w:hAnsi="Times New Roman"/>
          <w:sz w:val="20"/>
          <w:rtl/>
          <w:lang w:eastAsia="he-IL"/>
        </w:rPr>
        <w:tab/>
        <w:t>אישור על קיום ביטוחי המתכנן;</w:t>
      </w:r>
    </w:p>
    <w:p w14:paraId="1A9DAF20" w14:textId="77777777" w:rsidR="001835AB" w:rsidRPr="001835AB" w:rsidRDefault="001835AB" w:rsidP="001835AB">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1835AB">
        <w:rPr>
          <w:rFonts w:ascii="Times New Roman" w:eastAsia="Times New Roman" w:hAnsi="Times New Roman"/>
          <w:b/>
          <w:bCs/>
          <w:sz w:val="20"/>
          <w:rtl/>
          <w:lang w:eastAsia="he-IL"/>
        </w:rPr>
        <w:t>נספח ח'</w:t>
      </w:r>
      <w:r w:rsidRPr="001835AB">
        <w:rPr>
          <w:rFonts w:ascii="Times New Roman" w:eastAsia="Times New Roman" w:hAnsi="Times New Roman"/>
          <w:sz w:val="20"/>
          <w:rtl/>
          <w:lang w:eastAsia="he-IL"/>
        </w:rPr>
        <w:t xml:space="preserve"> - </w:t>
      </w:r>
      <w:r w:rsidRPr="001835AB">
        <w:rPr>
          <w:rFonts w:ascii="Times New Roman" w:eastAsia="Times New Roman" w:hAnsi="Times New Roman"/>
          <w:sz w:val="20"/>
          <w:rtl/>
          <w:lang w:eastAsia="he-IL"/>
        </w:rPr>
        <w:tab/>
        <w:t>רשימת התכניות והמסמכים שעל המתכנן להנפיק.</w:t>
      </w:r>
    </w:p>
    <w:p w14:paraId="2E542F8D" w14:textId="77777777" w:rsidR="001835AB" w:rsidRPr="001835AB" w:rsidRDefault="001835AB" w:rsidP="001835AB">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1835AB">
        <w:rPr>
          <w:rFonts w:ascii="Times New Roman" w:eastAsia="Times New Roman" w:hAnsi="Times New Roman"/>
          <w:b/>
          <w:bCs/>
          <w:sz w:val="20"/>
          <w:rtl/>
          <w:lang w:eastAsia="he-IL"/>
        </w:rPr>
        <w:t>נספח ט'</w:t>
      </w:r>
      <w:r w:rsidRPr="001835AB">
        <w:rPr>
          <w:rFonts w:ascii="Times New Roman" w:eastAsia="Times New Roman" w:hAnsi="Times New Roman"/>
          <w:sz w:val="20"/>
          <w:rtl/>
          <w:lang w:eastAsia="he-IL"/>
        </w:rPr>
        <w:t xml:space="preserve"> -</w:t>
      </w:r>
      <w:r w:rsidRPr="001835AB">
        <w:rPr>
          <w:rFonts w:ascii="Times New Roman" w:eastAsia="Times New Roman" w:hAnsi="Times New Roman"/>
          <w:sz w:val="20"/>
          <w:rtl/>
          <w:lang w:eastAsia="he-IL"/>
        </w:rPr>
        <w:tab/>
        <w:t>אישור להשלמת הפרויקט/קטע מהפרויקט.</w:t>
      </w:r>
    </w:p>
    <w:p w14:paraId="6EB0EE4A" w14:textId="77777777" w:rsidR="001835AB" w:rsidRPr="001835AB" w:rsidRDefault="001835AB" w:rsidP="001835AB">
      <w:pPr>
        <w:widowControl w:val="0"/>
        <w:spacing w:before="0" w:beforeAutospacing="0" w:after="240" w:afterAutospacing="0" w:line="240" w:lineRule="auto"/>
        <w:ind w:left="799"/>
        <w:jc w:val="both"/>
        <w:rPr>
          <w:rFonts w:ascii="Times New Roman" w:eastAsia="Times New Roman" w:hAnsi="Times New Roman"/>
          <w:sz w:val="20"/>
          <w:rtl/>
          <w:lang w:eastAsia="he-IL"/>
        </w:rPr>
      </w:pPr>
      <w:r w:rsidRPr="001835AB">
        <w:rPr>
          <w:rFonts w:ascii="Times New Roman" w:eastAsia="Times New Roman" w:hAnsi="Times New Roman"/>
          <w:b/>
          <w:bCs/>
          <w:sz w:val="20"/>
          <w:rtl/>
          <w:lang w:eastAsia="he-IL"/>
        </w:rPr>
        <w:t xml:space="preserve">נספח י' </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t>נספח היעדר תביעות.</w:t>
      </w:r>
    </w:p>
    <w:p w14:paraId="14B28452"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sz w:val="20"/>
          <w:rtl/>
          <w:lang w:eastAsia="he-IL"/>
        </w:rPr>
      </w:pPr>
      <w:r w:rsidRPr="001835AB">
        <w:rPr>
          <w:rFonts w:ascii="Times New Roman" w:eastAsia="Times New Roman" w:hAnsi="Times New Roman"/>
          <w:bCs/>
          <w:sz w:val="20"/>
          <w:u w:val="single"/>
          <w:rtl/>
          <w:lang w:eastAsia="he-IL"/>
        </w:rPr>
        <w:lastRenderedPageBreak/>
        <w:t>שירותי המתכנן</w:t>
      </w:r>
    </w:p>
    <w:p w14:paraId="1F8B05F3"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המזמין מוסר בזה למתכנן והמתכנן מקבל על עצמו את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w:t>
      </w:r>
    </w:p>
    <w:p w14:paraId="336FEBAF"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מצהיר ומאשר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הינו מכיר ויודע את כל הנדרש למטרת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רותי המתכנן וכי הינו מורשה על פי </w:t>
      </w:r>
      <w:r w:rsidRPr="001835AB">
        <w:rPr>
          <w:rFonts w:ascii="Times New Roman" w:eastAsia="Times New Roman" w:hAnsi="Times New Roman" w:hint="cs"/>
          <w:sz w:val="20"/>
          <w:rtl/>
          <w:lang w:eastAsia="he-IL"/>
        </w:rPr>
        <w:t xml:space="preserve">כל </w:t>
      </w:r>
      <w:r w:rsidRPr="001835AB">
        <w:rPr>
          <w:rFonts w:ascii="Times New Roman" w:eastAsia="Times New Roman" w:hAnsi="Times New Roman"/>
          <w:sz w:val="20"/>
          <w:rtl/>
          <w:lang w:eastAsia="he-IL"/>
        </w:rPr>
        <w:t>דין למתן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w:t>
      </w:r>
      <w:r w:rsidRPr="001835AB">
        <w:rPr>
          <w:rFonts w:ascii="Times New Roman" w:eastAsia="Times New Roman" w:hAnsi="Times New Roman" w:hint="cs"/>
          <w:sz w:val="20"/>
          <w:rtl/>
          <w:lang w:eastAsia="he-IL"/>
        </w:rPr>
        <w:t xml:space="preserve"> </w:t>
      </w:r>
      <w:r w:rsidRPr="001835AB">
        <w:rPr>
          <w:rFonts w:ascii="Times New Roman" w:eastAsia="Times New Roman" w:hAnsi="Times New Roman"/>
          <w:sz w:val="20"/>
          <w:rtl/>
          <w:lang w:eastAsia="he-IL"/>
        </w:rPr>
        <w:t xml:space="preserve"> המתכנן, לרבות</w:t>
      </w:r>
      <w:r w:rsidRPr="001835AB">
        <w:rPr>
          <w:rFonts w:ascii="Times New Roman" w:eastAsia="Times New Roman" w:hAnsi="Times New Roman" w:hint="cs"/>
          <w:sz w:val="20"/>
          <w:rtl/>
          <w:lang w:eastAsia="he-IL"/>
        </w:rPr>
        <w:t xml:space="preserve"> אך לא רק</w:t>
      </w:r>
      <w:r w:rsidRPr="001835AB">
        <w:rPr>
          <w:rFonts w:ascii="Times New Roman" w:eastAsia="Times New Roman" w:hAnsi="Times New Roman"/>
          <w:sz w:val="20"/>
          <w:rtl/>
          <w:lang w:eastAsia="he-IL"/>
        </w:rPr>
        <w:t>,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חוק המהנדסים והאדריכלים</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ה</w:t>
      </w:r>
      <w:r w:rsidRPr="001835AB">
        <w:rPr>
          <w:rFonts w:ascii="Times New Roman" w:eastAsia="Times New Roman" w:hAnsi="Times New Roman"/>
          <w:sz w:val="20"/>
          <w:rtl/>
          <w:lang w:eastAsia="he-IL"/>
        </w:rPr>
        <w:t>תשי"ח - 1958, כי יש בידו ר</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שיון </w:t>
      </w:r>
      <w:r w:rsidRPr="001835AB">
        <w:rPr>
          <w:rFonts w:ascii="Times New Roman" w:eastAsia="Times New Roman" w:hAnsi="Times New Roman" w:hint="cs"/>
          <w:sz w:val="20"/>
          <w:rtl/>
          <w:lang w:eastAsia="he-IL"/>
        </w:rPr>
        <w:t xml:space="preserve">בר </w:t>
      </w:r>
      <w:r w:rsidRPr="001835AB">
        <w:rPr>
          <w:rFonts w:ascii="Times New Roman" w:eastAsia="Times New Roman" w:hAnsi="Times New Roman"/>
          <w:sz w:val="20"/>
          <w:rtl/>
          <w:lang w:eastAsia="he-IL"/>
        </w:rPr>
        <w:t>ת</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קף לביצוע שירותי </w:t>
      </w:r>
      <w:r w:rsidRPr="001835AB">
        <w:rPr>
          <w:rFonts w:ascii="Times New Roman" w:eastAsia="Times New Roman" w:hAnsi="Times New Roman" w:hint="cs"/>
          <w:sz w:val="20"/>
          <w:rtl/>
          <w:lang w:eastAsia="he-IL"/>
        </w:rPr>
        <w:t xml:space="preserve"> המתכנן על פי הדין</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כי הוא בעל הכישורים, הר</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שיונות, הידע, הניסיון והאמצעים המאפשרים לו </w:t>
      </w:r>
      <w:r w:rsidRPr="001835AB">
        <w:rPr>
          <w:rFonts w:ascii="Times New Roman" w:eastAsia="Times New Roman" w:hAnsi="Times New Roman" w:hint="cs"/>
          <w:sz w:val="20"/>
          <w:rtl/>
          <w:lang w:eastAsia="he-IL"/>
        </w:rPr>
        <w:t xml:space="preserve">את </w:t>
      </w:r>
      <w:r w:rsidRPr="001835AB">
        <w:rPr>
          <w:rFonts w:ascii="Times New Roman" w:eastAsia="Times New Roman" w:hAnsi="Times New Roman"/>
          <w:sz w:val="20"/>
          <w:rtl/>
          <w:lang w:eastAsia="he-IL"/>
        </w:rPr>
        <w:t>ביצועם ברמה מקצועית גבוהה ובהתאם למותנה בחוזה.</w:t>
      </w:r>
    </w:p>
    <w:p w14:paraId="67B15916"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מצהיר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ידוע לו שש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חוזה זה הינם לשלבים ו/או קטעים בפרויקט כפי שיוזמנו בכתב ע"י המזמין מעת לעת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שיקול דעתו</w:t>
      </w:r>
      <w:r w:rsidRPr="001835AB">
        <w:rPr>
          <w:rFonts w:ascii="Times New Roman" w:eastAsia="Times New Roman" w:hAnsi="Times New Roman" w:hint="cs"/>
          <w:sz w:val="20"/>
          <w:rtl/>
          <w:lang w:eastAsia="he-IL"/>
        </w:rPr>
        <w:t xml:space="preserve"> הבלעדי</w:t>
      </w:r>
      <w:r w:rsidRPr="001835AB">
        <w:rPr>
          <w:rFonts w:ascii="Times New Roman" w:eastAsia="Times New Roman" w:hAnsi="Times New Roman"/>
          <w:sz w:val="20"/>
          <w:rtl/>
          <w:lang w:eastAsia="he-IL"/>
        </w:rPr>
        <w:t xml:space="preserve"> ו</w:t>
      </w:r>
      <w:r w:rsidRPr="001835AB">
        <w:rPr>
          <w:rFonts w:ascii="Times New Roman" w:eastAsia="Times New Roman" w:hAnsi="Times New Roman" w:hint="cs"/>
          <w:sz w:val="20"/>
          <w:rtl/>
          <w:lang w:eastAsia="he-IL"/>
        </w:rPr>
        <w:t xml:space="preserve">כי </w:t>
      </w:r>
      <w:r w:rsidRPr="001835AB">
        <w:rPr>
          <w:rFonts w:ascii="Times New Roman" w:eastAsia="Times New Roman" w:hAnsi="Times New Roman"/>
          <w:sz w:val="20"/>
          <w:rtl/>
          <w:lang w:eastAsia="he-IL"/>
        </w:rPr>
        <w:t xml:space="preserve">הם יינתנו על ידו בשלבי עבודה כמפורט בנספח </w:t>
      </w:r>
      <w:r w:rsidRPr="001835AB">
        <w:rPr>
          <w:rFonts w:ascii="Times New Roman" w:eastAsia="Times New Roman" w:hAnsi="Times New Roman"/>
          <w:bCs/>
          <w:sz w:val="20"/>
          <w:rtl/>
          <w:lang w:eastAsia="he-IL"/>
        </w:rPr>
        <w:t>ב'</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המצ"ב</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עוד</w:t>
      </w:r>
      <w:r w:rsidRPr="001835AB">
        <w:rPr>
          <w:rFonts w:ascii="Times New Roman" w:eastAsia="Times New Roman" w:hAnsi="Times New Roman"/>
          <w:sz w:val="20"/>
          <w:rtl/>
          <w:lang w:eastAsia="he-IL"/>
        </w:rPr>
        <w:t xml:space="preserve"> מוסיף ומצהיר</w:t>
      </w:r>
      <w:r w:rsidRPr="001835AB">
        <w:rPr>
          <w:rFonts w:ascii="Times New Roman" w:eastAsia="Times New Roman" w:hAnsi="Times New Roman" w:hint="cs"/>
          <w:sz w:val="20"/>
          <w:rtl/>
          <w:lang w:eastAsia="he-IL"/>
        </w:rPr>
        <w:t xml:space="preserve"> המתכנן,</w:t>
      </w:r>
      <w:r w:rsidRPr="001835AB">
        <w:rPr>
          <w:rFonts w:ascii="Times New Roman" w:eastAsia="Times New Roman" w:hAnsi="Times New Roman"/>
          <w:sz w:val="20"/>
          <w:rtl/>
          <w:lang w:eastAsia="he-IL"/>
        </w:rPr>
        <w:t xml:space="preserve"> כי ידוע לו שהמזמין אינו מתחייב להזמין מ</w:t>
      </w:r>
      <w:r w:rsidRPr="001835AB">
        <w:rPr>
          <w:rFonts w:ascii="Times New Roman" w:eastAsia="Times New Roman" w:hAnsi="Times New Roman" w:hint="cs"/>
          <w:sz w:val="20"/>
          <w:rtl/>
          <w:lang w:eastAsia="he-IL"/>
        </w:rPr>
        <w:t>מנו</w:t>
      </w:r>
      <w:r w:rsidRPr="001835AB">
        <w:rPr>
          <w:rFonts w:ascii="Times New Roman" w:eastAsia="Times New Roman" w:hAnsi="Times New Roman"/>
          <w:sz w:val="20"/>
          <w:rtl/>
          <w:lang w:eastAsia="he-IL"/>
        </w:rPr>
        <w:t xml:space="preserve"> שירותים נוספים מעבר לנקוב בחוזה זה ו</w:t>
      </w:r>
      <w:r w:rsidRPr="001835AB">
        <w:rPr>
          <w:rFonts w:ascii="Times New Roman" w:eastAsia="Times New Roman" w:hAnsi="Times New Roman" w:hint="cs"/>
          <w:sz w:val="20"/>
          <w:rtl/>
          <w:lang w:eastAsia="he-IL"/>
        </w:rPr>
        <w:t xml:space="preserve">כמפורט </w:t>
      </w:r>
      <w:r w:rsidRPr="001835AB">
        <w:rPr>
          <w:rFonts w:ascii="Times New Roman" w:eastAsia="Times New Roman" w:hAnsi="Times New Roman"/>
          <w:sz w:val="20"/>
          <w:rtl/>
          <w:lang w:eastAsia="he-IL"/>
        </w:rPr>
        <w:t xml:space="preserve">בנספח </w:t>
      </w:r>
      <w:r w:rsidRPr="001835AB">
        <w:rPr>
          <w:rFonts w:ascii="Times New Roman" w:eastAsia="Times New Roman" w:hAnsi="Times New Roman"/>
          <w:bCs/>
          <w:sz w:val="20"/>
          <w:rtl/>
          <w:lang w:eastAsia="he-IL"/>
        </w:rPr>
        <w:t xml:space="preserve">ב' </w:t>
      </w:r>
      <w:r w:rsidRPr="001835AB">
        <w:rPr>
          <w:rFonts w:ascii="Times New Roman" w:eastAsia="Times New Roman" w:hAnsi="Times New Roman" w:hint="cs"/>
          <w:sz w:val="20"/>
          <w:rtl/>
          <w:lang w:eastAsia="he-IL"/>
        </w:rPr>
        <w:t>המצ"ב</w:t>
      </w:r>
      <w:r w:rsidRPr="001835AB">
        <w:rPr>
          <w:rFonts w:ascii="Times New Roman" w:eastAsia="Times New Roman" w:hAnsi="Times New Roman"/>
          <w:sz w:val="20"/>
          <w:rtl/>
          <w:lang w:eastAsia="he-IL"/>
        </w:rPr>
        <w:t>.</w:t>
      </w:r>
    </w:p>
    <w:p w14:paraId="19B389E5"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17BDD50F"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יבסס את שרותי המתכנן על הנתונים, קווי היסוד, התקציב וההנחיות שיקבעו ע"י המזמין ובתאום מלא עם הגורמים השונים</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כפי שיקבעו מ</w:t>
      </w:r>
      <w:r w:rsidRPr="001835AB">
        <w:rPr>
          <w:rFonts w:ascii="Times New Roman" w:eastAsia="Times New Roman" w:hAnsi="Times New Roman" w:hint="cs"/>
          <w:sz w:val="20"/>
          <w:rtl/>
          <w:lang w:eastAsia="he-IL"/>
        </w:rPr>
        <w:t>עת לעת</w:t>
      </w:r>
      <w:r w:rsidRPr="001835AB">
        <w:rPr>
          <w:rFonts w:ascii="Times New Roman" w:eastAsia="Times New Roman" w:hAnsi="Times New Roman"/>
          <w:sz w:val="20"/>
          <w:rtl/>
          <w:lang w:eastAsia="he-IL"/>
        </w:rPr>
        <w:t xml:space="preserve"> ע"י המזמין ויהיה חייב לנהוג לפיהם ולקיימם ללא סטייה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אלא אם כן ק</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בל הוראה</w:t>
      </w:r>
      <w:r w:rsidRPr="001835AB">
        <w:rPr>
          <w:rFonts w:ascii="Times New Roman" w:eastAsia="Times New Roman" w:hAnsi="Times New Roman" w:hint="cs"/>
          <w:sz w:val="20"/>
          <w:rtl/>
          <w:lang w:eastAsia="he-IL"/>
        </w:rPr>
        <w:t xml:space="preserve"> מפורשת</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א</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שור בכתב מהמזמין.</w:t>
      </w:r>
    </w:p>
    <w:p w14:paraId="68A36322"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אום ופיקוח של המזמין, עם היועצים, ועם כל יתר הגורמים שיפעלו באתר, ככל שיידרש לקידום, תכנון וב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רותי המתכנן,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הכל כפי שיקבע ע"י המנהל. כן מתחייב המתכנן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להשתתף בת</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אום מראש בכל ישיבות התיאום אליהן יוזמן.</w:t>
      </w:r>
    </w:p>
    <w:p w14:paraId="5F1F0284"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ישמור על נוהלי קשר, תיאום, ר</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שום וצורת המסמכים לפי דרישת המנהל.</w:t>
      </w:r>
    </w:p>
    <w:p w14:paraId="43B062C3"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lastRenderedPageBreak/>
        <w:t>כל עוד לא יקבע אחרת ע"י המזמין, יהיה המנהל כ</w:t>
      </w:r>
      <w:r w:rsidRPr="001835AB">
        <w:rPr>
          <w:rFonts w:ascii="Times New Roman" w:eastAsia="Times New Roman" w:hAnsi="Times New Roman" w:hint="cs"/>
          <w:sz w:val="20"/>
          <w:rtl/>
          <w:lang w:eastAsia="he-IL"/>
        </w:rPr>
        <w:t>הגדרתו</w:t>
      </w:r>
      <w:r w:rsidRPr="001835AB">
        <w:rPr>
          <w:rFonts w:ascii="Times New Roman" w:eastAsia="Times New Roman" w:hAnsi="Times New Roman"/>
          <w:sz w:val="20"/>
          <w:rtl/>
          <w:lang w:eastAsia="he-IL"/>
        </w:rPr>
        <w:t xml:space="preserve"> בנספח </w:t>
      </w:r>
      <w:r w:rsidRPr="001835AB">
        <w:rPr>
          <w:rFonts w:ascii="Times New Roman" w:eastAsia="Times New Roman" w:hAnsi="Times New Roman"/>
          <w:bCs/>
          <w:sz w:val="20"/>
          <w:rtl/>
          <w:lang w:eastAsia="he-IL"/>
        </w:rPr>
        <w:t xml:space="preserve">א' </w:t>
      </w:r>
      <w:r w:rsidRPr="001835AB">
        <w:rPr>
          <w:rFonts w:ascii="Times New Roman" w:eastAsia="Times New Roman" w:hAnsi="Times New Roman"/>
          <w:sz w:val="20"/>
          <w:rtl/>
          <w:lang w:eastAsia="he-IL"/>
        </w:rPr>
        <w:t>ועל המתכנן להיות</w:t>
      </w:r>
      <w:r w:rsidRPr="001835AB">
        <w:rPr>
          <w:rFonts w:ascii="Times New Roman" w:eastAsia="Times New Roman" w:hAnsi="Times New Roman" w:hint="cs"/>
          <w:sz w:val="20"/>
          <w:rtl/>
          <w:lang w:eastAsia="he-IL"/>
        </w:rPr>
        <w:t xml:space="preserve"> עמו</w:t>
      </w:r>
      <w:r w:rsidRPr="001835AB">
        <w:rPr>
          <w:rFonts w:ascii="Times New Roman" w:eastAsia="Times New Roman" w:hAnsi="Times New Roman"/>
          <w:sz w:val="20"/>
          <w:rtl/>
          <w:lang w:eastAsia="he-IL"/>
        </w:rPr>
        <w:t xml:space="preserve"> בקשר מתמי</w:t>
      </w:r>
      <w:r w:rsidRPr="001835AB">
        <w:rPr>
          <w:rFonts w:ascii="Times New Roman" w:eastAsia="Times New Roman" w:hAnsi="Times New Roman" w:hint="cs"/>
          <w:sz w:val="20"/>
          <w:rtl/>
          <w:lang w:eastAsia="he-IL"/>
        </w:rPr>
        <w:t>ד</w:t>
      </w:r>
      <w:r w:rsidRPr="001835AB">
        <w:rPr>
          <w:rFonts w:ascii="Times New Roman" w:eastAsia="Times New Roman" w:hAnsi="Times New Roman"/>
          <w:sz w:val="20"/>
          <w:rtl/>
          <w:lang w:eastAsia="he-IL"/>
        </w:rPr>
        <w:t xml:space="preserve"> ולתאם עמו את כל פעולותיו, אלא אם נקבע </w:t>
      </w:r>
      <w:r w:rsidRPr="001835AB">
        <w:rPr>
          <w:rFonts w:ascii="Times New Roman" w:eastAsia="Times New Roman" w:hAnsi="Times New Roman" w:hint="cs"/>
          <w:sz w:val="20"/>
          <w:rtl/>
          <w:lang w:eastAsia="he-IL"/>
        </w:rPr>
        <w:t xml:space="preserve">מפורשות </w:t>
      </w:r>
      <w:r w:rsidRPr="001835AB">
        <w:rPr>
          <w:rFonts w:ascii="Times New Roman" w:eastAsia="Times New Roman" w:hAnsi="Times New Roman"/>
          <w:sz w:val="20"/>
          <w:rtl/>
          <w:lang w:eastAsia="he-IL"/>
        </w:rPr>
        <w:t>אחרת ע"י המזמין.</w:t>
      </w:r>
    </w:p>
    <w:p w14:paraId="60C9A064" w14:textId="209605D2" w:rsidR="001835AB" w:rsidRPr="001835AB" w:rsidRDefault="001835AB" w:rsidP="005560AF">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מצהיר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ידועות לו הוראות כל התכניות הקיימות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הנמצאות בשלבי הכנה על ידי הרשויות המוסמכות לכך לגבי האתר וכן הוראות</w:t>
      </w:r>
      <w:r w:rsidRPr="001835AB">
        <w:rPr>
          <w:rFonts w:ascii="Times New Roman" w:eastAsia="Times New Roman" w:hAnsi="Times New Roman" w:hint="cs"/>
          <w:sz w:val="20"/>
          <w:rtl/>
          <w:lang w:eastAsia="he-IL"/>
        </w:rPr>
        <w:t>יהם של</w:t>
      </w:r>
      <w:r w:rsidRPr="001835AB">
        <w:rPr>
          <w:rFonts w:ascii="Times New Roman" w:eastAsia="Times New Roman" w:hAnsi="Times New Roman"/>
          <w:sz w:val="20"/>
          <w:rtl/>
          <w:lang w:eastAsia="he-IL"/>
        </w:rPr>
        <w:t xml:space="preserve"> הדין</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הנהלים</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התקנים ו</w:t>
      </w:r>
      <w:r w:rsidRPr="001835AB">
        <w:rPr>
          <w:rFonts w:ascii="Times New Roman" w:eastAsia="Times New Roman" w:hAnsi="Times New Roman" w:hint="cs"/>
          <w:sz w:val="20"/>
          <w:rtl/>
          <w:lang w:eastAsia="he-IL"/>
        </w:rPr>
        <w:t xml:space="preserve">/או </w:t>
      </w:r>
      <w:r w:rsidRPr="001835AB">
        <w:rPr>
          <w:rFonts w:ascii="Times New Roman" w:eastAsia="Times New Roman" w:hAnsi="Times New Roman"/>
          <w:sz w:val="20"/>
          <w:rtl/>
          <w:lang w:eastAsia="he-IL"/>
        </w:rPr>
        <w:t>התקנות החלים בקשר עם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שרותי המתכנן והוא מתחייב לפעול בהתאם לקבוע בהם. כמו כן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מצהיר המתכנן כי </w:t>
      </w:r>
      <w:r w:rsidRPr="001835AB">
        <w:rPr>
          <w:rFonts w:ascii="Times New Roman" w:eastAsia="Times New Roman" w:hAnsi="Times New Roman" w:hint="cs"/>
          <w:sz w:val="20"/>
          <w:rtl/>
          <w:lang w:eastAsia="he-IL"/>
        </w:rPr>
        <w:t xml:space="preserve">הוא </w:t>
      </w:r>
      <w:r w:rsidRPr="001835AB">
        <w:rPr>
          <w:rFonts w:ascii="Times New Roman" w:eastAsia="Times New Roman" w:hAnsi="Times New Roman"/>
          <w:sz w:val="20"/>
          <w:rtl/>
          <w:lang w:eastAsia="he-IL"/>
        </w:rPr>
        <w:t xml:space="preserve">בדק בעצמו את כל הנושאים הרלוונטיים </w:t>
      </w:r>
      <w:r w:rsidRPr="001835AB">
        <w:rPr>
          <w:rFonts w:ascii="Times New Roman" w:eastAsia="Times New Roman" w:hAnsi="Times New Roman" w:hint="cs"/>
          <w:sz w:val="20"/>
          <w:rtl/>
          <w:lang w:eastAsia="he-IL"/>
        </w:rPr>
        <w:t xml:space="preserve">ו/או </w:t>
      </w:r>
      <w:r w:rsidRPr="001835AB">
        <w:rPr>
          <w:rFonts w:ascii="Times New Roman" w:eastAsia="Times New Roman" w:hAnsi="Times New Roman"/>
          <w:sz w:val="20"/>
          <w:rtl/>
          <w:lang w:eastAsia="he-IL"/>
        </w:rPr>
        <w:t>הקשורים למתן שירותי המתכנן, הן אצל המזמין, ומצא הכל מתאים למטרותיו, ויש בידיו את כל הנתונים הנוגעים לאתר, כנדרש לשם ביצוע שירותי המתכנן.</w:t>
      </w:r>
    </w:p>
    <w:p w14:paraId="321AF618"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מתחייב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להפיק את כל התכניות </w:t>
      </w:r>
      <w:r w:rsidRPr="001835AB">
        <w:rPr>
          <w:rFonts w:ascii="Times New Roman" w:eastAsia="Times New Roman" w:hAnsi="Times New Roman" w:hint="cs"/>
          <w:sz w:val="20"/>
          <w:rtl/>
          <w:lang w:eastAsia="he-IL"/>
        </w:rPr>
        <w:t>נשוא</w:t>
      </w:r>
      <w:r w:rsidRPr="001835AB">
        <w:rPr>
          <w:rFonts w:ascii="Times New Roman" w:eastAsia="Times New Roman" w:hAnsi="Times New Roman"/>
          <w:sz w:val="20"/>
          <w:rtl/>
          <w:lang w:eastAsia="he-IL"/>
        </w:rPr>
        <w:t xml:space="preserve"> חוזה זה, בכל שלבי הביצוע של שירותי המתכנן, ולרבות כל שינוי בתכניותיו</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באמצעות מחשב בתוכנה או בקבצים במתכונת הקבועה בנספח </w:t>
      </w:r>
      <w:r w:rsidRPr="001835AB">
        <w:rPr>
          <w:rFonts w:ascii="Times New Roman" w:eastAsia="Times New Roman" w:hAnsi="Times New Roman"/>
          <w:b/>
          <w:bCs/>
          <w:sz w:val="20"/>
          <w:rtl/>
          <w:lang w:eastAsia="he-IL"/>
        </w:rPr>
        <w:t>א'</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 xml:space="preserve">המצ"ב </w:t>
      </w:r>
      <w:r w:rsidRPr="001835AB">
        <w:rPr>
          <w:rFonts w:ascii="Times New Roman" w:eastAsia="Times New Roman" w:hAnsi="Times New Roman"/>
          <w:sz w:val="20"/>
          <w:rtl/>
          <w:lang w:eastAsia="he-IL"/>
        </w:rPr>
        <w:t>וע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הנחיות המזמין מעת לעת. המתכנן מתחייב להעביר ליועצים ולקבל מהם קבצים אך ורק באותה מתכונת שנקבעה</w:t>
      </w:r>
      <w:r w:rsidRPr="001835AB">
        <w:rPr>
          <w:rFonts w:ascii="Times New Roman" w:eastAsia="Times New Roman" w:hAnsi="Times New Roman" w:hint="cs"/>
          <w:sz w:val="20"/>
          <w:rtl/>
          <w:lang w:eastAsia="he-IL"/>
        </w:rPr>
        <w:t xml:space="preserve"> בנספח </w:t>
      </w:r>
      <w:r w:rsidRPr="001835AB">
        <w:rPr>
          <w:rFonts w:ascii="Times New Roman" w:eastAsia="Times New Roman" w:hAnsi="Times New Roman" w:hint="cs"/>
          <w:b/>
          <w:bCs/>
          <w:sz w:val="20"/>
          <w:rtl/>
          <w:lang w:eastAsia="he-IL"/>
        </w:rPr>
        <w:t>א'</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כאמור.</w:t>
      </w:r>
    </w:p>
    <w:p w14:paraId="4F5FC16C"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לא יגיש ליועצים</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לקבלנים ו</w:t>
      </w:r>
      <w:r w:rsidRPr="001835AB">
        <w:rPr>
          <w:rFonts w:ascii="Times New Roman" w:eastAsia="Times New Roman" w:hAnsi="Times New Roman" w:hint="cs"/>
          <w:sz w:val="20"/>
          <w:rtl/>
          <w:lang w:eastAsia="he-IL"/>
        </w:rPr>
        <w:t xml:space="preserve">/או </w:t>
      </w:r>
      <w:r w:rsidRPr="001835AB">
        <w:rPr>
          <w:rFonts w:ascii="Times New Roman" w:eastAsia="Times New Roman" w:hAnsi="Times New Roman"/>
          <w:sz w:val="20"/>
          <w:rtl/>
          <w:lang w:eastAsia="he-IL"/>
        </w:rPr>
        <w:t xml:space="preserve">לכל גורם אחר הקשור בפרויקט כל שרות הקשור במישרין או בעקיפין בו, בין בתמורה ובין שלא בתמורה, פרט לשירותים המתחייבים </w:t>
      </w:r>
      <w:r w:rsidRPr="001835AB">
        <w:rPr>
          <w:rFonts w:ascii="Times New Roman" w:eastAsia="Times New Roman" w:hAnsi="Times New Roman" w:hint="cs"/>
          <w:sz w:val="20"/>
          <w:rtl/>
          <w:lang w:eastAsia="he-IL"/>
        </w:rPr>
        <w:t xml:space="preserve">מפורשות על פי </w:t>
      </w:r>
      <w:r w:rsidRPr="001835AB">
        <w:rPr>
          <w:rFonts w:ascii="Times New Roman" w:eastAsia="Times New Roman" w:hAnsi="Times New Roman"/>
          <w:sz w:val="20"/>
          <w:rtl/>
          <w:lang w:eastAsia="he-IL"/>
        </w:rPr>
        <w:t>חוזה זה.</w:t>
      </w:r>
    </w:p>
    <w:p w14:paraId="278C29BF"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המזמין רשאי להזמין אצל מתכננים אחרים שירותים כלשהם על פי שיקול דעתו הבלעדי והמתכנן מצהיר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אין לו ולא תהינה לו </w:t>
      </w:r>
      <w:r w:rsidRPr="001835AB">
        <w:rPr>
          <w:rFonts w:ascii="Times New Roman" w:eastAsia="Times New Roman" w:hAnsi="Times New Roman" w:hint="cs"/>
          <w:sz w:val="20"/>
          <w:rtl/>
          <w:lang w:eastAsia="he-IL"/>
        </w:rPr>
        <w:t xml:space="preserve">כל </w:t>
      </w:r>
      <w:r w:rsidRPr="001835AB">
        <w:rPr>
          <w:rFonts w:ascii="Times New Roman" w:eastAsia="Times New Roman" w:hAnsi="Times New Roman"/>
          <w:sz w:val="20"/>
          <w:rtl/>
          <w:lang w:eastAsia="he-IL"/>
        </w:rPr>
        <w:t>תביעות ו/או טענות</w:t>
      </w:r>
      <w:r w:rsidRPr="001835AB">
        <w:rPr>
          <w:rFonts w:ascii="Times New Roman" w:eastAsia="Times New Roman" w:hAnsi="Times New Roman" w:hint="cs"/>
          <w:sz w:val="20"/>
          <w:rtl/>
          <w:lang w:eastAsia="he-IL"/>
        </w:rPr>
        <w:t xml:space="preserve"> ו/או דרישות ו/או תלונות</w:t>
      </w:r>
      <w:r w:rsidRPr="001835AB">
        <w:rPr>
          <w:rFonts w:ascii="Times New Roman" w:eastAsia="Times New Roman" w:hAnsi="Times New Roman"/>
          <w:sz w:val="20"/>
          <w:rtl/>
          <w:lang w:eastAsia="he-IL"/>
        </w:rPr>
        <w:t xml:space="preserve"> כלפי המזמין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כלפי המתכננים האחרים בגין מסירת העבודות</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כאמור. משמסר המזמין </w:t>
      </w:r>
      <w:r w:rsidRPr="001835AB">
        <w:rPr>
          <w:rFonts w:ascii="Times New Roman" w:eastAsia="Times New Roman" w:hAnsi="Times New Roman" w:hint="cs"/>
          <w:sz w:val="20"/>
          <w:rtl/>
          <w:lang w:eastAsia="he-IL"/>
        </w:rPr>
        <w:t xml:space="preserve">את </w:t>
      </w:r>
      <w:r w:rsidRPr="001835AB">
        <w:rPr>
          <w:rFonts w:ascii="Times New Roman" w:eastAsia="Times New Roman" w:hAnsi="Times New Roman"/>
          <w:sz w:val="20"/>
          <w:rtl/>
          <w:lang w:eastAsia="he-IL"/>
        </w:rPr>
        <w:t xml:space="preserve">ביצוע </w:t>
      </w:r>
      <w:r w:rsidRPr="001835AB">
        <w:rPr>
          <w:rFonts w:ascii="Times New Roman" w:eastAsia="Times New Roman" w:hAnsi="Times New Roman" w:hint="cs"/>
          <w:sz w:val="20"/>
          <w:rtl/>
          <w:lang w:eastAsia="he-IL"/>
        </w:rPr>
        <w:t>ה</w:t>
      </w:r>
      <w:r w:rsidRPr="001835AB">
        <w:rPr>
          <w:rFonts w:ascii="Times New Roman" w:eastAsia="Times New Roman" w:hAnsi="Times New Roman"/>
          <w:sz w:val="20"/>
          <w:rtl/>
          <w:lang w:eastAsia="he-IL"/>
        </w:rPr>
        <w:t>שירותים כאמור למתכנן אחר, מתחייב המתכנן לשתף עמו פעולה ככל שיידרש.</w:t>
      </w:r>
    </w:p>
    <w:p w14:paraId="472A523D" w14:textId="77777777" w:rsidR="001835AB" w:rsidRPr="001835AB" w:rsidRDefault="001835AB" w:rsidP="001835AB">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ערוך לביצוע העבודות, בין היתר, גם במערכת ניהול ותיאום פרויקטים באמצעות האינטרנט, כדוגמת "</w:t>
      </w:r>
      <w:r w:rsidRPr="001835AB">
        <w:rPr>
          <w:rFonts w:ascii="Times New Roman" w:eastAsia="Times New Roman" w:hAnsi="Times New Roman"/>
          <w:sz w:val="24"/>
          <w:lang w:eastAsia="he-IL"/>
        </w:rPr>
        <w:t>view</w:t>
      </w:r>
      <w:r w:rsidRPr="001835AB">
        <w:rPr>
          <w:rFonts w:ascii="Times New Roman" w:eastAsia="Times New Roman" w:hAnsi="Times New Roman"/>
          <w:sz w:val="24"/>
          <w:rtl/>
          <w:lang w:eastAsia="he-IL"/>
        </w:rPr>
        <w:t>@</w:t>
      </w:r>
      <w:r w:rsidRPr="001835AB">
        <w:rPr>
          <w:rFonts w:ascii="Times New Roman" w:eastAsia="Times New Roman" w:hAnsi="Times New Roman" w:hint="cs"/>
          <w:sz w:val="20"/>
          <w:rtl/>
          <w:lang w:eastAsia="he-IL"/>
        </w:rPr>
        <w:t>", "רמדורנט"</w:t>
      </w:r>
      <w:r w:rsidRPr="001835AB">
        <w:rPr>
          <w:rFonts w:ascii="Times New Roman" w:eastAsia="Times New Roman" w:hAnsi="Times New Roman"/>
          <w:sz w:val="20"/>
          <w:rtl/>
          <w:lang w:eastAsia="he-IL"/>
        </w:rPr>
        <w:t xml:space="preserve"> של רמדור או אחרת המאושרת ע"י המזמין ויפעל במערכת זו ללא כל תמורה נוספת</w:t>
      </w:r>
      <w:r w:rsidRPr="001835AB">
        <w:rPr>
          <w:rFonts w:ascii="Times New Roman" w:eastAsia="Times New Roman" w:hAnsi="Times New Roman" w:hint="cs"/>
          <w:sz w:val="20"/>
          <w:rtl/>
          <w:lang w:eastAsia="he-IL"/>
        </w:rPr>
        <w:t>.</w:t>
      </w:r>
    </w:p>
    <w:p w14:paraId="3DA1BD6F"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sz w:val="20"/>
          <w:rtl/>
          <w:lang w:eastAsia="he-IL"/>
        </w:rPr>
      </w:pPr>
      <w:r w:rsidRPr="001835AB">
        <w:rPr>
          <w:rFonts w:ascii="Times New Roman" w:eastAsia="Times New Roman" w:hAnsi="Times New Roman"/>
          <w:bCs/>
          <w:sz w:val="20"/>
          <w:u w:val="single"/>
          <w:rtl/>
          <w:lang w:eastAsia="he-IL"/>
        </w:rPr>
        <w:t>צוות עובדים ואמצעים</w:t>
      </w:r>
    </w:p>
    <w:p w14:paraId="00ED2BE9"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lastRenderedPageBreak/>
        <w:t>המתכנן מתחייב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במשך כל תקופת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שרותי המתכנן יקיים משרד מאויש</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מאורגן ומצויד</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באופן שיאפשר </w:t>
      </w:r>
      <w:r w:rsidRPr="001835AB">
        <w:rPr>
          <w:rFonts w:ascii="Times New Roman" w:eastAsia="Times New Roman" w:hAnsi="Times New Roman" w:hint="cs"/>
          <w:sz w:val="20"/>
          <w:rtl/>
          <w:lang w:eastAsia="he-IL"/>
        </w:rPr>
        <w:t xml:space="preserve">את </w:t>
      </w:r>
      <w:r w:rsidRPr="001835AB">
        <w:rPr>
          <w:rFonts w:ascii="Times New Roman" w:eastAsia="Times New Roman" w:hAnsi="Times New Roman"/>
          <w:sz w:val="20"/>
          <w:rtl/>
          <w:lang w:eastAsia="he-IL"/>
        </w:rPr>
        <w:t>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 בהתאם להוראות חוזה זה.</w:t>
      </w:r>
    </w:p>
    <w:p w14:paraId="25BA424B"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מתחייב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שהרכבם המספרי והמקצועי של צוות עובדיו, כמפורט בנספח </w:t>
      </w:r>
      <w:r w:rsidRPr="001835AB">
        <w:rPr>
          <w:rFonts w:ascii="Times New Roman" w:eastAsia="Times New Roman" w:hAnsi="Times New Roman"/>
          <w:bCs/>
          <w:sz w:val="20"/>
          <w:rtl/>
          <w:lang w:eastAsia="he-IL"/>
        </w:rPr>
        <w:t>א'</w:t>
      </w:r>
      <w:r w:rsidRPr="001835AB">
        <w:rPr>
          <w:rFonts w:ascii="Times New Roman" w:eastAsia="Times New Roman" w:hAnsi="Times New Roman" w:hint="cs"/>
          <w:bCs/>
          <w:sz w:val="20"/>
          <w:rtl/>
          <w:lang w:eastAsia="he-IL"/>
        </w:rPr>
        <w:t xml:space="preserve"> </w:t>
      </w:r>
      <w:r w:rsidRPr="001835AB">
        <w:rPr>
          <w:rFonts w:ascii="Times New Roman" w:eastAsia="Times New Roman" w:hAnsi="Times New Roman" w:hint="cs"/>
          <w:b/>
          <w:sz w:val="20"/>
          <w:rtl/>
          <w:lang w:eastAsia="he-IL"/>
        </w:rPr>
        <w:t>המצ"ב,</w:t>
      </w:r>
      <w:r w:rsidRPr="001835AB">
        <w:rPr>
          <w:rFonts w:ascii="Times New Roman" w:eastAsia="Times New Roman" w:hAnsi="Times New Roman"/>
          <w:sz w:val="20"/>
          <w:rtl/>
          <w:lang w:eastAsia="he-IL"/>
        </w:rPr>
        <w:t xml:space="preserve"> יתאים לביצוע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 ברמה ובמועדים</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המפורטים בחוזה זה ויניח את דעתו של המנהל במשך כל תקופת מתן שרותי המתכנן.</w:t>
      </w:r>
    </w:p>
    <w:p w14:paraId="758DF702"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מבלי לגרוע מהתחייבותו האמורה של המתכנן, רשאי המנהל - אם וכאשר יראה צורך בכך על פי שיקול דעתו </w:t>
      </w:r>
      <w:r w:rsidRPr="001835AB">
        <w:rPr>
          <w:rFonts w:ascii="Times New Roman" w:eastAsia="Times New Roman" w:hAnsi="Times New Roman" w:hint="cs"/>
          <w:sz w:val="20"/>
          <w:rtl/>
          <w:lang w:eastAsia="he-IL"/>
        </w:rPr>
        <w:t xml:space="preserve">המוחלט </w:t>
      </w:r>
      <w:r w:rsidRPr="001835AB">
        <w:rPr>
          <w:rFonts w:ascii="Times New Roman" w:eastAsia="Times New Roman" w:hAnsi="Times New Roman"/>
          <w:sz w:val="20"/>
          <w:rtl/>
          <w:lang w:eastAsia="he-IL"/>
        </w:rPr>
        <w:t>- להורות למתכנן מ</w:t>
      </w:r>
      <w:r w:rsidRPr="001835AB">
        <w:rPr>
          <w:rFonts w:ascii="Times New Roman" w:eastAsia="Times New Roman" w:hAnsi="Times New Roman" w:hint="cs"/>
          <w:sz w:val="20"/>
          <w:rtl/>
          <w:lang w:eastAsia="he-IL"/>
        </w:rPr>
        <w:t>עת לעת,</w:t>
      </w:r>
      <w:r w:rsidRPr="001835AB">
        <w:rPr>
          <w:rFonts w:ascii="Times New Roman" w:eastAsia="Times New Roman" w:hAnsi="Times New Roman"/>
          <w:sz w:val="20"/>
          <w:rtl/>
          <w:lang w:eastAsia="he-IL"/>
        </w:rPr>
        <w:t xml:space="preserve"> להגדיל את צוות עובדיו, על חשבונו ואחריותו של המתכנן, במספר, לתקופה ובמקומות אותם יציין המנהל בהוראותיו.</w:t>
      </w:r>
    </w:p>
    <w:p w14:paraId="624A032B"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מוסכם בזה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במשך כל תקופת החוזה יהיה האדריכל ו/או המהנדס ו/או היועץ הנקוב בנספח </w:t>
      </w:r>
      <w:r w:rsidRPr="001835AB">
        <w:rPr>
          <w:rFonts w:ascii="Times New Roman" w:eastAsia="Times New Roman" w:hAnsi="Times New Roman"/>
          <w:bCs/>
          <w:sz w:val="20"/>
          <w:rtl/>
          <w:lang w:eastAsia="he-IL"/>
        </w:rPr>
        <w:t>א'</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המצ"ב</w:t>
      </w:r>
      <w:r w:rsidRPr="001835AB">
        <w:rPr>
          <w:rFonts w:ascii="Times New Roman" w:eastAsia="Times New Roman" w:hAnsi="Times New Roman"/>
          <w:sz w:val="20"/>
          <w:rtl/>
          <w:lang w:eastAsia="he-IL"/>
        </w:rPr>
        <w:t>, מנהלו הראשי של המתכנן למטרת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(להלן: "</w:t>
      </w:r>
      <w:r w:rsidRPr="001835AB">
        <w:rPr>
          <w:rFonts w:ascii="Times New Roman" w:eastAsia="Times New Roman" w:hAnsi="Times New Roman"/>
          <w:b/>
          <w:bCs/>
          <w:sz w:val="20"/>
          <w:rtl/>
          <w:lang w:eastAsia="he-IL"/>
        </w:rPr>
        <w:t>המנהל הראשי</w:t>
      </w:r>
      <w:r w:rsidRPr="001835AB">
        <w:rPr>
          <w:rFonts w:ascii="Times New Roman" w:eastAsia="Times New Roman" w:hAnsi="Times New Roman"/>
          <w:sz w:val="20"/>
          <w:rtl/>
          <w:lang w:eastAsia="he-IL"/>
        </w:rPr>
        <w:t>"). החלפת המנהל הראשי בממלא מקום מתאים ולתקופה מוגדרת, תיעשה לאחר אישורו של המזמין</w:t>
      </w:r>
      <w:r w:rsidRPr="001835AB">
        <w:rPr>
          <w:rFonts w:ascii="Times New Roman" w:eastAsia="Times New Roman" w:hAnsi="Times New Roman" w:hint="cs"/>
          <w:sz w:val="20"/>
          <w:rtl/>
          <w:lang w:eastAsia="he-IL"/>
        </w:rPr>
        <w:t xml:space="preserve"> מראש ובכתב</w:t>
      </w:r>
      <w:r w:rsidRPr="001835AB">
        <w:rPr>
          <w:rFonts w:ascii="Times New Roman" w:eastAsia="Times New Roman" w:hAnsi="Times New Roman"/>
          <w:sz w:val="20"/>
          <w:rtl/>
          <w:lang w:eastAsia="he-IL"/>
        </w:rPr>
        <w:t>.</w:t>
      </w:r>
    </w:p>
    <w:p w14:paraId="4C687F62" w14:textId="77777777" w:rsidR="001835AB" w:rsidRPr="001835AB" w:rsidRDefault="001835AB" w:rsidP="001835AB">
      <w:pPr>
        <w:widowControl w:val="0"/>
        <w:spacing w:before="0" w:beforeAutospacing="0" w:after="200" w:afterAutospacing="0" w:line="240" w:lineRule="auto"/>
        <w:ind w:left="79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w:t>
      </w:r>
      <w:r w:rsidRPr="001835AB">
        <w:rPr>
          <w:rFonts w:ascii="Times New Roman" w:eastAsia="Times New Roman" w:hAnsi="Times New Roman" w:hint="cs"/>
          <w:sz w:val="20"/>
          <w:rtl/>
          <w:lang w:eastAsia="he-IL"/>
        </w:rPr>
        <w:t>צהיר, כי ידוע לו, ש</w:t>
      </w:r>
      <w:r w:rsidRPr="001835AB">
        <w:rPr>
          <w:rFonts w:ascii="Times New Roman" w:eastAsia="Times New Roman" w:hAnsi="Times New Roman"/>
          <w:sz w:val="20"/>
          <w:rtl/>
          <w:lang w:eastAsia="he-IL"/>
        </w:rPr>
        <w:t>במשך כל ת</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קפ</w:t>
      </w:r>
      <w:r w:rsidRPr="001835AB">
        <w:rPr>
          <w:rFonts w:ascii="Times New Roman" w:eastAsia="Times New Roman" w:hAnsi="Times New Roman" w:hint="cs"/>
          <w:sz w:val="20"/>
          <w:rtl/>
          <w:lang w:eastAsia="he-IL"/>
        </w:rPr>
        <w:t>ו של</w:t>
      </w:r>
      <w:r w:rsidRPr="001835AB">
        <w:rPr>
          <w:rFonts w:ascii="Times New Roman" w:eastAsia="Times New Roman" w:hAnsi="Times New Roman"/>
          <w:sz w:val="20"/>
          <w:rtl/>
          <w:lang w:eastAsia="he-IL"/>
        </w:rPr>
        <w:t xml:space="preserve">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יעמוד המנהל הראשי בראשו, יהיה מעורב אישית בב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התכנון. מבלי לגרוע מהתחייבויות המתכנן כמתחייב מ</w:t>
      </w:r>
      <w:r w:rsidRPr="001835AB">
        <w:rPr>
          <w:rFonts w:ascii="Times New Roman" w:eastAsia="Times New Roman" w:hAnsi="Times New Roman" w:hint="cs"/>
          <w:sz w:val="20"/>
          <w:rtl/>
          <w:lang w:eastAsia="he-IL"/>
        </w:rPr>
        <w:t>חוזה זה,</w:t>
      </w:r>
      <w:r w:rsidRPr="001835AB">
        <w:rPr>
          <w:rFonts w:ascii="Times New Roman" w:eastAsia="Times New Roman" w:hAnsi="Times New Roman"/>
          <w:sz w:val="20"/>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5FEBA89E"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lang w:eastAsia="he-IL"/>
        </w:rPr>
      </w:pPr>
    </w:p>
    <w:p w14:paraId="6EB0A351"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hint="cs"/>
          <w:sz w:val="20"/>
          <w:rtl/>
          <w:lang w:eastAsia="he-IL"/>
        </w:rPr>
        <w:t xml:space="preserve">המזמין רשאי </w:t>
      </w:r>
      <w:r w:rsidRPr="001835AB">
        <w:rPr>
          <w:rFonts w:ascii="Times New Roman" w:eastAsia="Times New Roman" w:hAnsi="Times New Roman"/>
          <w:sz w:val="20"/>
          <w:rtl/>
          <w:lang w:eastAsia="he-IL"/>
        </w:rPr>
        <w:t xml:space="preserve">לדרוש מהמתכנן להחליף כל עובד מעובדיו של המתכנן שלדעת המזמין אינו מתאים לתפקידו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אינו מבצעו להנחת דעתו, אף אם אושר תחילה ע"י המזמין וכן לדרוש תגבור צוות המתכנן, ועל המתכנן למלא </w:t>
      </w:r>
      <w:r w:rsidRPr="001835AB">
        <w:rPr>
          <w:rFonts w:ascii="Times New Roman" w:eastAsia="Times New Roman" w:hAnsi="Times New Roman" w:hint="cs"/>
          <w:sz w:val="20"/>
          <w:rtl/>
          <w:lang w:eastAsia="he-IL"/>
        </w:rPr>
        <w:t xml:space="preserve">אחר </w:t>
      </w:r>
      <w:r w:rsidRPr="001835AB">
        <w:rPr>
          <w:rFonts w:ascii="Times New Roman" w:eastAsia="Times New Roman" w:hAnsi="Times New Roman"/>
          <w:sz w:val="20"/>
          <w:rtl/>
          <w:lang w:eastAsia="he-IL"/>
        </w:rPr>
        <w:t>דרישת המזמין לאלתר.</w:t>
      </w:r>
    </w:p>
    <w:p w14:paraId="0976462D"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lastRenderedPageBreak/>
        <w:t>החלטות המזמין בדבר א</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שור ו/או החלפת עובד מעובדי המתכנן תינתנה לפי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קול דעתו המוחלט</w:t>
      </w:r>
      <w:r w:rsidRPr="001835AB">
        <w:rPr>
          <w:rFonts w:ascii="Times New Roman" w:eastAsia="Times New Roman" w:hAnsi="Times New Roman" w:hint="cs"/>
          <w:sz w:val="20"/>
          <w:rtl/>
          <w:lang w:eastAsia="he-IL"/>
        </w:rPr>
        <w:t xml:space="preserve"> של המזמין</w:t>
      </w:r>
      <w:r w:rsidRPr="001835AB">
        <w:rPr>
          <w:rFonts w:ascii="Times New Roman" w:eastAsia="Times New Roman" w:hAnsi="Times New Roman"/>
          <w:sz w:val="20"/>
          <w:rtl/>
          <w:lang w:eastAsia="he-IL"/>
        </w:rPr>
        <w:t xml:space="preserve"> וללא צורך במתן נימוקים</w:t>
      </w:r>
      <w:r w:rsidRPr="001835AB">
        <w:rPr>
          <w:rFonts w:ascii="Times New Roman" w:eastAsia="Times New Roman" w:hAnsi="Times New Roman" w:hint="cs"/>
          <w:sz w:val="20"/>
          <w:rtl/>
          <w:lang w:eastAsia="he-IL"/>
        </w:rPr>
        <w:t xml:space="preserve"> כאלה ואחרים</w:t>
      </w:r>
      <w:r w:rsidRPr="001835AB">
        <w:rPr>
          <w:rFonts w:ascii="Times New Roman" w:eastAsia="Times New Roman" w:hAnsi="Times New Roman"/>
          <w:sz w:val="20"/>
          <w:rtl/>
          <w:lang w:eastAsia="he-IL"/>
        </w:rPr>
        <w:t>. אין בהחלטות אלה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כדי לשחרר את המתכנן מאי</w:t>
      </w:r>
      <w:r w:rsidRPr="001835AB">
        <w:rPr>
          <w:rFonts w:ascii="Times New Roman" w:eastAsia="Times New Roman" w:hAnsi="Times New Roman" w:hint="cs"/>
          <w:sz w:val="20"/>
          <w:rtl/>
          <w:lang w:eastAsia="he-IL"/>
        </w:rPr>
        <w:t>לו</w:t>
      </w:r>
      <w:r w:rsidRPr="001835AB">
        <w:rPr>
          <w:rFonts w:ascii="Times New Roman" w:eastAsia="Times New Roman" w:hAnsi="Times New Roman"/>
          <w:sz w:val="20"/>
          <w:rtl/>
          <w:lang w:eastAsia="he-IL"/>
        </w:rPr>
        <w:t xml:space="preserve"> מהתחייבויותיו לפי חוזה זה ואין בהן כדי להטיל על המזמין כל אחריות</w:t>
      </w:r>
      <w:r w:rsidRPr="001835AB">
        <w:rPr>
          <w:rFonts w:ascii="Times New Roman" w:eastAsia="Times New Roman" w:hAnsi="Times New Roman" w:hint="cs"/>
          <w:sz w:val="20"/>
          <w:rtl/>
          <w:lang w:eastAsia="he-IL"/>
        </w:rPr>
        <w:t xml:space="preserve"> ו/או חבות</w:t>
      </w:r>
      <w:r w:rsidRPr="001835AB">
        <w:rPr>
          <w:rFonts w:ascii="Times New Roman" w:eastAsia="Times New Roman" w:hAnsi="Times New Roman"/>
          <w:sz w:val="20"/>
          <w:rtl/>
          <w:lang w:eastAsia="he-IL"/>
        </w:rPr>
        <w:t xml:space="preserve"> שהיא.</w:t>
      </w:r>
    </w:p>
    <w:p w14:paraId="196EE79E" w14:textId="77777777" w:rsidR="001835AB" w:rsidRPr="001835AB" w:rsidRDefault="001835AB" w:rsidP="001835AB">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מתחייב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לצייד על חשבונו את צוות עובדיו בכל הציוד הדרוש לב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צוע שרותי המתכנן. </w:t>
      </w:r>
      <w:r w:rsidRPr="001835AB">
        <w:rPr>
          <w:rFonts w:ascii="Times New Roman" w:eastAsia="Times New Roman" w:hAnsi="Times New Roman" w:hint="cs"/>
          <w:sz w:val="20"/>
          <w:rtl/>
          <w:lang w:eastAsia="he-IL"/>
        </w:rPr>
        <w:t>האחריות בגין אחזקת</w:t>
      </w:r>
      <w:r w:rsidRPr="001835AB">
        <w:rPr>
          <w:rFonts w:ascii="Times New Roman" w:eastAsia="Times New Roman" w:hAnsi="Times New Roman"/>
          <w:sz w:val="20"/>
          <w:rtl/>
          <w:lang w:eastAsia="he-IL"/>
        </w:rPr>
        <w:t xml:space="preserve"> ושמיר</w:t>
      </w:r>
      <w:r w:rsidRPr="001835AB">
        <w:rPr>
          <w:rFonts w:ascii="Times New Roman" w:eastAsia="Times New Roman" w:hAnsi="Times New Roman" w:hint="cs"/>
          <w:sz w:val="20"/>
          <w:rtl/>
          <w:lang w:eastAsia="he-IL"/>
        </w:rPr>
        <w:t>ת</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ה</w:t>
      </w:r>
      <w:r w:rsidRPr="001835AB">
        <w:rPr>
          <w:rFonts w:ascii="Times New Roman" w:eastAsia="Times New Roman" w:hAnsi="Times New Roman"/>
          <w:sz w:val="20"/>
          <w:rtl/>
          <w:lang w:eastAsia="he-IL"/>
        </w:rPr>
        <w:t>ציוד</w:t>
      </w:r>
      <w:r w:rsidRPr="001835AB">
        <w:rPr>
          <w:rFonts w:ascii="Times New Roman" w:eastAsia="Times New Roman" w:hAnsi="Times New Roman" w:hint="cs"/>
          <w:sz w:val="20"/>
          <w:rtl/>
          <w:lang w:eastAsia="he-IL"/>
        </w:rPr>
        <w:t xml:space="preserve"> כאמור,</w:t>
      </w:r>
      <w:r w:rsidRPr="001835AB">
        <w:rPr>
          <w:rFonts w:ascii="Times New Roman" w:eastAsia="Times New Roman" w:hAnsi="Times New Roman"/>
          <w:sz w:val="20"/>
          <w:rtl/>
          <w:lang w:eastAsia="he-IL"/>
        </w:rPr>
        <w:t xml:space="preserve"> תהיה בידי המתכנן ועל חשבונו, והמזמין לא </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ישא בכל אחריות </w:t>
      </w:r>
      <w:r w:rsidRPr="001835AB">
        <w:rPr>
          <w:rFonts w:ascii="Times New Roman" w:eastAsia="Times New Roman" w:hAnsi="Times New Roman" w:hint="cs"/>
          <w:sz w:val="20"/>
          <w:rtl/>
          <w:lang w:eastAsia="he-IL"/>
        </w:rPr>
        <w:t xml:space="preserve">ו/או חבות </w:t>
      </w:r>
      <w:r w:rsidRPr="001835AB">
        <w:rPr>
          <w:rFonts w:ascii="Times New Roman" w:eastAsia="Times New Roman" w:hAnsi="Times New Roman"/>
          <w:sz w:val="20"/>
          <w:rtl/>
          <w:lang w:eastAsia="he-IL"/>
        </w:rPr>
        <w:t>בגין א</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בדן </w:t>
      </w:r>
      <w:r w:rsidRPr="001835AB">
        <w:rPr>
          <w:rFonts w:ascii="Times New Roman" w:eastAsia="Times New Roman" w:hAnsi="Times New Roman" w:hint="cs"/>
          <w:sz w:val="20"/>
          <w:rtl/>
          <w:lang w:eastAsia="he-IL"/>
        </w:rPr>
        <w:t>ן/</w:t>
      </w:r>
      <w:r w:rsidRPr="001835AB">
        <w:rPr>
          <w:rFonts w:ascii="Times New Roman" w:eastAsia="Times New Roman" w:hAnsi="Times New Roman"/>
          <w:sz w:val="20"/>
          <w:rtl/>
          <w:lang w:eastAsia="he-IL"/>
        </w:rPr>
        <w:t>או נזק</w:t>
      </w:r>
      <w:r w:rsidRPr="001835AB">
        <w:rPr>
          <w:rFonts w:ascii="Times New Roman" w:eastAsia="Times New Roman" w:hAnsi="Times New Roman" w:hint="cs"/>
          <w:sz w:val="20"/>
          <w:rtl/>
          <w:lang w:eastAsia="he-IL"/>
        </w:rPr>
        <w:t xml:space="preserve"> ו/או קלקול</w:t>
      </w:r>
      <w:r w:rsidRPr="001835AB">
        <w:rPr>
          <w:rFonts w:ascii="Times New Roman" w:eastAsia="Times New Roman" w:hAnsi="Times New Roman"/>
          <w:sz w:val="20"/>
          <w:rtl/>
          <w:lang w:eastAsia="he-IL"/>
        </w:rPr>
        <w:t xml:space="preserve"> כלשהו לציוד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לכל חלק ממנו מכל סיבה שהיא.</w:t>
      </w:r>
    </w:p>
    <w:p w14:paraId="4EB865E0"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sz w:val="20"/>
          <w:rtl/>
          <w:lang w:eastAsia="he-IL"/>
        </w:rPr>
      </w:pPr>
      <w:r w:rsidRPr="001835AB">
        <w:rPr>
          <w:rFonts w:ascii="Times New Roman" w:eastAsia="Times New Roman" w:hAnsi="Times New Roman"/>
          <w:bCs/>
          <w:sz w:val="20"/>
          <w:u w:val="single"/>
          <w:rtl/>
          <w:lang w:eastAsia="he-IL"/>
        </w:rPr>
        <w:t>סמכויות המתכנן</w:t>
      </w:r>
    </w:p>
    <w:p w14:paraId="1329152C"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במגעים עם רשויות מוסמכות</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לרבות עם הרשות המקומית</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בכל הנוגע לש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 וכל הכרוך בכך</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יפעל המתכנן בתור בא-כוחו הטכני של המזמין והמזמין מסמיכו לכך</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ובלבד:</w:t>
      </w:r>
    </w:p>
    <w:p w14:paraId="2A1E07D0"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שהמתכנן לא יגיש תכניות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תיקונים לתכניות לא</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שור הרשויות המוסמכות</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אלא אם כן אושרו קודם לכן</w:t>
      </w:r>
      <w:r w:rsidRPr="001835AB">
        <w:rPr>
          <w:rFonts w:ascii="Times New Roman" w:eastAsia="Times New Roman" w:hAnsi="Times New Roman" w:hint="cs"/>
          <w:sz w:val="20"/>
          <w:rtl/>
          <w:lang w:eastAsia="he-IL"/>
        </w:rPr>
        <w:t>, מראש ובכתב,</w:t>
      </w:r>
      <w:r w:rsidRPr="001835AB">
        <w:rPr>
          <w:rFonts w:ascii="Times New Roman" w:eastAsia="Times New Roman" w:hAnsi="Times New Roman"/>
          <w:sz w:val="20"/>
          <w:rtl/>
          <w:lang w:eastAsia="he-IL"/>
        </w:rPr>
        <w:t xml:space="preserve"> ע"י המזמין.</w:t>
      </w:r>
    </w:p>
    <w:p w14:paraId="5D1E6D55"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שהמתכנן לא יקבל כל החלטה ולא יפעל ולא יחייב את המזמין בכל עניין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הכרוך בהתחייבות חוקית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כספית</w:t>
      </w:r>
      <w:r w:rsidRPr="001835AB">
        <w:rPr>
          <w:rFonts w:ascii="Times New Roman" w:eastAsia="Times New Roman" w:hAnsi="Times New Roman" w:hint="cs"/>
          <w:sz w:val="20"/>
          <w:rtl/>
          <w:lang w:eastAsia="he-IL"/>
        </w:rPr>
        <w:t xml:space="preserve"> ו/או אחרת,</w:t>
      </w:r>
      <w:r w:rsidRPr="001835AB">
        <w:rPr>
          <w:rFonts w:ascii="Times New Roman" w:eastAsia="Times New Roman" w:hAnsi="Times New Roman"/>
          <w:sz w:val="20"/>
          <w:rtl/>
          <w:lang w:eastAsia="he-IL"/>
        </w:rPr>
        <w:t xml:space="preserve"> אלא בא</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שורו של המזמין</w:t>
      </w:r>
      <w:r w:rsidRPr="001835AB">
        <w:rPr>
          <w:rFonts w:ascii="Times New Roman" w:eastAsia="Times New Roman" w:hAnsi="Times New Roman" w:hint="cs"/>
          <w:sz w:val="20"/>
          <w:rtl/>
          <w:lang w:eastAsia="he-IL"/>
        </w:rPr>
        <w:t xml:space="preserve"> מראש ובכתב</w:t>
      </w:r>
      <w:r w:rsidRPr="001835AB">
        <w:rPr>
          <w:rFonts w:ascii="Times New Roman" w:eastAsia="Times New Roman" w:hAnsi="Times New Roman"/>
          <w:sz w:val="20"/>
          <w:rtl/>
          <w:lang w:eastAsia="he-IL"/>
        </w:rPr>
        <w:t>.</w:t>
      </w:r>
    </w:p>
    <w:p w14:paraId="73554D9D" w14:textId="77777777" w:rsidR="001835AB" w:rsidRPr="001835AB" w:rsidRDefault="001835AB" w:rsidP="001835AB">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hint="cs"/>
          <w:sz w:val="20"/>
          <w:rtl/>
          <w:lang w:eastAsia="he-IL"/>
        </w:rPr>
        <w:t>זולת אם</w:t>
      </w:r>
      <w:r w:rsidRPr="001835AB">
        <w:rPr>
          <w:rFonts w:ascii="Times New Roman" w:eastAsia="Times New Roman" w:hAnsi="Times New Roman"/>
          <w:sz w:val="20"/>
          <w:rtl/>
          <w:lang w:eastAsia="he-IL"/>
        </w:rPr>
        <w:t xml:space="preserve"> יוסמך לכך ע"י המזמין </w:t>
      </w:r>
      <w:r w:rsidRPr="001835AB">
        <w:rPr>
          <w:rFonts w:ascii="Times New Roman" w:eastAsia="Times New Roman" w:hAnsi="Times New Roman" w:hint="cs"/>
          <w:sz w:val="20"/>
          <w:rtl/>
          <w:lang w:eastAsia="he-IL"/>
        </w:rPr>
        <w:t>מראש ו</w:t>
      </w:r>
      <w:r w:rsidRPr="001835AB">
        <w:rPr>
          <w:rFonts w:ascii="Times New Roman" w:eastAsia="Times New Roman" w:hAnsi="Times New Roman"/>
          <w:sz w:val="20"/>
          <w:rtl/>
          <w:lang w:eastAsia="he-IL"/>
        </w:rPr>
        <w:t>בכתב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לא יהיה המתכנן רשאי ליתן הוראות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הנחיות</w:t>
      </w:r>
      <w:r w:rsidRPr="001835AB">
        <w:rPr>
          <w:rFonts w:ascii="Times New Roman" w:eastAsia="Times New Roman" w:hAnsi="Times New Roman" w:hint="cs"/>
          <w:sz w:val="20"/>
          <w:rtl/>
          <w:lang w:eastAsia="he-IL"/>
        </w:rPr>
        <w:t>, בין</w:t>
      </w:r>
      <w:r w:rsidRPr="001835AB">
        <w:rPr>
          <w:rFonts w:ascii="Times New Roman" w:eastAsia="Times New Roman" w:hAnsi="Times New Roman"/>
          <w:sz w:val="20"/>
          <w:rtl/>
          <w:lang w:eastAsia="he-IL"/>
        </w:rPr>
        <w:t xml:space="preserve"> במישרין</w:t>
      </w:r>
      <w:r w:rsidRPr="001835AB">
        <w:rPr>
          <w:rFonts w:ascii="Times New Roman" w:eastAsia="Times New Roman" w:hAnsi="Times New Roman" w:hint="cs"/>
          <w:sz w:val="20"/>
          <w:rtl/>
          <w:lang w:eastAsia="he-IL"/>
        </w:rPr>
        <w:t xml:space="preserve"> ובין בעקיפין,</w:t>
      </w:r>
      <w:r w:rsidRPr="001835AB">
        <w:rPr>
          <w:rFonts w:ascii="Times New Roman" w:eastAsia="Times New Roman" w:hAnsi="Times New Roman"/>
          <w:sz w:val="20"/>
          <w:rtl/>
          <w:lang w:eastAsia="he-IL"/>
        </w:rPr>
        <w:t xml:space="preserve"> לקבלן הראשי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לקבלן העבודות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לנהל עמם מו"מ ביחס למחירים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w:t>
      </w:r>
      <w:r w:rsidRPr="001835AB">
        <w:rPr>
          <w:rFonts w:ascii="Times New Roman" w:eastAsia="Times New Roman" w:hAnsi="Times New Roman" w:hint="cs"/>
          <w:sz w:val="20"/>
          <w:rtl/>
          <w:lang w:eastAsia="he-IL"/>
        </w:rPr>
        <w:t>ל</w:t>
      </w:r>
      <w:r w:rsidRPr="001835AB">
        <w:rPr>
          <w:rFonts w:ascii="Times New Roman" w:eastAsia="Times New Roman" w:hAnsi="Times New Roman"/>
          <w:sz w:val="20"/>
          <w:rtl/>
          <w:lang w:eastAsia="he-IL"/>
        </w:rPr>
        <w:t>דרכי ביצוע הכרוכים בש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נוי מחירים</w:t>
      </w:r>
      <w:r w:rsidRPr="001835AB">
        <w:rPr>
          <w:rFonts w:ascii="Times New Roman" w:eastAsia="Times New Roman" w:hAnsi="Times New Roman" w:hint="cs"/>
          <w:sz w:val="20"/>
          <w:rtl/>
          <w:lang w:eastAsia="he-IL"/>
        </w:rPr>
        <w:t xml:space="preserve"> ו/או כמויות</w:t>
      </w:r>
      <w:r w:rsidRPr="001835AB">
        <w:rPr>
          <w:rFonts w:ascii="Times New Roman" w:eastAsia="Times New Roman" w:hAnsi="Times New Roman"/>
          <w:sz w:val="20"/>
          <w:rtl/>
          <w:lang w:eastAsia="he-IL"/>
        </w:rPr>
        <w:t>, אלא באמצעות המזמין או המנהל.</w:t>
      </w:r>
    </w:p>
    <w:p w14:paraId="2A8F63EB"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sz w:val="20"/>
          <w:rtl/>
          <w:lang w:eastAsia="he-IL"/>
        </w:rPr>
      </w:pPr>
      <w:r w:rsidRPr="001835AB">
        <w:rPr>
          <w:rFonts w:ascii="Times New Roman" w:eastAsia="Times New Roman" w:hAnsi="Times New Roman"/>
          <w:bCs/>
          <w:sz w:val="20"/>
          <w:u w:val="single"/>
          <w:rtl/>
          <w:lang w:eastAsia="he-IL"/>
        </w:rPr>
        <w:t>סמכויות המנהל</w:t>
      </w:r>
    </w:p>
    <w:p w14:paraId="59F8E6CA"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המנהל רשאי לבדוק</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בכל עת</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את שרותי המתכנן כולם או </w:t>
      </w:r>
      <w:r w:rsidRPr="001835AB">
        <w:rPr>
          <w:rFonts w:ascii="Times New Roman" w:eastAsia="Times New Roman" w:hAnsi="Times New Roman" w:hint="cs"/>
          <w:sz w:val="20"/>
          <w:rtl/>
          <w:lang w:eastAsia="he-IL"/>
        </w:rPr>
        <w:t>מקצתם</w:t>
      </w:r>
      <w:r w:rsidRPr="001835AB">
        <w:rPr>
          <w:rFonts w:ascii="Times New Roman" w:eastAsia="Times New Roman" w:hAnsi="Times New Roman"/>
          <w:sz w:val="20"/>
          <w:rtl/>
          <w:lang w:eastAsia="he-IL"/>
        </w:rPr>
        <w:t xml:space="preserve">, להשגיח על ביצוע שרותי המתכנן וכן לבדוק את טיב שירותי המתכנן הנעשים על ידי המתכנן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w:t>
      </w:r>
      <w:r w:rsidRPr="001835AB">
        <w:rPr>
          <w:rFonts w:ascii="Times New Roman" w:eastAsia="Times New Roman" w:hAnsi="Times New Roman" w:hint="cs"/>
          <w:sz w:val="20"/>
          <w:rtl/>
          <w:lang w:eastAsia="he-IL"/>
        </w:rPr>
        <w:t xml:space="preserve">על ידי מי </w:t>
      </w:r>
      <w:r w:rsidRPr="001835AB">
        <w:rPr>
          <w:rFonts w:ascii="Times New Roman" w:eastAsia="Times New Roman" w:hAnsi="Times New Roman"/>
          <w:sz w:val="20"/>
          <w:rtl/>
          <w:lang w:eastAsia="he-IL"/>
        </w:rPr>
        <w:t>מטעמו. כן רשאי המנהל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לבדוק אם המתכנן מבצע כהלכה את הוראות חוזה </w:t>
      </w:r>
      <w:r w:rsidRPr="001835AB">
        <w:rPr>
          <w:rFonts w:ascii="Times New Roman" w:eastAsia="Times New Roman" w:hAnsi="Times New Roman"/>
          <w:sz w:val="20"/>
          <w:rtl/>
          <w:lang w:eastAsia="he-IL"/>
        </w:rPr>
        <w:lastRenderedPageBreak/>
        <w:t>זה, את הוראות המזמין ואת הוראותיו.</w:t>
      </w:r>
    </w:p>
    <w:p w14:paraId="3CBACAF8"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1835AB">
        <w:rPr>
          <w:rFonts w:ascii="Times New Roman" w:eastAsia="Times New Roman" w:hAnsi="Times New Roman"/>
          <w:bCs/>
          <w:sz w:val="20"/>
          <w:rtl/>
          <w:lang w:eastAsia="he-IL"/>
        </w:rPr>
        <w:t>א'</w:t>
      </w:r>
      <w:r w:rsidRPr="001835AB">
        <w:rPr>
          <w:rFonts w:ascii="Times New Roman" w:eastAsia="Times New Roman" w:hAnsi="Times New Roman" w:hint="cs"/>
          <w:b/>
          <w:sz w:val="20"/>
          <w:rtl/>
          <w:lang w:eastAsia="he-IL"/>
        </w:rPr>
        <w:t xml:space="preserve"> המצ"ב</w:t>
      </w:r>
      <w:r w:rsidRPr="001835AB">
        <w:rPr>
          <w:rFonts w:ascii="Times New Roman" w:eastAsia="Times New Roman" w:hAnsi="Times New Roman"/>
          <w:sz w:val="20"/>
          <w:rtl/>
          <w:lang w:eastAsia="he-IL"/>
        </w:rPr>
        <w:t>.</w:t>
      </w:r>
    </w:p>
    <w:p w14:paraId="65096209"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לצורך הפעלת סמכויותיו</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רשאי המנהל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מי מטעמו לבקר במשרד המתכנן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בכל מקום אחר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בו מבוצעים שירותי המתכנן והמתכנן מתחייב למסור כל הסבר שיידרש על יד</w:t>
      </w:r>
      <w:r w:rsidRPr="001835AB">
        <w:rPr>
          <w:rFonts w:ascii="Times New Roman" w:eastAsia="Times New Roman" w:hAnsi="Times New Roman" w:hint="cs"/>
          <w:sz w:val="20"/>
          <w:rtl/>
          <w:lang w:eastAsia="he-IL"/>
        </w:rPr>
        <w:t>י המנהל ו/</w:t>
      </w:r>
      <w:r w:rsidRPr="001835AB">
        <w:rPr>
          <w:rFonts w:ascii="Times New Roman" w:eastAsia="Times New Roman" w:hAnsi="Times New Roman"/>
          <w:sz w:val="20"/>
          <w:rtl/>
          <w:lang w:eastAsia="he-IL"/>
        </w:rPr>
        <w:t xml:space="preserve">או </w:t>
      </w:r>
      <w:r w:rsidRPr="001835AB">
        <w:rPr>
          <w:rFonts w:ascii="Times New Roman" w:eastAsia="Times New Roman" w:hAnsi="Times New Roman" w:hint="cs"/>
          <w:sz w:val="20"/>
          <w:rtl/>
          <w:lang w:eastAsia="he-IL"/>
        </w:rPr>
        <w:t xml:space="preserve">על ידי מי </w:t>
      </w:r>
      <w:r w:rsidRPr="001835AB">
        <w:rPr>
          <w:rFonts w:ascii="Times New Roman" w:eastAsia="Times New Roman" w:hAnsi="Times New Roman"/>
          <w:sz w:val="20"/>
          <w:rtl/>
          <w:lang w:eastAsia="he-IL"/>
        </w:rPr>
        <w:t>מטעמו.</w:t>
      </w:r>
    </w:p>
    <w:p w14:paraId="3402DA39"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אין בהפעלת סמכויות המנהל על פי חוזה זה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כדי לגרוע </w:t>
      </w:r>
      <w:r w:rsidRPr="001835AB">
        <w:rPr>
          <w:rFonts w:ascii="Times New Roman" w:eastAsia="Times New Roman" w:hAnsi="Times New Roman" w:hint="cs"/>
          <w:sz w:val="20"/>
          <w:rtl/>
          <w:lang w:eastAsia="he-IL"/>
        </w:rPr>
        <w:t xml:space="preserve">ו/או לשחרר </w:t>
      </w:r>
      <w:r w:rsidRPr="001835AB">
        <w:rPr>
          <w:rFonts w:ascii="Times New Roman" w:eastAsia="Times New Roman" w:hAnsi="Times New Roman"/>
          <w:sz w:val="20"/>
          <w:rtl/>
          <w:lang w:eastAsia="he-IL"/>
        </w:rPr>
        <w:t xml:space="preserve">מאחריות </w:t>
      </w:r>
      <w:r w:rsidRPr="001835AB">
        <w:rPr>
          <w:rFonts w:ascii="Times New Roman" w:eastAsia="Times New Roman" w:hAnsi="Times New Roman" w:hint="cs"/>
          <w:sz w:val="20"/>
          <w:rtl/>
          <w:lang w:eastAsia="he-IL"/>
        </w:rPr>
        <w:t>המתכנן על פי חוזה זה ו/או על פי כל דין.</w:t>
      </w:r>
      <w:r w:rsidRPr="001835AB">
        <w:rPr>
          <w:rFonts w:ascii="Times New Roman" w:eastAsia="Times New Roman" w:hAnsi="Times New Roman"/>
          <w:sz w:val="20"/>
          <w:rtl/>
          <w:lang w:eastAsia="he-IL"/>
        </w:rPr>
        <w:t xml:space="preserve"> בהקשר זה מובהר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6C7A8636" w14:textId="77777777" w:rsidR="001835AB" w:rsidRPr="001835AB" w:rsidRDefault="001835AB" w:rsidP="001835AB">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אישר המנהל תכניות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מסמכים אחרים הקשורים בשרותי המתכנן על פי חוזה זה או שדרש המנהל מהמתכנן להכינם בהתאם ל</w:t>
      </w:r>
      <w:r w:rsidRPr="001835AB">
        <w:rPr>
          <w:rFonts w:ascii="Times New Roman" w:eastAsia="Times New Roman" w:hAnsi="Times New Roman" w:hint="cs"/>
          <w:sz w:val="20"/>
          <w:rtl/>
          <w:lang w:eastAsia="he-IL"/>
        </w:rPr>
        <w:t>חוזה</w:t>
      </w:r>
      <w:r w:rsidRPr="001835AB">
        <w:rPr>
          <w:rFonts w:ascii="Times New Roman" w:eastAsia="Times New Roman" w:hAnsi="Times New Roman"/>
          <w:sz w:val="20"/>
          <w:rtl/>
          <w:lang w:eastAsia="he-IL"/>
        </w:rPr>
        <w:t xml:space="preserve"> זה, </w:t>
      </w:r>
      <w:r w:rsidRPr="001835AB">
        <w:rPr>
          <w:rFonts w:ascii="Times New Roman" w:eastAsia="Times New Roman" w:hAnsi="Times New Roman" w:hint="cs"/>
          <w:sz w:val="20"/>
          <w:rtl/>
          <w:lang w:eastAsia="he-IL"/>
        </w:rPr>
        <w:t>לא יהא</w:t>
      </w:r>
      <w:r w:rsidRPr="001835AB">
        <w:rPr>
          <w:rFonts w:ascii="Times New Roman" w:eastAsia="Times New Roman" w:hAnsi="Times New Roman"/>
          <w:sz w:val="20"/>
          <w:rtl/>
          <w:lang w:eastAsia="he-IL"/>
        </w:rPr>
        <w:t xml:space="preserve"> בכך כדי לשחרר את המתכנן מאחריותו המקצועית המלאה ו</w:t>
      </w:r>
      <w:r w:rsidRPr="001835AB">
        <w:rPr>
          <w:rFonts w:ascii="Times New Roman" w:eastAsia="Times New Roman" w:hAnsi="Times New Roman" w:hint="cs"/>
          <w:sz w:val="20"/>
          <w:rtl/>
          <w:lang w:eastAsia="he-IL"/>
        </w:rPr>
        <w:t>לא יהא</w:t>
      </w:r>
      <w:r w:rsidRPr="001835AB">
        <w:rPr>
          <w:rFonts w:ascii="Times New Roman" w:eastAsia="Times New Roman" w:hAnsi="Times New Roman"/>
          <w:sz w:val="20"/>
          <w:rtl/>
          <w:lang w:eastAsia="he-IL"/>
        </w:rPr>
        <w:t xml:space="preserve"> בכך כדי להטיל על המנהל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על המזמין אחריות כלשהי לטיב התכניות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המסמכים האמורים.</w:t>
      </w:r>
    </w:p>
    <w:p w14:paraId="337BA6BA"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sz w:val="20"/>
          <w:rtl/>
          <w:lang w:eastAsia="he-IL"/>
        </w:rPr>
      </w:pPr>
      <w:r w:rsidRPr="001835AB">
        <w:rPr>
          <w:rFonts w:ascii="Times New Roman" w:eastAsia="Times New Roman" w:hAnsi="Times New Roman"/>
          <w:bCs/>
          <w:sz w:val="20"/>
          <w:u w:val="single"/>
          <w:rtl/>
          <w:lang w:eastAsia="he-IL"/>
        </w:rPr>
        <w:t>לוח זמנים ושלבי ב</w:t>
      </w:r>
      <w:r w:rsidRPr="001835AB">
        <w:rPr>
          <w:rFonts w:ascii="Times New Roman" w:eastAsia="Times New Roman" w:hAnsi="Times New Roman" w:hint="cs"/>
          <w:bCs/>
          <w:sz w:val="20"/>
          <w:u w:val="single"/>
          <w:rtl/>
          <w:lang w:eastAsia="he-IL"/>
        </w:rPr>
        <w:t>י</w:t>
      </w:r>
      <w:r w:rsidRPr="001835AB">
        <w:rPr>
          <w:rFonts w:ascii="Times New Roman" w:eastAsia="Times New Roman" w:hAnsi="Times New Roman"/>
          <w:bCs/>
          <w:sz w:val="20"/>
          <w:u w:val="single"/>
          <w:rtl/>
          <w:lang w:eastAsia="he-IL"/>
        </w:rPr>
        <w:t>צוע</w:t>
      </w:r>
    </w:p>
    <w:p w14:paraId="29B7F0A2"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המתכנן יבצע את שרותי המתכנן בשלבים ובמועדים כמפורט בנספח </w:t>
      </w:r>
      <w:r w:rsidRPr="001835AB">
        <w:rPr>
          <w:rFonts w:ascii="Times New Roman" w:eastAsia="Times New Roman" w:hAnsi="Times New Roman"/>
          <w:b/>
          <w:bCs/>
          <w:sz w:val="20"/>
          <w:rtl/>
          <w:lang w:eastAsia="he-IL"/>
        </w:rPr>
        <w:t>ג'</w:t>
      </w:r>
      <w:r w:rsidRPr="001835AB">
        <w:rPr>
          <w:rFonts w:ascii="Times New Roman" w:eastAsia="Times New Roman" w:hAnsi="Times New Roman" w:hint="cs"/>
          <w:sz w:val="20"/>
          <w:rtl/>
          <w:lang w:eastAsia="he-IL"/>
        </w:rPr>
        <w:t xml:space="preserve"> המצ"ב</w:t>
      </w:r>
      <w:r w:rsidRPr="001835AB">
        <w:rPr>
          <w:rFonts w:ascii="Times New Roman" w:eastAsia="Times New Roman" w:hAnsi="Times New Roman"/>
          <w:sz w:val="20"/>
          <w:rtl/>
          <w:lang w:eastAsia="he-IL"/>
        </w:rPr>
        <w:t xml:space="preserve"> (להלן: "</w:t>
      </w:r>
      <w:r w:rsidRPr="001835AB">
        <w:rPr>
          <w:rFonts w:ascii="Times New Roman" w:eastAsia="Times New Roman" w:hAnsi="Times New Roman"/>
          <w:b/>
          <w:bCs/>
          <w:sz w:val="20"/>
          <w:rtl/>
          <w:lang w:eastAsia="he-IL"/>
        </w:rPr>
        <w:t>לוח הזמנים</w:t>
      </w:r>
      <w:r w:rsidRPr="001835AB">
        <w:rPr>
          <w:rFonts w:ascii="Times New Roman" w:eastAsia="Times New Roman" w:hAnsi="Times New Roman"/>
          <w:sz w:val="20"/>
          <w:rtl/>
          <w:lang w:eastAsia="he-IL"/>
        </w:rPr>
        <w:t>"). כל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 הכלול בשרותי המתכנן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אשר לא נקבע לו מועד בלוח הזמנים</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יבוצע על ידי המתכנן במועד שיהיה דרוש על מנת להבטיח</w:t>
      </w:r>
      <w:r w:rsidRPr="001835AB">
        <w:rPr>
          <w:rFonts w:ascii="Times New Roman" w:eastAsia="Times New Roman" w:hAnsi="Times New Roman" w:hint="cs"/>
          <w:sz w:val="20"/>
          <w:rtl/>
          <w:lang w:eastAsia="he-IL"/>
        </w:rPr>
        <w:t xml:space="preserve"> את</w:t>
      </w:r>
      <w:r w:rsidRPr="001835AB">
        <w:rPr>
          <w:rFonts w:ascii="Times New Roman" w:eastAsia="Times New Roman" w:hAnsi="Times New Roman"/>
          <w:sz w:val="20"/>
          <w:rtl/>
          <w:lang w:eastAsia="he-IL"/>
        </w:rPr>
        <w:t xml:space="preserve">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צוע שרותי המתכנן בהתאם ללוח הזמנים ובאופן שיאפשר את גמר ביצוע הפרויקט על ידי הקבלן הראשי וגמר ביצוע עבודות </w:t>
      </w:r>
      <w:r w:rsidRPr="001835AB">
        <w:rPr>
          <w:rFonts w:ascii="Times New Roman" w:eastAsia="Times New Roman" w:hAnsi="Times New Roman" w:hint="cs"/>
          <w:sz w:val="20"/>
          <w:rtl/>
          <w:lang w:eastAsia="he-IL"/>
        </w:rPr>
        <w:t>ה</w:t>
      </w:r>
      <w:r w:rsidRPr="001835AB">
        <w:rPr>
          <w:rFonts w:ascii="Times New Roman" w:eastAsia="Times New Roman" w:hAnsi="Times New Roman"/>
          <w:sz w:val="20"/>
          <w:rtl/>
          <w:lang w:eastAsia="he-IL"/>
        </w:rPr>
        <w:t xml:space="preserve">קבלנים </w:t>
      </w:r>
      <w:r w:rsidRPr="001835AB">
        <w:rPr>
          <w:rFonts w:ascii="Times New Roman" w:eastAsia="Times New Roman" w:hAnsi="Times New Roman" w:hint="cs"/>
          <w:sz w:val="20"/>
          <w:rtl/>
          <w:lang w:eastAsia="he-IL"/>
        </w:rPr>
        <w:t>ה</w:t>
      </w:r>
      <w:r w:rsidRPr="001835AB">
        <w:rPr>
          <w:rFonts w:ascii="Times New Roman" w:eastAsia="Times New Roman" w:hAnsi="Times New Roman"/>
          <w:sz w:val="20"/>
          <w:rtl/>
          <w:lang w:eastAsia="he-IL"/>
        </w:rPr>
        <w:t>אחרים בהתאם ללוח הזמנים המוסכם ע</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מם.</w:t>
      </w:r>
    </w:p>
    <w:p w14:paraId="10974022"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לא יתחיל המתכנן בב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צוע קטע מהפרויקט ו/או שלב משלבי העבודה כמפורט בנספח </w:t>
      </w:r>
      <w:r w:rsidRPr="001835AB">
        <w:rPr>
          <w:rFonts w:ascii="Times New Roman" w:eastAsia="Times New Roman" w:hAnsi="Times New Roman"/>
          <w:bCs/>
          <w:sz w:val="20"/>
          <w:rtl/>
          <w:lang w:eastAsia="he-IL"/>
        </w:rPr>
        <w:t>ב'</w:t>
      </w:r>
      <w:r w:rsidRPr="001835AB">
        <w:rPr>
          <w:rFonts w:ascii="Times New Roman" w:eastAsia="Times New Roman" w:hAnsi="Times New Roman"/>
          <w:sz w:val="20"/>
          <w:rtl/>
          <w:lang w:eastAsia="he-IL"/>
        </w:rPr>
        <w:t xml:space="preserve"> או </w:t>
      </w:r>
      <w:r w:rsidRPr="001835AB">
        <w:rPr>
          <w:rFonts w:ascii="Times New Roman" w:eastAsia="Times New Roman" w:hAnsi="Times New Roman"/>
          <w:b/>
          <w:bCs/>
          <w:sz w:val="20"/>
          <w:rtl/>
          <w:lang w:eastAsia="he-IL"/>
        </w:rPr>
        <w:t xml:space="preserve">ג' </w:t>
      </w:r>
      <w:r w:rsidRPr="001835AB">
        <w:rPr>
          <w:rFonts w:ascii="Times New Roman" w:eastAsia="Times New Roman" w:hAnsi="Times New Roman" w:hint="cs"/>
          <w:sz w:val="20"/>
          <w:rtl/>
          <w:lang w:eastAsia="he-IL"/>
        </w:rPr>
        <w:t xml:space="preserve">המצ"ב, </w:t>
      </w:r>
      <w:r w:rsidRPr="001835AB">
        <w:rPr>
          <w:rFonts w:ascii="Times New Roman" w:eastAsia="Times New Roman" w:hAnsi="Times New Roman"/>
          <w:sz w:val="20"/>
          <w:rtl/>
          <w:lang w:eastAsia="he-IL"/>
        </w:rPr>
        <w:t>אלא אם כן הודיע למזמין תחילה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הגיע לדעתו מועד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שלב זה וק</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בל מהמזמין א</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שור בכתב לביצועו.</w:t>
      </w:r>
    </w:p>
    <w:p w14:paraId="1584248E"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lastRenderedPageBreak/>
        <w:t xml:space="preserve">יש לראות </w:t>
      </w:r>
      <w:r w:rsidRPr="001835AB">
        <w:rPr>
          <w:rFonts w:ascii="Times New Roman" w:eastAsia="Times New Roman" w:hAnsi="Times New Roman" w:hint="cs"/>
          <w:sz w:val="20"/>
          <w:rtl/>
          <w:lang w:eastAsia="he-IL"/>
        </w:rPr>
        <w:t>ב</w:t>
      </w:r>
      <w:r w:rsidRPr="001835AB">
        <w:rPr>
          <w:rFonts w:ascii="Times New Roman" w:eastAsia="Times New Roman" w:hAnsi="Times New Roman"/>
          <w:sz w:val="20"/>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097B2B03"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ידוע למתכנן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התחייבויות היועצים</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הקבלנים ו</w:t>
      </w:r>
      <w:r w:rsidRPr="001835AB">
        <w:rPr>
          <w:rFonts w:ascii="Times New Roman" w:eastAsia="Times New Roman" w:hAnsi="Times New Roman" w:hint="cs"/>
          <w:sz w:val="20"/>
          <w:rtl/>
          <w:lang w:eastAsia="he-IL"/>
        </w:rPr>
        <w:t xml:space="preserve">/או </w:t>
      </w:r>
      <w:r w:rsidRPr="001835AB">
        <w:rPr>
          <w:rFonts w:ascii="Times New Roman" w:eastAsia="Times New Roman" w:hAnsi="Times New Roman"/>
          <w:sz w:val="20"/>
          <w:rtl/>
          <w:lang w:eastAsia="he-IL"/>
        </w:rPr>
        <w:t>יתר הגורמים, מותנות בכך שיסופקו להם כל התכניות</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ההנחיות</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ההוראות</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הפרטים ו</w:t>
      </w:r>
      <w:r w:rsidRPr="001835AB">
        <w:rPr>
          <w:rFonts w:ascii="Times New Roman" w:eastAsia="Times New Roman" w:hAnsi="Times New Roman" w:hint="cs"/>
          <w:sz w:val="20"/>
          <w:rtl/>
          <w:lang w:eastAsia="he-IL"/>
        </w:rPr>
        <w:t xml:space="preserve">/או </w:t>
      </w:r>
      <w:r w:rsidRPr="001835AB">
        <w:rPr>
          <w:rFonts w:ascii="Times New Roman" w:eastAsia="Times New Roman" w:hAnsi="Times New Roman"/>
          <w:sz w:val="20"/>
          <w:rtl/>
          <w:lang w:eastAsia="he-IL"/>
        </w:rPr>
        <w:t>הביאורים שידרשו לב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1835AB">
        <w:rPr>
          <w:rFonts w:ascii="Times New Roman" w:eastAsia="Times New Roman" w:hAnsi="Times New Roman" w:hint="cs"/>
          <w:sz w:val="20"/>
          <w:rtl/>
          <w:lang w:eastAsia="he-IL"/>
        </w:rPr>
        <w:t xml:space="preserve">/או </w:t>
      </w:r>
      <w:r w:rsidRPr="001835AB">
        <w:rPr>
          <w:rFonts w:ascii="Times New Roman" w:eastAsia="Times New Roman" w:hAnsi="Times New Roman"/>
          <w:sz w:val="20"/>
          <w:rtl/>
          <w:lang w:eastAsia="he-IL"/>
        </w:rPr>
        <w:t>מהקבלנים מלטעון לעיכוב מוצדק בב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עבודותיהם ובאופן שיבטיח ביצועם בהתאם ללוחות הזמנים שיהיו רצופים לחוזים שיחתמו עמם.</w:t>
      </w:r>
    </w:p>
    <w:p w14:paraId="552DDA3F"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lang w:eastAsia="he-IL"/>
        </w:rPr>
      </w:pPr>
      <w:r w:rsidRPr="001835AB">
        <w:rPr>
          <w:rFonts w:ascii="Times New Roman" w:eastAsia="Times New Roman" w:hAnsi="Times New Roman"/>
          <w:sz w:val="20"/>
          <w:rtl/>
          <w:lang w:eastAsia="he-IL"/>
        </w:rPr>
        <w:t>עיכוב בב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שירותי המתכנן יוכר כמוצדק</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אך ו</w:t>
      </w:r>
      <w:r w:rsidRPr="001835AB">
        <w:rPr>
          <w:rFonts w:ascii="Times New Roman" w:eastAsia="Times New Roman" w:hAnsi="Times New Roman"/>
          <w:sz w:val="20"/>
          <w:rtl/>
          <w:lang w:eastAsia="he-IL"/>
        </w:rPr>
        <w:t>רק בהימלא כל התנאים המצטברים הבאים ולמשך הזמן שהמנהל יקבע, דהיינו:</w:t>
      </w:r>
    </w:p>
    <w:p w14:paraId="5B1A79A7"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הוא נובע מכ</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ח עליון או גורם אחר (להלן יחדיו: "</w:t>
      </w:r>
      <w:r w:rsidRPr="001835AB">
        <w:rPr>
          <w:rFonts w:ascii="Times New Roman" w:eastAsia="Times New Roman" w:hAnsi="Times New Roman"/>
          <w:b/>
          <w:bCs/>
          <w:sz w:val="20"/>
          <w:rtl/>
          <w:lang w:eastAsia="he-IL"/>
        </w:rPr>
        <w:t>אירוע דוחה</w:t>
      </w:r>
      <w:r w:rsidRPr="001835AB">
        <w:rPr>
          <w:rFonts w:ascii="Times New Roman" w:eastAsia="Times New Roman" w:hAnsi="Times New Roman"/>
          <w:sz w:val="20"/>
          <w:rtl/>
          <w:lang w:eastAsia="he-IL"/>
        </w:rPr>
        <w:t>") שלדעת המנהל לא הייתה למתכנן שליטה עליו.</w:t>
      </w:r>
    </w:p>
    <w:p w14:paraId="21B9E28C"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מיד משהתרחש אירוע דוחה הודיע המתכנן למנהל על קיומו ועל משך העיכוב הצפוי.</w:t>
      </w:r>
    </w:p>
    <w:p w14:paraId="7334D765"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לא קיבל תכניות, הנחיות, הוראות, פרטים וב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אורים שנדרשו על ידו ונדרשים לביצוע התכנון מהמזמין או היועצים במועד שסוכם עימם.</w:t>
      </w:r>
    </w:p>
    <w:p w14:paraId="4D3822EB"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המנהל אישר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האירוע הדוחה אכן מצדיק עיכוב בב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השירות ואת משך הדחייה.</w:t>
      </w:r>
    </w:p>
    <w:p w14:paraId="7DA07A7E" w14:textId="77777777" w:rsidR="001835AB" w:rsidRPr="001835AB" w:rsidRDefault="001835AB" w:rsidP="001835AB">
      <w:pPr>
        <w:widowControl w:val="0"/>
        <w:spacing w:before="0" w:beforeAutospacing="0" w:after="200" w:afterAutospacing="0" w:line="240" w:lineRule="auto"/>
        <w:ind w:left="1440"/>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מבלי לגרוע מ</w:t>
      </w:r>
      <w:r w:rsidRPr="001835AB">
        <w:rPr>
          <w:rFonts w:ascii="Times New Roman" w:eastAsia="Times New Roman" w:hAnsi="Times New Roman" w:hint="cs"/>
          <w:sz w:val="20"/>
          <w:rtl/>
          <w:lang w:eastAsia="he-IL"/>
        </w:rPr>
        <w:t xml:space="preserve">כלליות </w:t>
      </w:r>
      <w:r w:rsidRPr="001835AB">
        <w:rPr>
          <w:rFonts w:ascii="Times New Roman" w:eastAsia="Times New Roman" w:hAnsi="Times New Roman"/>
          <w:sz w:val="20"/>
          <w:rtl/>
          <w:lang w:eastAsia="he-IL"/>
        </w:rPr>
        <w:t>האמור לעיל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מותנה בזה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א</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חור בב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עבודות תכנון ע"י אחרים לא יהווה עילה לעיכוב בב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שירותי המתכנן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אלא בא</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שור המנהל </w:t>
      </w:r>
      <w:r w:rsidRPr="001835AB">
        <w:rPr>
          <w:rFonts w:ascii="Times New Roman" w:eastAsia="Times New Roman" w:hAnsi="Times New Roman" w:hint="cs"/>
          <w:sz w:val="20"/>
          <w:rtl/>
          <w:lang w:eastAsia="he-IL"/>
        </w:rPr>
        <w:t>מראש ו</w:t>
      </w:r>
      <w:r w:rsidRPr="001835AB">
        <w:rPr>
          <w:rFonts w:ascii="Times New Roman" w:eastAsia="Times New Roman" w:hAnsi="Times New Roman"/>
          <w:sz w:val="20"/>
          <w:rtl/>
          <w:lang w:eastAsia="he-IL"/>
        </w:rPr>
        <w:t>בכתב.</w:t>
      </w:r>
    </w:p>
    <w:p w14:paraId="10882DE9"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מתחייב להודיע למנהל מידית, על כל עיכוב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אשר לפי הערכתו עלול לגרום לאיחור בקיום לוח הזמנים.</w:t>
      </w:r>
    </w:p>
    <w:p w14:paraId="5355FA1E" w14:textId="77777777" w:rsid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lang w:eastAsia="he-IL"/>
        </w:rPr>
      </w:pPr>
      <w:r w:rsidRPr="001835AB">
        <w:rPr>
          <w:rFonts w:ascii="Times New Roman" w:eastAsia="Times New Roman" w:hAnsi="Times New Roman"/>
          <w:sz w:val="20"/>
          <w:rtl/>
          <w:lang w:eastAsia="he-IL"/>
        </w:rPr>
        <w:lastRenderedPageBreak/>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24692CC3" w14:textId="77777777" w:rsidR="00E64AE3" w:rsidRPr="001835AB" w:rsidRDefault="00E64AE3" w:rsidP="00E64AE3">
      <w:pPr>
        <w:widowControl w:val="0"/>
        <w:spacing w:before="0" w:beforeAutospacing="0" w:after="200" w:afterAutospacing="0" w:line="240" w:lineRule="auto"/>
        <w:jc w:val="both"/>
        <w:rPr>
          <w:rFonts w:ascii="Times New Roman" w:eastAsia="Times New Roman" w:hAnsi="Times New Roman"/>
          <w:sz w:val="20"/>
          <w:rtl/>
          <w:lang w:eastAsia="he-IL"/>
        </w:rPr>
      </w:pPr>
    </w:p>
    <w:p w14:paraId="71E702D6" w14:textId="77777777" w:rsidR="001835AB" w:rsidRPr="00E64AE3" w:rsidRDefault="001835AB" w:rsidP="00E64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המנהל רשאי לבקר במשרד המתכנן ולעיין בהתקדמות ובאופן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צוע שרותי המתכנן, והמתכנן ימסור למנהל כל הסבר </w:t>
      </w:r>
      <w:r w:rsidRPr="001835AB">
        <w:rPr>
          <w:rFonts w:ascii="Times New Roman" w:eastAsia="Times New Roman" w:hAnsi="Times New Roman" w:hint="cs"/>
          <w:sz w:val="20"/>
          <w:rtl/>
          <w:lang w:eastAsia="he-IL"/>
        </w:rPr>
        <w:t xml:space="preserve">ו/או </w:t>
      </w:r>
      <w:r w:rsidRPr="001835AB">
        <w:rPr>
          <w:rFonts w:ascii="Times New Roman" w:eastAsia="Times New Roman" w:hAnsi="Times New Roman"/>
          <w:sz w:val="20"/>
          <w:rtl/>
          <w:lang w:eastAsia="he-IL"/>
        </w:rPr>
        <w:t>פרט ו</w:t>
      </w:r>
      <w:r w:rsidRPr="001835AB">
        <w:rPr>
          <w:rFonts w:ascii="Times New Roman" w:eastAsia="Times New Roman" w:hAnsi="Times New Roman" w:hint="cs"/>
          <w:sz w:val="20"/>
          <w:rtl/>
          <w:lang w:eastAsia="he-IL"/>
        </w:rPr>
        <w:t xml:space="preserve">/או </w:t>
      </w:r>
      <w:r w:rsidRPr="001835AB">
        <w:rPr>
          <w:rFonts w:ascii="Times New Roman" w:eastAsia="Times New Roman" w:hAnsi="Times New Roman"/>
          <w:sz w:val="20"/>
          <w:rtl/>
          <w:lang w:eastAsia="he-IL"/>
        </w:rPr>
        <w:t>דיווח</w:t>
      </w:r>
      <w:r w:rsidRPr="001835AB">
        <w:rPr>
          <w:rFonts w:ascii="Times New Roman" w:eastAsia="Times New Roman" w:hAnsi="Times New Roman" w:hint="cs"/>
          <w:sz w:val="20"/>
          <w:rtl/>
          <w:lang w:eastAsia="he-IL"/>
        </w:rPr>
        <w:t>, מיד</w:t>
      </w:r>
      <w:r w:rsidRPr="001835AB">
        <w:rPr>
          <w:rFonts w:ascii="Times New Roman" w:eastAsia="Times New Roman" w:hAnsi="Times New Roman"/>
          <w:sz w:val="20"/>
          <w:rtl/>
          <w:lang w:eastAsia="he-IL"/>
        </w:rPr>
        <w:t xml:space="preserve"> לפי בקשתו. אין בסעיף זה כדי לגרוע מהתחייבויות המתכנן לפי חוזה</w:t>
      </w:r>
      <w:r w:rsidRPr="001835AB">
        <w:rPr>
          <w:rFonts w:ascii="Times New Roman" w:eastAsia="Times New Roman" w:hAnsi="Times New Roman" w:hint="cs"/>
          <w:sz w:val="20"/>
          <w:rtl/>
          <w:lang w:eastAsia="he-IL"/>
        </w:rPr>
        <w:t xml:space="preserve"> זה ו/או לפי כל דין</w:t>
      </w:r>
      <w:r w:rsidRPr="001835AB">
        <w:rPr>
          <w:rFonts w:ascii="Times New Roman" w:eastAsia="Times New Roman" w:hAnsi="Times New Roman"/>
          <w:sz w:val="20"/>
          <w:rtl/>
          <w:lang w:eastAsia="he-IL"/>
        </w:rPr>
        <w:t>.</w:t>
      </w:r>
    </w:p>
    <w:p w14:paraId="4664CF51"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bCs/>
          <w:sz w:val="20"/>
          <w:u w:val="single"/>
          <w:rtl/>
          <w:lang w:eastAsia="he-IL"/>
        </w:rPr>
      </w:pPr>
      <w:r w:rsidRPr="001835AB">
        <w:rPr>
          <w:rFonts w:ascii="Times New Roman" w:eastAsia="Times New Roman" w:hAnsi="Times New Roman"/>
          <w:bCs/>
          <w:sz w:val="20"/>
          <w:u w:val="single"/>
          <w:rtl/>
          <w:lang w:eastAsia="he-IL"/>
        </w:rPr>
        <w:t>שכר המתכנן</w:t>
      </w:r>
    </w:p>
    <w:p w14:paraId="24722EC5"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תמורת שרותי המתכנן וכל יתר התחייבויותיו לפי חוזה זה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ישלם המזמין למתכנן שכר כמפורט בנספח </w:t>
      </w:r>
      <w:r w:rsidRPr="001835AB">
        <w:rPr>
          <w:rFonts w:ascii="Times New Roman" w:eastAsia="Times New Roman" w:hAnsi="Times New Roman"/>
          <w:bCs/>
          <w:sz w:val="20"/>
          <w:rtl/>
          <w:lang w:eastAsia="he-IL"/>
        </w:rPr>
        <w:t xml:space="preserve">ד' </w:t>
      </w:r>
      <w:r w:rsidRPr="001835AB">
        <w:rPr>
          <w:rFonts w:ascii="Times New Roman" w:eastAsia="Times New Roman" w:hAnsi="Times New Roman" w:hint="cs"/>
          <w:b/>
          <w:sz w:val="20"/>
          <w:rtl/>
          <w:lang w:eastAsia="he-IL"/>
        </w:rPr>
        <w:t xml:space="preserve">המצ"ב </w:t>
      </w:r>
      <w:r w:rsidRPr="001835AB">
        <w:rPr>
          <w:rFonts w:ascii="Times New Roman" w:eastAsia="Times New Roman" w:hAnsi="Times New Roman"/>
          <w:sz w:val="20"/>
          <w:rtl/>
          <w:lang w:eastAsia="he-IL"/>
        </w:rPr>
        <w:t>(להלן: "</w:t>
      </w:r>
      <w:r w:rsidRPr="001835AB">
        <w:rPr>
          <w:rFonts w:ascii="Times New Roman" w:eastAsia="Times New Roman" w:hAnsi="Times New Roman"/>
          <w:b/>
          <w:bCs/>
          <w:sz w:val="20"/>
          <w:rtl/>
          <w:lang w:eastAsia="he-IL"/>
        </w:rPr>
        <w:t>שכר המתכנן</w:t>
      </w:r>
      <w:r w:rsidRPr="001835AB">
        <w:rPr>
          <w:rFonts w:ascii="Times New Roman" w:eastAsia="Times New Roman" w:hAnsi="Times New Roman"/>
          <w:sz w:val="20"/>
          <w:rtl/>
          <w:lang w:eastAsia="he-IL"/>
        </w:rPr>
        <w:t>").</w:t>
      </w:r>
    </w:p>
    <w:p w14:paraId="4B78F4F6"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בהוצאות הממשיות בשרותי העזר המפורטים להלן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שא המזמין:</w:t>
      </w:r>
    </w:p>
    <w:p w14:paraId="7A5A6073"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הדפסות בתוויין המיועדות להפצה לאחרים</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למעט הדפסות שיפיק המתכנן במשרדו. להסרת ספקות, יובהר כי בגין הוצאות הדפסות בתוויין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אשר מיועדות למתכנן בהליך עבודתו, לא יהיה המתכנן זכאי לקבל</w:t>
      </w:r>
      <w:r w:rsidRPr="001835AB">
        <w:rPr>
          <w:rFonts w:ascii="Times New Roman" w:eastAsia="Times New Roman" w:hAnsi="Times New Roman" w:hint="cs"/>
          <w:sz w:val="20"/>
          <w:rtl/>
          <w:lang w:eastAsia="he-IL"/>
        </w:rPr>
        <w:t>ת</w:t>
      </w:r>
      <w:r w:rsidRPr="001835AB">
        <w:rPr>
          <w:rFonts w:ascii="Times New Roman" w:eastAsia="Times New Roman" w:hAnsi="Times New Roman"/>
          <w:sz w:val="20"/>
          <w:rtl/>
          <w:lang w:eastAsia="he-IL"/>
        </w:rPr>
        <w:t xml:space="preserve"> החזר.</w:t>
      </w:r>
    </w:p>
    <w:p w14:paraId="783308DF" w14:textId="77777777" w:rsidR="001835AB" w:rsidRPr="001835AB" w:rsidRDefault="001835AB" w:rsidP="001835AB">
      <w:pPr>
        <w:widowControl w:val="0"/>
        <w:spacing w:before="0" w:beforeAutospacing="0" w:after="0" w:afterAutospacing="0" w:line="240" w:lineRule="auto"/>
        <w:rPr>
          <w:rFonts w:ascii="Times New Roman" w:eastAsia="Times New Roman" w:hAnsi="Times New Roman"/>
          <w:sz w:val="20"/>
          <w:rtl/>
          <w:lang w:eastAsia="he-IL"/>
        </w:rPr>
      </w:pPr>
    </w:p>
    <w:p w14:paraId="58E83ED5"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העתקות שנמסרו ע"י המתכנן למזמין</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לרשויות המוסמכות</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ליועצים, למעט העתקות וצילומים שיפיק המתכנן במשרדו.</w:t>
      </w:r>
    </w:p>
    <w:p w14:paraId="60BF59E7"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שכפול מסמכים.</w:t>
      </w:r>
    </w:p>
    <w:p w14:paraId="27E8DBAB"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מודלים, פרוספקטים ופרספקטיבות, המוזמנים לצורכי שיווק (למעט מודלים ופרספקטיבות לצורכי עבודה והחלטה).</w:t>
      </w:r>
    </w:p>
    <w:p w14:paraId="2B40066A"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מדידות וצילומי אויר.</w:t>
      </w:r>
    </w:p>
    <w:p w14:paraId="5242DB6F"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קידוחים ובדיקות קרקע.</w:t>
      </w:r>
    </w:p>
    <w:p w14:paraId="69E923BD"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lastRenderedPageBreak/>
        <w:t>שליחויות.</w:t>
      </w:r>
    </w:p>
    <w:p w14:paraId="300CF183" w14:textId="77777777" w:rsidR="001835AB" w:rsidRPr="001835AB" w:rsidRDefault="001835AB" w:rsidP="001835AB">
      <w:pPr>
        <w:widowControl w:val="0"/>
        <w:spacing w:before="0" w:beforeAutospacing="0" w:after="200" w:afterAutospacing="0" w:line="240" w:lineRule="auto"/>
        <w:ind w:left="79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העזר המפורטים בסעיפים 7.2.1 עד 7.2.3 לעיל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יוזמנו על ידי המתכנן באמצעות מערכת ניהול פרויקטים </w:t>
      </w:r>
      <w:r w:rsidRPr="001835AB">
        <w:rPr>
          <w:rFonts w:ascii="Times New Roman" w:eastAsia="Times New Roman" w:hAnsi="Times New Roman"/>
          <w:sz w:val="20"/>
          <w:lang w:eastAsia="he-IL"/>
        </w:rPr>
        <w:t>VIEW</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 מערכת רמדורנט מודול ניהול מסמכים (</w:t>
      </w:r>
      <w:r w:rsidRPr="001835AB">
        <w:rPr>
          <w:rFonts w:ascii="Times New Roman" w:eastAsia="Times New Roman" w:hAnsi="Times New Roman"/>
          <w:sz w:val="20"/>
          <w:lang w:eastAsia="he-IL"/>
        </w:rPr>
        <w:t>DM</w:t>
      </w:r>
      <w:r w:rsidRPr="001835AB">
        <w:rPr>
          <w:rFonts w:ascii="Times New Roman" w:eastAsia="Times New Roman" w:hAnsi="Times New Roman"/>
          <w:sz w:val="20"/>
          <w:rtl/>
          <w:lang w:eastAsia="he-IL"/>
        </w:rPr>
        <w:t>) רק ממכונים המאושרים ע"י המזמין לבצע עבודות עבורו</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הוצאות לפי סעיפים 7.2.4 עד 7.2.7 ועבור הדפסות והעתקות צבעוניות יוצאו רק אם אושרו תחילה בכתב, טרם הזמנתם ע"י המנהל.</w:t>
      </w:r>
    </w:p>
    <w:p w14:paraId="7B99FEFC"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על חשבון שכר המתכנן ישולמו למתכנן תשלומי ביניים בש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עורים ובמועדים המפורטים בנספח</w:t>
      </w:r>
      <w:r w:rsidRPr="001835AB">
        <w:rPr>
          <w:rFonts w:ascii="Times New Roman" w:eastAsia="Times New Roman" w:hAnsi="Times New Roman"/>
          <w:bCs/>
          <w:sz w:val="20"/>
          <w:rtl/>
          <w:lang w:eastAsia="he-IL"/>
        </w:rPr>
        <w:t xml:space="preserve"> ה'</w:t>
      </w:r>
      <w:r w:rsidRPr="001835AB">
        <w:rPr>
          <w:rFonts w:ascii="Times New Roman" w:eastAsia="Times New Roman" w:hAnsi="Times New Roman" w:hint="cs"/>
          <w:sz w:val="20"/>
          <w:rtl/>
          <w:lang w:eastAsia="he-IL"/>
        </w:rPr>
        <w:t xml:space="preserve"> המצ"ב,</w:t>
      </w:r>
      <w:r w:rsidRPr="001835AB">
        <w:rPr>
          <w:rFonts w:ascii="Times New Roman" w:eastAsia="Times New Roman" w:hAnsi="Times New Roman"/>
          <w:sz w:val="20"/>
          <w:rtl/>
          <w:lang w:eastAsia="he-IL"/>
        </w:rPr>
        <w:t xml:space="preserve"> וכן כל תשלומי ביניים נוספים במידה והמזמין יחליט לשלמם לפי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קול דעתו הבלעדי.</w:t>
      </w:r>
    </w:p>
    <w:p w14:paraId="5DD805ED" w14:textId="77777777" w:rsidR="001835AB" w:rsidRPr="001835AB" w:rsidRDefault="001835AB" w:rsidP="001835AB">
      <w:pPr>
        <w:widowControl w:val="0"/>
        <w:spacing w:before="0" w:beforeAutospacing="0" w:after="200" w:afterAutospacing="0" w:line="240" w:lineRule="auto"/>
        <w:ind w:left="79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כל תשלומי הביניים לפי פסקה זו</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הינם מקדמות על חשבון שכר המתכנן ואין באישורם ו/או בתשלומם משום אישור כלשהו מצד המזמין לגבי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שלב משלבי שירותי המתכנן ו/או טיב הש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רות ו/או הסכום המגיע למתכנן. במקרה של הפסקת עבודתו של המתכנן כאמור בסעיף 6.3 לעיל, יחולו הוראות סעיף 12.1.2 להלן. </w:t>
      </w:r>
    </w:p>
    <w:p w14:paraId="43684304"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trike/>
          <w:sz w:val="20"/>
          <w:rtl/>
          <w:lang w:eastAsia="he-IL"/>
        </w:rPr>
      </w:pPr>
      <w:r w:rsidRPr="001835AB">
        <w:rPr>
          <w:rFonts w:ascii="Times New Roman" w:eastAsia="Times New Roman" w:hAnsi="Times New Roman"/>
          <w:sz w:val="20"/>
          <w:rtl/>
          <w:lang w:eastAsia="he-IL"/>
        </w:rPr>
        <w:t>מוסכם במפורש</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השכר האמור בנספח </w:t>
      </w:r>
      <w:r w:rsidRPr="001835AB">
        <w:rPr>
          <w:rFonts w:ascii="Times New Roman" w:eastAsia="Times New Roman" w:hAnsi="Times New Roman"/>
          <w:b/>
          <w:bCs/>
          <w:sz w:val="20"/>
          <w:rtl/>
          <w:lang w:eastAsia="he-IL"/>
        </w:rPr>
        <w:t xml:space="preserve">ד' </w:t>
      </w:r>
      <w:r w:rsidRPr="001835AB">
        <w:rPr>
          <w:rFonts w:ascii="Times New Roman" w:eastAsia="Times New Roman" w:hAnsi="Times New Roman" w:hint="cs"/>
          <w:sz w:val="20"/>
          <w:rtl/>
          <w:lang w:eastAsia="he-IL"/>
        </w:rPr>
        <w:t xml:space="preserve">המצ"ב, </w:t>
      </w:r>
      <w:r w:rsidRPr="001835AB">
        <w:rPr>
          <w:rFonts w:ascii="Times New Roman" w:eastAsia="Times New Roman" w:hAnsi="Times New Roman"/>
          <w:sz w:val="20"/>
          <w:rtl/>
          <w:lang w:eastAsia="he-IL"/>
        </w:rPr>
        <w:t>ה</w:t>
      </w:r>
      <w:r w:rsidRPr="001835AB">
        <w:rPr>
          <w:rFonts w:ascii="Times New Roman" w:eastAsia="Times New Roman" w:hAnsi="Times New Roman" w:hint="cs"/>
          <w:sz w:val="20"/>
          <w:rtl/>
          <w:lang w:eastAsia="he-IL"/>
        </w:rPr>
        <w:t xml:space="preserve">ינו </w:t>
      </w:r>
      <w:r w:rsidRPr="001835AB">
        <w:rPr>
          <w:rFonts w:ascii="Times New Roman" w:eastAsia="Times New Roman" w:hAnsi="Times New Roman"/>
          <w:sz w:val="20"/>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1835AB">
        <w:rPr>
          <w:rFonts w:ascii="Times New Roman" w:eastAsia="Times New Roman" w:hAnsi="Times New Roman" w:hint="cs"/>
          <w:sz w:val="20"/>
          <w:rtl/>
          <w:lang w:eastAsia="he-IL"/>
        </w:rPr>
        <w:t xml:space="preserve">זה </w:t>
      </w:r>
      <w:r w:rsidRPr="001835AB">
        <w:rPr>
          <w:rFonts w:ascii="Times New Roman" w:eastAsia="Times New Roman" w:hAnsi="Times New Roman"/>
          <w:sz w:val="20"/>
          <w:rtl/>
          <w:lang w:eastAsia="he-IL"/>
        </w:rPr>
        <w:t>במפורש אחרת. תנאי לתשלום שכר המתכנן במלואו</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הינו המצאת הצהרה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1835AB">
        <w:rPr>
          <w:rFonts w:ascii="Times New Roman" w:eastAsia="Times New Roman" w:hAnsi="Times New Roman"/>
          <w:b/>
          <w:bCs/>
          <w:sz w:val="20"/>
          <w:rtl/>
          <w:lang w:eastAsia="he-IL"/>
        </w:rPr>
        <w:t>ט'</w:t>
      </w:r>
      <w:r w:rsidRPr="001835AB">
        <w:rPr>
          <w:rFonts w:ascii="Times New Roman" w:eastAsia="Times New Roman" w:hAnsi="Times New Roman"/>
          <w:sz w:val="20"/>
          <w:rtl/>
          <w:lang w:eastAsia="he-IL"/>
        </w:rPr>
        <w:t xml:space="preserve"> לחוזה זה וכתב היעדר תביעות המצורף כנספח</w:t>
      </w:r>
      <w:r w:rsidRPr="001835AB">
        <w:rPr>
          <w:rFonts w:ascii="Times New Roman" w:eastAsia="Times New Roman" w:hAnsi="Times New Roman"/>
          <w:b/>
          <w:bCs/>
          <w:sz w:val="20"/>
          <w:rtl/>
          <w:lang w:eastAsia="he-IL"/>
        </w:rPr>
        <w:t xml:space="preserve"> י'</w:t>
      </w:r>
      <w:r w:rsidRPr="001835AB">
        <w:rPr>
          <w:rFonts w:ascii="Times New Roman" w:eastAsia="Times New Roman" w:hAnsi="Times New Roman"/>
          <w:sz w:val="20"/>
          <w:rtl/>
          <w:lang w:eastAsia="he-IL"/>
        </w:rPr>
        <w:t xml:space="preserve"> לחוזה זה למזמין, חתום ע"י המתכנן ומאומת כנדרש בו.</w:t>
      </w:r>
    </w:p>
    <w:p w14:paraId="11DFDC34"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lang w:eastAsia="he-IL"/>
        </w:rPr>
      </w:pPr>
      <w:r w:rsidRPr="001835AB">
        <w:rPr>
          <w:rFonts w:ascii="Times New Roman" w:eastAsia="Times New Roman" w:hAnsi="Times New Roman"/>
          <w:sz w:val="20"/>
          <w:rtl/>
          <w:lang w:eastAsia="he-IL"/>
        </w:rPr>
        <w:t xml:space="preserve">מבלי לפגוע בכלליות האמור בסעיף </w:t>
      </w:r>
      <w:r w:rsidRPr="001835AB">
        <w:rPr>
          <w:rFonts w:ascii="Times New Roman" w:eastAsia="Times New Roman" w:hAnsi="Times New Roman" w:hint="cs"/>
          <w:sz w:val="20"/>
          <w:rtl/>
          <w:lang w:eastAsia="he-IL"/>
        </w:rPr>
        <w:t>7 לעיל</w:t>
      </w:r>
      <w:r w:rsidRPr="001835AB">
        <w:rPr>
          <w:rFonts w:ascii="Times New Roman" w:eastAsia="Times New Roman" w:hAnsi="Times New Roman"/>
          <w:sz w:val="20"/>
          <w:rtl/>
          <w:lang w:eastAsia="he-IL"/>
        </w:rPr>
        <w:t>, מוסכם בזה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המתכנן לא יהיה זכאי, בשום מקרה, לקבל תמורה ו/או שכר ו/או טובות הנאה כלשהן מכל צד שלישי אחר, לרבות מהיועצים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מהקבלן, וכל סכום שיתקבל על ידו כאמור, בין במישרין ובין בעקיפין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יהיה רכוש ה</w:t>
      </w:r>
      <w:r w:rsidRPr="001835AB">
        <w:rPr>
          <w:rFonts w:ascii="Times New Roman" w:eastAsia="Times New Roman" w:hAnsi="Times New Roman" w:hint="cs"/>
          <w:sz w:val="20"/>
          <w:rtl/>
          <w:lang w:eastAsia="he-IL"/>
        </w:rPr>
        <w:t>מזמין</w:t>
      </w:r>
      <w:r w:rsidRPr="001835AB">
        <w:rPr>
          <w:rFonts w:ascii="Times New Roman" w:eastAsia="Times New Roman" w:hAnsi="Times New Roman"/>
          <w:sz w:val="20"/>
          <w:rtl/>
          <w:lang w:eastAsia="he-IL"/>
        </w:rPr>
        <w:t>. מובהר בזה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הפרת סעיף זה על ידי המתכנן תה</w:t>
      </w:r>
      <w:r w:rsidRPr="001835AB">
        <w:rPr>
          <w:rFonts w:ascii="Times New Roman" w:eastAsia="Times New Roman" w:hAnsi="Times New Roman" w:hint="cs"/>
          <w:sz w:val="20"/>
          <w:rtl/>
          <w:lang w:eastAsia="he-IL"/>
        </w:rPr>
        <w:t>ווה</w:t>
      </w:r>
      <w:r w:rsidRPr="001835AB">
        <w:rPr>
          <w:rFonts w:ascii="Times New Roman" w:eastAsia="Times New Roman" w:hAnsi="Times New Roman"/>
          <w:sz w:val="20"/>
          <w:rtl/>
          <w:lang w:eastAsia="he-IL"/>
        </w:rPr>
        <w:t xml:space="preserve"> הפרה יסודית של חוזה</w:t>
      </w:r>
      <w:r w:rsidRPr="001835AB">
        <w:rPr>
          <w:rFonts w:ascii="Times New Roman" w:eastAsia="Times New Roman" w:hAnsi="Times New Roman" w:hint="cs"/>
          <w:sz w:val="20"/>
          <w:rtl/>
          <w:lang w:eastAsia="he-IL"/>
        </w:rPr>
        <w:t xml:space="preserve"> זה. </w:t>
      </w:r>
    </w:p>
    <w:p w14:paraId="540F7202" w14:textId="77777777" w:rsidR="001835AB" w:rsidRPr="00E64AE3" w:rsidRDefault="001835AB" w:rsidP="00E64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תנאים מקדמיים לביצוע תשלום כלשהו ע"ח שכר המתכנן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הינם הצגת ר</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שיון </w:t>
      </w:r>
      <w:r w:rsidRPr="001835AB">
        <w:rPr>
          <w:rFonts w:ascii="Times New Roman" w:eastAsia="Times New Roman" w:hAnsi="Times New Roman"/>
          <w:sz w:val="20"/>
          <w:rtl/>
          <w:lang w:eastAsia="he-IL"/>
        </w:rPr>
        <w:lastRenderedPageBreak/>
        <w:t>המתכנן כאמור בסעיף 2.2 לעיל והמצאת אישור בדבר ניהול ספרי המתכנן כדין, חתום ע"י רו"ח או רשויות המס, כנדרש. כמו כן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ככל שהמתכנן לא ימציא למזמין אישור תקף בדבר פטור מניכוי מס במקור, </w:t>
      </w:r>
      <w:r w:rsidRPr="001835AB">
        <w:rPr>
          <w:rFonts w:ascii="Times New Roman" w:eastAsia="Times New Roman" w:hAnsi="Times New Roman" w:hint="cs"/>
          <w:sz w:val="20"/>
          <w:rtl/>
          <w:lang w:eastAsia="he-IL"/>
        </w:rPr>
        <w:t>עובר</w:t>
      </w:r>
      <w:r w:rsidRPr="001835AB">
        <w:rPr>
          <w:rFonts w:ascii="Times New Roman" w:eastAsia="Times New Roman" w:hAnsi="Times New Roman"/>
          <w:sz w:val="20"/>
          <w:rtl/>
          <w:lang w:eastAsia="he-IL"/>
        </w:rPr>
        <w:t xml:space="preserve"> לביצוע כל תשלום ע"ח שכר המתכנן, ינוכה מס במקור כדין, מכל סכום ע"ח שכר המתכנן שישולם ע"י המזמין. למען הסר ספק מובהר ומוסכם</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המצאת אישור בדבר ניכוי המס במקור, תיחשב כביצוע תשלום של המזמין ע"ח שכר המתכנן בגובה הסכום הנקוב באישור.  </w:t>
      </w:r>
    </w:p>
    <w:p w14:paraId="6F959CA0"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sz w:val="20"/>
          <w:rtl/>
          <w:lang w:eastAsia="he-IL"/>
        </w:rPr>
      </w:pPr>
      <w:r w:rsidRPr="001835AB">
        <w:rPr>
          <w:rFonts w:ascii="Times New Roman" w:eastAsia="Times New Roman" w:hAnsi="Times New Roman"/>
          <w:bCs/>
          <w:sz w:val="20"/>
          <w:u w:val="single"/>
          <w:rtl/>
          <w:lang w:eastAsia="he-IL"/>
        </w:rPr>
        <w:t>שנויים בתכנון</w:t>
      </w:r>
    </w:p>
    <w:p w14:paraId="59A6A786" w14:textId="77777777" w:rsid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lang w:eastAsia="he-IL"/>
        </w:rPr>
      </w:pPr>
      <w:r w:rsidRPr="001835AB">
        <w:rPr>
          <w:rFonts w:ascii="Times New Roman" w:eastAsia="Times New Roman" w:hAnsi="Times New Roman"/>
          <w:sz w:val="20"/>
          <w:rtl/>
          <w:lang w:eastAsia="he-IL"/>
        </w:rPr>
        <w:t>המתכנן מתחייב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לפי דרישת המנהל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6975B431"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נדרשו השינויים לאחר שלב התכנון המפורט שהוזמן ע"י המזמין כמפורט בנספח</w:t>
      </w:r>
      <w:r w:rsidRPr="001835AB">
        <w:rPr>
          <w:rFonts w:ascii="Times New Roman" w:eastAsia="Times New Roman" w:hAnsi="Times New Roman" w:hint="cs"/>
          <w:sz w:val="20"/>
          <w:rtl/>
          <w:lang w:eastAsia="he-IL"/>
        </w:rPr>
        <w:t>ים</w:t>
      </w:r>
      <w:r w:rsidRPr="001835AB">
        <w:rPr>
          <w:rFonts w:ascii="Times New Roman" w:eastAsia="Times New Roman" w:hAnsi="Times New Roman"/>
          <w:sz w:val="20"/>
          <w:rtl/>
          <w:lang w:eastAsia="he-IL"/>
        </w:rPr>
        <w:t xml:space="preserve"> </w:t>
      </w:r>
      <w:r w:rsidRPr="001835AB">
        <w:rPr>
          <w:rFonts w:ascii="Times New Roman" w:eastAsia="Times New Roman" w:hAnsi="Times New Roman"/>
          <w:bCs/>
          <w:sz w:val="20"/>
          <w:rtl/>
          <w:lang w:eastAsia="he-IL"/>
        </w:rPr>
        <w:t>ב' או ג'</w:t>
      </w:r>
      <w:r w:rsidRPr="001835AB">
        <w:rPr>
          <w:rFonts w:ascii="Times New Roman" w:eastAsia="Times New Roman" w:hAnsi="Times New Roman" w:hint="cs"/>
          <w:b/>
          <w:sz w:val="20"/>
          <w:rtl/>
          <w:lang w:eastAsia="he-IL"/>
        </w:rPr>
        <w:t xml:space="preserve"> המצ"ב</w:t>
      </w:r>
      <w:r w:rsidRPr="001835AB">
        <w:rPr>
          <w:rFonts w:ascii="Times New Roman" w:eastAsia="Times New Roman" w:hAnsi="Times New Roman"/>
          <w:sz w:val="20"/>
          <w:rtl/>
          <w:lang w:eastAsia="he-IL"/>
        </w:rPr>
        <w:t>, וב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השינויים מחייב את המתכנן בעבודה העולה במידה רבה ובאופן יסודי על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אלמלא השנויים</w:t>
      </w:r>
      <w:r w:rsidRPr="001835AB">
        <w:rPr>
          <w:rFonts w:ascii="Times New Roman" w:eastAsia="Times New Roman" w:hAnsi="Times New Roman" w:hint="cs"/>
          <w:sz w:val="20"/>
          <w:rtl/>
          <w:lang w:eastAsia="he-IL"/>
        </w:rPr>
        <w:t xml:space="preserve"> כאמור</w:t>
      </w:r>
      <w:r w:rsidRPr="001835AB">
        <w:rPr>
          <w:rFonts w:ascii="Times New Roman" w:eastAsia="Times New Roman" w:hAnsi="Times New Roman"/>
          <w:sz w:val="20"/>
          <w:rtl/>
          <w:lang w:eastAsia="he-IL"/>
        </w:rPr>
        <w:t>, יהיה</w:t>
      </w:r>
      <w:r w:rsidRPr="001835AB">
        <w:rPr>
          <w:rFonts w:ascii="Times New Roman" w:eastAsia="Times New Roman" w:hAnsi="Times New Roman" w:hint="cs"/>
          <w:sz w:val="20"/>
          <w:rtl/>
          <w:lang w:eastAsia="he-IL"/>
        </w:rPr>
        <w:t xml:space="preserve"> </w:t>
      </w:r>
      <w:r w:rsidRPr="001835AB">
        <w:rPr>
          <w:rFonts w:ascii="Times New Roman" w:eastAsia="Times New Roman" w:hAnsi="Times New Roman"/>
          <w:sz w:val="20"/>
          <w:rtl/>
          <w:lang w:eastAsia="he-IL"/>
        </w:rPr>
        <w:t>זכאי לפיצוי בעד העבודה הנוספת שב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צע עקב השנויים</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כאמור</w:t>
      </w:r>
      <w:r w:rsidRPr="001835AB">
        <w:rPr>
          <w:rFonts w:ascii="Times New Roman" w:eastAsia="Times New Roman" w:hAnsi="Times New Roman"/>
          <w:sz w:val="20"/>
          <w:rtl/>
          <w:lang w:eastAsia="he-IL"/>
        </w:rPr>
        <w:t>. הפיצוי ישולם בגין העבודה הנוספת שהמתכנן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צע לעומת העבודה שהיה עליו לבצע אלמלא השנויים, כפי שיקבע ע"י המנהל בהתאם לחלקו של התכנון החוזר כפי שיקבע ע"י המנהל מתוך סך שרותי</w:t>
      </w:r>
      <w:r w:rsidRPr="001835AB">
        <w:rPr>
          <w:rFonts w:ascii="Times New Roman" w:eastAsia="Times New Roman" w:hAnsi="Times New Roman" w:hint="cs"/>
          <w:sz w:val="20"/>
          <w:rtl/>
          <w:lang w:eastAsia="he-IL"/>
        </w:rPr>
        <w:t xml:space="preserve"> </w:t>
      </w:r>
      <w:r w:rsidRPr="001835AB">
        <w:rPr>
          <w:rFonts w:ascii="Times New Roman" w:eastAsia="Times New Roman" w:hAnsi="Times New Roman"/>
          <w:sz w:val="20"/>
          <w:rtl/>
          <w:lang w:eastAsia="he-IL"/>
        </w:rPr>
        <w:t xml:space="preserve"> המתכנן ושכר המתכנן. בכל מקרה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ה</w:t>
      </w:r>
      <w:r w:rsidRPr="001835AB">
        <w:rPr>
          <w:rFonts w:ascii="Times New Roman" w:eastAsia="Times New Roman" w:hAnsi="Times New Roman"/>
          <w:sz w:val="20"/>
          <w:rtl/>
          <w:lang w:eastAsia="he-IL"/>
        </w:rPr>
        <w:t>שנויים</w:t>
      </w:r>
      <w:r w:rsidRPr="001835AB">
        <w:rPr>
          <w:rFonts w:ascii="Times New Roman" w:eastAsia="Times New Roman" w:hAnsi="Times New Roman" w:hint="cs"/>
          <w:sz w:val="20"/>
          <w:rtl/>
          <w:lang w:eastAsia="he-IL"/>
        </w:rPr>
        <w:t xml:space="preserve"> כאמור, לא יהוו</w:t>
      </w:r>
      <w:r w:rsidRPr="001835AB">
        <w:rPr>
          <w:rFonts w:ascii="Times New Roman" w:eastAsia="Times New Roman" w:hAnsi="Times New Roman"/>
          <w:sz w:val="20"/>
          <w:rtl/>
          <w:lang w:eastAsia="he-IL"/>
        </w:rPr>
        <w:t xml:space="preserve"> עילה לש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נוי בלוח הזמנים</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אלא בא</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שור המנהל </w:t>
      </w:r>
      <w:r w:rsidRPr="001835AB">
        <w:rPr>
          <w:rFonts w:ascii="Times New Roman" w:eastAsia="Times New Roman" w:hAnsi="Times New Roman" w:hint="cs"/>
          <w:sz w:val="20"/>
          <w:rtl/>
          <w:lang w:eastAsia="he-IL"/>
        </w:rPr>
        <w:t>מראש ו</w:t>
      </w:r>
      <w:r w:rsidRPr="001835AB">
        <w:rPr>
          <w:rFonts w:ascii="Times New Roman" w:eastAsia="Times New Roman" w:hAnsi="Times New Roman"/>
          <w:sz w:val="20"/>
          <w:rtl/>
          <w:lang w:eastAsia="he-IL"/>
        </w:rPr>
        <w:t>בכתב.</w:t>
      </w:r>
    </w:p>
    <w:p w14:paraId="638EA6F2"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hint="cs"/>
          <w:sz w:val="20"/>
          <w:rtl/>
          <w:lang w:eastAsia="he-IL"/>
        </w:rPr>
        <w:t>על אף</w:t>
      </w:r>
      <w:r w:rsidRPr="001835AB">
        <w:rPr>
          <w:rFonts w:ascii="Times New Roman" w:eastAsia="Times New Roman" w:hAnsi="Times New Roman"/>
          <w:sz w:val="20"/>
          <w:rtl/>
          <w:lang w:eastAsia="he-IL"/>
        </w:rPr>
        <w:t xml:space="preserve"> האמור בסעיף 8.2 לעיל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לא יגיע למתכנן דבר בגין שינויים הנובעים מ:</w:t>
      </w:r>
    </w:p>
    <w:p w14:paraId="72A7885F"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טעות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ל</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קוי בתכנון ו/או באומדן של המתכנן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של היועצים.</w:t>
      </w:r>
    </w:p>
    <w:p w14:paraId="2027AB63"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התכנון אינו התכנון היעיל ביותר.</w:t>
      </w:r>
    </w:p>
    <w:p w14:paraId="2CE6A6A5"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השינוי מתחייב במישרין או בעקיפין מהפרת איזה מהוראות חוזה זה ע"י המתכנן.</w:t>
      </w:r>
    </w:p>
    <w:p w14:paraId="2793CBD4"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השינויים מתחייבים מדרישת רשויות מוסמכות. </w:t>
      </w:r>
    </w:p>
    <w:p w14:paraId="55F51918"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sz w:val="20"/>
          <w:lang w:eastAsia="he-IL"/>
        </w:rPr>
      </w:pPr>
      <w:r w:rsidRPr="001835AB">
        <w:rPr>
          <w:rFonts w:ascii="Times New Roman" w:eastAsia="Times New Roman" w:hAnsi="Times New Roman"/>
          <w:bCs/>
          <w:sz w:val="20"/>
          <w:u w:val="single"/>
          <w:rtl/>
          <w:lang w:eastAsia="he-IL"/>
        </w:rPr>
        <w:lastRenderedPageBreak/>
        <w:t>אחריות וביטוח</w:t>
      </w:r>
    </w:p>
    <w:p w14:paraId="36D09BDD" w14:textId="77777777" w:rsidR="00740118" w:rsidRPr="00013687" w:rsidRDefault="00740118" w:rsidP="00740118">
      <w:pPr>
        <w:widowControl w:val="0"/>
        <w:spacing w:before="0" w:beforeAutospacing="0" w:after="240" w:afterAutospacing="0" w:line="240" w:lineRule="auto"/>
        <w:ind w:left="363" w:firstLine="430"/>
        <w:jc w:val="both"/>
        <w:rPr>
          <w:rFonts w:ascii="Times New Roman" w:eastAsia="Times New Roman" w:hAnsi="Times New Roman"/>
          <w:b/>
          <w:bCs/>
          <w:sz w:val="20"/>
          <w:u w:val="single"/>
          <w:lang w:eastAsia="he-IL"/>
        </w:rPr>
      </w:pPr>
      <w:r w:rsidRPr="00013687">
        <w:rPr>
          <w:rFonts w:ascii="Times New Roman" w:eastAsia="Times New Roman" w:hAnsi="Times New Roman" w:hint="cs"/>
          <w:b/>
          <w:bCs/>
          <w:sz w:val="20"/>
          <w:u w:val="single"/>
          <w:rtl/>
          <w:lang w:eastAsia="he-IL"/>
        </w:rPr>
        <w:t>אחריות</w:t>
      </w:r>
    </w:p>
    <w:p w14:paraId="7BF84792" w14:textId="77777777" w:rsidR="00740118" w:rsidRPr="00013687" w:rsidRDefault="00740118" w:rsidP="00740118">
      <w:pPr>
        <w:pStyle w:val="a2"/>
        <w:numPr>
          <w:ilvl w:val="1"/>
          <w:numId w:val="1"/>
        </w:numPr>
        <w:ind w:right="0"/>
        <w:rPr>
          <w:rFonts w:eastAsia="Times New Roman" w:cs="David"/>
          <w:color w:val="auto"/>
          <w:szCs w:val="24"/>
        </w:rPr>
      </w:pPr>
      <w:r w:rsidRPr="00013687">
        <w:rPr>
          <w:rFonts w:eastAsia="Times New Roman" w:cs="David" w:hint="cs"/>
          <w:color w:val="auto"/>
          <w:szCs w:val="24"/>
          <w:rtl/>
        </w:rPr>
        <w:t>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 המתכנן פוטר את המזמין מכל אחריות בגין נזקים שייגרמו כאמור לעיל.</w:t>
      </w:r>
    </w:p>
    <w:p w14:paraId="7EDEA784" w14:textId="77777777" w:rsidR="00740118" w:rsidRPr="00013687" w:rsidRDefault="00740118" w:rsidP="00740118">
      <w:pPr>
        <w:pStyle w:val="a2"/>
        <w:ind w:left="792" w:right="0" w:firstLine="0"/>
        <w:rPr>
          <w:rFonts w:eastAsia="Times New Roman" w:cs="David"/>
          <w:color w:val="auto"/>
          <w:szCs w:val="24"/>
          <w:rtl/>
        </w:rPr>
      </w:pPr>
      <w:r w:rsidRPr="00013687">
        <w:rPr>
          <w:rFonts w:eastAsia="Times New Roman" w:cs="David" w:hint="cs"/>
          <w:color w:val="auto"/>
          <w:szCs w:val="24"/>
          <w:rtl/>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3ECD8058" w14:textId="77777777" w:rsidR="00740118" w:rsidRPr="00013687" w:rsidRDefault="00740118" w:rsidP="00740118">
      <w:pPr>
        <w:pStyle w:val="a2"/>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6CC18084" w14:textId="77777777" w:rsidR="00740118" w:rsidRDefault="00740118" w:rsidP="00740118">
      <w:pPr>
        <w:widowControl w:val="0"/>
        <w:spacing w:before="0" w:beforeAutospacing="0" w:after="200" w:afterAutospacing="0" w:line="240" w:lineRule="auto"/>
        <w:ind w:left="368" w:firstLine="425"/>
        <w:rPr>
          <w:rFonts w:ascii="Times New Roman" w:eastAsia="Times New Roman" w:hAnsi="Times New Roman"/>
          <w:b/>
          <w:bCs/>
          <w:sz w:val="20"/>
          <w:u w:val="single"/>
          <w:rtl/>
          <w:lang w:eastAsia="he-IL"/>
        </w:rPr>
      </w:pPr>
    </w:p>
    <w:p w14:paraId="566C2BE8" w14:textId="77777777" w:rsidR="00740118" w:rsidRPr="00013687" w:rsidRDefault="00740118" w:rsidP="00740118">
      <w:pPr>
        <w:widowControl w:val="0"/>
        <w:spacing w:before="0" w:beforeAutospacing="0" w:after="200" w:afterAutospacing="0" w:line="240" w:lineRule="auto"/>
        <w:ind w:left="368" w:firstLine="425"/>
        <w:rPr>
          <w:rFonts w:ascii="Times New Roman" w:eastAsia="Times New Roman" w:hAnsi="Times New Roman"/>
          <w:b/>
          <w:bCs/>
          <w:sz w:val="20"/>
          <w:u w:val="single"/>
          <w:lang w:eastAsia="he-IL"/>
        </w:rPr>
      </w:pPr>
      <w:r w:rsidRPr="00013687">
        <w:rPr>
          <w:rFonts w:ascii="Times New Roman" w:eastAsia="Times New Roman" w:hAnsi="Times New Roman" w:hint="cs"/>
          <w:b/>
          <w:bCs/>
          <w:sz w:val="20"/>
          <w:u w:val="single"/>
          <w:rtl/>
          <w:lang w:eastAsia="he-IL"/>
        </w:rPr>
        <w:t>ביטוח</w:t>
      </w:r>
    </w:p>
    <w:p w14:paraId="0EDD491D" w14:textId="77777777" w:rsidR="00740118" w:rsidRDefault="00740118" w:rsidP="00740118">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sz w:val="20"/>
          <w:lang w:eastAsia="he-IL"/>
        </w:rPr>
      </w:pPr>
      <w:r>
        <w:rPr>
          <w:rFonts w:ascii="Times New Roman" w:eastAsia="Times New Roman" w:hAnsi="Times New Roman" w:hint="cs"/>
          <w:sz w:val="20"/>
          <w:rtl/>
          <w:lang w:eastAsia="he-IL"/>
        </w:rPr>
        <w:t xml:space="preserve">מבלי לגרוע מאחריות המתכנן על פי הסכם זה או על פי כל דין, על </w:t>
      </w:r>
      <w:r w:rsidRPr="00E034F9">
        <w:rPr>
          <w:rFonts w:ascii="Times New Roman" w:eastAsia="Times New Roman" w:hAnsi="Times New Roman" w:hint="cs"/>
          <w:sz w:val="20"/>
          <w:rtl/>
          <w:lang w:eastAsia="he-IL"/>
        </w:rPr>
        <w:t>המתכנן</w:t>
      </w:r>
      <w:r w:rsidRPr="00E034F9">
        <w:rPr>
          <w:rFonts w:ascii="Times New Roman" w:eastAsia="Times New Roman" w:hAnsi="Times New Roman"/>
          <w:sz w:val="20"/>
          <w:rtl/>
          <w:lang w:eastAsia="he-IL"/>
        </w:rPr>
        <w:t xml:space="preserve"> </w:t>
      </w:r>
      <w:r>
        <w:rPr>
          <w:rFonts w:ascii="Times New Roman" w:eastAsia="Times New Roman" w:hAnsi="Times New Roman" w:hint="cs"/>
          <w:sz w:val="20"/>
          <w:rtl/>
          <w:lang w:eastAsia="he-IL"/>
        </w:rPr>
        <w:t xml:space="preserve"> לערוך ולקיים, על חשבון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למשך כל תקופת ההסכם וכל עוד אחריות </w:t>
      </w:r>
      <w:r w:rsidRPr="00E034F9">
        <w:rPr>
          <w:rFonts w:ascii="Times New Roman" w:eastAsia="Times New Roman" w:hAnsi="Times New Roman" w:hint="cs"/>
          <w:sz w:val="20"/>
          <w:rtl/>
          <w:lang w:eastAsia="he-IL"/>
        </w:rPr>
        <w:t xml:space="preserve">המתכנן </w:t>
      </w:r>
      <w:r>
        <w:rPr>
          <w:rFonts w:ascii="Times New Roman" w:eastAsia="Times New Roman" w:hAnsi="Times New Roman" w:hint="cs"/>
          <w:sz w:val="20"/>
          <w:rtl/>
          <w:lang w:eastAsia="he-IL"/>
        </w:rPr>
        <w:t xml:space="preserve">קיימת, את הביטוחים המפורטים במפרט ביטוחי המתכנן המצורף להסכם זה </w:t>
      </w:r>
      <w:r w:rsidRPr="002419E5">
        <w:rPr>
          <w:rFonts w:ascii="Times New Roman" w:eastAsia="Times New Roman" w:hAnsi="Times New Roman" w:hint="eastAsia"/>
          <w:b/>
          <w:bCs/>
          <w:sz w:val="20"/>
          <w:u w:val="single"/>
          <w:rtl/>
          <w:lang w:eastAsia="he-IL"/>
        </w:rPr>
        <w:t>כ</w:t>
      </w:r>
      <w:r>
        <w:rPr>
          <w:rFonts w:ascii="Times New Roman" w:eastAsia="Times New Roman" w:hAnsi="Times New Roman" w:hint="cs"/>
          <w:b/>
          <w:bCs/>
          <w:sz w:val="20"/>
          <w:u w:val="single"/>
          <w:rtl/>
          <w:lang w:eastAsia="he-IL"/>
        </w:rPr>
        <w:t xml:space="preserve">נספח </w:t>
      </w:r>
      <w:r w:rsidRPr="002419E5">
        <w:rPr>
          <w:rFonts w:ascii="Times New Roman" w:eastAsia="Times New Roman" w:hAnsi="Times New Roman" w:hint="eastAsia"/>
          <w:b/>
          <w:bCs/>
          <w:sz w:val="20"/>
          <w:u w:val="single"/>
          <w:rtl/>
          <w:lang w:eastAsia="he-IL"/>
        </w:rPr>
        <w:t>ז</w:t>
      </w:r>
      <w:r>
        <w:rPr>
          <w:rFonts w:ascii="Times New Roman" w:eastAsia="Times New Roman" w:hAnsi="Times New Roman" w:hint="cs"/>
          <w:b/>
          <w:bCs/>
          <w:sz w:val="20"/>
          <w:u w:val="single"/>
          <w:rtl/>
          <w:lang w:eastAsia="he-IL"/>
        </w:rPr>
        <w:t>'</w:t>
      </w:r>
      <w:r>
        <w:rPr>
          <w:rFonts w:ascii="Times New Roman" w:eastAsia="Times New Roman" w:hAnsi="Times New Roman" w:hint="cs"/>
          <w:sz w:val="20"/>
          <w:rtl/>
          <w:lang w:eastAsia="he-IL"/>
        </w:rPr>
        <w:t xml:space="preserve"> וכן אישור עריכת הביטוח המצורף להסכם זה כ</w:t>
      </w:r>
      <w:r>
        <w:rPr>
          <w:rFonts w:ascii="Times New Roman" w:eastAsia="Times New Roman" w:hAnsi="Times New Roman" w:hint="cs"/>
          <w:b/>
          <w:bCs/>
          <w:sz w:val="20"/>
          <w:u w:val="single"/>
          <w:rtl/>
          <w:lang w:eastAsia="he-IL"/>
        </w:rPr>
        <w:t xml:space="preserve">נספח </w:t>
      </w:r>
      <w:r w:rsidRPr="00235529">
        <w:rPr>
          <w:rFonts w:ascii="Times New Roman" w:eastAsia="Times New Roman" w:hAnsi="Times New Roman" w:hint="cs"/>
          <w:b/>
          <w:bCs/>
          <w:sz w:val="20"/>
          <w:u w:val="single"/>
          <w:rtl/>
          <w:lang w:eastAsia="he-IL"/>
        </w:rPr>
        <w:t>ז</w:t>
      </w:r>
      <w:r>
        <w:rPr>
          <w:rFonts w:ascii="Times New Roman" w:eastAsia="Times New Roman" w:hAnsi="Times New Roman" w:hint="cs"/>
          <w:b/>
          <w:bCs/>
          <w:sz w:val="20"/>
          <w:u w:val="single"/>
          <w:rtl/>
          <w:lang w:eastAsia="he-IL"/>
        </w:rPr>
        <w:t>1'</w:t>
      </w:r>
      <w:r>
        <w:rPr>
          <w:rFonts w:ascii="Times New Roman" w:eastAsia="Times New Roman" w:hAnsi="Times New Roman" w:hint="cs"/>
          <w:sz w:val="20"/>
          <w:rtl/>
          <w:lang w:eastAsia="he-IL"/>
        </w:rPr>
        <w:t xml:space="preserve">, והמהווה חלק בלתי נפרד ממנו ("מפרט ביטוחי המתכנן" ו"אישור עריכת הביטוח", בהתאמה), אצל חברת ביטוח מורשית כדין בישראל ובעלת מוניטין. על אף האמור לעיל, ככל ולא יועסקו </w:t>
      </w:r>
      <w:r>
        <w:rPr>
          <w:rFonts w:ascii="Times New Roman" w:eastAsia="Times New Roman" w:hAnsi="Times New Roman" w:hint="cs"/>
          <w:sz w:val="20"/>
          <w:rtl/>
          <w:lang w:eastAsia="he-IL"/>
        </w:rPr>
        <w:lastRenderedPageBreak/>
        <w:t xml:space="preserve">בידי </w:t>
      </w:r>
      <w:r w:rsidRPr="00E034F9">
        <w:rPr>
          <w:rFonts w:ascii="Times New Roman" w:eastAsia="Times New Roman" w:hAnsi="Times New Roman" w:hint="cs"/>
          <w:sz w:val="20"/>
          <w:rtl/>
          <w:lang w:eastAsia="he-IL"/>
        </w:rPr>
        <w:t xml:space="preserve">המתכנן </w:t>
      </w:r>
      <w:r>
        <w:rPr>
          <w:rFonts w:ascii="Times New Roman" w:eastAsia="Times New Roman" w:hAnsi="Times New Roman" w:hint="cs"/>
          <w:sz w:val="20"/>
          <w:rtl/>
          <w:lang w:eastAsia="he-IL"/>
        </w:rPr>
        <w:t xml:space="preserve">עובדים במסגרת ההסכם, יהיה רשאי </w:t>
      </w:r>
      <w:r w:rsidRPr="00E034F9">
        <w:rPr>
          <w:rFonts w:ascii="Times New Roman" w:eastAsia="Times New Roman" w:hAnsi="Times New Roman" w:hint="cs"/>
          <w:sz w:val="20"/>
          <w:rtl/>
          <w:lang w:eastAsia="he-IL"/>
        </w:rPr>
        <w:t>המתכנן</w:t>
      </w:r>
      <w:r w:rsidRPr="00E034F9">
        <w:rPr>
          <w:rFonts w:ascii="Times New Roman" w:eastAsia="Times New Roman" w:hAnsi="Times New Roman"/>
          <w:sz w:val="20"/>
          <w:rtl/>
          <w:lang w:eastAsia="he-IL"/>
        </w:rPr>
        <w:t xml:space="preserve"> </w:t>
      </w:r>
      <w:r>
        <w:rPr>
          <w:rFonts w:ascii="Times New Roman" w:eastAsia="Times New Roman" w:hAnsi="Times New Roman" w:hint="cs"/>
          <w:sz w:val="20"/>
          <w:rtl/>
          <w:lang w:eastAsia="he-IL"/>
        </w:rPr>
        <w:t>שלא לערוך את הביטוח המצוין בסעיף א' לאישור עריכת הביטוח.</w:t>
      </w:r>
    </w:p>
    <w:p w14:paraId="5A4A8B3D"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Pr>
          <w:rFonts w:ascii="Times New Roman" w:eastAsia="Times New Roman" w:hAnsi="Times New Roman" w:hint="cs"/>
          <w:sz w:val="20"/>
          <w:rtl/>
          <w:lang w:eastAsia="he-IL"/>
        </w:rPr>
        <w:t xml:space="preserve">ללא צורך בכל דרישה מצד המזמין, על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78CC9BB7"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Pr>
          <w:rFonts w:ascii="Times New Roman" w:eastAsia="Times New Roman" w:hAnsi="Times New Roman" w:hint="cs"/>
          <w:sz w:val="20"/>
          <w:rtl/>
          <w:lang w:eastAsia="he-IL"/>
        </w:rPr>
        <w:t xml:space="preserve">כמו כן, מיד בתום תקופת הביטוח, על </w:t>
      </w:r>
      <w:r w:rsidRPr="00E034F9">
        <w:rPr>
          <w:rFonts w:ascii="Times New Roman" w:eastAsia="Times New Roman" w:hAnsi="Times New Roman" w:hint="cs"/>
          <w:sz w:val="20"/>
          <w:rtl/>
          <w:lang w:eastAsia="he-IL"/>
        </w:rPr>
        <w:t xml:space="preserve">המתכנן </w:t>
      </w:r>
      <w:r>
        <w:rPr>
          <w:rFonts w:ascii="Times New Roman" w:eastAsia="Times New Roman" w:hAnsi="Times New Roman" w:hint="cs"/>
          <w:sz w:val="20"/>
          <w:rtl/>
          <w:lang w:eastAsia="he-IL"/>
        </w:rPr>
        <w:t>להמציא לידי המזמין אישור עריכת ביטוח מעודכן, בגין חידוש תוקף ביטוחי המתכנן לתקופת ביטוח נוספת, ומידי תקופת ביטוח, כל עוד הסכם זה בתוקף או לתקופה מאוחרת יותר כמפורט בסעיף 9.3 לעיל.</w:t>
      </w:r>
    </w:p>
    <w:p w14:paraId="5C7EC5A6"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Pr>
          <w:rFonts w:ascii="Times New Roman" w:eastAsia="Times New Roman" w:hAnsi="Times New Roman" w:hint="cs"/>
          <w:sz w:val="20"/>
          <w:rtl/>
          <w:lang w:eastAsia="he-IL"/>
        </w:rPr>
        <w:t xml:space="preserve">מובהר, כי גבולות האחריות, הנדרשים במסגרת ביטוחי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כמפורט באישור עריכת הביטוח, הינם בבחינת דרישה מזערית, המוטלת על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שאינה פוטרת את </w:t>
      </w:r>
      <w:r w:rsidRPr="00E034F9">
        <w:rPr>
          <w:rFonts w:ascii="Times New Roman" w:eastAsia="Times New Roman" w:hAnsi="Times New Roman" w:hint="cs"/>
          <w:sz w:val="20"/>
          <w:rtl/>
          <w:lang w:eastAsia="he-IL"/>
        </w:rPr>
        <w:t xml:space="preserve">המתכנן </w:t>
      </w:r>
      <w:r>
        <w:rPr>
          <w:rFonts w:ascii="Times New Roman" w:eastAsia="Times New Roman" w:hAnsi="Times New Roman" w:hint="cs"/>
          <w:sz w:val="20"/>
          <w:rtl/>
          <w:lang w:eastAsia="he-IL"/>
        </w:rPr>
        <w:t xml:space="preserve">ממלוא החבות על פי הסכם זה. </w:t>
      </w:r>
    </w:p>
    <w:p w14:paraId="0671490D"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Pr>
          <w:rFonts w:ascii="Times New Roman" w:eastAsia="Times New Roman" w:hAnsi="Times New Roman" w:hint="cs"/>
          <w:sz w:val="20"/>
          <w:rtl/>
          <w:lang w:eastAsia="he-IL"/>
        </w:rPr>
        <w:t>מוסכם בזאת, כי ל</w:t>
      </w:r>
      <w:r w:rsidRPr="00E034F9">
        <w:rPr>
          <w:rFonts w:ascii="Times New Roman" w:eastAsia="Times New Roman" w:hAnsi="Times New Roman" w:hint="cs"/>
          <w:sz w:val="20"/>
          <w:rtl/>
          <w:lang w:eastAsia="he-IL"/>
        </w:rPr>
        <w:t>מתכנן</w:t>
      </w:r>
      <w:r>
        <w:rPr>
          <w:rFonts w:ascii="Times New Roman" w:eastAsia="Times New Roman" w:hAnsi="Times New Roman" w:hint="cs"/>
          <w:sz w:val="20"/>
          <w:rtl/>
          <w:lang w:eastAsia="he-IL"/>
        </w:rPr>
        <w:t xml:space="preserve"> לא תהיה כל טענה כלפי המזמין או מי מטעם המזמין, בכל הקשור לגבולות האחריות כאמור.</w:t>
      </w:r>
    </w:p>
    <w:p w14:paraId="430C1FBC"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Pr>
          <w:rFonts w:ascii="Times New Roman" w:eastAsia="Times New Roman" w:hAnsi="Times New Roman" w:hint="cs"/>
          <w:sz w:val="20"/>
          <w:rtl/>
          <w:lang w:eastAsia="he-IL"/>
        </w:rPr>
        <w:t xml:space="preserve">למזמין תהא הזכות, אך לא החובה, לבדוק את אישור עריכת הביטוח, שיומצא על ידי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כאמור לעיל, ועל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לבצע כל שינוי, תיקון, התאמה או הרחבה, שיידרשו על מנת להתאים את ביטוחי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להתחייבויות המתכנן על פי הסכם זה.</w:t>
      </w:r>
    </w:p>
    <w:p w14:paraId="432A48FC"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Pr>
          <w:rFonts w:ascii="Times New Roman" w:eastAsia="Times New Roman" w:hAnsi="Times New Roman" w:hint="cs"/>
          <w:sz w:val="20"/>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טיבם, היקפם, ותוקפם, או לגבי העדרם, ואין בהן כדי לגרוע מכל חובה שהיא, המוטלת על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על פי הסכם זה או על פי כל דין, וזאת בין אם דרשו עריכת שינויים כמפורט לעיל ובין אם לאו, בין אם בדקו את אישור עריכת הביטוחים ובין אם לאו.</w:t>
      </w:r>
    </w:p>
    <w:p w14:paraId="483ED5A5"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פוטר את המזמין ואת הבאים מטעם המזמין מאחריות לכל אובדן או נזק לרכוש, המובא על ידי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או על ידי מי מטעם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לחצרי המזמין או המשמש את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לצורך מתן השירותים, ולא תהיה ל</w:t>
      </w:r>
      <w:r w:rsidRPr="00E034F9">
        <w:rPr>
          <w:rFonts w:ascii="Times New Roman" w:eastAsia="Times New Roman" w:hAnsi="Times New Roman" w:hint="cs"/>
          <w:sz w:val="20"/>
          <w:rtl/>
          <w:lang w:eastAsia="he-IL"/>
        </w:rPr>
        <w:t>מתכנן</w:t>
      </w:r>
      <w:r>
        <w:rPr>
          <w:rFonts w:ascii="Times New Roman" w:eastAsia="Times New Roman" w:hAnsi="Times New Roman" w:hint="cs"/>
          <w:sz w:val="20"/>
          <w:rtl/>
          <w:lang w:eastAsia="he-IL"/>
        </w:rPr>
        <w:t xml:space="preserve"> כל טענה, דרישה או תביעה </w:t>
      </w:r>
      <w:r>
        <w:rPr>
          <w:rFonts w:ascii="Times New Roman" w:eastAsia="Times New Roman" w:hAnsi="Times New Roman" w:hint="cs"/>
          <w:sz w:val="20"/>
          <w:rtl/>
          <w:lang w:eastAsia="he-IL"/>
        </w:rPr>
        <w:lastRenderedPageBreak/>
        <w:t>כלפי הנזכרים לעיל, בגין אובדן או נזק כאמור.</w:t>
      </w:r>
    </w:p>
    <w:p w14:paraId="2D96FC93"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Pr>
          <w:rFonts w:ascii="Times New Roman" w:eastAsia="Times New Roman" w:hAnsi="Times New Roman" w:hint="cs"/>
          <w:sz w:val="20"/>
          <w:rtl/>
          <w:lang w:eastAsia="he-IL"/>
        </w:rPr>
        <w:t xml:space="preserve">אם לדעת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יש צורך בעריכת ביטוחים נוספים או משלימים לביטוחי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על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לערוך ולקיים את הביטוחים הנוספים או המשלימים כאמור. </w:t>
      </w:r>
    </w:p>
    <w:p w14:paraId="146460E2"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Pr>
          <w:rFonts w:ascii="Times New Roman" w:eastAsia="Times New Roman" w:hAnsi="Times New Roman" w:hint="cs"/>
          <w:sz w:val="20"/>
          <w:rtl/>
          <w:lang w:eastAsia="he-IL"/>
        </w:rPr>
        <w:t xml:space="preserve">בכל ביטוח רכוש נוסף או משלים לביטוחי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69E56A88"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Pr>
          <w:rFonts w:ascii="Times New Roman" w:eastAsia="Times New Roman" w:hAnsi="Times New Roman" w:hint="cs"/>
          <w:sz w:val="20"/>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על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לדאוג, כי בידי קבלני המשנה פוליסות ביטוח, בהתאם לתנאים ולסכומים הנדרשים על פי הסכם זה. לחלופין, למתכנן נתונה הרשות לכלול את קבלני המשנה בשם המבוטח במסגרת ביטוחי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w:t>
      </w:r>
    </w:p>
    <w:p w14:paraId="2134D899"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Pr>
          <w:rFonts w:ascii="Times New Roman" w:eastAsia="Times New Roman" w:hAnsi="Times New Roman" w:hint="cs"/>
          <w:sz w:val="20"/>
          <w:rtl/>
          <w:lang w:eastAsia="he-IL"/>
        </w:rPr>
        <w:t xml:space="preserve">למען הסר ספק, מובהר בזאת כי על </w:t>
      </w:r>
      <w:r w:rsidRPr="00235529">
        <w:rPr>
          <w:rFonts w:ascii="Times New Roman" w:eastAsia="Times New Roman" w:hAnsi="Times New Roman" w:hint="cs"/>
          <w:sz w:val="20"/>
          <w:rtl/>
          <w:lang w:eastAsia="he-IL"/>
        </w:rPr>
        <w:t xml:space="preserve">המתכנן </w:t>
      </w:r>
      <w:r>
        <w:rPr>
          <w:rFonts w:ascii="Times New Roman" w:eastAsia="Times New Roman" w:hAnsi="Times New Roman" w:hint="cs"/>
          <w:sz w:val="20"/>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hint="cs"/>
          <w:sz w:val="20"/>
          <w:rtl/>
          <w:lang w:eastAsia="he-IL"/>
        </w:rPr>
        <w:t xml:space="preserve">המתכנן </w:t>
      </w:r>
      <w:r>
        <w:rPr>
          <w:rFonts w:ascii="Times New Roman" w:eastAsia="Times New Roman" w:hAnsi="Times New Roman" w:hint="cs"/>
          <w:sz w:val="20"/>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03661C5C"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Pr>
          <w:rFonts w:ascii="Times New Roman" w:eastAsia="Times New Roman" w:hAnsi="Times New Roman" w:hint="cs"/>
          <w:sz w:val="20"/>
          <w:rtl/>
          <w:lang w:eastAsia="he-IL"/>
        </w:rPr>
        <w:t xml:space="preserve">אין בעריכת ביטוחי </w:t>
      </w:r>
      <w:r w:rsidRPr="00235529">
        <w:rPr>
          <w:rFonts w:ascii="Times New Roman" w:eastAsia="Times New Roman" w:hAnsi="Times New Roman" w:hint="cs"/>
          <w:sz w:val="20"/>
          <w:rtl/>
          <w:lang w:eastAsia="he-IL"/>
        </w:rPr>
        <w:t xml:space="preserve">המתכנן </w:t>
      </w:r>
      <w:r>
        <w:rPr>
          <w:rFonts w:ascii="Times New Roman" w:eastAsia="Times New Roman" w:hAnsi="Times New Roman" w:hint="cs"/>
          <w:sz w:val="20"/>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hint="cs"/>
          <w:sz w:val="20"/>
          <w:rtl/>
          <w:lang w:eastAsia="he-IL"/>
        </w:rPr>
        <w:t xml:space="preserve">המתכנן </w:t>
      </w:r>
      <w:r>
        <w:rPr>
          <w:rFonts w:ascii="Times New Roman" w:eastAsia="Times New Roman" w:hAnsi="Times New Roman" w:hint="cs"/>
          <w:sz w:val="20"/>
          <w:rtl/>
          <w:lang w:eastAsia="he-IL"/>
        </w:rPr>
        <w:t xml:space="preserve">כדי לשחרר את </w:t>
      </w:r>
      <w:r w:rsidRPr="00235529">
        <w:rPr>
          <w:rFonts w:ascii="Times New Roman" w:eastAsia="Times New Roman" w:hAnsi="Times New Roman" w:hint="cs"/>
          <w:sz w:val="20"/>
          <w:rtl/>
          <w:lang w:eastAsia="he-IL"/>
        </w:rPr>
        <w:t xml:space="preserve">המתכנן </w:t>
      </w:r>
      <w:r>
        <w:rPr>
          <w:rFonts w:ascii="Times New Roman" w:eastAsia="Times New Roman" w:hAnsi="Times New Roman" w:hint="cs"/>
          <w:sz w:val="20"/>
          <w:rtl/>
          <w:lang w:eastAsia="he-IL"/>
        </w:rPr>
        <w:t>מחובתו לשפות ו/או לפצות את המזמין ו/או מי מטעמו, בגין כל נזק ,שהוא אחראי לו על פי הסכם זה ו/או על פי כל דין.</w:t>
      </w:r>
    </w:p>
    <w:p w14:paraId="7F5AA06D"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lang w:eastAsia="he-IL"/>
        </w:rPr>
      </w:pPr>
      <w:r w:rsidRPr="00235529">
        <w:rPr>
          <w:rFonts w:ascii="Times New Roman" w:eastAsia="Times New Roman" w:hAnsi="Times New Roman" w:hint="cs"/>
          <w:sz w:val="20"/>
          <w:rtl/>
          <w:lang w:eastAsia="he-IL"/>
        </w:rPr>
        <w:t xml:space="preserve">המתכנן </w:t>
      </w:r>
      <w:r>
        <w:rPr>
          <w:rFonts w:ascii="Times New Roman" w:eastAsia="Times New Roman" w:hAnsi="Times New Roman" w:hint="cs"/>
          <w:sz w:val="20"/>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המתכנן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כל עובדיו ו/או שליחיו ו/או משמשיו ו/או קבלני המשנה שלו ועובדיהם, שיועסקו במתן השירותים, לרבות אלה שיעסקו בשירותים </w:t>
      </w:r>
      <w:r>
        <w:rPr>
          <w:rFonts w:ascii="Times New Roman" w:eastAsia="Times New Roman" w:hAnsi="Times New Roman" w:hint="cs"/>
          <w:sz w:val="20"/>
          <w:rtl/>
          <w:lang w:eastAsia="he-IL"/>
        </w:rPr>
        <w:lastRenderedPageBreak/>
        <w:t>האמורים באופן מקרי או זמני, יהיו בכל עת ובמשך כל תקופת ההתקשרות זכאים לכל הזכויות שעל פי החוק הנ"ל.</w:t>
      </w:r>
    </w:p>
    <w:p w14:paraId="52C97FD7" w14:textId="77777777" w:rsidR="00740118" w:rsidRPr="00A42052"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A42052">
        <w:rPr>
          <w:rFonts w:ascii="Times New Roman" w:eastAsia="Times New Roman" w:hAnsi="Times New Roman"/>
          <w:sz w:val="20"/>
          <w:rtl/>
          <w:lang w:eastAsia="he-IL"/>
        </w:rPr>
        <w:t>הפרת סעיף זה על כל תנאיו תיחשב להפרה יסודית של ההסכם.</w:t>
      </w:r>
    </w:p>
    <w:p w14:paraId="173A39E4"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sz w:val="20"/>
          <w:rtl/>
          <w:lang w:eastAsia="he-IL"/>
        </w:rPr>
      </w:pPr>
      <w:r w:rsidRPr="001835AB">
        <w:rPr>
          <w:rFonts w:ascii="Times New Roman" w:eastAsia="Times New Roman" w:hAnsi="Times New Roman"/>
          <w:bCs/>
          <w:sz w:val="20"/>
          <w:u w:val="single"/>
          <w:rtl/>
          <w:lang w:eastAsia="he-IL"/>
        </w:rPr>
        <w:t>אספקת תכניות</w:t>
      </w:r>
    </w:p>
    <w:p w14:paraId="2FCBB10D"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בכל עת במהלך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 וכן בתקופת הבדק של העבודות</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ימסור המתכנן למזמין מיד לפי דרישתו כל תכניות, ובכללן, תכניות ומסמכים המנויים ברשימה המצ"ב כנספח </w:t>
      </w:r>
      <w:r w:rsidRPr="001835AB">
        <w:rPr>
          <w:rFonts w:ascii="Times New Roman" w:eastAsia="Times New Roman" w:hAnsi="Times New Roman"/>
          <w:b/>
          <w:bCs/>
          <w:sz w:val="20"/>
          <w:rtl/>
          <w:lang w:eastAsia="he-IL"/>
        </w:rPr>
        <w:t>ח'</w:t>
      </w:r>
      <w:r w:rsidRPr="001835AB">
        <w:rPr>
          <w:rFonts w:ascii="Times New Roman" w:eastAsia="Times New Roman" w:hAnsi="Times New Roman"/>
          <w:sz w:val="20"/>
          <w:rtl/>
          <w:lang w:eastAsia="he-IL"/>
        </w:rPr>
        <w:t xml:space="preserve"> לחוזה זה, ובמידה והדרישה מתייחסת לתכניות שאינ</w:t>
      </w:r>
      <w:r w:rsidRPr="001835AB">
        <w:rPr>
          <w:rFonts w:ascii="Times New Roman" w:eastAsia="Times New Roman" w:hAnsi="Times New Roman" w:hint="cs"/>
          <w:sz w:val="20"/>
          <w:rtl/>
          <w:lang w:eastAsia="he-IL"/>
        </w:rPr>
        <w:t>ן</w:t>
      </w:r>
      <w:r w:rsidRPr="001835AB">
        <w:rPr>
          <w:rFonts w:ascii="Times New Roman" w:eastAsia="Times New Roman" w:hAnsi="Times New Roman"/>
          <w:sz w:val="20"/>
          <w:rtl/>
          <w:lang w:eastAsia="he-IL"/>
        </w:rPr>
        <w:t xml:space="preserve"> בידו</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יערכ</w:t>
      </w:r>
      <w:r w:rsidRPr="001835AB">
        <w:rPr>
          <w:rFonts w:ascii="Times New Roman" w:eastAsia="Times New Roman" w:hAnsi="Times New Roman" w:hint="cs"/>
          <w:sz w:val="20"/>
          <w:rtl/>
          <w:lang w:eastAsia="he-IL"/>
        </w:rPr>
        <w:t>ן</w:t>
      </w:r>
      <w:r w:rsidRPr="001835AB">
        <w:rPr>
          <w:rFonts w:ascii="Times New Roman" w:eastAsia="Times New Roman" w:hAnsi="Times New Roman"/>
          <w:sz w:val="20"/>
          <w:rtl/>
          <w:lang w:eastAsia="he-IL"/>
        </w:rPr>
        <w:t xml:space="preserve"> המתכנן בהקדם האפשרי וימסר</w:t>
      </w:r>
      <w:r w:rsidRPr="001835AB">
        <w:rPr>
          <w:rFonts w:ascii="Times New Roman" w:eastAsia="Times New Roman" w:hAnsi="Times New Roman" w:hint="cs"/>
          <w:sz w:val="20"/>
          <w:rtl/>
          <w:lang w:eastAsia="he-IL"/>
        </w:rPr>
        <w:t>ן</w:t>
      </w:r>
      <w:r w:rsidRPr="001835AB">
        <w:rPr>
          <w:rFonts w:ascii="Times New Roman" w:eastAsia="Times New Roman" w:hAnsi="Times New Roman"/>
          <w:sz w:val="20"/>
          <w:rtl/>
          <w:lang w:eastAsia="he-IL"/>
        </w:rPr>
        <w:t xml:space="preserve"> למזמין.</w:t>
      </w:r>
    </w:p>
    <w:p w14:paraId="345415AB"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עם גמר שרותי </w:t>
      </w:r>
      <w:r w:rsidRPr="001835AB">
        <w:rPr>
          <w:rFonts w:ascii="Times New Roman" w:eastAsia="Times New Roman" w:hAnsi="Times New Roman" w:hint="cs"/>
          <w:sz w:val="20"/>
          <w:rtl/>
          <w:lang w:eastAsia="he-IL"/>
        </w:rPr>
        <w:t>המתכנן,</w:t>
      </w:r>
      <w:r w:rsidRPr="001835AB">
        <w:rPr>
          <w:rFonts w:ascii="Times New Roman" w:eastAsia="Times New Roman" w:hAnsi="Times New Roman"/>
          <w:sz w:val="20"/>
          <w:rtl/>
          <w:lang w:eastAsia="he-IL"/>
        </w:rPr>
        <w:t xml:space="preserve"> ימסור המתכנן למזמין סדרה אחת של העתקי התכניות כשהן מעודכנות, ומשקפות את התכנון והב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צוע הסופי בשטח </w:t>
      </w:r>
      <w:r w:rsidRPr="001835AB">
        <w:rPr>
          <w:rFonts w:ascii="Times New Roman" w:eastAsia="Times New Roman" w:hAnsi="Times New Roman"/>
          <w:color w:val="000000"/>
          <w:sz w:val="20"/>
          <w:lang w:eastAsia="he-IL"/>
        </w:rPr>
        <w:t>(AS MADE)</w:t>
      </w:r>
      <w:r w:rsidRPr="001835AB">
        <w:rPr>
          <w:rFonts w:ascii="Times New Roman" w:eastAsia="Times New Roman" w:hAnsi="Times New Roman"/>
          <w:sz w:val="20"/>
          <w:rtl/>
          <w:lang w:eastAsia="he-IL"/>
        </w:rPr>
        <w:t xml:space="preserve">, למעט שינויי דיירים, </w:t>
      </w:r>
      <w:r w:rsidRPr="001835AB">
        <w:rPr>
          <w:rFonts w:ascii="Times New Roman" w:eastAsia="Times New Roman" w:hAnsi="Times New Roman" w:hint="cs"/>
          <w:sz w:val="20"/>
          <w:rtl/>
          <w:lang w:eastAsia="he-IL"/>
        </w:rPr>
        <w:t xml:space="preserve">וקבצים </w:t>
      </w:r>
      <w:r w:rsidRPr="001835AB">
        <w:rPr>
          <w:rFonts w:ascii="Times New Roman" w:eastAsia="Times New Roman" w:hAnsi="Times New Roman"/>
          <w:sz w:val="20"/>
          <w:rtl/>
          <w:lang w:eastAsia="he-IL"/>
        </w:rPr>
        <w:t>המכילים את התכנון במדיה ממוחשבת.</w:t>
      </w:r>
    </w:p>
    <w:p w14:paraId="18D001B6"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הובא החוזה לידי גמר או בוטל לפי סעיף 12 להלן, ימסור המתכנן למזמין סדרה אחת של העתקי התכניות ו</w:t>
      </w:r>
      <w:r w:rsidRPr="001835AB">
        <w:rPr>
          <w:rFonts w:ascii="Times New Roman" w:eastAsia="Times New Roman" w:hAnsi="Times New Roman" w:hint="cs"/>
          <w:sz w:val="20"/>
          <w:rtl/>
          <w:lang w:eastAsia="he-IL"/>
        </w:rPr>
        <w:t>הקבצים</w:t>
      </w:r>
      <w:r w:rsidRPr="001835AB">
        <w:rPr>
          <w:rFonts w:ascii="Times New Roman" w:eastAsia="Times New Roman" w:hAnsi="Times New Roman"/>
          <w:sz w:val="20"/>
          <w:rtl/>
          <w:lang w:eastAsia="he-IL"/>
        </w:rPr>
        <w:t xml:space="preserve"> כשה</w:t>
      </w:r>
      <w:r w:rsidRPr="001835AB">
        <w:rPr>
          <w:rFonts w:ascii="Times New Roman" w:eastAsia="Times New Roman" w:hAnsi="Times New Roman" w:hint="cs"/>
          <w:sz w:val="20"/>
          <w:rtl/>
          <w:lang w:eastAsia="he-IL"/>
        </w:rPr>
        <w:t>ם</w:t>
      </w:r>
      <w:r w:rsidRPr="001835AB">
        <w:rPr>
          <w:rFonts w:ascii="Times New Roman" w:eastAsia="Times New Roman" w:hAnsi="Times New Roman"/>
          <w:sz w:val="20"/>
          <w:rtl/>
          <w:lang w:eastAsia="he-IL"/>
        </w:rPr>
        <w:t xml:space="preserve"> מעודכנ</w:t>
      </w:r>
      <w:r w:rsidRPr="001835AB">
        <w:rPr>
          <w:rFonts w:ascii="Times New Roman" w:eastAsia="Times New Roman" w:hAnsi="Times New Roman" w:hint="cs"/>
          <w:sz w:val="20"/>
          <w:rtl/>
          <w:lang w:eastAsia="he-IL"/>
        </w:rPr>
        <w:t>ים</w:t>
      </w:r>
      <w:r w:rsidRPr="001835AB">
        <w:rPr>
          <w:rFonts w:ascii="Times New Roman" w:eastAsia="Times New Roman" w:hAnsi="Times New Roman"/>
          <w:sz w:val="20"/>
          <w:rtl/>
          <w:lang w:eastAsia="he-IL"/>
        </w:rPr>
        <w:t xml:space="preserve"> עד לתאריך הבאת החוזה לידי גמר, או עד לתאריך ביטולו, הכל לפי העניין.</w:t>
      </w:r>
    </w:p>
    <w:p w14:paraId="7EDE6C9E"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כמו כן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35F9F0DF"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lang w:eastAsia="he-IL"/>
        </w:rPr>
      </w:pPr>
      <w:r w:rsidRPr="001835AB">
        <w:rPr>
          <w:rFonts w:ascii="Times New Roman" w:eastAsia="Times New Roman" w:hAnsi="Times New Roman"/>
          <w:sz w:val="20"/>
          <w:rtl/>
          <w:lang w:eastAsia="he-IL"/>
        </w:rPr>
        <w:t>המתכנן לא יהיה זכאי לכל תשלום נוסף בעד תכניות שימסור למזמין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סעיף 10 זה.</w:t>
      </w:r>
    </w:p>
    <w:p w14:paraId="509A5E12" w14:textId="77777777" w:rsidR="001835AB" w:rsidRPr="001835AB" w:rsidRDefault="001835AB" w:rsidP="001835AB">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זכות הקניין בכל התכניות שייכת למזמין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ובלבד ששולם שכר המתכנן בהתאם להוראות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חל גם לגבי זכות היוצרים, במידה וקיימת, בכל עבודות שבוצעו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התכניות. המתכנן אינו רשאי להשתמש בתכניות לצורך </w:t>
      </w:r>
      <w:r w:rsidRPr="001835AB">
        <w:rPr>
          <w:rFonts w:ascii="Times New Roman" w:eastAsia="Times New Roman" w:hAnsi="Times New Roman"/>
          <w:sz w:val="20"/>
          <w:rtl/>
          <w:lang w:eastAsia="he-IL"/>
        </w:rPr>
        <w:lastRenderedPageBreak/>
        <w:t>תכנון ובניה של פרויקט אחר  שלא בהסכמת המזמין.</w:t>
      </w:r>
    </w:p>
    <w:p w14:paraId="4D17C82F" w14:textId="77777777" w:rsidR="001835AB" w:rsidRPr="001835AB" w:rsidRDefault="001835AB" w:rsidP="001835AB">
      <w:pPr>
        <w:widowControl w:val="0"/>
        <w:numPr>
          <w:ilvl w:val="0"/>
          <w:numId w:val="1"/>
        </w:numPr>
        <w:spacing w:before="0" w:beforeAutospacing="0" w:after="240" w:afterAutospacing="0" w:line="240" w:lineRule="auto"/>
        <w:ind w:left="363" w:hanging="414"/>
        <w:jc w:val="both"/>
        <w:rPr>
          <w:rFonts w:ascii="Times New Roman" w:eastAsia="Times New Roman" w:hAnsi="Times New Roman"/>
          <w:sz w:val="20"/>
          <w:rtl/>
          <w:lang w:eastAsia="he-IL"/>
        </w:rPr>
      </w:pPr>
      <w:r w:rsidRPr="001835AB">
        <w:rPr>
          <w:rFonts w:ascii="Times New Roman" w:eastAsia="Times New Roman" w:hAnsi="Times New Roman"/>
          <w:bCs/>
          <w:sz w:val="20"/>
          <w:u w:val="single"/>
          <w:rtl/>
          <w:lang w:eastAsia="he-IL"/>
        </w:rPr>
        <w:t>מעמד המתכנן</w:t>
      </w:r>
    </w:p>
    <w:p w14:paraId="24677F47"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color w:val="000000"/>
          <w:sz w:val="24"/>
          <w:rtl/>
          <w:lang w:eastAsia="he-IL"/>
        </w:rPr>
        <w:t>מוסכם ומובהר על ידי הצדדים לחוזה זה</w:t>
      </w:r>
      <w:r w:rsidRPr="001835AB">
        <w:rPr>
          <w:rFonts w:ascii="Times New Roman" w:eastAsia="Times New Roman" w:hAnsi="Times New Roman" w:hint="cs"/>
          <w:color w:val="000000"/>
          <w:sz w:val="24"/>
          <w:rtl/>
          <w:lang w:eastAsia="he-IL"/>
        </w:rPr>
        <w:t>,</w:t>
      </w:r>
      <w:r w:rsidRPr="001835AB">
        <w:rPr>
          <w:rFonts w:ascii="Times New Roman" w:eastAsia="Times New Roman" w:hAnsi="Times New Roman"/>
          <w:color w:val="000000"/>
          <w:sz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1835AB">
        <w:rPr>
          <w:rFonts w:ascii="Times New Roman" w:eastAsia="Times New Roman" w:hAnsi="Times New Roman" w:hint="cs"/>
          <w:sz w:val="20"/>
          <w:rtl/>
          <w:lang w:eastAsia="he-IL"/>
        </w:rPr>
        <w:t xml:space="preserve"> של המתכנן</w:t>
      </w:r>
      <w:r w:rsidRPr="001835AB">
        <w:rPr>
          <w:rFonts w:ascii="Times New Roman" w:eastAsia="Times New Roman" w:hAnsi="Times New Roman"/>
          <w:sz w:val="20"/>
          <w:rtl/>
          <w:lang w:eastAsia="he-IL"/>
        </w:rPr>
        <w:t>.</w:t>
      </w:r>
    </w:p>
    <w:p w14:paraId="318A9638"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lang w:eastAsia="he-IL"/>
        </w:rPr>
      </w:pPr>
      <w:r w:rsidRPr="001835AB">
        <w:rPr>
          <w:rFonts w:ascii="Times New Roman" w:eastAsia="Times New Roman" w:hAnsi="Times New Roman"/>
          <w:sz w:val="20"/>
          <w:rtl/>
          <w:lang w:eastAsia="he-IL"/>
        </w:rPr>
        <w:t xml:space="preserve">אין ולא יהיו יחסי עובד-מעביד בין המזמין ובין </w:t>
      </w:r>
      <w:r w:rsidRPr="001835AB">
        <w:rPr>
          <w:rFonts w:ascii="Times New Roman" w:eastAsia="Times New Roman" w:hAnsi="Times New Roman"/>
          <w:color w:val="000000"/>
          <w:sz w:val="24"/>
          <w:rtl/>
          <w:lang w:eastAsia="he-IL"/>
        </w:rPr>
        <w:t xml:space="preserve">המתכנן ו/או </w:t>
      </w:r>
      <w:r w:rsidRPr="001835AB">
        <w:rPr>
          <w:rFonts w:ascii="Times New Roman" w:eastAsia="Times New Roman" w:hAnsi="Times New Roman" w:hint="cs"/>
          <w:color w:val="000000"/>
          <w:sz w:val="24"/>
          <w:rtl/>
          <w:lang w:eastAsia="he-IL"/>
        </w:rPr>
        <w:t>מי מטעמו ו</w:t>
      </w:r>
      <w:r w:rsidRPr="001835AB">
        <w:rPr>
          <w:rFonts w:ascii="Times New Roman" w:eastAsia="Times New Roman" w:hAnsi="Times New Roman"/>
          <w:color w:val="000000"/>
          <w:sz w:val="24"/>
          <w:rtl/>
          <w:lang w:eastAsia="he-IL"/>
        </w:rPr>
        <w:t xml:space="preserve">בין המזמין לבין עובדי </w:t>
      </w:r>
      <w:r w:rsidRPr="001835AB">
        <w:rPr>
          <w:rFonts w:ascii="Times New Roman" w:eastAsia="Times New Roman" w:hAnsi="Times New Roman" w:hint="cs"/>
          <w:color w:val="000000"/>
          <w:sz w:val="24"/>
          <w:rtl/>
          <w:lang w:eastAsia="he-IL"/>
        </w:rPr>
        <w:t xml:space="preserve"> המתכנן ו/או מי מטעמיהם</w:t>
      </w:r>
      <w:r w:rsidRPr="001835AB">
        <w:rPr>
          <w:rFonts w:ascii="Times New Roman" w:eastAsia="Times New Roman" w:hAnsi="Times New Roman"/>
          <w:color w:val="000000"/>
          <w:sz w:val="24"/>
          <w:rtl/>
          <w:lang w:eastAsia="he-IL"/>
        </w:rPr>
        <w:t xml:space="preserve"> </w:t>
      </w:r>
      <w:r w:rsidRPr="001835AB">
        <w:rPr>
          <w:rFonts w:ascii="Times New Roman" w:eastAsia="Times New Roman" w:hAnsi="Times New Roman"/>
          <w:sz w:val="20"/>
          <w:rtl/>
          <w:lang w:eastAsia="he-IL"/>
        </w:rPr>
        <w:t>ואין בהוראות חוזה זה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כדי ליצור בין המתכנן ו/או מי מעובדיו</w:t>
      </w:r>
      <w:r w:rsidRPr="001835AB">
        <w:rPr>
          <w:rFonts w:ascii="Times New Roman" w:eastAsia="Times New Roman" w:hAnsi="Times New Roman" w:hint="cs"/>
          <w:sz w:val="20"/>
          <w:rtl/>
          <w:lang w:eastAsia="he-IL"/>
        </w:rPr>
        <w:t xml:space="preserve"> ו/או מי מטעמו</w:t>
      </w:r>
      <w:r w:rsidRPr="001835AB">
        <w:rPr>
          <w:rFonts w:ascii="Times New Roman" w:eastAsia="Times New Roman" w:hAnsi="Times New Roman"/>
          <w:sz w:val="20"/>
          <w:rtl/>
          <w:lang w:eastAsia="he-IL"/>
        </w:rPr>
        <w:t xml:space="preserve"> לבין המזמין ו/או המנהל ו/או מי מטעמו יחסי עובד מעביד</w:t>
      </w:r>
      <w:r w:rsidRPr="001835AB">
        <w:rPr>
          <w:rFonts w:ascii="Times New Roman" w:eastAsia="Times New Roman" w:hAnsi="Times New Roman"/>
          <w:color w:val="000000"/>
          <w:sz w:val="24"/>
          <w:rtl/>
          <w:lang w:eastAsia="he-IL"/>
        </w:rPr>
        <w:t>, לכל ענין ודבר. בכלל זה</w:t>
      </w:r>
      <w:r w:rsidRPr="001835AB">
        <w:rPr>
          <w:rFonts w:ascii="Times New Roman" w:eastAsia="Times New Roman" w:hAnsi="Times New Roman" w:hint="cs"/>
          <w:color w:val="000000"/>
          <w:sz w:val="24"/>
          <w:rtl/>
          <w:lang w:eastAsia="he-IL"/>
        </w:rPr>
        <w:t>,</w:t>
      </w:r>
      <w:r w:rsidRPr="001835AB">
        <w:rPr>
          <w:rFonts w:ascii="Times New Roman" w:eastAsia="Times New Roman" w:hAnsi="Times New Roman"/>
          <w:color w:val="000000"/>
          <w:sz w:val="24"/>
          <w:rtl/>
          <w:lang w:eastAsia="he-IL"/>
        </w:rPr>
        <w:t xml:space="preserve"> מוסכם ומובהר בין הצדדים</w:t>
      </w:r>
      <w:r w:rsidRPr="001835AB">
        <w:rPr>
          <w:rFonts w:ascii="Times New Roman" w:eastAsia="Times New Roman" w:hAnsi="Times New Roman" w:hint="cs"/>
          <w:color w:val="000000"/>
          <w:sz w:val="24"/>
          <w:rtl/>
          <w:lang w:eastAsia="he-IL"/>
        </w:rPr>
        <w:t>,</w:t>
      </w:r>
      <w:r w:rsidRPr="001835AB">
        <w:rPr>
          <w:rFonts w:ascii="Times New Roman" w:eastAsia="Times New Roman" w:hAnsi="Times New Roman"/>
          <w:color w:val="000000"/>
          <w:sz w:val="24"/>
          <w:rtl/>
          <w:lang w:eastAsia="he-IL"/>
        </w:rPr>
        <w:t xml:space="preserve"> כי המתכנן ו/או עובדיו לא יהיו זכאים כלפי המזמין לכל זכות החלה ע</w:t>
      </w:r>
      <w:r w:rsidRPr="001835AB">
        <w:rPr>
          <w:rFonts w:ascii="Times New Roman" w:eastAsia="Times New Roman" w:hAnsi="Times New Roman" w:hint="cs"/>
          <w:color w:val="000000"/>
          <w:sz w:val="24"/>
          <w:rtl/>
          <w:lang w:eastAsia="he-IL"/>
        </w:rPr>
        <w:t>ל פ</w:t>
      </w:r>
      <w:r w:rsidRPr="001835AB">
        <w:rPr>
          <w:rFonts w:ascii="Times New Roman" w:eastAsia="Times New Roman" w:hAnsi="Times New Roman"/>
          <w:color w:val="000000"/>
          <w:sz w:val="24"/>
          <w:rtl/>
          <w:lang w:eastAsia="he-IL"/>
        </w:rPr>
        <w:t>י הדין ו/או מכח צו הרחבה ו/או מכח הסכם כלשהו על עובד</w:t>
      </w:r>
      <w:r w:rsidRPr="001835AB">
        <w:rPr>
          <w:rFonts w:ascii="Times New Roman" w:eastAsia="Times New Roman" w:hAnsi="Times New Roman" w:hint="cs"/>
          <w:sz w:val="20"/>
          <w:rtl/>
          <w:lang w:eastAsia="he-IL"/>
        </w:rPr>
        <w:t>.</w:t>
      </w:r>
    </w:p>
    <w:p w14:paraId="2CB1AA80"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color w:val="000000"/>
          <w:sz w:val="24"/>
          <w:rtl/>
          <w:lang w:eastAsia="he-IL"/>
        </w:rPr>
        <w:t>מוסכם בזה</w:t>
      </w:r>
      <w:r w:rsidRPr="001835AB">
        <w:rPr>
          <w:rFonts w:ascii="Times New Roman" w:eastAsia="Times New Roman" w:hAnsi="Times New Roman" w:hint="cs"/>
          <w:color w:val="000000"/>
          <w:sz w:val="24"/>
          <w:rtl/>
          <w:lang w:eastAsia="he-IL"/>
        </w:rPr>
        <w:t>,</w:t>
      </w:r>
      <w:r w:rsidRPr="001835AB">
        <w:rPr>
          <w:rFonts w:ascii="Times New Roman" w:eastAsia="Times New Roman" w:hAnsi="Times New Roman"/>
          <w:color w:val="000000"/>
          <w:sz w:val="24"/>
          <w:rtl/>
          <w:lang w:eastAsia="he-IL"/>
        </w:rPr>
        <w:t xml:space="preserve"> כי המתכנן ו/או עובדיו</w:t>
      </w:r>
      <w:r w:rsidRPr="001835AB">
        <w:rPr>
          <w:rFonts w:ascii="Times New Roman" w:eastAsia="Times New Roman" w:hAnsi="Times New Roman" w:hint="cs"/>
          <w:color w:val="000000"/>
          <w:sz w:val="24"/>
          <w:rtl/>
          <w:lang w:eastAsia="he-IL"/>
        </w:rPr>
        <w:t xml:space="preserve"> ו/או שלוחיו ו/או אחר מטעמו או מטעמם של אלו</w:t>
      </w:r>
      <w:r w:rsidRPr="001835AB">
        <w:rPr>
          <w:rFonts w:ascii="Times New Roman" w:eastAsia="Times New Roman" w:hAnsi="Times New Roman"/>
          <w:color w:val="000000"/>
          <w:sz w:val="24"/>
          <w:rtl/>
          <w:lang w:eastAsia="he-IL"/>
        </w:rPr>
        <w:t xml:space="preserve"> מוותרים על כל טענות ו/או</w:t>
      </w:r>
      <w:r w:rsidRPr="001835AB">
        <w:rPr>
          <w:rFonts w:ascii="Times New Roman" w:eastAsia="Times New Roman" w:hAnsi="Times New Roman" w:hint="cs"/>
          <w:color w:val="000000"/>
          <w:sz w:val="24"/>
          <w:rtl/>
          <w:lang w:eastAsia="he-IL"/>
        </w:rPr>
        <w:t xml:space="preserve"> דרישות ו/או תלונות ו/או</w:t>
      </w:r>
      <w:r w:rsidRPr="001835AB">
        <w:rPr>
          <w:rFonts w:ascii="Times New Roman" w:eastAsia="Times New Roman" w:hAnsi="Times New Roman"/>
          <w:color w:val="000000"/>
          <w:sz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36E6C745"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מצהיר ומתחייב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ישא לבדו </w:t>
      </w:r>
      <w:r w:rsidRPr="001835AB">
        <w:rPr>
          <w:rFonts w:ascii="Times New Roman" w:eastAsia="Times New Roman" w:hAnsi="Times New Roman"/>
          <w:color w:val="000000"/>
          <w:sz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1835AB">
        <w:rPr>
          <w:rFonts w:ascii="Times New Roman" w:eastAsia="Times New Roman" w:hAnsi="Times New Roman" w:hint="cs"/>
          <w:color w:val="000000"/>
          <w:sz w:val="24"/>
          <w:rtl/>
          <w:lang w:eastAsia="he-IL"/>
        </w:rPr>
        <w:t>ל פי</w:t>
      </w:r>
      <w:r w:rsidRPr="001835AB">
        <w:rPr>
          <w:rFonts w:ascii="Times New Roman" w:eastAsia="Times New Roman" w:hAnsi="Times New Roman"/>
          <w:color w:val="000000"/>
          <w:sz w:val="24"/>
          <w:rtl/>
          <w:lang w:eastAsia="he-IL"/>
        </w:rPr>
        <w:t xml:space="preserve"> חוזה זה</w:t>
      </w:r>
      <w:r w:rsidRPr="001835AB">
        <w:rPr>
          <w:rFonts w:ascii="Times New Roman" w:eastAsia="Times New Roman" w:hAnsi="Times New Roman" w:hint="cs"/>
          <w:color w:val="000000"/>
          <w:sz w:val="24"/>
          <w:rtl/>
          <w:lang w:eastAsia="he-IL"/>
        </w:rPr>
        <w:t>,</w:t>
      </w:r>
      <w:r w:rsidRPr="001835AB">
        <w:rPr>
          <w:rFonts w:ascii="Times New Roman" w:eastAsia="Times New Roman" w:hAnsi="Times New Roman"/>
          <w:color w:val="000000"/>
          <w:sz w:val="24"/>
          <w:rtl/>
          <w:lang w:eastAsia="he-IL"/>
        </w:rPr>
        <w:t xml:space="preserve"> ובכלל זה</w:t>
      </w:r>
      <w:r w:rsidRPr="001835AB">
        <w:rPr>
          <w:rFonts w:ascii="Times New Roman" w:eastAsia="Times New Roman" w:hAnsi="Times New Roman" w:hint="cs"/>
          <w:color w:val="000000"/>
          <w:sz w:val="24"/>
          <w:rtl/>
          <w:lang w:eastAsia="he-IL"/>
        </w:rPr>
        <w:t>,</w:t>
      </w:r>
      <w:r w:rsidRPr="001835AB">
        <w:rPr>
          <w:rFonts w:ascii="Times New Roman" w:eastAsia="Times New Roman" w:hAnsi="Times New Roman"/>
          <w:sz w:val="20"/>
          <w:rtl/>
          <w:lang w:eastAsia="he-IL"/>
        </w:rPr>
        <w:t xml:space="preserve"> תשלומי מס הכנסה והב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טוח הלאומי שהוא חב בגין מתן שרותי המתכנן.</w:t>
      </w:r>
    </w:p>
    <w:p w14:paraId="4E776294"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המתכנן </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ישא לבדו באחריות לכל הזכויות הסוציאליות של עובדיו (כגון - ניכויי מס הכנסה וב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טוח לאומי, תשלומים לקרנות איגודים מקצוע</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ים ותשלומים סוציאליים אחרים) ולכל החובות החלות על פי דין על מעביד כלפי עובדיו.</w:t>
      </w:r>
    </w:p>
    <w:p w14:paraId="550DB0AA"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color w:val="000000"/>
          <w:sz w:val="24"/>
          <w:rtl/>
          <w:lang w:eastAsia="he-IL"/>
        </w:rPr>
      </w:pPr>
      <w:r w:rsidRPr="001835AB">
        <w:rPr>
          <w:rFonts w:ascii="Times New Roman" w:eastAsia="Times New Roman" w:hAnsi="Times New Roman"/>
          <w:color w:val="000000"/>
          <w:sz w:val="24"/>
          <w:rtl/>
          <w:lang w:eastAsia="he-IL"/>
        </w:rPr>
        <w:t>מבלי לגרוע מ</w:t>
      </w:r>
      <w:r w:rsidRPr="001835AB">
        <w:rPr>
          <w:rFonts w:ascii="Times New Roman" w:eastAsia="Times New Roman" w:hAnsi="Times New Roman" w:hint="cs"/>
          <w:color w:val="000000"/>
          <w:sz w:val="24"/>
          <w:rtl/>
          <w:lang w:eastAsia="he-IL"/>
        </w:rPr>
        <w:t xml:space="preserve">כלליות </w:t>
      </w:r>
      <w:r w:rsidRPr="001835AB">
        <w:rPr>
          <w:rFonts w:ascii="Times New Roman" w:eastAsia="Times New Roman" w:hAnsi="Times New Roman"/>
          <w:color w:val="000000"/>
          <w:sz w:val="24"/>
          <w:rtl/>
          <w:lang w:eastAsia="he-IL"/>
        </w:rPr>
        <w:t>האמור לעיל, המתכנן מצהיר ומתחייב</w:t>
      </w:r>
      <w:r w:rsidRPr="001835AB">
        <w:rPr>
          <w:rFonts w:ascii="Times New Roman" w:eastAsia="Times New Roman" w:hAnsi="Times New Roman" w:hint="cs"/>
          <w:color w:val="000000"/>
          <w:sz w:val="24"/>
          <w:rtl/>
          <w:lang w:eastAsia="he-IL"/>
        </w:rPr>
        <w:t>,</w:t>
      </w:r>
      <w:r w:rsidRPr="001835AB">
        <w:rPr>
          <w:rFonts w:ascii="Times New Roman" w:eastAsia="Times New Roman" w:hAnsi="Times New Roman"/>
          <w:color w:val="000000"/>
          <w:sz w:val="24"/>
          <w:rtl/>
          <w:lang w:eastAsia="he-IL"/>
        </w:rPr>
        <w:t xml:space="preserve"> כי אם י</w:t>
      </w:r>
      <w:r w:rsidRPr="001835AB">
        <w:rPr>
          <w:rFonts w:ascii="Times New Roman" w:eastAsia="Times New Roman" w:hAnsi="Times New Roman" w:hint="cs"/>
          <w:color w:val="000000"/>
          <w:sz w:val="24"/>
          <w:rtl/>
          <w:lang w:eastAsia="he-IL"/>
        </w:rPr>
        <w:t>י</w:t>
      </w:r>
      <w:r w:rsidRPr="001835AB">
        <w:rPr>
          <w:rFonts w:ascii="Times New Roman" w:eastAsia="Times New Roman" w:hAnsi="Times New Roman"/>
          <w:color w:val="000000"/>
          <w:sz w:val="24"/>
          <w:rtl/>
          <w:lang w:eastAsia="he-IL"/>
        </w:rPr>
        <w:t>דרש המזמין על ידי המתכנן ו/או על ידי מי מ</w:t>
      </w:r>
      <w:r w:rsidRPr="001835AB">
        <w:rPr>
          <w:rFonts w:ascii="Times New Roman" w:eastAsia="Times New Roman" w:hAnsi="Times New Roman" w:hint="cs"/>
          <w:color w:val="000000"/>
          <w:sz w:val="24"/>
          <w:rtl/>
          <w:lang w:eastAsia="he-IL"/>
        </w:rPr>
        <w:t>שלוחיו ו/או עובדיו</w:t>
      </w:r>
      <w:r w:rsidRPr="001835AB">
        <w:rPr>
          <w:rFonts w:ascii="Times New Roman" w:eastAsia="Times New Roman" w:hAnsi="Times New Roman"/>
          <w:color w:val="000000"/>
          <w:sz w:val="24"/>
          <w:rtl/>
          <w:lang w:eastAsia="he-IL"/>
        </w:rPr>
        <w:t xml:space="preserve"> ו/או</w:t>
      </w:r>
      <w:r w:rsidRPr="001835AB">
        <w:rPr>
          <w:rFonts w:ascii="Times New Roman" w:eastAsia="Times New Roman" w:hAnsi="Times New Roman" w:hint="cs"/>
          <w:color w:val="000000"/>
          <w:sz w:val="24"/>
          <w:rtl/>
          <w:lang w:eastAsia="he-IL"/>
        </w:rPr>
        <w:t xml:space="preserve"> אחר מטעמו ו/או</w:t>
      </w:r>
      <w:r w:rsidRPr="001835AB">
        <w:rPr>
          <w:rFonts w:ascii="Times New Roman" w:eastAsia="Times New Roman" w:hAnsi="Times New Roman"/>
          <w:color w:val="000000"/>
          <w:sz w:val="24"/>
          <w:rtl/>
          <w:lang w:eastAsia="he-IL"/>
        </w:rPr>
        <w:t xml:space="preserve"> על ידי כל צד ג' לשאת בתשלום ו/או הוצאה ו/או עלות</w:t>
      </w:r>
      <w:r w:rsidRPr="001835AB">
        <w:rPr>
          <w:rFonts w:ascii="Times New Roman" w:eastAsia="Times New Roman" w:hAnsi="Times New Roman" w:hint="cs"/>
          <w:color w:val="000000"/>
          <w:sz w:val="24"/>
          <w:rtl/>
          <w:lang w:eastAsia="he-IL"/>
        </w:rPr>
        <w:t xml:space="preserve"> ו/או פיצוי ו/או שיפוי</w:t>
      </w:r>
      <w:r w:rsidRPr="001835AB">
        <w:rPr>
          <w:rFonts w:ascii="Times New Roman" w:eastAsia="Times New Roman" w:hAnsi="Times New Roman"/>
          <w:color w:val="000000"/>
          <w:sz w:val="24"/>
          <w:rtl/>
          <w:lang w:eastAsia="he-IL"/>
        </w:rPr>
        <w:t xml:space="preserve"> כלשהם, בגין עילות הנובעות מיחסי עובד ומעביד ו/או מהפסקתם ו/או אם יחולו על המזמין תשלום ו/או </w:t>
      </w:r>
      <w:r w:rsidRPr="001835AB">
        <w:rPr>
          <w:rFonts w:ascii="Times New Roman" w:eastAsia="Times New Roman" w:hAnsi="Times New Roman"/>
          <w:color w:val="000000"/>
          <w:sz w:val="24"/>
          <w:rtl/>
          <w:lang w:eastAsia="he-IL"/>
        </w:rPr>
        <w:lastRenderedPageBreak/>
        <w:t>הוצאה ו/או עלות</w:t>
      </w:r>
      <w:r w:rsidRPr="001835AB">
        <w:rPr>
          <w:rFonts w:ascii="Times New Roman" w:eastAsia="Times New Roman" w:hAnsi="Times New Roman" w:hint="cs"/>
          <w:color w:val="000000"/>
          <w:sz w:val="24"/>
          <w:rtl/>
          <w:lang w:eastAsia="he-IL"/>
        </w:rPr>
        <w:t xml:space="preserve"> ו/או פיצוי ו/או שיפוי</w:t>
      </w:r>
      <w:r w:rsidRPr="001835AB">
        <w:rPr>
          <w:rFonts w:ascii="Times New Roman" w:eastAsia="Times New Roman" w:hAnsi="Times New Roman"/>
          <w:color w:val="000000"/>
          <w:sz w:val="24"/>
          <w:rtl/>
          <w:lang w:eastAsia="he-IL"/>
        </w:rPr>
        <w:t xml:space="preserve"> כלשהם כאמור, אזי ישפה המתכנן את המזמין מיד עם דרישתו הראשונה של המזמין, בגין כל תשלום ו/או הוצאה ו/או עלות</w:t>
      </w:r>
      <w:r w:rsidRPr="001835AB">
        <w:rPr>
          <w:rFonts w:ascii="Times New Roman" w:eastAsia="Times New Roman" w:hAnsi="Times New Roman" w:hint="cs"/>
          <w:color w:val="000000"/>
          <w:sz w:val="24"/>
          <w:rtl/>
          <w:lang w:eastAsia="he-IL"/>
        </w:rPr>
        <w:t xml:space="preserve"> ו/או פיצוי ו/או שיפוי</w:t>
      </w:r>
      <w:r w:rsidRPr="001835AB">
        <w:rPr>
          <w:rFonts w:ascii="Times New Roman" w:eastAsia="Times New Roman" w:hAnsi="Times New Roman"/>
          <w:color w:val="000000"/>
          <w:sz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1835AB">
        <w:rPr>
          <w:rFonts w:ascii="Times New Roman" w:eastAsia="Times New Roman" w:hAnsi="Times New Roman" w:hint="cs"/>
          <w:color w:val="000000"/>
          <w:sz w:val="24"/>
          <w:rtl/>
          <w:lang w:eastAsia="he-IL"/>
        </w:rPr>
        <w:t>,</w:t>
      </w:r>
      <w:r w:rsidRPr="001835AB">
        <w:rPr>
          <w:rFonts w:ascii="Times New Roman" w:eastAsia="Times New Roman" w:hAnsi="Times New Roman"/>
          <w:color w:val="000000"/>
          <w:sz w:val="24"/>
          <w:rtl/>
          <w:lang w:eastAsia="he-IL"/>
        </w:rPr>
        <w:t xml:space="preserve"> ייחשב </w:t>
      </w:r>
      <w:r w:rsidRPr="001835AB">
        <w:rPr>
          <w:rFonts w:ascii="Times New Roman" w:eastAsia="Times New Roman" w:hAnsi="Times New Roman" w:hint="cs"/>
          <w:color w:val="000000"/>
          <w:sz w:val="24"/>
          <w:rtl/>
          <w:lang w:eastAsia="he-IL"/>
        </w:rPr>
        <w:t>כ</w:t>
      </w:r>
      <w:r w:rsidRPr="001835AB">
        <w:rPr>
          <w:rFonts w:ascii="Times New Roman" w:eastAsia="Times New Roman" w:hAnsi="Times New Roman"/>
          <w:color w:val="000000"/>
          <w:sz w:val="24"/>
          <w:rtl/>
          <w:lang w:eastAsia="he-IL"/>
        </w:rPr>
        <w:t>חוב המגיע למזמין מאת המתכנן על פי הוראות חוזה זה, אשר המזמין רשאי לקזז בגינו סכומים ע"ח התמורה המגיעה למתכנן.</w:t>
      </w:r>
    </w:p>
    <w:p w14:paraId="093F4EFD" w14:textId="77777777" w:rsidR="001835AB" w:rsidRPr="001835AB" w:rsidRDefault="001835AB" w:rsidP="001835AB">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color w:val="000000"/>
          <w:sz w:val="24"/>
          <w:rtl/>
          <w:lang w:eastAsia="he-IL"/>
        </w:rPr>
        <w:t>בשים לב לאמור לעיל, אם יקבע פורום מוסמך כלשהו</w:t>
      </w:r>
      <w:r w:rsidRPr="001835AB">
        <w:rPr>
          <w:rFonts w:ascii="Times New Roman" w:eastAsia="Times New Roman" w:hAnsi="Times New Roman" w:hint="cs"/>
          <w:color w:val="000000"/>
          <w:sz w:val="24"/>
          <w:rtl/>
          <w:lang w:eastAsia="he-IL"/>
        </w:rPr>
        <w:t>,</w:t>
      </w:r>
      <w:r w:rsidRPr="001835AB">
        <w:rPr>
          <w:rFonts w:ascii="Times New Roman" w:eastAsia="Times New Roman" w:hAnsi="Times New Roman"/>
          <w:color w:val="000000"/>
          <w:sz w:val="24"/>
          <w:rtl/>
          <w:lang w:eastAsia="he-IL"/>
        </w:rPr>
        <w:t xml:space="preserve"> כי נתקיימו יחסי עובד ומעביד בין המתכנן ו/או מי מעובדיו</w:t>
      </w:r>
      <w:r w:rsidRPr="001835AB">
        <w:rPr>
          <w:rFonts w:ascii="Times New Roman" w:eastAsia="Times New Roman" w:hAnsi="Times New Roman" w:hint="cs"/>
          <w:color w:val="000000"/>
          <w:sz w:val="24"/>
          <w:rtl/>
          <w:lang w:eastAsia="he-IL"/>
        </w:rPr>
        <w:t xml:space="preserve"> ו/או מי משלוחיו ו/או אחר מטעמו</w:t>
      </w:r>
      <w:r w:rsidRPr="001835AB">
        <w:rPr>
          <w:rFonts w:ascii="Times New Roman" w:eastAsia="Times New Roman" w:hAnsi="Times New Roman"/>
          <w:color w:val="000000"/>
          <w:sz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1835AB">
        <w:rPr>
          <w:rFonts w:ascii="Times New Roman" w:eastAsia="Times New Roman" w:hAnsi="Times New Roman" w:hint="cs"/>
          <w:color w:val="000000"/>
          <w:sz w:val="24"/>
          <w:rtl/>
          <w:lang w:eastAsia="he-IL"/>
        </w:rPr>
        <w:t>.</w:t>
      </w:r>
    </w:p>
    <w:p w14:paraId="5CC60298" w14:textId="77777777" w:rsidR="001835AB" w:rsidRPr="001835AB" w:rsidRDefault="001835AB" w:rsidP="001835AB">
      <w:pPr>
        <w:widowControl w:val="0"/>
        <w:numPr>
          <w:ilvl w:val="0"/>
          <w:numId w:val="1"/>
        </w:numPr>
        <w:spacing w:before="0" w:beforeAutospacing="0" w:after="240" w:afterAutospacing="0" w:line="240" w:lineRule="auto"/>
        <w:ind w:left="363" w:hanging="74"/>
        <w:jc w:val="both"/>
        <w:rPr>
          <w:rFonts w:ascii="Times New Roman" w:eastAsia="Times New Roman" w:hAnsi="Times New Roman"/>
          <w:bCs/>
          <w:sz w:val="20"/>
          <w:u w:val="single"/>
          <w:rtl/>
          <w:lang w:eastAsia="he-IL"/>
        </w:rPr>
      </w:pPr>
      <w:r w:rsidRPr="001835AB">
        <w:rPr>
          <w:rFonts w:ascii="Times New Roman" w:eastAsia="Times New Roman" w:hAnsi="Times New Roman"/>
          <w:bCs/>
          <w:sz w:val="20"/>
          <w:u w:val="single"/>
          <w:rtl/>
          <w:lang w:eastAsia="he-IL"/>
        </w:rPr>
        <w:t>הבאת החוזה לגמר או ביטולו</w:t>
      </w:r>
    </w:p>
    <w:p w14:paraId="335E7462"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lang w:eastAsia="he-IL"/>
        </w:rPr>
      </w:pPr>
    </w:p>
    <w:p w14:paraId="49A3B469" w14:textId="77777777" w:rsidR="001835AB" w:rsidRPr="001835AB" w:rsidRDefault="001835AB" w:rsidP="001835AB">
      <w:pPr>
        <w:widowControl w:val="0"/>
        <w:numPr>
          <w:ilvl w:val="2"/>
          <w:numId w:val="1"/>
        </w:numPr>
        <w:spacing w:before="0" w:beforeAutospacing="0" w:after="200" w:afterAutospacing="0" w:line="240" w:lineRule="auto"/>
        <w:ind w:left="1507" w:hanging="373"/>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על אף האמור בכל מקום אחר בחוזה </w:t>
      </w:r>
      <w:r w:rsidRPr="001835AB">
        <w:rPr>
          <w:rFonts w:ascii="Times New Roman" w:eastAsia="Times New Roman" w:hAnsi="Times New Roman" w:hint="cs"/>
          <w:sz w:val="20"/>
          <w:rtl/>
          <w:lang w:eastAsia="he-IL"/>
        </w:rPr>
        <w:t xml:space="preserve">זה על נספחיו, </w:t>
      </w:r>
      <w:r w:rsidRPr="001835AB">
        <w:rPr>
          <w:rFonts w:ascii="Times New Roman" w:eastAsia="Times New Roman" w:hAnsi="Times New Roman"/>
          <w:sz w:val="20"/>
          <w:rtl/>
          <w:lang w:eastAsia="he-IL"/>
        </w:rPr>
        <w:t>רשאי המזמין, לפי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קול דעתו הבלעדי, בכל עת ומסיבה כלשהי, להביא חוזה זה, כולו או מקצתו, לידי גמר על ידי מתן הודעה בכתב על כך למתכנן. ניתנה הודעה כאמור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יבוא החוזה לידי גמר בתאריך הנקוב בהודעה אשר לא יהיה פחות מ</w:t>
      </w:r>
      <w:r w:rsidRPr="001835AB">
        <w:rPr>
          <w:rFonts w:ascii="Times New Roman" w:eastAsia="Times New Roman" w:hAnsi="Times New Roman" w:hint="cs"/>
          <w:sz w:val="20"/>
          <w:rtl/>
          <w:lang w:eastAsia="he-IL"/>
        </w:rPr>
        <w:t>-7</w:t>
      </w:r>
      <w:r w:rsidRPr="001835AB">
        <w:rPr>
          <w:rFonts w:ascii="Times New Roman" w:eastAsia="Times New Roman" w:hAnsi="Times New Roman"/>
          <w:sz w:val="20"/>
          <w:rtl/>
          <w:lang w:eastAsia="he-IL"/>
        </w:rPr>
        <w:t xml:space="preserve"> י</w:t>
      </w:r>
      <w:r w:rsidRPr="001835AB">
        <w:rPr>
          <w:rFonts w:ascii="Times New Roman" w:eastAsia="Times New Roman" w:hAnsi="Times New Roman" w:hint="cs"/>
          <w:sz w:val="20"/>
          <w:rtl/>
          <w:lang w:eastAsia="he-IL"/>
        </w:rPr>
        <w:t>מים</w:t>
      </w:r>
      <w:r w:rsidRPr="001835AB">
        <w:rPr>
          <w:rFonts w:ascii="Times New Roman" w:eastAsia="Times New Roman" w:hAnsi="Times New Roman"/>
          <w:sz w:val="20"/>
          <w:rtl/>
          <w:lang w:eastAsia="he-IL"/>
        </w:rPr>
        <w:t xml:space="preserve"> מיום משלוחה (להלן: "</w:t>
      </w:r>
      <w:r w:rsidRPr="001835AB">
        <w:rPr>
          <w:rFonts w:ascii="Times New Roman" w:eastAsia="Times New Roman" w:hAnsi="Times New Roman"/>
          <w:b/>
          <w:bCs/>
          <w:sz w:val="20"/>
          <w:rtl/>
          <w:lang w:eastAsia="he-IL"/>
        </w:rPr>
        <w:t>תאריך הפסקת השרות</w:t>
      </w:r>
      <w:r w:rsidRPr="001835AB">
        <w:rPr>
          <w:rFonts w:ascii="Times New Roman" w:eastAsia="Times New Roman" w:hAnsi="Times New Roman"/>
          <w:sz w:val="20"/>
          <w:rtl/>
          <w:lang w:eastAsia="he-IL"/>
        </w:rPr>
        <w:t>").</w:t>
      </w:r>
    </w:p>
    <w:p w14:paraId="284CEDB2" w14:textId="77777777" w:rsidR="001835AB" w:rsidRPr="001835AB" w:rsidRDefault="001835AB" w:rsidP="001835AB">
      <w:pPr>
        <w:widowControl w:val="0"/>
        <w:numPr>
          <w:ilvl w:val="2"/>
          <w:numId w:val="1"/>
        </w:numPr>
        <w:spacing w:before="0" w:beforeAutospacing="0" w:after="200" w:afterAutospacing="0" w:line="240" w:lineRule="auto"/>
        <w:ind w:left="1507" w:hanging="373"/>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הובא החוזה לידי גמר כאמור בסעיף 12.1.1 לעיל, ישלם המזמין למתכנן שכר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קביעתו הבלעדית של המנהל, בעד אותו קטע מקטעי הפרויקט ו/או שלב משרותי המתכנן שב</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צע עד לתאריך הפסקת הש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וזאת לפי השיעור המפורט בנספחים </w:t>
      </w:r>
      <w:r w:rsidRPr="001835AB">
        <w:rPr>
          <w:rFonts w:ascii="Times New Roman" w:eastAsia="Times New Roman" w:hAnsi="Times New Roman"/>
          <w:bCs/>
          <w:sz w:val="20"/>
          <w:rtl/>
          <w:lang w:eastAsia="he-IL"/>
        </w:rPr>
        <w:t>ד' ו - ה'</w:t>
      </w:r>
      <w:r w:rsidRPr="001835AB">
        <w:rPr>
          <w:rFonts w:ascii="Times New Roman" w:eastAsia="Times New Roman" w:hAnsi="Times New Roman"/>
          <w:sz w:val="20"/>
          <w:rtl/>
          <w:lang w:eastAsia="he-IL"/>
        </w:rPr>
        <w:t>. במקרה שבוצע חלק של קטע ו/או שלב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ישולם חלק יחסי מתאים מהשכר הקבוע בנספחים </w:t>
      </w:r>
      <w:r w:rsidRPr="001835AB">
        <w:rPr>
          <w:rFonts w:ascii="Times New Roman" w:eastAsia="Times New Roman" w:hAnsi="Times New Roman"/>
          <w:bCs/>
          <w:sz w:val="20"/>
          <w:rtl/>
          <w:lang w:eastAsia="he-IL"/>
        </w:rPr>
        <w:t xml:space="preserve">ד' ו-ה' </w:t>
      </w:r>
      <w:r w:rsidRPr="001835AB">
        <w:rPr>
          <w:rFonts w:ascii="Times New Roman" w:eastAsia="Times New Roman" w:hAnsi="Times New Roman"/>
          <w:sz w:val="20"/>
          <w:rtl/>
          <w:lang w:eastAsia="he-IL"/>
        </w:rPr>
        <w:t>לאותו שלב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כפי שיקבע המנהל.</w:t>
      </w:r>
    </w:p>
    <w:p w14:paraId="2A479F6E" w14:textId="77777777" w:rsidR="001835AB" w:rsidRPr="001835AB" w:rsidRDefault="001835AB" w:rsidP="001835AB">
      <w:pPr>
        <w:widowControl w:val="0"/>
        <w:numPr>
          <w:ilvl w:val="2"/>
          <w:numId w:val="1"/>
        </w:numPr>
        <w:spacing w:before="0" w:beforeAutospacing="0" w:after="200" w:afterAutospacing="0" w:line="240" w:lineRule="auto"/>
        <w:ind w:left="1508" w:hanging="37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הודעה בדבר הבאת החוזה לידי גמר כאמור בסעיף 12.1.1 לעיל לא תשמש עילה למתכנן לתביעת פיצויים כלשהם</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לטענה </w:t>
      </w:r>
      <w:r w:rsidRPr="001835AB">
        <w:rPr>
          <w:rFonts w:ascii="Times New Roman" w:eastAsia="Times New Roman" w:hAnsi="Times New Roman" w:hint="cs"/>
          <w:sz w:val="20"/>
          <w:rtl/>
          <w:lang w:eastAsia="he-IL"/>
        </w:rPr>
        <w:t>ו/או דרישה ו/או תלונה ו/</w:t>
      </w:r>
      <w:r w:rsidRPr="001835AB">
        <w:rPr>
          <w:rFonts w:ascii="Times New Roman" w:eastAsia="Times New Roman" w:hAnsi="Times New Roman"/>
          <w:sz w:val="20"/>
          <w:rtl/>
          <w:lang w:eastAsia="he-IL"/>
        </w:rPr>
        <w:t>או תביעה כלשהי, פרט לאמור בסעיף 12.1.2 לעיל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והשכר שישולם לפי סעיף 12.1.2 לעיל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יהיה לסילוק כל המגיע למתכנן מהמזמין לפי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w:t>
      </w:r>
      <w:r w:rsidRPr="001835AB">
        <w:rPr>
          <w:rFonts w:ascii="Times New Roman" w:eastAsia="Times New Roman" w:hAnsi="Times New Roman"/>
          <w:sz w:val="20"/>
          <w:rtl/>
          <w:lang w:eastAsia="he-IL"/>
        </w:rPr>
        <w:lastRenderedPageBreak/>
        <w:t>ו/או עקב הבאתו לידי גמר כאמור, בין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ובין מכוח עילה כלשהי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הדין.</w:t>
      </w:r>
    </w:p>
    <w:p w14:paraId="18BC09AB" w14:textId="77777777" w:rsidR="001835AB" w:rsidRPr="001835AB" w:rsidRDefault="001835AB" w:rsidP="001835AB">
      <w:pPr>
        <w:widowControl w:val="0"/>
        <w:numPr>
          <w:ilvl w:val="2"/>
          <w:numId w:val="1"/>
        </w:numPr>
        <w:spacing w:before="0" w:beforeAutospacing="0" w:after="200" w:afterAutospacing="0" w:line="240" w:lineRule="auto"/>
        <w:ind w:left="1508" w:hanging="37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תוך 12 חודש</w:t>
      </w:r>
      <w:r w:rsidRPr="001835AB">
        <w:rPr>
          <w:rFonts w:ascii="Times New Roman" w:eastAsia="Times New Roman" w:hAnsi="Times New Roman" w:hint="cs"/>
          <w:sz w:val="20"/>
          <w:rtl/>
          <w:lang w:eastAsia="he-IL"/>
        </w:rPr>
        <w:t>ים</w:t>
      </w:r>
      <w:r w:rsidRPr="001835AB">
        <w:rPr>
          <w:rFonts w:ascii="Times New Roman" w:eastAsia="Times New Roman" w:hAnsi="Times New Roman"/>
          <w:sz w:val="20"/>
          <w:rtl/>
          <w:lang w:eastAsia="he-IL"/>
        </w:rPr>
        <w:t xml:space="preserve"> מהבאת חוזה</w:t>
      </w:r>
      <w:r w:rsidRPr="001835AB">
        <w:rPr>
          <w:rFonts w:ascii="Times New Roman" w:eastAsia="Times New Roman" w:hAnsi="Times New Roman" w:hint="cs"/>
          <w:sz w:val="20"/>
          <w:rtl/>
          <w:lang w:eastAsia="he-IL"/>
        </w:rPr>
        <w:t xml:space="preserve"> זה לידי</w:t>
      </w:r>
      <w:r w:rsidRPr="001835AB">
        <w:rPr>
          <w:rFonts w:ascii="Times New Roman" w:eastAsia="Times New Roman" w:hAnsi="Times New Roman"/>
          <w:sz w:val="20"/>
          <w:rtl/>
          <w:lang w:eastAsia="he-IL"/>
        </w:rPr>
        <w:t xml:space="preserve"> גמר כאמור</w:t>
      </w:r>
      <w:r w:rsidRPr="001835AB">
        <w:rPr>
          <w:rFonts w:ascii="Times New Roman" w:eastAsia="Times New Roman" w:hAnsi="Times New Roman" w:hint="cs"/>
          <w:sz w:val="20"/>
          <w:rtl/>
          <w:lang w:eastAsia="he-IL"/>
        </w:rPr>
        <w:t>, רשאי המזמין</w:t>
      </w:r>
      <w:r w:rsidRPr="001835AB">
        <w:rPr>
          <w:rFonts w:ascii="Times New Roman" w:eastAsia="Times New Roman" w:hAnsi="Times New Roman"/>
          <w:sz w:val="20"/>
          <w:rtl/>
          <w:lang w:eastAsia="he-IL"/>
        </w:rPr>
        <w:t xml:space="preserve"> לחדשו</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במקרה זה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יהיה המתכנן חייב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לפי דרישת המזמין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לחדש את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תנאי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w:t>
      </w:r>
    </w:p>
    <w:p w14:paraId="00CB9C46"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במקרה שחוזה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יבוא לידי גמר עקב הפסקת עבודות הפרויקט מחמת כוח עליון (לרבות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מצוות הדין)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יהיה המתכנן זכאי לתשלום כמוגדר בסעיף 12.3.2 להלן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ויחולו הסעיפים 12.1.3 ו- 12.1.4 לעיל.</w:t>
      </w:r>
    </w:p>
    <w:p w14:paraId="1E36D0EB"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p>
    <w:p w14:paraId="37F996A6" w14:textId="77777777" w:rsidR="001835AB" w:rsidRPr="001835AB" w:rsidRDefault="001835AB" w:rsidP="001835AB">
      <w:pPr>
        <w:widowControl w:val="0"/>
        <w:numPr>
          <w:ilvl w:val="2"/>
          <w:numId w:val="1"/>
        </w:numPr>
        <w:spacing w:before="0" w:beforeAutospacing="0" w:after="200" w:afterAutospacing="0" w:line="240" w:lineRule="auto"/>
        <w:ind w:left="1508" w:hanging="37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מבלי לגרוע מזכויות מזמין לפי סעיף 12.1 לעיל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זכאי המזמין לבטל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לפי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קול דעתו הבלעדי</w:t>
      </w:r>
      <w:r w:rsidRPr="001835AB">
        <w:rPr>
          <w:rFonts w:ascii="Times New Roman" w:eastAsia="Times New Roman" w:hAnsi="Times New Roman" w:hint="cs"/>
          <w:sz w:val="20"/>
          <w:rtl/>
          <w:lang w:eastAsia="he-IL"/>
        </w:rPr>
        <w:t xml:space="preserve">, </w:t>
      </w:r>
      <w:r w:rsidRPr="001835AB">
        <w:rPr>
          <w:rFonts w:ascii="Times New Roman" w:eastAsia="Times New Roman" w:hAnsi="Times New Roman"/>
          <w:sz w:val="20"/>
          <w:rtl/>
          <w:lang w:eastAsia="he-IL"/>
        </w:rPr>
        <w:t>בלא צורך בהודעה מוקדמת</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בכל אחד מהמקרים הבאים:</w:t>
      </w:r>
    </w:p>
    <w:p w14:paraId="7D152406" w14:textId="77777777" w:rsidR="001835AB" w:rsidRPr="001835AB" w:rsidRDefault="001835AB" w:rsidP="001835AB">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הפר ו/או לא קיים איזה מהוראות החוזה ולא ת</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קן </w:t>
      </w:r>
      <w:r w:rsidRPr="001835AB">
        <w:rPr>
          <w:rFonts w:ascii="Times New Roman" w:eastAsia="Times New Roman" w:hAnsi="Times New Roman" w:hint="cs"/>
          <w:sz w:val="20"/>
          <w:rtl/>
          <w:lang w:eastAsia="he-IL"/>
        </w:rPr>
        <w:t>את ה</w:t>
      </w:r>
      <w:r w:rsidRPr="001835AB">
        <w:rPr>
          <w:rFonts w:ascii="Times New Roman" w:eastAsia="Times New Roman" w:hAnsi="Times New Roman"/>
          <w:sz w:val="20"/>
          <w:rtl/>
          <w:lang w:eastAsia="he-IL"/>
        </w:rPr>
        <w:t>הפרה</w:t>
      </w:r>
      <w:r w:rsidRPr="001835AB">
        <w:rPr>
          <w:rFonts w:ascii="Times New Roman" w:eastAsia="Times New Roman" w:hAnsi="Times New Roman" w:hint="cs"/>
          <w:sz w:val="20"/>
          <w:rtl/>
          <w:lang w:eastAsia="he-IL"/>
        </w:rPr>
        <w:t xml:space="preserve"> כאמור,</w:t>
      </w:r>
      <w:r w:rsidRPr="001835AB">
        <w:rPr>
          <w:rFonts w:ascii="Times New Roman" w:eastAsia="Times New Roman" w:hAnsi="Times New Roman"/>
          <w:sz w:val="20"/>
          <w:rtl/>
          <w:lang w:eastAsia="he-IL"/>
        </w:rPr>
        <w:t xml:space="preserve"> לאחר שק</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בל התראה על כך מהמזמין בתוך הזמן הנקוב בהתראה.</w:t>
      </w:r>
    </w:p>
    <w:p w14:paraId="2F13E7E0" w14:textId="77777777" w:rsidR="001835AB" w:rsidRPr="001835AB" w:rsidRDefault="001835AB" w:rsidP="001835AB">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המזמין התרה במתכנן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שאין הוא מבצע את עבודתו בצורה המבטיחה את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צועה התקין ו/או התקדמותה וסיומה לפי לוח הזמנים, והמתכנן לא נקט בצעדים המבטיחים לדעת המזמין את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צועה התקין ו/או התקדמותה וסיומה לפי לוח הזמנים.</w:t>
      </w:r>
    </w:p>
    <w:p w14:paraId="29B35338" w14:textId="77777777" w:rsidR="001835AB" w:rsidRPr="001835AB" w:rsidRDefault="001835AB" w:rsidP="001835AB">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הפר את הוראת סעיף 7.5 לעיל.</w:t>
      </w:r>
    </w:p>
    <w:p w14:paraId="5F8C52D3" w14:textId="77777777" w:rsidR="001835AB" w:rsidRPr="001835AB" w:rsidRDefault="001835AB" w:rsidP="001835AB">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sz w:val="20"/>
          <w:lang w:eastAsia="he-IL"/>
        </w:rPr>
      </w:pPr>
      <w:r w:rsidRPr="001835AB">
        <w:rPr>
          <w:rFonts w:ascii="Times New Roman" w:eastAsia="Times New Roman" w:hAnsi="Times New Roman"/>
          <w:sz w:val="20"/>
          <w:rtl/>
          <w:lang w:eastAsia="he-IL"/>
        </w:rPr>
        <w:t>נבצר מהמתכנן או מהמנהל הראשי לקיים את ה</w:t>
      </w:r>
      <w:r w:rsidRPr="001835AB">
        <w:rPr>
          <w:rFonts w:ascii="Times New Roman" w:eastAsia="Times New Roman" w:hAnsi="Times New Roman" w:hint="cs"/>
          <w:sz w:val="20"/>
          <w:rtl/>
          <w:lang w:eastAsia="he-IL"/>
        </w:rPr>
        <w:t xml:space="preserve">וראות </w:t>
      </w:r>
      <w:r w:rsidRPr="001835AB">
        <w:rPr>
          <w:rFonts w:ascii="Times New Roman" w:eastAsia="Times New Roman" w:hAnsi="Times New Roman"/>
          <w:sz w:val="20"/>
          <w:rtl/>
          <w:lang w:eastAsia="he-IL"/>
        </w:rPr>
        <w:t>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מסיבת מחלה או מכל סיבה אחרת שהיא. מבלי לפגוע בכלליות האמור לעיל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יחול הסעיף אם המנהל הראשי במשרד המתכנן נפטר, המתכנן פשט רגל, או נעשה בלתי כש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 לפעולה משפטית או בלתי כש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 למתן שירותי המתכנן או אם ארע אירוע דומה.</w:t>
      </w:r>
    </w:p>
    <w:p w14:paraId="25524D6F" w14:textId="77777777" w:rsidR="001835AB" w:rsidRPr="001835AB" w:rsidRDefault="001835AB" w:rsidP="001835AB">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lastRenderedPageBreak/>
        <w:t>חל שינוי בהחזקת המניות ו/או בהרכב המנהלים של המתכנן.</w:t>
      </w:r>
    </w:p>
    <w:p w14:paraId="61715A90" w14:textId="77777777" w:rsidR="001835AB" w:rsidRPr="001835AB" w:rsidRDefault="001835AB" w:rsidP="001835AB">
      <w:pPr>
        <w:widowControl w:val="0"/>
        <w:numPr>
          <w:ilvl w:val="2"/>
          <w:numId w:val="1"/>
        </w:numPr>
        <w:spacing w:before="0" w:beforeAutospacing="0" w:after="200" w:afterAutospacing="0" w:line="240" w:lineRule="auto"/>
        <w:ind w:left="1508" w:hanging="37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בוטל החוזה כאמור בסעיף 12.3.1 לעיל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ישלם המזמין למתכנן שכר בעד אותו קטע מקטעי הפרויקט ו/או שלב משרותי המתכנן שהוא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צע עד לב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טול החוזה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וזאת לפי השיעור המפורט בנספחים </w:t>
      </w:r>
      <w:r w:rsidRPr="001835AB">
        <w:rPr>
          <w:rFonts w:ascii="Times New Roman" w:eastAsia="Times New Roman" w:hAnsi="Times New Roman"/>
          <w:bCs/>
          <w:sz w:val="20"/>
          <w:rtl/>
          <w:lang w:eastAsia="he-IL"/>
        </w:rPr>
        <w:t>ד'</w:t>
      </w:r>
      <w:r w:rsidRPr="001835AB">
        <w:rPr>
          <w:rFonts w:ascii="Times New Roman" w:eastAsia="Times New Roman" w:hAnsi="Times New Roman" w:hint="cs"/>
          <w:bCs/>
          <w:sz w:val="20"/>
          <w:rtl/>
          <w:lang w:eastAsia="he-IL"/>
        </w:rPr>
        <w:t xml:space="preserve"> </w:t>
      </w:r>
      <w:r w:rsidRPr="001835AB">
        <w:rPr>
          <w:rFonts w:ascii="Times New Roman" w:eastAsia="Times New Roman" w:hAnsi="Times New Roman"/>
          <w:bCs/>
          <w:sz w:val="20"/>
          <w:rtl/>
          <w:lang w:eastAsia="he-IL"/>
        </w:rPr>
        <w:t xml:space="preserve">ו -ה' </w:t>
      </w:r>
      <w:r w:rsidRPr="001835AB">
        <w:rPr>
          <w:rFonts w:ascii="Times New Roman" w:eastAsia="Times New Roman" w:hAnsi="Times New Roman"/>
          <w:sz w:val="20"/>
          <w:rtl/>
          <w:lang w:eastAsia="he-IL"/>
        </w:rPr>
        <w:t xml:space="preserve">לגבי כל שלב שבוצע, ובמקרה שבוצע חלק של שלב - חלק יחסי מתאים מהשכר הקבוע בנספחים </w:t>
      </w:r>
      <w:r w:rsidRPr="001835AB">
        <w:rPr>
          <w:rFonts w:ascii="Times New Roman" w:eastAsia="Times New Roman" w:hAnsi="Times New Roman"/>
          <w:bCs/>
          <w:sz w:val="20"/>
          <w:rtl/>
          <w:lang w:eastAsia="he-IL"/>
        </w:rPr>
        <w:t xml:space="preserve">ד' ו-ה' </w:t>
      </w:r>
      <w:r w:rsidRPr="001835AB">
        <w:rPr>
          <w:rFonts w:ascii="Times New Roman" w:eastAsia="Times New Roman" w:hAnsi="Times New Roman"/>
          <w:sz w:val="20"/>
          <w:rtl/>
          <w:lang w:eastAsia="he-IL"/>
        </w:rPr>
        <w:t>לאותו שלב כפי שיקבע המנהל, וזאת לסילוק כל המגיע למתכנן מהמזמין.</w:t>
      </w:r>
    </w:p>
    <w:p w14:paraId="54AC2BD7" w14:textId="77777777" w:rsidR="001835AB" w:rsidRPr="001835AB" w:rsidRDefault="001835AB" w:rsidP="001835AB">
      <w:pPr>
        <w:widowControl w:val="0"/>
        <w:numPr>
          <w:ilvl w:val="2"/>
          <w:numId w:val="1"/>
        </w:numPr>
        <w:spacing w:before="0" w:beforeAutospacing="0" w:after="200" w:afterAutospacing="0" w:line="240" w:lineRule="auto"/>
        <w:ind w:left="1508" w:hanging="37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הודעה בדבר הבאת החוזה לידי גמר כאמור בסעיף 12.3.1 לעיל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לא תשמש עילה למתכנן לתביעת פיצויים כלשהם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לטענה</w:t>
      </w:r>
      <w:r w:rsidRPr="001835AB">
        <w:rPr>
          <w:rFonts w:ascii="Times New Roman" w:eastAsia="Times New Roman" w:hAnsi="Times New Roman" w:hint="cs"/>
          <w:sz w:val="20"/>
          <w:rtl/>
          <w:lang w:eastAsia="he-IL"/>
        </w:rPr>
        <w:t xml:space="preserve"> ו/או לדרישה ו/או לתלונה</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w:t>
      </w:r>
      <w:r w:rsidRPr="001835AB">
        <w:rPr>
          <w:rFonts w:ascii="Times New Roman" w:eastAsia="Times New Roman" w:hAnsi="Times New Roman" w:hint="cs"/>
          <w:sz w:val="20"/>
          <w:rtl/>
          <w:lang w:eastAsia="he-IL"/>
        </w:rPr>
        <w:t>ל</w:t>
      </w:r>
      <w:r w:rsidRPr="001835AB">
        <w:rPr>
          <w:rFonts w:ascii="Times New Roman" w:eastAsia="Times New Roman" w:hAnsi="Times New Roman"/>
          <w:sz w:val="20"/>
          <w:rtl/>
          <w:lang w:eastAsia="he-IL"/>
        </w:rPr>
        <w:t>תביעה כלשהי, פרט לאמור בסעיף 12.3.2 לעיל, והשכר שישולם לפי סעיף 12.3.2</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יהיה לסילוק כל המגיע למתכנן מהמזמין לפי החוזה ו/או עקב הבאתו לידי גמר כאמור, בין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ובין מכוח עילה כלשהי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הדין.</w:t>
      </w:r>
    </w:p>
    <w:p w14:paraId="6C1AB5AA"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אם המנהל הראשי במשרד המתכנן ו/או המתכנן נפטר, פשט רגל, או נעשה בלתי כש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 למתן השירותים ע</w:t>
      </w:r>
      <w:r w:rsidRPr="001835AB">
        <w:rPr>
          <w:rFonts w:ascii="Times New Roman" w:eastAsia="Times New Roman" w:hAnsi="Times New Roman" w:hint="cs"/>
          <w:sz w:val="20"/>
          <w:rtl/>
          <w:lang w:eastAsia="he-IL"/>
        </w:rPr>
        <w:t>ל פ</w:t>
      </w:r>
      <w:r w:rsidRPr="001835AB">
        <w:rPr>
          <w:rFonts w:ascii="Times New Roman" w:eastAsia="Times New Roman" w:hAnsi="Times New Roman"/>
          <w:sz w:val="20"/>
          <w:rtl/>
          <w:lang w:eastAsia="he-IL"/>
        </w:rPr>
        <w:t>י חוזה זה או אם אירע אירוע דומה למתכנן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יהיה המזמין זכאי לבטל </w:t>
      </w:r>
      <w:r w:rsidRPr="001835AB">
        <w:rPr>
          <w:rFonts w:ascii="Times New Roman" w:eastAsia="Times New Roman" w:hAnsi="Times New Roman" w:hint="cs"/>
          <w:sz w:val="20"/>
          <w:rtl/>
          <w:lang w:eastAsia="he-IL"/>
        </w:rPr>
        <w:t xml:space="preserve">את </w:t>
      </w:r>
      <w:r w:rsidRPr="001835AB">
        <w:rPr>
          <w:rFonts w:ascii="Times New Roman" w:eastAsia="Times New Roman" w:hAnsi="Times New Roman"/>
          <w:sz w:val="20"/>
          <w:rtl/>
          <w:lang w:eastAsia="he-IL"/>
        </w:rPr>
        <w:t>החוזה ויחולו הוראות סעיפים 12.3.2 ו - 12.3.3 לעיל.</w:t>
      </w:r>
    </w:p>
    <w:p w14:paraId="57B81D70"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התשלום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סעיפים 12.1, 12.2 ו-12.3 לעיל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מותנה בכך שהמזמין קיבל לידיו את כל התכניות ועד לקבלתן לא יהיה עליו לבצע תשלום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הסעיפים הנ"ל.</w:t>
      </w:r>
    </w:p>
    <w:p w14:paraId="4D4E3411"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בכל מקרה של הבאת חוזה</w:t>
      </w:r>
      <w:r w:rsidRPr="001835AB">
        <w:rPr>
          <w:rFonts w:ascii="Times New Roman" w:eastAsia="Times New Roman" w:hAnsi="Times New Roman" w:hint="cs"/>
          <w:sz w:val="20"/>
          <w:rtl/>
          <w:lang w:eastAsia="he-IL"/>
        </w:rPr>
        <w:t xml:space="preserve"> זה לידי</w:t>
      </w:r>
      <w:r w:rsidRPr="001835AB">
        <w:rPr>
          <w:rFonts w:ascii="Times New Roman" w:eastAsia="Times New Roman" w:hAnsi="Times New Roman"/>
          <w:sz w:val="20"/>
          <w:rtl/>
          <w:lang w:eastAsia="he-IL"/>
        </w:rPr>
        <w:t xml:space="preserve"> גמר או ביטולו</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יהיה המזמין זכאי למסור את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המשך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 לאחר ולהשתמש ללא הגבלה בשרותי המתכנן שבוצעו עד לאותו מועד, והמתכנן מסכים לכך ולא יהיה זכאי לדבר בגין זאת.</w:t>
      </w:r>
    </w:p>
    <w:p w14:paraId="4C305CF9"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כל אימת שהמתכנן לא יקיים איזו מהתחייבויותיו לפי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766B8C67" w14:textId="77777777" w:rsidR="001835AB" w:rsidRPr="00E64AE3" w:rsidRDefault="001835AB" w:rsidP="00E64AE3">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השתמש המזמין בזכותו על פי סעיף 12.7 לעיל, יהיה הוא רשאי לגבות מאת המתכנן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לנכות מכל סכום שיגיע לו את הסכומים שהמזמין נשא בהם בשל כך, בתוספת 15% לכ</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סוי הוצאותיו הכלליות, וזאת מבלי שיהיה עליו להוכיח את הסכומים הנ"ל.</w:t>
      </w:r>
    </w:p>
    <w:p w14:paraId="16F6445B" w14:textId="77777777" w:rsidR="001835AB" w:rsidRPr="001835AB" w:rsidRDefault="001835AB" w:rsidP="001835AB">
      <w:pPr>
        <w:widowControl w:val="0"/>
        <w:numPr>
          <w:ilvl w:val="0"/>
          <w:numId w:val="1"/>
        </w:numPr>
        <w:spacing w:before="0" w:beforeAutospacing="0" w:after="240" w:afterAutospacing="0" w:line="240" w:lineRule="auto"/>
        <w:ind w:left="363" w:hanging="414"/>
        <w:jc w:val="both"/>
        <w:rPr>
          <w:rFonts w:ascii="Times New Roman" w:eastAsia="Times New Roman" w:hAnsi="Times New Roman"/>
          <w:sz w:val="20"/>
          <w:rtl/>
          <w:lang w:eastAsia="he-IL"/>
        </w:rPr>
      </w:pPr>
      <w:r w:rsidRPr="001835AB">
        <w:rPr>
          <w:rFonts w:ascii="Times New Roman" w:eastAsia="Times New Roman" w:hAnsi="Times New Roman"/>
          <w:bCs/>
          <w:sz w:val="20"/>
          <w:u w:val="single"/>
          <w:rtl/>
          <w:lang w:eastAsia="he-IL"/>
        </w:rPr>
        <w:t>העברת זכויות</w:t>
      </w:r>
    </w:p>
    <w:p w14:paraId="00A91122"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אין המתכנן רשאי להסב לאחר את החוזה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כל חלק ממנו, וכן אין הוא רשאי להעביר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להסב לאחר כל זכות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חובה לפי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אלא בהסכמת המזמין בכתב ומראש.</w:t>
      </w:r>
    </w:p>
    <w:p w14:paraId="7102F00F"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אין המתכנן רשאי למסור לאחר את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שרותי המתכנן, כולם או מקצתם, אלא בהסכמת המזמין בכתב ומראש.</w:t>
      </w:r>
    </w:p>
    <w:p w14:paraId="18C05DD3"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ניתנה הסכמת המזמין לפי סעיפים 13.1 או 13.2 לעיל, הרי </w:t>
      </w:r>
      <w:r w:rsidRPr="001835AB">
        <w:rPr>
          <w:rFonts w:ascii="Times New Roman" w:eastAsia="Times New Roman" w:hAnsi="Times New Roman" w:hint="cs"/>
          <w:sz w:val="20"/>
          <w:rtl/>
          <w:lang w:eastAsia="he-IL"/>
        </w:rPr>
        <w:t>ש</w:t>
      </w:r>
      <w:r w:rsidRPr="001835AB">
        <w:rPr>
          <w:rFonts w:ascii="Times New Roman" w:eastAsia="Times New Roman" w:hAnsi="Times New Roman"/>
          <w:sz w:val="20"/>
          <w:rtl/>
          <w:lang w:eastAsia="he-IL"/>
        </w:rPr>
        <w:t>אין בכך כדי לפטור את המתכנן מאחריותו והתחייבויותיו לפי חוזה</w:t>
      </w:r>
      <w:r w:rsidRPr="001835AB">
        <w:rPr>
          <w:rFonts w:ascii="Times New Roman" w:eastAsia="Times New Roman" w:hAnsi="Times New Roman" w:hint="cs"/>
          <w:sz w:val="20"/>
          <w:rtl/>
          <w:lang w:eastAsia="he-IL"/>
        </w:rPr>
        <w:t xml:space="preserve"> זה על נספחיו</w:t>
      </w:r>
      <w:r w:rsidRPr="001835AB">
        <w:rPr>
          <w:rFonts w:ascii="Times New Roman" w:eastAsia="Times New Roman" w:hAnsi="Times New Roman"/>
          <w:sz w:val="20"/>
          <w:rtl/>
          <w:lang w:eastAsia="he-IL"/>
        </w:rPr>
        <w:t xml:space="preserve"> ומזכויות המזמין על פיו, והמתכנן </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ישא באחריות מלאה, כלפי המזמין וכלפי </w:t>
      </w:r>
      <w:r w:rsidRPr="001835AB">
        <w:rPr>
          <w:rFonts w:ascii="Times New Roman" w:eastAsia="Times New Roman" w:hAnsi="Times New Roman" w:hint="cs"/>
          <w:sz w:val="20"/>
          <w:rtl/>
          <w:lang w:eastAsia="he-IL"/>
        </w:rPr>
        <w:t xml:space="preserve">כל </w:t>
      </w:r>
      <w:r w:rsidRPr="001835AB">
        <w:rPr>
          <w:rFonts w:ascii="Times New Roman" w:eastAsia="Times New Roman" w:hAnsi="Times New Roman"/>
          <w:sz w:val="20"/>
          <w:rtl/>
          <w:lang w:eastAsia="he-IL"/>
        </w:rPr>
        <w:t xml:space="preserve">צד שלישי שהוא, גם לכל מעשה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מחדל של אלה שיבצעו עבודה כלשהי מכוח הוראות סעיפים 13.1 או/וגם 13.2 לעיל</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באי כחם ו</w:t>
      </w:r>
      <w:r w:rsidRPr="001835AB">
        <w:rPr>
          <w:rFonts w:ascii="Times New Roman" w:eastAsia="Times New Roman" w:hAnsi="Times New Roman" w:hint="cs"/>
          <w:sz w:val="20"/>
          <w:rtl/>
          <w:lang w:eastAsia="he-IL"/>
        </w:rPr>
        <w:t xml:space="preserve">/או </w:t>
      </w:r>
      <w:r w:rsidRPr="001835AB">
        <w:rPr>
          <w:rFonts w:ascii="Times New Roman" w:eastAsia="Times New Roman" w:hAnsi="Times New Roman"/>
          <w:sz w:val="20"/>
          <w:rtl/>
          <w:lang w:eastAsia="he-IL"/>
        </w:rPr>
        <w:t>עובדיהם</w:t>
      </w:r>
      <w:r w:rsidRPr="001835AB">
        <w:rPr>
          <w:rFonts w:ascii="Times New Roman" w:eastAsia="Times New Roman" w:hAnsi="Times New Roman" w:hint="cs"/>
          <w:sz w:val="20"/>
          <w:rtl/>
          <w:lang w:eastAsia="he-IL"/>
        </w:rPr>
        <w:t xml:space="preserve"> ו/או מי מטעמם</w:t>
      </w:r>
      <w:r w:rsidRPr="001835AB">
        <w:rPr>
          <w:rFonts w:ascii="Times New Roman" w:eastAsia="Times New Roman" w:hAnsi="Times New Roman"/>
          <w:sz w:val="20"/>
          <w:rtl/>
          <w:lang w:eastAsia="he-IL"/>
        </w:rPr>
        <w:t>, ואילו למזמין ישמרו כל זכויותיו כלפי המתכנן.</w:t>
      </w:r>
    </w:p>
    <w:p w14:paraId="26DC15BC"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 יינתנו באמצעות המנהל הראשי אישית ובאמצעות צוות עובדיו של המתכנן בפיקוחו הישיר של המנהל הראשי. מבלי לגרוע מהתחי</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בות המתכנן כמתחייב מהאמור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הרי בכל מקרה שהשירותים לא יינתנו ע"י המנהל הראשי מכל סיבה שהיא יהיה המזמין זכאי לבטל </w:t>
      </w:r>
      <w:r w:rsidRPr="001835AB">
        <w:rPr>
          <w:rFonts w:ascii="Times New Roman" w:eastAsia="Times New Roman" w:hAnsi="Times New Roman" w:hint="cs"/>
          <w:sz w:val="20"/>
          <w:rtl/>
          <w:lang w:eastAsia="he-IL"/>
        </w:rPr>
        <w:t xml:space="preserve">את </w:t>
      </w:r>
      <w:r w:rsidRPr="001835AB">
        <w:rPr>
          <w:rFonts w:ascii="Times New Roman" w:eastAsia="Times New Roman" w:hAnsi="Times New Roman"/>
          <w:sz w:val="20"/>
          <w:rtl/>
          <w:lang w:eastAsia="he-IL"/>
        </w:rPr>
        <w:t>החוזה ויחולו הוראות סעיף 12.3.2 ו-12.3.3 לעיל.</w:t>
      </w:r>
    </w:p>
    <w:p w14:paraId="643A9BF8" w14:textId="77777777" w:rsidR="001835AB" w:rsidRPr="001835AB" w:rsidRDefault="001835AB" w:rsidP="001835AB">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המזמין רשאי להעביר, בכל עת, כל זכות מזכויותיו וכל חובה מחובותיו לפי חוזה זה, כפי שיראה בעיניו, בלא צורך בהסכמה כלשהי מצד המתכנן.</w:t>
      </w:r>
    </w:p>
    <w:p w14:paraId="377E6EA8" w14:textId="77777777" w:rsidR="001835AB" w:rsidRPr="001835AB" w:rsidRDefault="001835AB" w:rsidP="001835AB">
      <w:pPr>
        <w:widowControl w:val="0"/>
        <w:numPr>
          <w:ilvl w:val="0"/>
          <w:numId w:val="1"/>
        </w:numPr>
        <w:spacing w:before="0" w:beforeAutospacing="0" w:after="200" w:afterAutospacing="0" w:line="240" w:lineRule="auto"/>
        <w:ind w:left="363" w:hanging="272"/>
        <w:jc w:val="both"/>
        <w:rPr>
          <w:rFonts w:ascii="Times New Roman" w:eastAsia="Times New Roman" w:hAnsi="Times New Roman"/>
          <w:sz w:val="20"/>
          <w:lang w:eastAsia="he-IL"/>
        </w:rPr>
      </w:pPr>
      <w:r w:rsidRPr="001835AB">
        <w:rPr>
          <w:rFonts w:ascii="Times New Roman" w:eastAsia="Times New Roman" w:hAnsi="Times New Roman"/>
          <w:bCs/>
          <w:sz w:val="20"/>
          <w:u w:val="single"/>
          <w:rtl/>
          <w:lang w:eastAsia="he-IL"/>
        </w:rPr>
        <w:t>סיום שרותי המתכנן</w:t>
      </w:r>
    </w:p>
    <w:p w14:paraId="0867FCA6"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 יחושבו כבאים לסיום בכל אחד מהמקרים הבאים:</w:t>
      </w:r>
    </w:p>
    <w:p w14:paraId="18542913" w14:textId="77777777" w:rsidR="001835AB" w:rsidRPr="001835AB" w:rsidRDefault="001835AB" w:rsidP="001835AB">
      <w:pPr>
        <w:widowControl w:val="0"/>
        <w:numPr>
          <w:ilvl w:val="2"/>
          <w:numId w:val="1"/>
        </w:numPr>
        <w:spacing w:before="0" w:beforeAutospacing="0" w:after="200" w:afterAutospacing="0" w:line="240" w:lineRule="auto"/>
        <w:ind w:left="1508" w:hanging="37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הובא לידי </w:t>
      </w:r>
      <w:r w:rsidRPr="001835AB">
        <w:rPr>
          <w:rFonts w:ascii="Times New Roman" w:eastAsia="Times New Roman" w:hAnsi="Times New Roman" w:hint="cs"/>
          <w:sz w:val="20"/>
          <w:rtl/>
          <w:lang w:eastAsia="he-IL"/>
        </w:rPr>
        <w:t>גמר</w:t>
      </w:r>
      <w:r w:rsidRPr="001835AB">
        <w:rPr>
          <w:rFonts w:ascii="Times New Roman" w:eastAsia="Times New Roman" w:hAnsi="Times New Roman"/>
          <w:sz w:val="20"/>
          <w:rtl/>
          <w:lang w:eastAsia="he-IL"/>
        </w:rPr>
        <w:t xml:space="preserve"> או בוטל כאמור בסעיף 12 לעיל, והחל במועד הנקוב בהודעה שניתנה ע"י המזמין למתכנן במסגרת הוראות אותו סעיף.</w:t>
      </w:r>
    </w:p>
    <w:p w14:paraId="6FB87D4A" w14:textId="77777777" w:rsidR="001835AB" w:rsidRPr="001835AB" w:rsidRDefault="001835AB" w:rsidP="001835AB">
      <w:pPr>
        <w:widowControl w:val="0"/>
        <w:numPr>
          <w:ilvl w:val="2"/>
          <w:numId w:val="1"/>
        </w:numPr>
        <w:spacing w:before="0" w:beforeAutospacing="0" w:after="200" w:afterAutospacing="0" w:line="240" w:lineRule="auto"/>
        <w:ind w:left="1508" w:hanging="37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עם מתן א</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שור בכתב ע"י המזמין למתכנן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הושלם מתן שרותי המתכנן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w:t>
      </w:r>
    </w:p>
    <w:p w14:paraId="13AB735A"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b/>
          <w:sz w:val="20"/>
          <w:rtl/>
          <w:lang w:eastAsia="he-IL"/>
        </w:rPr>
      </w:pPr>
      <w:r w:rsidRPr="001835AB">
        <w:rPr>
          <w:rFonts w:ascii="Times New Roman" w:eastAsia="Times New Roman" w:hAnsi="Times New Roman"/>
          <w:bCs/>
          <w:sz w:val="20"/>
          <w:u w:val="single"/>
          <w:rtl/>
          <w:lang w:eastAsia="he-IL"/>
        </w:rPr>
        <w:t>סודיות והמצאת מסמכים</w:t>
      </w:r>
    </w:p>
    <w:p w14:paraId="3374F3BA"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מתחייב לשמור על סודיות התכניות, השרטוטים, המפרטים וכל יתר המפרטים וכל יתר המסמכים המתייחסים לש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לרבות העתקים וניירות עבודה, בין שהוכנו על ידי המתכנן </w:t>
      </w:r>
      <w:r w:rsidRPr="001835AB">
        <w:rPr>
          <w:rFonts w:ascii="Times New Roman" w:eastAsia="Times New Roman" w:hAnsi="Times New Roman" w:hint="cs"/>
          <w:sz w:val="20"/>
          <w:rtl/>
          <w:lang w:eastAsia="he-IL"/>
        </w:rPr>
        <w:t>ו/או על ידי</w:t>
      </w:r>
      <w:r w:rsidRPr="001835AB">
        <w:rPr>
          <w:rFonts w:ascii="Times New Roman" w:eastAsia="Times New Roman" w:hAnsi="Times New Roman"/>
          <w:sz w:val="20"/>
          <w:rtl/>
          <w:lang w:eastAsia="he-IL"/>
        </w:rPr>
        <w:t xml:space="preserve"> מ</w:t>
      </w:r>
      <w:r w:rsidRPr="001835AB">
        <w:rPr>
          <w:rFonts w:ascii="Times New Roman" w:eastAsia="Times New Roman" w:hAnsi="Times New Roman" w:hint="cs"/>
          <w:sz w:val="20"/>
          <w:rtl/>
          <w:lang w:eastAsia="he-IL"/>
        </w:rPr>
        <w:t>י מ</w:t>
      </w:r>
      <w:r w:rsidRPr="001835AB">
        <w:rPr>
          <w:rFonts w:ascii="Times New Roman" w:eastAsia="Times New Roman" w:hAnsi="Times New Roman"/>
          <w:sz w:val="20"/>
          <w:rtl/>
          <w:lang w:eastAsia="he-IL"/>
        </w:rPr>
        <w:t xml:space="preserve">טעמו ובין שהוכנו על ידי המזמין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המנהל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w:t>
      </w:r>
      <w:r w:rsidRPr="001835AB">
        <w:rPr>
          <w:rFonts w:ascii="Times New Roman" w:eastAsia="Times New Roman" w:hAnsi="Times New Roman" w:hint="cs"/>
          <w:sz w:val="20"/>
          <w:rtl/>
          <w:lang w:eastAsia="he-IL"/>
        </w:rPr>
        <w:t xml:space="preserve">מי </w:t>
      </w:r>
      <w:r w:rsidRPr="001835AB">
        <w:rPr>
          <w:rFonts w:ascii="Times New Roman" w:eastAsia="Times New Roman" w:hAnsi="Times New Roman"/>
          <w:sz w:val="20"/>
          <w:rtl/>
          <w:lang w:eastAsia="he-IL"/>
        </w:rPr>
        <w:t>מטעמם, וכן לשמור בסוד כל ידיעה שהגיעה אליו עקב ביצוע חוזה זה ולא למסור כל ידיעה כאמור לאדם שלא הוסמך לקבלה על ידי המזמין.</w:t>
      </w:r>
    </w:p>
    <w:p w14:paraId="28B6EA9B"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מבלי לגרוע מאחריותו </w:t>
      </w:r>
      <w:r w:rsidRPr="001835AB">
        <w:rPr>
          <w:rFonts w:ascii="Times New Roman" w:eastAsia="Times New Roman" w:hAnsi="Times New Roman" w:hint="cs"/>
          <w:sz w:val="20"/>
          <w:rtl/>
          <w:lang w:eastAsia="he-IL"/>
        </w:rPr>
        <w:t xml:space="preserve">של המתכנן </w:t>
      </w:r>
      <w:r w:rsidRPr="001835AB">
        <w:rPr>
          <w:rFonts w:ascii="Times New Roman" w:eastAsia="Times New Roman" w:hAnsi="Times New Roman"/>
          <w:sz w:val="20"/>
          <w:rtl/>
          <w:lang w:eastAsia="he-IL"/>
        </w:rPr>
        <w:t>על פי כל דין, ינקוט המתכנן בכל אמצעי סביר כדי לשמור שמירה מעולה על כל מסמך המוחזק על ידיו בקשר לש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 כדי למנוע עיון בו מכל אדם שהמנהל לא התיר לו זאת. כמו כן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יציית המתכנן לכל דרישה של המנהל בדבר נקיטת אמצעי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טחון נוספים לאלה שננקטו על ידיו. במקרה של תקלה כלשהי למסמכים כאמור לעיל, יודיע המתכנן למנהל מיד עם אירועה.</w:t>
      </w:r>
    </w:p>
    <w:p w14:paraId="0C531374"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יחתים את עובדיו</w:t>
      </w:r>
      <w:r w:rsidRPr="001835AB">
        <w:rPr>
          <w:rFonts w:ascii="Times New Roman" w:eastAsia="Times New Roman" w:hAnsi="Times New Roman" w:hint="cs"/>
          <w:sz w:val="20"/>
          <w:rtl/>
          <w:lang w:eastAsia="he-IL"/>
        </w:rPr>
        <w:t xml:space="preserve"> ו/או שלוחיו ו/או אחר מטעמו</w:t>
      </w:r>
      <w:r w:rsidRPr="001835AB">
        <w:rPr>
          <w:rFonts w:ascii="Times New Roman" w:eastAsia="Times New Roman" w:hAnsi="Times New Roman"/>
          <w:sz w:val="20"/>
          <w:rtl/>
          <w:lang w:eastAsia="he-IL"/>
        </w:rPr>
        <w:t xml:space="preserve"> בקשר עם ביצוע הסכם זה</w:t>
      </w:r>
      <w:r w:rsidRPr="001835AB">
        <w:rPr>
          <w:rFonts w:ascii="Times New Roman" w:eastAsia="Times New Roman" w:hAnsi="Times New Roman" w:hint="cs"/>
          <w:sz w:val="20"/>
          <w:rtl/>
          <w:lang w:eastAsia="he-IL"/>
        </w:rPr>
        <w:t xml:space="preserve"> על נספחיו,</w:t>
      </w:r>
      <w:r w:rsidRPr="001835AB">
        <w:rPr>
          <w:rFonts w:ascii="Times New Roman" w:eastAsia="Times New Roman" w:hAnsi="Times New Roman"/>
          <w:sz w:val="20"/>
          <w:rtl/>
          <w:lang w:eastAsia="he-IL"/>
        </w:rPr>
        <w:t xml:space="preserve"> על כתב התחייבות לשמירת סודיות על פי הנוסח המפורט בנספח </w:t>
      </w:r>
      <w:r w:rsidRPr="001835AB">
        <w:rPr>
          <w:rFonts w:ascii="Times New Roman" w:eastAsia="Times New Roman" w:hAnsi="Times New Roman"/>
          <w:bCs/>
          <w:sz w:val="20"/>
          <w:rtl/>
          <w:lang w:eastAsia="he-IL"/>
        </w:rPr>
        <w:t>ו'</w:t>
      </w:r>
      <w:r w:rsidRPr="001835AB">
        <w:rPr>
          <w:rFonts w:ascii="Times New Roman" w:eastAsia="Times New Roman" w:hAnsi="Times New Roman"/>
          <w:sz w:val="20"/>
          <w:rtl/>
          <w:lang w:eastAsia="he-IL"/>
        </w:rPr>
        <w:t>,.</w:t>
      </w:r>
    </w:p>
    <w:p w14:paraId="6A1E0621" w14:textId="77777777" w:rsidR="001835AB" w:rsidRDefault="001835AB" w:rsidP="001835AB">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lang w:eastAsia="he-IL"/>
        </w:rPr>
      </w:pPr>
      <w:r w:rsidRPr="001835AB">
        <w:rPr>
          <w:rFonts w:ascii="Times New Roman" w:eastAsia="Times New Roman" w:hAnsi="Times New Roman"/>
          <w:sz w:val="20"/>
          <w:rtl/>
          <w:lang w:eastAsia="he-IL"/>
        </w:rPr>
        <w:t>לפי דרישת המזמין ועם סיום שרותי המתכנן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ימסור המתכנן לידי המזמין כל חומר בכתב ו/או במדיה ממוחשבת המצוי בידו והמתייחס לפרויקט, אשר נערך על ידו</w:t>
      </w:r>
      <w:r w:rsidRPr="001835AB">
        <w:rPr>
          <w:rFonts w:ascii="Times New Roman" w:eastAsia="Times New Roman" w:hAnsi="Times New Roman" w:hint="cs"/>
          <w:sz w:val="20"/>
          <w:rtl/>
          <w:lang w:eastAsia="he-IL"/>
        </w:rPr>
        <w:t>.</w:t>
      </w:r>
    </w:p>
    <w:p w14:paraId="1CDE1AA6" w14:textId="77777777" w:rsidR="00E64AE3" w:rsidRPr="001835AB" w:rsidRDefault="00E64AE3" w:rsidP="00E64AE3">
      <w:pPr>
        <w:widowControl w:val="0"/>
        <w:spacing w:before="0" w:beforeAutospacing="0" w:after="240" w:afterAutospacing="0" w:line="240" w:lineRule="auto"/>
        <w:jc w:val="both"/>
        <w:rPr>
          <w:rFonts w:ascii="Times New Roman" w:eastAsia="Times New Roman" w:hAnsi="Times New Roman"/>
          <w:sz w:val="20"/>
          <w:rtl/>
          <w:lang w:eastAsia="he-IL"/>
        </w:rPr>
      </w:pPr>
    </w:p>
    <w:p w14:paraId="0FB1130C"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b/>
          <w:sz w:val="20"/>
          <w:rtl/>
          <w:lang w:eastAsia="he-IL"/>
        </w:rPr>
      </w:pPr>
      <w:r w:rsidRPr="001835AB">
        <w:rPr>
          <w:rFonts w:ascii="Times New Roman" w:eastAsia="Times New Roman" w:hAnsi="Times New Roman"/>
          <w:bCs/>
          <w:sz w:val="20"/>
          <w:u w:val="single"/>
          <w:rtl/>
          <w:lang w:eastAsia="he-IL"/>
        </w:rPr>
        <w:t>ויתור על זכויות מצד המתכנן</w:t>
      </w:r>
    </w:p>
    <w:p w14:paraId="17346471"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השתמש המזמין כדין בסמכות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1835AB">
        <w:rPr>
          <w:rFonts w:ascii="Times New Roman" w:eastAsia="Times New Roman" w:hAnsi="Times New Roman" w:hint="cs"/>
          <w:sz w:val="20"/>
          <w:rtl/>
          <w:lang w:eastAsia="he-IL"/>
        </w:rPr>
        <w:t>מתכנן כל טענה ו/או דרישה ו/או תלונה ו/או</w:t>
      </w:r>
      <w:r w:rsidRPr="001835AB">
        <w:rPr>
          <w:rFonts w:ascii="Times New Roman" w:eastAsia="Times New Roman" w:hAnsi="Times New Roman"/>
          <w:sz w:val="20"/>
          <w:rtl/>
          <w:lang w:eastAsia="he-IL"/>
        </w:rPr>
        <w:t xml:space="preserve"> עילת תביעה כלשהי נגד המזמין בגין פעולת המזמין כאמור או בשל כל סיבה אחרת, והמתכנן לא יהיה זכאי לתבוע פיצוי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w:t>
      </w:r>
      <w:r w:rsidRPr="001835AB">
        <w:rPr>
          <w:rFonts w:ascii="Times New Roman" w:eastAsia="Times New Roman" w:hAnsi="Times New Roman" w:hint="cs"/>
          <w:sz w:val="20"/>
          <w:rtl/>
          <w:lang w:eastAsia="he-IL"/>
        </w:rPr>
        <w:t xml:space="preserve"> שיפוי ו/או</w:t>
      </w:r>
      <w:r w:rsidRPr="001835AB">
        <w:rPr>
          <w:rFonts w:ascii="Times New Roman" w:eastAsia="Times New Roman" w:hAnsi="Times New Roman"/>
          <w:sz w:val="20"/>
          <w:rtl/>
          <w:lang w:eastAsia="he-IL"/>
        </w:rPr>
        <w:t xml:space="preserve"> תשלום כלשהו בעד נזק (לרבות נזק עקיף ו/או הפסד הזדמנויות)</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פגיעה במוניטין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הפסד</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לרבות הפסד רווח העלולים להיגרם לו עקב הביטול</w:t>
      </w:r>
      <w:r w:rsidRPr="001835AB">
        <w:rPr>
          <w:rFonts w:ascii="Times New Roman" w:eastAsia="Times New Roman" w:hAnsi="Times New Roman" w:hint="cs"/>
          <w:sz w:val="20"/>
          <w:rtl/>
          <w:lang w:eastAsia="he-IL"/>
        </w:rPr>
        <w:t xml:space="preserve"> או</w:t>
      </w:r>
      <w:r w:rsidRPr="001835AB">
        <w:rPr>
          <w:rFonts w:ascii="Times New Roman" w:eastAsia="Times New Roman" w:hAnsi="Times New Roman"/>
          <w:sz w:val="20"/>
          <w:rtl/>
          <w:lang w:eastAsia="he-IL"/>
        </w:rPr>
        <w:t xml:space="preserve"> ההפסקה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מכל סיבה אחרת.</w:t>
      </w:r>
    </w:p>
    <w:p w14:paraId="4FFDF58D" w14:textId="77777777" w:rsidR="001835AB" w:rsidRPr="001835AB" w:rsidRDefault="001835AB" w:rsidP="001835AB">
      <w:pPr>
        <w:widowControl w:val="0"/>
        <w:spacing w:before="0" w:beforeAutospacing="0" w:after="200" w:afterAutospacing="0" w:line="240" w:lineRule="auto"/>
        <w:ind w:left="79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1835AB">
        <w:rPr>
          <w:rFonts w:ascii="Times New Roman" w:eastAsia="Times New Roman" w:hAnsi="Times New Roman" w:hint="cs"/>
          <w:sz w:val="20"/>
          <w:rtl/>
          <w:lang w:eastAsia="he-IL"/>
        </w:rPr>
        <w:t xml:space="preserve">, </w:t>
      </w:r>
      <w:r w:rsidRPr="001835AB">
        <w:rPr>
          <w:rFonts w:ascii="Times New Roman" w:eastAsia="Times New Roman" w:hAnsi="Times New Roman"/>
          <w:sz w:val="20"/>
          <w:rtl/>
          <w:lang w:eastAsia="he-IL"/>
        </w:rPr>
        <w:t>שביצע המתכנן על פי חוזה זה.</w:t>
      </w:r>
    </w:p>
    <w:p w14:paraId="5CC20C65" w14:textId="77777777" w:rsidR="001835AB" w:rsidRPr="001835AB" w:rsidRDefault="001835AB" w:rsidP="001835AB">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lang w:eastAsia="he-IL"/>
        </w:rPr>
      </w:pPr>
      <w:r w:rsidRPr="001835AB">
        <w:rPr>
          <w:rFonts w:ascii="Times New Roman" w:eastAsia="Times New Roman" w:hAnsi="Times New Roman"/>
          <w:sz w:val="20"/>
          <w:rtl/>
          <w:lang w:eastAsia="he-IL"/>
        </w:rPr>
        <w:t xml:space="preserve">המתכנן מתחייב שלא לנקוט בכל צעדים מכל סוג שהוא שיהיה בהם כדי לסכל </w:t>
      </w:r>
      <w:r w:rsidRPr="001835AB">
        <w:rPr>
          <w:rFonts w:ascii="Times New Roman" w:eastAsia="Times New Roman" w:hAnsi="Times New Roman" w:hint="cs"/>
          <w:sz w:val="20"/>
          <w:rtl/>
          <w:lang w:eastAsia="he-IL"/>
        </w:rPr>
        <w:t xml:space="preserve">את </w:t>
      </w:r>
      <w:r w:rsidRPr="001835AB">
        <w:rPr>
          <w:rFonts w:ascii="Times New Roman" w:eastAsia="Times New Roman" w:hAnsi="Times New Roman"/>
          <w:sz w:val="20"/>
          <w:rtl/>
          <w:lang w:eastAsia="he-IL"/>
        </w:rPr>
        <w:t>המשך ביצוע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רותי המתכנן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מסירתם לידי מתכנן אחר, והינו מתחייב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1B62674B"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sz w:val="20"/>
          <w:rtl/>
          <w:lang w:eastAsia="he-IL"/>
        </w:rPr>
      </w:pPr>
      <w:r w:rsidRPr="001835AB">
        <w:rPr>
          <w:rFonts w:ascii="Times New Roman" w:eastAsia="Times New Roman" w:hAnsi="Times New Roman"/>
          <w:bCs/>
          <w:sz w:val="20"/>
          <w:u w:val="single"/>
          <w:rtl/>
          <w:lang w:eastAsia="he-IL"/>
        </w:rPr>
        <w:t>שונות</w:t>
      </w:r>
    </w:p>
    <w:p w14:paraId="2921719A"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המנהל הראשי במשרד המתכנן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מתחייב לבצע את השירותים שעליו לבצע אישית ע</w:t>
      </w:r>
      <w:r w:rsidRPr="001835AB">
        <w:rPr>
          <w:rFonts w:ascii="Times New Roman" w:eastAsia="Times New Roman" w:hAnsi="Times New Roman" w:hint="cs"/>
          <w:sz w:val="20"/>
          <w:rtl/>
          <w:lang w:eastAsia="he-IL"/>
        </w:rPr>
        <w:t>ל פ</w:t>
      </w:r>
      <w:r w:rsidRPr="001835AB">
        <w:rPr>
          <w:rFonts w:ascii="Times New Roman" w:eastAsia="Times New Roman" w:hAnsi="Times New Roman"/>
          <w:sz w:val="20"/>
          <w:rtl/>
          <w:lang w:eastAsia="he-IL"/>
        </w:rPr>
        <w:t>י חוזה</w:t>
      </w:r>
      <w:r w:rsidRPr="001835AB">
        <w:rPr>
          <w:rFonts w:ascii="Times New Roman" w:eastAsia="Times New Roman" w:hAnsi="Times New Roman" w:hint="cs"/>
          <w:sz w:val="20"/>
          <w:rtl/>
          <w:lang w:eastAsia="he-IL"/>
        </w:rPr>
        <w:t xml:space="preserve"> זה והינו</w:t>
      </w:r>
      <w:r w:rsidRPr="001835AB">
        <w:rPr>
          <w:rFonts w:ascii="Times New Roman" w:eastAsia="Times New Roman" w:hAnsi="Times New Roman"/>
          <w:sz w:val="20"/>
          <w:rtl/>
          <w:lang w:eastAsia="he-IL"/>
        </w:rPr>
        <w:t xml:space="preserve"> אחראי וערב כלפי המזמין לב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התחייבויות המתכנן לפי חוזה</w:t>
      </w:r>
      <w:r w:rsidRPr="001835AB">
        <w:rPr>
          <w:rFonts w:ascii="Times New Roman" w:eastAsia="Times New Roman" w:hAnsi="Times New Roman" w:hint="cs"/>
          <w:sz w:val="20"/>
          <w:rtl/>
          <w:lang w:eastAsia="he-IL"/>
        </w:rPr>
        <w:t xml:space="preserve"> זה על נספחיו</w:t>
      </w:r>
      <w:r w:rsidRPr="001835AB">
        <w:rPr>
          <w:rFonts w:ascii="Times New Roman" w:eastAsia="Times New Roman" w:hAnsi="Times New Roman"/>
          <w:sz w:val="20"/>
          <w:rtl/>
          <w:lang w:eastAsia="he-IL"/>
        </w:rPr>
        <w:t>.</w:t>
      </w:r>
    </w:p>
    <w:p w14:paraId="030FF41F"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כל צד אשר יפר או לא יקיים איזו מהתחייבויותיו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יהיה חייב לפצות את הצד המקיים על כל הנזקים ו</w:t>
      </w:r>
      <w:r w:rsidRPr="001835AB">
        <w:rPr>
          <w:rFonts w:ascii="Times New Roman" w:eastAsia="Times New Roman" w:hAnsi="Times New Roman" w:hint="cs"/>
          <w:sz w:val="20"/>
          <w:rtl/>
          <w:lang w:eastAsia="he-IL"/>
        </w:rPr>
        <w:t xml:space="preserve">/או </w:t>
      </w:r>
      <w:r w:rsidRPr="001835AB">
        <w:rPr>
          <w:rFonts w:ascii="Times New Roman" w:eastAsia="Times New Roman" w:hAnsi="Times New Roman"/>
          <w:sz w:val="20"/>
          <w:rtl/>
          <w:lang w:eastAsia="he-IL"/>
        </w:rPr>
        <w:t>ההפסדים שיגרמו לו עקב כך</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וזאת מבלי לגרוע מזכות הצד המקיים לכל סעד ו</w:t>
      </w:r>
      <w:r w:rsidRPr="001835AB">
        <w:rPr>
          <w:rFonts w:ascii="Times New Roman" w:eastAsia="Times New Roman" w:hAnsi="Times New Roman" w:hint="cs"/>
          <w:sz w:val="20"/>
          <w:rtl/>
          <w:lang w:eastAsia="he-IL"/>
        </w:rPr>
        <w:t xml:space="preserve">/או </w:t>
      </w:r>
      <w:r w:rsidRPr="001835AB">
        <w:rPr>
          <w:rFonts w:ascii="Times New Roman" w:eastAsia="Times New Roman" w:hAnsi="Times New Roman"/>
          <w:sz w:val="20"/>
          <w:rtl/>
          <w:lang w:eastAsia="he-IL"/>
        </w:rPr>
        <w:t>תרופה אחרים ו/או נוספים.</w:t>
      </w:r>
    </w:p>
    <w:p w14:paraId="1614EE34" w14:textId="77777777" w:rsidR="001835AB" w:rsidRPr="001835AB" w:rsidRDefault="001835AB" w:rsidP="001835AB">
      <w:pPr>
        <w:widowControl w:val="0"/>
        <w:spacing w:before="0" w:beforeAutospacing="0" w:after="200" w:afterAutospacing="0" w:line="240" w:lineRule="auto"/>
        <w:ind w:left="79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למניעת ספקות מוצהר במפורש</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עיכוב בהשלמת עבודות תכנון הפרויקט עלול להביא להתייקרות הקמתו וכן עלול להביא להפרת התחייבויות המזמין כלפי צד ג'.</w:t>
      </w:r>
    </w:p>
    <w:p w14:paraId="3C03096D" w14:textId="77777777" w:rsidR="001835AB" w:rsidRPr="001835AB" w:rsidRDefault="001835AB" w:rsidP="001835AB">
      <w:pPr>
        <w:widowControl w:val="0"/>
        <w:spacing w:before="0" w:beforeAutospacing="0" w:after="200" w:afterAutospacing="0" w:line="240" w:lineRule="auto"/>
        <w:ind w:left="79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מצהיר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1835AB">
        <w:rPr>
          <w:rFonts w:ascii="Times New Roman" w:eastAsia="Times New Roman" w:hAnsi="Times New Roman" w:hint="cs"/>
          <w:sz w:val="20"/>
          <w:rtl/>
          <w:lang w:eastAsia="he-IL"/>
        </w:rPr>
        <w:t>נבע</w:t>
      </w:r>
      <w:r w:rsidRPr="001835AB">
        <w:rPr>
          <w:rFonts w:ascii="Times New Roman" w:eastAsia="Times New Roman" w:hAnsi="Times New Roman"/>
          <w:sz w:val="20"/>
          <w:rtl/>
          <w:lang w:eastAsia="he-IL"/>
        </w:rPr>
        <w:t xml:space="preserve"> מאי עמידתו בהתחייבויותיו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חוזה זה.</w:t>
      </w:r>
    </w:p>
    <w:p w14:paraId="5B8D5E7B"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המזמין זכאי לקזז כנגד כל סכום המגיע למתכנן מאת המזמין לפי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כל סכום שלפי טענתו מגיע לו מהמתכנן, וכל זכות של המתכנן לתשלום מהמזמין כפופה לזכות הקיזוז הנ"ל.</w:t>
      </w:r>
    </w:p>
    <w:p w14:paraId="596E8440"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מוסכם במפורש</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צוע כל </w:t>
      </w:r>
      <w:r w:rsidRPr="001835AB">
        <w:rPr>
          <w:rFonts w:ascii="Times New Roman" w:eastAsia="Times New Roman" w:hAnsi="Times New Roman" w:hint="cs"/>
          <w:sz w:val="20"/>
          <w:rtl/>
          <w:lang w:eastAsia="he-IL"/>
        </w:rPr>
        <w:t>אחת</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אחת מהתחייבויות המזמין ע</w:t>
      </w:r>
      <w:r w:rsidRPr="001835AB">
        <w:rPr>
          <w:rFonts w:ascii="Times New Roman" w:eastAsia="Times New Roman" w:hAnsi="Times New Roman" w:hint="cs"/>
          <w:sz w:val="20"/>
          <w:rtl/>
          <w:lang w:eastAsia="he-IL"/>
        </w:rPr>
        <w:t>ל פ</w:t>
      </w:r>
      <w:r w:rsidRPr="001835AB">
        <w:rPr>
          <w:rFonts w:ascii="Times New Roman" w:eastAsia="Times New Roman" w:hAnsi="Times New Roman"/>
          <w:sz w:val="20"/>
          <w:rtl/>
          <w:lang w:eastAsia="he-IL"/>
        </w:rPr>
        <w:t>י</w:t>
      </w:r>
      <w:r w:rsidRPr="001835AB">
        <w:rPr>
          <w:rFonts w:ascii="Times New Roman" w:eastAsia="Times New Roman" w:hAnsi="Times New Roman" w:hint="cs"/>
          <w:sz w:val="20"/>
          <w:rtl/>
          <w:lang w:eastAsia="he-IL"/>
        </w:rPr>
        <w:t xml:space="preserve"> </w:t>
      </w:r>
      <w:r w:rsidRPr="001835AB">
        <w:rPr>
          <w:rFonts w:ascii="Times New Roman" w:eastAsia="Times New Roman" w:hAnsi="Times New Roman"/>
          <w:sz w:val="20"/>
          <w:rtl/>
          <w:lang w:eastAsia="he-IL"/>
        </w:rPr>
        <w:t>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מותנה בכך שהמתכנן יקיים תחילה את התחייבויותיו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עד לאותו מועד. המזמין זכאי, מבלי לפגוע </w:t>
      </w:r>
      <w:r w:rsidRPr="001835AB">
        <w:rPr>
          <w:rFonts w:ascii="Times New Roman" w:eastAsia="Times New Roman" w:hAnsi="Times New Roman" w:hint="cs"/>
          <w:sz w:val="20"/>
          <w:rtl/>
          <w:lang w:eastAsia="he-IL"/>
        </w:rPr>
        <w:t>מכלליות ה</w:t>
      </w:r>
      <w:r w:rsidRPr="001835AB">
        <w:rPr>
          <w:rFonts w:ascii="Times New Roman" w:eastAsia="Times New Roman" w:hAnsi="Times New Roman"/>
          <w:sz w:val="20"/>
          <w:rtl/>
          <w:lang w:eastAsia="he-IL"/>
        </w:rPr>
        <w:t>אמור בכל מקום אחר בחוזה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לעכב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התחי</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בות כלשהי מהתחייבויותיו עד לאחר שהמתכנן קיים את התחייבויותיו כאמור.</w:t>
      </w:r>
    </w:p>
    <w:p w14:paraId="7FD476D8"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שום התנהגות מצד</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של מי</w:t>
      </w:r>
      <w:r w:rsidRPr="001835AB">
        <w:rPr>
          <w:rFonts w:ascii="Times New Roman" w:eastAsia="Times New Roman" w:hAnsi="Times New Roman"/>
          <w:sz w:val="20"/>
          <w:rtl/>
          <w:lang w:eastAsia="he-IL"/>
        </w:rPr>
        <w:t xml:space="preserve"> מהצדדים לא תחשב כויתור על איזה מזכויותיו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ו/או</w:t>
      </w:r>
      <w:r w:rsidRPr="001835AB">
        <w:rPr>
          <w:rFonts w:ascii="Times New Roman" w:eastAsia="Times New Roman" w:hAnsi="Times New Roman"/>
          <w:sz w:val="20"/>
          <w:rtl/>
          <w:lang w:eastAsia="he-IL"/>
        </w:rPr>
        <w:t xml:space="preserve"> ע</w:t>
      </w:r>
      <w:r w:rsidRPr="001835AB">
        <w:rPr>
          <w:rFonts w:ascii="Times New Roman" w:eastAsia="Times New Roman" w:hAnsi="Times New Roman" w:hint="cs"/>
          <w:sz w:val="20"/>
          <w:rtl/>
          <w:lang w:eastAsia="he-IL"/>
        </w:rPr>
        <w:t>ל פי כל</w:t>
      </w:r>
      <w:r w:rsidRPr="001835AB">
        <w:rPr>
          <w:rFonts w:ascii="Times New Roman" w:eastAsia="Times New Roman" w:hAnsi="Times New Roman"/>
          <w:sz w:val="20"/>
          <w:rtl/>
          <w:lang w:eastAsia="he-IL"/>
        </w:rPr>
        <w:t xml:space="preserve"> דין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כויתור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כהסכמה מצדו לאיזה הפרה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אי קיום של תנאי מתנאי חוזה</w:t>
      </w:r>
      <w:r w:rsidRPr="001835AB">
        <w:rPr>
          <w:rFonts w:ascii="Times New Roman" w:eastAsia="Times New Roman" w:hAnsi="Times New Roman" w:hint="cs"/>
          <w:sz w:val="20"/>
          <w:rtl/>
          <w:lang w:eastAsia="he-IL"/>
        </w:rPr>
        <w:t xml:space="preserve"> זה ו/</w:t>
      </w:r>
      <w:r w:rsidRPr="001835AB">
        <w:rPr>
          <w:rFonts w:ascii="Times New Roman" w:eastAsia="Times New Roman" w:hAnsi="Times New Roman"/>
          <w:sz w:val="20"/>
          <w:rtl/>
          <w:lang w:eastAsia="he-IL"/>
        </w:rPr>
        <w:t xml:space="preserve"> או כנותנת דחייה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ארכה לב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כל פעולה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ש</w:t>
      </w:r>
      <w:r w:rsidRPr="001835AB">
        <w:rPr>
          <w:rFonts w:ascii="Times New Roman" w:eastAsia="Times New Roman" w:hAnsi="Times New Roman"/>
          <w:sz w:val="20"/>
          <w:rtl/>
          <w:lang w:eastAsia="he-IL"/>
        </w:rPr>
        <w:t>יש לעשותה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כש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נוי</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טול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תוספת של תנאי </w:t>
      </w:r>
      <w:r w:rsidRPr="001835AB">
        <w:rPr>
          <w:rFonts w:ascii="Times New Roman" w:eastAsia="Times New Roman" w:hAnsi="Times New Roman" w:hint="cs"/>
          <w:sz w:val="20"/>
          <w:rtl/>
          <w:lang w:eastAsia="he-IL"/>
        </w:rPr>
        <w:t>כלשהו</w:t>
      </w:r>
      <w:r w:rsidRPr="001835AB">
        <w:rPr>
          <w:rFonts w:ascii="Times New Roman" w:eastAsia="Times New Roman" w:hAnsi="Times New Roman"/>
          <w:sz w:val="20"/>
          <w:rtl/>
          <w:lang w:eastAsia="he-IL"/>
        </w:rPr>
        <w:t>, אלא אם נעשו במפורש ובכתב.</w:t>
      </w:r>
    </w:p>
    <w:p w14:paraId="14E03661" w14:textId="77777777" w:rsidR="001835AB" w:rsidRPr="001835AB" w:rsidRDefault="001835AB" w:rsidP="001835AB">
      <w:pPr>
        <w:widowControl w:val="0"/>
        <w:spacing w:before="0" w:beforeAutospacing="0" w:after="200" w:afterAutospacing="0" w:line="240" w:lineRule="auto"/>
        <w:ind w:left="79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מבלי לגרוע מכלליות האמור לעיל -</w:t>
      </w:r>
    </w:p>
    <w:p w14:paraId="7892EF17" w14:textId="77777777" w:rsidR="001835AB" w:rsidRPr="001835AB" w:rsidRDefault="001835AB" w:rsidP="001835AB">
      <w:pPr>
        <w:widowControl w:val="0"/>
        <w:numPr>
          <w:ilvl w:val="2"/>
          <w:numId w:val="1"/>
        </w:numPr>
        <w:spacing w:before="0" w:beforeAutospacing="0" w:after="200" w:afterAutospacing="0" w:line="240" w:lineRule="auto"/>
        <w:ind w:left="1508" w:hanging="37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הסכמה מצד המזמין או המנהל או המתכנן לסטות מתנאי החוזה במקרה מסוים לא תהווה תקדים ולא ילמדו ממנה גזירה שווה למקרה אחר.</w:t>
      </w:r>
    </w:p>
    <w:p w14:paraId="37EB4CFA" w14:textId="77777777" w:rsidR="001835AB" w:rsidRPr="001835AB" w:rsidRDefault="001835AB" w:rsidP="00E64AE3">
      <w:pPr>
        <w:widowControl w:val="0"/>
        <w:numPr>
          <w:ilvl w:val="2"/>
          <w:numId w:val="1"/>
        </w:numPr>
        <w:spacing w:before="0" w:beforeAutospacing="0" w:after="200" w:afterAutospacing="0" w:line="240" w:lineRule="auto"/>
        <w:ind w:left="1508" w:hanging="43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לא השתמשו המזמין או המנהל או המתכנן בזכויות הניתנות להם לפי החוזה במקרה מסוים, אין לראות בכך ויתור על אותן זכויות במקרה אחר ואין ללמוד</w:t>
      </w:r>
      <w:r w:rsidR="00E64AE3">
        <w:rPr>
          <w:rFonts w:ascii="Times New Roman" w:eastAsia="Times New Roman" w:hAnsi="Times New Roman" w:hint="cs"/>
          <w:sz w:val="20"/>
          <w:rtl/>
          <w:lang w:eastAsia="he-IL"/>
        </w:rPr>
        <w:t xml:space="preserve"> </w:t>
      </w:r>
      <w:r w:rsidRPr="001835AB">
        <w:rPr>
          <w:rFonts w:ascii="Times New Roman" w:eastAsia="Times New Roman" w:hAnsi="Times New Roman"/>
          <w:sz w:val="20"/>
          <w:rtl/>
          <w:lang w:eastAsia="he-IL"/>
        </w:rPr>
        <w:t>מהתנהגות זו ו</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תור כלשהו על זכויות וחובות לפי החוזה.</w:t>
      </w:r>
    </w:p>
    <w:p w14:paraId="58F4E3F7"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במידה והמתכנן כולל מספר גופים או יחידים</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יהיו הם אחראים ביחד ולחוד כלפי המזמין למילוי התחייבויות המתכנן לפי חוזה זה.</w:t>
      </w:r>
    </w:p>
    <w:p w14:paraId="45DA7011"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4"/>
          <w:lang w:eastAsia="he-IL"/>
        </w:rPr>
      </w:pPr>
      <w:r w:rsidRPr="001835AB">
        <w:rPr>
          <w:rFonts w:ascii="Times New Roman" w:eastAsia="Times New Roman" w:hAnsi="Times New Roman"/>
          <w:sz w:val="24"/>
          <w:rtl/>
          <w:lang w:eastAsia="he-IL"/>
        </w:rPr>
        <w:t>על אף האמור בכל הוראה אחרת בחוזה זה ו/או בכל מסמך אחר בין יחידי המזמין ו/או בכל דין, מובהר ומוסכם</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1835AB">
        <w:rPr>
          <w:rFonts w:ascii="Times New Roman" w:eastAsia="Times New Roman" w:hAnsi="Times New Roman" w:hint="cs"/>
          <w:b/>
          <w:bCs/>
          <w:sz w:val="24"/>
          <w:rtl/>
          <w:lang w:eastAsia="he-IL"/>
        </w:rPr>
        <w:t>א</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בגין כל חיוב מחיובי המזמין </w:t>
      </w:r>
      <w:r w:rsidRPr="001835AB">
        <w:rPr>
          <w:rFonts w:ascii="Times New Roman" w:eastAsia="Times New Roman" w:hAnsi="Times New Roman" w:hint="cs"/>
          <w:sz w:val="24"/>
          <w:rtl/>
          <w:lang w:eastAsia="he-IL"/>
        </w:rPr>
        <w:t>על פי</w:t>
      </w:r>
      <w:r w:rsidRPr="001835AB">
        <w:rPr>
          <w:rFonts w:ascii="Times New Roman" w:eastAsia="Times New Roman" w:hAnsi="Times New Roman"/>
          <w:sz w:val="24"/>
          <w:rtl/>
          <w:lang w:eastAsia="he-IL"/>
        </w:rPr>
        <w:t xml:space="preserve"> חוזה זה, ככל שיחולו, ובכל מקרה כל אחד מיחידי המזמין אינו אחראי, ביחד ולחוד, למלוא חיובי המזמין כלפי המתכנן </w:t>
      </w:r>
      <w:r w:rsidRPr="001835AB">
        <w:rPr>
          <w:rFonts w:ascii="Times New Roman" w:eastAsia="Times New Roman" w:hAnsi="Times New Roman" w:hint="cs"/>
          <w:sz w:val="24"/>
          <w:rtl/>
          <w:lang w:eastAsia="he-IL"/>
        </w:rPr>
        <w:t>על פ</w:t>
      </w:r>
      <w:r w:rsidRPr="001835AB">
        <w:rPr>
          <w:rFonts w:ascii="Times New Roman" w:eastAsia="Times New Roman" w:hAnsi="Times New Roman"/>
          <w:sz w:val="24"/>
          <w:rtl/>
          <w:lang w:eastAsia="he-IL"/>
        </w:rPr>
        <w:t>י חוזה זה. וזאת מבלי לגרוע מהאמור להלן בסיפא לס"ק זה.</w:t>
      </w:r>
    </w:p>
    <w:p w14:paraId="680A273F" w14:textId="77777777" w:rsidR="001835AB" w:rsidRPr="001835AB" w:rsidRDefault="001835AB" w:rsidP="001835AB">
      <w:pPr>
        <w:keepNext/>
        <w:spacing w:before="0" w:beforeAutospacing="0" w:after="200" w:afterAutospacing="0" w:line="240" w:lineRule="auto"/>
        <w:ind w:left="798"/>
        <w:jc w:val="both"/>
        <w:outlineLvl w:val="1"/>
        <w:rPr>
          <w:rFonts w:ascii="Times New Roman" w:eastAsia="Times New Roman" w:hAnsi="Times New Roman"/>
          <w:b/>
          <w:bCs/>
          <w:sz w:val="24"/>
          <w:u w:val="single"/>
          <w:rtl/>
          <w:lang w:eastAsia="he-IL"/>
        </w:rPr>
      </w:pPr>
      <w:r w:rsidRPr="001835AB">
        <w:rPr>
          <w:rFonts w:ascii="Times New Roman" w:eastAsia="Times New Roman" w:hAnsi="Times New Roman"/>
          <w:sz w:val="24"/>
          <w:rtl/>
          <w:lang w:eastAsia="he-IL"/>
        </w:rPr>
        <w:t>המתכנן מתחייב בזה</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כי כל דרישה</w:t>
      </w:r>
      <w:r w:rsidRPr="001835AB">
        <w:rPr>
          <w:rFonts w:ascii="Times New Roman" w:eastAsia="Times New Roman" w:hAnsi="Times New Roman" w:hint="cs"/>
          <w:sz w:val="24"/>
          <w:rtl/>
          <w:lang w:eastAsia="he-IL"/>
        </w:rPr>
        <w:t xml:space="preserve"> ו/או תלונה</w:t>
      </w:r>
      <w:r w:rsidRPr="001835AB">
        <w:rPr>
          <w:rFonts w:ascii="Times New Roman" w:eastAsia="Times New Roman" w:hAnsi="Times New Roman"/>
          <w:sz w:val="24"/>
          <w:rtl/>
          <w:lang w:eastAsia="he-IL"/>
        </w:rPr>
        <w:t xml:space="preserve"> </w:t>
      </w:r>
      <w:r w:rsidRPr="001835AB">
        <w:rPr>
          <w:rFonts w:ascii="Times New Roman" w:eastAsia="Times New Roman" w:hAnsi="Times New Roman" w:hint="cs"/>
          <w:sz w:val="24"/>
          <w:rtl/>
          <w:lang w:eastAsia="he-IL"/>
        </w:rPr>
        <w:t xml:space="preserve">ו/או </w:t>
      </w:r>
      <w:r w:rsidRPr="001835AB">
        <w:rPr>
          <w:rFonts w:ascii="Times New Roman" w:eastAsia="Times New Roman" w:hAnsi="Times New Roman"/>
          <w:sz w:val="24"/>
          <w:rtl/>
          <w:lang w:eastAsia="he-IL"/>
        </w:rPr>
        <w:t>טענה ו/או תביעה, ככל שתהיינה לו כנגד המזמין בגין חיובי המזמין ע</w:t>
      </w:r>
      <w:r w:rsidRPr="001835AB">
        <w:rPr>
          <w:rFonts w:ascii="Times New Roman" w:eastAsia="Times New Roman" w:hAnsi="Times New Roman" w:hint="cs"/>
          <w:sz w:val="24"/>
          <w:rtl/>
          <w:lang w:eastAsia="he-IL"/>
        </w:rPr>
        <w:t>ל פי</w:t>
      </w:r>
      <w:r w:rsidRPr="001835AB">
        <w:rPr>
          <w:rFonts w:ascii="Times New Roman" w:eastAsia="Times New Roman" w:hAnsi="Times New Roman"/>
          <w:sz w:val="24"/>
          <w:rtl/>
          <w:lang w:eastAsia="he-IL"/>
        </w:rPr>
        <w:t xml:space="preserve"> חוזה זה, תוגבל עד לגובה חלקו היחסי של כל אחד מיחידי המזמין כמפורט בנספח </w:t>
      </w:r>
      <w:r w:rsidRPr="001835AB">
        <w:rPr>
          <w:rFonts w:ascii="Times New Roman" w:eastAsia="Times New Roman" w:hAnsi="Times New Roman" w:hint="cs"/>
          <w:b/>
          <w:bCs/>
          <w:sz w:val="24"/>
          <w:rtl/>
          <w:lang w:eastAsia="he-IL"/>
        </w:rPr>
        <w:t>א</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אותו דין</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יחול לגבי תביעה של מי מיחידי המזמין כנגד המתכנן</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קרי</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תביעה כאמור</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תוגבל עד לגובה חלקו היחסי של התובע במזמין  כמפורט בנספח </w:t>
      </w:r>
      <w:r w:rsidRPr="001835AB">
        <w:rPr>
          <w:rFonts w:ascii="Times New Roman" w:eastAsia="Times New Roman" w:hAnsi="Times New Roman" w:hint="cs"/>
          <w:b/>
          <w:bCs/>
          <w:sz w:val="24"/>
          <w:rtl/>
          <w:lang w:eastAsia="he-IL"/>
        </w:rPr>
        <w:t>א</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w:t>
      </w:r>
    </w:p>
    <w:p w14:paraId="68908B61"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סמכות השיפוט בכל נושא הקשור לחוזה זה ו/או ביצועו תהא מוקנית לבתי המשפט המוסמכים בתל-אביב-יפו.</w:t>
      </w:r>
    </w:p>
    <w:p w14:paraId="0C3FECDF" w14:textId="77777777" w:rsidR="001835AB" w:rsidRPr="001835AB" w:rsidRDefault="001835AB" w:rsidP="001835AB">
      <w:pPr>
        <w:widowControl w:val="0"/>
        <w:spacing w:before="0" w:beforeAutospacing="0" w:after="200" w:afterAutospacing="0" w:line="240" w:lineRule="auto"/>
        <w:ind w:left="79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למען הסר ספק</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מוסכם ומוצהר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0B6ED851"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366D62D5"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חוזה זה על נספחיו</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יחייב את המזמין אך ורק בכפוף לחתימתו כדין ע"י מורשי החתימה של המזמין.</w:t>
      </w:r>
    </w:p>
    <w:p w14:paraId="1D756331" w14:textId="77777777" w:rsidR="001835AB" w:rsidRPr="001835AB" w:rsidRDefault="001835AB" w:rsidP="001835AB">
      <w:pPr>
        <w:widowControl w:val="0"/>
        <w:numPr>
          <w:ilvl w:val="1"/>
          <w:numId w:val="1"/>
        </w:numPr>
        <w:spacing w:before="0" w:beforeAutospacing="0" w:after="72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1835AB">
        <w:rPr>
          <w:rFonts w:ascii="Times New Roman" w:eastAsia="Times New Roman" w:hAnsi="Times New Roman" w:hint="cs"/>
          <w:sz w:val="20"/>
          <w:rtl/>
          <w:lang w:eastAsia="he-IL"/>
        </w:rPr>
        <w:t>רשום</w:t>
      </w:r>
      <w:r w:rsidRPr="001835AB">
        <w:rPr>
          <w:rFonts w:ascii="Times New Roman" w:eastAsia="Times New Roman" w:hAnsi="Times New Roman"/>
          <w:sz w:val="20"/>
          <w:rtl/>
          <w:lang w:eastAsia="he-IL"/>
        </w:rPr>
        <w:t>, ואם נשלחה ההודעה בפקסימיליה ביום עסקים בשעות העבודה או נמסרה ביד</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תחשב היא כמתקבלת ביום משלוח או מסירתה כאמור.</w:t>
      </w:r>
    </w:p>
    <w:p w14:paraId="3B6B1229"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
      </w:pPr>
    </w:p>
    <w:p w14:paraId="15A4940D" w14:textId="77777777" w:rsidR="00E64AE3" w:rsidRPr="00E64AE3" w:rsidRDefault="00E64AE3" w:rsidP="00E64AE3">
      <w:pPr>
        <w:widowControl w:val="0"/>
        <w:spacing w:before="0" w:beforeAutospacing="0" w:after="0" w:afterAutospacing="0" w:line="240" w:lineRule="auto"/>
        <w:jc w:val="center"/>
        <w:rPr>
          <w:rFonts w:ascii="Times New Roman" w:eastAsia="Times New Roman" w:hAnsi="Times New Roman"/>
          <w:bCs/>
          <w:sz w:val="20"/>
          <w:rtl/>
          <w:lang w:eastAsia="he-IL"/>
        </w:rPr>
      </w:pPr>
      <w:r w:rsidRPr="00E64AE3">
        <w:rPr>
          <w:rFonts w:ascii="Times New Roman" w:eastAsia="Times New Roman" w:hAnsi="Times New Roman"/>
          <w:bCs/>
          <w:sz w:val="20"/>
          <w:rtl/>
          <w:lang w:eastAsia="he-IL"/>
        </w:rPr>
        <w:t>ולראיה באו הצדדים על החתום:</w:t>
      </w:r>
    </w:p>
    <w:p w14:paraId="65D07270" w14:textId="77777777" w:rsidR="00E64AE3" w:rsidRPr="00E64AE3" w:rsidRDefault="00E64AE3" w:rsidP="00E64AE3">
      <w:pPr>
        <w:widowControl w:val="0"/>
        <w:tabs>
          <w:tab w:val="center" w:pos="1649"/>
          <w:tab w:val="center" w:pos="7177"/>
        </w:tabs>
        <w:spacing w:before="0" w:beforeAutospacing="0" w:after="0" w:afterAutospacing="0" w:line="240" w:lineRule="auto"/>
        <w:jc w:val="both"/>
        <w:rPr>
          <w:rFonts w:ascii="Times New Roman" w:eastAsia="Times New Roman" w:hAnsi="Times New Roman"/>
          <w:sz w:val="20"/>
          <w:rtl/>
          <w:lang w:eastAsia="he-IL"/>
        </w:rPr>
      </w:pPr>
    </w:p>
    <w:p w14:paraId="08C329FA" w14:textId="77777777" w:rsidR="00E64AE3" w:rsidRPr="00E64AE3" w:rsidRDefault="00E64AE3" w:rsidP="00E64AE3">
      <w:pPr>
        <w:widowControl w:val="0"/>
        <w:tabs>
          <w:tab w:val="center" w:pos="1649"/>
          <w:tab w:val="center" w:pos="7177"/>
        </w:tabs>
        <w:spacing w:before="0" w:beforeAutospacing="0" w:after="0" w:afterAutospacing="0" w:line="240" w:lineRule="auto"/>
        <w:jc w:val="both"/>
        <w:rPr>
          <w:rFonts w:ascii="Times New Roman" w:eastAsia="Times New Roman" w:hAnsi="Times New Roman"/>
          <w:sz w:val="20"/>
          <w:rtl/>
          <w:lang w:eastAsia="he-IL"/>
        </w:rPr>
      </w:pPr>
    </w:p>
    <w:p w14:paraId="422E15E4" w14:textId="77777777" w:rsidR="00E64AE3" w:rsidRPr="00E64AE3" w:rsidRDefault="00E64AE3" w:rsidP="00E64AE3">
      <w:pPr>
        <w:widowControl w:val="0"/>
        <w:tabs>
          <w:tab w:val="center" w:pos="1649"/>
          <w:tab w:val="center" w:pos="7177"/>
        </w:tabs>
        <w:spacing w:before="0" w:beforeAutospacing="0" w:after="0" w:afterAutospacing="0" w:line="240" w:lineRule="auto"/>
        <w:jc w:val="both"/>
        <w:rPr>
          <w:rFonts w:ascii="Times New Roman" w:eastAsia="Times New Roman" w:hAnsi="Times New Roman"/>
          <w:sz w:val="20"/>
          <w:rtl/>
          <w:lang w:eastAsia="he-IL"/>
        </w:rPr>
      </w:pPr>
    </w:p>
    <w:p w14:paraId="792729E3" w14:textId="11D12905" w:rsidR="00E9657B" w:rsidRPr="001F3FCD" w:rsidRDefault="00E64AE3" w:rsidP="00E64AE3">
      <w:pPr>
        <w:widowControl w:val="0"/>
        <w:tabs>
          <w:tab w:val="center" w:pos="1649"/>
          <w:tab w:val="center" w:pos="7177"/>
        </w:tabs>
        <w:spacing w:before="0" w:beforeAutospacing="0" w:after="0" w:afterAutospacing="0" w:line="240" w:lineRule="auto"/>
        <w:jc w:val="both"/>
        <w:rPr>
          <w:rFonts w:ascii="Times New Roman" w:eastAsia="Times New Roman" w:hAnsi="Times New Roman"/>
          <w:sz w:val="20"/>
          <w:highlight w:val="yellow"/>
          <w:rtl/>
          <w:lang w:eastAsia="he-IL"/>
          <w:rPrChange w:id="2" w:author="Avi Cohen" w:date="2022-03-01T09:20:00Z">
            <w:rPr>
              <w:rFonts w:ascii="Times New Roman" w:eastAsia="Times New Roman" w:hAnsi="Times New Roman"/>
              <w:color w:val="00B0F0"/>
              <w:sz w:val="20"/>
              <w:highlight w:val="yellow"/>
              <w:rtl/>
              <w:lang w:eastAsia="he-IL"/>
            </w:rPr>
          </w:rPrChange>
        </w:rPr>
      </w:pPr>
      <w:r w:rsidRPr="00E64AE3">
        <w:rPr>
          <w:rFonts w:ascii="Times New Roman" w:eastAsia="Times New Roman" w:hAnsi="Times New Roman"/>
          <w:color w:val="00B0F0"/>
          <w:sz w:val="20"/>
          <w:rtl/>
          <w:lang w:eastAsia="he-IL"/>
        </w:rPr>
        <w:tab/>
      </w:r>
      <w:sdt>
        <w:sdtPr>
          <w:rPr>
            <w:rFonts w:ascii="Times New Roman" w:eastAsia="Times New Roman" w:hAnsi="Times New Roman"/>
            <w:sz w:val="20"/>
            <w:u w:val="single"/>
            <w:rtl/>
            <w:lang w:eastAsia="he-IL"/>
            <w:rPrChange w:id="3" w:author="Avi Cohen" w:date="2022-03-01T09:20:00Z">
              <w:rPr>
                <w:rFonts w:ascii="Times New Roman" w:eastAsia="Times New Roman" w:hAnsi="Times New Roman"/>
                <w:color w:val="00B0F0"/>
                <w:sz w:val="20"/>
                <w:u w:val="single"/>
                <w:rtl/>
                <w:lang w:eastAsia="he-IL"/>
              </w:rPr>
            </w:rPrChange>
          </w:rPr>
          <w:alias w:val="שם ספק"/>
          <w:tag w:val="cntSupllierName"/>
          <w:id w:val="368116510"/>
          <w:placeholder>
            <w:docPart w:val="A03D9D8C2F6B4A6BAB6E433EF8B039E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67721B" w:rsidRPr="001F3FCD">
            <w:rPr>
              <w:rFonts w:ascii="Times New Roman" w:eastAsia="Times New Roman" w:hAnsi="Times New Roman"/>
              <w:sz w:val="20"/>
              <w:u w:val="single"/>
              <w:rtl/>
              <w:lang w:eastAsia="he-IL"/>
              <w:rPrChange w:id="4" w:author="Avi Cohen" w:date="2022-03-01T09:20:00Z">
                <w:rPr>
                  <w:rFonts w:ascii="Times New Roman" w:eastAsia="Times New Roman" w:hAnsi="Times New Roman"/>
                  <w:color w:val="00B0F0"/>
                  <w:sz w:val="20"/>
                  <w:u w:val="single"/>
                  <w:rtl/>
                  <w:lang w:eastAsia="he-IL"/>
                </w:rPr>
              </w:rPrChange>
            </w:rPr>
            <w:t>מובמנט תנועה אנכי בע"מ</w:t>
          </w:r>
        </w:sdtContent>
      </w:sdt>
      <w:r w:rsidRPr="001F3FCD">
        <w:rPr>
          <w:rFonts w:ascii="Times New Roman" w:eastAsia="Times New Roman" w:hAnsi="Times New Roman"/>
          <w:sz w:val="20"/>
          <w:rtl/>
          <w:lang w:eastAsia="he-IL"/>
          <w:rPrChange w:id="5" w:author="Avi Cohen" w:date="2022-03-01T09:20:00Z">
            <w:rPr>
              <w:rFonts w:ascii="Times New Roman" w:eastAsia="Times New Roman" w:hAnsi="Times New Roman"/>
              <w:color w:val="00B0F0"/>
              <w:sz w:val="20"/>
              <w:rtl/>
              <w:lang w:eastAsia="he-IL"/>
            </w:rPr>
          </w:rPrChange>
        </w:rPr>
        <w:tab/>
      </w:r>
      <w:r w:rsidR="00E9657B" w:rsidRPr="001F3FCD">
        <w:rPr>
          <w:rFonts w:ascii="Times New Roman" w:eastAsia="Times New Roman" w:hAnsi="Times New Roman" w:hint="eastAsia"/>
          <w:sz w:val="20"/>
          <w:highlight w:val="yellow"/>
          <w:rtl/>
          <w:lang w:eastAsia="he-IL"/>
          <w:rPrChange w:id="6" w:author="Avi Cohen" w:date="2022-03-01T09:20:00Z">
            <w:rPr>
              <w:rFonts w:ascii="Times New Roman" w:eastAsia="Times New Roman" w:hAnsi="Times New Roman" w:hint="eastAsia"/>
              <w:color w:val="00B0F0"/>
              <w:sz w:val="20"/>
              <w:highlight w:val="yellow"/>
              <w:rtl/>
              <w:lang w:eastAsia="he-IL"/>
            </w:rPr>
          </w:rPrChange>
        </w:rPr>
        <w:t>אפריקה</w:t>
      </w:r>
      <w:r w:rsidR="00E9657B" w:rsidRPr="001F3FCD">
        <w:rPr>
          <w:rFonts w:ascii="Times New Roman" w:eastAsia="Times New Roman" w:hAnsi="Times New Roman"/>
          <w:sz w:val="20"/>
          <w:highlight w:val="yellow"/>
          <w:rtl/>
          <w:lang w:eastAsia="he-IL"/>
          <w:rPrChange w:id="7" w:author="Avi Cohen" w:date="2022-03-01T09:20:00Z">
            <w:rPr>
              <w:rFonts w:ascii="Times New Roman" w:eastAsia="Times New Roman" w:hAnsi="Times New Roman"/>
              <w:color w:val="00B0F0"/>
              <w:sz w:val="20"/>
              <w:highlight w:val="yellow"/>
              <w:rtl/>
              <w:lang w:eastAsia="he-IL"/>
            </w:rPr>
          </w:rPrChange>
        </w:rPr>
        <w:t xml:space="preserve"> ישראל מגורים בע"מ </w:t>
      </w:r>
    </w:p>
    <w:p w14:paraId="085E55F3" w14:textId="77777777" w:rsidR="00E9657B" w:rsidRPr="001F3FCD" w:rsidRDefault="00E9657B" w:rsidP="00E64AE3">
      <w:pPr>
        <w:widowControl w:val="0"/>
        <w:tabs>
          <w:tab w:val="center" w:pos="1649"/>
          <w:tab w:val="center" w:pos="7177"/>
        </w:tabs>
        <w:spacing w:before="0" w:beforeAutospacing="0" w:after="0" w:afterAutospacing="0" w:line="240" w:lineRule="auto"/>
        <w:jc w:val="both"/>
        <w:rPr>
          <w:rFonts w:ascii="Times New Roman" w:eastAsia="Times New Roman" w:hAnsi="Times New Roman"/>
          <w:sz w:val="20"/>
          <w:highlight w:val="yellow"/>
          <w:rtl/>
          <w:lang w:eastAsia="he-IL"/>
          <w:rPrChange w:id="8" w:author="Avi Cohen" w:date="2022-03-01T09:20:00Z">
            <w:rPr>
              <w:rFonts w:ascii="Times New Roman" w:eastAsia="Times New Roman" w:hAnsi="Times New Roman"/>
              <w:color w:val="00B0F0"/>
              <w:sz w:val="20"/>
              <w:highlight w:val="yellow"/>
              <w:rtl/>
              <w:lang w:eastAsia="he-IL"/>
            </w:rPr>
          </w:rPrChange>
        </w:rPr>
      </w:pPr>
      <w:r w:rsidRPr="001F3FCD">
        <w:rPr>
          <w:rFonts w:ascii="Times New Roman" w:eastAsia="Times New Roman" w:hAnsi="Times New Roman"/>
          <w:sz w:val="20"/>
          <w:highlight w:val="yellow"/>
          <w:rtl/>
          <w:lang w:eastAsia="he-IL"/>
          <w:rPrChange w:id="9" w:author="Avi Cohen" w:date="2022-03-01T09:20:00Z">
            <w:rPr>
              <w:rFonts w:ascii="Times New Roman" w:eastAsia="Times New Roman" w:hAnsi="Times New Roman"/>
              <w:color w:val="00B0F0"/>
              <w:sz w:val="20"/>
              <w:highlight w:val="yellow"/>
              <w:rtl/>
              <w:lang w:eastAsia="he-IL"/>
            </w:rPr>
          </w:rPrChange>
        </w:rPr>
        <w:tab/>
      </w:r>
      <w:r w:rsidRPr="001F3FCD">
        <w:rPr>
          <w:rFonts w:ascii="Times New Roman" w:eastAsia="Times New Roman" w:hAnsi="Times New Roman"/>
          <w:sz w:val="20"/>
          <w:highlight w:val="yellow"/>
          <w:rtl/>
          <w:lang w:eastAsia="he-IL"/>
          <w:rPrChange w:id="10" w:author="Avi Cohen" w:date="2022-03-01T09:20:00Z">
            <w:rPr>
              <w:rFonts w:ascii="Times New Roman" w:eastAsia="Times New Roman" w:hAnsi="Times New Roman"/>
              <w:color w:val="00B0F0"/>
              <w:sz w:val="20"/>
              <w:highlight w:val="yellow"/>
              <w:rtl/>
              <w:lang w:eastAsia="he-IL"/>
            </w:rPr>
          </w:rPrChange>
        </w:rPr>
        <w:tab/>
      </w:r>
      <w:r w:rsidRPr="001F3FCD">
        <w:rPr>
          <w:rFonts w:ascii="Times New Roman" w:eastAsia="Times New Roman" w:hAnsi="Times New Roman" w:hint="eastAsia"/>
          <w:sz w:val="20"/>
          <w:highlight w:val="yellow"/>
          <w:rtl/>
          <w:lang w:eastAsia="he-IL"/>
          <w:rPrChange w:id="11" w:author="Avi Cohen" w:date="2022-03-01T09:20:00Z">
            <w:rPr>
              <w:rFonts w:ascii="Times New Roman" w:eastAsia="Times New Roman" w:hAnsi="Times New Roman" w:hint="eastAsia"/>
              <w:color w:val="00B0F0"/>
              <w:sz w:val="20"/>
              <w:highlight w:val="yellow"/>
              <w:rtl/>
              <w:lang w:eastAsia="he-IL"/>
            </w:rPr>
          </w:rPrChange>
        </w:rPr>
        <w:t>כלל</w:t>
      </w:r>
      <w:r w:rsidRPr="001F3FCD">
        <w:rPr>
          <w:rFonts w:ascii="Times New Roman" w:eastAsia="Times New Roman" w:hAnsi="Times New Roman"/>
          <w:sz w:val="20"/>
          <w:highlight w:val="yellow"/>
          <w:rtl/>
          <w:lang w:eastAsia="he-IL"/>
          <w:rPrChange w:id="12" w:author="Avi Cohen" w:date="2022-03-01T09:20:00Z">
            <w:rPr>
              <w:rFonts w:ascii="Times New Roman" w:eastAsia="Times New Roman" w:hAnsi="Times New Roman"/>
              <w:color w:val="00B0F0"/>
              <w:sz w:val="20"/>
              <w:highlight w:val="yellow"/>
              <w:rtl/>
              <w:lang w:eastAsia="he-IL"/>
            </w:rPr>
          </w:rPrChange>
        </w:rPr>
        <w:t xml:space="preserve"> נכסי נדלן נשר מרכז ( </w:t>
      </w:r>
      <w:r w:rsidRPr="001F3FCD">
        <w:rPr>
          <w:rFonts w:ascii="Times New Roman" w:eastAsia="Times New Roman" w:hAnsi="Times New Roman" w:hint="eastAsia"/>
          <w:sz w:val="20"/>
          <w:highlight w:val="yellow"/>
          <w:rtl/>
          <w:lang w:eastAsia="he-IL"/>
          <w:rPrChange w:id="13" w:author="Avi Cohen" w:date="2022-03-01T09:20:00Z">
            <w:rPr>
              <w:rFonts w:ascii="Times New Roman" w:eastAsia="Times New Roman" w:hAnsi="Times New Roman" w:hint="eastAsia"/>
              <w:color w:val="00B0F0"/>
              <w:sz w:val="20"/>
              <w:highlight w:val="yellow"/>
              <w:rtl/>
              <w:lang w:eastAsia="he-IL"/>
            </w:rPr>
          </w:rPrChange>
        </w:rPr>
        <w:t>נ</w:t>
      </w:r>
      <w:r w:rsidRPr="001F3FCD">
        <w:rPr>
          <w:rFonts w:ascii="Times New Roman" w:eastAsia="Times New Roman" w:hAnsi="Times New Roman"/>
          <w:sz w:val="20"/>
          <w:highlight w:val="yellow"/>
          <w:rtl/>
          <w:lang w:eastAsia="he-IL"/>
          <w:rPrChange w:id="14" w:author="Avi Cohen" w:date="2022-03-01T09:20:00Z">
            <w:rPr>
              <w:rFonts w:ascii="Times New Roman" w:eastAsia="Times New Roman" w:hAnsi="Times New Roman"/>
              <w:color w:val="00B0F0"/>
              <w:sz w:val="20"/>
              <w:highlight w:val="yellow"/>
              <w:rtl/>
              <w:lang w:eastAsia="he-IL"/>
            </w:rPr>
          </w:rPrChange>
        </w:rPr>
        <w:t xml:space="preserve">.נ.נ.מ ) </w:t>
      </w:r>
    </w:p>
    <w:p w14:paraId="7D0A9CE6" w14:textId="1BD45C94" w:rsidR="00E64AE3" w:rsidRPr="00E64AE3" w:rsidRDefault="00E9657B" w:rsidP="001F3FCD">
      <w:pPr>
        <w:widowControl w:val="0"/>
        <w:tabs>
          <w:tab w:val="center" w:pos="1649"/>
          <w:tab w:val="center" w:pos="7177"/>
        </w:tabs>
        <w:spacing w:before="0" w:beforeAutospacing="0" w:after="0" w:afterAutospacing="0" w:line="240" w:lineRule="auto"/>
        <w:rPr>
          <w:rFonts w:ascii="Times New Roman" w:eastAsia="Times New Roman" w:hAnsi="Times New Roman"/>
          <w:color w:val="00B0F0"/>
          <w:sz w:val="20"/>
          <w:u w:val="single"/>
          <w:rtl/>
          <w:lang w:eastAsia="he-IL"/>
        </w:rPr>
        <w:pPrChange w:id="15" w:author="Avi Cohen" w:date="2022-03-01T09:20:00Z">
          <w:pPr>
            <w:widowControl w:val="0"/>
            <w:tabs>
              <w:tab w:val="center" w:pos="1649"/>
              <w:tab w:val="center" w:pos="7177"/>
            </w:tabs>
            <w:spacing w:before="0" w:beforeAutospacing="0" w:after="0" w:afterAutospacing="0" w:line="240" w:lineRule="auto"/>
          </w:pPr>
        </w:pPrChange>
      </w:pPr>
      <w:r w:rsidRPr="001F3FCD">
        <w:rPr>
          <w:rFonts w:ascii="Times New Roman" w:eastAsia="Times New Roman" w:hAnsi="Times New Roman"/>
          <w:sz w:val="20"/>
          <w:highlight w:val="yellow"/>
          <w:rtl/>
          <w:lang w:eastAsia="he-IL"/>
          <w:rPrChange w:id="16" w:author="Avi Cohen" w:date="2022-03-01T09:20:00Z">
            <w:rPr>
              <w:rFonts w:ascii="Times New Roman" w:eastAsia="Times New Roman" w:hAnsi="Times New Roman"/>
              <w:color w:val="00B0F0"/>
              <w:sz w:val="20"/>
              <w:highlight w:val="yellow"/>
              <w:rtl/>
              <w:lang w:eastAsia="he-IL"/>
            </w:rPr>
          </w:rPrChange>
        </w:rPr>
        <w:tab/>
      </w:r>
      <w:r w:rsidRPr="001F3FCD">
        <w:rPr>
          <w:rFonts w:ascii="Times New Roman" w:eastAsia="Times New Roman" w:hAnsi="Times New Roman"/>
          <w:sz w:val="20"/>
          <w:highlight w:val="yellow"/>
          <w:rtl/>
          <w:lang w:eastAsia="he-IL"/>
          <w:rPrChange w:id="17" w:author="Avi Cohen" w:date="2022-03-01T09:20:00Z">
            <w:rPr>
              <w:rFonts w:ascii="Times New Roman" w:eastAsia="Times New Roman" w:hAnsi="Times New Roman"/>
              <w:color w:val="00B0F0"/>
              <w:sz w:val="20"/>
              <w:highlight w:val="yellow"/>
              <w:rtl/>
              <w:lang w:eastAsia="he-IL"/>
            </w:rPr>
          </w:rPrChange>
        </w:rPr>
        <w:tab/>
      </w:r>
      <w:r w:rsidRPr="001F3FCD">
        <w:rPr>
          <w:rFonts w:ascii="Times New Roman" w:eastAsia="Times New Roman" w:hAnsi="Times New Roman" w:hint="eastAsia"/>
          <w:sz w:val="20"/>
          <w:highlight w:val="yellow"/>
          <w:rtl/>
          <w:lang w:eastAsia="he-IL"/>
          <w:rPrChange w:id="18" w:author="Avi Cohen" w:date="2022-03-01T09:20:00Z">
            <w:rPr>
              <w:rFonts w:ascii="Times New Roman" w:eastAsia="Times New Roman" w:hAnsi="Times New Roman" w:hint="eastAsia"/>
              <w:color w:val="00B0F0"/>
              <w:sz w:val="20"/>
              <w:highlight w:val="yellow"/>
              <w:rtl/>
              <w:lang w:eastAsia="he-IL"/>
            </w:rPr>
          </w:rPrChange>
        </w:rPr>
        <w:t>שיכון</w:t>
      </w:r>
      <w:r w:rsidRPr="001F3FCD">
        <w:rPr>
          <w:rFonts w:ascii="Times New Roman" w:eastAsia="Times New Roman" w:hAnsi="Times New Roman"/>
          <w:sz w:val="20"/>
          <w:highlight w:val="yellow"/>
          <w:rtl/>
          <w:lang w:eastAsia="he-IL"/>
          <w:rPrChange w:id="19" w:author="Avi Cohen" w:date="2022-03-01T09:20:00Z">
            <w:rPr>
              <w:rFonts w:ascii="Times New Roman" w:eastAsia="Times New Roman" w:hAnsi="Times New Roman"/>
              <w:color w:val="00B0F0"/>
              <w:sz w:val="20"/>
              <w:highlight w:val="yellow"/>
              <w:rtl/>
              <w:lang w:eastAsia="he-IL"/>
            </w:rPr>
          </w:rPrChange>
        </w:rPr>
        <w:t xml:space="preserve"> </w:t>
      </w:r>
      <w:r w:rsidRPr="001F3FCD">
        <w:rPr>
          <w:rFonts w:ascii="Times New Roman" w:eastAsia="Times New Roman" w:hAnsi="Times New Roman" w:hint="eastAsia"/>
          <w:sz w:val="20"/>
          <w:highlight w:val="yellow"/>
          <w:rtl/>
          <w:lang w:eastAsia="he-IL"/>
          <w:rPrChange w:id="20" w:author="Avi Cohen" w:date="2022-03-01T09:20:00Z">
            <w:rPr>
              <w:rFonts w:ascii="Times New Roman" w:eastAsia="Times New Roman" w:hAnsi="Times New Roman" w:hint="eastAsia"/>
              <w:color w:val="00B0F0"/>
              <w:sz w:val="20"/>
              <w:highlight w:val="yellow"/>
              <w:rtl/>
              <w:lang w:eastAsia="he-IL"/>
            </w:rPr>
          </w:rPrChange>
        </w:rPr>
        <w:t>ובינוי</w:t>
      </w:r>
      <w:r w:rsidRPr="001F3FCD">
        <w:rPr>
          <w:rFonts w:ascii="Times New Roman" w:eastAsia="Times New Roman" w:hAnsi="Times New Roman"/>
          <w:sz w:val="20"/>
          <w:highlight w:val="yellow"/>
          <w:rtl/>
          <w:lang w:eastAsia="he-IL"/>
          <w:rPrChange w:id="21" w:author="Avi Cohen" w:date="2022-03-01T09:20:00Z">
            <w:rPr>
              <w:rFonts w:ascii="Times New Roman" w:eastAsia="Times New Roman" w:hAnsi="Times New Roman"/>
              <w:color w:val="00B0F0"/>
              <w:sz w:val="20"/>
              <w:highlight w:val="yellow"/>
              <w:rtl/>
              <w:lang w:eastAsia="he-IL"/>
            </w:rPr>
          </w:rPrChange>
        </w:rPr>
        <w:t xml:space="preserve"> </w:t>
      </w:r>
      <w:r w:rsidRPr="001F3FCD">
        <w:rPr>
          <w:rFonts w:ascii="Times New Roman" w:eastAsia="Times New Roman" w:hAnsi="Times New Roman" w:hint="eastAsia"/>
          <w:sz w:val="20"/>
          <w:highlight w:val="yellow"/>
          <w:rtl/>
          <w:lang w:eastAsia="he-IL"/>
          <w:rPrChange w:id="22" w:author="Avi Cohen" w:date="2022-03-01T09:20:00Z">
            <w:rPr>
              <w:rFonts w:ascii="Times New Roman" w:eastAsia="Times New Roman" w:hAnsi="Times New Roman" w:hint="eastAsia"/>
              <w:color w:val="00B0F0"/>
              <w:sz w:val="20"/>
              <w:highlight w:val="yellow"/>
              <w:rtl/>
              <w:lang w:eastAsia="he-IL"/>
            </w:rPr>
          </w:rPrChange>
        </w:rPr>
        <w:t>נדל</w:t>
      </w:r>
      <w:r w:rsidRPr="001F3FCD">
        <w:rPr>
          <w:rFonts w:ascii="Times New Roman" w:eastAsia="Times New Roman" w:hAnsi="Times New Roman"/>
          <w:sz w:val="20"/>
          <w:highlight w:val="yellow"/>
          <w:rtl/>
          <w:lang w:eastAsia="he-IL"/>
          <w:rPrChange w:id="23" w:author="Avi Cohen" w:date="2022-03-01T09:20:00Z">
            <w:rPr>
              <w:rFonts w:ascii="Times New Roman" w:eastAsia="Times New Roman" w:hAnsi="Times New Roman"/>
              <w:color w:val="00B0F0"/>
              <w:sz w:val="20"/>
              <w:highlight w:val="yellow"/>
              <w:rtl/>
              <w:lang w:eastAsia="he-IL"/>
            </w:rPr>
          </w:rPrChange>
        </w:rPr>
        <w:t xml:space="preserve">"ן </w:t>
      </w:r>
      <w:r w:rsidRPr="001F3FCD">
        <w:rPr>
          <w:rFonts w:ascii="Times New Roman" w:eastAsia="Times New Roman" w:hAnsi="Times New Roman" w:hint="eastAsia"/>
          <w:sz w:val="20"/>
          <w:highlight w:val="yellow"/>
          <w:rtl/>
          <w:lang w:eastAsia="he-IL"/>
          <w:rPrChange w:id="24" w:author="Avi Cohen" w:date="2022-03-01T09:20:00Z">
            <w:rPr>
              <w:rFonts w:ascii="Times New Roman" w:eastAsia="Times New Roman" w:hAnsi="Times New Roman" w:hint="eastAsia"/>
              <w:color w:val="00B0F0"/>
              <w:sz w:val="20"/>
              <w:highlight w:val="yellow"/>
              <w:rtl/>
              <w:lang w:eastAsia="he-IL"/>
            </w:rPr>
          </w:rPrChange>
        </w:rPr>
        <w:t>בע</w:t>
      </w:r>
      <w:r w:rsidRPr="001F3FCD">
        <w:rPr>
          <w:rFonts w:ascii="Times New Roman" w:eastAsia="Times New Roman" w:hAnsi="Times New Roman"/>
          <w:sz w:val="20"/>
          <w:highlight w:val="yellow"/>
          <w:rtl/>
          <w:lang w:eastAsia="he-IL"/>
          <w:rPrChange w:id="25" w:author="Avi Cohen" w:date="2022-03-01T09:20:00Z">
            <w:rPr>
              <w:rFonts w:ascii="Times New Roman" w:eastAsia="Times New Roman" w:hAnsi="Times New Roman"/>
              <w:color w:val="00B0F0"/>
              <w:sz w:val="20"/>
              <w:highlight w:val="yellow"/>
              <w:rtl/>
              <w:lang w:eastAsia="he-IL"/>
            </w:rPr>
          </w:rPrChange>
        </w:rPr>
        <w:t>"מ</w:t>
      </w:r>
      <w:r w:rsidRPr="001F3FCD">
        <w:rPr>
          <w:rFonts w:ascii="Times New Roman" w:eastAsia="Times New Roman" w:hAnsi="Times New Roman" w:hint="cs"/>
          <w:sz w:val="20"/>
          <w:rtl/>
          <w:lang w:eastAsia="he-IL"/>
          <w:rPrChange w:id="26" w:author="Avi Cohen" w:date="2022-03-01T09:20:00Z">
            <w:rPr>
              <w:rFonts w:ascii="Times New Roman" w:eastAsia="Times New Roman" w:hAnsi="Times New Roman" w:hint="cs"/>
              <w:color w:val="00B0F0"/>
              <w:sz w:val="20"/>
              <w:rtl/>
              <w:lang w:eastAsia="he-IL"/>
            </w:rPr>
          </w:rPrChange>
        </w:rPr>
        <w:t xml:space="preserve"> </w:t>
      </w:r>
      <w:r>
        <w:rPr>
          <w:rFonts w:ascii="Times New Roman" w:eastAsia="Times New Roman" w:hAnsi="Times New Roman"/>
          <w:color w:val="00B0F0"/>
          <w:sz w:val="20"/>
          <w:rtl/>
          <w:lang w:eastAsia="he-IL"/>
        </w:rPr>
        <w:tab/>
      </w:r>
      <w:sdt>
        <w:sdtPr>
          <w:rPr>
            <w:rFonts w:ascii="Times New Roman" w:eastAsia="Times New Roman" w:hAnsi="Times New Roman"/>
            <w:color w:val="00B0F0"/>
            <w:sz w:val="20"/>
            <w:u w:val="single"/>
            <w:rtl/>
            <w:lang w:eastAsia="he-IL"/>
          </w:rPr>
          <w:alias w:val="שם צד א"/>
          <w:tag w:val="cmtTzadAName"/>
          <w:id w:val="-1697851747"/>
          <w:placeholder>
            <w:docPart w:val="AF5095918E924D79826F9B18EDC4F12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Content>
          <w:ins w:id="27" w:author="Avi Cohen" w:date="2022-03-01T09:21:00Z">
            <w:r w:rsidR="001F3FCD" w:rsidRPr="003E6FC4">
              <w:rPr>
                <w:rStyle w:val="PlaceholderText"/>
                <w:rtl/>
              </w:rPr>
              <w:t>[שם צד א]</w:t>
            </w:r>
          </w:ins>
        </w:sdtContent>
      </w:sdt>
    </w:p>
    <w:p w14:paraId="1B3211ED" w14:textId="77777777" w:rsidR="00E64AE3" w:rsidRPr="001F3FCD" w:rsidRDefault="00E64AE3" w:rsidP="00E64AE3">
      <w:pPr>
        <w:widowControl w:val="0"/>
        <w:tabs>
          <w:tab w:val="center" w:pos="1649"/>
          <w:tab w:val="center" w:pos="7177"/>
        </w:tabs>
        <w:spacing w:before="0" w:beforeAutospacing="0" w:after="480" w:afterAutospacing="0" w:line="240" w:lineRule="auto"/>
        <w:jc w:val="both"/>
        <w:rPr>
          <w:rFonts w:ascii="Times New Roman" w:eastAsia="Times New Roman" w:hAnsi="Times New Roman"/>
          <w:b/>
          <w:bCs/>
          <w:sz w:val="20"/>
          <w:rtl/>
          <w:lang w:eastAsia="he-IL"/>
        </w:rPr>
      </w:pPr>
      <w:r w:rsidRPr="00E64AE3">
        <w:rPr>
          <w:rFonts w:ascii="Times New Roman" w:eastAsia="Times New Roman" w:hAnsi="Times New Roman"/>
          <w:sz w:val="20"/>
          <w:rtl/>
          <w:lang w:eastAsia="he-IL"/>
        </w:rPr>
        <w:tab/>
      </w:r>
      <w:r w:rsidRPr="001F3FCD">
        <w:rPr>
          <w:rFonts w:ascii="Times New Roman" w:eastAsia="Times New Roman" w:hAnsi="Times New Roman"/>
          <w:b/>
          <w:bCs/>
          <w:sz w:val="20"/>
          <w:rtl/>
          <w:lang w:eastAsia="he-IL"/>
        </w:rPr>
        <w:t>המתכנן</w:t>
      </w:r>
      <w:r w:rsidRPr="001F3FCD">
        <w:rPr>
          <w:rFonts w:ascii="Times New Roman" w:eastAsia="Times New Roman" w:hAnsi="Times New Roman"/>
          <w:b/>
          <w:bCs/>
          <w:sz w:val="20"/>
          <w:lang w:eastAsia="he-IL"/>
        </w:rPr>
        <w:t xml:space="preserve"> </w:t>
      </w:r>
      <w:r w:rsidRPr="001F3FCD">
        <w:rPr>
          <w:rFonts w:ascii="Times New Roman" w:eastAsia="Times New Roman" w:hAnsi="Times New Roman"/>
          <w:b/>
          <w:bCs/>
          <w:sz w:val="20"/>
          <w:rtl/>
          <w:lang w:eastAsia="he-IL"/>
        </w:rPr>
        <w:tab/>
      </w:r>
      <w:r w:rsidRPr="001F3FCD">
        <w:rPr>
          <w:rFonts w:ascii="Times New Roman" w:eastAsia="Times New Roman" w:hAnsi="Times New Roman"/>
          <w:b/>
          <w:bCs/>
          <w:sz w:val="20"/>
          <w:lang w:eastAsia="he-IL"/>
        </w:rPr>
        <w:t xml:space="preserve"> </w:t>
      </w:r>
      <w:r w:rsidRPr="001F3FCD">
        <w:rPr>
          <w:rFonts w:ascii="Times New Roman" w:eastAsia="Times New Roman" w:hAnsi="Times New Roman"/>
          <w:b/>
          <w:bCs/>
          <w:sz w:val="20"/>
          <w:rtl/>
          <w:lang w:eastAsia="he-IL"/>
        </w:rPr>
        <w:t>המזמין</w:t>
      </w:r>
      <w:r w:rsidRPr="001F3FCD">
        <w:rPr>
          <w:rFonts w:ascii="Times New Roman" w:eastAsia="Times New Roman" w:hAnsi="Times New Roman"/>
          <w:b/>
          <w:bCs/>
          <w:sz w:val="20"/>
          <w:lang w:eastAsia="he-IL"/>
        </w:rPr>
        <w:t xml:space="preserve"> </w:t>
      </w:r>
    </w:p>
    <w:p w14:paraId="6AE67A00" w14:textId="77777777" w:rsidR="00E64AE3" w:rsidRDefault="00E64AE3" w:rsidP="00E64AE3">
      <w:pPr>
        <w:widowControl w:val="0"/>
        <w:spacing w:before="0" w:beforeAutospacing="0" w:after="0" w:afterAutospacing="0" w:line="240" w:lineRule="auto"/>
        <w:jc w:val="both"/>
        <w:rPr>
          <w:rFonts w:ascii="Times New Roman" w:eastAsia="Times New Roman" w:hAnsi="Times New Roman"/>
          <w:sz w:val="20"/>
          <w:rtl/>
          <w:lang w:eastAsia="he-IL"/>
        </w:rPr>
      </w:pPr>
    </w:p>
    <w:p w14:paraId="67967B78" w14:textId="246E3191" w:rsidR="00E9657B" w:rsidRDefault="00E9657B" w:rsidP="00E64AE3">
      <w:pPr>
        <w:widowControl w:val="0"/>
        <w:spacing w:before="0" w:beforeAutospacing="0" w:after="0" w:afterAutospacing="0" w:line="240" w:lineRule="auto"/>
        <w:jc w:val="both"/>
        <w:rPr>
          <w:rFonts w:ascii="Times New Roman" w:eastAsia="Times New Roman" w:hAnsi="Times New Roman"/>
          <w:sz w:val="20"/>
          <w:rtl/>
          <w:lang w:eastAsia="he-IL"/>
        </w:rPr>
      </w:pPr>
    </w:p>
    <w:p w14:paraId="498F95AF" w14:textId="77777777" w:rsidR="00E9657B" w:rsidRPr="00E64AE3" w:rsidRDefault="00E9657B" w:rsidP="00E64AE3">
      <w:pPr>
        <w:widowControl w:val="0"/>
        <w:spacing w:before="0" w:beforeAutospacing="0" w:after="0" w:afterAutospacing="0" w:line="240" w:lineRule="auto"/>
        <w:jc w:val="both"/>
        <w:rPr>
          <w:rFonts w:ascii="Times New Roman" w:eastAsia="Times New Roman" w:hAnsi="Times New Roman"/>
          <w:sz w:val="20"/>
          <w:rtl/>
          <w:lang w:eastAsia="he-IL"/>
        </w:rPr>
      </w:pPr>
    </w:p>
    <w:p w14:paraId="26E34817"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0"/>
          <w:rtl/>
          <w:lang w:eastAsia="he-IL"/>
        </w:rPr>
      </w:pPr>
    </w:p>
    <w:p w14:paraId="78515805"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0"/>
          <w:rtl/>
          <w:lang w:eastAsia="he-IL"/>
        </w:rPr>
      </w:pPr>
      <w:r w:rsidRPr="00E64AE3">
        <w:rPr>
          <w:rFonts w:ascii="Times New Roman" w:eastAsia="Times New Roman" w:hAnsi="Times New Roman"/>
          <w:sz w:val="20"/>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E64AE3">
        <w:rPr>
          <w:rFonts w:ascii="Times New Roman" w:eastAsia="Times New Roman" w:hAnsi="Times New Roman" w:hint="cs"/>
          <w:sz w:val="20"/>
          <w:rtl/>
          <w:lang w:eastAsia="he-IL"/>
        </w:rPr>
        <w:t>י</w:t>
      </w:r>
      <w:r w:rsidRPr="00E64AE3">
        <w:rPr>
          <w:rFonts w:ascii="Times New Roman" w:eastAsia="Times New Roman" w:hAnsi="Times New Roman"/>
          <w:sz w:val="20"/>
          <w:rtl/>
          <w:lang w:eastAsia="he-IL"/>
        </w:rPr>
        <w:t xml:space="preserve">ן זה. </w:t>
      </w:r>
    </w:p>
    <w:p w14:paraId="63AAA476"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0"/>
          <w:rtl/>
          <w:lang w:eastAsia="he-IL"/>
        </w:rPr>
      </w:pPr>
    </w:p>
    <w:p w14:paraId="24742B65"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0"/>
          <w:rtl/>
          <w:lang w:eastAsia="he-IL"/>
        </w:rPr>
      </w:pPr>
      <w:r w:rsidRPr="00E64AE3">
        <w:rPr>
          <w:rFonts w:ascii="Times New Roman" w:eastAsia="Times New Roman" w:hAnsi="Times New Roman"/>
          <w:sz w:val="20"/>
          <w:rtl/>
          <w:lang w:eastAsia="he-IL"/>
        </w:rPr>
        <w:t>תאריך :  _______________</w:t>
      </w:r>
      <w:r w:rsidRPr="00E64AE3">
        <w:rPr>
          <w:rFonts w:ascii="Times New Roman" w:eastAsia="Times New Roman" w:hAnsi="Times New Roman"/>
          <w:sz w:val="20"/>
          <w:rtl/>
          <w:lang w:eastAsia="he-IL"/>
        </w:rPr>
        <w:tab/>
      </w:r>
      <w:r w:rsidRPr="00E64AE3">
        <w:rPr>
          <w:rFonts w:ascii="Times New Roman" w:eastAsia="Times New Roman" w:hAnsi="Times New Roman"/>
          <w:sz w:val="20"/>
          <w:rtl/>
          <w:lang w:eastAsia="he-IL"/>
        </w:rPr>
        <w:tab/>
      </w:r>
      <w:r w:rsidRPr="00E64AE3">
        <w:rPr>
          <w:rFonts w:ascii="Times New Roman" w:eastAsia="Times New Roman" w:hAnsi="Times New Roman"/>
          <w:sz w:val="20"/>
          <w:rtl/>
          <w:lang w:eastAsia="he-IL"/>
        </w:rPr>
        <w:tab/>
      </w:r>
    </w:p>
    <w:p w14:paraId="17B18415"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0"/>
          <w:rtl/>
          <w:lang w:eastAsia="he-IL"/>
        </w:rPr>
      </w:pPr>
      <w:r w:rsidRPr="00E64AE3">
        <w:rPr>
          <w:rFonts w:ascii="Times New Roman" w:eastAsia="Times New Roman" w:hAnsi="Times New Roman"/>
          <w:sz w:val="20"/>
          <w:rtl/>
          <w:lang w:eastAsia="he-IL"/>
        </w:rPr>
        <w:t>חתימה וחותמת עו"ד/ רו"ח : ________________</w:t>
      </w:r>
    </w:p>
    <w:p w14:paraId="1024CA8F"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0"/>
          <w:rtl/>
          <w:lang w:eastAsia="he-IL"/>
        </w:rPr>
      </w:pPr>
    </w:p>
    <w:p w14:paraId="6E7B9AE0"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
          <w:bCs/>
          <w:sz w:val="24"/>
          <w:rtl/>
          <w:lang w:eastAsia="he-IL"/>
        </w:rPr>
      </w:pPr>
    </w:p>
    <w:p w14:paraId="16F175CB"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
          <w:bCs/>
          <w:sz w:val="24"/>
          <w:rtl/>
          <w:lang w:eastAsia="he-IL"/>
        </w:rPr>
      </w:pPr>
    </w:p>
    <w:p w14:paraId="4840AE4F" w14:textId="77777777" w:rsidR="001835AB" w:rsidRPr="001835AB" w:rsidRDefault="001835AB" w:rsidP="001835AB">
      <w:pPr>
        <w:widowControl w:val="0"/>
        <w:spacing w:before="0" w:beforeAutospacing="0" w:after="0" w:afterAutospacing="0" w:line="240" w:lineRule="auto"/>
        <w:outlineLvl w:val="3"/>
        <w:rPr>
          <w:rFonts w:ascii="Times New Roman" w:eastAsia="Times New Roman" w:hAnsi="Times New Roman"/>
          <w:bCs/>
          <w:sz w:val="24"/>
          <w:u w:val="single"/>
          <w:rtl/>
          <w:lang w:eastAsia="he-IL"/>
        </w:rPr>
      </w:pPr>
    </w:p>
    <w:p w14:paraId="746BE410" w14:textId="77777777" w:rsidR="00B158C8" w:rsidRDefault="00B158C8" w:rsidP="00E64AE3">
      <w:pPr>
        <w:widowControl w:val="0"/>
        <w:spacing w:before="0" w:beforeAutospacing="0" w:after="0" w:afterAutospacing="0" w:line="240" w:lineRule="auto"/>
        <w:jc w:val="center"/>
        <w:outlineLvl w:val="3"/>
        <w:rPr>
          <w:rFonts w:ascii="Times New Roman" w:eastAsia="Times New Roman" w:hAnsi="Times New Roman"/>
          <w:bCs/>
          <w:sz w:val="20"/>
          <w:u w:val="single"/>
          <w:rtl/>
          <w:lang w:eastAsia="he-IL"/>
        </w:rPr>
      </w:pPr>
      <w:r>
        <w:rPr>
          <w:rFonts w:ascii="Times New Roman" w:eastAsia="Times New Roman" w:hAnsi="Times New Roman"/>
          <w:bCs/>
          <w:sz w:val="20"/>
          <w:u w:val="single"/>
          <w:rtl/>
          <w:lang w:eastAsia="he-IL"/>
        </w:rPr>
        <w:br w:type="page"/>
      </w:r>
    </w:p>
    <w:p w14:paraId="6A193212" w14:textId="77777777" w:rsidR="00E64AE3" w:rsidRPr="00E64AE3" w:rsidRDefault="00E64AE3" w:rsidP="00E64AE3">
      <w:pPr>
        <w:widowControl w:val="0"/>
        <w:spacing w:before="0" w:beforeAutospacing="0" w:after="0" w:afterAutospacing="0" w:line="240" w:lineRule="auto"/>
        <w:jc w:val="center"/>
        <w:outlineLvl w:val="3"/>
        <w:rPr>
          <w:rFonts w:ascii="Times New Roman" w:eastAsia="Times New Roman" w:hAnsi="Times New Roman"/>
          <w:bCs/>
          <w:sz w:val="20"/>
          <w:u w:val="single"/>
          <w:rtl/>
          <w:lang w:eastAsia="he-IL"/>
        </w:rPr>
      </w:pPr>
      <w:r w:rsidRPr="00E64AE3">
        <w:rPr>
          <w:rFonts w:ascii="Times New Roman" w:eastAsia="Times New Roman" w:hAnsi="Times New Roman" w:hint="cs"/>
          <w:bCs/>
          <w:sz w:val="20"/>
          <w:u w:val="single"/>
          <w:rtl/>
          <w:lang w:eastAsia="he-IL"/>
        </w:rPr>
        <w:t>נספח ''א''</w:t>
      </w:r>
    </w:p>
    <w:p w14:paraId="63A2CAE8" w14:textId="77777777" w:rsidR="00E64AE3" w:rsidRPr="00E64AE3" w:rsidRDefault="00E64AE3" w:rsidP="00E64AE3">
      <w:pPr>
        <w:widowControl w:val="0"/>
        <w:spacing w:before="0" w:beforeAutospacing="0" w:after="0" w:afterAutospacing="0" w:line="240" w:lineRule="auto"/>
        <w:jc w:val="center"/>
        <w:outlineLvl w:val="3"/>
        <w:rPr>
          <w:rFonts w:ascii="Times New Roman" w:eastAsia="Times New Roman" w:hAnsi="Times New Roman"/>
          <w:bCs/>
          <w:sz w:val="20"/>
          <w:u w:val="single"/>
          <w:lang w:eastAsia="he-IL"/>
        </w:rPr>
      </w:pPr>
      <w:r w:rsidRPr="00E64AE3">
        <w:rPr>
          <w:rFonts w:ascii="Times New Roman" w:eastAsia="Times New Roman" w:hAnsi="Times New Roman" w:hint="cs"/>
          <w:bCs/>
          <w:sz w:val="20"/>
          <w:u w:val="single"/>
          <w:rtl/>
          <w:lang w:eastAsia="he-IL"/>
        </w:rPr>
        <w:t>נספח כללי</w:t>
      </w:r>
    </w:p>
    <w:p w14:paraId="774F1579"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1.1</w:t>
      </w:r>
      <w:r w:rsidRPr="00E64AE3">
        <w:rPr>
          <w:rFonts w:ascii="Times New Roman" w:eastAsia="Times New Roman" w:hAnsi="Times New Roman" w:hint="cs"/>
          <w:sz w:val="24"/>
          <w:rtl/>
          <w:lang w:eastAsia="he-IL"/>
        </w:rPr>
        <w:tab/>
        <w:t>הגדרות -</w:t>
      </w:r>
    </w:p>
    <w:p w14:paraId="2FF7B214"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4"/>
          <w:rtl/>
          <w:lang w:eastAsia="he-IL"/>
        </w:rPr>
      </w:pPr>
    </w:p>
    <w:p w14:paraId="4C776B21" w14:textId="0D78850A" w:rsidR="00E64AE3" w:rsidRPr="001F3FCD" w:rsidRDefault="00E64AE3" w:rsidP="001F3FCD">
      <w:pPr>
        <w:widowControl w:val="0"/>
        <w:spacing w:before="0" w:beforeAutospacing="0" w:after="0" w:afterAutospacing="0" w:line="240" w:lineRule="auto"/>
        <w:ind w:left="720"/>
        <w:jc w:val="both"/>
        <w:rPr>
          <w:rFonts w:ascii="Times New Roman" w:eastAsia="Times New Roman" w:hAnsi="Times New Roman"/>
          <w:sz w:val="24"/>
          <w:rtl/>
          <w:lang w:eastAsia="he-IL"/>
          <w:rPrChange w:id="28" w:author="Avi Cohen" w:date="2022-03-01T09:21:00Z">
            <w:rPr>
              <w:rFonts w:ascii="Times New Roman" w:eastAsia="Times New Roman" w:hAnsi="Times New Roman"/>
              <w:sz w:val="24"/>
              <w:rtl/>
              <w:lang w:eastAsia="he-IL"/>
            </w:rPr>
          </w:rPrChange>
        </w:rPr>
        <w:pPrChange w:id="29" w:author="Avi Cohen" w:date="2022-03-01T09:21:00Z">
          <w:pPr>
            <w:widowControl w:val="0"/>
            <w:spacing w:before="0" w:beforeAutospacing="0" w:after="0" w:afterAutospacing="0" w:line="240" w:lineRule="auto"/>
            <w:ind w:left="720"/>
            <w:jc w:val="both"/>
          </w:pPr>
        </w:pPrChange>
      </w:pPr>
      <w:r w:rsidRPr="00E64AE3">
        <w:rPr>
          <w:rFonts w:ascii="Times New Roman" w:eastAsia="Times New Roman" w:hAnsi="Times New Roman" w:hint="cs"/>
          <w:sz w:val="24"/>
          <w:rtl/>
          <w:lang w:eastAsia="he-IL"/>
        </w:rPr>
        <w:t>"</w:t>
      </w:r>
      <w:r w:rsidRPr="001F3FCD">
        <w:rPr>
          <w:rFonts w:ascii="Times New Roman" w:eastAsia="Times New Roman" w:hAnsi="Times New Roman" w:hint="cs"/>
          <w:b/>
          <w:bCs/>
          <w:sz w:val="24"/>
          <w:rtl/>
          <w:lang w:eastAsia="he-IL"/>
          <w:rPrChange w:id="30" w:author="Avi Cohen" w:date="2022-03-01T09:21:00Z">
            <w:rPr>
              <w:rFonts w:ascii="Times New Roman" w:eastAsia="Times New Roman" w:hAnsi="Times New Roman" w:hint="cs"/>
              <w:b/>
              <w:bCs/>
              <w:sz w:val="24"/>
              <w:rtl/>
              <w:lang w:eastAsia="he-IL"/>
            </w:rPr>
          </w:rPrChange>
        </w:rPr>
        <w:t>הפרויקט</w:t>
      </w:r>
      <w:r w:rsidRPr="001F3FCD">
        <w:rPr>
          <w:rFonts w:ascii="Times New Roman" w:eastAsia="Times New Roman" w:hAnsi="Times New Roman" w:hint="cs"/>
          <w:sz w:val="24"/>
          <w:rtl/>
          <w:lang w:eastAsia="he-IL"/>
          <w:rPrChange w:id="31" w:author="Avi Cohen" w:date="2022-03-01T09:21:00Z">
            <w:rPr>
              <w:rFonts w:ascii="Times New Roman" w:eastAsia="Times New Roman" w:hAnsi="Times New Roman" w:hint="cs"/>
              <w:sz w:val="24"/>
              <w:rtl/>
              <w:lang w:eastAsia="he-IL"/>
            </w:rPr>
          </w:rPrChange>
        </w:rPr>
        <w:t>"-</w:t>
      </w:r>
      <w:r w:rsidRPr="001F3FCD">
        <w:rPr>
          <w:rFonts w:ascii="Times New Roman" w:eastAsia="Times New Roman" w:hAnsi="Times New Roman" w:hint="cs"/>
          <w:sz w:val="24"/>
          <w:lang w:eastAsia="he-IL"/>
          <w:rPrChange w:id="32" w:author="Avi Cohen" w:date="2022-03-01T09:21:00Z">
            <w:rPr>
              <w:rFonts w:ascii="Times New Roman" w:eastAsia="Times New Roman" w:hAnsi="Times New Roman" w:hint="cs"/>
              <w:sz w:val="24"/>
              <w:lang w:eastAsia="he-IL"/>
            </w:rPr>
          </w:rPrChange>
        </w:rPr>
        <w:t xml:space="preserve"> </w:t>
      </w:r>
      <w:r w:rsidRPr="001F3FCD">
        <w:rPr>
          <w:rFonts w:ascii="Times New Roman" w:eastAsia="Times New Roman" w:hAnsi="Times New Roman" w:hint="cs"/>
          <w:sz w:val="24"/>
          <w:rtl/>
          <w:lang w:eastAsia="he-IL"/>
          <w:rPrChange w:id="33" w:author="Avi Cohen" w:date="2022-03-01T09:21:00Z">
            <w:rPr>
              <w:rFonts w:ascii="Times New Roman" w:eastAsia="Times New Roman" w:hAnsi="Times New Roman" w:hint="cs"/>
              <w:sz w:val="24"/>
              <w:rtl/>
              <w:lang w:eastAsia="he-IL"/>
            </w:rPr>
          </w:rPrChange>
        </w:rPr>
        <w:t>פרויקט לבניית יחידות דיור</w:t>
      </w:r>
      <w:del w:id="34" w:author="Avi Cohen" w:date="2022-03-01T09:21:00Z">
        <w:r w:rsidRPr="001F3FCD" w:rsidDel="001F3FCD">
          <w:rPr>
            <w:rFonts w:ascii="Times New Roman" w:eastAsia="Times New Roman" w:hAnsi="Times New Roman" w:hint="cs"/>
            <w:sz w:val="24"/>
            <w:rtl/>
            <w:lang w:eastAsia="he-IL"/>
            <w:rPrChange w:id="35" w:author="Avi Cohen" w:date="2022-03-01T09:21:00Z">
              <w:rPr>
                <w:rFonts w:ascii="Times New Roman" w:eastAsia="Times New Roman" w:hAnsi="Times New Roman" w:hint="cs"/>
                <w:sz w:val="24"/>
                <w:rtl/>
                <w:lang w:eastAsia="he-IL"/>
              </w:rPr>
            </w:rPrChange>
          </w:rPr>
          <w:delText>,</w:delText>
        </w:r>
      </w:del>
      <w:ins w:id="36" w:author="Avi Cohen" w:date="2022-03-01T09:21:00Z">
        <w:r w:rsidR="001F3FCD" w:rsidRPr="001F3FCD">
          <w:rPr>
            <w:rFonts w:ascii="Times New Roman" w:eastAsia="Times New Roman" w:hAnsi="Times New Roman" w:hint="cs"/>
            <w:sz w:val="24"/>
            <w:rtl/>
            <w:lang w:eastAsia="he-IL"/>
            <w:rPrChange w:id="37" w:author="Avi Cohen" w:date="2022-03-01T09:21:00Z">
              <w:rPr>
                <w:rFonts w:ascii="Times New Roman" w:eastAsia="Times New Roman" w:hAnsi="Times New Roman" w:hint="cs"/>
                <w:sz w:val="24"/>
                <w:rtl/>
                <w:lang w:eastAsia="he-IL"/>
              </w:rPr>
            </w:rPrChange>
          </w:rPr>
          <w:t xml:space="preserve"> ו/או </w:t>
        </w:r>
      </w:ins>
      <w:r w:rsidRPr="001F3FCD">
        <w:rPr>
          <w:rFonts w:ascii="Times New Roman" w:eastAsia="Times New Roman" w:hAnsi="Times New Roman" w:hint="cs"/>
          <w:sz w:val="24"/>
          <w:rtl/>
          <w:lang w:eastAsia="he-IL"/>
          <w:rPrChange w:id="38" w:author="Avi Cohen" w:date="2022-03-01T09:21:00Z">
            <w:rPr>
              <w:rFonts w:ascii="Times New Roman" w:eastAsia="Times New Roman" w:hAnsi="Times New Roman" w:hint="cs"/>
              <w:sz w:val="24"/>
              <w:rtl/>
              <w:lang w:eastAsia="he-IL"/>
            </w:rPr>
          </w:rPrChange>
        </w:rPr>
        <w:t xml:space="preserve"> שטחי מסחר ו</w:t>
      </w:r>
      <w:r w:rsidR="000312E0" w:rsidRPr="001F3FCD">
        <w:rPr>
          <w:rFonts w:ascii="Times New Roman" w:eastAsia="Times New Roman" w:hAnsi="Times New Roman" w:hint="cs"/>
          <w:sz w:val="24"/>
          <w:rtl/>
          <w:lang w:eastAsia="he-IL"/>
          <w:rPrChange w:id="39" w:author="Avi Cohen" w:date="2022-03-01T09:21:00Z">
            <w:rPr>
              <w:rFonts w:ascii="Times New Roman" w:eastAsia="Times New Roman" w:hAnsi="Times New Roman" w:hint="cs"/>
              <w:sz w:val="24"/>
              <w:rtl/>
              <w:lang w:eastAsia="he-IL"/>
            </w:rPr>
          </w:rPrChange>
        </w:rPr>
        <w:t xml:space="preserve">/או </w:t>
      </w:r>
      <w:r w:rsidRPr="001F3FCD">
        <w:rPr>
          <w:rFonts w:ascii="Times New Roman" w:eastAsia="Times New Roman" w:hAnsi="Times New Roman" w:hint="cs"/>
          <w:sz w:val="24"/>
          <w:rtl/>
          <w:lang w:eastAsia="he-IL"/>
          <w:rPrChange w:id="40" w:author="Avi Cohen" w:date="2022-03-01T09:21:00Z">
            <w:rPr>
              <w:rFonts w:ascii="Times New Roman" w:eastAsia="Times New Roman" w:hAnsi="Times New Roman" w:hint="cs"/>
              <w:sz w:val="24"/>
              <w:rtl/>
              <w:lang w:eastAsia="he-IL"/>
            </w:rPr>
          </w:rPrChange>
        </w:rPr>
        <w:t>משרדים, חניונים ועבודות פיתוח ב</w:t>
      </w:r>
      <w:sdt>
        <w:sdtPr>
          <w:rPr>
            <w:rFonts w:ascii="Times New Roman" w:eastAsia="Times New Roman" w:hAnsi="Times New Roman" w:hint="cs"/>
            <w:sz w:val="24"/>
            <w:rtl/>
            <w:lang w:eastAsia="he-IL"/>
            <w:rPrChange w:id="41" w:author="Avi Cohen" w:date="2022-03-01T09:21:00Z">
              <w:rPr>
                <w:rFonts w:ascii="Times New Roman" w:eastAsia="Times New Roman" w:hAnsi="Times New Roman" w:hint="cs"/>
                <w:color w:val="00B0F0"/>
                <w:sz w:val="24"/>
                <w:rtl/>
                <w:lang w:eastAsia="he-IL"/>
              </w:rPr>
            </w:rPrChange>
          </w:rPr>
          <w:alias w:val="רשות מקומית"/>
          <w:tag w:val="cntLocalAuth"/>
          <w:id w:val="1782831239"/>
          <w:placeholder>
            <w:docPart w:val="564AE81DA21F4ED78EB5CA809D6CFA6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r w:rsidR="00C82D08" w:rsidRPr="001F3FCD">
            <w:rPr>
              <w:rFonts w:ascii="Times New Roman" w:eastAsia="Times New Roman" w:hAnsi="Times New Roman" w:hint="cs"/>
              <w:sz w:val="24"/>
              <w:rtl/>
              <w:lang w:eastAsia="he-IL"/>
              <w:rPrChange w:id="42" w:author="Avi Cohen" w:date="2022-03-01T09:21:00Z">
                <w:rPr>
                  <w:rFonts w:ascii="Times New Roman" w:eastAsia="Times New Roman" w:hAnsi="Times New Roman" w:hint="cs"/>
                  <w:color w:val="00B0F0"/>
                  <w:sz w:val="24"/>
                  <w:rtl/>
                  <w:lang w:eastAsia="he-IL"/>
                </w:rPr>
              </w:rPrChange>
            </w:rPr>
            <w:t>נשר</w:t>
          </w:r>
        </w:sdtContent>
      </w:sdt>
      <w:r w:rsidRPr="001F3FCD">
        <w:rPr>
          <w:rFonts w:ascii="Times New Roman" w:eastAsia="Times New Roman" w:hAnsi="Times New Roman" w:hint="cs"/>
          <w:sz w:val="24"/>
          <w:rtl/>
          <w:lang w:eastAsia="he-IL"/>
          <w:rPrChange w:id="43" w:author="Avi Cohen" w:date="2022-03-01T09:21:00Z">
            <w:rPr>
              <w:rFonts w:ascii="Times New Roman" w:eastAsia="Times New Roman" w:hAnsi="Times New Roman" w:hint="cs"/>
              <w:color w:val="00B0F0"/>
              <w:sz w:val="24"/>
              <w:rtl/>
              <w:lang w:eastAsia="he-IL"/>
            </w:rPr>
          </w:rPrChange>
        </w:rPr>
        <w:t xml:space="preserve"> </w:t>
      </w:r>
      <w:r w:rsidR="000312E0" w:rsidRPr="001F3FCD">
        <w:rPr>
          <w:rFonts w:ascii="Times New Roman" w:eastAsia="Times New Roman" w:hAnsi="Times New Roman"/>
          <w:sz w:val="24"/>
          <w:rtl/>
          <w:lang w:eastAsia="he-IL"/>
          <w:rPrChange w:id="44" w:author="Avi Cohen" w:date="2022-03-01T09:21:00Z">
            <w:rPr>
              <w:rFonts w:ascii="Times New Roman" w:eastAsia="Times New Roman" w:hAnsi="Times New Roman"/>
              <w:color w:val="00B0F0"/>
              <w:sz w:val="24"/>
              <w:rtl/>
              <w:lang w:eastAsia="he-IL"/>
            </w:rPr>
          </w:rPrChange>
        </w:rPr>
        <w:t>–</w:t>
      </w:r>
      <w:r w:rsidRPr="001F3FCD">
        <w:rPr>
          <w:rFonts w:ascii="Times New Roman" w:eastAsia="Times New Roman" w:hAnsi="Times New Roman" w:hint="cs"/>
          <w:sz w:val="24"/>
          <w:rtl/>
          <w:lang w:eastAsia="he-IL"/>
          <w:rPrChange w:id="45" w:author="Avi Cohen" w:date="2022-03-01T09:21:00Z">
            <w:rPr>
              <w:rFonts w:ascii="Times New Roman" w:eastAsia="Times New Roman" w:hAnsi="Times New Roman" w:hint="cs"/>
              <w:color w:val="00B0F0"/>
              <w:sz w:val="24"/>
              <w:rtl/>
              <w:lang w:eastAsia="he-IL"/>
            </w:rPr>
          </w:rPrChange>
        </w:rPr>
        <w:t xml:space="preserve"> </w:t>
      </w:r>
      <w:r w:rsidR="000312E0" w:rsidRPr="001F3FCD">
        <w:rPr>
          <w:rFonts w:ascii="Times New Roman" w:eastAsia="Times New Roman" w:hAnsi="Times New Roman" w:hint="cs"/>
          <w:sz w:val="24"/>
          <w:rtl/>
          <w:rPrChange w:id="46" w:author="Avi Cohen" w:date="2022-03-01T09:21:00Z">
            <w:rPr>
              <w:rFonts w:ascii="Times New Roman" w:eastAsia="Times New Roman" w:hAnsi="Times New Roman" w:hint="cs"/>
              <w:color w:val="00B0F0"/>
              <w:sz w:val="24"/>
              <w:rtl/>
            </w:rPr>
          </w:rPrChange>
        </w:rPr>
        <w:t xml:space="preserve">פרויקט </w:t>
      </w:r>
      <w:r w:rsidRPr="001F3FCD">
        <w:rPr>
          <w:rFonts w:ascii="Times New Roman" w:eastAsia="Times New Roman" w:hAnsi="Times New Roman" w:hint="cs"/>
          <w:sz w:val="24"/>
          <w:rtl/>
          <w:lang w:eastAsia="he-IL"/>
          <w:rPrChange w:id="47" w:author="Avi Cohen" w:date="2022-03-01T09:21:00Z">
            <w:rPr>
              <w:rFonts w:ascii="Times New Roman" w:eastAsia="Times New Roman" w:hAnsi="Times New Roman" w:hint="cs"/>
              <w:color w:val="00B0F0"/>
              <w:sz w:val="24"/>
              <w:rtl/>
              <w:lang w:eastAsia="he-IL"/>
            </w:rPr>
          </w:rPrChange>
        </w:rPr>
        <w:t xml:space="preserve">, </w:t>
      </w:r>
      <w:sdt>
        <w:sdtPr>
          <w:rPr>
            <w:rFonts w:ascii="Times New Roman" w:eastAsia="Times New Roman" w:hAnsi="Times New Roman" w:hint="cs"/>
            <w:sz w:val="24"/>
            <w:rtl/>
            <w:rPrChange w:id="48" w:author="Avi Cohen" w:date="2022-03-01T09:21:00Z">
              <w:rPr>
                <w:rFonts w:ascii="Times New Roman" w:eastAsia="Times New Roman" w:hAnsi="Times New Roman" w:hint="cs"/>
                <w:color w:val="00B0F0"/>
                <w:sz w:val="24"/>
                <w:rtl/>
              </w:rPr>
            </w:rPrChange>
          </w:rPr>
          <w:alias w:val="שם הפרויקט"/>
          <w:tag w:val="cntProjectName"/>
          <w:id w:val="-1647974920"/>
          <w:placeholder>
            <w:docPart w:val="CB895B3499E0482695CCAD380F30F9A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r w:rsidR="00C82D08" w:rsidRPr="001F3FCD">
            <w:rPr>
              <w:rFonts w:ascii="Times New Roman" w:eastAsia="Times New Roman" w:hAnsi="Times New Roman" w:hint="cs"/>
              <w:sz w:val="24"/>
              <w:rtl/>
              <w:rPrChange w:id="49" w:author="Avi Cohen" w:date="2022-03-01T09:21:00Z">
                <w:rPr>
                  <w:rFonts w:ascii="Times New Roman" w:eastAsia="Times New Roman" w:hAnsi="Times New Roman" w:hint="cs"/>
                  <w:color w:val="00B0F0"/>
                  <w:sz w:val="24"/>
                  <w:rtl/>
                </w:rPr>
              </w:rPrChange>
            </w:rPr>
            <w:t xml:space="preserve">אגמי הכרמל </w:t>
          </w:r>
        </w:sdtContent>
      </w:sdt>
      <w:r w:rsidRPr="001F3FCD">
        <w:rPr>
          <w:rFonts w:ascii="Times New Roman" w:eastAsia="Times New Roman" w:hAnsi="Times New Roman" w:hint="cs"/>
          <w:sz w:val="24"/>
          <w:rtl/>
          <w:lang w:eastAsia="he-IL"/>
          <w:rPrChange w:id="50" w:author="Avi Cohen" w:date="2022-03-01T09:21:00Z">
            <w:rPr>
              <w:rFonts w:ascii="Times New Roman" w:eastAsia="Times New Roman" w:hAnsi="Times New Roman" w:hint="cs"/>
              <w:sz w:val="24"/>
              <w:rtl/>
              <w:lang w:eastAsia="he-IL"/>
            </w:rPr>
          </w:rPrChange>
        </w:rPr>
        <w:t xml:space="preserve"> לרבות עבודות פיתוח על, אשר יתוכנן ו/או יבוצע עבור המזמין באתר בקטעים ובשלבים לפי שיקול דעתו.</w:t>
      </w:r>
    </w:p>
    <w:p w14:paraId="1C559DDE" w14:textId="77777777" w:rsidR="00E64AE3" w:rsidRPr="001F3FCD" w:rsidRDefault="00E64AE3" w:rsidP="00E64AE3">
      <w:pPr>
        <w:widowControl w:val="0"/>
        <w:spacing w:before="0" w:beforeAutospacing="0" w:after="0" w:afterAutospacing="0" w:line="240" w:lineRule="auto"/>
        <w:jc w:val="both"/>
        <w:rPr>
          <w:rFonts w:ascii="Times New Roman" w:eastAsia="Times New Roman" w:hAnsi="Times New Roman"/>
          <w:sz w:val="24"/>
          <w:rtl/>
          <w:lang w:eastAsia="he-IL"/>
          <w:rPrChange w:id="51" w:author="Avi Cohen" w:date="2022-03-01T09:21:00Z">
            <w:rPr>
              <w:rFonts w:ascii="Times New Roman" w:eastAsia="Times New Roman" w:hAnsi="Times New Roman"/>
              <w:sz w:val="24"/>
              <w:rtl/>
              <w:lang w:eastAsia="he-IL"/>
            </w:rPr>
          </w:rPrChange>
        </w:rPr>
      </w:pPr>
    </w:p>
    <w:p w14:paraId="1B960F10" w14:textId="69851742" w:rsidR="00E64AE3" w:rsidRPr="00E64AE3" w:rsidRDefault="00E64AE3" w:rsidP="00E64AE3">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1F3FCD">
        <w:rPr>
          <w:rFonts w:ascii="Times New Roman" w:eastAsia="Times New Roman" w:hAnsi="Times New Roman" w:hint="cs"/>
          <w:sz w:val="24"/>
          <w:rtl/>
          <w:lang w:eastAsia="he-IL"/>
          <w:rPrChange w:id="52" w:author="Avi Cohen" w:date="2022-03-01T09:21:00Z">
            <w:rPr>
              <w:rFonts w:ascii="Times New Roman" w:eastAsia="Times New Roman" w:hAnsi="Times New Roman" w:hint="cs"/>
              <w:sz w:val="24"/>
              <w:rtl/>
              <w:lang w:eastAsia="he-IL"/>
            </w:rPr>
          </w:rPrChange>
        </w:rPr>
        <w:t>"</w:t>
      </w:r>
      <w:r w:rsidRPr="001F3FCD">
        <w:rPr>
          <w:rFonts w:ascii="Times New Roman" w:eastAsia="Times New Roman" w:hAnsi="Times New Roman" w:hint="cs"/>
          <w:b/>
          <w:bCs/>
          <w:sz w:val="24"/>
          <w:rtl/>
          <w:lang w:eastAsia="he-IL"/>
          <w:rPrChange w:id="53" w:author="Avi Cohen" w:date="2022-03-01T09:21:00Z">
            <w:rPr>
              <w:rFonts w:ascii="Times New Roman" w:eastAsia="Times New Roman" w:hAnsi="Times New Roman" w:hint="cs"/>
              <w:b/>
              <w:bCs/>
              <w:sz w:val="24"/>
              <w:rtl/>
              <w:lang w:eastAsia="he-IL"/>
            </w:rPr>
          </w:rPrChange>
        </w:rPr>
        <w:t>התכנית</w:t>
      </w:r>
      <w:r w:rsidRPr="001F3FCD">
        <w:rPr>
          <w:rFonts w:ascii="Times New Roman" w:eastAsia="Times New Roman" w:hAnsi="Times New Roman" w:hint="cs"/>
          <w:sz w:val="24"/>
          <w:rtl/>
          <w:lang w:eastAsia="he-IL"/>
          <w:rPrChange w:id="54" w:author="Avi Cohen" w:date="2022-03-01T09:21:00Z">
            <w:rPr>
              <w:rFonts w:ascii="Times New Roman" w:eastAsia="Times New Roman" w:hAnsi="Times New Roman" w:hint="cs"/>
              <w:sz w:val="24"/>
              <w:rtl/>
              <w:lang w:eastAsia="he-IL"/>
            </w:rPr>
          </w:rPrChange>
        </w:rPr>
        <w:t xml:space="preserve">" או </w:t>
      </w:r>
      <w:r w:rsidRPr="001F3FCD">
        <w:rPr>
          <w:rFonts w:ascii="Times New Roman" w:eastAsia="Times New Roman" w:hAnsi="Times New Roman" w:hint="cs"/>
          <w:b/>
          <w:bCs/>
          <w:sz w:val="24"/>
          <w:rtl/>
          <w:lang w:eastAsia="he-IL"/>
          <w:rPrChange w:id="55" w:author="Avi Cohen" w:date="2022-03-01T09:21:00Z">
            <w:rPr>
              <w:rFonts w:ascii="Times New Roman" w:eastAsia="Times New Roman" w:hAnsi="Times New Roman" w:hint="cs"/>
              <w:b/>
              <w:bCs/>
              <w:sz w:val="24"/>
              <w:rtl/>
              <w:lang w:eastAsia="he-IL"/>
            </w:rPr>
          </w:rPrChange>
        </w:rPr>
        <w:t xml:space="preserve">"המקרקעין" </w:t>
      </w:r>
      <w:r w:rsidRPr="001F3FCD">
        <w:rPr>
          <w:rFonts w:ascii="Times New Roman" w:eastAsia="Times New Roman" w:hAnsi="Times New Roman"/>
          <w:sz w:val="24"/>
          <w:lang w:eastAsia="he-IL"/>
          <w:rPrChange w:id="56" w:author="Avi Cohen" w:date="2022-03-01T09:21:00Z">
            <w:rPr>
              <w:rFonts w:ascii="Times New Roman" w:eastAsia="Times New Roman" w:hAnsi="Times New Roman"/>
              <w:sz w:val="24"/>
              <w:lang w:eastAsia="he-IL"/>
            </w:rPr>
          </w:rPrChange>
        </w:rPr>
        <w:t>–</w:t>
      </w:r>
      <w:r w:rsidRPr="001F3FCD">
        <w:rPr>
          <w:rFonts w:ascii="Times New Roman" w:eastAsia="Times New Roman" w:hAnsi="Times New Roman" w:hint="cs"/>
          <w:sz w:val="24"/>
          <w:rtl/>
          <w:lang w:eastAsia="he-IL"/>
          <w:rPrChange w:id="57" w:author="Avi Cohen" w:date="2022-03-01T09:21:00Z">
            <w:rPr>
              <w:rFonts w:ascii="Times New Roman" w:eastAsia="Times New Roman" w:hAnsi="Times New Roman" w:hint="cs"/>
              <w:sz w:val="24"/>
              <w:rtl/>
              <w:lang w:eastAsia="he-IL"/>
            </w:rPr>
          </w:rPrChange>
        </w:rPr>
        <w:t xml:space="preserve"> תכנית בנין עיר מס' </w:t>
      </w:r>
      <w:sdt>
        <w:sdtPr>
          <w:rPr>
            <w:rFonts w:ascii="Times New Roman" w:eastAsia="Times New Roman" w:hAnsi="Times New Roman" w:hint="cs"/>
            <w:sz w:val="24"/>
            <w:rtl/>
            <w:rPrChange w:id="58" w:author="Avi Cohen" w:date="2022-03-01T09:21:00Z">
              <w:rPr>
                <w:rFonts w:ascii="Times New Roman" w:eastAsia="Times New Roman" w:hAnsi="Times New Roman" w:hint="cs"/>
                <w:color w:val="008000"/>
                <w:sz w:val="24"/>
                <w:rtl/>
              </w:rPr>
            </w:rPrChange>
          </w:rPr>
          <w:alias w:val="שדה נוסף 2"/>
          <w:tag w:val="cntCustomField2"/>
          <w:id w:val="1880663104"/>
          <w:placeholder>
            <w:docPart w:val="182F74DC5C8E4021B0CC0C3762F2E7E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Content>
          <w:r w:rsidR="000312E0" w:rsidRPr="001F3FCD">
            <w:rPr>
              <w:rFonts w:ascii="Times New Roman" w:eastAsia="Times New Roman" w:hAnsi="Times New Roman" w:hint="cs"/>
              <w:sz w:val="24"/>
              <w:rtl/>
              <w:rPrChange w:id="59" w:author="Avi Cohen" w:date="2022-03-01T09:21:00Z">
                <w:rPr>
                  <w:rFonts w:ascii="Times New Roman" w:eastAsia="Times New Roman" w:hAnsi="Times New Roman" w:hint="cs"/>
                  <w:color w:val="008000"/>
                  <w:sz w:val="24"/>
                  <w:rtl/>
                </w:rPr>
              </w:rPrChange>
            </w:rPr>
            <w:t>מכ/886   355-0359364</w:t>
          </w:r>
        </w:sdtContent>
      </w:sdt>
      <w:r w:rsidRPr="001F3FCD">
        <w:rPr>
          <w:rFonts w:ascii="Times New Roman" w:eastAsia="Times New Roman" w:hAnsi="Times New Roman" w:hint="cs"/>
          <w:sz w:val="24"/>
          <w:rtl/>
          <w:lang w:eastAsia="he-IL"/>
          <w:rPrChange w:id="60" w:author="Avi Cohen" w:date="2022-03-01T09:21:00Z">
            <w:rPr>
              <w:rFonts w:ascii="Times New Roman" w:eastAsia="Times New Roman" w:hAnsi="Times New Roman" w:hint="cs"/>
              <w:sz w:val="24"/>
              <w:rtl/>
              <w:lang w:eastAsia="he-IL"/>
            </w:rPr>
          </w:rPrChange>
        </w:rPr>
        <w:t xml:space="preserve"> על שינוייה מעת לעת וכן כל תכנית נוספת החלה על מקרקעי הפרויקט ו/או המקרקעין הידועים כ</w:t>
      </w:r>
      <w:r w:rsidRPr="00E64AE3">
        <w:rPr>
          <w:rFonts w:ascii="Times New Roman" w:eastAsia="Times New Roman" w:hAnsi="Times New Roman" w:hint="cs"/>
          <w:sz w:val="24"/>
          <w:rtl/>
          <w:lang w:eastAsia="he-IL"/>
        </w:rPr>
        <w:t>-</w:t>
      </w:r>
      <w:sdt>
        <w:sdtPr>
          <w:rPr>
            <w:rFonts w:ascii="Times New Roman" w:eastAsia="Times New Roman" w:hAnsi="Times New Roman" w:hint="cs"/>
            <w:sz w:val="24"/>
            <w:rtl/>
            <w:lang w:eastAsia="he-IL"/>
          </w:rPr>
          <w:alias w:val="שדה נוסף 1"/>
          <w:tag w:val="cntCustomField1"/>
          <w:id w:val="-452094098"/>
          <w:placeholder>
            <w:docPart w:val="9EAC23516FAE4031AE28A4FF7C5F6AD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Content>
          <w:r w:rsidR="000312E0">
            <w:rPr>
              <w:rFonts w:ascii="Times New Roman" w:eastAsia="Times New Roman" w:hAnsi="Times New Roman" w:hint="cs"/>
              <w:sz w:val="24"/>
              <w:rtl/>
              <w:lang w:eastAsia="he-IL"/>
            </w:rPr>
            <w:t>חלקה 1 בגוש 11170 וכן חלק מחלקה 1 בגוש 11118</w:t>
          </w:r>
        </w:sdtContent>
      </w:sdt>
      <w:r w:rsidRPr="00E64AE3">
        <w:rPr>
          <w:rFonts w:ascii="Times New Roman" w:eastAsia="Times New Roman" w:hAnsi="Times New Roman" w:hint="cs"/>
          <w:sz w:val="24"/>
          <w:rtl/>
          <w:lang w:eastAsia="he-IL"/>
        </w:rPr>
        <w:t>.</w:t>
      </w:r>
    </w:p>
    <w:p w14:paraId="66CCA23D" w14:textId="77777777" w:rsidR="00E64AE3" w:rsidRPr="00E64AE3" w:rsidRDefault="00E64AE3" w:rsidP="00E64AE3">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המזמין שומר לעצמו הזכות לערוך שינויים בתב"ע ממתכונתה היום והשירותים המוזמנים מן המתכנן הינם בהתאם לתכנית התקפה בעת הזמנת כל שלב. המתכנן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5378FEA9" w14:textId="77777777" w:rsidR="00E64AE3" w:rsidRPr="00E64AE3" w:rsidRDefault="00E64AE3" w:rsidP="00E64AE3">
      <w:pPr>
        <w:widowControl w:val="0"/>
        <w:spacing w:before="0" w:beforeAutospacing="0" w:after="0" w:afterAutospacing="0" w:line="240" w:lineRule="auto"/>
        <w:ind w:left="720"/>
        <w:jc w:val="both"/>
        <w:rPr>
          <w:rFonts w:ascii="Times New Roman" w:eastAsia="Times New Roman" w:hAnsi="Times New Roman"/>
          <w:sz w:val="24"/>
          <w:rtl/>
          <w:lang w:eastAsia="he-IL"/>
        </w:rPr>
      </w:pPr>
    </w:p>
    <w:p w14:paraId="63CE86F0" w14:textId="5731EAC1" w:rsidR="00E64AE3" w:rsidRPr="001F3FCD" w:rsidRDefault="00E64AE3" w:rsidP="00E64AE3">
      <w:pPr>
        <w:spacing w:before="0" w:beforeAutospacing="0" w:after="0" w:afterAutospacing="0" w:line="240" w:lineRule="auto"/>
        <w:ind w:left="720"/>
        <w:rPr>
          <w:rFonts w:ascii="Times New Roman" w:eastAsia="Times New Roman" w:hAnsi="Times New Roman"/>
          <w:sz w:val="24"/>
          <w:rtl/>
          <w:rPrChange w:id="61" w:author="Avi Cohen" w:date="2022-03-01T09:21:00Z">
            <w:rPr>
              <w:rFonts w:ascii="Times New Roman" w:eastAsia="Times New Roman" w:hAnsi="Times New Roman"/>
              <w:color w:val="008000"/>
              <w:sz w:val="24"/>
              <w:rtl/>
            </w:rPr>
          </w:rPrChange>
        </w:rPr>
      </w:pPr>
      <w:r w:rsidRPr="00E64AE3">
        <w:rPr>
          <w:rFonts w:ascii="Times New Roman" w:eastAsia="Times New Roman" w:hAnsi="Times New Roman" w:hint="cs"/>
          <w:sz w:val="24"/>
          <w:rtl/>
          <w:lang w:eastAsia="he-IL"/>
        </w:rPr>
        <w:t xml:space="preserve">"הרשות המקומית" </w:t>
      </w:r>
      <w:r w:rsidRPr="001F3FCD">
        <w:rPr>
          <w:rFonts w:ascii="Times New Roman" w:eastAsia="Times New Roman" w:hAnsi="Times New Roman" w:hint="cs"/>
          <w:sz w:val="24"/>
          <w:rtl/>
          <w:lang w:eastAsia="he-IL"/>
          <w:rPrChange w:id="62" w:author="Avi Cohen" w:date="2022-03-01T09:21:00Z">
            <w:rPr>
              <w:rFonts w:ascii="Times New Roman" w:eastAsia="Times New Roman" w:hAnsi="Times New Roman" w:hint="cs"/>
              <w:sz w:val="24"/>
              <w:rtl/>
              <w:lang w:eastAsia="he-IL"/>
            </w:rPr>
          </w:rPrChange>
        </w:rPr>
        <w:t xml:space="preserve">- </w:t>
      </w:r>
      <w:sdt>
        <w:sdtPr>
          <w:rPr>
            <w:rFonts w:ascii="Times New Roman" w:eastAsia="Times New Roman" w:hAnsi="Times New Roman" w:hint="cs"/>
            <w:sz w:val="24"/>
            <w:rtl/>
            <w:rPrChange w:id="63" w:author="Avi Cohen" w:date="2022-03-01T09:21:00Z">
              <w:rPr>
                <w:rFonts w:ascii="Times New Roman" w:eastAsia="Times New Roman" w:hAnsi="Times New Roman" w:hint="cs"/>
                <w:color w:val="008000"/>
                <w:sz w:val="24"/>
                <w:rtl/>
              </w:rPr>
            </w:rPrChange>
          </w:rPr>
          <w:alias w:val="רשות מקומית"/>
          <w:tag w:val="cntLocalAuth"/>
          <w:id w:val="1088732537"/>
          <w:placeholder>
            <w:docPart w:val="764C71461BC84153BBDCE6E5C594879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r w:rsidR="00C82D08" w:rsidRPr="001F3FCD">
            <w:rPr>
              <w:rFonts w:ascii="Times New Roman" w:eastAsia="Times New Roman" w:hAnsi="Times New Roman" w:hint="cs"/>
              <w:sz w:val="24"/>
              <w:rtl/>
              <w:rPrChange w:id="64" w:author="Avi Cohen" w:date="2022-03-01T09:21:00Z">
                <w:rPr>
                  <w:rFonts w:ascii="Times New Roman" w:eastAsia="Times New Roman" w:hAnsi="Times New Roman" w:hint="cs"/>
                  <w:color w:val="008000"/>
                  <w:sz w:val="24"/>
                  <w:rtl/>
                </w:rPr>
              </w:rPrChange>
            </w:rPr>
            <w:t>נשר</w:t>
          </w:r>
        </w:sdtContent>
      </w:sdt>
      <w:r w:rsidRPr="001F3FCD">
        <w:rPr>
          <w:rFonts w:ascii="Times New Roman" w:eastAsia="Times New Roman" w:hAnsi="Times New Roman" w:hint="cs"/>
          <w:sz w:val="24"/>
          <w:rtl/>
          <w:rPrChange w:id="65" w:author="Avi Cohen" w:date="2022-03-01T09:21:00Z">
            <w:rPr>
              <w:rFonts w:ascii="Times New Roman" w:eastAsia="Times New Roman" w:hAnsi="Times New Roman" w:hint="cs"/>
              <w:color w:val="008000"/>
              <w:sz w:val="24"/>
              <w:rtl/>
            </w:rPr>
          </w:rPrChange>
        </w:rPr>
        <w:t>.</w:t>
      </w:r>
    </w:p>
    <w:p w14:paraId="051B9476" w14:textId="77777777" w:rsidR="00E64AE3" w:rsidRPr="00E64AE3" w:rsidRDefault="00E64AE3" w:rsidP="00E64AE3">
      <w:pPr>
        <w:spacing w:before="0" w:beforeAutospacing="0" w:after="0" w:afterAutospacing="0" w:line="240" w:lineRule="auto"/>
        <w:ind w:left="720"/>
        <w:rPr>
          <w:rFonts w:ascii="Times New Roman" w:eastAsia="Times New Roman" w:hAnsi="Times New Roman"/>
          <w:color w:val="FF0000"/>
          <w:sz w:val="24"/>
          <w:rtl/>
        </w:rPr>
      </w:pPr>
    </w:p>
    <w:p w14:paraId="0E1B1C3B" w14:textId="77777777" w:rsidR="00E64AE3" w:rsidRPr="00E64AE3" w:rsidRDefault="00E64AE3" w:rsidP="00E64AE3">
      <w:pPr>
        <w:spacing w:before="0" w:beforeAutospacing="0" w:after="0" w:afterAutospacing="0" w:line="240" w:lineRule="auto"/>
        <w:ind w:left="720"/>
        <w:rPr>
          <w:rFonts w:ascii="Times New Roman" w:eastAsia="Times New Roman" w:hAnsi="Times New Roman"/>
          <w:sz w:val="24"/>
          <w:rtl/>
          <w:lang w:eastAsia="he-IL"/>
        </w:rPr>
      </w:pPr>
      <w:r w:rsidRPr="00E64AE3">
        <w:rPr>
          <w:rFonts w:ascii="Times New Roman" w:eastAsia="Times New Roman" w:hAnsi="Times New Roman" w:hint="cs"/>
          <w:sz w:val="24"/>
          <w:rtl/>
        </w:rPr>
        <w:t xml:space="preserve">"חוזה הפיתוח" </w:t>
      </w:r>
      <w:r w:rsidRPr="00E64AE3">
        <w:rPr>
          <w:rFonts w:ascii="Times New Roman" w:eastAsia="Times New Roman" w:hAnsi="Times New Roman"/>
          <w:sz w:val="24"/>
        </w:rPr>
        <w:t>–</w:t>
      </w:r>
      <w:r w:rsidRPr="00E64AE3">
        <w:rPr>
          <w:rFonts w:ascii="Times New Roman" w:eastAsia="Times New Roman" w:hAnsi="Times New Roman" w:hint="cs"/>
          <w:sz w:val="24"/>
          <w:rtl/>
        </w:rPr>
        <w:t xml:space="preserve"> חוזה הפיתוח אשר נחתם בין המזמין לבין הרשות המקומית.</w:t>
      </w:r>
    </w:p>
    <w:p w14:paraId="4116C11A"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4"/>
          <w:rtl/>
          <w:lang w:eastAsia="he-IL"/>
        </w:rPr>
      </w:pPr>
    </w:p>
    <w:p w14:paraId="20FAC8BB" w14:textId="6E55A96D" w:rsidR="00E64AE3" w:rsidRPr="00E64AE3" w:rsidRDefault="00E64AE3" w:rsidP="00E64AE3">
      <w:pPr>
        <w:widowControl w:val="0"/>
        <w:spacing w:before="0" w:beforeAutospacing="0" w:after="0" w:afterAutospacing="0" w:line="240" w:lineRule="auto"/>
        <w:jc w:val="both"/>
        <w:rPr>
          <w:rFonts w:ascii="Times New Roman" w:eastAsia="Times New Roman" w:hAnsi="Times New Roman"/>
          <w:bCs/>
          <w:color w:val="FF0000"/>
          <w:sz w:val="24"/>
          <w:rtl/>
          <w:lang w:eastAsia="he-IL"/>
        </w:rPr>
      </w:pPr>
      <w:r w:rsidRPr="00E64AE3">
        <w:rPr>
          <w:rFonts w:ascii="Times New Roman" w:eastAsia="Times New Roman" w:hAnsi="Times New Roman" w:hint="cs"/>
          <w:sz w:val="24"/>
          <w:rtl/>
          <w:lang w:eastAsia="he-IL"/>
        </w:rPr>
        <w:t>2.8</w:t>
      </w:r>
      <w:r w:rsidRPr="00E64AE3">
        <w:rPr>
          <w:rFonts w:ascii="Times New Roman" w:eastAsia="Times New Roman" w:hAnsi="Times New Roman" w:hint="cs"/>
          <w:sz w:val="24"/>
          <w:rtl/>
          <w:lang w:eastAsia="he-IL"/>
        </w:rPr>
        <w:tab/>
        <w:t xml:space="preserve">המנהל הוא: </w:t>
      </w:r>
      <w:sdt>
        <w:sdtPr>
          <w:rPr>
            <w:rFonts w:ascii="Times New Roman" w:eastAsia="Times New Roman" w:hAnsi="Times New Roman" w:hint="cs"/>
            <w:sz w:val="24"/>
            <w:rtl/>
            <w:lang w:eastAsia="he-IL"/>
          </w:rPr>
          <w:alias w:val="שדה נוסף 3"/>
          <w:tag w:val="cntCustomField3"/>
          <w:id w:val="405040135"/>
          <w:placeholder>
            <w:docPart w:val="9F24E6AC1AD4458D9FA303CC0D17BA1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000312E0">
            <w:rPr>
              <w:rFonts w:ascii="Times New Roman" w:eastAsia="Times New Roman" w:hAnsi="Times New Roman" w:hint="cs"/>
              <w:sz w:val="24"/>
              <w:rtl/>
              <w:lang w:eastAsia="he-IL"/>
            </w:rPr>
            <w:t xml:space="preserve">אבי כהן מחברת אפריקה ישראל מגורים בע"מ </w:t>
          </w:r>
        </w:sdtContent>
      </w:sdt>
    </w:p>
    <w:p w14:paraId="4FF36FF2"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bCs/>
          <w:sz w:val="24"/>
          <w:rtl/>
          <w:lang w:eastAsia="he-IL"/>
        </w:rPr>
      </w:pPr>
    </w:p>
    <w:p w14:paraId="491A71BA" w14:textId="2030EEB1" w:rsidR="00E64AE3" w:rsidRPr="00E64AE3" w:rsidRDefault="00E64AE3" w:rsidP="00B158C8">
      <w:pPr>
        <w:widowControl w:val="0"/>
        <w:spacing w:before="0" w:beforeAutospacing="0" w:after="0" w:afterAutospacing="0" w:line="240" w:lineRule="auto"/>
        <w:ind w:left="720" w:right="720" w:hanging="720"/>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2.10</w:t>
      </w:r>
      <w:r w:rsidRPr="00E64AE3">
        <w:rPr>
          <w:rFonts w:ascii="Times New Roman" w:eastAsia="Times New Roman" w:hAnsi="Times New Roman" w:hint="cs"/>
          <w:sz w:val="24"/>
          <w:rtl/>
          <w:lang w:eastAsia="he-IL"/>
        </w:rPr>
        <w:tab/>
      </w:r>
      <w:r w:rsidR="00B158C8" w:rsidRPr="00B158C8">
        <w:rPr>
          <w:rFonts w:ascii="Times New Roman" w:eastAsia="Times New Roman" w:hAnsi="Times New Roman"/>
          <w:sz w:val="24"/>
          <w:rtl/>
          <w:lang w:eastAsia="he-IL"/>
        </w:rPr>
        <w:t>התכנון יתבצע ב</w:t>
      </w:r>
      <w:r w:rsidR="00BD0012">
        <w:rPr>
          <w:rFonts w:ascii="Times New Roman" w:eastAsia="Times New Roman" w:hAnsi="Times New Roman" w:hint="cs"/>
          <w:sz w:val="24"/>
          <w:rtl/>
          <w:lang w:eastAsia="he-IL"/>
        </w:rPr>
        <w:t xml:space="preserve">אוטאוקאד , אדריכלים יכול ויתכננו ע"י </w:t>
      </w:r>
      <w:r w:rsidR="00B158C8" w:rsidRPr="00B158C8">
        <w:rPr>
          <w:rFonts w:ascii="Times New Roman" w:eastAsia="Times New Roman" w:hAnsi="Times New Roman"/>
          <w:sz w:val="24"/>
          <w:rtl/>
          <w:lang w:eastAsia="he-IL"/>
        </w:rPr>
        <w:t xml:space="preserve">מודל תלת מימד ע"י תוכנת </w:t>
      </w:r>
      <w:r w:rsidR="00B158C8" w:rsidRPr="00B158C8">
        <w:rPr>
          <w:rFonts w:ascii="Times New Roman" w:eastAsia="Times New Roman" w:hAnsi="Times New Roman"/>
          <w:sz w:val="24"/>
          <w:lang w:eastAsia="he-IL"/>
        </w:rPr>
        <w:t>REVIT</w:t>
      </w:r>
      <w:r w:rsidR="00B158C8" w:rsidRPr="00B158C8">
        <w:rPr>
          <w:rFonts w:ascii="Times New Roman" w:eastAsia="Times New Roman" w:hAnsi="Times New Roman"/>
          <w:sz w:val="24"/>
          <w:rtl/>
          <w:lang w:eastAsia="he-IL"/>
        </w:rPr>
        <w:t xml:space="preserve">, במתודולוגיית </w:t>
      </w:r>
      <w:r w:rsidR="00B158C8" w:rsidRPr="00B158C8">
        <w:rPr>
          <w:rFonts w:ascii="Times New Roman" w:eastAsia="Times New Roman" w:hAnsi="Times New Roman"/>
          <w:sz w:val="24"/>
          <w:lang w:eastAsia="he-IL"/>
        </w:rPr>
        <w:t>BIM</w:t>
      </w:r>
      <w:r w:rsidR="00B158C8" w:rsidRPr="00B158C8">
        <w:rPr>
          <w:rFonts w:ascii="Times New Roman" w:eastAsia="Times New Roman" w:hAnsi="Times New Roman"/>
          <w:sz w:val="24"/>
          <w:rtl/>
          <w:lang w:eastAsia="he-IL"/>
        </w:rPr>
        <w:t>, בענן – "</w:t>
      </w:r>
      <w:r w:rsidR="00B158C8" w:rsidRPr="00B158C8">
        <w:rPr>
          <w:rFonts w:ascii="Times New Roman" w:eastAsia="Times New Roman" w:hAnsi="Times New Roman"/>
          <w:sz w:val="24"/>
          <w:lang w:eastAsia="he-IL"/>
        </w:rPr>
        <w:t>BIM360</w:t>
      </w:r>
      <w:r w:rsidR="00B158C8" w:rsidRPr="00B158C8">
        <w:rPr>
          <w:rFonts w:ascii="Times New Roman" w:eastAsia="Times New Roman" w:hAnsi="Times New Roman"/>
          <w:sz w:val="24"/>
          <w:rtl/>
          <w:lang w:eastAsia="he-IL"/>
        </w:rPr>
        <w:t xml:space="preserve">" שם ישמרו כל קבצי ה </w:t>
      </w:r>
      <w:r w:rsidR="00B158C8" w:rsidRPr="00B158C8">
        <w:rPr>
          <w:rFonts w:ascii="Times New Roman" w:eastAsia="Times New Roman" w:hAnsi="Times New Roman"/>
          <w:sz w:val="24"/>
          <w:lang w:eastAsia="he-IL"/>
        </w:rPr>
        <w:t>REVIT</w:t>
      </w:r>
      <w:r w:rsidR="00B158C8" w:rsidRPr="00B158C8">
        <w:rPr>
          <w:rFonts w:ascii="Times New Roman" w:eastAsia="Times New Roman" w:hAnsi="Times New Roman"/>
          <w:sz w:val="24"/>
          <w:rtl/>
          <w:lang w:eastAsia="he-IL"/>
        </w:rPr>
        <w:t xml:space="preserve"> של המתכננים המובילים עם אפשרות גישה לכלל המתכננים והיועצים בפרויקט. עבור קבלת העבודה ותכנון הפרויקט, על המתכנן להיות בעל רישיון עבודה בענן "</w:t>
      </w:r>
      <w:r w:rsidR="00B158C8" w:rsidRPr="00B158C8">
        <w:rPr>
          <w:rFonts w:ascii="Times New Roman" w:eastAsia="Times New Roman" w:hAnsi="Times New Roman"/>
          <w:sz w:val="24"/>
          <w:lang w:eastAsia="he-IL"/>
        </w:rPr>
        <w:t>BIM360</w:t>
      </w:r>
      <w:r w:rsidR="00B158C8" w:rsidRPr="00B158C8">
        <w:rPr>
          <w:rFonts w:ascii="Times New Roman" w:eastAsia="Times New Roman" w:hAnsi="Times New Roman"/>
          <w:sz w:val="24"/>
          <w:rtl/>
          <w:lang w:eastAsia="he-IL"/>
        </w:rPr>
        <w:t xml:space="preserve">". העבודה במודל תהיה כפופה להוראות מנהל המודל ולמסמך ה </w:t>
      </w:r>
      <w:r w:rsidR="00B158C8" w:rsidRPr="00B158C8">
        <w:rPr>
          <w:rFonts w:ascii="Times New Roman" w:eastAsia="Times New Roman" w:hAnsi="Times New Roman"/>
          <w:sz w:val="24"/>
          <w:lang w:eastAsia="he-IL"/>
        </w:rPr>
        <w:t>BEP</w:t>
      </w:r>
      <w:r w:rsidR="00B158C8" w:rsidRPr="00B158C8">
        <w:rPr>
          <w:rFonts w:ascii="Times New Roman" w:eastAsia="Times New Roman" w:hAnsi="Times New Roman"/>
          <w:sz w:val="24"/>
          <w:rtl/>
          <w:lang w:eastAsia="he-IL"/>
        </w:rPr>
        <w:t xml:space="preserve"> שיופץ בהמשך ע"י מנהל המודל. שמירה, הדפסת תכניות וקבצים (</w:t>
      </w:r>
      <w:r w:rsidR="00B158C8" w:rsidRPr="00B158C8">
        <w:rPr>
          <w:rFonts w:ascii="Times New Roman" w:eastAsia="Times New Roman" w:hAnsi="Times New Roman"/>
          <w:sz w:val="24"/>
          <w:lang w:eastAsia="he-IL"/>
        </w:rPr>
        <w:t>PLT/PDF/DWG</w:t>
      </w:r>
      <w:r w:rsidR="00B158C8" w:rsidRPr="00B158C8">
        <w:rPr>
          <w:rFonts w:ascii="Times New Roman" w:eastAsia="Times New Roman" w:hAnsi="Times New Roman"/>
          <w:sz w:val="24"/>
          <w:rtl/>
          <w:lang w:eastAsia="he-IL"/>
        </w:rPr>
        <w:t>), שיתוף, תיאום וקליטת קבצים ממתכננים ויועצים אחרים יבוצע באמצעות תוכנה כדוגמת @</w:t>
      </w:r>
      <w:r w:rsidR="00B158C8" w:rsidRPr="00B158C8">
        <w:rPr>
          <w:rFonts w:ascii="Times New Roman" w:eastAsia="Times New Roman" w:hAnsi="Times New Roman"/>
          <w:sz w:val="24"/>
          <w:lang w:eastAsia="he-IL"/>
        </w:rPr>
        <w:t>view</w:t>
      </w:r>
      <w:r w:rsidR="00B158C8" w:rsidRPr="00B158C8">
        <w:rPr>
          <w:rFonts w:ascii="Times New Roman" w:eastAsia="Times New Roman" w:hAnsi="Times New Roman"/>
          <w:sz w:val="24"/>
          <w:rtl/>
          <w:lang w:eastAsia="he-IL"/>
        </w:rPr>
        <w:t>. כל תעבורת הקבצים תבוצע באמצעות התוכנה בלבד או תוכנה אחרת לפי החלטת המזמין.</w:t>
      </w:r>
    </w:p>
    <w:p w14:paraId="1689CC1B" w14:textId="77777777" w:rsidR="00E64AE3" w:rsidRPr="00E64AE3" w:rsidRDefault="00E64AE3" w:rsidP="00E64AE3">
      <w:pPr>
        <w:widowControl w:val="0"/>
        <w:spacing w:before="0" w:beforeAutospacing="0" w:after="0" w:afterAutospacing="0" w:line="240" w:lineRule="auto"/>
        <w:ind w:left="720" w:right="720" w:hanging="720"/>
        <w:jc w:val="both"/>
        <w:rPr>
          <w:rFonts w:ascii="Times New Roman" w:eastAsia="Times New Roman" w:hAnsi="Times New Roman"/>
          <w:color w:val="FF0000"/>
          <w:sz w:val="24"/>
          <w:rtl/>
          <w:lang w:eastAsia="he-IL"/>
        </w:rPr>
      </w:pPr>
    </w:p>
    <w:p w14:paraId="3F67F1FD"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3.2</w:t>
      </w:r>
      <w:r w:rsidRPr="00E64AE3">
        <w:rPr>
          <w:rFonts w:ascii="Times New Roman" w:eastAsia="Times New Roman" w:hAnsi="Times New Roman" w:hint="cs"/>
          <w:sz w:val="24"/>
          <w:rtl/>
          <w:lang w:eastAsia="he-IL"/>
        </w:rPr>
        <w:tab/>
        <w:t>בעלי המקצוע במשרד המתכנן הם:</w:t>
      </w:r>
    </w:p>
    <w:p w14:paraId="11BB4A02" w14:textId="77777777" w:rsidR="00E64AE3" w:rsidRPr="001F3FCD" w:rsidRDefault="00E64AE3" w:rsidP="00E64AE3">
      <w:pPr>
        <w:widowControl w:val="0"/>
        <w:spacing w:before="0" w:beforeAutospacing="0" w:after="0" w:afterAutospacing="0" w:line="240" w:lineRule="auto"/>
        <w:jc w:val="both"/>
        <w:rPr>
          <w:rFonts w:ascii="Times New Roman" w:eastAsia="Times New Roman" w:hAnsi="Times New Roman"/>
          <w:sz w:val="24"/>
          <w:rtl/>
          <w:lang w:eastAsia="he-IL"/>
          <w:rPrChange w:id="66" w:author="Avi Cohen" w:date="2022-03-01T09:21:00Z">
            <w:rPr>
              <w:rFonts w:ascii="Times New Roman" w:eastAsia="Times New Roman" w:hAnsi="Times New Roman"/>
              <w:sz w:val="24"/>
              <w:rtl/>
              <w:lang w:eastAsia="he-IL"/>
            </w:rPr>
          </w:rPrChange>
        </w:rPr>
      </w:pPr>
    </w:p>
    <w:p w14:paraId="5912F30F" w14:textId="3363F0B8" w:rsidR="00E64AE3" w:rsidRPr="001F3FCD" w:rsidRDefault="00E64AE3" w:rsidP="00E64AE3">
      <w:pPr>
        <w:widowControl w:val="0"/>
        <w:spacing w:before="0" w:beforeAutospacing="0" w:after="0" w:afterAutospacing="0" w:line="240" w:lineRule="auto"/>
        <w:ind w:firstLine="720"/>
        <w:jc w:val="both"/>
        <w:rPr>
          <w:rFonts w:ascii="Times New Roman" w:eastAsia="Times New Roman" w:hAnsi="Times New Roman"/>
          <w:sz w:val="24"/>
          <w:rtl/>
          <w:lang w:eastAsia="he-IL"/>
          <w:rPrChange w:id="67" w:author="Avi Cohen" w:date="2022-03-01T09:21:00Z">
            <w:rPr>
              <w:rFonts w:ascii="Times New Roman" w:eastAsia="Times New Roman" w:hAnsi="Times New Roman"/>
              <w:sz w:val="24"/>
              <w:rtl/>
              <w:lang w:eastAsia="he-IL"/>
            </w:rPr>
          </w:rPrChange>
        </w:rPr>
      </w:pPr>
      <w:r w:rsidRPr="001F3FCD">
        <w:rPr>
          <w:rFonts w:ascii="Times New Roman" w:eastAsia="Times New Roman" w:hAnsi="Times New Roman" w:hint="cs"/>
          <w:sz w:val="24"/>
          <w:rtl/>
          <w:lang w:eastAsia="he-IL"/>
          <w:rPrChange w:id="68" w:author="Avi Cohen" w:date="2022-03-01T09:21:00Z">
            <w:rPr>
              <w:rFonts w:ascii="Times New Roman" w:eastAsia="Times New Roman" w:hAnsi="Times New Roman" w:hint="cs"/>
              <w:sz w:val="24"/>
              <w:rtl/>
              <w:lang w:eastAsia="he-IL"/>
            </w:rPr>
          </w:rPrChange>
        </w:rPr>
        <w:t>א.</w:t>
      </w:r>
      <w:r w:rsidRPr="001F3FCD">
        <w:rPr>
          <w:rFonts w:ascii="Times New Roman" w:eastAsia="Times New Roman" w:hAnsi="Times New Roman" w:hint="cs"/>
          <w:sz w:val="24"/>
          <w:rtl/>
          <w:lang w:eastAsia="he-IL"/>
          <w:rPrChange w:id="69" w:author="Avi Cohen" w:date="2022-03-01T09:21:00Z">
            <w:rPr>
              <w:rFonts w:ascii="Times New Roman" w:eastAsia="Times New Roman" w:hAnsi="Times New Roman" w:hint="cs"/>
              <w:sz w:val="24"/>
              <w:rtl/>
              <w:lang w:eastAsia="he-IL"/>
            </w:rPr>
          </w:rPrChange>
        </w:rPr>
        <w:tab/>
        <w:t>ראש צוות</w:t>
      </w:r>
      <w:r w:rsidR="00BD0012" w:rsidRPr="001F3FCD">
        <w:rPr>
          <w:rFonts w:ascii="Times New Roman" w:eastAsia="Times New Roman" w:hAnsi="Times New Roman" w:hint="cs"/>
          <w:sz w:val="24"/>
          <w:rtl/>
          <w:lang w:eastAsia="he-IL"/>
          <w:rPrChange w:id="70" w:author="Avi Cohen" w:date="2022-03-01T09:21:00Z">
            <w:rPr>
              <w:rFonts w:ascii="Times New Roman" w:eastAsia="Times New Roman" w:hAnsi="Times New Roman" w:hint="cs"/>
              <w:sz w:val="24"/>
              <w:rtl/>
              <w:lang w:eastAsia="he-IL"/>
            </w:rPr>
          </w:rPrChange>
        </w:rPr>
        <w:t xml:space="preserve"> שלמעשה הבעלים /מנהל </w:t>
      </w:r>
      <w:r w:rsidRPr="001F3FCD">
        <w:rPr>
          <w:rFonts w:ascii="Times New Roman" w:eastAsia="Times New Roman" w:hAnsi="Times New Roman" w:hint="cs"/>
          <w:sz w:val="24"/>
          <w:rtl/>
          <w:lang w:eastAsia="he-IL"/>
          <w:rPrChange w:id="71" w:author="Avi Cohen" w:date="2022-03-01T09:21:00Z">
            <w:rPr>
              <w:rFonts w:ascii="Times New Roman" w:eastAsia="Times New Roman" w:hAnsi="Times New Roman" w:hint="cs"/>
              <w:sz w:val="24"/>
              <w:rtl/>
              <w:lang w:eastAsia="he-IL"/>
            </w:rPr>
          </w:rPrChange>
        </w:rPr>
        <w:t xml:space="preserve">: </w:t>
      </w:r>
      <w:sdt>
        <w:sdtPr>
          <w:rPr>
            <w:rFonts w:ascii="Times New Roman" w:eastAsia="Times New Roman" w:hAnsi="Times New Roman"/>
            <w:sz w:val="24"/>
            <w:rtl/>
            <w:lang w:eastAsia="he-IL"/>
            <w:rPrChange w:id="72" w:author="Avi Cohen" w:date="2022-03-01T09:21:00Z">
              <w:rPr>
                <w:rFonts w:ascii="Times New Roman" w:eastAsia="Times New Roman" w:hAnsi="Times New Roman"/>
                <w:color w:val="008000"/>
                <w:sz w:val="24"/>
                <w:rtl/>
                <w:lang w:eastAsia="he-IL"/>
              </w:rPr>
            </w:rPrChange>
          </w:rPr>
          <w:alias w:val="שדה נוסף 4"/>
          <w:tag w:val="cntCustomField4"/>
          <w:id w:val="-571968739"/>
          <w:placeholder>
            <w:docPart w:val="C0B196886B29454580E96F19537D215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Content>
          <w:r w:rsidR="000312E0" w:rsidRPr="001F3FCD">
            <w:rPr>
              <w:rFonts w:ascii="Times New Roman" w:eastAsia="Times New Roman" w:hAnsi="Times New Roman"/>
              <w:sz w:val="24"/>
              <w:rtl/>
              <w:lang w:eastAsia="he-IL"/>
              <w:rPrChange w:id="73" w:author="Avi Cohen" w:date="2022-03-01T09:21:00Z">
                <w:rPr>
                  <w:rFonts w:ascii="Times New Roman" w:eastAsia="Times New Roman" w:hAnsi="Times New Roman"/>
                  <w:color w:val="008000"/>
                  <w:sz w:val="24"/>
                  <w:rtl/>
                  <w:lang w:eastAsia="he-IL"/>
                </w:rPr>
              </w:rPrChange>
            </w:rPr>
            <w:t>גיל אפרים</w:t>
          </w:r>
        </w:sdtContent>
      </w:sdt>
    </w:p>
    <w:p w14:paraId="47037977" w14:textId="3D1D3905" w:rsidR="00E64AE3" w:rsidRPr="001F3FCD" w:rsidRDefault="00E64AE3" w:rsidP="00E64AE3">
      <w:pPr>
        <w:keepNext/>
        <w:widowControl w:val="0"/>
        <w:spacing w:before="0" w:beforeAutospacing="0" w:after="0" w:afterAutospacing="0" w:line="240" w:lineRule="auto"/>
        <w:ind w:left="1440" w:right="1440" w:hanging="720"/>
        <w:jc w:val="both"/>
        <w:outlineLvl w:val="7"/>
        <w:rPr>
          <w:rFonts w:ascii="Times New Roman" w:eastAsia="Times New Roman" w:hAnsi="Times New Roman"/>
          <w:sz w:val="24"/>
          <w:rtl/>
          <w:lang w:eastAsia="he-IL"/>
          <w:rPrChange w:id="74" w:author="Avi Cohen" w:date="2022-03-01T09:21:00Z">
            <w:rPr>
              <w:rFonts w:ascii="Times New Roman" w:eastAsia="Times New Roman" w:hAnsi="Times New Roman"/>
              <w:sz w:val="24"/>
              <w:rtl/>
              <w:lang w:eastAsia="he-IL"/>
            </w:rPr>
          </w:rPrChange>
        </w:rPr>
      </w:pPr>
      <w:r w:rsidRPr="001F3FCD">
        <w:rPr>
          <w:rFonts w:ascii="Times New Roman" w:eastAsia="Times New Roman" w:hAnsi="Times New Roman" w:hint="cs"/>
          <w:sz w:val="24"/>
          <w:rtl/>
          <w:lang w:eastAsia="he-IL"/>
          <w:rPrChange w:id="75" w:author="Avi Cohen" w:date="2022-03-01T09:21:00Z">
            <w:rPr>
              <w:rFonts w:ascii="Times New Roman" w:eastAsia="Times New Roman" w:hAnsi="Times New Roman" w:hint="cs"/>
              <w:sz w:val="24"/>
              <w:rtl/>
              <w:lang w:eastAsia="he-IL"/>
            </w:rPr>
          </w:rPrChange>
        </w:rPr>
        <w:t xml:space="preserve">ב. </w:t>
      </w:r>
      <w:r w:rsidRPr="001F3FCD">
        <w:rPr>
          <w:rFonts w:ascii="Times New Roman" w:eastAsia="Times New Roman" w:hAnsi="Times New Roman" w:hint="cs"/>
          <w:sz w:val="24"/>
          <w:rtl/>
          <w:lang w:eastAsia="he-IL"/>
          <w:rPrChange w:id="76" w:author="Avi Cohen" w:date="2022-03-01T09:21:00Z">
            <w:rPr>
              <w:rFonts w:ascii="Times New Roman" w:eastAsia="Times New Roman" w:hAnsi="Times New Roman" w:hint="cs"/>
              <w:sz w:val="24"/>
              <w:rtl/>
              <w:lang w:eastAsia="he-IL"/>
            </w:rPr>
          </w:rPrChange>
        </w:rPr>
        <w:tab/>
        <w:t xml:space="preserve">מספר העובדים המקצועיים במשרד המתכנן לצורך מתן שירותי המתכנן ע"פ חוזה זה: </w:t>
      </w:r>
      <w:sdt>
        <w:sdtPr>
          <w:rPr>
            <w:rFonts w:ascii="Times New Roman" w:eastAsia="Times New Roman" w:hAnsi="Times New Roman"/>
            <w:sz w:val="24"/>
            <w:rtl/>
            <w:lang w:eastAsia="he-IL"/>
            <w:rPrChange w:id="77" w:author="Avi Cohen" w:date="2022-03-01T09:21:00Z">
              <w:rPr>
                <w:rFonts w:ascii="Times New Roman" w:eastAsia="Times New Roman" w:hAnsi="Times New Roman"/>
                <w:color w:val="008000"/>
                <w:sz w:val="24"/>
                <w:rtl/>
                <w:lang w:eastAsia="he-IL"/>
              </w:rPr>
            </w:rPrChange>
          </w:rPr>
          <w:alias w:val="שדה נוסף 5"/>
          <w:tag w:val="cntCustomField5"/>
          <w:id w:val="670996116"/>
          <w:placeholder>
            <w:docPart w:val="D91D732FBCAB40BEA58DC25E5E776F2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Content>
          <w:r w:rsidR="00DB57F7" w:rsidRPr="001F3FCD">
            <w:rPr>
              <w:rFonts w:ascii="Times New Roman" w:eastAsia="Times New Roman" w:hAnsi="Times New Roman"/>
              <w:sz w:val="24"/>
              <w:rtl/>
              <w:lang w:eastAsia="he-IL"/>
              <w:rPrChange w:id="78" w:author="Avi Cohen" w:date="2022-03-01T09:21:00Z">
                <w:rPr>
                  <w:rFonts w:ascii="Times New Roman" w:eastAsia="Times New Roman" w:hAnsi="Times New Roman"/>
                  <w:color w:val="008000"/>
                  <w:sz w:val="24"/>
                  <w:rtl/>
                  <w:lang w:eastAsia="he-IL"/>
                </w:rPr>
              </w:rPrChange>
            </w:rPr>
            <w:t>1</w:t>
          </w:r>
        </w:sdtContent>
      </w:sdt>
    </w:p>
    <w:p w14:paraId="6B579D19" w14:textId="77777777" w:rsidR="00E64AE3" w:rsidRPr="001F3FCD" w:rsidRDefault="00E64AE3" w:rsidP="00E64AE3">
      <w:pPr>
        <w:widowControl w:val="0"/>
        <w:spacing w:before="0" w:beforeAutospacing="0" w:after="0" w:afterAutospacing="0" w:line="240" w:lineRule="auto"/>
        <w:jc w:val="both"/>
        <w:rPr>
          <w:rFonts w:ascii="Times New Roman" w:eastAsia="Times New Roman" w:hAnsi="Times New Roman"/>
          <w:sz w:val="24"/>
          <w:rtl/>
          <w:lang w:eastAsia="he-IL"/>
          <w:rPrChange w:id="79" w:author="Avi Cohen" w:date="2022-03-01T09:21:00Z">
            <w:rPr>
              <w:rFonts w:ascii="Times New Roman" w:eastAsia="Times New Roman" w:hAnsi="Times New Roman"/>
              <w:sz w:val="24"/>
              <w:rtl/>
              <w:lang w:eastAsia="he-IL"/>
            </w:rPr>
          </w:rPrChange>
        </w:rPr>
      </w:pPr>
    </w:p>
    <w:p w14:paraId="1B32C43E" w14:textId="7A49722A" w:rsidR="00E64AE3" w:rsidRPr="001F3FCD" w:rsidRDefault="00E64AE3" w:rsidP="006B5845">
      <w:pPr>
        <w:widowControl w:val="0"/>
        <w:spacing w:before="0" w:beforeAutospacing="0" w:after="0" w:afterAutospacing="0" w:line="240" w:lineRule="auto"/>
        <w:jc w:val="both"/>
        <w:rPr>
          <w:rFonts w:ascii="Times New Roman" w:eastAsia="Times New Roman" w:hAnsi="Times New Roman"/>
          <w:sz w:val="24"/>
          <w:rtl/>
          <w:lang w:eastAsia="he-IL"/>
          <w:rPrChange w:id="80" w:author="Avi Cohen" w:date="2022-03-01T09:21:00Z">
            <w:rPr>
              <w:rFonts w:ascii="Times New Roman" w:eastAsia="Times New Roman" w:hAnsi="Times New Roman"/>
              <w:color w:val="FF0000"/>
              <w:sz w:val="24"/>
              <w:rtl/>
              <w:lang w:eastAsia="he-IL"/>
            </w:rPr>
          </w:rPrChange>
        </w:rPr>
      </w:pPr>
      <w:r w:rsidRPr="001F3FCD">
        <w:rPr>
          <w:rFonts w:ascii="Times New Roman" w:eastAsia="Times New Roman" w:hAnsi="Times New Roman" w:hint="cs"/>
          <w:sz w:val="24"/>
          <w:rtl/>
          <w:lang w:eastAsia="he-IL"/>
          <w:rPrChange w:id="81" w:author="Avi Cohen" w:date="2022-03-01T09:21:00Z">
            <w:rPr>
              <w:rFonts w:ascii="Times New Roman" w:eastAsia="Times New Roman" w:hAnsi="Times New Roman" w:hint="cs"/>
              <w:sz w:val="24"/>
              <w:rtl/>
              <w:lang w:eastAsia="he-IL"/>
            </w:rPr>
          </w:rPrChange>
        </w:rPr>
        <w:t>3.4</w:t>
      </w:r>
      <w:r w:rsidRPr="001F3FCD">
        <w:rPr>
          <w:rFonts w:ascii="Times New Roman" w:eastAsia="Times New Roman" w:hAnsi="Times New Roman" w:hint="cs"/>
          <w:sz w:val="24"/>
          <w:rtl/>
          <w:lang w:eastAsia="he-IL"/>
          <w:rPrChange w:id="82" w:author="Avi Cohen" w:date="2022-03-01T09:21:00Z">
            <w:rPr>
              <w:rFonts w:ascii="Times New Roman" w:eastAsia="Times New Roman" w:hAnsi="Times New Roman" w:hint="cs"/>
              <w:sz w:val="24"/>
              <w:rtl/>
              <w:lang w:eastAsia="he-IL"/>
            </w:rPr>
          </w:rPrChange>
        </w:rPr>
        <w:tab/>
        <w:t xml:space="preserve">המנהל הראשי במשרד המתכנן הוא מהנדס: </w:t>
      </w:r>
      <w:sdt>
        <w:sdtPr>
          <w:rPr>
            <w:rFonts w:ascii="Times New Roman" w:eastAsia="Times New Roman" w:hAnsi="Times New Roman"/>
            <w:sz w:val="24"/>
            <w:rtl/>
            <w:lang w:eastAsia="he-IL"/>
            <w:rPrChange w:id="83" w:author="Avi Cohen" w:date="2022-03-01T09:21:00Z">
              <w:rPr>
                <w:rFonts w:ascii="Times New Roman" w:eastAsia="Times New Roman" w:hAnsi="Times New Roman"/>
                <w:color w:val="008000"/>
                <w:sz w:val="24"/>
                <w:rtl/>
                <w:lang w:eastAsia="he-IL"/>
              </w:rPr>
            </w:rPrChange>
          </w:rPr>
          <w:alias w:val="שדה נוסף 6"/>
          <w:tag w:val="cntCustomField6"/>
          <w:id w:val="-1464726949"/>
          <w:placeholder>
            <w:docPart w:val="2403F9ECBD4040D6915B0CED1621BF2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Content>
          <w:r w:rsidR="000312E0" w:rsidRPr="001F3FCD">
            <w:rPr>
              <w:rFonts w:ascii="Times New Roman" w:eastAsia="Times New Roman" w:hAnsi="Times New Roman"/>
              <w:sz w:val="24"/>
              <w:rtl/>
              <w:lang w:eastAsia="he-IL"/>
              <w:rPrChange w:id="84" w:author="Avi Cohen" w:date="2022-03-01T09:21:00Z">
                <w:rPr>
                  <w:rFonts w:ascii="Times New Roman" w:eastAsia="Times New Roman" w:hAnsi="Times New Roman"/>
                  <w:color w:val="008000"/>
                  <w:sz w:val="24"/>
                  <w:rtl/>
                  <w:lang w:eastAsia="he-IL"/>
                </w:rPr>
              </w:rPrChange>
            </w:rPr>
            <w:t>גיל אפרים</w:t>
          </w:r>
        </w:sdtContent>
      </w:sdt>
    </w:p>
    <w:p w14:paraId="059F3141" w14:textId="77777777" w:rsidR="00E64AE3" w:rsidRPr="001F3FCD" w:rsidRDefault="00E64AE3" w:rsidP="00E64AE3">
      <w:pPr>
        <w:widowControl w:val="0"/>
        <w:spacing w:before="0" w:beforeAutospacing="0" w:after="0" w:afterAutospacing="0" w:line="240" w:lineRule="auto"/>
        <w:jc w:val="both"/>
        <w:rPr>
          <w:rFonts w:ascii="Times New Roman" w:eastAsia="Times New Roman" w:hAnsi="Times New Roman"/>
          <w:sz w:val="24"/>
          <w:rtl/>
          <w:lang w:eastAsia="he-IL"/>
          <w:rPrChange w:id="85" w:author="Avi Cohen" w:date="2022-03-01T09:21:00Z">
            <w:rPr>
              <w:rFonts w:ascii="Times New Roman" w:eastAsia="Times New Roman" w:hAnsi="Times New Roman"/>
              <w:sz w:val="24"/>
              <w:rtl/>
              <w:lang w:eastAsia="he-IL"/>
            </w:rPr>
          </w:rPrChange>
        </w:rPr>
      </w:pPr>
    </w:p>
    <w:p w14:paraId="47313CF7"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5.2</w:t>
      </w:r>
      <w:r w:rsidRPr="00E64AE3">
        <w:rPr>
          <w:rFonts w:ascii="Times New Roman" w:eastAsia="Times New Roman" w:hAnsi="Times New Roman" w:hint="cs"/>
          <w:sz w:val="24"/>
          <w:rtl/>
          <w:lang w:eastAsia="he-IL"/>
        </w:rPr>
        <w:tab/>
        <w:t>הנושאים הם:</w:t>
      </w:r>
    </w:p>
    <w:p w14:paraId="46FCABF8"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4"/>
          <w:rtl/>
          <w:lang w:eastAsia="he-IL"/>
        </w:rPr>
      </w:pPr>
    </w:p>
    <w:p w14:paraId="665E1392" w14:textId="77777777" w:rsidR="00E64AE3" w:rsidRPr="00E64AE3" w:rsidRDefault="00E64AE3" w:rsidP="00E64AE3">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א.</w:t>
      </w:r>
      <w:r w:rsidRPr="00E64AE3">
        <w:rPr>
          <w:rFonts w:ascii="Times New Roman" w:eastAsia="Times New Roman" w:hAnsi="Times New Roman" w:hint="cs"/>
          <w:sz w:val="24"/>
          <w:rtl/>
          <w:lang w:eastAsia="he-IL"/>
        </w:rPr>
        <w:tab/>
        <w:t>התקדמות שרותי המתכנן.</w:t>
      </w:r>
    </w:p>
    <w:p w14:paraId="4221B702" w14:textId="77777777" w:rsidR="00E64AE3" w:rsidRPr="00E64AE3" w:rsidRDefault="00E64AE3" w:rsidP="00E64AE3">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ב.</w:t>
      </w:r>
      <w:r w:rsidRPr="00E64AE3">
        <w:rPr>
          <w:rFonts w:ascii="Times New Roman" w:eastAsia="Times New Roman" w:hAnsi="Times New Roman" w:hint="cs"/>
          <w:sz w:val="24"/>
          <w:rtl/>
          <w:lang w:eastAsia="he-IL"/>
        </w:rPr>
        <w:tab/>
        <w:t>סטיות מלוח הזמנים לרבות סיבת הסטייה.</w:t>
      </w:r>
    </w:p>
    <w:p w14:paraId="2276A1F1" w14:textId="77777777" w:rsidR="00E64AE3" w:rsidRPr="00E64AE3" w:rsidRDefault="00E64AE3" w:rsidP="00E64AE3">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ג.</w:t>
      </w:r>
      <w:r w:rsidRPr="00E64AE3">
        <w:rPr>
          <w:rFonts w:ascii="Times New Roman" w:eastAsia="Times New Roman" w:hAnsi="Times New Roman" w:hint="cs"/>
          <w:sz w:val="24"/>
          <w:rtl/>
          <w:lang w:eastAsia="he-IL"/>
        </w:rPr>
        <w:tab/>
        <w:t>תאום לוח הזמנים המתחייב מסטיות לרבות תיאור השלכות התאום על הפרויקט.</w:t>
      </w:r>
    </w:p>
    <w:p w14:paraId="3C2F68B4" w14:textId="77777777" w:rsidR="00E64AE3" w:rsidRPr="00E64AE3" w:rsidRDefault="00E64AE3" w:rsidP="00E64AE3">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ד.</w:t>
      </w:r>
      <w:r w:rsidRPr="00E64AE3">
        <w:rPr>
          <w:rFonts w:ascii="Times New Roman" w:eastAsia="Times New Roman" w:hAnsi="Times New Roman" w:hint="cs"/>
          <w:sz w:val="24"/>
          <w:rtl/>
          <w:lang w:eastAsia="he-IL"/>
        </w:rPr>
        <w:tab/>
        <w:t>סטיות מהערכות ו/או תחזיות תקציביות והשלכותיהן.</w:t>
      </w:r>
    </w:p>
    <w:p w14:paraId="01D0862E" w14:textId="77777777" w:rsidR="00E64AE3" w:rsidRPr="00E64AE3" w:rsidRDefault="00E64AE3" w:rsidP="00E64AE3">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ה.</w:t>
      </w:r>
      <w:r w:rsidRPr="00E64AE3">
        <w:rPr>
          <w:rFonts w:ascii="Times New Roman" w:eastAsia="Times New Roman" w:hAnsi="Times New Roman" w:hint="cs"/>
          <w:sz w:val="24"/>
          <w:rtl/>
          <w:lang w:eastAsia="he-IL"/>
        </w:rPr>
        <w:tab/>
        <w:t>ריכוז הוראות שנויים.</w:t>
      </w:r>
    </w:p>
    <w:p w14:paraId="37B83C72" w14:textId="77777777" w:rsidR="00E64AE3" w:rsidRPr="00E64AE3" w:rsidRDefault="00E64AE3" w:rsidP="00E64AE3">
      <w:pPr>
        <w:widowControl w:val="0"/>
        <w:spacing w:before="0" w:beforeAutospacing="0" w:after="0" w:afterAutospacing="0" w:line="240" w:lineRule="auto"/>
        <w:ind w:left="679" w:hanging="709"/>
        <w:outlineLvl w:val="2"/>
        <w:rPr>
          <w:rFonts w:ascii="Times New Roman" w:eastAsia="Times New Roman" w:hAnsi="Times New Roman"/>
          <w:b/>
          <w:bCs/>
          <w:sz w:val="24"/>
          <w:u w:val="single"/>
          <w:rtl/>
        </w:rPr>
      </w:pPr>
    </w:p>
    <w:p w14:paraId="31F3C1ED" w14:textId="77777777" w:rsidR="00E64AE3" w:rsidRPr="00E64AE3" w:rsidRDefault="00E64AE3" w:rsidP="00E64AE3">
      <w:pPr>
        <w:widowControl w:val="0"/>
        <w:spacing w:before="0" w:beforeAutospacing="0" w:after="0" w:afterAutospacing="0" w:line="240" w:lineRule="auto"/>
        <w:ind w:left="-30"/>
        <w:outlineLvl w:val="2"/>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 xml:space="preserve">17.7 </w:t>
      </w:r>
      <w:r w:rsidRPr="00E64AE3">
        <w:rPr>
          <w:rFonts w:ascii="Times New Roman" w:eastAsia="Times New Roman" w:hAnsi="Times New Roman" w:hint="cs"/>
          <w:sz w:val="24"/>
          <w:rtl/>
          <w:lang w:eastAsia="he-IL"/>
        </w:rPr>
        <w:tab/>
        <w:t>שיעור חלקו היחסי של כל אחד מיחידי המזמין הינו כדלקמן :</w:t>
      </w:r>
    </w:p>
    <w:tbl>
      <w:tblPr>
        <w:tblStyle w:val="TableGrid"/>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E64AE3" w:rsidRPr="00E64AE3" w14:paraId="6D67FF06" w14:textId="77777777" w:rsidTr="00E64AE3">
        <w:tc>
          <w:tcPr>
            <w:tcW w:w="3366" w:type="dxa"/>
          </w:tcPr>
          <w:p w14:paraId="21F4113B" w14:textId="71CB9B21" w:rsidR="00C82D08" w:rsidRPr="001F3FCD" w:rsidRDefault="00C82D08" w:rsidP="00C82D08">
            <w:pPr>
              <w:widowControl w:val="0"/>
              <w:spacing w:before="0" w:beforeAutospacing="0" w:after="0" w:afterAutospacing="0" w:line="240" w:lineRule="auto"/>
              <w:outlineLvl w:val="2"/>
              <w:rPr>
                <w:rStyle w:val="xdtextboxrtl1"/>
                <w:rFonts w:ascii="Verdana" w:hAnsi="Verdana"/>
                <w:b/>
                <w:bCs/>
                <w:sz w:val="24"/>
                <w:rtl/>
              </w:rPr>
            </w:pPr>
            <w:r w:rsidRPr="001F3FCD">
              <w:rPr>
                <w:rStyle w:val="xdtextboxrtl1"/>
                <w:rFonts w:ascii="Verdana" w:hAnsi="Verdana" w:hint="eastAsia"/>
                <w:b/>
                <w:bCs/>
                <w:sz w:val="24"/>
                <w:rtl/>
              </w:rPr>
              <w:t>אפריקה</w:t>
            </w:r>
            <w:r w:rsidRPr="001F3FCD">
              <w:rPr>
                <w:rStyle w:val="xdtextboxrtl1"/>
                <w:rFonts w:ascii="Verdana" w:hAnsi="Verdana"/>
                <w:b/>
                <w:bCs/>
                <w:sz w:val="24"/>
                <w:rtl/>
              </w:rPr>
              <w:t xml:space="preserve"> </w:t>
            </w:r>
            <w:r w:rsidRPr="001F3FCD">
              <w:rPr>
                <w:rStyle w:val="xdtextboxrtl1"/>
                <w:rFonts w:ascii="Verdana" w:hAnsi="Verdana" w:hint="eastAsia"/>
                <w:b/>
                <w:bCs/>
                <w:sz w:val="24"/>
                <w:rtl/>
              </w:rPr>
              <w:t>ישראל</w:t>
            </w:r>
            <w:r w:rsidRPr="001F3FCD">
              <w:rPr>
                <w:rStyle w:val="xdtextboxrtl1"/>
                <w:rFonts w:ascii="Verdana" w:hAnsi="Verdana"/>
                <w:b/>
                <w:bCs/>
                <w:sz w:val="24"/>
                <w:rtl/>
              </w:rPr>
              <w:t xml:space="preserve"> </w:t>
            </w:r>
            <w:r w:rsidRPr="001F3FCD">
              <w:rPr>
                <w:rStyle w:val="xdtextboxrtl1"/>
                <w:rFonts w:ascii="Verdana" w:hAnsi="Verdana" w:hint="eastAsia"/>
                <w:b/>
                <w:bCs/>
                <w:sz w:val="24"/>
                <w:rtl/>
              </w:rPr>
              <w:t>מגורים</w:t>
            </w:r>
            <w:r w:rsidRPr="001F3FCD">
              <w:rPr>
                <w:rStyle w:val="xdtextboxrtl1"/>
                <w:rFonts w:ascii="Verdana" w:hAnsi="Verdana"/>
                <w:b/>
                <w:bCs/>
                <w:sz w:val="24"/>
                <w:rtl/>
              </w:rPr>
              <w:t xml:space="preserve"> </w:t>
            </w:r>
            <w:r w:rsidRPr="001F3FCD">
              <w:rPr>
                <w:rStyle w:val="xdtextboxrtl1"/>
                <w:rFonts w:ascii="Verdana" w:hAnsi="Verdana" w:hint="eastAsia"/>
                <w:b/>
                <w:bCs/>
                <w:sz w:val="24"/>
                <w:rtl/>
              </w:rPr>
              <w:t>בע</w:t>
            </w:r>
            <w:r w:rsidRPr="001F3FCD">
              <w:rPr>
                <w:rStyle w:val="xdtextboxrtl1"/>
                <w:rFonts w:ascii="Verdana" w:hAnsi="Verdana"/>
                <w:b/>
                <w:bCs/>
                <w:sz w:val="24"/>
                <w:rtl/>
              </w:rPr>
              <w:t>"</w:t>
            </w:r>
            <w:r w:rsidRPr="001F3FCD">
              <w:rPr>
                <w:rStyle w:val="xdtextboxrtl1"/>
                <w:rFonts w:ascii="Verdana" w:hAnsi="Verdana" w:hint="eastAsia"/>
                <w:b/>
                <w:bCs/>
                <w:sz w:val="24"/>
                <w:rtl/>
              </w:rPr>
              <w:t>מ</w:t>
            </w:r>
            <w:r w:rsidRPr="001F3FCD">
              <w:rPr>
                <w:rStyle w:val="xdtextboxrtl1"/>
                <w:rFonts w:ascii="Verdana" w:hAnsi="Verdana"/>
                <w:b/>
                <w:bCs/>
                <w:sz w:val="24"/>
                <w:rtl/>
              </w:rPr>
              <w:t xml:space="preserve"> </w:t>
            </w:r>
            <w:r w:rsidRPr="001F3FCD">
              <w:rPr>
                <w:rStyle w:val="xdtextboxrtl1"/>
                <w:rFonts w:ascii="Verdana" w:hAnsi="Verdana" w:hint="eastAsia"/>
                <w:b/>
                <w:bCs/>
                <w:sz w:val="24"/>
                <w:rtl/>
              </w:rPr>
              <w:t>ושיכון</w:t>
            </w:r>
            <w:r w:rsidRPr="001F3FCD">
              <w:rPr>
                <w:rStyle w:val="xdtextboxrtl1"/>
                <w:rFonts w:ascii="Verdana" w:hAnsi="Verdana"/>
                <w:b/>
                <w:bCs/>
                <w:sz w:val="24"/>
                <w:rtl/>
              </w:rPr>
              <w:t xml:space="preserve"> </w:t>
            </w:r>
            <w:r w:rsidRPr="001F3FCD">
              <w:rPr>
                <w:rStyle w:val="xdtextboxrtl1"/>
                <w:rFonts w:ascii="Verdana" w:hAnsi="Verdana" w:hint="eastAsia"/>
                <w:b/>
                <w:bCs/>
                <w:sz w:val="24"/>
                <w:rtl/>
              </w:rPr>
              <w:t>ובינוי</w:t>
            </w:r>
            <w:r w:rsidRPr="001F3FCD">
              <w:rPr>
                <w:rStyle w:val="xdtextboxrtl1"/>
                <w:rFonts w:ascii="Verdana" w:hAnsi="Verdana"/>
                <w:b/>
                <w:bCs/>
                <w:sz w:val="24"/>
                <w:rtl/>
              </w:rPr>
              <w:t xml:space="preserve"> </w:t>
            </w:r>
            <w:r w:rsidRPr="001F3FCD">
              <w:rPr>
                <w:rStyle w:val="xdtextboxrtl1"/>
                <w:rFonts w:ascii="Verdana" w:hAnsi="Verdana" w:hint="eastAsia"/>
                <w:b/>
                <w:bCs/>
                <w:sz w:val="24"/>
                <w:rtl/>
              </w:rPr>
              <w:t>נדלן</w:t>
            </w:r>
            <w:r w:rsidRPr="001F3FCD">
              <w:rPr>
                <w:rStyle w:val="xdtextboxrtl1"/>
                <w:rFonts w:ascii="Verdana" w:hAnsi="Verdana"/>
                <w:b/>
                <w:bCs/>
                <w:sz w:val="24"/>
                <w:rtl/>
              </w:rPr>
              <w:t xml:space="preserve"> </w:t>
            </w:r>
            <w:r w:rsidRPr="001F3FCD">
              <w:rPr>
                <w:rStyle w:val="xdtextboxrtl1"/>
                <w:rFonts w:ascii="Verdana" w:hAnsi="Verdana" w:hint="eastAsia"/>
                <w:b/>
                <w:bCs/>
                <w:sz w:val="24"/>
                <w:rtl/>
              </w:rPr>
              <w:t>בע</w:t>
            </w:r>
            <w:r w:rsidRPr="001F3FCD">
              <w:rPr>
                <w:rStyle w:val="xdtextboxrtl1"/>
                <w:rFonts w:ascii="Verdana" w:hAnsi="Verdana"/>
                <w:b/>
                <w:bCs/>
                <w:sz w:val="24"/>
                <w:rtl/>
              </w:rPr>
              <w:t>"</w:t>
            </w:r>
            <w:r w:rsidRPr="001F3FCD">
              <w:rPr>
                <w:rStyle w:val="xdtextboxrtl1"/>
                <w:rFonts w:ascii="Verdana" w:hAnsi="Verdana" w:hint="eastAsia"/>
                <w:b/>
                <w:bCs/>
                <w:sz w:val="24"/>
                <w:rtl/>
              </w:rPr>
              <w:t>מ</w:t>
            </w:r>
            <w:r w:rsidRPr="001F3FCD">
              <w:rPr>
                <w:rStyle w:val="xdtextboxrtl1"/>
                <w:rFonts w:ascii="Verdana" w:hAnsi="Verdana"/>
                <w:b/>
                <w:bCs/>
                <w:sz w:val="24"/>
                <w:rtl/>
              </w:rPr>
              <w:t xml:space="preserve"> - 50%</w:t>
            </w:r>
          </w:p>
          <w:p w14:paraId="53DDD879" w14:textId="2B45B776" w:rsidR="00E64AE3" w:rsidRPr="00E64AE3" w:rsidRDefault="00C82D08" w:rsidP="00E64AE3">
            <w:pPr>
              <w:widowControl w:val="0"/>
              <w:spacing w:before="0" w:beforeAutospacing="0" w:after="0" w:afterAutospacing="0" w:line="240" w:lineRule="auto"/>
              <w:outlineLvl w:val="2"/>
              <w:rPr>
                <w:rFonts w:ascii="Times New Roman" w:eastAsia="Times New Roman" w:hAnsi="Times New Roman"/>
                <w:sz w:val="24"/>
                <w:rtl/>
                <w:lang w:eastAsia="he-IL"/>
              </w:rPr>
            </w:pPr>
            <w:r w:rsidRPr="001F3FCD">
              <w:rPr>
                <w:rStyle w:val="xdtextboxrtl1"/>
                <w:rFonts w:ascii="Verdana" w:hAnsi="Verdana"/>
                <w:b/>
                <w:bCs/>
                <w:sz w:val="24"/>
                <w:rtl/>
              </w:rPr>
              <w:t xml:space="preserve"> </w:t>
            </w:r>
            <w:r w:rsidRPr="001F3FCD">
              <w:rPr>
                <w:rStyle w:val="xdtextboxrtl1"/>
                <w:rFonts w:ascii="Verdana" w:hAnsi="Verdana" w:hint="eastAsia"/>
                <w:b/>
                <w:bCs/>
                <w:sz w:val="24"/>
                <w:rtl/>
              </w:rPr>
              <w:t>חב</w:t>
            </w:r>
            <w:r w:rsidRPr="001F3FCD">
              <w:rPr>
                <w:rStyle w:val="xdtextboxrtl1"/>
                <w:rFonts w:ascii="Verdana" w:hAnsi="Verdana"/>
                <w:b/>
                <w:bCs/>
                <w:sz w:val="24"/>
                <w:rtl/>
              </w:rPr>
              <w:t xml:space="preserve">' </w:t>
            </w:r>
            <w:r w:rsidRPr="001F3FCD">
              <w:rPr>
                <w:rStyle w:val="xdtextboxrtl1"/>
                <w:rFonts w:ascii="Verdana" w:hAnsi="Verdana" w:hint="eastAsia"/>
                <w:b/>
                <w:bCs/>
                <w:sz w:val="24"/>
                <w:rtl/>
              </w:rPr>
              <w:t>כלל</w:t>
            </w:r>
            <w:r w:rsidRPr="001F3FCD">
              <w:rPr>
                <w:rStyle w:val="xdtextboxrtl1"/>
                <w:rFonts w:ascii="Verdana" w:hAnsi="Verdana"/>
                <w:b/>
                <w:bCs/>
                <w:sz w:val="24"/>
                <w:rtl/>
              </w:rPr>
              <w:t xml:space="preserve"> </w:t>
            </w:r>
            <w:r w:rsidRPr="001F3FCD">
              <w:rPr>
                <w:rStyle w:val="xdtextboxrtl1"/>
                <w:rFonts w:ascii="Verdana" w:hAnsi="Verdana" w:hint="eastAsia"/>
                <w:b/>
                <w:bCs/>
                <w:sz w:val="24"/>
                <w:rtl/>
              </w:rPr>
              <w:t>נכסי</w:t>
            </w:r>
            <w:r w:rsidRPr="001F3FCD">
              <w:rPr>
                <w:rStyle w:val="xdtextboxrtl1"/>
                <w:rFonts w:ascii="Verdana" w:hAnsi="Verdana"/>
                <w:b/>
                <w:bCs/>
                <w:sz w:val="24"/>
                <w:rtl/>
              </w:rPr>
              <w:t xml:space="preserve"> </w:t>
            </w:r>
            <w:r w:rsidRPr="001F3FCD">
              <w:rPr>
                <w:rStyle w:val="xdtextboxrtl1"/>
                <w:rFonts w:ascii="Verdana" w:hAnsi="Verdana" w:hint="eastAsia"/>
                <w:b/>
                <w:bCs/>
                <w:sz w:val="24"/>
                <w:rtl/>
              </w:rPr>
              <w:t>נדל</w:t>
            </w:r>
            <w:r w:rsidRPr="001F3FCD">
              <w:rPr>
                <w:rStyle w:val="xdtextboxrtl1"/>
                <w:rFonts w:ascii="Verdana" w:hAnsi="Verdana"/>
                <w:b/>
                <w:bCs/>
                <w:sz w:val="24"/>
                <w:rtl/>
              </w:rPr>
              <w:t>"</w:t>
            </w:r>
            <w:r w:rsidRPr="001F3FCD">
              <w:rPr>
                <w:rStyle w:val="xdtextboxrtl1"/>
                <w:rFonts w:ascii="Verdana" w:hAnsi="Verdana" w:hint="eastAsia"/>
                <w:b/>
                <w:bCs/>
                <w:sz w:val="24"/>
                <w:rtl/>
              </w:rPr>
              <w:t>ן</w:t>
            </w:r>
            <w:r w:rsidRPr="001F3FCD">
              <w:rPr>
                <w:rStyle w:val="xdtextboxrtl1"/>
                <w:rFonts w:ascii="Verdana" w:hAnsi="Verdana"/>
                <w:b/>
                <w:bCs/>
                <w:sz w:val="24"/>
                <w:rtl/>
              </w:rPr>
              <w:t xml:space="preserve"> </w:t>
            </w:r>
            <w:r w:rsidRPr="001F3FCD">
              <w:rPr>
                <w:rStyle w:val="xdtextboxrtl1"/>
                <w:rFonts w:ascii="Verdana" w:hAnsi="Verdana" w:hint="eastAsia"/>
                <w:b/>
                <w:bCs/>
                <w:sz w:val="24"/>
                <w:rtl/>
              </w:rPr>
              <w:t>נשר</w:t>
            </w:r>
            <w:r w:rsidRPr="001F3FCD">
              <w:rPr>
                <w:rStyle w:val="xdtextboxrtl1"/>
                <w:rFonts w:ascii="Verdana" w:hAnsi="Verdana"/>
                <w:b/>
                <w:bCs/>
                <w:sz w:val="24"/>
              </w:rPr>
              <w:t xml:space="preserve"> </w:t>
            </w:r>
            <w:r w:rsidRPr="001F3FCD">
              <w:rPr>
                <w:rStyle w:val="xdtextboxrtl1"/>
                <w:rFonts w:ascii="Verdana" w:hAnsi="Verdana" w:hint="eastAsia"/>
                <w:b/>
                <w:bCs/>
                <w:sz w:val="24"/>
                <w:rtl/>
              </w:rPr>
              <w:t>מרכז</w:t>
            </w:r>
            <w:r w:rsidRPr="001F3FCD">
              <w:rPr>
                <w:rStyle w:val="xdtextboxrtl1"/>
                <w:rFonts w:ascii="Verdana" w:hAnsi="Verdana"/>
                <w:b/>
                <w:bCs/>
                <w:sz w:val="24"/>
                <w:rtl/>
              </w:rPr>
              <w:t xml:space="preserve"> ( </w:t>
            </w:r>
            <w:r w:rsidRPr="001F3FCD">
              <w:rPr>
                <w:rStyle w:val="xdtextboxrtl1"/>
                <w:rFonts w:ascii="Verdana" w:hAnsi="Verdana" w:hint="eastAsia"/>
                <w:b/>
                <w:bCs/>
                <w:sz w:val="24"/>
                <w:rtl/>
              </w:rPr>
              <w:t>נ</w:t>
            </w:r>
            <w:r w:rsidRPr="001F3FCD">
              <w:rPr>
                <w:rStyle w:val="xdtextboxrtl1"/>
                <w:rFonts w:ascii="Verdana" w:hAnsi="Verdana"/>
                <w:b/>
                <w:bCs/>
                <w:sz w:val="24"/>
                <w:rtl/>
              </w:rPr>
              <w:t>.</w:t>
            </w:r>
            <w:r w:rsidRPr="001F3FCD">
              <w:rPr>
                <w:rStyle w:val="xdtextboxrtl1"/>
                <w:rFonts w:ascii="Verdana" w:hAnsi="Verdana" w:hint="eastAsia"/>
                <w:b/>
                <w:bCs/>
                <w:sz w:val="24"/>
                <w:rtl/>
              </w:rPr>
              <w:t>נ</w:t>
            </w:r>
            <w:r w:rsidRPr="001F3FCD">
              <w:rPr>
                <w:rStyle w:val="xdtextboxrtl1"/>
                <w:rFonts w:ascii="Verdana" w:hAnsi="Verdana"/>
                <w:b/>
                <w:bCs/>
                <w:sz w:val="24"/>
                <w:rtl/>
              </w:rPr>
              <w:t>.</w:t>
            </w:r>
            <w:r w:rsidRPr="001F3FCD">
              <w:rPr>
                <w:rStyle w:val="xdtextboxrtl1"/>
                <w:rFonts w:ascii="Verdana" w:hAnsi="Verdana" w:hint="eastAsia"/>
                <w:b/>
                <w:bCs/>
                <w:sz w:val="24"/>
                <w:rtl/>
              </w:rPr>
              <w:t>נ</w:t>
            </w:r>
            <w:r w:rsidRPr="001F3FCD">
              <w:rPr>
                <w:rStyle w:val="xdtextboxrtl1"/>
                <w:rFonts w:ascii="Verdana" w:hAnsi="Verdana"/>
                <w:b/>
                <w:bCs/>
                <w:sz w:val="24"/>
                <w:rtl/>
              </w:rPr>
              <w:t>.</w:t>
            </w:r>
            <w:r w:rsidRPr="001F3FCD">
              <w:rPr>
                <w:rStyle w:val="xdtextboxrtl1"/>
                <w:rFonts w:ascii="Verdana" w:hAnsi="Verdana" w:hint="eastAsia"/>
                <w:b/>
                <w:bCs/>
                <w:sz w:val="24"/>
                <w:rtl/>
              </w:rPr>
              <w:t>מ</w:t>
            </w:r>
            <w:r w:rsidRPr="001F3FCD">
              <w:rPr>
                <w:rStyle w:val="xdtextboxrtl1"/>
                <w:rFonts w:ascii="Verdana" w:hAnsi="Verdana"/>
                <w:b/>
                <w:bCs/>
                <w:sz w:val="24"/>
                <w:rtl/>
              </w:rPr>
              <w:t xml:space="preserve"> ) </w:t>
            </w:r>
            <w:r w:rsidRPr="001F3FCD">
              <w:rPr>
                <w:rStyle w:val="xdtextboxrtl1"/>
                <w:rFonts w:ascii="Verdana" w:hAnsi="Verdana" w:hint="eastAsia"/>
                <w:b/>
                <w:bCs/>
                <w:sz w:val="24"/>
                <w:rtl/>
              </w:rPr>
              <w:t>שותפות</w:t>
            </w:r>
            <w:r w:rsidRPr="001F3FCD">
              <w:rPr>
                <w:rStyle w:val="xdtextboxrtl1"/>
                <w:rFonts w:ascii="Verdana" w:hAnsi="Verdana"/>
                <w:b/>
                <w:bCs/>
                <w:sz w:val="24"/>
                <w:rtl/>
              </w:rPr>
              <w:t xml:space="preserve"> </w:t>
            </w:r>
            <w:r w:rsidRPr="001F3FCD">
              <w:rPr>
                <w:rStyle w:val="xdtextboxrtl1"/>
                <w:rFonts w:ascii="Verdana" w:hAnsi="Verdana" w:hint="eastAsia"/>
                <w:b/>
                <w:bCs/>
                <w:sz w:val="24"/>
                <w:rtl/>
              </w:rPr>
              <w:t>מוגבלת</w:t>
            </w:r>
            <w:r w:rsidRPr="001F3FCD">
              <w:rPr>
                <w:rStyle w:val="xdtextboxrtl1"/>
                <w:rFonts w:ascii="Verdana" w:hAnsi="Verdana"/>
                <w:b/>
                <w:bCs/>
                <w:sz w:val="24"/>
                <w:rtl/>
              </w:rPr>
              <w:t xml:space="preserve"> – 50%</w:t>
            </w:r>
            <w:r>
              <w:rPr>
                <w:rStyle w:val="xdtextboxrtl1"/>
                <w:rFonts w:ascii="Verdana" w:hAnsi="Verdana"/>
                <w:sz w:val="20"/>
                <w:szCs w:val="20"/>
              </w:rPr>
              <w:t xml:space="preserve"> </w:t>
            </w:r>
            <w:r w:rsidR="00E64AE3" w:rsidRPr="00E64AE3">
              <w:rPr>
                <w:rFonts w:ascii="Times New Roman" w:eastAsia="Times New Roman" w:hAnsi="Times New Roman" w:hint="cs"/>
                <w:sz w:val="24"/>
                <w:rtl/>
                <w:lang w:eastAsia="he-IL"/>
              </w:rPr>
              <w:t xml:space="preserve">             </w:t>
            </w:r>
          </w:p>
        </w:tc>
        <w:tc>
          <w:tcPr>
            <w:tcW w:w="2163" w:type="dxa"/>
          </w:tcPr>
          <w:p w14:paraId="00C68A6E" w14:textId="77777777" w:rsidR="00E64AE3" w:rsidRPr="00E64AE3" w:rsidRDefault="00E64AE3" w:rsidP="00E64AE3">
            <w:pPr>
              <w:widowControl w:val="0"/>
              <w:spacing w:before="0" w:beforeAutospacing="0" w:after="0" w:afterAutospacing="0" w:line="240" w:lineRule="auto"/>
              <w:ind w:left="720"/>
              <w:outlineLvl w:val="2"/>
              <w:rPr>
                <w:rFonts w:cstheme="minorBidi"/>
                <w:szCs w:val="22"/>
              </w:rPr>
            </w:pPr>
          </w:p>
          <w:p w14:paraId="5BB943B9" w14:textId="77777777" w:rsidR="00E64AE3" w:rsidRPr="00E64AE3" w:rsidRDefault="00E64AE3" w:rsidP="00E64AE3">
            <w:pPr>
              <w:widowControl w:val="0"/>
              <w:spacing w:before="0" w:beforeAutospacing="0" w:after="0" w:afterAutospacing="0" w:line="240" w:lineRule="auto"/>
              <w:outlineLvl w:val="2"/>
              <w:rPr>
                <w:rFonts w:ascii="Times New Roman" w:eastAsia="Times New Roman" w:hAnsi="Times New Roman"/>
                <w:sz w:val="24"/>
                <w:rtl/>
                <w:lang w:eastAsia="he-IL"/>
              </w:rPr>
            </w:pPr>
          </w:p>
        </w:tc>
      </w:tr>
    </w:tbl>
    <w:p w14:paraId="49AF8749" w14:textId="77777777" w:rsidR="00E64AE3" w:rsidRPr="00E64AE3" w:rsidRDefault="00E64AE3" w:rsidP="00E64AE3">
      <w:pPr>
        <w:widowControl w:val="0"/>
        <w:spacing w:before="0" w:beforeAutospacing="0" w:after="0" w:afterAutospacing="0" w:line="240" w:lineRule="auto"/>
        <w:ind w:left="-30"/>
        <w:outlineLvl w:val="2"/>
        <w:rPr>
          <w:rFonts w:ascii="Times New Roman" w:eastAsia="Times New Roman" w:hAnsi="Times New Roman"/>
          <w:sz w:val="24"/>
          <w:rtl/>
          <w:lang w:eastAsia="he-IL"/>
        </w:rPr>
      </w:pPr>
    </w:p>
    <w:p w14:paraId="6DE5C9F8" w14:textId="77777777" w:rsidR="001835AB" w:rsidRPr="001835AB" w:rsidRDefault="00E64AE3" w:rsidP="00E64AE3">
      <w:pPr>
        <w:widowControl w:val="0"/>
        <w:spacing w:before="0" w:beforeAutospacing="0" w:after="0" w:afterAutospacing="0" w:line="240" w:lineRule="auto"/>
        <w:jc w:val="center"/>
        <w:outlineLvl w:val="3"/>
        <w:rPr>
          <w:rFonts w:ascii="Times New Roman" w:eastAsia="Times New Roman" w:hAnsi="Times New Roman"/>
          <w:bCs/>
          <w:sz w:val="20"/>
          <w:u w:val="single"/>
          <w:rtl/>
          <w:lang w:eastAsia="he-IL"/>
        </w:rPr>
      </w:pPr>
      <w:r w:rsidRPr="00E64AE3">
        <w:rPr>
          <w:rFonts w:ascii="Times New Roman" w:eastAsia="Times New Roman" w:hAnsi="Times New Roman" w:hint="cs"/>
          <w:b/>
          <w:bCs/>
          <w:color w:val="008000"/>
          <w:sz w:val="24"/>
          <w:u w:val="single"/>
          <w:rtl/>
          <w:lang w:eastAsia="he-IL"/>
        </w:rPr>
        <w:br w:type="page"/>
      </w:r>
    </w:p>
    <w:p w14:paraId="23820FC1" w14:textId="77777777" w:rsidR="001835AB" w:rsidRPr="001835AB" w:rsidRDefault="001835AB" w:rsidP="001835AB">
      <w:pPr>
        <w:widowControl w:val="0"/>
        <w:bidi w:val="0"/>
        <w:spacing w:before="60" w:beforeAutospacing="0" w:after="60" w:afterAutospacing="0" w:line="300" w:lineRule="atLeast"/>
        <w:jc w:val="center"/>
        <w:rPr>
          <w:rFonts w:ascii="Times New Roman" w:eastAsia="Times New Roman" w:hAnsi="Times New Roman"/>
          <w:b/>
          <w:bCs/>
          <w:sz w:val="24"/>
          <w:u w:val="single"/>
          <w:rtl/>
        </w:rPr>
      </w:pPr>
      <w:r w:rsidRPr="001835AB">
        <w:rPr>
          <w:rFonts w:ascii="Times New Roman" w:eastAsia="Times New Roman" w:hAnsi="Times New Roman"/>
          <w:b/>
          <w:bCs/>
          <w:sz w:val="24"/>
          <w:u w:val="single"/>
          <w:rtl/>
        </w:rPr>
        <w:t>נספח "ב"</w:t>
      </w:r>
    </w:p>
    <w:p w14:paraId="4FA31EE0"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sz w:val="24"/>
          <w:rtl/>
          <w:lang w:eastAsia="he-IL"/>
        </w:rPr>
      </w:pPr>
      <w:r w:rsidRPr="001835AB">
        <w:rPr>
          <w:rFonts w:ascii="Times New Roman" w:eastAsia="Times New Roman" w:hAnsi="Times New Roman"/>
          <w:b/>
          <w:bCs/>
          <w:sz w:val="24"/>
          <w:u w:val="single"/>
          <w:rtl/>
        </w:rPr>
        <w:t>שירותי היועץ</w:t>
      </w:r>
    </w:p>
    <w:p w14:paraId="3FE46751"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sz w:val="24"/>
          <w:rtl/>
          <w:lang w:eastAsia="he-IL"/>
        </w:rPr>
      </w:pPr>
    </w:p>
    <w:p w14:paraId="385C7681"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4"/>
          <w:rtl/>
          <w:lang w:eastAsia="he-IL"/>
        </w:rPr>
      </w:pPr>
    </w:p>
    <w:p w14:paraId="4E3AF1CD" w14:textId="77777777" w:rsidR="001835AB" w:rsidRPr="001835AB" w:rsidRDefault="001835AB" w:rsidP="001835AB">
      <w:pPr>
        <w:widowControl w:val="0"/>
        <w:spacing w:before="0" w:beforeAutospacing="0" w:after="0" w:afterAutospacing="0" w:line="360" w:lineRule="auto"/>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1.</w:t>
      </w:r>
      <w:r w:rsidRPr="001835AB">
        <w:rPr>
          <w:rFonts w:ascii="Times New Roman" w:eastAsia="Times New Roman" w:hAnsi="Times New Roman"/>
          <w:sz w:val="24"/>
          <w:rtl/>
          <w:lang w:eastAsia="he-IL"/>
        </w:rPr>
        <w:tab/>
      </w:r>
      <w:r w:rsidRPr="001835AB">
        <w:rPr>
          <w:rFonts w:ascii="Times New Roman" w:eastAsia="Times New Roman" w:hAnsi="Times New Roman"/>
          <w:b/>
          <w:bCs/>
          <w:sz w:val="24"/>
          <w:u w:val="single"/>
          <w:rtl/>
          <w:lang w:eastAsia="he-IL"/>
        </w:rPr>
        <w:t>כללי</w:t>
      </w:r>
      <w:r w:rsidRPr="001835AB">
        <w:rPr>
          <w:rFonts w:ascii="Times New Roman" w:eastAsia="Times New Roman" w:hAnsi="Times New Roman"/>
          <w:sz w:val="24"/>
          <w:rtl/>
          <w:lang w:eastAsia="he-IL"/>
        </w:rPr>
        <w:t>:</w:t>
      </w:r>
    </w:p>
    <w:p w14:paraId="465B357E"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4"/>
          <w:rtl/>
          <w:lang w:eastAsia="he-IL"/>
        </w:rPr>
      </w:pPr>
    </w:p>
    <w:p w14:paraId="341FEB74" w14:textId="19E4C126" w:rsidR="001835AB" w:rsidRPr="001F3FCD" w:rsidRDefault="001835AB" w:rsidP="001F3FCD">
      <w:pPr>
        <w:widowControl w:val="0"/>
        <w:spacing w:before="0" w:beforeAutospacing="0" w:after="0" w:afterAutospacing="0" w:line="360" w:lineRule="auto"/>
        <w:ind w:left="720"/>
        <w:jc w:val="both"/>
        <w:rPr>
          <w:rFonts w:ascii="Times New Roman" w:eastAsia="Times New Roman" w:hAnsi="Times New Roman"/>
          <w:sz w:val="24"/>
          <w:rtl/>
          <w:lang w:eastAsia="he-IL"/>
        </w:rPr>
      </w:pPr>
      <w:r w:rsidRPr="001F3FCD">
        <w:rPr>
          <w:rFonts w:ascii="Times New Roman" w:eastAsia="Times New Roman" w:hAnsi="Times New Roman"/>
          <w:sz w:val="24"/>
          <w:rtl/>
          <w:lang w:eastAsia="he-IL"/>
        </w:rPr>
        <w:t>שרותי המתכנן יכללו תכנון מעליות</w:t>
      </w:r>
      <w:r w:rsidR="00C0277C" w:rsidRPr="001F3FCD">
        <w:rPr>
          <w:rFonts w:ascii="Times New Roman" w:eastAsia="Times New Roman" w:hAnsi="Times New Roman"/>
          <w:sz w:val="24"/>
          <w:rtl/>
          <w:lang w:eastAsia="he-IL"/>
        </w:rPr>
        <w:t xml:space="preserve"> </w:t>
      </w:r>
      <w:r w:rsidR="00C0277C" w:rsidRPr="001F3FCD">
        <w:rPr>
          <w:rFonts w:ascii="Times New Roman" w:eastAsia="Times New Roman" w:hAnsi="Times New Roman" w:hint="eastAsia"/>
          <w:sz w:val="24"/>
          <w:rtl/>
          <w:lang w:eastAsia="he-IL"/>
        </w:rPr>
        <w:t>ו</w:t>
      </w:r>
      <w:r w:rsidR="00C0277C" w:rsidRPr="001F3FCD">
        <w:rPr>
          <w:rFonts w:ascii="Times New Roman" w:eastAsia="Times New Roman" w:hAnsi="Times New Roman"/>
          <w:sz w:val="24"/>
          <w:rtl/>
          <w:lang w:eastAsia="he-IL"/>
        </w:rPr>
        <w:t xml:space="preserve">/או דרגנועים </w:t>
      </w:r>
      <w:r w:rsidRPr="001F3FCD">
        <w:rPr>
          <w:rFonts w:ascii="Times New Roman" w:eastAsia="Times New Roman" w:hAnsi="Times New Roman"/>
          <w:sz w:val="24"/>
          <w:rtl/>
          <w:lang w:eastAsia="he-IL"/>
        </w:rPr>
        <w:t xml:space="preserve"> למבנים.</w:t>
      </w:r>
    </w:p>
    <w:p w14:paraId="322DAB41" w14:textId="31168C1A" w:rsidR="00C0277C" w:rsidRPr="001F3FCD" w:rsidRDefault="00C0277C" w:rsidP="001F3FCD">
      <w:pPr>
        <w:widowControl w:val="0"/>
        <w:spacing w:before="0" w:beforeAutospacing="0" w:after="0" w:afterAutospacing="0" w:line="360" w:lineRule="auto"/>
        <w:ind w:left="720"/>
        <w:jc w:val="both"/>
        <w:rPr>
          <w:rFonts w:ascii="Times New Roman" w:eastAsia="Times New Roman" w:hAnsi="Times New Roman"/>
          <w:b/>
          <w:bCs/>
          <w:sz w:val="24"/>
          <w:rtl/>
          <w:lang w:eastAsia="he-IL"/>
        </w:rPr>
      </w:pPr>
      <w:r w:rsidRPr="001F3FCD">
        <w:rPr>
          <w:rFonts w:ascii="Times New Roman" w:eastAsia="Times New Roman" w:hAnsi="Times New Roman" w:hint="eastAsia"/>
          <w:b/>
          <w:bCs/>
          <w:sz w:val="24"/>
          <w:rtl/>
          <w:lang w:eastAsia="he-IL"/>
        </w:rPr>
        <w:t>למען</w:t>
      </w:r>
      <w:r w:rsidRPr="001F3FCD">
        <w:rPr>
          <w:rFonts w:ascii="Times New Roman" w:eastAsia="Times New Roman" w:hAnsi="Times New Roman"/>
          <w:b/>
          <w:bCs/>
          <w:sz w:val="24"/>
          <w:rtl/>
          <w:lang w:eastAsia="he-IL"/>
        </w:rPr>
        <w:t xml:space="preserve"> הסר ספק , בכל מקום בו רשום " מעלית " הכוונה הינה למעלית ו/או דרגנוע – הכל לפי הנחיית והחלטת המזמין . </w:t>
      </w:r>
    </w:p>
    <w:p w14:paraId="4798A253" w14:textId="77777777" w:rsidR="00B158C8" w:rsidRPr="00B158C8" w:rsidRDefault="00B158C8" w:rsidP="00B158C8">
      <w:pPr>
        <w:widowControl w:val="0"/>
        <w:spacing w:before="0" w:beforeAutospacing="0" w:after="0" w:afterAutospacing="0" w:line="240" w:lineRule="auto"/>
        <w:ind w:left="1440"/>
        <w:jc w:val="both"/>
        <w:rPr>
          <w:rFonts w:ascii="Times New Roman" w:eastAsia="Times New Roman" w:hAnsi="Times New Roman"/>
          <w:sz w:val="24"/>
          <w:rtl/>
          <w:lang w:eastAsia="he-IL"/>
        </w:rPr>
      </w:pPr>
    </w:p>
    <w:p w14:paraId="4598142E" w14:textId="77777777" w:rsidR="00B158C8" w:rsidRPr="00B158C8" w:rsidRDefault="00B158C8" w:rsidP="00B158C8">
      <w:pPr>
        <w:spacing w:before="0" w:beforeAutospacing="0" w:after="0" w:afterAutospacing="0" w:line="276" w:lineRule="auto"/>
        <w:ind w:left="-30" w:firstLine="750"/>
        <w:rPr>
          <w:rFonts w:ascii="Times New Roman" w:eastAsia="Times New Roman" w:hAnsi="Times New Roman"/>
          <w:sz w:val="24"/>
          <w:rtl/>
          <w:lang w:eastAsia="he-IL"/>
        </w:rPr>
      </w:pPr>
      <w:r w:rsidRPr="00B158C8">
        <w:rPr>
          <w:rFonts w:ascii="Times New Roman" w:eastAsia="Times New Roman" w:hAnsi="Times New Roman" w:hint="cs"/>
          <w:sz w:val="24"/>
          <w:rtl/>
        </w:rPr>
        <w:t>1.2</w:t>
      </w:r>
      <w:r w:rsidRPr="00B158C8">
        <w:rPr>
          <w:rFonts w:ascii="Times New Roman" w:eastAsia="Times New Roman" w:hAnsi="Times New Roman" w:hint="cs"/>
          <w:sz w:val="24"/>
          <w:rtl/>
        </w:rPr>
        <w:tab/>
      </w:r>
      <w:r w:rsidRPr="00B158C8">
        <w:rPr>
          <w:rFonts w:ascii="Times New Roman" w:eastAsia="Times New Roman" w:hAnsi="Times New Roman"/>
          <w:sz w:val="24"/>
          <w:u w:val="single"/>
          <w:rtl/>
        </w:rPr>
        <w:t>המ</w:t>
      </w:r>
      <w:r w:rsidRPr="00B158C8">
        <w:rPr>
          <w:rFonts w:ascii="Times New Roman" w:eastAsia="Times New Roman" w:hAnsi="Times New Roman" w:hint="cs"/>
          <w:sz w:val="24"/>
          <w:u w:val="single"/>
          <w:rtl/>
        </w:rPr>
        <w:t>תכנן</w:t>
      </w:r>
      <w:r w:rsidRPr="00B158C8">
        <w:rPr>
          <w:rFonts w:ascii="Times New Roman" w:eastAsia="Times New Roman" w:hAnsi="Times New Roman"/>
          <w:sz w:val="24"/>
          <w:u w:val="single"/>
          <w:rtl/>
        </w:rPr>
        <w:t>, צוות עובדים ואמצעים</w:t>
      </w:r>
      <w:r w:rsidRPr="00B158C8">
        <w:rPr>
          <w:rFonts w:ascii="Times New Roman" w:eastAsia="Times New Roman" w:hAnsi="Times New Roman" w:hint="cs"/>
          <w:sz w:val="24"/>
          <w:rtl/>
          <w:lang w:eastAsia="he-IL"/>
        </w:rPr>
        <w:t>:</w:t>
      </w:r>
    </w:p>
    <w:p w14:paraId="764B143B" w14:textId="77777777" w:rsidR="00B158C8" w:rsidRPr="00B158C8" w:rsidRDefault="00B158C8" w:rsidP="00B158C8">
      <w:pPr>
        <w:spacing w:before="0" w:beforeAutospacing="0" w:after="0" w:afterAutospacing="0" w:line="276" w:lineRule="auto"/>
        <w:ind w:left="720"/>
        <w:jc w:val="both"/>
        <w:rPr>
          <w:rFonts w:ascii="Times New Roman" w:eastAsia="Times New Roman" w:hAnsi="Times New Roman"/>
          <w:sz w:val="24"/>
          <w:rtl/>
          <w:lang w:eastAsia="he-IL"/>
        </w:rPr>
      </w:pPr>
    </w:p>
    <w:p w14:paraId="39540E60" w14:textId="77777777" w:rsidR="00B158C8" w:rsidRPr="00B158C8" w:rsidRDefault="00B158C8" w:rsidP="00B158C8">
      <w:pPr>
        <w:tabs>
          <w:tab w:val="left" w:pos="1954"/>
        </w:tabs>
        <w:spacing w:before="0" w:beforeAutospacing="0" w:after="0" w:afterAutospacing="0" w:line="360" w:lineRule="auto"/>
        <w:ind w:left="1954" w:hanging="514"/>
        <w:rPr>
          <w:rFonts w:ascii="Times New Roman" w:eastAsia="Times New Roman" w:hAnsi="Times New Roman"/>
          <w:sz w:val="24"/>
          <w:rtl/>
          <w:lang w:eastAsia="he-IL"/>
        </w:rPr>
      </w:pPr>
      <w:r w:rsidRPr="00B158C8">
        <w:rPr>
          <w:rFonts w:ascii="Times New Roman" w:eastAsia="Times New Roman" w:hAnsi="Times New Roman" w:hint="cs"/>
          <w:sz w:val="24"/>
          <w:rtl/>
          <w:lang w:eastAsia="he-IL"/>
        </w:rPr>
        <w:t>א</w:t>
      </w:r>
      <w:r w:rsidRPr="00B158C8">
        <w:rPr>
          <w:rFonts w:ascii="Times New Roman" w:eastAsia="Times New Roman" w:hAnsi="Times New Roman"/>
          <w:sz w:val="24"/>
          <w:rtl/>
          <w:lang w:eastAsia="he-IL"/>
        </w:rPr>
        <w:t>.</w:t>
      </w:r>
      <w:r w:rsidRPr="00B158C8">
        <w:rPr>
          <w:rFonts w:ascii="Times New Roman" w:eastAsia="Times New Roman" w:hAnsi="Times New Roman"/>
          <w:sz w:val="24"/>
          <w:rtl/>
          <w:lang w:eastAsia="he-IL"/>
        </w:rPr>
        <w:tab/>
        <w:t>המ</w:t>
      </w:r>
      <w:r w:rsidRPr="00B158C8">
        <w:rPr>
          <w:rFonts w:ascii="Times New Roman" w:eastAsia="Times New Roman" w:hAnsi="Times New Roman" w:hint="cs"/>
          <w:sz w:val="24"/>
          <w:rtl/>
          <w:lang w:eastAsia="he-IL"/>
        </w:rPr>
        <w:t>תכנן</w:t>
      </w:r>
      <w:r w:rsidRPr="00B158C8">
        <w:rPr>
          <w:rFonts w:ascii="Times New Roman" w:eastAsia="Times New Roman" w:hAnsi="Times New Roman"/>
          <w:sz w:val="24"/>
          <w:rtl/>
          <w:lang w:eastAsia="he-IL"/>
        </w:rPr>
        <w:t xml:space="preserve"> הבכיר יהיה בעל המשרד, אשר יהיה אחראי, מעורב וישתתף באופן אישי בכל ישיבות התכנון שיזומן אליהן ללא עוררין.</w:t>
      </w:r>
      <w:r w:rsidRPr="00B158C8">
        <w:rPr>
          <w:rFonts w:ascii="Times New Roman" w:eastAsia="Times New Roman" w:hAnsi="Times New Roman" w:hint="cs"/>
          <w:sz w:val="24"/>
          <w:lang w:eastAsia="he-IL"/>
        </w:rPr>
        <w:t xml:space="preserve"> </w:t>
      </w:r>
      <w:r w:rsidRPr="00B158C8">
        <w:rPr>
          <w:rFonts w:ascii="Times New Roman" w:eastAsia="Times New Roman" w:hAnsi="Times New Roman" w:hint="cs"/>
          <w:sz w:val="24"/>
          <w:rtl/>
          <w:lang w:eastAsia="he-IL"/>
        </w:rPr>
        <w:t xml:space="preserve"> ככל שיידרש ולפי החלטת המזמין, יתבצעו בנוסף לישיבות התכנון השוטפות, ישיבות שבועיות לתכנון ב </w:t>
      </w:r>
      <w:r w:rsidRPr="00B158C8">
        <w:rPr>
          <w:rFonts w:ascii="Times New Roman" w:eastAsia="Times New Roman" w:hAnsi="Times New Roman" w:hint="cs"/>
          <w:sz w:val="24"/>
          <w:lang w:eastAsia="he-IL"/>
        </w:rPr>
        <w:t>BIM</w:t>
      </w:r>
      <w:r w:rsidRPr="00B158C8">
        <w:rPr>
          <w:rFonts w:ascii="Times New Roman" w:eastAsia="Times New Roman" w:hAnsi="Times New Roman" w:hint="cs"/>
          <w:sz w:val="24"/>
          <w:rtl/>
          <w:lang w:eastAsia="he-IL"/>
        </w:rPr>
        <w:t xml:space="preserve"> על המודל.</w:t>
      </w:r>
    </w:p>
    <w:p w14:paraId="68B844ED" w14:textId="77777777" w:rsidR="00B158C8" w:rsidRPr="00B158C8" w:rsidRDefault="00B158C8" w:rsidP="00B158C8">
      <w:pPr>
        <w:tabs>
          <w:tab w:val="left" w:pos="1954"/>
        </w:tabs>
        <w:spacing w:before="0" w:beforeAutospacing="0" w:after="0" w:afterAutospacing="0" w:line="360" w:lineRule="auto"/>
        <w:ind w:left="1954" w:hanging="514"/>
        <w:jc w:val="both"/>
        <w:rPr>
          <w:rFonts w:ascii="Times New Roman" w:eastAsia="Times New Roman" w:hAnsi="Times New Roman"/>
          <w:sz w:val="24"/>
          <w:rtl/>
          <w:lang w:eastAsia="he-IL"/>
        </w:rPr>
      </w:pPr>
      <w:r w:rsidRPr="00B158C8">
        <w:rPr>
          <w:rFonts w:ascii="Times New Roman" w:eastAsia="Times New Roman" w:hAnsi="Times New Roman" w:hint="cs"/>
          <w:sz w:val="24"/>
          <w:rtl/>
          <w:lang w:eastAsia="he-IL"/>
        </w:rPr>
        <w:t>ב</w:t>
      </w:r>
      <w:r w:rsidRPr="00B158C8">
        <w:rPr>
          <w:rFonts w:ascii="Times New Roman" w:eastAsia="Times New Roman" w:hAnsi="Times New Roman"/>
          <w:sz w:val="24"/>
          <w:rtl/>
          <w:lang w:eastAsia="he-IL"/>
        </w:rPr>
        <w:t>.</w:t>
      </w:r>
      <w:r w:rsidRPr="00B158C8">
        <w:rPr>
          <w:rFonts w:ascii="Times New Roman" w:eastAsia="Times New Roman" w:hAnsi="Times New Roman"/>
          <w:sz w:val="24"/>
          <w:rtl/>
          <w:lang w:eastAsia="he-IL"/>
        </w:rPr>
        <w:tab/>
        <w:t xml:space="preserve">ראש הצוות ישתתף בכל ישיבות התכנון שיזומן אליהן </w:t>
      </w:r>
      <w:r w:rsidRPr="00B158C8">
        <w:rPr>
          <w:rFonts w:ascii="Times New Roman" w:eastAsia="Times New Roman" w:hAnsi="Times New Roman" w:hint="cs"/>
          <w:sz w:val="24"/>
          <w:rtl/>
          <w:lang w:eastAsia="he-IL"/>
        </w:rPr>
        <w:t>.</w:t>
      </w:r>
      <w:r w:rsidRPr="00B158C8">
        <w:rPr>
          <w:rFonts w:ascii="Times New Roman" w:eastAsia="Times New Roman" w:hAnsi="Times New Roman"/>
          <w:sz w:val="24"/>
          <w:rtl/>
          <w:lang w:eastAsia="he-IL"/>
        </w:rPr>
        <w:t xml:space="preserve"> </w:t>
      </w:r>
    </w:p>
    <w:p w14:paraId="00391FF4" w14:textId="77777777" w:rsidR="00B158C8" w:rsidRPr="00B158C8" w:rsidRDefault="00B158C8" w:rsidP="00B158C8">
      <w:pPr>
        <w:tabs>
          <w:tab w:val="left" w:pos="1954"/>
        </w:tabs>
        <w:spacing w:before="0" w:beforeAutospacing="0" w:after="0" w:afterAutospacing="0" w:line="360" w:lineRule="auto"/>
        <w:ind w:left="1954" w:hanging="514"/>
        <w:jc w:val="both"/>
        <w:rPr>
          <w:rFonts w:ascii="Times New Roman" w:eastAsia="Times New Roman" w:hAnsi="Times New Roman"/>
          <w:sz w:val="24"/>
          <w:rtl/>
          <w:lang w:eastAsia="he-IL"/>
        </w:rPr>
      </w:pPr>
      <w:r w:rsidRPr="00B158C8">
        <w:rPr>
          <w:rFonts w:ascii="Times New Roman" w:eastAsia="Times New Roman" w:hAnsi="Times New Roman" w:hint="cs"/>
          <w:sz w:val="24"/>
          <w:rtl/>
          <w:lang w:eastAsia="he-IL"/>
        </w:rPr>
        <w:t>ג</w:t>
      </w:r>
      <w:r w:rsidRPr="00B158C8">
        <w:rPr>
          <w:rFonts w:ascii="Times New Roman" w:eastAsia="Times New Roman" w:hAnsi="Times New Roman"/>
          <w:sz w:val="24"/>
          <w:rtl/>
          <w:lang w:eastAsia="he-IL"/>
        </w:rPr>
        <w:t>.</w:t>
      </w:r>
      <w:r w:rsidRPr="00B158C8">
        <w:rPr>
          <w:rFonts w:ascii="Times New Roman" w:eastAsia="Times New Roman" w:hAnsi="Times New Roman"/>
          <w:sz w:val="24"/>
          <w:rtl/>
          <w:lang w:eastAsia="he-IL"/>
        </w:rPr>
        <w:tab/>
      </w:r>
      <w:r w:rsidRPr="00B158C8">
        <w:rPr>
          <w:rFonts w:ascii="Times New Roman" w:eastAsia="Times New Roman" w:hAnsi="Times New Roman" w:hint="cs"/>
          <w:sz w:val="24"/>
          <w:rtl/>
          <w:lang w:eastAsia="he-IL"/>
        </w:rPr>
        <w:t>ר</w:t>
      </w:r>
      <w:r w:rsidRPr="00B158C8">
        <w:rPr>
          <w:rFonts w:ascii="Times New Roman" w:eastAsia="Times New Roman" w:hAnsi="Times New Roman"/>
          <w:sz w:val="24"/>
          <w:rtl/>
          <w:lang w:eastAsia="he-IL"/>
        </w:rPr>
        <w:t>אש הצוות יקדיש את כל הזמן הדרוש לתאומים עם האדריכלים והיועצים, כולל בישיבות פרטניות שיוזמן אליהן</w:t>
      </w:r>
      <w:r w:rsidRPr="00B158C8">
        <w:rPr>
          <w:rFonts w:ascii="Times New Roman" w:eastAsia="Times New Roman" w:hAnsi="Times New Roman" w:hint="cs"/>
          <w:sz w:val="24"/>
          <w:rtl/>
          <w:lang w:eastAsia="he-IL"/>
        </w:rPr>
        <w:t>. ככל ויתבקש ,אי השתתפות תאושר קודם לכן אצל מנהל הפרויקט.</w:t>
      </w:r>
    </w:p>
    <w:p w14:paraId="2A8B7DAD" w14:textId="77777777" w:rsidR="00B158C8" w:rsidRPr="00B158C8" w:rsidRDefault="00B158C8" w:rsidP="00B158C8">
      <w:pPr>
        <w:widowControl w:val="0"/>
        <w:spacing w:before="0" w:beforeAutospacing="0" w:after="0" w:afterAutospacing="0" w:line="240" w:lineRule="auto"/>
        <w:ind w:left="1927" w:hanging="425"/>
        <w:jc w:val="both"/>
        <w:rPr>
          <w:rFonts w:ascii="Times New Roman" w:eastAsia="Times New Roman" w:hAnsi="Times New Roman"/>
          <w:sz w:val="24"/>
          <w:rtl/>
          <w:lang w:eastAsia="he-IL"/>
        </w:rPr>
      </w:pPr>
      <w:r w:rsidRPr="00B158C8">
        <w:rPr>
          <w:rFonts w:ascii="Times New Roman" w:eastAsia="Times New Roman" w:hAnsi="Times New Roman" w:hint="cs"/>
          <w:sz w:val="24"/>
          <w:rtl/>
          <w:lang w:eastAsia="he-IL"/>
        </w:rPr>
        <w:t>ד</w:t>
      </w:r>
      <w:r w:rsidRPr="00B158C8">
        <w:rPr>
          <w:rFonts w:ascii="Times New Roman" w:eastAsia="Times New Roman" w:hAnsi="Times New Roman"/>
          <w:sz w:val="24"/>
          <w:rtl/>
          <w:lang w:eastAsia="he-IL"/>
        </w:rPr>
        <w:t>.</w:t>
      </w:r>
      <w:r w:rsidRPr="00B158C8">
        <w:rPr>
          <w:rFonts w:ascii="Times New Roman" w:eastAsia="Times New Roman" w:hAnsi="Times New Roman" w:hint="cs"/>
          <w:sz w:val="24"/>
          <w:lang w:eastAsia="he-IL"/>
        </w:rPr>
        <w:t xml:space="preserve">    </w:t>
      </w:r>
      <w:r w:rsidRPr="00B158C8">
        <w:rPr>
          <w:rFonts w:ascii="Times New Roman" w:eastAsia="Times New Roman" w:hAnsi="Times New Roman"/>
          <w:sz w:val="24"/>
          <w:rtl/>
          <w:lang w:eastAsia="he-IL"/>
        </w:rPr>
        <w:t>צוות השרטטים של המ</w:t>
      </w:r>
      <w:r w:rsidRPr="00B158C8">
        <w:rPr>
          <w:rFonts w:ascii="Times New Roman" w:eastAsia="Times New Roman" w:hAnsi="Times New Roman" w:hint="cs"/>
          <w:sz w:val="24"/>
          <w:rtl/>
          <w:lang w:eastAsia="he-IL"/>
        </w:rPr>
        <w:t>תכנן</w:t>
      </w:r>
      <w:r w:rsidRPr="00B158C8">
        <w:rPr>
          <w:rFonts w:ascii="Times New Roman" w:eastAsia="Times New Roman" w:hAnsi="Times New Roman"/>
          <w:sz w:val="24"/>
          <w:rtl/>
          <w:lang w:eastAsia="he-IL"/>
        </w:rPr>
        <w:t xml:space="preserve"> יהיה כנדרש לתכנון ולהוצאת תכניות משורטטות לביצוע על מנת לעמוד בלוח הזמנים שנקבע על ידי מנהל הפרויקט.</w:t>
      </w:r>
    </w:p>
    <w:p w14:paraId="44612BDE" w14:textId="77777777" w:rsidR="00B158C8" w:rsidRPr="00B158C8" w:rsidRDefault="00B158C8" w:rsidP="00B158C8">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p>
    <w:p w14:paraId="5EDCB997" w14:textId="77777777" w:rsidR="00B158C8" w:rsidRPr="00B158C8" w:rsidRDefault="00B158C8" w:rsidP="00B158C8">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r w:rsidRPr="00B158C8">
        <w:rPr>
          <w:rFonts w:ascii="Times New Roman" w:eastAsia="Times New Roman" w:hAnsi="Times New Roman" w:hint="cs"/>
          <w:sz w:val="24"/>
          <w:rtl/>
          <w:lang w:eastAsia="he-IL"/>
        </w:rPr>
        <w:t>1.3</w:t>
      </w:r>
      <w:r w:rsidRPr="00B158C8">
        <w:rPr>
          <w:rFonts w:ascii="Times New Roman" w:eastAsia="Times New Roman" w:hAnsi="Times New Roman" w:hint="cs"/>
          <w:sz w:val="24"/>
          <w:rtl/>
          <w:lang w:eastAsia="he-IL"/>
        </w:rPr>
        <w:tab/>
        <w:t>על המתכנן לקבל אישור בכתב מהמנהל לפני התחלת ביצוע כל שלב, או לפני הספקת כל שרות חלקי.</w:t>
      </w:r>
    </w:p>
    <w:p w14:paraId="54C8BCCE" w14:textId="77777777" w:rsidR="001835AB" w:rsidRPr="001835AB" w:rsidRDefault="001835AB" w:rsidP="001835AB">
      <w:pPr>
        <w:widowControl w:val="0"/>
        <w:spacing w:before="0" w:beforeAutospacing="0" w:after="0" w:afterAutospacing="0" w:line="360" w:lineRule="auto"/>
        <w:ind w:left="1440" w:hanging="720"/>
        <w:jc w:val="both"/>
        <w:rPr>
          <w:rFonts w:ascii="Times New Roman" w:eastAsia="Times New Roman" w:hAnsi="Times New Roman"/>
          <w:sz w:val="24"/>
          <w:rtl/>
          <w:lang w:eastAsia="he-IL"/>
        </w:rPr>
      </w:pPr>
    </w:p>
    <w:p w14:paraId="34001AB4"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2.</w:t>
      </w:r>
      <w:r w:rsidRPr="001835AB">
        <w:rPr>
          <w:rFonts w:ascii="Times New Roman" w:eastAsia="Times New Roman" w:hAnsi="Times New Roman"/>
          <w:sz w:val="24"/>
          <w:rtl/>
          <w:lang w:eastAsia="he-IL"/>
        </w:rPr>
        <w:tab/>
      </w:r>
      <w:r w:rsidRPr="001835AB">
        <w:rPr>
          <w:rFonts w:ascii="Times New Roman" w:eastAsia="Times New Roman" w:hAnsi="Times New Roman"/>
          <w:b/>
          <w:bCs/>
          <w:sz w:val="24"/>
          <w:u w:val="single"/>
          <w:rtl/>
          <w:lang w:eastAsia="he-IL"/>
        </w:rPr>
        <w:t>הגדרות</w:t>
      </w:r>
      <w:r w:rsidRPr="001835AB">
        <w:rPr>
          <w:rFonts w:ascii="Times New Roman" w:eastAsia="Times New Roman" w:hAnsi="Times New Roman"/>
          <w:sz w:val="24"/>
          <w:rtl/>
          <w:lang w:eastAsia="he-IL"/>
        </w:rPr>
        <w:t>:</w:t>
      </w:r>
    </w:p>
    <w:p w14:paraId="030D4C80"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4"/>
          <w:rtl/>
          <w:lang w:eastAsia="he-IL"/>
        </w:rPr>
      </w:pPr>
    </w:p>
    <w:p w14:paraId="303C8D90" w14:textId="77777777" w:rsidR="001835AB" w:rsidRPr="001835AB" w:rsidRDefault="001835AB" w:rsidP="001835AB">
      <w:pPr>
        <w:widowControl w:val="0"/>
        <w:spacing w:before="0" w:beforeAutospacing="0" w:after="0" w:afterAutospacing="0" w:line="360" w:lineRule="auto"/>
        <w:ind w:left="1502" w:hanging="851"/>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א.</w:t>
      </w:r>
      <w:r w:rsidRPr="001835AB">
        <w:rPr>
          <w:rFonts w:ascii="Times New Roman" w:eastAsia="Times New Roman" w:hAnsi="Times New Roman"/>
          <w:sz w:val="24"/>
          <w:rtl/>
          <w:lang w:eastAsia="he-IL"/>
        </w:rPr>
        <w:tab/>
        <w:t>"מתקן" – מעליות על מערכותיהם, לרבות, תאים, פסים ומובילים, משקל נגדי, מנועים, אביזרי ולוחות פקוד, דלתות ומשקופי פירים.</w:t>
      </w:r>
    </w:p>
    <w:p w14:paraId="1E0F9699" w14:textId="77777777" w:rsidR="001835AB" w:rsidRPr="001835AB" w:rsidRDefault="001835AB" w:rsidP="001835AB">
      <w:pPr>
        <w:widowControl w:val="0"/>
        <w:spacing w:before="0" w:beforeAutospacing="0" w:after="0" w:afterAutospacing="0" w:line="360" w:lineRule="auto"/>
        <w:ind w:left="1502" w:hanging="851"/>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ב.</w:t>
      </w:r>
      <w:r w:rsidRPr="001835AB">
        <w:rPr>
          <w:rFonts w:ascii="Times New Roman" w:eastAsia="Times New Roman" w:hAnsi="Times New Roman"/>
          <w:sz w:val="24"/>
          <w:rtl/>
          <w:lang w:eastAsia="he-IL"/>
        </w:rPr>
        <w:tab/>
        <w:t xml:space="preserve">"תכניות מוקדמות" </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תכניות המתארות את הפתרון העקרוני של המתקן.</w:t>
      </w:r>
    </w:p>
    <w:p w14:paraId="5711286C" w14:textId="77777777" w:rsidR="001835AB" w:rsidRPr="001835AB" w:rsidRDefault="001835AB" w:rsidP="001835AB">
      <w:pPr>
        <w:widowControl w:val="0"/>
        <w:spacing w:before="0" w:beforeAutospacing="0" w:after="0" w:afterAutospacing="0" w:line="360" w:lineRule="auto"/>
        <w:ind w:left="1502" w:hanging="851"/>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ג.</w:t>
      </w:r>
      <w:r w:rsidRPr="001835AB">
        <w:rPr>
          <w:rFonts w:ascii="Times New Roman" w:eastAsia="Times New Roman" w:hAnsi="Times New Roman"/>
          <w:sz w:val="24"/>
          <w:rtl/>
          <w:lang w:eastAsia="he-IL"/>
        </w:rPr>
        <w:tab/>
        <w:t xml:space="preserve">"תכניות סופיות" </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תכניות שלאחר אישורן ניתן יהיה לעבד את כל המסמכים הדרושים לבצוע המתקן.</w:t>
      </w:r>
    </w:p>
    <w:p w14:paraId="4848A3F5" w14:textId="77777777" w:rsidR="001835AB" w:rsidRPr="001835AB" w:rsidRDefault="001835AB" w:rsidP="001835AB">
      <w:pPr>
        <w:widowControl w:val="0"/>
        <w:spacing w:before="0" w:beforeAutospacing="0" w:after="0" w:afterAutospacing="0" w:line="360" w:lineRule="auto"/>
        <w:ind w:left="1502" w:hanging="851"/>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ד.</w:t>
      </w:r>
      <w:r w:rsidRPr="001835AB">
        <w:rPr>
          <w:rFonts w:ascii="Times New Roman" w:eastAsia="Times New Roman" w:hAnsi="Times New Roman"/>
          <w:sz w:val="24"/>
          <w:rtl/>
          <w:lang w:eastAsia="he-IL"/>
        </w:rPr>
        <w:tab/>
        <w:t xml:space="preserve">"תכניות עבודה" </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תכניות מפורטות, מפרטים, כתבי כמויות וכל יתר המסמכים וכל הדרוש לעריכת ופרסום מכרזים לביצוע המתקן בפרויקט ו/או לביצוע המתקן בפרויקט.</w:t>
      </w:r>
    </w:p>
    <w:p w14:paraId="25C6B6FC"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4"/>
          <w:rtl/>
          <w:lang w:eastAsia="he-IL"/>
        </w:rPr>
      </w:pPr>
    </w:p>
    <w:p w14:paraId="5366B83D"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3.</w:t>
      </w:r>
      <w:r w:rsidRPr="001835AB">
        <w:rPr>
          <w:rFonts w:ascii="Times New Roman" w:eastAsia="Times New Roman" w:hAnsi="Times New Roman"/>
          <w:sz w:val="24"/>
          <w:rtl/>
          <w:lang w:eastAsia="he-IL"/>
        </w:rPr>
        <w:tab/>
      </w:r>
      <w:r w:rsidRPr="001835AB">
        <w:rPr>
          <w:rFonts w:ascii="Times New Roman" w:eastAsia="Times New Roman" w:hAnsi="Times New Roman"/>
          <w:b/>
          <w:bCs/>
          <w:sz w:val="24"/>
          <w:u w:val="single"/>
          <w:rtl/>
          <w:lang w:eastAsia="he-IL"/>
        </w:rPr>
        <w:t>פרוט שרותי המתכנן</w:t>
      </w:r>
      <w:r w:rsidRPr="001835AB">
        <w:rPr>
          <w:rFonts w:ascii="Times New Roman" w:eastAsia="Times New Roman" w:hAnsi="Times New Roman"/>
          <w:sz w:val="24"/>
          <w:rtl/>
          <w:lang w:eastAsia="he-IL"/>
        </w:rPr>
        <w:t>:</w:t>
      </w:r>
    </w:p>
    <w:p w14:paraId="26B6DC12"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4"/>
          <w:rtl/>
          <w:lang w:eastAsia="he-IL"/>
        </w:rPr>
      </w:pPr>
    </w:p>
    <w:p w14:paraId="50256532" w14:textId="77777777" w:rsidR="001835AB" w:rsidRPr="001835AB" w:rsidRDefault="001835AB" w:rsidP="001835AB">
      <w:pPr>
        <w:widowControl w:val="0"/>
        <w:spacing w:before="0" w:beforeAutospacing="0" w:after="0" w:afterAutospacing="0" w:line="360" w:lineRule="auto"/>
        <w:ind w:left="720"/>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שרותי המתכנן יבוצעו בקטעים לפי התקדמות הפרויקט והנחיות המנהל, לרבות להסדרי ביניים לבניה ואכלוס בשלבים. </w:t>
      </w:r>
    </w:p>
    <w:p w14:paraId="45A81404" w14:textId="77777777" w:rsidR="001835AB" w:rsidRPr="001835AB" w:rsidRDefault="001835AB" w:rsidP="001835AB">
      <w:pPr>
        <w:widowControl w:val="0"/>
        <w:spacing w:before="0" w:beforeAutospacing="0" w:after="0" w:afterAutospacing="0" w:line="360" w:lineRule="auto"/>
        <w:ind w:left="720"/>
        <w:rPr>
          <w:rFonts w:ascii="Times New Roman" w:eastAsia="Times New Roman" w:hAnsi="Times New Roman"/>
          <w:sz w:val="24"/>
          <w:szCs w:val="32"/>
          <w:rtl/>
          <w:lang w:eastAsia="he-IL"/>
        </w:rPr>
      </w:pPr>
      <w:r w:rsidRPr="001835AB">
        <w:rPr>
          <w:rFonts w:ascii="Times New Roman" w:eastAsia="Times New Roman" w:hAnsi="Times New Roman"/>
          <w:sz w:val="20"/>
          <w:rtl/>
          <w:lang w:eastAsia="he-IL"/>
        </w:rPr>
        <w:t>שרותי המתכנן יבוצעו בשלבים הכוללים את הש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רותים כלהלן:</w:t>
      </w:r>
    </w:p>
    <w:p w14:paraId="5C14CA06"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4"/>
          <w:rtl/>
          <w:lang w:eastAsia="he-IL"/>
        </w:rPr>
      </w:pPr>
    </w:p>
    <w:p w14:paraId="24972997" w14:textId="77777777" w:rsidR="001835AB" w:rsidRPr="001835AB" w:rsidRDefault="001835AB" w:rsidP="001835AB">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3.1</w:t>
      </w:r>
      <w:r w:rsidRPr="001835AB">
        <w:rPr>
          <w:rFonts w:ascii="Times New Roman" w:eastAsia="Times New Roman" w:hAnsi="Times New Roman"/>
          <w:sz w:val="24"/>
          <w:rtl/>
          <w:lang w:eastAsia="he-IL"/>
        </w:rPr>
        <w:tab/>
      </w:r>
      <w:r w:rsidRPr="001835AB">
        <w:rPr>
          <w:rFonts w:ascii="Times New Roman" w:eastAsia="Times New Roman" w:hAnsi="Times New Roman"/>
          <w:sz w:val="24"/>
          <w:u w:val="single"/>
          <w:rtl/>
          <w:lang w:eastAsia="he-IL"/>
        </w:rPr>
        <w:t>תכנון מוקדם:</w:t>
      </w:r>
    </w:p>
    <w:p w14:paraId="56233E6D"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rtl/>
          <w:lang w:eastAsia="he-IL"/>
        </w:rPr>
      </w:pPr>
    </w:p>
    <w:p w14:paraId="211EBAC2"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א.</w:t>
      </w:r>
      <w:r w:rsidRPr="001835AB">
        <w:rPr>
          <w:rFonts w:ascii="Times New Roman" w:eastAsia="Times New Roman" w:hAnsi="Times New Roman"/>
          <w:sz w:val="24"/>
          <w:rtl/>
          <w:lang w:eastAsia="he-IL"/>
        </w:rPr>
        <w:tab/>
        <w:t>בירור הפרוגרמה עם המזמין, ביקורים באתר, חקירות מוקדמות, התייעצויות ותיאום עם המתכננים ועם היועצים האחרים.</w:t>
      </w:r>
    </w:p>
    <w:p w14:paraId="32EF722E"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rtl/>
          <w:lang w:eastAsia="he-IL"/>
        </w:rPr>
      </w:pPr>
    </w:p>
    <w:p w14:paraId="26FC100D"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ב.</w:t>
      </w:r>
      <w:r w:rsidRPr="001835AB">
        <w:rPr>
          <w:rFonts w:ascii="Times New Roman" w:eastAsia="Times New Roman" w:hAnsi="Times New Roman"/>
          <w:sz w:val="24"/>
          <w:rtl/>
          <w:lang w:eastAsia="he-IL"/>
        </w:rPr>
        <w:tab/>
        <w:t>בירור ברשויות המוסמכות ו/או גורמים אחרים בקשר לכל הנושאים הקשורים בתכנון המתקן ו/או בקבלת אישור הרשויות הנ"ל לביצוע המתקן.</w:t>
      </w:r>
    </w:p>
    <w:p w14:paraId="2F00852F"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rtl/>
          <w:lang w:eastAsia="he-IL"/>
        </w:rPr>
      </w:pPr>
    </w:p>
    <w:p w14:paraId="42023A56"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ג.</w:t>
      </w:r>
      <w:r w:rsidRPr="001835AB">
        <w:rPr>
          <w:rFonts w:ascii="Times New Roman" w:eastAsia="Times New Roman" w:hAnsi="Times New Roman"/>
          <w:sz w:val="24"/>
          <w:rtl/>
          <w:lang w:eastAsia="he-IL"/>
        </w:rPr>
        <w:tab/>
        <w:t xml:space="preserve">הכנת הצעות לסכמות עקרוניות של פתרונות התעבורה האנכית בבניינים באלטרנטיבות שונות ובהשוואה ביניהן. הכנסת שינויים בהתאם לדרישות המזמין ו/או לפי דרישת הרשויות המוסמכות באישור המזמין. </w:t>
      </w:r>
    </w:p>
    <w:p w14:paraId="6A84BC0C" w14:textId="77777777" w:rsidR="001835AB" w:rsidRPr="001835AB" w:rsidRDefault="001835AB" w:rsidP="001835AB">
      <w:pPr>
        <w:widowControl w:val="0"/>
        <w:spacing w:before="0" w:beforeAutospacing="0" w:after="0" w:afterAutospacing="0" w:line="240" w:lineRule="auto"/>
        <w:ind w:hanging="660"/>
        <w:jc w:val="both"/>
        <w:rPr>
          <w:rFonts w:ascii="Times New Roman" w:eastAsia="Times New Roman" w:hAnsi="Times New Roman"/>
          <w:sz w:val="24"/>
          <w:rtl/>
          <w:lang w:eastAsia="he-IL"/>
        </w:rPr>
      </w:pPr>
    </w:p>
    <w:p w14:paraId="012F0B27"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ד.</w:t>
      </w:r>
      <w:r w:rsidRPr="001835AB">
        <w:rPr>
          <w:rFonts w:ascii="Times New Roman" w:eastAsia="Times New Roman" w:hAnsi="Times New Roman"/>
          <w:sz w:val="24"/>
          <w:rtl/>
          <w:lang w:eastAsia="he-IL"/>
        </w:rPr>
        <w:tab/>
        <w:t>הצעה לקביעת סטנדרטים בהם יעמדו אמצעי השינוע והתאמת הפתרונות המוצעים אליהם. (מהירויות נסיעה, פתיחת דלתות בקומות ובתאים, מיקום חדרי מכונות, סטנדרט גימור פנימי וכו').</w:t>
      </w:r>
    </w:p>
    <w:p w14:paraId="04CB9523" w14:textId="77777777" w:rsidR="001835AB" w:rsidRPr="001835AB" w:rsidRDefault="001835AB" w:rsidP="001835AB">
      <w:pPr>
        <w:widowControl w:val="0"/>
        <w:spacing w:before="0" w:beforeAutospacing="0" w:after="0" w:afterAutospacing="0" w:line="240" w:lineRule="auto"/>
        <w:ind w:hanging="660"/>
        <w:jc w:val="both"/>
        <w:rPr>
          <w:rFonts w:ascii="Times New Roman" w:eastAsia="Times New Roman" w:hAnsi="Times New Roman"/>
          <w:sz w:val="24"/>
          <w:rtl/>
          <w:lang w:eastAsia="he-IL"/>
        </w:rPr>
      </w:pPr>
    </w:p>
    <w:p w14:paraId="11251B83" w14:textId="77777777" w:rsidR="001835AB" w:rsidRPr="001835AB" w:rsidRDefault="001835AB" w:rsidP="001835AB">
      <w:pPr>
        <w:widowControl w:val="0"/>
        <w:spacing w:before="0" w:beforeAutospacing="0" w:after="0" w:afterAutospacing="0" w:line="240" w:lineRule="auto"/>
        <w:ind w:left="2210" w:hanging="708"/>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ה.</w:t>
      </w:r>
      <w:r w:rsidRPr="001835AB">
        <w:rPr>
          <w:rFonts w:ascii="Times New Roman" w:eastAsia="Times New Roman" w:hAnsi="Times New Roman"/>
          <w:sz w:val="24"/>
          <w:rtl/>
          <w:lang w:eastAsia="he-IL"/>
        </w:rPr>
        <w:tab/>
        <w:t>מתן כל הנתונים הדרושים ומסירת כל המידע הנדרש למתכננים וליועצים האחרים, לרבות:</w:t>
      </w:r>
    </w:p>
    <w:p w14:paraId="579D2D9D" w14:textId="77777777" w:rsidR="001835AB" w:rsidRPr="001835AB" w:rsidRDefault="001835AB" w:rsidP="001835AB">
      <w:pPr>
        <w:widowControl w:val="0"/>
        <w:spacing w:before="0" w:beforeAutospacing="0" w:after="0" w:afterAutospacing="0" w:line="240" w:lineRule="auto"/>
        <w:ind w:hanging="660"/>
        <w:jc w:val="both"/>
        <w:rPr>
          <w:rFonts w:ascii="Times New Roman" w:eastAsia="Times New Roman" w:hAnsi="Times New Roman"/>
          <w:sz w:val="24"/>
          <w:rtl/>
          <w:lang w:eastAsia="he-IL"/>
        </w:rPr>
      </w:pPr>
    </w:p>
    <w:p w14:paraId="43EBC35F" w14:textId="77777777" w:rsidR="001835AB" w:rsidRPr="001835AB" w:rsidRDefault="001835AB" w:rsidP="001835AB">
      <w:pPr>
        <w:widowControl w:val="0"/>
        <w:spacing w:before="0" w:beforeAutospacing="0" w:after="0" w:afterAutospacing="0" w:line="240" w:lineRule="auto"/>
        <w:ind w:left="216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מתן מידע לאדריכל לשם עריכת התכנון האדריכלי, בדבר מידות הפירים הדרושים למתקן המוצע, ליועץ החשמל בדבר העומסים הדרושים למתקן המוצע, למתכנן הקונסטרוקציה על עומסים, למתכנן אוורור על אוורור חדרי מכונות ולשאר היועצים לפי דרישתם ולפי הנחיית המזמין.</w:t>
      </w:r>
    </w:p>
    <w:p w14:paraId="46B2EFAC"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lang w:eastAsia="he-IL"/>
        </w:rPr>
      </w:pPr>
    </w:p>
    <w:p w14:paraId="59A1835B"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ו.</w:t>
      </w:r>
      <w:r w:rsidRPr="001835AB">
        <w:rPr>
          <w:rFonts w:ascii="Times New Roman" w:eastAsia="Times New Roman" w:hAnsi="Times New Roman"/>
          <w:sz w:val="24"/>
          <w:rtl/>
          <w:lang w:eastAsia="he-IL"/>
        </w:rPr>
        <w:tab/>
        <w:t>סיוע להכנת אומדן משוער של מחיר הקמת הפרויקט ומסירת נתונים ליועצים האחרים להכנת אומדן משוער של הפרויקט.</w:t>
      </w:r>
    </w:p>
    <w:p w14:paraId="24392D27"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lang w:eastAsia="he-IL"/>
        </w:rPr>
      </w:pPr>
    </w:p>
    <w:p w14:paraId="4085E4A5" w14:textId="77777777" w:rsidR="001835AB" w:rsidRPr="001835AB" w:rsidRDefault="001835AB" w:rsidP="001835AB">
      <w:pPr>
        <w:widowControl w:val="0"/>
        <w:spacing w:before="0" w:beforeAutospacing="0" w:after="0" w:afterAutospacing="0" w:line="240" w:lineRule="auto"/>
        <w:ind w:left="2210" w:hanging="85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ז.</w:t>
      </w:r>
      <w:r w:rsidRPr="001835AB">
        <w:rPr>
          <w:rFonts w:ascii="Times New Roman" w:eastAsia="Times New Roman" w:hAnsi="Times New Roman"/>
          <w:sz w:val="24"/>
          <w:rtl/>
          <w:lang w:eastAsia="he-IL"/>
        </w:rPr>
        <w:tab/>
        <w:t>קבלת אישור היועצים הרל</w:t>
      </w:r>
      <w:r w:rsidRPr="001835AB">
        <w:rPr>
          <w:rFonts w:ascii="Times New Roman" w:eastAsia="Times New Roman" w:hAnsi="Times New Roman" w:hint="cs"/>
          <w:sz w:val="24"/>
          <w:rtl/>
          <w:lang w:eastAsia="he-IL"/>
        </w:rPr>
        <w:t>וו</w:t>
      </w:r>
      <w:r w:rsidRPr="001835AB">
        <w:rPr>
          <w:rFonts w:ascii="Times New Roman" w:eastAsia="Times New Roman" w:hAnsi="Times New Roman"/>
          <w:sz w:val="24"/>
          <w:rtl/>
          <w:lang w:eastAsia="he-IL"/>
        </w:rPr>
        <w:t>נטי</w:t>
      </w:r>
      <w:r w:rsidRPr="001835AB">
        <w:rPr>
          <w:rFonts w:ascii="Times New Roman" w:eastAsia="Times New Roman" w:hAnsi="Times New Roman" w:hint="cs"/>
          <w:sz w:val="24"/>
          <w:rtl/>
          <w:lang w:eastAsia="he-IL"/>
        </w:rPr>
        <w:t>י</w:t>
      </w:r>
      <w:r w:rsidRPr="001835AB">
        <w:rPr>
          <w:rFonts w:ascii="Times New Roman" w:eastAsia="Times New Roman" w:hAnsi="Times New Roman"/>
          <w:sz w:val="24"/>
          <w:rtl/>
          <w:lang w:eastAsia="he-IL"/>
        </w:rPr>
        <w:t>ם לתכנון המוקדם ואישור התכנון המוקדם של היועצים, ככל שי</w:t>
      </w:r>
      <w:r w:rsidRPr="001835AB">
        <w:rPr>
          <w:rFonts w:ascii="Times New Roman" w:eastAsia="Times New Roman" w:hAnsi="Times New Roman" w:hint="cs"/>
          <w:sz w:val="24"/>
          <w:rtl/>
          <w:lang w:eastAsia="he-IL"/>
        </w:rPr>
        <w:t>י</w:t>
      </w:r>
      <w:r w:rsidRPr="001835AB">
        <w:rPr>
          <w:rFonts w:ascii="Times New Roman" w:eastAsia="Times New Roman" w:hAnsi="Times New Roman"/>
          <w:sz w:val="24"/>
          <w:rtl/>
          <w:lang w:eastAsia="he-IL"/>
        </w:rPr>
        <w:t>דרש אישור המתכנן.</w:t>
      </w:r>
    </w:p>
    <w:p w14:paraId="6BA15F9C"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lang w:eastAsia="he-IL"/>
        </w:rPr>
      </w:pPr>
    </w:p>
    <w:p w14:paraId="28DDE36D" w14:textId="77777777" w:rsidR="001835AB" w:rsidRPr="001835AB" w:rsidRDefault="001835AB" w:rsidP="001835AB">
      <w:pPr>
        <w:widowControl w:val="0"/>
        <w:spacing w:before="0" w:beforeAutospacing="0" w:after="0" w:afterAutospacing="0" w:line="240" w:lineRule="auto"/>
        <w:ind w:left="2210" w:hanging="85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ח.</w:t>
      </w:r>
      <w:r w:rsidRPr="001835AB">
        <w:rPr>
          <w:rFonts w:ascii="Times New Roman" w:eastAsia="Times New Roman" w:hAnsi="Times New Roman"/>
          <w:sz w:val="24"/>
          <w:rtl/>
          <w:lang w:eastAsia="he-IL"/>
        </w:rPr>
        <w:tab/>
        <w:t>מבלי לגרוע מכלליות האמור לעיל, ביצוע כל יתר הפעולות ועריכת כל המסמכים הדרושים לשם עריכת התכנון המוקדם.</w:t>
      </w:r>
    </w:p>
    <w:p w14:paraId="636A9AE5"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lang w:eastAsia="he-IL"/>
        </w:rPr>
      </w:pPr>
    </w:p>
    <w:p w14:paraId="0BC53C47" w14:textId="77777777" w:rsidR="001835AB" w:rsidRPr="001835AB" w:rsidRDefault="001835AB" w:rsidP="001835AB">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3.2</w:t>
      </w:r>
      <w:r w:rsidRPr="001835AB">
        <w:rPr>
          <w:rFonts w:ascii="Times New Roman" w:eastAsia="Times New Roman" w:hAnsi="Times New Roman"/>
          <w:sz w:val="24"/>
          <w:rtl/>
          <w:lang w:eastAsia="he-IL"/>
        </w:rPr>
        <w:tab/>
      </w:r>
      <w:r w:rsidRPr="001835AB">
        <w:rPr>
          <w:rFonts w:ascii="Times New Roman" w:eastAsia="Times New Roman" w:hAnsi="Times New Roman"/>
          <w:sz w:val="24"/>
          <w:u w:val="single"/>
          <w:rtl/>
          <w:lang w:eastAsia="he-IL"/>
        </w:rPr>
        <w:t>תכנון סופי:</w:t>
      </w:r>
    </w:p>
    <w:p w14:paraId="28A637A7"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rtl/>
          <w:lang w:eastAsia="he-IL"/>
        </w:rPr>
      </w:pPr>
    </w:p>
    <w:p w14:paraId="0BB1BC91"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א.</w:t>
      </w:r>
      <w:r w:rsidRPr="001835AB">
        <w:rPr>
          <w:rFonts w:ascii="Times New Roman" w:eastAsia="Times New Roman" w:hAnsi="Times New Roman"/>
          <w:sz w:val="24"/>
          <w:rtl/>
          <w:lang w:eastAsia="he-IL"/>
        </w:rPr>
        <w:tab/>
        <w:t>הכנת תכניות סופיות, המתארות את המתקן וא</w:t>
      </w:r>
      <w:r w:rsidRPr="001835AB">
        <w:rPr>
          <w:rFonts w:ascii="Times New Roman" w:eastAsia="Times New Roman" w:hAnsi="Times New Roman" w:hint="cs"/>
          <w:sz w:val="24"/>
          <w:rtl/>
          <w:lang w:eastAsia="he-IL"/>
        </w:rPr>
        <w:t>י</w:t>
      </w:r>
      <w:r w:rsidRPr="001835AB">
        <w:rPr>
          <w:rFonts w:ascii="Times New Roman" w:eastAsia="Times New Roman" w:hAnsi="Times New Roman"/>
          <w:sz w:val="24"/>
          <w:rtl/>
          <w:lang w:eastAsia="he-IL"/>
        </w:rPr>
        <w:t>שור</w:t>
      </w:r>
      <w:r w:rsidRPr="001835AB">
        <w:rPr>
          <w:rFonts w:ascii="Times New Roman" w:eastAsia="Times New Roman" w:hAnsi="Times New Roman" w:hint="cs"/>
          <w:sz w:val="24"/>
          <w:rtl/>
          <w:lang w:eastAsia="he-IL"/>
        </w:rPr>
        <w:t>ו</w:t>
      </w:r>
      <w:r w:rsidRPr="001835AB">
        <w:rPr>
          <w:rFonts w:ascii="Times New Roman" w:eastAsia="Times New Roman" w:hAnsi="Times New Roman"/>
          <w:sz w:val="24"/>
          <w:rtl/>
          <w:lang w:eastAsia="he-IL"/>
        </w:rPr>
        <w:t xml:space="preserve"> על ידי היועצים והמזמין. תאום התכניות האמורות עם היועצים והמזמין.</w:t>
      </w:r>
    </w:p>
    <w:p w14:paraId="3C9BB14F"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rtl/>
          <w:lang w:eastAsia="he-IL"/>
        </w:rPr>
      </w:pPr>
    </w:p>
    <w:p w14:paraId="3BEE0B1A"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ב.</w:t>
      </w:r>
      <w:r w:rsidRPr="001835AB">
        <w:rPr>
          <w:rFonts w:ascii="Times New Roman" w:eastAsia="Times New Roman" w:hAnsi="Times New Roman"/>
          <w:sz w:val="24"/>
          <w:rtl/>
          <w:lang w:eastAsia="he-IL"/>
        </w:rPr>
        <w:tab/>
        <w:t xml:space="preserve">הכנת התכניות הנדרשות על ידי הרשויות המוסמכות וטיפול באישורן כולל קבלת היתרי הבניה. </w:t>
      </w:r>
    </w:p>
    <w:p w14:paraId="362CB166" w14:textId="77777777" w:rsidR="001835AB" w:rsidRPr="001835AB" w:rsidRDefault="001835AB" w:rsidP="001835AB">
      <w:pPr>
        <w:widowControl w:val="0"/>
        <w:spacing w:before="0" w:beforeAutospacing="0" w:after="0" w:afterAutospacing="0" w:line="240" w:lineRule="auto"/>
        <w:ind w:left="2160" w:hanging="91"/>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ab/>
        <w:t xml:space="preserve">חתימה על כל המסמכים, כל התכניות וכל הבקשות, אשר חתימת המתכנן </w:t>
      </w:r>
      <w:r w:rsidRPr="001835AB">
        <w:rPr>
          <w:rFonts w:ascii="Times New Roman" w:eastAsia="Times New Roman" w:hAnsi="Times New Roman" w:hint="cs"/>
          <w:sz w:val="24"/>
          <w:rtl/>
          <w:lang w:eastAsia="he-IL"/>
        </w:rPr>
        <w:t>תידר</w:t>
      </w:r>
      <w:r w:rsidRPr="001835AB">
        <w:rPr>
          <w:rFonts w:ascii="Times New Roman" w:eastAsia="Times New Roman" w:hAnsi="Times New Roman" w:hint="eastAsia"/>
          <w:sz w:val="24"/>
          <w:rtl/>
          <w:lang w:eastAsia="he-IL"/>
        </w:rPr>
        <w:t>ש</w:t>
      </w:r>
      <w:r w:rsidRPr="001835AB">
        <w:rPr>
          <w:rFonts w:ascii="Times New Roman" w:eastAsia="Times New Roman" w:hAnsi="Times New Roman"/>
          <w:sz w:val="24"/>
          <w:rtl/>
          <w:lang w:eastAsia="he-IL"/>
        </w:rPr>
        <w:t xml:space="preserve"> עליהם עד לקבלת תעודת גמר לפרויקט כאחראי לתכנון, לפיקוח העליון ולביקורת בתחום המעליות, לרבות בקשות להוצאת היתרי בניה, בקשות </w:t>
      </w:r>
      <w:r w:rsidRPr="001835AB">
        <w:rPr>
          <w:rFonts w:ascii="Times New Roman" w:eastAsia="Times New Roman" w:hAnsi="Times New Roman" w:hint="cs"/>
          <w:sz w:val="24"/>
          <w:rtl/>
          <w:lang w:eastAsia="he-IL"/>
        </w:rPr>
        <w:t>לטפסי</w:t>
      </w:r>
      <w:r w:rsidRPr="001835AB">
        <w:rPr>
          <w:rFonts w:ascii="Times New Roman" w:eastAsia="Times New Roman" w:hAnsi="Times New Roman" w:hint="eastAsia"/>
          <w:sz w:val="24"/>
          <w:rtl/>
          <w:lang w:eastAsia="he-IL"/>
        </w:rPr>
        <w:t>י</w:t>
      </w:r>
      <w:r w:rsidRPr="001835AB">
        <w:rPr>
          <w:rFonts w:ascii="Times New Roman" w:eastAsia="Times New Roman" w:hAnsi="Times New Roman"/>
          <w:sz w:val="24"/>
          <w:rtl/>
          <w:lang w:eastAsia="he-IL"/>
        </w:rPr>
        <w:t xml:space="preserve"> 4 ובקשות לתעודת גמר. </w:t>
      </w:r>
    </w:p>
    <w:p w14:paraId="6B9E5E6F"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lang w:eastAsia="he-IL"/>
        </w:rPr>
      </w:pPr>
    </w:p>
    <w:p w14:paraId="3599B3FF"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ג.</w:t>
      </w:r>
      <w:r w:rsidRPr="001835AB">
        <w:rPr>
          <w:rFonts w:ascii="Times New Roman" w:eastAsia="Times New Roman" w:hAnsi="Times New Roman"/>
          <w:sz w:val="24"/>
          <w:rtl/>
          <w:lang w:eastAsia="he-IL"/>
        </w:rPr>
        <w:tab/>
        <w:t>הכנסת תיקונים ושינויים בכל התכניות והמסמכים אשר נערכו על ידי המתכנן במהלך ביצוע התכנון, לפי דרישות המזמין ו/או לפי דרישת הרשויות המוסמכות, באישור המזמין, וטיפול באישורן כולל קבלת היתרי בניה מתוקנים.</w:t>
      </w:r>
    </w:p>
    <w:p w14:paraId="649B1839"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2CFD33B3"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ד.</w:t>
      </w:r>
      <w:r w:rsidRPr="001835AB">
        <w:rPr>
          <w:rFonts w:ascii="Times New Roman" w:eastAsia="Times New Roman" w:hAnsi="Times New Roman"/>
          <w:sz w:val="24"/>
          <w:rtl/>
          <w:lang w:eastAsia="he-IL"/>
        </w:rPr>
        <w:tab/>
        <w:t>הכנת התוכניות לאשור סופי של היועצים והמזמין לפני התחלת שלב תכניות עבודה.</w:t>
      </w:r>
    </w:p>
    <w:p w14:paraId="08B53093"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2A152303"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ה.</w:t>
      </w:r>
      <w:r w:rsidRPr="001835AB">
        <w:rPr>
          <w:rFonts w:ascii="Times New Roman" w:eastAsia="Times New Roman" w:hAnsi="Times New Roman"/>
          <w:sz w:val="24"/>
          <w:rtl/>
          <w:lang w:eastAsia="he-IL"/>
        </w:rPr>
        <w:tab/>
        <w:t>קבלת אישור היועצים הרלוונטי</w:t>
      </w:r>
      <w:r w:rsidRPr="001835AB">
        <w:rPr>
          <w:rFonts w:ascii="Times New Roman" w:eastAsia="Times New Roman" w:hAnsi="Times New Roman" w:hint="cs"/>
          <w:sz w:val="24"/>
          <w:rtl/>
          <w:lang w:eastAsia="he-IL"/>
        </w:rPr>
        <w:t>י</w:t>
      </w:r>
      <w:r w:rsidRPr="001835AB">
        <w:rPr>
          <w:rFonts w:ascii="Times New Roman" w:eastAsia="Times New Roman" w:hAnsi="Times New Roman"/>
          <w:sz w:val="24"/>
          <w:rtl/>
          <w:lang w:eastAsia="he-IL"/>
        </w:rPr>
        <w:t>ם לתכנון הסופי ואישור התכנון הסופי של היועצים, ככל שי</w:t>
      </w:r>
      <w:r w:rsidRPr="001835AB">
        <w:rPr>
          <w:rFonts w:ascii="Times New Roman" w:eastAsia="Times New Roman" w:hAnsi="Times New Roman" w:hint="cs"/>
          <w:sz w:val="24"/>
          <w:rtl/>
          <w:lang w:eastAsia="he-IL"/>
        </w:rPr>
        <w:t>י</w:t>
      </w:r>
      <w:r w:rsidRPr="001835AB">
        <w:rPr>
          <w:rFonts w:ascii="Times New Roman" w:eastAsia="Times New Roman" w:hAnsi="Times New Roman"/>
          <w:sz w:val="24"/>
          <w:rtl/>
          <w:lang w:eastAsia="he-IL"/>
        </w:rPr>
        <w:t>דרש אישור המתכנן.</w:t>
      </w:r>
    </w:p>
    <w:p w14:paraId="07ECF8FE"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2918E604"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ו.</w:t>
      </w:r>
      <w:r w:rsidRPr="001835AB">
        <w:rPr>
          <w:rFonts w:ascii="Times New Roman" w:eastAsia="Times New Roman" w:hAnsi="Times New Roman"/>
          <w:sz w:val="24"/>
          <w:rtl/>
          <w:lang w:eastAsia="he-IL"/>
        </w:rPr>
        <w:tab/>
        <w:t>הכנת סעיף המעליות במפרטי המכר. בדיקת מפרטי ותוכניות המכר, לרבות התאמתם לתכנון, ואשור הנוסח.</w:t>
      </w:r>
    </w:p>
    <w:p w14:paraId="3B3CF4B4"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2C8481A5"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lang w:eastAsia="he-IL"/>
        </w:rPr>
      </w:pPr>
      <w:r w:rsidRPr="001835AB">
        <w:rPr>
          <w:rFonts w:ascii="Times New Roman" w:eastAsia="Times New Roman" w:hAnsi="Times New Roman"/>
          <w:sz w:val="24"/>
          <w:rtl/>
          <w:lang w:eastAsia="he-IL"/>
        </w:rPr>
        <w:t>ז.</w:t>
      </w:r>
      <w:r w:rsidRPr="001835AB">
        <w:rPr>
          <w:rFonts w:ascii="Times New Roman" w:eastAsia="Times New Roman" w:hAnsi="Times New Roman"/>
          <w:sz w:val="24"/>
          <w:rtl/>
          <w:lang w:eastAsia="he-IL"/>
        </w:rPr>
        <w:tab/>
        <w:t>עדכון האומדן המשוער של ערך המתקן.</w:t>
      </w:r>
    </w:p>
    <w:p w14:paraId="726E7220"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lang w:eastAsia="he-IL"/>
        </w:rPr>
      </w:pPr>
    </w:p>
    <w:p w14:paraId="121D3801"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ח.</w:t>
      </w:r>
      <w:r w:rsidRPr="001835AB">
        <w:rPr>
          <w:rFonts w:ascii="Times New Roman" w:eastAsia="Times New Roman" w:hAnsi="Times New Roman"/>
          <w:sz w:val="24"/>
          <w:rtl/>
          <w:lang w:eastAsia="he-IL"/>
        </w:rPr>
        <w:tab/>
        <w:t>מבלי לגרוע מכלליות האמור לעיל, ביצוע כל יתר הפעולות ועריכת כל המסמכים הדרושים להשלמת התכנון הסופי.</w:t>
      </w:r>
    </w:p>
    <w:p w14:paraId="05FA33F1"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lang w:eastAsia="he-IL"/>
        </w:rPr>
      </w:pPr>
    </w:p>
    <w:p w14:paraId="6AA75327" w14:textId="77777777" w:rsidR="001835AB" w:rsidRPr="001835AB" w:rsidRDefault="001835AB" w:rsidP="001835AB">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3.3</w:t>
      </w:r>
      <w:r w:rsidRPr="001835AB">
        <w:rPr>
          <w:rFonts w:ascii="Times New Roman" w:eastAsia="Times New Roman" w:hAnsi="Times New Roman"/>
          <w:sz w:val="24"/>
          <w:rtl/>
          <w:lang w:eastAsia="he-IL"/>
        </w:rPr>
        <w:tab/>
      </w:r>
      <w:r w:rsidRPr="001835AB">
        <w:rPr>
          <w:rFonts w:ascii="Times New Roman" w:eastAsia="Times New Roman" w:hAnsi="Times New Roman"/>
          <w:sz w:val="24"/>
          <w:u w:val="single"/>
          <w:rtl/>
          <w:lang w:eastAsia="he-IL"/>
        </w:rPr>
        <w:t>תכנון מפורט:</w:t>
      </w:r>
    </w:p>
    <w:p w14:paraId="302DFE9F"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b/>
          <w:bCs/>
          <w:sz w:val="24"/>
          <w:u w:val="single"/>
          <w:rtl/>
          <w:lang w:eastAsia="he-IL"/>
        </w:rPr>
      </w:pPr>
    </w:p>
    <w:p w14:paraId="6F8DF279"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א.</w:t>
      </w:r>
      <w:r w:rsidRPr="001835AB">
        <w:rPr>
          <w:rFonts w:ascii="Times New Roman" w:eastAsia="Times New Roman" w:hAnsi="Times New Roman"/>
          <w:sz w:val="24"/>
          <w:rtl/>
          <w:lang w:eastAsia="he-IL"/>
        </w:rPr>
        <w:tab/>
        <w:t>הכנת תכניות עבודה מפורטות ומוסברות של המתקן כולל תיאום התכניות עם היועצים האחרים.</w:t>
      </w:r>
    </w:p>
    <w:p w14:paraId="339C0E8F"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rtl/>
          <w:lang w:eastAsia="he-IL"/>
        </w:rPr>
      </w:pPr>
    </w:p>
    <w:p w14:paraId="04E74E82" w14:textId="77777777" w:rsidR="001835AB" w:rsidRPr="001835AB" w:rsidRDefault="001835AB" w:rsidP="001835AB">
      <w:pPr>
        <w:widowControl w:val="0"/>
        <w:spacing w:before="0" w:beforeAutospacing="0" w:after="0" w:afterAutospacing="0" w:line="240" w:lineRule="auto"/>
        <w:ind w:left="720" w:firstLine="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ב.</w:t>
      </w:r>
      <w:r w:rsidRPr="001835AB">
        <w:rPr>
          <w:rFonts w:ascii="Times New Roman" w:eastAsia="Times New Roman" w:hAnsi="Times New Roman"/>
          <w:sz w:val="24"/>
          <w:rtl/>
          <w:lang w:eastAsia="he-IL"/>
        </w:rPr>
        <w:tab/>
        <w:t>השלמת תכניות עבודה מפורטות ומוסברות של כל חלקי המתקן.</w:t>
      </w:r>
    </w:p>
    <w:p w14:paraId="38BB7A70"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lang w:eastAsia="he-IL"/>
        </w:rPr>
      </w:pPr>
    </w:p>
    <w:p w14:paraId="0B54F0C9"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ג.</w:t>
      </w:r>
      <w:r w:rsidRPr="001835AB">
        <w:rPr>
          <w:rFonts w:ascii="Times New Roman" w:eastAsia="Times New Roman" w:hAnsi="Times New Roman"/>
          <w:sz w:val="24"/>
          <w:rtl/>
          <w:lang w:eastAsia="he-IL"/>
        </w:rPr>
        <w:tab/>
        <w:t>תאום, התכניות שלעיל עם היועצים האחרים ובפרט עם האדריכל ומתכנן הקונסטרוקציה, מתכנן החשמל, מתכנן מזוג האו</w:t>
      </w:r>
      <w:r w:rsidRPr="001835AB">
        <w:rPr>
          <w:rFonts w:ascii="Times New Roman" w:eastAsia="Times New Roman" w:hAnsi="Times New Roman" w:hint="cs"/>
          <w:sz w:val="24"/>
          <w:rtl/>
          <w:lang w:eastAsia="he-IL"/>
        </w:rPr>
        <w:t>ו</w:t>
      </w:r>
      <w:r w:rsidRPr="001835AB">
        <w:rPr>
          <w:rFonts w:ascii="Times New Roman" w:eastAsia="Times New Roman" w:hAnsi="Times New Roman"/>
          <w:sz w:val="24"/>
          <w:rtl/>
          <w:lang w:eastAsia="he-IL"/>
        </w:rPr>
        <w:t>יר ויועץ האקוסטיקה. בדיקת תכניות הקונסטרוקציה והאדריכלות והקפדה על סימון חורים או מעברים העוברים דרך אלמנטים קונסטרוקטיביים, באופן שיופיעו בתכניות הקונסטרוקציה.</w:t>
      </w:r>
    </w:p>
    <w:p w14:paraId="54A5F72E"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lang w:eastAsia="he-IL"/>
        </w:rPr>
      </w:pPr>
    </w:p>
    <w:p w14:paraId="7E088755" w14:textId="77777777" w:rsidR="001835AB" w:rsidRPr="001835AB" w:rsidRDefault="001835AB" w:rsidP="001835AB">
      <w:pPr>
        <w:widowControl w:val="0"/>
        <w:numPr>
          <w:ilvl w:val="0"/>
          <w:numId w:val="28"/>
        </w:numPr>
        <w:spacing w:before="0" w:beforeAutospacing="0" w:after="0" w:afterAutospacing="0" w:line="240" w:lineRule="auto"/>
        <w:ind w:left="2210" w:hanging="85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הכנת מפרטים טכניים וכתבי כמויות המתאימים למפרטים הכלליים ולכתבי הכמויות המקובלים על המזמין בצורה שיכללו את כל המערכות המתוכננות, תוך בדיקה של העדר כפילות עם מפרט מלאכה אחר בבניין ובדיקה של תכניות, מתקנים ומערכות, אף אם תוכננו ונערכו על ידי מי מהיועצים האחרים. כתבי הכמויות יוכנו לפי מתכונת הנהוגה אצל המזמין של מכללי עבודות ו/או כמויות מפורטות למדידה.</w:t>
      </w:r>
    </w:p>
    <w:p w14:paraId="283CD01A" w14:textId="77777777" w:rsidR="001835AB" w:rsidRPr="001835AB" w:rsidRDefault="001835AB" w:rsidP="001835AB">
      <w:pPr>
        <w:widowControl w:val="0"/>
        <w:tabs>
          <w:tab w:val="num" w:pos="2210"/>
        </w:tabs>
        <w:spacing w:before="0" w:beforeAutospacing="0" w:after="0" w:afterAutospacing="0" w:line="240" w:lineRule="auto"/>
        <w:ind w:left="2210" w:hanging="850"/>
        <w:jc w:val="both"/>
        <w:rPr>
          <w:rFonts w:ascii="Times New Roman" w:eastAsia="Times New Roman" w:hAnsi="Times New Roman"/>
          <w:sz w:val="24"/>
          <w:rtl/>
          <w:lang w:eastAsia="he-IL"/>
        </w:rPr>
      </w:pPr>
    </w:p>
    <w:p w14:paraId="4008319D" w14:textId="77777777" w:rsidR="001835AB" w:rsidRPr="001835AB" w:rsidRDefault="001835AB" w:rsidP="001835AB">
      <w:pPr>
        <w:widowControl w:val="0"/>
        <w:tabs>
          <w:tab w:val="num" w:pos="2210"/>
        </w:tabs>
        <w:spacing w:before="0" w:beforeAutospacing="0" w:after="0" w:afterAutospacing="0" w:line="240" w:lineRule="auto"/>
        <w:ind w:left="2210" w:hanging="85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ה.</w:t>
      </w:r>
      <w:r w:rsidRPr="001835AB">
        <w:rPr>
          <w:rFonts w:ascii="Times New Roman" w:eastAsia="Times New Roman" w:hAnsi="Times New Roman"/>
          <w:sz w:val="24"/>
          <w:rtl/>
          <w:lang w:eastAsia="he-IL"/>
        </w:rPr>
        <w:tab/>
        <w:t>המפרטים יודפסו באמצעות מעבד תמלילים והם יוצאו בקבצי "אסקי" כך שניתן יהיה להעתיקם לכל מעבד תמלילים אחר, ע"ג דיסקט ובתדפיס.</w:t>
      </w:r>
    </w:p>
    <w:p w14:paraId="15642868" w14:textId="77777777" w:rsidR="001835AB" w:rsidRPr="001835AB" w:rsidRDefault="001835AB" w:rsidP="001835AB">
      <w:pPr>
        <w:widowControl w:val="0"/>
        <w:tabs>
          <w:tab w:val="num" w:pos="2210"/>
        </w:tabs>
        <w:spacing w:before="0" w:beforeAutospacing="0" w:after="0" w:afterAutospacing="0" w:line="240" w:lineRule="auto"/>
        <w:ind w:left="2210" w:hanging="850"/>
        <w:jc w:val="both"/>
        <w:rPr>
          <w:rFonts w:ascii="Times New Roman" w:eastAsia="Times New Roman" w:hAnsi="Times New Roman"/>
          <w:sz w:val="24"/>
          <w:rtl/>
          <w:lang w:eastAsia="he-IL"/>
        </w:rPr>
      </w:pPr>
    </w:p>
    <w:p w14:paraId="3E6EE57D" w14:textId="77777777" w:rsidR="001835AB" w:rsidRPr="001835AB" w:rsidRDefault="001835AB" w:rsidP="001835AB">
      <w:pPr>
        <w:widowControl w:val="0"/>
        <w:tabs>
          <w:tab w:val="num" w:pos="2210"/>
        </w:tabs>
        <w:spacing w:before="0" w:beforeAutospacing="0" w:after="0" w:afterAutospacing="0" w:line="240" w:lineRule="auto"/>
        <w:ind w:left="2210" w:hanging="85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ו.</w:t>
      </w:r>
      <w:r w:rsidRPr="001835AB">
        <w:rPr>
          <w:rFonts w:ascii="Times New Roman" w:eastAsia="Times New Roman" w:hAnsi="Times New Roman"/>
          <w:sz w:val="24"/>
          <w:rtl/>
          <w:lang w:eastAsia="he-IL"/>
        </w:rPr>
        <w:tab/>
        <w:t>כתבי הכמויות יוכנו באמצעות תוכנה לכתבי כמויות "סופר-מכרז", והניתנת להמרה גם לתוכנות אחרות לכתב כמויות, ע"ג דיסקט ובתדפיס.</w:t>
      </w:r>
    </w:p>
    <w:p w14:paraId="3F66BFBB" w14:textId="77777777" w:rsidR="001835AB" w:rsidRPr="001835AB" w:rsidRDefault="001835AB" w:rsidP="001835AB">
      <w:pPr>
        <w:widowControl w:val="0"/>
        <w:tabs>
          <w:tab w:val="num" w:pos="2210"/>
        </w:tabs>
        <w:spacing w:before="0" w:beforeAutospacing="0" w:after="0" w:afterAutospacing="0" w:line="240" w:lineRule="auto"/>
        <w:ind w:left="2210" w:hanging="850"/>
        <w:jc w:val="both"/>
        <w:rPr>
          <w:rFonts w:ascii="Times New Roman" w:eastAsia="Times New Roman" w:hAnsi="Times New Roman"/>
          <w:sz w:val="24"/>
          <w:lang w:eastAsia="he-IL"/>
        </w:rPr>
      </w:pPr>
    </w:p>
    <w:p w14:paraId="63D6422C" w14:textId="77777777" w:rsidR="001835AB" w:rsidRPr="001835AB" w:rsidRDefault="001835AB" w:rsidP="001835AB">
      <w:pPr>
        <w:widowControl w:val="0"/>
        <w:tabs>
          <w:tab w:val="num" w:pos="2210"/>
        </w:tabs>
        <w:spacing w:before="0" w:beforeAutospacing="0" w:after="0" w:afterAutospacing="0" w:line="240" w:lineRule="auto"/>
        <w:ind w:left="2210" w:hanging="85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ז.</w:t>
      </w:r>
      <w:r w:rsidRPr="001835AB">
        <w:rPr>
          <w:rFonts w:ascii="Times New Roman" w:eastAsia="Times New Roman" w:hAnsi="Times New Roman"/>
          <w:sz w:val="24"/>
          <w:rtl/>
          <w:lang w:eastAsia="he-IL"/>
        </w:rPr>
        <w:tab/>
        <w:t>עדכון סעיף המעליות במפרטי המכר. בדיקה חוזרת של מפרטי ותוכניות המכר, לרבות התאמתם לתכנון, ואישור הנוסח ו/או עדכון התכנון לפי הנחיית המזמין.</w:t>
      </w:r>
    </w:p>
    <w:p w14:paraId="2DB578A3" w14:textId="77777777" w:rsidR="001835AB" w:rsidRPr="001835AB" w:rsidRDefault="001835AB" w:rsidP="001835AB">
      <w:pPr>
        <w:widowControl w:val="0"/>
        <w:tabs>
          <w:tab w:val="num" w:pos="2210"/>
        </w:tabs>
        <w:spacing w:before="0" w:beforeAutospacing="0" w:after="0" w:afterAutospacing="0" w:line="240" w:lineRule="auto"/>
        <w:ind w:left="2210" w:hanging="850"/>
        <w:jc w:val="both"/>
        <w:rPr>
          <w:rFonts w:ascii="Times New Roman" w:eastAsia="Times New Roman" w:hAnsi="Times New Roman"/>
          <w:sz w:val="24"/>
          <w:rtl/>
          <w:lang w:eastAsia="he-IL"/>
        </w:rPr>
      </w:pPr>
    </w:p>
    <w:p w14:paraId="25E1D936" w14:textId="77777777" w:rsidR="001835AB" w:rsidRPr="001835AB" w:rsidRDefault="001835AB" w:rsidP="001835AB">
      <w:pPr>
        <w:widowControl w:val="0"/>
        <w:tabs>
          <w:tab w:val="num" w:pos="2210"/>
        </w:tabs>
        <w:spacing w:before="0" w:beforeAutospacing="0" w:after="0" w:afterAutospacing="0" w:line="240" w:lineRule="auto"/>
        <w:ind w:left="2210" w:hanging="85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ח.</w:t>
      </w:r>
      <w:r w:rsidRPr="001835AB">
        <w:rPr>
          <w:rFonts w:ascii="Times New Roman" w:eastAsia="Times New Roman" w:hAnsi="Times New Roman"/>
          <w:sz w:val="24"/>
          <w:rtl/>
          <w:lang w:eastAsia="he-IL"/>
        </w:rPr>
        <w:tab/>
        <w:t>הכנת אומדן מפורט של ערך העבודות מבוסס על המפרטים וכתבי הכמויות תוך ציון מדד המחירים לצרכן, הידוע במועד הכנת האומדן.</w:t>
      </w:r>
    </w:p>
    <w:p w14:paraId="6456B7D8" w14:textId="77777777" w:rsidR="001835AB" w:rsidRPr="001835AB" w:rsidRDefault="001835AB" w:rsidP="001835AB">
      <w:pPr>
        <w:widowControl w:val="0"/>
        <w:tabs>
          <w:tab w:val="num" w:pos="2210"/>
        </w:tabs>
        <w:spacing w:before="0" w:beforeAutospacing="0" w:after="0" w:afterAutospacing="0" w:line="240" w:lineRule="auto"/>
        <w:ind w:left="2210" w:hanging="850"/>
        <w:jc w:val="both"/>
        <w:rPr>
          <w:rFonts w:ascii="Times New Roman" w:eastAsia="Times New Roman" w:hAnsi="Times New Roman"/>
          <w:sz w:val="24"/>
          <w:rtl/>
          <w:lang w:eastAsia="he-IL"/>
        </w:rPr>
      </w:pPr>
    </w:p>
    <w:p w14:paraId="6DD7C164" w14:textId="77777777" w:rsidR="001835AB" w:rsidRPr="001835AB" w:rsidRDefault="001835AB" w:rsidP="001835AB">
      <w:pPr>
        <w:widowControl w:val="0"/>
        <w:numPr>
          <w:ilvl w:val="0"/>
          <w:numId w:val="29"/>
        </w:numPr>
        <w:spacing w:before="0" w:beforeAutospacing="0" w:after="0" w:afterAutospacing="0" w:line="240" w:lineRule="auto"/>
        <w:ind w:hanging="835"/>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הכנסת שינויים בתכניות ככל שיתחייב להתאמת התכנון למסגרת התקציבית, אשר תקבע ע"י המזמין.</w:t>
      </w:r>
    </w:p>
    <w:p w14:paraId="09231710" w14:textId="77777777" w:rsidR="001835AB" w:rsidRPr="001835AB" w:rsidRDefault="001835AB" w:rsidP="001835AB">
      <w:pPr>
        <w:widowControl w:val="0"/>
        <w:tabs>
          <w:tab w:val="num" w:pos="2210"/>
        </w:tabs>
        <w:spacing w:before="0" w:beforeAutospacing="0" w:after="0" w:afterAutospacing="0" w:line="240" w:lineRule="auto"/>
        <w:ind w:left="2210" w:hanging="850"/>
        <w:jc w:val="both"/>
        <w:rPr>
          <w:rFonts w:ascii="Times New Roman" w:eastAsia="Times New Roman" w:hAnsi="Times New Roman"/>
          <w:sz w:val="24"/>
          <w:lang w:eastAsia="he-IL"/>
        </w:rPr>
      </w:pPr>
    </w:p>
    <w:p w14:paraId="22386C7F" w14:textId="77777777" w:rsidR="001835AB" w:rsidRPr="001835AB" w:rsidRDefault="001835AB" w:rsidP="001835AB">
      <w:pPr>
        <w:widowControl w:val="0"/>
        <w:numPr>
          <w:ilvl w:val="0"/>
          <w:numId w:val="29"/>
        </w:numPr>
        <w:spacing w:before="0" w:beforeAutospacing="0" w:after="0" w:afterAutospacing="0" w:line="240" w:lineRule="auto"/>
        <w:ind w:hanging="835"/>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מתן חוות דעת ויעוץ בכל הקשור בהכנת המכרזים ופרסומם.</w:t>
      </w:r>
    </w:p>
    <w:p w14:paraId="69A71A01" w14:textId="77777777" w:rsidR="001835AB" w:rsidRPr="001835AB" w:rsidRDefault="001835AB" w:rsidP="001835AB">
      <w:pPr>
        <w:widowControl w:val="0"/>
        <w:tabs>
          <w:tab w:val="num" w:pos="2210"/>
        </w:tabs>
        <w:spacing w:before="0" w:beforeAutospacing="0" w:after="0" w:afterAutospacing="0" w:line="240" w:lineRule="auto"/>
        <w:ind w:left="2210" w:hanging="835"/>
        <w:jc w:val="both"/>
        <w:rPr>
          <w:rFonts w:ascii="Times New Roman" w:eastAsia="Times New Roman" w:hAnsi="Times New Roman"/>
          <w:sz w:val="24"/>
          <w:lang w:eastAsia="he-IL"/>
        </w:rPr>
      </w:pPr>
    </w:p>
    <w:p w14:paraId="4A9D7859" w14:textId="77777777" w:rsidR="001835AB" w:rsidRPr="001835AB" w:rsidRDefault="001835AB" w:rsidP="001835AB">
      <w:pPr>
        <w:widowControl w:val="0"/>
        <w:numPr>
          <w:ilvl w:val="0"/>
          <w:numId w:val="29"/>
        </w:numPr>
        <w:spacing w:before="0" w:beforeAutospacing="0" w:after="0" w:afterAutospacing="0" w:line="240" w:lineRule="auto"/>
        <w:ind w:hanging="835"/>
        <w:jc w:val="both"/>
        <w:rPr>
          <w:rFonts w:ascii="Times New Roman" w:eastAsia="Times New Roman" w:hAnsi="Times New Roman"/>
          <w:sz w:val="24"/>
          <w:lang w:eastAsia="he-IL"/>
        </w:rPr>
      </w:pPr>
      <w:r w:rsidRPr="001835AB">
        <w:rPr>
          <w:rFonts w:ascii="Times New Roman" w:eastAsia="Times New Roman" w:hAnsi="Times New Roman"/>
          <w:sz w:val="24"/>
          <w:rtl/>
          <w:lang w:eastAsia="he-IL"/>
        </w:rPr>
        <w:t>השתתפות בסיורי קבלנים, הכנת תשובות לשאלות הקבלנים והגשתן למנהל.</w:t>
      </w:r>
    </w:p>
    <w:p w14:paraId="161EBBF6" w14:textId="77777777" w:rsidR="001835AB" w:rsidRPr="001835AB" w:rsidRDefault="001835AB" w:rsidP="001835AB">
      <w:pPr>
        <w:widowControl w:val="0"/>
        <w:tabs>
          <w:tab w:val="num" w:pos="2210"/>
        </w:tabs>
        <w:spacing w:before="0" w:beforeAutospacing="0" w:after="0" w:afterAutospacing="0" w:line="240" w:lineRule="auto"/>
        <w:ind w:left="2210" w:hanging="835"/>
        <w:jc w:val="both"/>
        <w:rPr>
          <w:rFonts w:ascii="Times New Roman" w:eastAsia="Times New Roman" w:hAnsi="Times New Roman"/>
          <w:sz w:val="24"/>
          <w:lang w:eastAsia="he-IL"/>
        </w:rPr>
      </w:pPr>
    </w:p>
    <w:p w14:paraId="341D86BD" w14:textId="77777777" w:rsidR="001835AB" w:rsidRPr="001835AB" w:rsidRDefault="001835AB" w:rsidP="001835AB">
      <w:pPr>
        <w:widowControl w:val="0"/>
        <w:numPr>
          <w:ilvl w:val="0"/>
          <w:numId w:val="29"/>
        </w:numPr>
        <w:spacing w:before="0" w:beforeAutospacing="0" w:after="0" w:afterAutospacing="0" w:line="240" w:lineRule="auto"/>
        <w:ind w:hanging="835"/>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בדיקת הצעות הקבלנים, ניתוח ההצעות והכנת טבלת השוואה ממחושבת באלטרנטיבות השונות ומתן חוות דעת למזמין בקשר להצעות הקבלנים.</w:t>
      </w:r>
    </w:p>
    <w:p w14:paraId="6BC6C73E" w14:textId="77777777" w:rsidR="001835AB" w:rsidRPr="001835AB" w:rsidRDefault="001835AB" w:rsidP="001835AB">
      <w:pPr>
        <w:widowControl w:val="0"/>
        <w:tabs>
          <w:tab w:val="num" w:pos="2210"/>
        </w:tabs>
        <w:spacing w:before="0" w:beforeAutospacing="0" w:after="0" w:afterAutospacing="0" w:line="240" w:lineRule="auto"/>
        <w:ind w:left="2210" w:hanging="835"/>
        <w:jc w:val="both"/>
        <w:rPr>
          <w:rFonts w:ascii="Times New Roman" w:eastAsia="Times New Roman" w:hAnsi="Times New Roman"/>
          <w:sz w:val="24"/>
          <w:lang w:eastAsia="he-IL"/>
        </w:rPr>
      </w:pPr>
    </w:p>
    <w:p w14:paraId="43D67369" w14:textId="77777777" w:rsidR="001835AB" w:rsidRPr="001835AB" w:rsidRDefault="001835AB" w:rsidP="001835AB">
      <w:pPr>
        <w:widowControl w:val="0"/>
        <w:numPr>
          <w:ilvl w:val="0"/>
          <w:numId w:val="29"/>
        </w:numPr>
        <w:spacing w:before="0" w:beforeAutospacing="0" w:after="0" w:afterAutospacing="0" w:line="240" w:lineRule="auto"/>
        <w:ind w:hanging="835"/>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השלמת תכניות עבודה, פרטים ומפרטים משלימים כפי שי</w:t>
      </w:r>
      <w:r w:rsidRPr="001835AB">
        <w:rPr>
          <w:rFonts w:ascii="Times New Roman" w:eastAsia="Times New Roman" w:hAnsi="Times New Roman" w:hint="cs"/>
          <w:sz w:val="24"/>
          <w:rtl/>
          <w:lang w:eastAsia="he-IL"/>
        </w:rPr>
        <w:t>י</w:t>
      </w:r>
      <w:r w:rsidRPr="001835AB">
        <w:rPr>
          <w:rFonts w:ascii="Times New Roman" w:eastAsia="Times New Roman" w:hAnsi="Times New Roman"/>
          <w:sz w:val="24"/>
          <w:rtl/>
          <w:lang w:eastAsia="he-IL"/>
        </w:rPr>
        <w:t>דרש לבצוע העבודות, והתאמתם למפרטי היצרנים.</w:t>
      </w:r>
    </w:p>
    <w:p w14:paraId="15164D8D" w14:textId="77777777" w:rsidR="001835AB" w:rsidRPr="001835AB" w:rsidRDefault="001835AB" w:rsidP="001835AB">
      <w:pPr>
        <w:widowControl w:val="0"/>
        <w:tabs>
          <w:tab w:val="num" w:pos="2210"/>
        </w:tabs>
        <w:spacing w:before="0" w:beforeAutospacing="0" w:after="0" w:afterAutospacing="0" w:line="240" w:lineRule="auto"/>
        <w:ind w:left="2210" w:hanging="835"/>
        <w:jc w:val="both"/>
        <w:rPr>
          <w:rFonts w:ascii="Times New Roman" w:eastAsia="Times New Roman" w:hAnsi="Times New Roman"/>
          <w:sz w:val="24"/>
          <w:lang w:eastAsia="he-IL"/>
        </w:rPr>
      </w:pPr>
    </w:p>
    <w:p w14:paraId="13A9DBDD" w14:textId="77777777" w:rsidR="001835AB" w:rsidRPr="001835AB" w:rsidRDefault="001835AB" w:rsidP="001835AB">
      <w:pPr>
        <w:widowControl w:val="0"/>
        <w:spacing w:before="0" w:beforeAutospacing="0" w:after="0" w:afterAutospacing="0" w:line="240" w:lineRule="auto"/>
        <w:ind w:left="136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מובהר בזאת שהמתכנן יכין, באם י</w:t>
      </w:r>
      <w:r w:rsidRPr="001835AB">
        <w:rPr>
          <w:rFonts w:ascii="Times New Roman" w:eastAsia="Times New Roman" w:hAnsi="Times New Roman" w:hint="cs"/>
          <w:sz w:val="24"/>
          <w:rtl/>
          <w:lang w:eastAsia="he-IL"/>
        </w:rPr>
        <w:t>י</w:t>
      </w:r>
      <w:r w:rsidRPr="001835AB">
        <w:rPr>
          <w:rFonts w:ascii="Times New Roman" w:eastAsia="Times New Roman" w:hAnsi="Times New Roman"/>
          <w:sz w:val="24"/>
          <w:rtl/>
          <w:lang w:eastAsia="he-IL"/>
        </w:rPr>
        <w:t>דרש</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מסמכים למכרזים עוד לפני השלמת התכנון המפורט.</w:t>
      </w:r>
    </w:p>
    <w:p w14:paraId="76646541" w14:textId="77777777" w:rsidR="001835AB" w:rsidRPr="001835AB" w:rsidRDefault="001835AB" w:rsidP="001835AB">
      <w:pPr>
        <w:widowControl w:val="0"/>
        <w:spacing w:before="0" w:beforeAutospacing="0" w:after="0" w:afterAutospacing="0" w:line="240" w:lineRule="auto"/>
        <w:ind w:right="720" w:hanging="720"/>
        <w:jc w:val="both"/>
        <w:rPr>
          <w:rFonts w:ascii="Times New Roman" w:eastAsia="Times New Roman" w:hAnsi="Times New Roman"/>
          <w:sz w:val="24"/>
          <w:rtl/>
          <w:lang w:eastAsia="he-IL"/>
        </w:rPr>
      </w:pPr>
    </w:p>
    <w:p w14:paraId="048D62C2" w14:textId="77777777" w:rsidR="001835AB" w:rsidRPr="001835AB" w:rsidRDefault="001835AB" w:rsidP="001835AB">
      <w:pPr>
        <w:widowControl w:val="0"/>
        <w:spacing w:before="0" w:beforeAutospacing="0" w:after="0" w:afterAutospacing="0" w:line="240" w:lineRule="auto"/>
        <w:ind w:left="1509" w:right="720" w:hanging="789"/>
        <w:jc w:val="both"/>
        <w:rPr>
          <w:rFonts w:ascii="Times New Roman" w:eastAsia="Times New Roman" w:hAnsi="Times New Roman"/>
          <w:b/>
          <w:bCs/>
          <w:sz w:val="24"/>
          <w:u w:val="single"/>
          <w:rtl/>
          <w:lang w:eastAsia="he-IL"/>
        </w:rPr>
      </w:pPr>
      <w:r w:rsidRPr="001835AB">
        <w:rPr>
          <w:rFonts w:ascii="Times New Roman" w:eastAsia="Times New Roman" w:hAnsi="Times New Roman"/>
          <w:sz w:val="24"/>
          <w:rtl/>
          <w:lang w:eastAsia="he-IL"/>
        </w:rPr>
        <w:t>3.4</w:t>
      </w:r>
      <w:r w:rsidRPr="001835AB">
        <w:rPr>
          <w:rFonts w:ascii="Times New Roman" w:eastAsia="Times New Roman" w:hAnsi="Times New Roman"/>
          <w:sz w:val="24"/>
          <w:rtl/>
          <w:lang w:eastAsia="he-IL"/>
        </w:rPr>
        <w:tab/>
      </w:r>
      <w:r w:rsidRPr="001835AB">
        <w:rPr>
          <w:rFonts w:ascii="Times New Roman" w:eastAsia="Times New Roman" w:hAnsi="Times New Roman"/>
          <w:sz w:val="24"/>
          <w:u w:val="single"/>
          <w:rtl/>
          <w:lang w:eastAsia="he-IL"/>
        </w:rPr>
        <w:t>פיקוח עליון:</w:t>
      </w:r>
    </w:p>
    <w:p w14:paraId="3F124E92" w14:textId="77777777" w:rsidR="001835AB" w:rsidRPr="001835AB" w:rsidRDefault="001835AB" w:rsidP="001835AB">
      <w:pPr>
        <w:widowControl w:val="0"/>
        <w:spacing w:before="0" w:beforeAutospacing="0" w:after="0" w:afterAutospacing="0" w:line="240" w:lineRule="auto"/>
        <w:ind w:right="720" w:hanging="720"/>
        <w:jc w:val="both"/>
        <w:rPr>
          <w:rFonts w:ascii="Times New Roman" w:eastAsia="Times New Roman" w:hAnsi="Times New Roman"/>
          <w:b/>
          <w:bCs/>
          <w:sz w:val="24"/>
          <w:u w:val="single"/>
          <w:rtl/>
          <w:lang w:eastAsia="he-IL"/>
        </w:rPr>
      </w:pPr>
    </w:p>
    <w:p w14:paraId="3C5D0351" w14:textId="77777777" w:rsidR="001835AB" w:rsidRPr="001835AB" w:rsidRDefault="001835AB" w:rsidP="001835AB">
      <w:pPr>
        <w:widowControl w:val="0"/>
        <w:spacing w:before="0" w:beforeAutospacing="0" w:after="0" w:afterAutospacing="0" w:line="240" w:lineRule="auto"/>
        <w:ind w:left="2210" w:hanging="708"/>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א.</w:t>
      </w:r>
      <w:r w:rsidRPr="001835AB">
        <w:rPr>
          <w:rFonts w:ascii="Times New Roman" w:eastAsia="Times New Roman" w:hAnsi="Times New Roman"/>
          <w:sz w:val="24"/>
          <w:rtl/>
          <w:lang w:eastAsia="he-IL"/>
        </w:rPr>
        <w:tab/>
        <w:t>הפקוח העליון של המתכנן על בצוע העבודות יכלול:</w:t>
      </w:r>
    </w:p>
    <w:p w14:paraId="575510D1"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75730C52"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פיקוח עליון על ביצוע המתקן בהתאם לתכניות ולמסמכים האחרים המאושרים ע"י המנהל, לרבות על ביצוע התיקונים שקבלני העבודות חייבים בהם, הן לפני מסירת העבודות והן בתקופת הבדק, כל אלה הן באתר והן בבתי מלאכה מחוץ לאתר.</w:t>
      </w:r>
    </w:p>
    <w:p w14:paraId="59ACA34B"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4F0157AD"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פיקוח עליון על טיב ביצוע המתקן וביצוע התחייבויות קבלני העבודות.</w:t>
      </w:r>
    </w:p>
    <w:p w14:paraId="018D631D"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28200C27"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יעוץ והמלצה לגבי בחירה, בדיקה ואישור של חומרים וציוד</w:t>
      </w:r>
      <w:r w:rsidRPr="001835AB">
        <w:rPr>
          <w:rFonts w:ascii="Times New Roman" w:eastAsia="Times New Roman" w:hAnsi="Times New Roman" w:hint="cs"/>
          <w:sz w:val="24"/>
          <w:rtl/>
          <w:lang w:eastAsia="he-IL"/>
        </w:rPr>
        <w:t xml:space="preserve"> </w:t>
      </w:r>
      <w:r w:rsidRPr="001835AB">
        <w:rPr>
          <w:rFonts w:ascii="Times New Roman" w:eastAsia="Times New Roman" w:hAnsi="Times New Roman"/>
          <w:sz w:val="24"/>
          <w:rtl/>
          <w:lang w:eastAsia="he-IL"/>
        </w:rPr>
        <w:t>עבו</w:t>
      </w:r>
      <w:r w:rsidRPr="001835AB">
        <w:rPr>
          <w:rFonts w:ascii="Times New Roman" w:eastAsia="Times New Roman" w:hAnsi="Times New Roman" w:hint="cs"/>
          <w:sz w:val="24"/>
          <w:rtl/>
          <w:lang w:eastAsia="he-IL"/>
        </w:rPr>
        <w:t>ר</w:t>
      </w:r>
      <w:r w:rsidRPr="001835AB">
        <w:rPr>
          <w:rFonts w:ascii="Times New Roman" w:eastAsia="Times New Roman" w:hAnsi="Times New Roman"/>
          <w:sz w:val="24"/>
          <w:rtl/>
          <w:lang w:eastAsia="he-IL"/>
        </w:rPr>
        <w:t xml:space="preserve"> הפרטים </w:t>
      </w:r>
      <w:r w:rsidRPr="001835AB">
        <w:rPr>
          <w:rFonts w:ascii="Times New Roman" w:eastAsia="Times New Roman" w:hAnsi="Times New Roman" w:hint="cs"/>
          <w:sz w:val="24"/>
          <w:rtl/>
          <w:lang w:eastAsia="he-IL"/>
        </w:rPr>
        <w:t>הארכיטקטוניי</w:t>
      </w:r>
      <w:r w:rsidRPr="001835AB">
        <w:rPr>
          <w:rFonts w:ascii="Times New Roman" w:eastAsia="Times New Roman" w:hAnsi="Times New Roman" w:hint="eastAsia"/>
          <w:sz w:val="24"/>
          <w:rtl/>
          <w:lang w:eastAsia="he-IL"/>
        </w:rPr>
        <w:t>ם</w:t>
      </w:r>
      <w:r w:rsidRPr="001835AB">
        <w:rPr>
          <w:rFonts w:ascii="Times New Roman" w:eastAsia="Times New Roman" w:hAnsi="Times New Roman"/>
          <w:sz w:val="24"/>
          <w:rtl/>
          <w:lang w:eastAsia="he-IL"/>
        </w:rPr>
        <w:t xml:space="preserve"> של המתקנים (בשיתוף עם האדריכל).</w:t>
      </w:r>
    </w:p>
    <w:p w14:paraId="707F0BFC"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54FBA364"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בדיקה באתר ומחוצה לו באם הקבלן והמפקח הבינו את תכניות המתכנן ואת הוראותיו.</w:t>
      </w:r>
    </w:p>
    <w:p w14:paraId="54B817A8"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35706A30"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הדרכה ומתן הסברים למפקח, במידה ונתמנה כזה לפקוח על העבודות ליועצים ולקבלני העבודות, באתר ומחוצה לו.</w:t>
      </w:r>
    </w:p>
    <w:p w14:paraId="34A68B54"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743BF1D3"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דיווח למנהל על התקדמות ביצוע העבודות לאחר כל ביקור באתר ו/או בבית המלאכה.</w:t>
      </w:r>
    </w:p>
    <w:p w14:paraId="3AB92377"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6B9250CA"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עדכון התכניות וכל יתר המסמכים הדרושים בהתאם לשינויים שיתחייבו מדרישת הרשויות או שינויים שיתגלה בהם צורך במהלך בצוע העבודות. כל עדכון יבוצע בתאום עם המנהל בכתב.</w:t>
      </w:r>
    </w:p>
    <w:p w14:paraId="673236F0"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0C728236"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השתתפות בקבלת העבודות ואישור גמר ביצוע העבודות, בתאום עם היועצים. העברת רשימות ליקויים לתיקון.</w:t>
      </w:r>
    </w:p>
    <w:p w14:paraId="1FFA101C"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5748C861"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ייעוץ למנהל והשתתפות בדיונים ובברורים עם הקבלנים בקשר עם ביצוע העבודות ובפיקוח העליון עליהן ועל התאמתן לתנאי החוזים עם קבלני העבודות, הן לפני מסירת העבודה והן בתקופת הבדק.</w:t>
      </w:r>
    </w:p>
    <w:p w14:paraId="1E3C12A6"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01A422E1"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מתן יעוץ לפתרונות במקרים של כשלים בבצוע העבודות לעומת התכנון.</w:t>
      </w:r>
    </w:p>
    <w:p w14:paraId="10DACA8A"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3498B779"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ייעוץ למפקח בבדיקה ואישור מקצועי של מרכיבי חשבונות חלקיים והחשבונות הסופיים של קבלני העבודות, בהסתמך על ההסכמים הקיימים עימם, ולאחר אישור הכמויות ע"י המפקח.</w:t>
      </w:r>
    </w:p>
    <w:p w14:paraId="61C369CB"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20BE8839"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ייעוץ למזמין והשתתפות בברורים עם קבלני העבודות, בין במהלך ביצוע העבודות ובין לאחר מכן, לתביעות בגין שינויים ולגמר חשבון סופי, לגבי מחירים חריגים ו/או הבהרת כוונות המפרט וכתב הכמויות, לרבות סיוע ככל הנדרש בכל בוררות או הליך משפטי בין המזמין לבין קבלני העבודות.</w:t>
      </w:r>
    </w:p>
    <w:p w14:paraId="487CAB0E"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71BB0256"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הכנה וחתימה על כל מסמך ו/או תכנית שידרשו ע"י הרשויות מהמתכנן במהלך הבניה, עד אישור לאכלוס ותעודת גמר.</w:t>
      </w:r>
    </w:p>
    <w:p w14:paraId="2E559DAC"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258E8FDA"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בדיקת ביצוע עבודות הבדק וקבלה סופית של העבודות בגמר אחריות קבלני העבודות.</w:t>
      </w:r>
    </w:p>
    <w:p w14:paraId="693152CB"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24422338"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סיוע ככל הנדרש לשם אישור הרשויות להשלמת העבודות ולקבלת תעודת גמר.</w:t>
      </w:r>
    </w:p>
    <w:p w14:paraId="184DDD49"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7E2EE6FF"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 xml:space="preserve">סיוע למזמין במתן מענה לכל הפניות אשר יופנו אליו בקשר לתכנון ובצוע העבודות. </w:t>
      </w:r>
      <w:r w:rsidRPr="001835AB">
        <w:rPr>
          <w:rFonts w:ascii="Times New Roman" w:eastAsia="Times New Roman" w:hAnsi="Times New Roman" w:hint="cs"/>
          <w:sz w:val="24"/>
          <w:rtl/>
          <w:lang w:eastAsia="he-IL"/>
        </w:rPr>
        <w:t>גם לאחר תקופת הבדק</w:t>
      </w:r>
    </w:p>
    <w:p w14:paraId="6860CEA7"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64E4CCFC"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השתתפות עם המזמין בהגנה בפני תביעות בקשר עם תכנון ובצוע העבודות, על דרך של הצטרפות כנתבע ו/או מסירת עדות מטעם המזמין, והמצאת כל מסמך בקשר עם התכנון, אשר דרוש למזמין לשם ניהול ההגנה, לפי דרישת המזמין ומיד עם דרישתו הראשונה.</w:t>
      </w:r>
    </w:p>
    <w:p w14:paraId="3898C41A"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57A7EA24"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כל יתר הדרוש לפיקוח עליון, ולביקורת על הבניה.</w:t>
      </w:r>
    </w:p>
    <w:p w14:paraId="5FCE58F8"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0A37FF88"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עיבוד תכניות הפרויקט כפי שבוצעו למעשה (</w:t>
      </w:r>
      <w:r w:rsidRPr="001835AB">
        <w:rPr>
          <w:rFonts w:ascii="Times New Roman" w:eastAsia="Times New Roman" w:hAnsi="Times New Roman"/>
          <w:sz w:val="24"/>
          <w:lang w:eastAsia="he-IL"/>
        </w:rPr>
        <w:t>AS MADE</w:t>
      </w:r>
      <w:r w:rsidRPr="001835AB">
        <w:rPr>
          <w:rFonts w:ascii="Times New Roman" w:eastAsia="Times New Roman" w:hAnsi="Times New Roman"/>
          <w:sz w:val="24"/>
          <w:rtl/>
          <w:lang w:eastAsia="he-IL"/>
        </w:rPr>
        <w:t xml:space="preserve">) על בסיס תכניות </w:t>
      </w:r>
      <w:r w:rsidRPr="001835AB">
        <w:rPr>
          <w:rFonts w:ascii="Times New Roman" w:eastAsia="Times New Roman" w:hAnsi="Times New Roman"/>
          <w:sz w:val="24"/>
          <w:lang w:eastAsia="he-IL"/>
        </w:rPr>
        <w:t>AS MADE</w:t>
      </w:r>
      <w:r w:rsidRPr="001835AB">
        <w:rPr>
          <w:rFonts w:ascii="Times New Roman" w:eastAsia="Times New Roman" w:hAnsi="Times New Roman"/>
          <w:sz w:val="24"/>
          <w:rtl/>
          <w:lang w:eastAsia="he-IL"/>
        </w:rPr>
        <w:t xml:space="preserve"> שימסור הקבלן תוך ציון כל השינויים שחלו בזמן הביצוע, ומסירתם למזמין ע"ג דיסקט.</w:t>
      </w:r>
    </w:p>
    <w:p w14:paraId="2152CB4A"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004DA948" w14:textId="7555793D"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ב.</w:t>
      </w:r>
      <w:r w:rsidRPr="001835AB">
        <w:rPr>
          <w:rFonts w:ascii="Times New Roman" w:eastAsia="Times New Roman" w:hAnsi="Times New Roman"/>
          <w:sz w:val="24"/>
          <w:rtl/>
          <w:lang w:eastAsia="he-IL"/>
        </w:rPr>
        <w:tab/>
        <w:t xml:space="preserve">כדי למלא משימות אלו יבקר המתכנן באתר הבניה ובמפעל היצרן </w:t>
      </w:r>
      <w:r w:rsidR="006B5845">
        <w:rPr>
          <w:rFonts w:ascii="Times New Roman" w:eastAsia="Times New Roman" w:hAnsi="Times New Roman" w:hint="cs"/>
          <w:sz w:val="24"/>
          <w:rtl/>
          <w:lang w:eastAsia="he-IL"/>
        </w:rPr>
        <w:t xml:space="preserve">( ככל ולא נדרש בחו"ל ) </w:t>
      </w:r>
      <w:r w:rsidRPr="001835AB">
        <w:rPr>
          <w:rFonts w:ascii="Times New Roman" w:eastAsia="Times New Roman" w:hAnsi="Times New Roman"/>
          <w:sz w:val="24"/>
          <w:rtl/>
          <w:lang w:eastAsia="he-IL"/>
        </w:rPr>
        <w:t xml:space="preserve">באופן תדיר ו/או לפי הזמנת המנהל או המפקח ולפחות בכל אחד מהשלבים הבאים: </w:t>
      </w:r>
    </w:p>
    <w:p w14:paraId="3E63E900"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19EE8789" w14:textId="77777777" w:rsidR="001835AB" w:rsidRPr="001835AB" w:rsidRDefault="001835AB" w:rsidP="001835AB">
      <w:pPr>
        <w:widowControl w:val="0"/>
        <w:numPr>
          <w:ilvl w:val="0"/>
          <w:numId w:val="27"/>
        </w:numPr>
        <w:spacing w:before="0" w:beforeAutospacing="0" w:after="0" w:afterAutospacing="0" w:line="360" w:lineRule="auto"/>
        <w:ind w:left="2924" w:hanging="708"/>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ביצוע פיר המעליות.</w:t>
      </w:r>
    </w:p>
    <w:p w14:paraId="6ED24F29" w14:textId="77777777" w:rsidR="001835AB" w:rsidRPr="001835AB" w:rsidRDefault="001835AB" w:rsidP="001835AB">
      <w:pPr>
        <w:widowControl w:val="0"/>
        <w:numPr>
          <w:ilvl w:val="0"/>
          <w:numId w:val="27"/>
        </w:numPr>
        <w:spacing w:before="0" w:beforeAutospacing="0" w:after="0" w:afterAutospacing="0" w:line="360" w:lineRule="auto"/>
        <w:ind w:left="2924" w:hanging="708"/>
        <w:jc w:val="both"/>
        <w:rPr>
          <w:rFonts w:ascii="Times New Roman" w:eastAsia="Times New Roman" w:hAnsi="Times New Roman"/>
          <w:sz w:val="24"/>
          <w:lang w:eastAsia="he-IL"/>
        </w:rPr>
      </w:pPr>
      <w:r w:rsidRPr="001835AB">
        <w:rPr>
          <w:rFonts w:ascii="Times New Roman" w:eastAsia="Times New Roman" w:hAnsi="Times New Roman"/>
          <w:sz w:val="24"/>
          <w:rtl/>
          <w:lang w:eastAsia="he-IL"/>
        </w:rPr>
        <w:t>התקנת משקופי מעליות.</w:t>
      </w:r>
    </w:p>
    <w:p w14:paraId="1533C12C" w14:textId="210A07D5" w:rsidR="001835AB" w:rsidRPr="001835AB" w:rsidRDefault="001835AB" w:rsidP="001835AB">
      <w:pPr>
        <w:widowControl w:val="0"/>
        <w:numPr>
          <w:ilvl w:val="0"/>
          <w:numId w:val="27"/>
        </w:numPr>
        <w:spacing w:before="0" w:beforeAutospacing="0" w:after="0" w:afterAutospacing="0" w:line="360" w:lineRule="auto"/>
        <w:ind w:left="2924" w:hanging="708"/>
        <w:jc w:val="both"/>
        <w:rPr>
          <w:rFonts w:ascii="Times New Roman" w:eastAsia="Times New Roman" w:hAnsi="Times New Roman"/>
          <w:sz w:val="24"/>
          <w:lang w:eastAsia="he-IL"/>
        </w:rPr>
      </w:pPr>
      <w:r w:rsidRPr="001835AB">
        <w:rPr>
          <w:rFonts w:ascii="Times New Roman" w:eastAsia="Times New Roman" w:hAnsi="Times New Roman"/>
          <w:sz w:val="24"/>
          <w:rtl/>
          <w:lang w:eastAsia="he-IL"/>
        </w:rPr>
        <w:t>לפני העברת מתקנים מהמפעל לאתר</w:t>
      </w:r>
      <w:r w:rsidR="006B5845">
        <w:rPr>
          <w:rFonts w:ascii="Times New Roman" w:eastAsia="Times New Roman" w:hAnsi="Times New Roman" w:hint="cs"/>
          <w:sz w:val="24"/>
          <w:rtl/>
          <w:lang w:eastAsia="he-IL"/>
        </w:rPr>
        <w:t xml:space="preserve"> ( אלא אם כן מגיע ישירות מחו"ל ) </w:t>
      </w:r>
      <w:r w:rsidRPr="001835AB">
        <w:rPr>
          <w:rFonts w:ascii="Times New Roman" w:eastAsia="Times New Roman" w:hAnsi="Times New Roman"/>
          <w:sz w:val="24"/>
          <w:rtl/>
          <w:lang w:eastAsia="he-IL"/>
        </w:rPr>
        <w:t>.</w:t>
      </w:r>
    </w:p>
    <w:p w14:paraId="7D867066" w14:textId="77777777" w:rsidR="001835AB" w:rsidRPr="001835AB" w:rsidRDefault="001835AB" w:rsidP="001835AB">
      <w:pPr>
        <w:widowControl w:val="0"/>
        <w:numPr>
          <w:ilvl w:val="0"/>
          <w:numId w:val="27"/>
        </w:numPr>
        <w:spacing w:before="0" w:beforeAutospacing="0" w:after="0" w:afterAutospacing="0" w:line="360" w:lineRule="auto"/>
        <w:ind w:left="2924" w:hanging="708"/>
        <w:jc w:val="both"/>
        <w:rPr>
          <w:rFonts w:ascii="Times New Roman" w:eastAsia="Times New Roman" w:hAnsi="Times New Roman"/>
          <w:sz w:val="24"/>
          <w:lang w:eastAsia="he-IL"/>
        </w:rPr>
      </w:pPr>
      <w:r w:rsidRPr="001835AB">
        <w:rPr>
          <w:rFonts w:ascii="Times New Roman" w:eastAsia="Times New Roman" w:hAnsi="Times New Roman"/>
          <w:sz w:val="24"/>
          <w:rtl/>
          <w:lang w:eastAsia="he-IL"/>
        </w:rPr>
        <w:t>בעת התקנת ציוד בחדרי מכונות.</w:t>
      </w:r>
    </w:p>
    <w:p w14:paraId="2992FAD5" w14:textId="77777777" w:rsidR="001835AB" w:rsidRPr="001835AB" w:rsidRDefault="001835AB" w:rsidP="001835AB">
      <w:pPr>
        <w:widowControl w:val="0"/>
        <w:numPr>
          <w:ilvl w:val="0"/>
          <w:numId w:val="27"/>
        </w:numPr>
        <w:spacing w:before="0" w:beforeAutospacing="0" w:after="0" w:afterAutospacing="0" w:line="360" w:lineRule="auto"/>
        <w:ind w:left="2924" w:hanging="708"/>
        <w:jc w:val="both"/>
        <w:rPr>
          <w:rFonts w:ascii="Times New Roman" w:eastAsia="Times New Roman" w:hAnsi="Times New Roman"/>
          <w:sz w:val="24"/>
          <w:lang w:eastAsia="he-IL"/>
        </w:rPr>
      </w:pPr>
      <w:r w:rsidRPr="001835AB">
        <w:rPr>
          <w:rFonts w:ascii="Times New Roman" w:eastAsia="Times New Roman" w:hAnsi="Times New Roman"/>
          <w:sz w:val="24"/>
          <w:rtl/>
          <w:lang w:eastAsia="he-IL"/>
        </w:rPr>
        <w:t xml:space="preserve">בעת התקנת תאי המעליות ועם גמר התקנת המעליות. </w:t>
      </w:r>
    </w:p>
    <w:p w14:paraId="06AD87F0" w14:textId="60F4004D" w:rsidR="001835AB" w:rsidRPr="001835AB" w:rsidRDefault="006B5845" w:rsidP="006B5845">
      <w:pPr>
        <w:widowControl w:val="0"/>
        <w:numPr>
          <w:ilvl w:val="0"/>
          <w:numId w:val="27"/>
        </w:numPr>
        <w:spacing w:before="0" w:beforeAutospacing="0" w:after="0" w:afterAutospacing="0" w:line="360" w:lineRule="auto"/>
        <w:ind w:left="2924" w:hanging="708"/>
        <w:jc w:val="both"/>
        <w:rPr>
          <w:rFonts w:ascii="Times New Roman" w:eastAsia="Times New Roman" w:hAnsi="Times New Roman"/>
          <w:sz w:val="24"/>
          <w:rtl/>
          <w:lang w:eastAsia="he-IL"/>
        </w:rPr>
      </w:pPr>
      <w:r>
        <w:rPr>
          <w:rFonts w:ascii="Times New Roman" w:eastAsia="Times New Roman" w:hAnsi="Times New Roman" w:hint="cs"/>
          <w:sz w:val="24"/>
          <w:rtl/>
          <w:lang w:eastAsia="he-IL"/>
        </w:rPr>
        <w:t xml:space="preserve">לאחר </w:t>
      </w:r>
      <w:r w:rsidR="001835AB" w:rsidRPr="001835AB">
        <w:rPr>
          <w:rFonts w:ascii="Times New Roman" w:eastAsia="Times New Roman" w:hAnsi="Times New Roman"/>
          <w:sz w:val="24"/>
          <w:rtl/>
          <w:lang w:eastAsia="he-IL"/>
        </w:rPr>
        <w:t xml:space="preserve"> בדיקת מכון התקנים. </w:t>
      </w:r>
    </w:p>
    <w:p w14:paraId="4A44AB66" w14:textId="77777777" w:rsidR="001835AB" w:rsidRPr="001835AB" w:rsidRDefault="001835AB" w:rsidP="001835AB">
      <w:pPr>
        <w:widowControl w:val="0"/>
        <w:spacing w:before="0" w:beforeAutospacing="0" w:after="0" w:afterAutospacing="0" w:line="240" w:lineRule="auto"/>
        <w:ind w:left="2880" w:hanging="720"/>
        <w:jc w:val="both"/>
        <w:rPr>
          <w:rFonts w:ascii="Times New Roman" w:eastAsia="Times New Roman" w:hAnsi="Times New Roman"/>
          <w:sz w:val="24"/>
          <w:rtl/>
          <w:lang w:eastAsia="he-IL"/>
        </w:rPr>
      </w:pPr>
    </w:p>
    <w:p w14:paraId="47703E26"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ג.</w:t>
      </w:r>
      <w:r w:rsidRPr="001835AB">
        <w:rPr>
          <w:rFonts w:ascii="Times New Roman" w:eastAsia="Times New Roman" w:hAnsi="Times New Roman"/>
          <w:sz w:val="24"/>
          <w:rtl/>
          <w:lang w:eastAsia="he-IL"/>
        </w:rPr>
        <w:tab/>
        <w:t>אין המתכנן רשאי לתת הוראות לקבלנים ו/או לנהל משא ומתן עם הקבלנים אלא באמצעות נציגו המוסמך של המזמין.</w:t>
      </w:r>
    </w:p>
    <w:p w14:paraId="380D0655" w14:textId="77777777" w:rsidR="001835AB" w:rsidRPr="001835AB" w:rsidRDefault="001835AB" w:rsidP="001835AB">
      <w:pPr>
        <w:widowControl w:val="0"/>
        <w:spacing w:before="0" w:beforeAutospacing="0" w:after="0" w:afterAutospacing="0" w:line="240" w:lineRule="auto"/>
        <w:ind w:left="2880" w:hanging="720"/>
        <w:jc w:val="both"/>
        <w:rPr>
          <w:rFonts w:ascii="Times New Roman" w:eastAsia="Times New Roman" w:hAnsi="Times New Roman"/>
          <w:sz w:val="24"/>
          <w:rtl/>
          <w:lang w:eastAsia="he-IL"/>
        </w:rPr>
      </w:pPr>
    </w:p>
    <w:p w14:paraId="66B8AC24"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ד.</w:t>
      </w:r>
      <w:r w:rsidRPr="001835AB">
        <w:rPr>
          <w:rFonts w:ascii="Times New Roman" w:eastAsia="Times New Roman" w:hAnsi="Times New Roman"/>
          <w:sz w:val="24"/>
          <w:rtl/>
          <w:lang w:eastAsia="he-IL"/>
        </w:rPr>
        <w:tab/>
        <w:t>לאחר כל ביקור באתר או במפעל היצרן יגיש המתכנן לנציג המזמין דו"ח בכתב ובו יציין את התרשמותו ואת הערותיו לגבי ביצוע העבודות. בגמר ביצוע העבודות יגיש המתכנן לנציג המזמין הצהרה, בנוסח נספח ט', כי בדק את ביצוע העבודות, מצא אותן תואמות לתכניותיו ולתקנים מחייבים וכי בוצעו לשביעות רצונו.</w:t>
      </w:r>
    </w:p>
    <w:p w14:paraId="55B0C2EF"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ab/>
        <w:t xml:space="preserve">ללא דו"חות והצהרה אלה לא תשולם למתכנן יתרת שכרו עבור פיקוח עליון. </w:t>
      </w:r>
    </w:p>
    <w:p w14:paraId="79332D34"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3B5A10B0"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ה.</w:t>
      </w:r>
      <w:r w:rsidRPr="001835AB">
        <w:rPr>
          <w:rFonts w:ascii="Times New Roman" w:eastAsia="Times New Roman" w:hAnsi="Times New Roman"/>
          <w:sz w:val="24"/>
          <w:rtl/>
          <w:lang w:eastAsia="he-IL"/>
        </w:rPr>
        <w:tab/>
        <w:t>יעוץ למזמין בדבר תפעול ואחזקת המתקן.</w:t>
      </w:r>
    </w:p>
    <w:p w14:paraId="093EFFE4"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50EB7A09" w14:textId="77777777" w:rsidR="001835AB" w:rsidRPr="001835AB" w:rsidRDefault="001835AB" w:rsidP="001835AB">
      <w:pPr>
        <w:widowControl w:val="0"/>
        <w:spacing w:before="0" w:beforeAutospacing="0" w:after="0" w:afterAutospacing="0" w:line="240" w:lineRule="auto"/>
        <w:ind w:left="72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4.</w:t>
      </w:r>
      <w:r w:rsidRPr="001835AB">
        <w:rPr>
          <w:rFonts w:ascii="Times New Roman" w:eastAsia="Times New Roman" w:hAnsi="Times New Roman"/>
          <w:sz w:val="24"/>
          <w:rtl/>
          <w:lang w:eastAsia="he-IL"/>
        </w:rPr>
        <w:tab/>
        <w:t xml:space="preserve">המתכנן מתחייב לשמור על דיסקט ואוריגינלים של התוכניות עד לאחר סיום הביצוע בשטח של העבודות נשוא התכנון, כך שניתן יהיה לבצע מהם העתקות, צילומים וכו' וכך שניתן יהיה לבצע בהם תיקונים ושינויים. </w:t>
      </w:r>
    </w:p>
    <w:p w14:paraId="74B58B8D" w14:textId="77777777" w:rsidR="001835AB" w:rsidRPr="001835AB" w:rsidRDefault="001835AB" w:rsidP="001835AB">
      <w:pPr>
        <w:widowControl w:val="0"/>
        <w:spacing w:before="0" w:beforeAutospacing="0" w:after="0" w:afterAutospacing="0" w:line="240" w:lineRule="auto"/>
        <w:ind w:left="720" w:hanging="720"/>
        <w:jc w:val="both"/>
        <w:rPr>
          <w:rFonts w:ascii="Times New Roman" w:eastAsia="Times New Roman" w:hAnsi="Times New Roman"/>
          <w:sz w:val="24"/>
          <w:rtl/>
          <w:lang w:eastAsia="he-IL"/>
        </w:rPr>
      </w:pPr>
    </w:p>
    <w:p w14:paraId="73B789B8" w14:textId="77777777" w:rsidR="001835AB" w:rsidRPr="001835AB" w:rsidRDefault="001835AB" w:rsidP="001835AB">
      <w:pPr>
        <w:widowControl w:val="0"/>
        <w:spacing w:before="0" w:beforeAutospacing="0" w:after="0" w:afterAutospacing="0" w:line="240" w:lineRule="auto"/>
        <w:ind w:left="720" w:hanging="778"/>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5.</w:t>
      </w:r>
      <w:r w:rsidRPr="001835AB">
        <w:rPr>
          <w:rFonts w:ascii="Times New Roman" w:eastAsia="Times New Roman" w:hAnsi="Times New Roman"/>
          <w:sz w:val="24"/>
          <w:rtl/>
          <w:lang w:eastAsia="he-IL"/>
        </w:rPr>
        <w:tab/>
        <w:t>מזמין רשאי להזמין מהמתכנן את כל שלבי התכנון המפורטים בנספח זה ו/או חלק מהם ו/או שירותים נוספים מעבר להם.</w:t>
      </w:r>
    </w:p>
    <w:p w14:paraId="632B4E74" w14:textId="77777777" w:rsidR="001835AB" w:rsidRPr="001835AB" w:rsidRDefault="001835AB" w:rsidP="001835AB">
      <w:pPr>
        <w:widowControl w:val="0"/>
        <w:spacing w:before="0" w:beforeAutospacing="0" w:after="0" w:afterAutospacing="0" w:line="240" w:lineRule="auto"/>
        <w:ind w:left="713" w:hanging="765"/>
        <w:rPr>
          <w:rFonts w:ascii="Times New Roman" w:eastAsia="Times New Roman" w:hAnsi="Times New Roman"/>
          <w:bCs/>
          <w:sz w:val="20"/>
          <w:u w:val="single"/>
          <w:rtl/>
          <w:lang w:eastAsia="he-IL"/>
        </w:rPr>
      </w:pPr>
      <w:r w:rsidRPr="001835AB">
        <w:rPr>
          <w:rFonts w:ascii="Times New Roman" w:eastAsia="Times New Roman" w:hAnsi="Times New Roman"/>
          <w:bCs/>
          <w:sz w:val="24"/>
          <w:u w:val="single"/>
          <w:rtl/>
          <w:lang w:eastAsia="he-IL"/>
        </w:rPr>
        <w:br w:type="page"/>
      </w:r>
    </w:p>
    <w:p w14:paraId="0F6DA6AA"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sidRPr="001835AB">
        <w:rPr>
          <w:rFonts w:ascii="Times New Roman" w:eastAsia="Times New Roman" w:hAnsi="Times New Roman"/>
          <w:bCs/>
          <w:sz w:val="20"/>
          <w:u w:val="single"/>
          <w:rtl/>
          <w:lang w:eastAsia="he-IL"/>
        </w:rPr>
        <w:t xml:space="preserve">נספח </w:t>
      </w:r>
      <w:r w:rsidR="00E64AE3">
        <w:rPr>
          <w:rFonts w:ascii="Times New Roman" w:eastAsia="Times New Roman" w:hAnsi="Times New Roman" w:hint="cs"/>
          <w:bCs/>
          <w:sz w:val="20"/>
          <w:u w:val="single"/>
          <w:rtl/>
          <w:lang w:eastAsia="he-IL"/>
        </w:rPr>
        <w:t>"</w:t>
      </w:r>
      <w:r w:rsidRPr="001835AB">
        <w:rPr>
          <w:rFonts w:ascii="Times New Roman" w:eastAsia="Times New Roman" w:hAnsi="Times New Roman"/>
          <w:bCs/>
          <w:sz w:val="20"/>
          <w:u w:val="single"/>
          <w:rtl/>
          <w:lang w:eastAsia="he-IL"/>
        </w:rPr>
        <w:t>ג'</w:t>
      </w:r>
      <w:r w:rsidR="00E64AE3">
        <w:rPr>
          <w:rFonts w:ascii="Times New Roman" w:eastAsia="Times New Roman" w:hAnsi="Times New Roman" w:hint="cs"/>
          <w:bCs/>
          <w:sz w:val="20"/>
          <w:u w:val="single"/>
          <w:rtl/>
          <w:lang w:eastAsia="he-IL"/>
        </w:rPr>
        <w:t>'</w:t>
      </w:r>
    </w:p>
    <w:p w14:paraId="7C9F7828"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20"/>
          <w:u w:val="single"/>
          <w:rtl/>
          <w:lang w:eastAsia="he-IL"/>
        </w:rPr>
      </w:pPr>
    </w:p>
    <w:p w14:paraId="0CD1A3C6"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sidRPr="001835AB">
        <w:rPr>
          <w:rFonts w:ascii="Times New Roman" w:eastAsia="Times New Roman" w:hAnsi="Times New Roman"/>
          <w:bCs/>
          <w:sz w:val="20"/>
          <w:u w:val="single"/>
          <w:rtl/>
          <w:lang w:eastAsia="he-IL"/>
        </w:rPr>
        <w:t>לוח זמנים ושלבי עבודה</w:t>
      </w:r>
    </w:p>
    <w:p w14:paraId="6184A58A"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20"/>
          <w:u w:val="single"/>
          <w:rtl/>
          <w:lang w:eastAsia="he-IL"/>
        </w:rPr>
      </w:pPr>
    </w:p>
    <w:p w14:paraId="38CF8B54"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bCs/>
          <w:sz w:val="20"/>
          <w:u w:val="single"/>
          <w:rtl/>
          <w:lang w:eastAsia="he-IL"/>
        </w:rPr>
      </w:pPr>
    </w:p>
    <w:p w14:paraId="0D20FA73"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לוח הזמנים לתכנון כל אחד מהשלבים של הפרויקט יהיה כפי שייקבע מעת לעת ע"י המנהל. לוח הזמנים לפיקוח העליון </w:t>
      </w:r>
      <w:r w:rsidRPr="001835AB">
        <w:rPr>
          <w:rFonts w:ascii="Times New Roman" w:eastAsia="Times New Roman" w:hAnsi="Times New Roman"/>
          <w:sz w:val="20"/>
          <w:lang w:eastAsia="he-IL"/>
        </w:rPr>
        <w:t>–</w:t>
      </w:r>
      <w:r w:rsidRPr="001835AB">
        <w:rPr>
          <w:rFonts w:ascii="Times New Roman" w:eastAsia="Times New Roman" w:hAnsi="Times New Roman"/>
          <w:sz w:val="20"/>
          <w:rtl/>
          <w:lang w:eastAsia="he-IL"/>
        </w:rPr>
        <w:t xml:space="preserve"> ברציפות מתחילת ביצוע העבודות ועד להשלמתן כולל תקופת הבדק, ככל שיידרש ע"י המנהל.</w:t>
      </w:r>
    </w:p>
    <w:p w14:paraId="4534B497"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
      </w:pPr>
    </w:p>
    <w:p w14:paraId="1200E225"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ימסור את התכניות לאישור המזמין בהתאם ללוח הזמנים והתכניות לא תיחשבנה כמושלמות עד לקבלת אישור המזמין.</w:t>
      </w:r>
    </w:p>
    <w:p w14:paraId="46F05E63"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
      </w:pPr>
    </w:p>
    <w:p w14:paraId="0E61D79B"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העביר המזמין למתכנן הערות או הנחיות נוספות לגבי התכניות, יתכנן המתכנן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5A990E67"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
      </w:pPr>
    </w:p>
    <w:p w14:paraId="3CCA6EFE"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אם לא יקבע לוח זמנים במעמד חתימת החוזה יעביר המתכנן לוח זמנים ראשוני לאישור המנהל תוך 7 ימים ממועד החתימה.</w:t>
      </w:r>
    </w:p>
    <w:p w14:paraId="3D10DD7E"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
      </w:pPr>
    </w:p>
    <w:p w14:paraId="4B0DEEBC"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
      </w:pPr>
    </w:p>
    <w:p w14:paraId="708C7278" w14:textId="77777777" w:rsidR="001835AB" w:rsidRPr="001835AB" w:rsidRDefault="001835AB" w:rsidP="001835AB">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r w:rsidRPr="001835AB">
        <w:rPr>
          <w:rFonts w:ascii="Times New Roman" w:eastAsia="Times New Roman" w:hAnsi="Times New Roman"/>
          <w:sz w:val="20"/>
          <w:u w:val="single"/>
          <w:rtl/>
          <w:lang w:eastAsia="he-IL"/>
        </w:rPr>
        <w:br w:type="page"/>
      </w:r>
      <w:r w:rsidRPr="001835AB">
        <w:rPr>
          <w:rFonts w:ascii="Times New Roman" w:eastAsia="Times New Roman" w:hAnsi="Times New Roman"/>
          <w:bCs/>
          <w:sz w:val="24"/>
          <w:u w:val="single"/>
          <w:rtl/>
          <w:lang w:eastAsia="he-IL"/>
        </w:rPr>
        <w:t xml:space="preserve">נספח </w:t>
      </w:r>
      <w:r w:rsidR="00E64AE3">
        <w:rPr>
          <w:rFonts w:ascii="Times New Roman" w:eastAsia="Times New Roman" w:hAnsi="Times New Roman" w:hint="cs"/>
          <w:bCs/>
          <w:sz w:val="24"/>
          <w:u w:val="single"/>
          <w:rtl/>
          <w:lang w:eastAsia="he-IL"/>
        </w:rPr>
        <w:t>"</w:t>
      </w:r>
      <w:r w:rsidRPr="001835AB">
        <w:rPr>
          <w:rFonts w:ascii="Times New Roman" w:eastAsia="Times New Roman" w:hAnsi="Times New Roman"/>
          <w:bCs/>
          <w:sz w:val="24"/>
          <w:u w:val="single"/>
          <w:rtl/>
          <w:lang w:eastAsia="he-IL"/>
        </w:rPr>
        <w:t>ד'</w:t>
      </w:r>
      <w:r w:rsidR="00E64AE3">
        <w:rPr>
          <w:rFonts w:ascii="Times New Roman" w:eastAsia="Times New Roman" w:hAnsi="Times New Roman" w:hint="cs"/>
          <w:bCs/>
          <w:sz w:val="24"/>
          <w:u w:val="single"/>
          <w:rtl/>
          <w:lang w:eastAsia="he-IL"/>
        </w:rPr>
        <w:t>'</w:t>
      </w:r>
    </w:p>
    <w:p w14:paraId="57104D12" w14:textId="77777777" w:rsidR="001835AB" w:rsidRPr="001835AB" w:rsidRDefault="001835AB" w:rsidP="001835AB">
      <w:pPr>
        <w:widowControl w:val="0"/>
        <w:spacing w:before="0" w:beforeAutospacing="0" w:after="0" w:afterAutospacing="0" w:line="240" w:lineRule="auto"/>
        <w:rPr>
          <w:rFonts w:ascii="Times New Roman" w:eastAsia="Times New Roman" w:hAnsi="Times New Roman"/>
          <w:sz w:val="24"/>
          <w:rtl/>
          <w:lang w:eastAsia="he-IL"/>
        </w:rPr>
      </w:pPr>
    </w:p>
    <w:p w14:paraId="27697F89" w14:textId="77777777" w:rsidR="001835AB" w:rsidRPr="001835AB" w:rsidRDefault="001835AB" w:rsidP="001835AB">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r w:rsidRPr="001835AB">
        <w:rPr>
          <w:rFonts w:ascii="Times New Roman" w:eastAsia="Times New Roman" w:hAnsi="Times New Roman"/>
          <w:bCs/>
          <w:sz w:val="24"/>
          <w:u w:val="single"/>
          <w:rtl/>
          <w:lang w:eastAsia="he-IL"/>
        </w:rPr>
        <w:t>שכר המתכנן</w:t>
      </w:r>
    </w:p>
    <w:p w14:paraId="154E7600"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
          <w:bCs/>
          <w:sz w:val="24"/>
          <w:u w:val="single"/>
          <w:rtl/>
          <w:lang w:eastAsia="he-IL"/>
        </w:rPr>
      </w:pPr>
    </w:p>
    <w:p w14:paraId="7E119F8F"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
          <w:bCs/>
          <w:sz w:val="24"/>
          <w:u w:val="single"/>
          <w:rtl/>
          <w:lang w:eastAsia="he-IL"/>
        </w:rPr>
      </w:pPr>
    </w:p>
    <w:p w14:paraId="05232EAF" w14:textId="77777777" w:rsidR="001835AB" w:rsidRPr="001835AB" w:rsidRDefault="001835AB" w:rsidP="001835AB">
      <w:pPr>
        <w:widowControl w:val="0"/>
        <w:numPr>
          <w:ilvl w:val="0"/>
          <w:numId w:val="26"/>
        </w:numPr>
        <w:spacing w:before="0" w:beforeAutospacing="0" w:after="0" w:afterAutospacing="0" w:line="240" w:lineRule="auto"/>
        <w:rPr>
          <w:rFonts w:ascii="Times New Roman" w:eastAsia="Times New Roman" w:hAnsi="Times New Roman"/>
          <w:sz w:val="24"/>
          <w:rtl/>
          <w:lang w:eastAsia="he-IL"/>
        </w:rPr>
      </w:pPr>
      <w:r w:rsidRPr="001835AB">
        <w:rPr>
          <w:rFonts w:ascii="Times New Roman" w:eastAsia="Times New Roman" w:hAnsi="Times New Roman"/>
          <w:sz w:val="24"/>
          <w:rtl/>
          <w:lang w:eastAsia="he-IL"/>
        </w:rPr>
        <w:t>תמורת ביצוע מלוא שרותי המתכנן, כמפורט בנספח ב'</w:t>
      </w:r>
      <w:r w:rsidRPr="001835AB">
        <w:rPr>
          <w:rFonts w:ascii="Times New Roman" w:eastAsia="Times New Roman" w:hAnsi="Times New Roman" w:hint="cs"/>
          <w:sz w:val="24"/>
          <w:rtl/>
          <w:lang w:eastAsia="he-IL"/>
        </w:rPr>
        <w:t xml:space="preserve"> ובנספח ח'</w:t>
      </w:r>
      <w:r w:rsidRPr="001835AB">
        <w:rPr>
          <w:rFonts w:ascii="Times New Roman" w:eastAsia="Times New Roman" w:hAnsi="Times New Roman"/>
          <w:sz w:val="24"/>
          <w:rtl/>
          <w:lang w:eastAsia="he-IL"/>
        </w:rPr>
        <w:t>, ישלם המזמין למתכנן את שכר המתכנן בשעורים כדלקמן:</w:t>
      </w:r>
    </w:p>
    <w:p w14:paraId="31C29B42" w14:textId="27FDE87C" w:rsidR="001835AB" w:rsidRPr="001F3FCD" w:rsidRDefault="001835AB" w:rsidP="00C0277C">
      <w:pPr>
        <w:widowControl w:val="0"/>
        <w:spacing w:before="120" w:beforeAutospacing="0" w:after="60" w:afterAutospacing="0" w:line="240" w:lineRule="auto"/>
        <w:ind w:left="1440" w:right="-181" w:hanging="720"/>
        <w:rPr>
          <w:rFonts w:ascii="Times New Roman" w:eastAsia="Times New Roman" w:hAnsi="Times New Roman"/>
          <w:b/>
          <w:bCs/>
          <w:sz w:val="24"/>
          <w:rtl/>
          <w:lang w:eastAsia="he-IL"/>
        </w:rPr>
      </w:pPr>
      <w:r w:rsidRPr="001835AB">
        <w:rPr>
          <w:rFonts w:ascii="Times New Roman" w:eastAsia="Times New Roman" w:hAnsi="Times New Roman"/>
          <w:sz w:val="24"/>
          <w:lang w:eastAsia="he-IL"/>
        </w:rPr>
        <w:tab/>
      </w:r>
      <w:r w:rsidRPr="001835AB">
        <w:rPr>
          <w:rFonts w:ascii="Times New Roman" w:eastAsia="Times New Roman" w:hAnsi="Times New Roman"/>
          <w:sz w:val="24"/>
          <w:rtl/>
          <w:lang w:eastAsia="he-IL"/>
        </w:rPr>
        <w:t>סכום קבוע ומוחלט של</w:t>
      </w:r>
      <w:r w:rsidR="00C0277C">
        <w:rPr>
          <w:rFonts w:ascii="Times New Roman" w:eastAsia="Times New Roman" w:hAnsi="Times New Roman" w:hint="cs"/>
          <w:sz w:val="24"/>
          <w:rtl/>
          <w:lang w:eastAsia="he-IL"/>
        </w:rPr>
        <w:t xml:space="preserve">   </w:t>
      </w:r>
      <w:r w:rsidRPr="001F3FCD">
        <w:rPr>
          <w:rFonts w:ascii="Times New Roman" w:eastAsia="Times New Roman" w:hAnsi="Times New Roman"/>
          <w:b/>
          <w:bCs/>
          <w:sz w:val="24"/>
          <w:rtl/>
          <w:lang w:eastAsia="he-IL"/>
        </w:rPr>
        <w:t xml:space="preserve"> </w:t>
      </w:r>
      <w:r w:rsidR="00C0277C" w:rsidRPr="001F3FCD">
        <w:rPr>
          <w:rFonts w:ascii="Times New Roman" w:eastAsia="Times New Roman" w:hAnsi="Times New Roman"/>
          <w:b/>
          <w:bCs/>
          <w:sz w:val="24"/>
          <w:rtl/>
          <w:lang w:eastAsia="he-IL"/>
        </w:rPr>
        <w:t xml:space="preserve">3,250 ₪ ( במילים : שלושת אלפים מאתיים וחמישים ₪ ) </w:t>
      </w:r>
      <w:r w:rsidRPr="001F3FCD">
        <w:rPr>
          <w:rFonts w:ascii="Times New Roman" w:eastAsia="Times New Roman" w:hAnsi="Times New Roman"/>
          <w:b/>
          <w:bCs/>
          <w:sz w:val="24"/>
          <w:rtl/>
          <w:lang w:eastAsia="he-IL"/>
        </w:rPr>
        <w:t xml:space="preserve">לא כולל מע"מ לכל יחידת </w:t>
      </w:r>
      <w:r w:rsidRPr="001F3FCD">
        <w:rPr>
          <w:rFonts w:ascii="Times New Roman" w:eastAsia="Times New Roman" w:hAnsi="Times New Roman" w:hint="eastAsia"/>
          <w:b/>
          <w:bCs/>
          <w:sz w:val="24"/>
          <w:rtl/>
          <w:lang w:eastAsia="he-IL"/>
        </w:rPr>
        <w:t>מעלית</w:t>
      </w:r>
      <w:r w:rsidR="00C0277C" w:rsidRPr="001F3FCD">
        <w:rPr>
          <w:rFonts w:ascii="Times New Roman" w:eastAsia="Times New Roman" w:hAnsi="Times New Roman"/>
          <w:b/>
          <w:bCs/>
          <w:sz w:val="24"/>
          <w:rtl/>
          <w:lang w:eastAsia="he-IL"/>
        </w:rPr>
        <w:t xml:space="preserve"> / דרגנוע . </w:t>
      </w:r>
    </w:p>
    <w:p w14:paraId="351F2674" w14:textId="77777777" w:rsidR="001835AB" w:rsidRPr="001835AB" w:rsidRDefault="001835AB" w:rsidP="001835AB">
      <w:pPr>
        <w:widowControl w:val="0"/>
        <w:spacing w:before="0" w:beforeAutospacing="0" w:after="0" w:afterAutospacing="0" w:line="240" w:lineRule="auto"/>
        <w:ind w:left="720"/>
        <w:jc w:val="both"/>
        <w:rPr>
          <w:rFonts w:ascii="Times New Roman" w:eastAsia="Times New Roman" w:hAnsi="Times New Roman"/>
          <w:sz w:val="24"/>
          <w:rtl/>
        </w:rPr>
      </w:pPr>
    </w:p>
    <w:p w14:paraId="0712FDC5" w14:textId="77777777" w:rsidR="001835AB" w:rsidRPr="001835AB" w:rsidRDefault="001835AB" w:rsidP="001835AB">
      <w:pPr>
        <w:widowControl w:val="0"/>
        <w:spacing w:before="0" w:beforeAutospacing="0" w:after="0" w:afterAutospacing="0" w:line="240" w:lineRule="auto"/>
        <w:ind w:left="720"/>
        <w:jc w:val="both"/>
        <w:rPr>
          <w:rFonts w:ascii="Times New Roman" w:eastAsia="Times New Roman" w:hAnsi="Times New Roman"/>
          <w:sz w:val="24"/>
          <w:rtl/>
        </w:rPr>
      </w:pPr>
      <w:r w:rsidRPr="001835AB">
        <w:rPr>
          <w:rFonts w:ascii="Times New Roman" w:eastAsia="Times New Roman" w:hAnsi="Times New Roman"/>
          <w:sz w:val="24"/>
          <w:rtl/>
        </w:rPr>
        <w:t xml:space="preserve">הסכום המפורט בסעיף 1 לעיל יהיה צמוד למדד המחירים לצרכן  בגין חודש ליום </w:t>
      </w:r>
    </w:p>
    <w:p w14:paraId="2C5AC069" w14:textId="6866C0A7" w:rsidR="001835AB" w:rsidRPr="001835AB" w:rsidRDefault="001835AB" w:rsidP="001F3FCD">
      <w:pPr>
        <w:widowControl w:val="0"/>
        <w:spacing w:before="0" w:beforeAutospacing="0" w:after="0" w:afterAutospacing="0" w:line="240" w:lineRule="auto"/>
        <w:ind w:left="720" w:right="720"/>
        <w:jc w:val="both"/>
        <w:rPr>
          <w:rFonts w:ascii="Times New Roman" w:eastAsia="Times New Roman" w:hAnsi="Times New Roman"/>
          <w:sz w:val="20"/>
          <w:rtl/>
          <w:lang w:eastAsia="he-IL"/>
        </w:rPr>
      </w:pPr>
      <w:r w:rsidRPr="001835AB">
        <w:rPr>
          <w:rFonts w:ascii="Times New Roman" w:eastAsia="Times New Roman" w:hAnsi="Times New Roman"/>
          <w:sz w:val="24"/>
          <w:rtl/>
        </w:rPr>
        <w:br/>
      </w:r>
    </w:p>
    <w:p w14:paraId="309438FD" w14:textId="77777777" w:rsidR="001835AB" w:rsidRPr="001835AB" w:rsidRDefault="001835AB" w:rsidP="001835AB">
      <w:pPr>
        <w:widowControl w:val="0"/>
        <w:spacing w:before="0" w:beforeAutospacing="0" w:after="0" w:afterAutospacing="0" w:line="240" w:lineRule="auto"/>
        <w:ind w:left="720" w:firstLine="720"/>
        <w:rPr>
          <w:rFonts w:ascii="Times New Roman" w:eastAsia="Times New Roman" w:hAnsi="Times New Roman"/>
          <w:sz w:val="24"/>
          <w:rtl/>
          <w:lang w:eastAsia="he-IL"/>
        </w:rPr>
      </w:pPr>
    </w:p>
    <w:p w14:paraId="415B0845" w14:textId="3E418F9A" w:rsidR="001835AB" w:rsidRPr="001835AB" w:rsidRDefault="001835AB" w:rsidP="001835AB">
      <w:pPr>
        <w:widowControl w:val="0"/>
        <w:numPr>
          <w:ilvl w:val="0"/>
          <w:numId w:val="26"/>
        </w:numPr>
        <w:spacing w:before="0" w:beforeAutospacing="0" w:after="0" w:afterAutospacing="0" w:line="240" w:lineRule="auto"/>
        <w:rPr>
          <w:rFonts w:ascii="Times New Roman" w:eastAsia="Times New Roman" w:hAnsi="Times New Roman"/>
          <w:sz w:val="24"/>
          <w:lang w:eastAsia="he-IL"/>
        </w:rPr>
      </w:pPr>
      <w:r w:rsidRPr="001835AB">
        <w:rPr>
          <w:rFonts w:ascii="Times New Roman" w:eastAsia="Times New Roman" w:hAnsi="Times New Roman"/>
          <w:sz w:val="24"/>
          <w:rtl/>
          <w:lang w:eastAsia="he-IL"/>
        </w:rPr>
        <w:t xml:space="preserve">הסכום המפורט בסעיף 1.1 </w:t>
      </w:r>
      <w:bookmarkStart w:id="86" w:name="_GoBack"/>
      <w:r w:rsidRPr="001F3FCD">
        <w:rPr>
          <w:rFonts w:ascii="Times New Roman" w:eastAsia="Times New Roman" w:hAnsi="Times New Roman"/>
          <w:sz w:val="24"/>
          <w:rtl/>
          <w:lang w:eastAsia="he-IL"/>
          <w:rPrChange w:id="87" w:author="Avi Cohen" w:date="2022-03-01T09:22:00Z">
            <w:rPr>
              <w:rFonts w:ascii="Times New Roman" w:eastAsia="Times New Roman" w:hAnsi="Times New Roman"/>
              <w:sz w:val="24"/>
              <w:rtl/>
              <w:lang w:eastAsia="he-IL"/>
            </w:rPr>
          </w:rPrChange>
        </w:rPr>
        <w:t xml:space="preserve">לעיל יהיה צמוד ל- </w:t>
      </w:r>
      <w:r w:rsidRPr="001F3FCD">
        <w:rPr>
          <w:rFonts w:ascii="Times New Roman" w:eastAsia="Times New Roman" w:hAnsi="Times New Roman"/>
          <w:sz w:val="24"/>
          <w:rtl/>
          <w:lang w:eastAsia="he-IL"/>
          <w:rPrChange w:id="88" w:author="Avi Cohen" w:date="2022-03-01T09:22:00Z">
            <w:rPr>
              <w:rFonts w:ascii="Times New Roman" w:eastAsia="Times New Roman" w:hAnsi="Times New Roman"/>
              <w:color w:val="333399"/>
              <w:sz w:val="24"/>
              <w:rtl/>
              <w:lang w:eastAsia="he-IL"/>
            </w:rPr>
          </w:rPrChange>
        </w:rPr>
        <w:t>&lt;</w:t>
      </w:r>
      <w:sdt>
        <w:sdtPr>
          <w:rPr>
            <w:rFonts w:ascii="Times New Roman" w:eastAsia="Times New Roman" w:hAnsi="Times New Roman"/>
            <w:b/>
            <w:bCs/>
            <w:sz w:val="24"/>
            <w:rtl/>
            <w:lang w:eastAsia="he-IL"/>
            <w:rPrChange w:id="89" w:author="Avi Cohen" w:date="2022-03-01T09:22:00Z">
              <w:rPr>
                <w:rFonts w:ascii="Times New Roman" w:eastAsia="Times New Roman" w:hAnsi="Times New Roman"/>
                <w:b/>
                <w:bCs/>
                <w:color w:val="333399"/>
                <w:sz w:val="24"/>
                <w:rtl/>
                <w:lang w:eastAsia="he-IL"/>
              </w:rPr>
            </w:rPrChange>
          </w:rPr>
          <w:alias w:val="סוג מדד כותרת"/>
          <w:tag w:val="cntMadadTypeTitle"/>
          <w:id w:val="2045785575"/>
          <w:placeholder>
            <w:docPart w:val="62E35420215B4011A21F6B68A2033BF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Content>
          <w:r w:rsidR="00C82D08" w:rsidRPr="001F3FCD">
            <w:rPr>
              <w:rFonts w:ascii="Times New Roman" w:eastAsia="Times New Roman" w:hAnsi="Times New Roman"/>
              <w:b/>
              <w:bCs/>
              <w:sz w:val="24"/>
              <w:rtl/>
              <w:lang w:eastAsia="he-IL"/>
              <w:rPrChange w:id="90" w:author="Avi Cohen" w:date="2022-03-01T09:22:00Z">
                <w:rPr>
                  <w:rFonts w:ascii="Times New Roman" w:eastAsia="Times New Roman" w:hAnsi="Times New Roman"/>
                  <w:b/>
                  <w:bCs/>
                  <w:color w:val="333399"/>
                  <w:sz w:val="24"/>
                  <w:rtl/>
                  <w:lang w:eastAsia="he-IL"/>
                </w:rPr>
              </w:rPrChange>
            </w:rPr>
            <w:t>מדד המחירים לצרכן</w:t>
          </w:r>
        </w:sdtContent>
      </w:sdt>
      <w:r w:rsidRPr="001F3FCD">
        <w:rPr>
          <w:rFonts w:ascii="Times New Roman" w:eastAsia="Times New Roman" w:hAnsi="Times New Roman"/>
          <w:b/>
          <w:bCs/>
          <w:sz w:val="24"/>
          <w:rtl/>
          <w:lang w:eastAsia="he-IL"/>
          <w:rPrChange w:id="91" w:author="Avi Cohen" w:date="2022-03-01T09:22:00Z">
            <w:rPr>
              <w:rFonts w:ascii="Times New Roman" w:eastAsia="Times New Roman" w:hAnsi="Times New Roman"/>
              <w:b/>
              <w:bCs/>
              <w:color w:val="333399"/>
              <w:sz w:val="24"/>
              <w:rtl/>
              <w:lang w:eastAsia="he-IL"/>
            </w:rPr>
          </w:rPrChange>
        </w:rPr>
        <w:t xml:space="preserve"> </w:t>
      </w:r>
      <w:sdt>
        <w:sdtPr>
          <w:rPr>
            <w:rFonts w:ascii="Times New Roman" w:eastAsia="Times New Roman" w:hAnsi="Times New Roman"/>
            <w:b/>
            <w:bCs/>
            <w:sz w:val="24"/>
            <w:rtl/>
            <w:lang w:eastAsia="he-IL"/>
            <w:rPrChange w:id="92" w:author="Avi Cohen" w:date="2022-03-01T09:22:00Z">
              <w:rPr>
                <w:rFonts w:ascii="Times New Roman" w:eastAsia="Times New Roman" w:hAnsi="Times New Roman"/>
                <w:b/>
                <w:bCs/>
                <w:color w:val="333399"/>
                <w:sz w:val="24"/>
                <w:rtl/>
                <w:lang w:eastAsia="he-IL"/>
              </w:rPr>
            </w:rPrChange>
          </w:rPr>
          <w:alias w:val="מדד בגין/ידוע - כותרת"/>
          <w:tag w:val="cntIsKnownTitle"/>
          <w:id w:val="-1611890786"/>
          <w:placeholder>
            <w:docPart w:val="0D11EEED53074232B641082A9FE2721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Content>
          <w:r w:rsidR="00C82D08" w:rsidRPr="001F3FCD">
            <w:rPr>
              <w:rFonts w:ascii="Times New Roman" w:eastAsia="Times New Roman" w:hAnsi="Times New Roman"/>
              <w:b/>
              <w:bCs/>
              <w:sz w:val="24"/>
              <w:rtl/>
              <w:lang w:eastAsia="he-IL"/>
              <w:rPrChange w:id="93" w:author="Avi Cohen" w:date="2022-03-01T09:22:00Z">
                <w:rPr>
                  <w:rFonts w:ascii="Times New Roman" w:eastAsia="Times New Roman" w:hAnsi="Times New Roman"/>
                  <w:b/>
                  <w:bCs/>
                  <w:color w:val="333399"/>
                  <w:sz w:val="24"/>
                  <w:rtl/>
                  <w:lang w:eastAsia="he-IL"/>
                </w:rPr>
              </w:rPrChange>
            </w:rPr>
            <w:t>ידוע</w:t>
          </w:r>
        </w:sdtContent>
      </w:sdt>
      <w:r w:rsidRPr="001F3FCD">
        <w:rPr>
          <w:rFonts w:ascii="Times New Roman" w:eastAsia="Times New Roman" w:hAnsi="Times New Roman"/>
          <w:b/>
          <w:bCs/>
          <w:sz w:val="24"/>
          <w:rtl/>
          <w:lang w:eastAsia="he-IL"/>
          <w:rPrChange w:id="94" w:author="Avi Cohen" w:date="2022-03-01T09:22:00Z">
            <w:rPr>
              <w:rFonts w:ascii="Times New Roman" w:eastAsia="Times New Roman" w:hAnsi="Times New Roman"/>
              <w:b/>
              <w:bCs/>
              <w:color w:val="333399"/>
              <w:sz w:val="24"/>
              <w:rtl/>
              <w:lang w:eastAsia="he-IL"/>
            </w:rPr>
          </w:rPrChange>
        </w:rPr>
        <w:t xml:space="preserve"> </w:t>
      </w:r>
      <w:sdt>
        <w:sdtPr>
          <w:rPr>
            <w:rFonts w:ascii="Times New Roman" w:eastAsia="Times New Roman" w:hAnsi="Times New Roman"/>
            <w:b/>
            <w:bCs/>
            <w:sz w:val="24"/>
            <w:rtl/>
            <w:lang w:eastAsia="he-IL"/>
            <w:rPrChange w:id="95" w:author="Avi Cohen" w:date="2022-03-01T09:22:00Z">
              <w:rPr>
                <w:rFonts w:ascii="Times New Roman" w:eastAsia="Times New Roman" w:hAnsi="Times New Roman"/>
                <w:b/>
                <w:bCs/>
                <w:color w:val="333399"/>
                <w:sz w:val="24"/>
                <w:rtl/>
                <w:lang w:eastAsia="he-IL"/>
              </w:rPr>
            </w:rPrChange>
          </w:rPr>
          <w:alias w:val="מדד בסיס"/>
          <w:tag w:val="cntMadadBase"/>
          <w:id w:val="-1637714396"/>
          <w:placeholder>
            <w:docPart w:val="13B752DADF404318B26FEECA9B7751B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22-01-20T00:00:00Z">
            <w:dateFormat w:val="dd/MM/yyyy"/>
            <w:lid w:val="he-IL"/>
            <w:storeMappedDataAs w:val="dateTime"/>
            <w:calendar w:val="gregorian"/>
          </w:date>
        </w:sdtPr>
        <w:sdtContent>
          <w:r w:rsidR="00C82D08" w:rsidRPr="001F3FCD">
            <w:rPr>
              <w:rFonts w:ascii="Times New Roman" w:eastAsia="Times New Roman" w:hAnsi="Times New Roman" w:hint="eastAsia"/>
              <w:b/>
              <w:bCs/>
              <w:sz w:val="24"/>
              <w:rtl/>
              <w:lang w:eastAsia="he-IL"/>
              <w:rPrChange w:id="96" w:author="Avi Cohen" w:date="2022-03-01T09:22:00Z">
                <w:rPr>
                  <w:rFonts w:ascii="Times New Roman" w:eastAsia="Times New Roman" w:hAnsi="Times New Roman" w:hint="eastAsia"/>
                  <w:b/>
                  <w:bCs/>
                  <w:color w:val="333399"/>
                  <w:sz w:val="24"/>
                  <w:rtl/>
                  <w:lang w:eastAsia="he-IL"/>
                </w:rPr>
              </w:rPrChange>
            </w:rPr>
            <w:t>‏</w:t>
          </w:r>
          <w:r w:rsidR="00C82D08" w:rsidRPr="001F3FCD">
            <w:rPr>
              <w:rFonts w:ascii="Times New Roman" w:eastAsia="Times New Roman" w:hAnsi="Times New Roman"/>
              <w:b/>
              <w:bCs/>
              <w:sz w:val="24"/>
              <w:rtl/>
              <w:lang w:eastAsia="he-IL"/>
              <w:rPrChange w:id="97" w:author="Avi Cohen" w:date="2022-03-01T09:22:00Z">
                <w:rPr>
                  <w:rFonts w:ascii="Times New Roman" w:eastAsia="Times New Roman" w:hAnsi="Times New Roman"/>
                  <w:b/>
                  <w:bCs/>
                  <w:color w:val="333399"/>
                  <w:sz w:val="24"/>
                  <w:rtl/>
                  <w:lang w:eastAsia="he-IL"/>
                </w:rPr>
              </w:rPrChange>
            </w:rPr>
            <w:t>20/01/2022</w:t>
          </w:r>
        </w:sdtContent>
      </w:sdt>
      <w:r w:rsidRPr="001F3FCD">
        <w:rPr>
          <w:rFonts w:ascii="Times New Roman" w:eastAsia="Times New Roman" w:hAnsi="Times New Roman"/>
          <w:b/>
          <w:bCs/>
          <w:sz w:val="24"/>
          <w:rtl/>
          <w:lang w:eastAsia="he-IL"/>
          <w:rPrChange w:id="98" w:author="Avi Cohen" w:date="2022-03-01T09:22:00Z">
            <w:rPr>
              <w:rFonts w:ascii="Times New Roman" w:eastAsia="Times New Roman" w:hAnsi="Times New Roman"/>
              <w:b/>
              <w:bCs/>
              <w:sz w:val="24"/>
              <w:rtl/>
              <w:lang w:eastAsia="he-IL"/>
            </w:rPr>
          </w:rPrChange>
        </w:rPr>
        <w:t xml:space="preserve"> </w:t>
      </w:r>
      <w:r w:rsidRPr="001F3FCD">
        <w:rPr>
          <w:rFonts w:ascii="Times New Roman" w:eastAsia="Times New Roman" w:hAnsi="Times New Roman"/>
          <w:sz w:val="24"/>
          <w:rtl/>
          <w:lang w:eastAsia="he-IL"/>
          <w:rPrChange w:id="99" w:author="Avi Cohen" w:date="2022-03-01T09:22:00Z">
            <w:rPr>
              <w:rFonts w:ascii="Times New Roman" w:eastAsia="Times New Roman" w:hAnsi="Times New Roman"/>
              <w:sz w:val="24"/>
              <w:rtl/>
              <w:lang w:eastAsia="he-IL"/>
            </w:rPr>
          </w:rPrChange>
        </w:rPr>
        <w:t xml:space="preserve"> העומד על </w:t>
      </w:r>
      <w:sdt>
        <w:sdtPr>
          <w:rPr>
            <w:rFonts w:ascii="Times New Roman" w:eastAsia="Times New Roman" w:hAnsi="Times New Roman"/>
            <w:sz w:val="24"/>
            <w:rtl/>
            <w:lang w:eastAsia="he-IL"/>
            <w:rPrChange w:id="100" w:author="Avi Cohen" w:date="2022-03-01T09:22:00Z">
              <w:rPr>
                <w:rFonts w:ascii="Times New Roman" w:eastAsia="Times New Roman" w:hAnsi="Times New Roman"/>
                <w:color w:val="333399"/>
                <w:sz w:val="24"/>
                <w:rtl/>
                <w:lang w:eastAsia="he-IL"/>
              </w:rPr>
            </w:rPrChange>
          </w:rPr>
          <w:alias w:val="נקודות מדד"/>
          <w:tag w:val="cntMadadPoints"/>
          <w:id w:val="-897595805"/>
          <w:placeholder>
            <w:docPart w:val="D85235A1B81543B1A28ABA672848DBF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Content>
          <w:r w:rsidR="00C82D08" w:rsidRPr="001F3FCD">
            <w:rPr>
              <w:rFonts w:ascii="Times New Roman" w:eastAsia="Times New Roman" w:hAnsi="Times New Roman"/>
              <w:sz w:val="24"/>
              <w:lang w:eastAsia="he-IL"/>
              <w:rPrChange w:id="101" w:author="Avi Cohen" w:date="2022-03-01T09:22:00Z">
                <w:rPr>
                  <w:rFonts w:ascii="Times New Roman" w:eastAsia="Times New Roman" w:hAnsi="Times New Roman"/>
                  <w:color w:val="333399"/>
                  <w:sz w:val="24"/>
                  <w:lang w:eastAsia="he-IL"/>
                </w:rPr>
              </w:rPrChange>
            </w:rPr>
            <w:t>229.82</w:t>
          </w:r>
        </w:sdtContent>
      </w:sdt>
      <w:r w:rsidRPr="001F3FCD">
        <w:rPr>
          <w:rFonts w:ascii="Times New Roman" w:eastAsia="Times New Roman" w:hAnsi="Times New Roman"/>
          <w:sz w:val="24"/>
          <w:rtl/>
          <w:lang w:eastAsia="he-IL"/>
          <w:rPrChange w:id="102" w:author="Avi Cohen" w:date="2022-03-01T09:22:00Z">
            <w:rPr>
              <w:rFonts w:ascii="Times New Roman" w:eastAsia="Times New Roman" w:hAnsi="Times New Roman"/>
              <w:sz w:val="24"/>
              <w:rtl/>
              <w:lang w:eastAsia="he-IL"/>
            </w:rPr>
          </w:rPrChange>
        </w:rPr>
        <w:t xml:space="preserve"> נקודות עד למדד הידוע </w:t>
      </w:r>
      <w:bookmarkEnd w:id="86"/>
      <w:r w:rsidRPr="001835AB">
        <w:rPr>
          <w:rFonts w:ascii="Times New Roman" w:eastAsia="Times New Roman" w:hAnsi="Times New Roman"/>
          <w:sz w:val="24"/>
          <w:rtl/>
          <w:lang w:eastAsia="he-IL"/>
        </w:rPr>
        <w:t>ביום הגשת כל חשבון.</w:t>
      </w:r>
    </w:p>
    <w:p w14:paraId="5C59080C" w14:textId="77777777" w:rsidR="001835AB" w:rsidRPr="001835AB" w:rsidRDefault="001835AB" w:rsidP="001835AB">
      <w:pPr>
        <w:widowControl w:val="0"/>
        <w:spacing w:before="0" w:beforeAutospacing="0" w:after="0" w:afterAutospacing="0" w:line="240" w:lineRule="auto"/>
        <w:ind w:left="720"/>
        <w:jc w:val="both"/>
        <w:rPr>
          <w:rFonts w:ascii="Times New Roman" w:eastAsia="Times New Roman" w:hAnsi="Times New Roman"/>
          <w:sz w:val="24"/>
          <w:rtl/>
          <w:lang w:eastAsia="he-IL"/>
        </w:rPr>
      </w:pPr>
    </w:p>
    <w:p w14:paraId="5E968B0D" w14:textId="77777777" w:rsidR="001835AB" w:rsidRPr="001835AB" w:rsidRDefault="001835AB" w:rsidP="001835AB">
      <w:pPr>
        <w:widowControl w:val="0"/>
        <w:spacing w:before="0" w:beforeAutospacing="0" w:after="0" w:afterAutospacing="0" w:line="240" w:lineRule="auto"/>
        <w:ind w:left="84" w:right="84" w:hanging="8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3.</w:t>
      </w:r>
      <w:r w:rsidRPr="001835AB">
        <w:rPr>
          <w:rFonts w:ascii="Times New Roman" w:eastAsia="Times New Roman" w:hAnsi="Times New Roman"/>
          <w:sz w:val="20"/>
          <w:rtl/>
          <w:lang w:eastAsia="he-IL"/>
        </w:rPr>
        <w:tab/>
        <w:t>למען הסר ספק:</w:t>
      </w:r>
    </w:p>
    <w:p w14:paraId="506151A1" w14:textId="77777777" w:rsidR="001835AB" w:rsidRPr="001835AB" w:rsidRDefault="001835AB" w:rsidP="001835AB">
      <w:pPr>
        <w:widowControl w:val="0"/>
        <w:spacing w:before="0" w:beforeAutospacing="0" w:after="0" w:afterAutospacing="0" w:line="240" w:lineRule="auto"/>
        <w:ind w:left="2160" w:right="2160" w:hanging="720"/>
        <w:jc w:val="both"/>
        <w:rPr>
          <w:rFonts w:ascii="Times New Roman" w:eastAsia="Times New Roman" w:hAnsi="Times New Roman"/>
          <w:sz w:val="20"/>
          <w:rtl/>
          <w:lang w:eastAsia="he-IL"/>
        </w:rPr>
      </w:pPr>
    </w:p>
    <w:p w14:paraId="40857A82" w14:textId="77777777" w:rsidR="001835AB" w:rsidRPr="001835AB" w:rsidRDefault="001835AB" w:rsidP="001835AB">
      <w:pPr>
        <w:widowControl w:val="0"/>
        <w:spacing w:before="0" w:beforeAutospacing="0" w:after="0" w:afterAutospacing="0" w:line="240" w:lineRule="auto"/>
        <w:ind w:left="1440" w:hanging="720"/>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3.1</w:t>
      </w:r>
      <w:r w:rsidRPr="001835AB">
        <w:rPr>
          <w:rFonts w:ascii="Times New Roman" w:eastAsia="Times New Roman" w:hAnsi="Times New Roman"/>
          <w:sz w:val="20"/>
          <w:rtl/>
          <w:lang w:eastAsia="he-IL"/>
        </w:rPr>
        <w:tab/>
        <w:t>שכר המתכנן יחושב על פי כמות הבניינים שבתכנון ושבהם מעליות ושבכוונת המ</w:t>
      </w:r>
      <w:r w:rsidR="00E64AE3">
        <w:rPr>
          <w:rFonts w:ascii="Times New Roman" w:eastAsia="Times New Roman" w:hAnsi="Times New Roman"/>
          <w:sz w:val="20"/>
          <w:rtl/>
          <w:lang w:eastAsia="he-IL"/>
        </w:rPr>
        <w:t>זמין לבצעם בכל קטע וקטע של הפרו</w:t>
      </w:r>
      <w:r w:rsidRPr="001835AB">
        <w:rPr>
          <w:rFonts w:ascii="Times New Roman" w:eastAsia="Times New Roman" w:hAnsi="Times New Roman"/>
          <w:sz w:val="20"/>
          <w:rtl/>
          <w:lang w:eastAsia="he-IL"/>
        </w:rPr>
        <w:t>יקט במועדו (לשם ההמחשה: אם בקטע א' בכוונת המזמין לבצע בנין אחד בו זוג מעליות, והמתכנן נדרש לתכנן להקמת זוג מעליות, יהיה חייב המזמין בתשלום עבור אותן מעליות בלבד, גם אם התכנון יתאים לקטעים הבאים), באופן ששכר המתכנן ישולם לשיעורין כנגד גמר כל קטע וקטע, ביחס לשירותי התכנון שניתנו באותו הקטע אין באמור לגרוע מחובת המתכנן לבדוק ולוודא התאמת תכנון המבנים להעמדה על מגרשים בקטעים הבאים.</w:t>
      </w:r>
    </w:p>
    <w:p w14:paraId="5BB9B214"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0"/>
          <w:lang w:eastAsia="he-IL"/>
        </w:rPr>
      </w:pPr>
    </w:p>
    <w:p w14:paraId="7DF195D5" w14:textId="77777777" w:rsidR="001835AB" w:rsidRPr="001835AB" w:rsidRDefault="001835AB" w:rsidP="001835AB">
      <w:pPr>
        <w:widowControl w:val="0"/>
        <w:spacing w:before="0" w:beforeAutospacing="0" w:after="0" w:afterAutospacing="0" w:line="240" w:lineRule="auto"/>
        <w:ind w:left="1440" w:hanging="720"/>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3.2</w:t>
      </w:r>
      <w:r w:rsidRPr="001835AB">
        <w:rPr>
          <w:rFonts w:ascii="Times New Roman" w:eastAsia="Times New Roman" w:hAnsi="Times New Roman"/>
          <w:sz w:val="20"/>
          <w:rtl/>
          <w:lang w:eastAsia="he-IL"/>
        </w:rPr>
        <w:tab/>
        <w:t>מובהר כי שכר המתכנן ליח"ד ומועדי התשלום הינם סופיים ומוחלטים, והם לא ישתנו מכל גורם שהוא, לרבות ומבלי לפגוע בכלליות האמו</w:t>
      </w:r>
      <w:r w:rsidR="00E64AE3">
        <w:rPr>
          <w:rFonts w:ascii="Times New Roman" w:eastAsia="Times New Roman" w:hAnsi="Times New Roman"/>
          <w:sz w:val="20"/>
          <w:rtl/>
          <w:lang w:eastAsia="he-IL"/>
        </w:rPr>
        <w:t>ר לעיל, הקטנת מספר המבנים בפרוי</w:t>
      </w:r>
      <w:r w:rsidRPr="001835AB">
        <w:rPr>
          <w:rFonts w:ascii="Times New Roman" w:eastAsia="Times New Roman" w:hAnsi="Times New Roman"/>
          <w:sz w:val="20"/>
          <w:rtl/>
          <w:lang w:eastAsia="he-IL"/>
        </w:rPr>
        <w:t>קט, כמות טיפוסי המעליות שיוזמנו ע"י המזמין, קצב הבניה, צורת ביצוע הבניה (קונבנציונלי ו/או טרומי ו/או מתועש), ו/או מידת, אופי וסוג השינויים שידרשו ע"י המזמין.</w:t>
      </w:r>
    </w:p>
    <w:p w14:paraId="380E1426"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0"/>
          <w:lang w:eastAsia="he-IL"/>
        </w:rPr>
      </w:pPr>
    </w:p>
    <w:p w14:paraId="0F27D4BE" w14:textId="77777777" w:rsidR="001835AB" w:rsidRPr="001835AB" w:rsidRDefault="001835AB" w:rsidP="001835AB">
      <w:pPr>
        <w:widowControl w:val="0"/>
        <w:spacing w:before="0" w:beforeAutospacing="0" w:after="0" w:afterAutospacing="0" w:line="240" w:lineRule="auto"/>
        <w:ind w:right="720" w:firstLine="720"/>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3.3</w:t>
      </w:r>
      <w:r w:rsidRPr="001835AB">
        <w:rPr>
          <w:rFonts w:ascii="Times New Roman" w:eastAsia="Times New Roman" w:hAnsi="Times New Roman"/>
          <w:sz w:val="20"/>
          <w:rtl/>
          <w:lang w:eastAsia="he-IL"/>
        </w:rPr>
        <w:tab/>
        <w:t>שכר המתכנן כולל את כל המפורט בחוזה על כל נספחיו, לרבות נספח ב'.</w:t>
      </w:r>
    </w:p>
    <w:p w14:paraId="061935D3" w14:textId="77777777" w:rsidR="001835AB" w:rsidRPr="001835AB" w:rsidRDefault="001835AB" w:rsidP="001835AB">
      <w:pPr>
        <w:widowControl w:val="0"/>
        <w:spacing w:before="0" w:beforeAutospacing="0" w:after="0" w:afterAutospacing="0" w:line="240" w:lineRule="auto"/>
        <w:ind w:right="720" w:hanging="720"/>
        <w:jc w:val="both"/>
        <w:rPr>
          <w:rFonts w:ascii="Times New Roman" w:eastAsia="Times New Roman" w:hAnsi="Times New Roman"/>
          <w:sz w:val="20"/>
          <w:rtl/>
          <w:lang w:eastAsia="he-IL"/>
        </w:rPr>
      </w:pPr>
    </w:p>
    <w:p w14:paraId="103286FE" w14:textId="77777777" w:rsidR="001835AB" w:rsidRPr="001835AB" w:rsidRDefault="001835AB" w:rsidP="001835AB">
      <w:pPr>
        <w:widowControl w:val="0"/>
        <w:spacing w:before="0" w:beforeAutospacing="0" w:after="0" w:afterAutospacing="0" w:line="240" w:lineRule="auto"/>
        <w:ind w:left="720" w:hanging="720"/>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4.</w:t>
      </w:r>
      <w:r w:rsidRPr="001835AB">
        <w:rPr>
          <w:rFonts w:ascii="Times New Roman" w:eastAsia="Times New Roman" w:hAnsi="Times New Roman"/>
          <w:sz w:val="20"/>
          <w:rtl/>
          <w:lang w:eastAsia="he-IL"/>
        </w:rPr>
        <w:tab/>
        <w:t>בנוסף לכל תשלום ישולם למתכנן מע"מ כשיעורו בחוק וזאת כנגד המצאת חשבונית מס כדין, למועד תשלום המע"מ ע"י המתכנן והמצאת כל אישור נוסף ע"פ על דין, לרבות אשור על נ</w:t>
      </w:r>
      <w:r w:rsidR="00E64AE3">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הול ספרים ואשור על ניכוי מס במקור.</w:t>
      </w:r>
    </w:p>
    <w:p w14:paraId="7D717F9C" w14:textId="77777777" w:rsidR="001835AB" w:rsidRPr="001835AB" w:rsidRDefault="001835AB" w:rsidP="001835AB">
      <w:pPr>
        <w:widowControl w:val="0"/>
        <w:spacing w:before="0" w:beforeAutospacing="0" w:after="0" w:afterAutospacing="0" w:line="240" w:lineRule="auto"/>
        <w:ind w:left="720" w:hanging="720"/>
        <w:jc w:val="both"/>
        <w:rPr>
          <w:rFonts w:ascii="Times New Roman" w:eastAsia="Times New Roman" w:hAnsi="Times New Roman"/>
          <w:sz w:val="20"/>
          <w:rtl/>
          <w:lang w:eastAsia="he-IL"/>
        </w:rPr>
      </w:pPr>
    </w:p>
    <w:p w14:paraId="06396C80" w14:textId="77777777" w:rsidR="001835AB" w:rsidRPr="001835AB" w:rsidRDefault="001835AB" w:rsidP="001835AB">
      <w:pPr>
        <w:widowControl w:val="0"/>
        <w:spacing w:before="0" w:beforeAutospacing="0" w:after="0" w:afterAutospacing="0" w:line="240" w:lineRule="auto"/>
        <w:ind w:left="720" w:hanging="720"/>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5.</w:t>
      </w:r>
      <w:r w:rsidRPr="001835AB">
        <w:rPr>
          <w:rFonts w:ascii="Times New Roman" w:eastAsia="Times New Roman" w:hAnsi="Times New Roman"/>
          <w:sz w:val="20"/>
          <w:rtl/>
          <w:lang w:eastAsia="he-IL"/>
        </w:rPr>
        <w:tab/>
        <w:t>תנאי מוקדם לביצוע התשלומים לפי נספח זה הוא קיום כל התחייבויות המתכנן על פי חוזה זה, השלמת כל עבודות התכנון הכלולות בשכר המתכנן ומסירת כל המסמכים והתכניות למזמין.</w:t>
      </w:r>
    </w:p>
    <w:p w14:paraId="64042278" w14:textId="77777777" w:rsidR="001835AB" w:rsidRPr="001835AB" w:rsidRDefault="001835AB" w:rsidP="001835AB">
      <w:pPr>
        <w:widowControl w:val="0"/>
        <w:spacing w:before="0" w:beforeAutospacing="0" w:after="0" w:afterAutospacing="0" w:line="240" w:lineRule="auto"/>
        <w:ind w:right="720" w:hanging="720"/>
        <w:jc w:val="both"/>
        <w:rPr>
          <w:rFonts w:ascii="Times New Roman" w:eastAsia="Times New Roman" w:hAnsi="Times New Roman"/>
          <w:sz w:val="20"/>
          <w:rtl/>
          <w:lang w:eastAsia="he-IL"/>
        </w:rPr>
      </w:pPr>
    </w:p>
    <w:p w14:paraId="0DAB49BC" w14:textId="77777777" w:rsidR="001835AB" w:rsidRPr="001835AB" w:rsidRDefault="001835AB" w:rsidP="001835AB">
      <w:pPr>
        <w:widowControl w:val="0"/>
        <w:spacing w:before="0" w:beforeAutospacing="0" w:after="0" w:afterAutospacing="0" w:line="240" w:lineRule="auto"/>
        <w:ind w:right="720" w:hanging="720"/>
        <w:jc w:val="both"/>
        <w:rPr>
          <w:rFonts w:ascii="Times New Roman" w:eastAsia="Times New Roman" w:hAnsi="Times New Roman"/>
          <w:sz w:val="20"/>
          <w:rtl/>
          <w:lang w:eastAsia="he-IL"/>
        </w:rPr>
      </w:pPr>
    </w:p>
    <w:p w14:paraId="7F387999" w14:textId="77777777" w:rsidR="001835AB" w:rsidRPr="001835AB" w:rsidRDefault="001835AB" w:rsidP="001835AB">
      <w:pPr>
        <w:widowControl w:val="0"/>
        <w:spacing w:before="0" w:beforeAutospacing="0" w:after="0" w:afterAutospacing="0" w:line="240" w:lineRule="auto"/>
        <w:ind w:left="720" w:hanging="720"/>
        <w:rPr>
          <w:rFonts w:ascii="Times New Roman" w:eastAsia="Times New Roman" w:hAnsi="Times New Roman"/>
          <w:sz w:val="24"/>
          <w:rtl/>
          <w:lang w:eastAsia="he-IL"/>
        </w:rPr>
      </w:pPr>
      <w:r w:rsidRPr="001835AB">
        <w:rPr>
          <w:rFonts w:ascii="Times New Roman" w:eastAsia="Times New Roman" w:hAnsi="Times New Roman"/>
          <w:sz w:val="24"/>
          <w:rtl/>
          <w:lang w:eastAsia="he-IL"/>
        </w:rPr>
        <w:br w:type="page"/>
      </w:r>
    </w:p>
    <w:p w14:paraId="349DEDA6" w14:textId="77777777" w:rsidR="001835AB" w:rsidRPr="001835AB" w:rsidRDefault="001835AB" w:rsidP="001835AB">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r w:rsidRPr="001835AB">
        <w:rPr>
          <w:rFonts w:ascii="Times New Roman" w:eastAsia="Times New Roman" w:hAnsi="Times New Roman"/>
          <w:bCs/>
          <w:sz w:val="24"/>
          <w:u w:val="single"/>
          <w:rtl/>
          <w:lang w:eastAsia="he-IL"/>
        </w:rPr>
        <w:t xml:space="preserve">נספח </w:t>
      </w:r>
      <w:r w:rsidR="00E64AE3">
        <w:rPr>
          <w:rFonts w:ascii="Times New Roman" w:eastAsia="Times New Roman" w:hAnsi="Times New Roman" w:hint="cs"/>
          <w:bCs/>
          <w:sz w:val="24"/>
          <w:u w:val="single"/>
          <w:rtl/>
          <w:lang w:eastAsia="he-IL"/>
        </w:rPr>
        <w:t>"</w:t>
      </w:r>
      <w:r w:rsidRPr="001835AB">
        <w:rPr>
          <w:rFonts w:ascii="Times New Roman" w:eastAsia="Times New Roman" w:hAnsi="Times New Roman"/>
          <w:bCs/>
          <w:sz w:val="24"/>
          <w:u w:val="single"/>
          <w:rtl/>
          <w:lang w:eastAsia="he-IL"/>
        </w:rPr>
        <w:t>ה</w:t>
      </w:r>
      <w:r w:rsidR="00E64AE3">
        <w:rPr>
          <w:rFonts w:ascii="Times New Roman" w:eastAsia="Times New Roman" w:hAnsi="Times New Roman" w:hint="cs"/>
          <w:bCs/>
          <w:sz w:val="24"/>
          <w:u w:val="single"/>
          <w:rtl/>
          <w:lang w:eastAsia="he-IL"/>
        </w:rPr>
        <w:t>'</w:t>
      </w:r>
      <w:r w:rsidRPr="001835AB">
        <w:rPr>
          <w:rFonts w:ascii="Times New Roman" w:eastAsia="Times New Roman" w:hAnsi="Times New Roman"/>
          <w:bCs/>
          <w:sz w:val="24"/>
          <w:u w:val="single"/>
          <w:rtl/>
          <w:lang w:eastAsia="he-IL"/>
        </w:rPr>
        <w:t>'</w:t>
      </w:r>
    </w:p>
    <w:p w14:paraId="29B2D7F1" w14:textId="77777777" w:rsidR="001835AB" w:rsidRPr="001835AB" w:rsidRDefault="001835AB" w:rsidP="001835AB">
      <w:pPr>
        <w:widowControl w:val="0"/>
        <w:spacing w:before="0" w:beforeAutospacing="0" w:after="0" w:afterAutospacing="0" w:line="240" w:lineRule="auto"/>
        <w:rPr>
          <w:rFonts w:ascii="Times New Roman" w:eastAsia="Times New Roman" w:hAnsi="Times New Roman"/>
          <w:sz w:val="24"/>
          <w:rtl/>
          <w:lang w:eastAsia="he-IL"/>
        </w:rPr>
      </w:pPr>
    </w:p>
    <w:p w14:paraId="4D12FBD6" w14:textId="77777777" w:rsidR="001835AB" w:rsidRPr="001835AB" w:rsidRDefault="001835AB" w:rsidP="001835AB">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r w:rsidRPr="001835AB">
        <w:rPr>
          <w:rFonts w:ascii="Times New Roman" w:eastAsia="Times New Roman" w:hAnsi="Times New Roman"/>
          <w:bCs/>
          <w:sz w:val="24"/>
          <w:u w:val="single"/>
          <w:rtl/>
          <w:lang w:eastAsia="he-IL"/>
        </w:rPr>
        <w:t>תשלומי שכר המתכנן</w:t>
      </w:r>
    </w:p>
    <w:p w14:paraId="6C541EED" w14:textId="77777777" w:rsidR="001835AB" w:rsidRPr="001835AB" w:rsidRDefault="001835AB" w:rsidP="001835AB">
      <w:pPr>
        <w:widowControl w:val="0"/>
        <w:spacing w:before="0" w:beforeAutospacing="0" w:after="0" w:afterAutospacing="0" w:line="240" w:lineRule="auto"/>
        <w:ind w:left="720"/>
        <w:rPr>
          <w:rFonts w:ascii="Times New Roman" w:eastAsia="Times New Roman" w:hAnsi="Times New Roman"/>
          <w:sz w:val="24"/>
          <w:u w:val="single"/>
          <w:rtl/>
          <w:lang w:eastAsia="he-IL"/>
        </w:rPr>
      </w:pPr>
    </w:p>
    <w:p w14:paraId="7233504C" w14:textId="77777777" w:rsidR="001835AB" w:rsidRPr="001835AB" w:rsidRDefault="001835AB" w:rsidP="001835AB">
      <w:pPr>
        <w:widowControl w:val="0"/>
        <w:spacing w:before="0" w:beforeAutospacing="0" w:after="0" w:afterAutospacing="0" w:line="240" w:lineRule="auto"/>
        <w:ind w:left="720"/>
        <w:rPr>
          <w:rFonts w:ascii="Times New Roman" w:eastAsia="Times New Roman" w:hAnsi="Times New Roman"/>
          <w:sz w:val="24"/>
          <w:rtl/>
          <w:lang w:eastAsia="he-IL"/>
        </w:rPr>
      </w:pPr>
    </w:p>
    <w:p w14:paraId="359C6A86" w14:textId="77777777" w:rsidR="001835AB" w:rsidRPr="001835AB" w:rsidRDefault="001835AB" w:rsidP="001835AB">
      <w:pPr>
        <w:widowControl w:val="0"/>
        <w:numPr>
          <w:ilvl w:val="0"/>
          <w:numId w:val="14"/>
        </w:numPr>
        <w:spacing w:before="0" w:beforeAutospacing="0" w:after="0" w:afterAutospacing="0" w:line="240" w:lineRule="auto"/>
        <w:rPr>
          <w:rFonts w:ascii="Times New Roman" w:eastAsia="Times New Roman" w:hAnsi="Times New Roman"/>
          <w:sz w:val="24"/>
          <w:rtl/>
          <w:lang w:eastAsia="he-IL"/>
        </w:rPr>
      </w:pPr>
      <w:r w:rsidRPr="001835AB">
        <w:rPr>
          <w:rFonts w:ascii="Times New Roman" w:eastAsia="Times New Roman" w:hAnsi="Times New Roman"/>
          <w:sz w:val="24"/>
          <w:rtl/>
          <w:lang w:eastAsia="he-IL"/>
        </w:rPr>
        <w:t>שכר המתכנן ישולם לשיעורין כנגד גמר כל שלב ושלב של שרותי המתכנן כמוגדר בחוזה לרבות בנספחים ב' ו- ח' כדלקמן:</w:t>
      </w:r>
      <w:r w:rsidRPr="001835AB">
        <w:rPr>
          <w:rFonts w:ascii="Times New Roman" w:eastAsia="Times New Roman" w:hAnsi="Times New Roman"/>
          <w:sz w:val="24"/>
          <w:rtl/>
          <w:lang w:eastAsia="he-IL"/>
        </w:rPr>
        <w:br/>
      </w:r>
    </w:p>
    <w:p w14:paraId="4CAF5458" w14:textId="4AB4035E" w:rsidR="001835AB" w:rsidRPr="001835AB" w:rsidRDefault="001835AB" w:rsidP="000312E0">
      <w:pPr>
        <w:widowControl w:val="0"/>
        <w:spacing w:before="0" w:beforeAutospacing="0" w:after="0" w:afterAutospacing="0" w:line="240" w:lineRule="auto"/>
        <w:ind w:left="720" w:right="360"/>
        <w:rPr>
          <w:rFonts w:ascii="Times New Roman" w:eastAsia="Times New Roman" w:hAnsi="Times New Roman"/>
          <w:b/>
          <w:bCs/>
          <w:sz w:val="24"/>
          <w:u w:val="single"/>
          <w:rtl/>
        </w:rPr>
      </w:pPr>
      <w:r w:rsidRPr="001835AB">
        <w:rPr>
          <w:rFonts w:ascii="Times New Roman" w:eastAsia="Times New Roman" w:hAnsi="Times New Roman"/>
          <w:b/>
          <w:bCs/>
          <w:sz w:val="24"/>
          <w:u w:val="single"/>
          <w:rtl/>
        </w:rPr>
        <w:t xml:space="preserve">ל-(זוג) </w:t>
      </w:r>
      <w:r w:rsidR="000312E0">
        <w:rPr>
          <w:rFonts w:ascii="Times New Roman" w:eastAsia="Times New Roman" w:hAnsi="Times New Roman" w:hint="cs"/>
          <w:b/>
          <w:bCs/>
          <w:sz w:val="24"/>
          <w:u w:val="single"/>
          <w:rtl/>
        </w:rPr>
        <w:t>/</w:t>
      </w:r>
      <w:r w:rsidRPr="001835AB">
        <w:rPr>
          <w:rFonts w:ascii="Times New Roman" w:eastAsia="Times New Roman" w:hAnsi="Times New Roman"/>
          <w:b/>
          <w:bCs/>
          <w:sz w:val="24"/>
          <w:u w:val="single"/>
          <w:rtl/>
        </w:rPr>
        <w:t xml:space="preserve">(שלוש) </w:t>
      </w:r>
      <w:r w:rsidR="000312E0">
        <w:rPr>
          <w:rFonts w:ascii="Times New Roman" w:eastAsia="Times New Roman" w:hAnsi="Times New Roman" w:hint="cs"/>
          <w:b/>
          <w:bCs/>
          <w:sz w:val="24"/>
          <w:u w:val="single"/>
          <w:rtl/>
        </w:rPr>
        <w:t>/</w:t>
      </w:r>
      <w:r w:rsidRPr="001835AB">
        <w:rPr>
          <w:rFonts w:ascii="Times New Roman" w:eastAsia="Times New Roman" w:hAnsi="Times New Roman"/>
          <w:b/>
          <w:bCs/>
          <w:sz w:val="24"/>
          <w:u w:val="single"/>
          <w:rtl/>
        </w:rPr>
        <w:t xml:space="preserve">(ארבע) </w:t>
      </w:r>
      <w:r w:rsidR="00C0277C" w:rsidRPr="001835AB">
        <w:rPr>
          <w:rFonts w:ascii="Times New Roman" w:eastAsia="Times New Roman" w:hAnsi="Times New Roman"/>
          <w:b/>
          <w:bCs/>
          <w:sz w:val="24"/>
          <w:u w:val="single"/>
          <w:rtl/>
        </w:rPr>
        <w:t>מעליות</w:t>
      </w:r>
      <w:r w:rsidR="00C0277C">
        <w:rPr>
          <w:rFonts w:ascii="Times New Roman" w:eastAsia="Times New Roman" w:hAnsi="Times New Roman" w:hint="cs"/>
          <w:b/>
          <w:bCs/>
          <w:sz w:val="24"/>
          <w:u w:val="single"/>
          <w:rtl/>
        </w:rPr>
        <w:t xml:space="preserve">/ דרגנוע </w:t>
      </w:r>
      <w:r w:rsidRPr="001835AB">
        <w:rPr>
          <w:rFonts w:ascii="Times New Roman" w:eastAsia="Times New Roman" w:hAnsi="Times New Roman"/>
          <w:b/>
          <w:bCs/>
          <w:sz w:val="24"/>
          <w:u w:val="single"/>
          <w:rtl/>
        </w:rPr>
        <w:t xml:space="preserve">במבנה </w:t>
      </w:r>
    </w:p>
    <w:p w14:paraId="7D43A09D" w14:textId="77777777" w:rsidR="001835AB" w:rsidRPr="001835AB" w:rsidRDefault="001835AB" w:rsidP="001835AB">
      <w:pPr>
        <w:widowControl w:val="0"/>
        <w:spacing w:before="0" w:beforeAutospacing="0" w:after="0" w:afterAutospacing="0" w:line="240" w:lineRule="auto"/>
        <w:ind w:left="720" w:right="360"/>
        <w:rPr>
          <w:rFonts w:ascii="Times New Roman" w:eastAsia="Times New Roman" w:hAnsi="Times New Roman"/>
          <w:sz w:val="24"/>
          <w:rtl/>
        </w:rPr>
      </w:pPr>
    </w:p>
    <w:p w14:paraId="26758F6A"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א.</w:t>
      </w:r>
      <w:r w:rsidRPr="001835AB">
        <w:rPr>
          <w:rFonts w:ascii="Times New Roman" w:eastAsia="Times New Roman" w:hAnsi="Times New Roman"/>
          <w:sz w:val="24"/>
          <w:rtl/>
        </w:rPr>
        <w:tab/>
        <w:t>לאחר גמר התכנון המוקדם, ואישור עבודות שלב זה על ידי המזמין</w:t>
      </w:r>
      <w:r w:rsidRPr="001835AB">
        <w:rPr>
          <w:rFonts w:ascii="Times New Roman" w:eastAsia="Times New Roman" w:hAnsi="Times New Roman"/>
          <w:sz w:val="24"/>
          <w:rtl/>
        </w:rPr>
        <w:tab/>
      </w:r>
      <w:r w:rsidR="00E64AE3" w:rsidRPr="003F4502">
        <w:rPr>
          <w:rFonts w:ascii="Times New Roman" w:eastAsia="Times New Roman" w:hAnsi="Times New Roman" w:hint="cs"/>
          <w:sz w:val="24"/>
          <w:u w:val="dotted"/>
          <w:rtl/>
        </w:rPr>
        <w:t xml:space="preserve">             </w:t>
      </w:r>
      <w:r w:rsidRPr="001835AB">
        <w:rPr>
          <w:rFonts w:ascii="Times New Roman" w:eastAsia="Times New Roman" w:hAnsi="Times New Roman"/>
          <w:sz w:val="24"/>
          <w:rtl/>
        </w:rPr>
        <w:t>10%</w:t>
      </w:r>
    </w:p>
    <w:p w14:paraId="0CCBF250" w14:textId="77777777" w:rsidR="00534FD3" w:rsidRDefault="00534FD3" w:rsidP="006B5845">
      <w:pPr>
        <w:widowControl w:val="0"/>
        <w:spacing w:before="0" w:beforeAutospacing="0" w:after="0" w:afterAutospacing="0" w:line="240" w:lineRule="auto"/>
        <w:ind w:left="720" w:right="-142"/>
        <w:rPr>
          <w:rFonts w:ascii="Times New Roman" w:eastAsia="Times New Roman" w:hAnsi="Times New Roman"/>
          <w:sz w:val="24"/>
          <w:rtl/>
        </w:rPr>
      </w:pPr>
    </w:p>
    <w:p w14:paraId="2F6A5B9B" w14:textId="7757985C" w:rsidR="006B5845" w:rsidRDefault="001835AB" w:rsidP="006B5845">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ב.</w:t>
      </w:r>
      <w:r w:rsidRPr="001835AB">
        <w:rPr>
          <w:rFonts w:ascii="Times New Roman" w:eastAsia="Times New Roman" w:hAnsi="Times New Roman"/>
          <w:sz w:val="24"/>
          <w:rtl/>
        </w:rPr>
        <w:tab/>
        <w:t>לאחר גמר התכנון הסופי</w:t>
      </w:r>
      <w:r w:rsidR="006B5845">
        <w:rPr>
          <w:rFonts w:ascii="Times New Roman" w:eastAsia="Times New Roman" w:hAnsi="Times New Roman" w:hint="cs"/>
          <w:sz w:val="24"/>
          <w:rtl/>
        </w:rPr>
        <w:t xml:space="preserve"> , </w:t>
      </w:r>
      <w:r w:rsidRPr="001835AB">
        <w:rPr>
          <w:rFonts w:ascii="Times New Roman" w:eastAsia="Times New Roman" w:hAnsi="Times New Roman"/>
          <w:sz w:val="24"/>
          <w:rtl/>
        </w:rPr>
        <w:t xml:space="preserve"> אישור הבקשות להיתרי בניה והוצאת </w:t>
      </w:r>
    </w:p>
    <w:p w14:paraId="09E2F135" w14:textId="19FD92AB" w:rsidR="001835AB" w:rsidRPr="001835AB" w:rsidRDefault="001835AB" w:rsidP="001F3FCD">
      <w:pPr>
        <w:widowControl w:val="0"/>
        <w:spacing w:before="0" w:beforeAutospacing="0" w:after="0" w:afterAutospacing="0" w:line="240" w:lineRule="auto"/>
        <w:ind w:left="720" w:right="-142" w:firstLine="720"/>
        <w:rPr>
          <w:rFonts w:ascii="Times New Roman" w:eastAsia="Times New Roman" w:hAnsi="Times New Roman"/>
          <w:sz w:val="24"/>
          <w:rtl/>
        </w:rPr>
      </w:pPr>
      <w:r w:rsidRPr="001835AB">
        <w:rPr>
          <w:rFonts w:ascii="Times New Roman" w:eastAsia="Times New Roman" w:hAnsi="Times New Roman"/>
          <w:sz w:val="24"/>
          <w:rtl/>
        </w:rPr>
        <w:t>היתר בניה</w:t>
      </w:r>
      <w:r w:rsidR="006B5845">
        <w:rPr>
          <w:rFonts w:ascii="Times New Roman" w:eastAsia="Times New Roman" w:hAnsi="Times New Roman" w:hint="cs"/>
          <w:sz w:val="24"/>
          <w:u w:val="dotted"/>
          <w:rtl/>
        </w:rPr>
        <w:t xml:space="preserve"> , </w:t>
      </w:r>
      <w:r w:rsidRPr="001835AB">
        <w:rPr>
          <w:rFonts w:ascii="Times New Roman" w:eastAsia="Times New Roman" w:hAnsi="Times New Roman"/>
          <w:sz w:val="24"/>
          <w:rtl/>
        </w:rPr>
        <w:t>גמר התכנון המפורט והמכרזים, ואישור עבודות שלב זה</w:t>
      </w:r>
    </w:p>
    <w:p w14:paraId="624C2B5C" w14:textId="6FCBB807" w:rsidR="001835AB" w:rsidRPr="001835AB" w:rsidRDefault="001835AB" w:rsidP="006B5845">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ab/>
        <w:t>על ידי המזמין</w:t>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006B5845">
        <w:rPr>
          <w:rFonts w:ascii="Times New Roman" w:eastAsia="Times New Roman" w:hAnsi="Times New Roman" w:hint="cs"/>
          <w:sz w:val="24"/>
          <w:u w:val="dotted"/>
          <w:rtl/>
        </w:rPr>
        <w:t>........................45%</w:t>
      </w:r>
    </w:p>
    <w:p w14:paraId="56B2CC40" w14:textId="77777777" w:rsidR="00534FD3" w:rsidRDefault="00534FD3" w:rsidP="00286CB9">
      <w:pPr>
        <w:widowControl w:val="0"/>
        <w:spacing w:before="0" w:beforeAutospacing="0" w:after="0" w:afterAutospacing="0" w:line="240" w:lineRule="auto"/>
        <w:ind w:left="720" w:right="-142"/>
        <w:rPr>
          <w:rFonts w:ascii="Times New Roman" w:eastAsia="Times New Roman" w:hAnsi="Times New Roman"/>
          <w:sz w:val="24"/>
          <w:rtl/>
        </w:rPr>
      </w:pPr>
    </w:p>
    <w:p w14:paraId="6FE3CE74" w14:textId="0070BA52" w:rsidR="006B5845" w:rsidRDefault="000547DC" w:rsidP="001F3FCD">
      <w:pPr>
        <w:widowControl w:val="0"/>
        <w:spacing w:before="0" w:beforeAutospacing="0" w:after="0" w:afterAutospacing="0" w:line="240" w:lineRule="auto"/>
        <w:ind w:left="720" w:right="-142"/>
        <w:rPr>
          <w:rFonts w:ascii="Times New Roman" w:eastAsia="Times New Roman" w:hAnsi="Times New Roman"/>
          <w:sz w:val="24"/>
          <w:rtl/>
        </w:rPr>
      </w:pPr>
      <w:r>
        <w:rPr>
          <w:rFonts w:ascii="Times New Roman" w:eastAsia="Times New Roman" w:hAnsi="Times New Roman" w:hint="cs"/>
          <w:sz w:val="24"/>
          <w:rtl/>
        </w:rPr>
        <w:t>ג</w:t>
      </w:r>
      <w:r w:rsidR="001835AB" w:rsidRPr="001835AB">
        <w:rPr>
          <w:rFonts w:ascii="Times New Roman" w:eastAsia="Times New Roman" w:hAnsi="Times New Roman"/>
          <w:sz w:val="24"/>
          <w:rtl/>
        </w:rPr>
        <w:t>.</w:t>
      </w:r>
      <w:r w:rsidR="001835AB" w:rsidRPr="001835AB">
        <w:rPr>
          <w:rFonts w:ascii="Times New Roman" w:eastAsia="Times New Roman" w:hAnsi="Times New Roman"/>
          <w:sz w:val="24"/>
          <w:rtl/>
        </w:rPr>
        <w:tab/>
        <w:t>לאחר גמר הוצאת תכניות לבצוע</w:t>
      </w:r>
      <w:r w:rsidR="001835AB" w:rsidRPr="001835AB">
        <w:rPr>
          <w:rFonts w:ascii="Times New Roman" w:eastAsia="Times New Roman" w:hAnsi="Times New Roman"/>
          <w:sz w:val="24"/>
          <w:rtl/>
        </w:rPr>
        <w:tab/>
      </w:r>
      <w:r w:rsidR="001835AB" w:rsidRPr="001835AB">
        <w:rPr>
          <w:rFonts w:ascii="Times New Roman" w:eastAsia="Times New Roman" w:hAnsi="Times New Roman" w:hint="cs"/>
          <w:sz w:val="24"/>
          <w:rtl/>
        </w:rPr>
        <w:t>ואישור ציוד הספק</w:t>
      </w:r>
      <w:r w:rsidR="001835AB" w:rsidRPr="003F4502">
        <w:rPr>
          <w:rFonts w:ascii="Times New Roman" w:eastAsia="Times New Roman" w:hAnsi="Times New Roman"/>
          <w:sz w:val="24"/>
          <w:u w:val="dotted"/>
          <w:rtl/>
        </w:rPr>
        <w:tab/>
      </w:r>
      <w:r w:rsidR="00E64AE3" w:rsidRPr="003F4502">
        <w:rPr>
          <w:rFonts w:ascii="Times New Roman" w:eastAsia="Times New Roman" w:hAnsi="Times New Roman"/>
          <w:sz w:val="24"/>
          <w:u w:val="dotted"/>
          <w:rtl/>
        </w:rPr>
        <w:tab/>
      </w:r>
      <w:r w:rsidR="00E64AE3" w:rsidRPr="003F4502">
        <w:rPr>
          <w:rFonts w:ascii="Times New Roman" w:eastAsia="Times New Roman" w:hAnsi="Times New Roman" w:hint="cs"/>
          <w:sz w:val="24"/>
          <w:u w:val="dotted"/>
          <w:rtl/>
        </w:rPr>
        <w:t xml:space="preserve">             </w:t>
      </w:r>
      <w:r>
        <w:rPr>
          <w:rFonts w:ascii="Times New Roman" w:eastAsia="Times New Roman" w:hAnsi="Times New Roman" w:hint="cs"/>
          <w:sz w:val="24"/>
          <w:rtl/>
        </w:rPr>
        <w:t>20%</w:t>
      </w:r>
      <w:r w:rsidR="001835AB" w:rsidRPr="001835AB">
        <w:rPr>
          <w:rFonts w:ascii="Times New Roman" w:eastAsia="Times New Roman" w:hAnsi="Times New Roman"/>
          <w:sz w:val="24"/>
          <w:rtl/>
        </w:rPr>
        <w:tab/>
        <w:t>ב</w:t>
      </w:r>
      <w:r w:rsidR="006B5845">
        <w:rPr>
          <w:rFonts w:ascii="Times New Roman" w:eastAsia="Times New Roman" w:hAnsi="Times New Roman" w:hint="cs"/>
          <w:sz w:val="24"/>
          <w:rtl/>
        </w:rPr>
        <w:t xml:space="preserve">גמר </w:t>
      </w:r>
      <w:r w:rsidR="001835AB" w:rsidRPr="001835AB">
        <w:rPr>
          <w:rFonts w:ascii="Times New Roman" w:eastAsia="Times New Roman" w:hAnsi="Times New Roman"/>
          <w:sz w:val="24"/>
          <w:rtl/>
        </w:rPr>
        <w:t>הפיקוח העליון</w:t>
      </w:r>
      <w:r w:rsidR="006B5845">
        <w:rPr>
          <w:rFonts w:ascii="Times New Roman" w:eastAsia="Times New Roman" w:hAnsi="Times New Roman" w:hint="cs"/>
          <w:sz w:val="24"/>
          <w:u w:val="dotted"/>
          <w:rtl/>
        </w:rPr>
        <w:t xml:space="preserve"> </w:t>
      </w:r>
      <w:r w:rsidR="006B5845">
        <w:rPr>
          <w:rFonts w:ascii="Times New Roman" w:eastAsia="Times New Roman" w:hAnsi="Times New Roman" w:hint="cs"/>
          <w:sz w:val="24"/>
          <w:rtl/>
        </w:rPr>
        <w:t xml:space="preserve">ובסיום </w:t>
      </w:r>
      <w:r w:rsidR="001835AB" w:rsidRPr="001835AB">
        <w:rPr>
          <w:rFonts w:ascii="Times New Roman" w:eastAsia="Times New Roman" w:hAnsi="Times New Roman"/>
          <w:sz w:val="24"/>
          <w:rtl/>
        </w:rPr>
        <w:t xml:space="preserve"> גמר ביצוע העבודות בהתאם לחוזה זה, </w:t>
      </w:r>
    </w:p>
    <w:p w14:paraId="6E3B0BC7" w14:textId="76AC1E8E" w:rsidR="006B5845" w:rsidRDefault="001835AB" w:rsidP="001F3FCD">
      <w:pPr>
        <w:widowControl w:val="0"/>
        <w:spacing w:before="0" w:beforeAutospacing="0" w:after="0" w:afterAutospacing="0" w:line="240" w:lineRule="auto"/>
        <w:ind w:left="720" w:right="-142" w:firstLine="720"/>
        <w:rPr>
          <w:rFonts w:ascii="Times New Roman" w:eastAsia="Times New Roman" w:hAnsi="Times New Roman"/>
          <w:sz w:val="24"/>
          <w:rtl/>
        </w:rPr>
      </w:pPr>
      <w:r w:rsidRPr="001835AB">
        <w:rPr>
          <w:rFonts w:ascii="Times New Roman" w:eastAsia="Times New Roman" w:hAnsi="Times New Roman"/>
          <w:sz w:val="24"/>
          <w:rtl/>
        </w:rPr>
        <w:t xml:space="preserve">הפעלת הפרויקט </w:t>
      </w:r>
      <w:r w:rsidR="006B5845">
        <w:rPr>
          <w:rFonts w:ascii="Times New Roman" w:eastAsia="Times New Roman" w:hAnsi="Times New Roman" w:hint="cs"/>
          <w:sz w:val="24"/>
          <w:rtl/>
        </w:rPr>
        <w:t>וה</w:t>
      </w:r>
      <w:r w:rsidRPr="001835AB">
        <w:rPr>
          <w:rFonts w:ascii="Times New Roman" w:eastAsia="Times New Roman" w:hAnsi="Times New Roman"/>
          <w:sz w:val="24"/>
          <w:rtl/>
        </w:rPr>
        <w:t>מתקן קבלת המערכות וקבלתם על ידי המזמין, ו</w:t>
      </w:r>
    </w:p>
    <w:p w14:paraId="0083037C" w14:textId="0958FF8B" w:rsidR="006B5845" w:rsidRDefault="001835AB" w:rsidP="001F3FCD">
      <w:pPr>
        <w:widowControl w:val="0"/>
        <w:spacing w:before="0" w:beforeAutospacing="0" w:after="0" w:afterAutospacing="0" w:line="240" w:lineRule="auto"/>
        <w:ind w:left="720" w:right="-142" w:firstLine="720"/>
        <w:rPr>
          <w:rFonts w:ascii="Times New Roman" w:eastAsia="Times New Roman" w:hAnsi="Times New Roman"/>
          <w:sz w:val="24"/>
          <w:rtl/>
        </w:rPr>
      </w:pPr>
      <w:r w:rsidRPr="001835AB">
        <w:rPr>
          <w:rFonts w:ascii="Times New Roman" w:eastAsia="Times New Roman" w:hAnsi="Times New Roman"/>
          <w:sz w:val="24"/>
          <w:rtl/>
        </w:rPr>
        <w:t>לאחר בדיקת החשבונות הסופיים בגין העבודות ואישורם על ידי המתכנן</w:t>
      </w:r>
    </w:p>
    <w:p w14:paraId="44301875" w14:textId="6B108596" w:rsidR="00C0277C" w:rsidRDefault="001835AB" w:rsidP="001F3FCD">
      <w:pPr>
        <w:widowControl w:val="0"/>
        <w:spacing w:before="0" w:beforeAutospacing="0" w:after="0" w:afterAutospacing="0" w:line="240" w:lineRule="auto"/>
        <w:ind w:left="720" w:right="-142" w:firstLine="720"/>
        <w:rPr>
          <w:rFonts w:ascii="Times New Roman" w:eastAsia="Times New Roman" w:hAnsi="Times New Roman"/>
          <w:sz w:val="24"/>
          <w:rtl/>
        </w:rPr>
      </w:pPr>
      <w:r w:rsidRPr="001835AB">
        <w:rPr>
          <w:rFonts w:ascii="Times New Roman" w:eastAsia="Times New Roman" w:hAnsi="Times New Roman"/>
          <w:sz w:val="24"/>
          <w:rtl/>
        </w:rPr>
        <w:t xml:space="preserve">והמזמין </w:t>
      </w:r>
      <w:r w:rsidR="00C0277C">
        <w:rPr>
          <w:rFonts w:ascii="Times New Roman" w:eastAsia="Times New Roman" w:hAnsi="Times New Roman" w:hint="cs"/>
          <w:sz w:val="24"/>
          <w:rtl/>
        </w:rPr>
        <w:t xml:space="preserve">, </w:t>
      </w:r>
      <w:r w:rsidRPr="001835AB">
        <w:rPr>
          <w:rFonts w:ascii="Times New Roman" w:eastAsia="Times New Roman" w:hAnsi="Times New Roman"/>
          <w:sz w:val="24"/>
          <w:rtl/>
        </w:rPr>
        <w:t>קבלת אישור אכלוס</w:t>
      </w:r>
      <w:r w:rsidRPr="001835AB">
        <w:rPr>
          <w:rFonts w:ascii="Times New Roman" w:eastAsia="Times New Roman" w:hAnsi="Times New Roman" w:hint="cs"/>
          <w:sz w:val="24"/>
          <w:rtl/>
        </w:rPr>
        <w:t xml:space="preserve"> לאח</w:t>
      </w:r>
      <w:r w:rsidRPr="001835AB">
        <w:rPr>
          <w:rFonts w:ascii="Times New Roman" w:eastAsia="Times New Roman" w:hAnsi="Times New Roman" w:hint="eastAsia"/>
          <w:sz w:val="24"/>
          <w:rtl/>
        </w:rPr>
        <w:t>ר</w:t>
      </w:r>
      <w:r w:rsidRPr="001835AB">
        <w:rPr>
          <w:rFonts w:ascii="Times New Roman" w:eastAsia="Times New Roman" w:hAnsi="Times New Roman" w:hint="cs"/>
          <w:sz w:val="24"/>
          <w:rtl/>
        </w:rPr>
        <w:t xml:space="preserve"> קבלת אישור מכון התקנים ומשרד </w:t>
      </w:r>
    </w:p>
    <w:p w14:paraId="29F4C632" w14:textId="73E1B1B1" w:rsidR="003F4502" w:rsidRDefault="001835AB" w:rsidP="001F3FCD">
      <w:pPr>
        <w:widowControl w:val="0"/>
        <w:spacing w:before="0" w:beforeAutospacing="0" w:after="0" w:afterAutospacing="0" w:line="240" w:lineRule="auto"/>
        <w:ind w:left="720" w:right="-142" w:firstLine="720"/>
        <w:rPr>
          <w:rFonts w:ascii="Times New Roman" w:eastAsia="Times New Roman" w:hAnsi="Times New Roman"/>
          <w:b/>
          <w:bCs/>
          <w:sz w:val="24"/>
          <w:u w:val="single"/>
          <w:rtl/>
        </w:rPr>
      </w:pPr>
      <w:r w:rsidRPr="001835AB">
        <w:rPr>
          <w:rFonts w:ascii="Times New Roman" w:eastAsia="Times New Roman" w:hAnsi="Times New Roman" w:hint="cs"/>
          <w:sz w:val="24"/>
          <w:rtl/>
        </w:rPr>
        <w:t>העבודה</w:t>
      </w:r>
      <w:r w:rsidR="00C0277C">
        <w:rPr>
          <w:rFonts w:ascii="Times New Roman" w:eastAsia="Times New Roman" w:hAnsi="Times New Roman" w:hint="cs"/>
          <w:sz w:val="24"/>
          <w:u w:val="dotted"/>
          <w:rtl/>
        </w:rPr>
        <w:t>, ואישור היועץ בכתב לתקינות ומסירתן לנציגות /חב הניהול .</w:t>
      </w:r>
      <w:r w:rsidRPr="003F4502">
        <w:rPr>
          <w:rFonts w:ascii="Times New Roman" w:eastAsia="Times New Roman" w:hAnsi="Times New Roman" w:hint="cs"/>
          <w:sz w:val="24"/>
          <w:u w:val="dotted"/>
          <w:rtl/>
        </w:rPr>
        <w:tab/>
      </w:r>
      <w:r w:rsidR="000547DC">
        <w:rPr>
          <w:rFonts w:ascii="Times New Roman" w:eastAsia="Times New Roman" w:hAnsi="Times New Roman" w:hint="cs"/>
          <w:sz w:val="24"/>
          <w:rtl/>
        </w:rPr>
        <w:t>25</w:t>
      </w:r>
      <w:r w:rsidRPr="001835AB">
        <w:rPr>
          <w:rFonts w:ascii="Times New Roman" w:eastAsia="Times New Roman" w:hAnsi="Times New Roman"/>
          <w:sz w:val="24"/>
          <w:rtl/>
        </w:rPr>
        <w:t>%</w:t>
      </w:r>
      <w:r w:rsidRPr="001835AB">
        <w:rPr>
          <w:rFonts w:ascii="Times New Roman" w:eastAsia="Times New Roman" w:hAnsi="Times New Roman"/>
          <w:sz w:val="24"/>
          <w:rtl/>
        </w:rPr>
        <w:tab/>
      </w:r>
      <w:r w:rsidRPr="001835AB">
        <w:rPr>
          <w:rFonts w:ascii="Times New Roman" w:eastAsia="Times New Roman" w:hAnsi="Times New Roman"/>
          <w:sz w:val="24"/>
          <w:rtl/>
        </w:rPr>
        <w:tab/>
      </w:r>
      <w:r w:rsidRPr="001835AB">
        <w:rPr>
          <w:rFonts w:ascii="Times New Roman" w:eastAsia="Times New Roman" w:hAnsi="Times New Roman"/>
          <w:sz w:val="24"/>
          <w:rtl/>
        </w:rPr>
        <w:tab/>
      </w:r>
    </w:p>
    <w:p w14:paraId="14D47219" w14:textId="77777777" w:rsidR="001835AB" w:rsidRPr="001835AB" w:rsidRDefault="001835AB" w:rsidP="001835AB">
      <w:pPr>
        <w:widowControl w:val="0"/>
        <w:spacing w:before="0" w:beforeAutospacing="0" w:after="0" w:afterAutospacing="0" w:line="240" w:lineRule="auto"/>
        <w:ind w:left="720" w:right="360"/>
        <w:rPr>
          <w:rFonts w:ascii="Times New Roman" w:eastAsia="Times New Roman" w:hAnsi="Times New Roman"/>
          <w:sz w:val="24"/>
          <w:rtl/>
        </w:rPr>
      </w:pPr>
    </w:p>
    <w:p w14:paraId="3529D990" w14:textId="77777777" w:rsidR="002F2747" w:rsidRDefault="001835AB" w:rsidP="009E2846">
      <w:pPr>
        <w:widowControl w:val="0"/>
        <w:numPr>
          <w:ilvl w:val="0"/>
          <w:numId w:val="14"/>
        </w:numPr>
        <w:spacing w:before="0" w:beforeAutospacing="0" w:after="0" w:afterAutospacing="0" w:line="360" w:lineRule="auto"/>
        <w:jc w:val="both"/>
        <w:rPr>
          <w:rFonts w:ascii="Times New Roman" w:eastAsia="Times New Roman" w:hAnsi="Times New Roman"/>
          <w:sz w:val="20"/>
          <w:lang w:eastAsia="he-IL"/>
        </w:rPr>
      </w:pPr>
      <w:r w:rsidRPr="001835AB">
        <w:rPr>
          <w:rFonts w:ascii="Times New Roman" w:eastAsia="Times New Roman" w:hAnsi="Times New Roman"/>
          <w:sz w:val="20"/>
          <w:rtl/>
          <w:lang w:eastAsia="he-IL"/>
        </w:rPr>
        <w:t>למרות האמור בסעיף 1 לעיל רשאי המזמין לשלם למתכנן מקדמות בגין קידום התכנון אשר יקוזזו משלבי התשלום, וזאת עפ"י קביעתו ושקול דעתו הבלעדי של המזמין.</w:t>
      </w:r>
    </w:p>
    <w:p w14:paraId="218C30CC" w14:textId="77777777" w:rsidR="002F2747" w:rsidRDefault="001835AB" w:rsidP="009E2846">
      <w:pPr>
        <w:widowControl w:val="0"/>
        <w:numPr>
          <w:ilvl w:val="0"/>
          <w:numId w:val="14"/>
        </w:numPr>
        <w:spacing w:before="0" w:beforeAutospacing="0" w:after="0" w:afterAutospacing="0" w:line="360" w:lineRule="auto"/>
        <w:jc w:val="both"/>
        <w:rPr>
          <w:rFonts w:ascii="Times New Roman" w:eastAsia="Times New Roman" w:hAnsi="Times New Roman"/>
          <w:sz w:val="20"/>
          <w:lang w:eastAsia="he-IL"/>
        </w:rPr>
      </w:pPr>
      <w:r w:rsidRPr="002F2747">
        <w:rPr>
          <w:rFonts w:ascii="Times New Roman" w:eastAsia="Times New Roman" w:hAnsi="Times New Roman"/>
          <w:sz w:val="24"/>
          <w:rtl/>
          <w:lang w:eastAsia="he-IL"/>
        </w:rPr>
        <w:t>המתכנן יגיש חשבון לא יותר מאשר פעם בחודש. לכל חשבון יצרף המתכנן אישור מאת חברת הביטוח על קיומם של הביטוחים המפורטים בחוזה בנוסח המצ"ב כנספח ז' לחוזה.</w:t>
      </w:r>
    </w:p>
    <w:p w14:paraId="1A38C087" w14:textId="77777777" w:rsidR="001835AB" w:rsidRPr="002F2747" w:rsidRDefault="001835AB" w:rsidP="009E2846">
      <w:pPr>
        <w:widowControl w:val="0"/>
        <w:numPr>
          <w:ilvl w:val="0"/>
          <w:numId w:val="14"/>
        </w:numPr>
        <w:spacing w:before="0" w:beforeAutospacing="0" w:after="0" w:afterAutospacing="0" w:line="360" w:lineRule="auto"/>
        <w:jc w:val="both"/>
        <w:rPr>
          <w:rFonts w:ascii="Times New Roman" w:eastAsia="Times New Roman" w:hAnsi="Times New Roman"/>
          <w:sz w:val="20"/>
          <w:rtl/>
          <w:lang w:eastAsia="he-IL"/>
        </w:rPr>
      </w:pPr>
      <w:r w:rsidRPr="002F2747">
        <w:rPr>
          <w:rFonts w:ascii="Times New Roman" w:eastAsia="Times New Roman" w:hAnsi="Times New Roman"/>
          <w:sz w:val="24"/>
          <w:rtl/>
          <w:lang w:eastAsia="he-IL"/>
        </w:rPr>
        <w:t xml:space="preserve">המזמין ישלם את שכר המתכנן </w:t>
      </w:r>
      <w:r w:rsidRPr="001F3FCD">
        <w:rPr>
          <w:rFonts w:ascii="Times New Roman" w:eastAsia="Times New Roman" w:hAnsi="Times New Roman"/>
          <w:b/>
          <w:bCs/>
          <w:sz w:val="24"/>
          <w:rtl/>
          <w:lang w:eastAsia="he-IL"/>
        </w:rPr>
        <w:t xml:space="preserve">תוך </w:t>
      </w:r>
      <w:r w:rsidRPr="001F3FCD">
        <w:rPr>
          <w:rFonts w:ascii="Times New Roman" w:eastAsia="Times New Roman" w:hAnsi="Times New Roman"/>
          <w:b/>
          <w:bCs/>
          <w:sz w:val="24"/>
          <w:rtl/>
        </w:rPr>
        <w:t>60</w:t>
      </w:r>
      <w:r w:rsidRPr="001F3FCD">
        <w:rPr>
          <w:rFonts w:ascii="Times New Roman" w:eastAsia="Times New Roman" w:hAnsi="Times New Roman"/>
          <w:b/>
          <w:bCs/>
          <w:sz w:val="24"/>
          <w:rtl/>
          <w:lang w:eastAsia="he-IL"/>
        </w:rPr>
        <w:t xml:space="preserve"> יום </w:t>
      </w:r>
      <w:r w:rsidRPr="002F2747">
        <w:rPr>
          <w:rFonts w:ascii="Times New Roman" w:eastAsia="Times New Roman" w:hAnsi="Times New Roman"/>
          <w:sz w:val="24"/>
          <w:rtl/>
          <w:lang w:eastAsia="he-IL"/>
        </w:rPr>
        <w:t>מתאריך אישור החשבון ע"י המנהל.</w:t>
      </w:r>
    </w:p>
    <w:p w14:paraId="0E3EBA49" w14:textId="77777777" w:rsidR="001835AB" w:rsidRPr="001835AB" w:rsidRDefault="001835AB" w:rsidP="001835AB">
      <w:pPr>
        <w:widowControl w:val="0"/>
        <w:spacing w:before="0" w:beforeAutospacing="0" w:after="0" w:afterAutospacing="0" w:line="240" w:lineRule="auto"/>
        <w:ind w:left="720" w:hanging="720"/>
        <w:rPr>
          <w:rFonts w:ascii="Times New Roman" w:eastAsia="Times New Roman" w:hAnsi="Times New Roman"/>
          <w:sz w:val="24"/>
          <w:rtl/>
          <w:lang w:eastAsia="he-IL"/>
        </w:rPr>
      </w:pPr>
    </w:p>
    <w:p w14:paraId="177D41B0" w14:textId="77777777" w:rsidR="001835AB" w:rsidRPr="001835AB" w:rsidRDefault="001835AB" w:rsidP="001835AB">
      <w:pPr>
        <w:widowControl w:val="0"/>
        <w:spacing w:before="0" w:beforeAutospacing="0" w:after="0" w:afterAutospacing="0" w:line="240" w:lineRule="auto"/>
        <w:ind w:left="720" w:hanging="720"/>
        <w:rPr>
          <w:rFonts w:ascii="Times New Roman" w:eastAsia="Times New Roman" w:hAnsi="Times New Roman"/>
          <w:sz w:val="24"/>
          <w:rtl/>
          <w:lang w:eastAsia="he-IL"/>
        </w:rPr>
      </w:pPr>
    </w:p>
    <w:p w14:paraId="3B4DB522" w14:textId="77777777" w:rsidR="001835AB" w:rsidRPr="001835AB" w:rsidRDefault="001835AB" w:rsidP="001835AB">
      <w:pPr>
        <w:widowControl w:val="0"/>
        <w:spacing w:before="0" w:beforeAutospacing="0" w:after="0" w:afterAutospacing="0" w:line="240" w:lineRule="auto"/>
        <w:ind w:left="720" w:hanging="720"/>
        <w:rPr>
          <w:rFonts w:ascii="Times New Roman" w:eastAsia="Times New Roman" w:hAnsi="Times New Roman"/>
          <w:sz w:val="24"/>
          <w:rtl/>
          <w:lang w:eastAsia="he-IL"/>
        </w:rPr>
      </w:pPr>
    </w:p>
    <w:p w14:paraId="2F2ABC09" w14:textId="77777777" w:rsidR="001835AB" w:rsidRPr="001835AB" w:rsidRDefault="001835AB" w:rsidP="001835AB">
      <w:pPr>
        <w:widowControl w:val="0"/>
        <w:spacing w:before="0" w:beforeAutospacing="0" w:after="0" w:afterAutospacing="0" w:line="240" w:lineRule="auto"/>
        <w:rPr>
          <w:rFonts w:ascii="Times New Roman" w:eastAsia="Times New Roman" w:hAnsi="Times New Roman"/>
          <w:sz w:val="24"/>
          <w:rtl/>
          <w:lang w:eastAsia="he-IL"/>
        </w:rPr>
      </w:pPr>
    </w:p>
    <w:p w14:paraId="157C6137" w14:textId="77777777" w:rsidR="001835AB" w:rsidRPr="001835AB" w:rsidRDefault="001835AB" w:rsidP="001835AB">
      <w:pPr>
        <w:widowControl w:val="0"/>
        <w:spacing w:before="0" w:beforeAutospacing="0" w:after="0" w:afterAutospacing="0" w:line="240" w:lineRule="auto"/>
        <w:ind w:left="84" w:firstLine="1356"/>
        <w:jc w:val="center"/>
        <w:rPr>
          <w:rFonts w:ascii="Times New Roman" w:eastAsia="Times New Roman" w:hAnsi="Times New Roman"/>
          <w:b/>
          <w:bCs/>
          <w:sz w:val="24"/>
          <w:u w:val="single"/>
          <w:rtl/>
          <w:lang w:eastAsia="he-IL"/>
        </w:rPr>
      </w:pPr>
    </w:p>
    <w:p w14:paraId="5FAA3A71" w14:textId="77777777" w:rsidR="001835AB" w:rsidRPr="001835AB" w:rsidRDefault="001835AB" w:rsidP="001835AB">
      <w:pPr>
        <w:widowControl w:val="0"/>
        <w:spacing w:before="0" w:beforeAutospacing="0" w:after="0" w:afterAutospacing="0" w:line="240" w:lineRule="auto"/>
        <w:ind w:left="84" w:firstLine="1356"/>
        <w:jc w:val="center"/>
        <w:rPr>
          <w:rFonts w:ascii="Times New Roman" w:eastAsia="Times New Roman" w:hAnsi="Times New Roman"/>
          <w:b/>
          <w:bCs/>
          <w:sz w:val="24"/>
          <w:u w:val="single"/>
          <w:rtl/>
          <w:lang w:eastAsia="he-IL"/>
        </w:rPr>
      </w:pPr>
    </w:p>
    <w:p w14:paraId="2090FB7C"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sz w:val="20"/>
          <w:rtl/>
          <w:lang w:eastAsia="he-IL"/>
        </w:rPr>
      </w:pPr>
      <w:r w:rsidRPr="001835AB">
        <w:rPr>
          <w:rFonts w:ascii="Times New Roman" w:eastAsia="Times New Roman" w:hAnsi="Times New Roman"/>
          <w:b/>
          <w:bCs/>
          <w:sz w:val="24"/>
          <w:u w:val="single"/>
          <w:rtl/>
          <w:lang w:eastAsia="he-IL"/>
        </w:rPr>
        <w:br w:type="page"/>
      </w:r>
    </w:p>
    <w:p w14:paraId="750C963E" w14:textId="77777777" w:rsidR="009E2846" w:rsidRPr="009E2846" w:rsidRDefault="009E2846" w:rsidP="009E2846">
      <w:pPr>
        <w:widowControl w:val="0"/>
        <w:spacing w:before="0" w:beforeAutospacing="0" w:after="0" w:afterAutospacing="0" w:line="240" w:lineRule="auto"/>
        <w:jc w:val="center"/>
        <w:rPr>
          <w:rFonts w:ascii="Times New Roman" w:eastAsia="Times New Roman" w:hAnsi="Times New Roman"/>
          <w:sz w:val="20"/>
          <w:rtl/>
          <w:lang w:eastAsia="he-IL"/>
        </w:rPr>
      </w:pPr>
      <w:r w:rsidRPr="009E2846">
        <w:rPr>
          <w:rFonts w:ascii="Times New Roman" w:eastAsia="Times New Roman" w:hAnsi="Times New Roman" w:hint="cs"/>
          <w:bCs/>
          <w:sz w:val="20"/>
          <w:u w:val="single"/>
          <w:rtl/>
          <w:lang w:eastAsia="he-IL"/>
        </w:rPr>
        <w:t>נספח "ו''</w:t>
      </w:r>
    </w:p>
    <w:p w14:paraId="7EECAC53" w14:textId="512C53FA" w:rsidR="009E2846" w:rsidRPr="009E2846" w:rsidRDefault="009E2846" w:rsidP="009E2846">
      <w:pPr>
        <w:widowControl w:val="0"/>
        <w:spacing w:before="0" w:beforeAutospacing="0" w:after="0" w:afterAutospacing="0" w:line="240" w:lineRule="auto"/>
        <w:jc w:val="right"/>
        <w:outlineLvl w:val="4"/>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 xml:space="preserve">תאריך : </w:t>
      </w:r>
      <w:sdt>
        <w:sdtPr>
          <w:rPr>
            <w:rFonts w:ascii="Times New Roman" w:eastAsia="Times New Roman" w:hAnsi="Times New Roman"/>
            <w:color w:val="008000"/>
            <w:sz w:val="24"/>
            <w:rtl/>
            <w:lang w:eastAsia="he-IL"/>
          </w:rPr>
          <w:alias w:val="תאריך חתימת חוזה"/>
          <w:tag w:val="cntSignDate"/>
          <w:id w:val="94216678"/>
          <w:placeholder>
            <w:docPart w:val="B0DEDF3A4B70409DA9BD05A9AD7251C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2-02-28T00:00:00Z">
            <w:dateFormat w:val="dd/MM/yyyy"/>
            <w:lid w:val="he-IL"/>
            <w:storeMappedDataAs w:val="dateTime"/>
            <w:calendar w:val="gregorian"/>
          </w:date>
        </w:sdtPr>
        <w:sdtEndPr>
          <w:rPr>
            <w:rFonts w:hint="cs"/>
          </w:rPr>
        </w:sdtEndPr>
        <w:sdtContent>
          <w:r w:rsidR="00C82D08">
            <w:rPr>
              <w:rFonts w:ascii="Times New Roman" w:eastAsia="Times New Roman" w:hAnsi="Times New Roman" w:hint="cs"/>
              <w:color w:val="008000"/>
              <w:sz w:val="24"/>
              <w:rtl/>
              <w:lang w:eastAsia="he-IL"/>
            </w:rPr>
            <w:t>‏28/02/2022</w:t>
          </w:r>
        </w:sdtContent>
      </w:sdt>
      <w:r w:rsidRPr="009E2846">
        <w:rPr>
          <w:rFonts w:ascii="Times New Roman" w:eastAsia="Times New Roman" w:hAnsi="Times New Roman" w:hint="cs"/>
          <w:bCs/>
          <w:color w:val="FF0000"/>
          <w:sz w:val="24"/>
          <w:rtl/>
          <w:lang w:eastAsia="he-IL"/>
        </w:rPr>
        <w:br/>
      </w:r>
    </w:p>
    <w:p w14:paraId="589BEA41" w14:textId="77777777" w:rsidR="009E2846" w:rsidRPr="009E2846" w:rsidRDefault="009E2846" w:rsidP="009E2846">
      <w:pPr>
        <w:widowControl w:val="0"/>
        <w:spacing w:before="0" w:beforeAutospacing="0" w:after="0" w:afterAutospacing="0" w:line="240" w:lineRule="auto"/>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לכבוד</w:t>
      </w:r>
      <w:r w:rsidRPr="009E2846">
        <w:rPr>
          <w:rFonts w:ascii="Times New Roman" w:eastAsia="Times New Roman" w:hAnsi="Times New Roman" w:hint="cs"/>
          <w:sz w:val="24"/>
          <w:lang w:eastAsia="he-IL"/>
        </w:rPr>
        <w:t xml:space="preserve"> </w:t>
      </w:r>
    </w:p>
    <w:sdt>
      <w:sdtPr>
        <w:rPr>
          <w:rFonts w:ascii="Times New Roman" w:eastAsia="Times New Roman" w:hAnsi="Times New Roman"/>
          <w:color w:val="008000"/>
          <w:sz w:val="24"/>
          <w:rtl/>
          <w:lang w:eastAsia="he-IL"/>
        </w:rPr>
        <w:alias w:val="צד א בחוזה"/>
        <w:tag w:val="cntTzadA"/>
        <w:id w:val="-827822700"/>
        <w:placeholder>
          <w:docPart w:val="B96535F2EC8E4A54A7A080923C431AC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7076B46D" w14:textId="1E98993E" w:rsidR="009E2846" w:rsidRPr="009E2846" w:rsidRDefault="003A4CAA" w:rsidP="001F3FCD">
          <w:pPr>
            <w:widowControl w:val="0"/>
            <w:spacing w:before="0" w:beforeAutospacing="0" w:after="0" w:afterAutospacing="0" w:line="240" w:lineRule="auto"/>
            <w:rPr>
              <w:rFonts w:ascii="Times New Roman" w:eastAsia="Times New Roman" w:hAnsi="Times New Roman"/>
              <w:color w:val="008000"/>
              <w:sz w:val="24"/>
              <w:rtl/>
              <w:lang w:eastAsia="he-IL"/>
            </w:rPr>
          </w:pPr>
          <w:r>
            <w:rPr>
              <w:rFonts w:ascii="Times New Roman" w:eastAsia="Times New Roman" w:hAnsi="Times New Roman"/>
              <w:color w:val="008000"/>
              <w:sz w:val="24"/>
              <w:rtl/>
              <w:lang w:eastAsia="he-IL"/>
            </w:rPr>
            <w:br/>
            <w:t>אפריקה ישראל מגורים בע"מ</w:t>
          </w:r>
          <w:r>
            <w:rPr>
              <w:rFonts w:ascii="Times New Roman" w:eastAsia="Times New Roman" w:hAnsi="Times New Roman"/>
              <w:color w:val="008000"/>
              <w:sz w:val="24"/>
              <w:rtl/>
              <w:lang w:eastAsia="he-IL"/>
            </w:rPr>
            <w:br/>
            <w:t>יוני נתניהו 1 ג' אור יהודה</w:t>
          </w:r>
          <w:r>
            <w:rPr>
              <w:rFonts w:ascii="Times New Roman" w:eastAsia="Times New Roman" w:hAnsi="Times New Roman"/>
              <w:color w:val="008000"/>
              <w:sz w:val="24"/>
              <w:rtl/>
              <w:lang w:eastAsia="he-IL"/>
            </w:rPr>
            <w:br/>
            <w:t>מ.ז 52-003476-0</w:t>
          </w:r>
          <w:r>
            <w:rPr>
              <w:rFonts w:ascii="Times New Roman" w:eastAsia="Times New Roman" w:hAnsi="Times New Roman"/>
              <w:color w:val="008000"/>
              <w:sz w:val="24"/>
              <w:rtl/>
              <w:lang w:eastAsia="he-IL"/>
            </w:rPr>
            <w:br/>
          </w:r>
          <w:r>
            <w:rPr>
              <w:rFonts w:ascii="Times New Roman" w:eastAsia="Times New Roman" w:hAnsi="Times New Roman"/>
              <w:color w:val="008000"/>
              <w:sz w:val="24"/>
              <w:rtl/>
              <w:lang w:eastAsia="he-IL"/>
            </w:rPr>
            <w:br/>
            <w:t>כלל נכסי נדלן נשר מרכז (נ.נ.נ.מ) שותפות מוגבלת</w:t>
          </w:r>
          <w:r>
            <w:rPr>
              <w:rFonts w:ascii="Times New Roman" w:eastAsia="Times New Roman" w:hAnsi="Times New Roman"/>
              <w:color w:val="008000"/>
              <w:sz w:val="24"/>
              <w:rtl/>
              <w:lang w:eastAsia="he-IL"/>
            </w:rPr>
            <w:br/>
            <w:t>מרכז עזריאלי בניין משולש 3, תל אביב</w:t>
          </w:r>
          <w:r>
            <w:rPr>
              <w:rFonts w:ascii="Times New Roman" w:eastAsia="Times New Roman" w:hAnsi="Times New Roman"/>
              <w:color w:val="008000"/>
              <w:sz w:val="24"/>
              <w:rtl/>
              <w:lang w:eastAsia="he-IL"/>
            </w:rPr>
            <w:br/>
            <w:t>540283033</w:t>
          </w:r>
          <w:r>
            <w:rPr>
              <w:rFonts w:ascii="Times New Roman" w:eastAsia="Times New Roman" w:hAnsi="Times New Roman"/>
              <w:color w:val="008000"/>
              <w:sz w:val="24"/>
              <w:rtl/>
              <w:lang w:eastAsia="he-IL"/>
            </w:rPr>
            <w:br/>
          </w:r>
          <w:r>
            <w:rPr>
              <w:rFonts w:ascii="Times New Roman" w:eastAsia="Times New Roman" w:hAnsi="Times New Roman"/>
              <w:color w:val="008000"/>
              <w:sz w:val="24"/>
              <w:rtl/>
              <w:lang w:eastAsia="he-IL"/>
            </w:rPr>
            <w:br/>
            <w:t>שיכון ובינוי נדל"ן בע"מ</w:t>
          </w:r>
          <w:r>
            <w:rPr>
              <w:rFonts w:ascii="Times New Roman" w:eastAsia="Times New Roman" w:hAnsi="Times New Roman"/>
              <w:color w:val="008000"/>
              <w:sz w:val="24"/>
              <w:rtl/>
              <w:lang w:eastAsia="he-IL"/>
            </w:rPr>
            <w:br/>
            <w:t>שלם 3 רמת גן 52215</w:t>
          </w:r>
          <w:r>
            <w:rPr>
              <w:rFonts w:ascii="Times New Roman" w:eastAsia="Times New Roman" w:hAnsi="Times New Roman"/>
              <w:color w:val="008000"/>
              <w:sz w:val="24"/>
              <w:rtl/>
              <w:lang w:eastAsia="he-IL"/>
            </w:rPr>
            <w:br/>
            <w:t>מ.ז 52-002117-1</w:t>
          </w:r>
          <w:r>
            <w:rPr>
              <w:rFonts w:ascii="Times New Roman" w:eastAsia="Times New Roman" w:hAnsi="Times New Roman"/>
              <w:color w:val="008000"/>
              <w:sz w:val="24"/>
              <w:rtl/>
              <w:lang w:eastAsia="he-IL"/>
            </w:rPr>
            <w:br/>
          </w:r>
        </w:p>
      </w:sdtContent>
    </w:sdt>
    <w:p w14:paraId="14F49A42" w14:textId="77777777" w:rsidR="009E2846" w:rsidRPr="009E2846" w:rsidRDefault="009E2846" w:rsidP="009E2846">
      <w:pPr>
        <w:widowControl w:val="0"/>
        <w:spacing w:before="0" w:beforeAutospacing="0" w:after="0" w:afterAutospacing="0" w:line="240" w:lineRule="auto"/>
        <w:jc w:val="both"/>
        <w:rPr>
          <w:rFonts w:ascii="Times New Roman" w:eastAsia="Times New Roman" w:hAnsi="Times New Roman"/>
          <w:color w:val="008000"/>
          <w:sz w:val="24"/>
          <w:rtl/>
          <w:lang w:eastAsia="he-IL"/>
        </w:rPr>
      </w:pPr>
    </w:p>
    <w:p w14:paraId="06CE95BF" w14:textId="77777777" w:rsidR="009E2846" w:rsidRPr="009E2846" w:rsidRDefault="009E2846" w:rsidP="009E2846">
      <w:pPr>
        <w:widowControl w:val="0"/>
        <w:spacing w:before="0" w:beforeAutospacing="0" w:after="0" w:afterAutospacing="0" w:line="240" w:lineRule="auto"/>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א.נ.,</w:t>
      </w:r>
    </w:p>
    <w:p w14:paraId="3E53639A" w14:textId="77777777" w:rsidR="009E2846" w:rsidRPr="009E2846" w:rsidRDefault="009E2846" w:rsidP="009E2846">
      <w:pPr>
        <w:widowControl w:val="0"/>
        <w:spacing w:before="0" w:beforeAutospacing="0" w:after="0" w:afterAutospacing="0" w:line="240" w:lineRule="auto"/>
        <w:jc w:val="both"/>
        <w:rPr>
          <w:rFonts w:ascii="Times New Roman" w:eastAsia="Times New Roman" w:hAnsi="Times New Roman"/>
          <w:bCs/>
          <w:sz w:val="24"/>
          <w:u w:val="single"/>
          <w:rtl/>
          <w:lang w:eastAsia="he-IL"/>
        </w:rPr>
      </w:pPr>
    </w:p>
    <w:p w14:paraId="2020F306" w14:textId="77777777" w:rsidR="009E2846" w:rsidRPr="009E2846" w:rsidRDefault="009E2846" w:rsidP="009E2846">
      <w:pPr>
        <w:widowControl w:val="0"/>
        <w:spacing w:before="0" w:beforeAutospacing="0" w:after="0" w:afterAutospacing="0" w:line="240" w:lineRule="auto"/>
        <w:jc w:val="center"/>
        <w:outlineLvl w:val="3"/>
        <w:rPr>
          <w:rFonts w:ascii="Times New Roman" w:eastAsia="Times New Roman" w:hAnsi="Times New Roman"/>
          <w:bCs/>
          <w:sz w:val="24"/>
          <w:u w:val="single"/>
          <w:rtl/>
          <w:lang w:eastAsia="he-IL"/>
        </w:rPr>
      </w:pPr>
      <w:r w:rsidRPr="009E2846">
        <w:rPr>
          <w:rFonts w:ascii="Times New Roman" w:eastAsia="Times New Roman" w:hAnsi="Times New Roman" w:hint="cs"/>
          <w:bCs/>
          <w:sz w:val="24"/>
          <w:u w:val="single"/>
          <w:rtl/>
          <w:lang w:eastAsia="he-IL"/>
        </w:rPr>
        <w:t>הצהרה והתחייבות לשמירת סודיות</w:t>
      </w:r>
    </w:p>
    <w:p w14:paraId="2B17EC1F" w14:textId="77777777" w:rsidR="009E2846" w:rsidRPr="009E2846" w:rsidRDefault="009E2846" w:rsidP="009E2846">
      <w:pPr>
        <w:widowControl w:val="0"/>
        <w:spacing w:before="0" w:beforeAutospacing="0" w:after="0" w:afterAutospacing="0" w:line="240" w:lineRule="auto"/>
        <w:jc w:val="both"/>
        <w:rPr>
          <w:rFonts w:ascii="Times New Roman" w:eastAsia="Times New Roman" w:hAnsi="Times New Roman"/>
          <w:sz w:val="24"/>
          <w:rtl/>
          <w:lang w:eastAsia="he-IL"/>
        </w:rPr>
      </w:pPr>
    </w:p>
    <w:p w14:paraId="4FCA2AEA" w14:textId="257E88AE" w:rsidR="009E2846" w:rsidRPr="009E2846" w:rsidRDefault="009E2846" w:rsidP="009E2846">
      <w:pPr>
        <w:widowControl w:val="0"/>
        <w:spacing w:before="0" w:beforeAutospacing="0" w:after="0" w:afterAutospacing="0" w:line="360" w:lineRule="auto"/>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 xml:space="preserve">אני הח"מ עובד חברת  </w:t>
      </w:r>
      <w:sdt>
        <w:sdtPr>
          <w:rPr>
            <w:rFonts w:ascii="Times New Roman" w:eastAsia="Times New Roman" w:hAnsi="Times New Roman"/>
            <w:color w:val="008000"/>
            <w:sz w:val="24"/>
            <w:rtl/>
            <w:lang w:eastAsia="he-IL"/>
          </w:rPr>
          <w:alias w:val="שם ספק"/>
          <w:tag w:val="cntSupllierName"/>
          <w:id w:val="-1468043177"/>
          <w:placeholder>
            <w:docPart w:val="2ED9ACFB8CD3442A972976D19B7A6C6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67721B">
            <w:rPr>
              <w:rFonts w:ascii="Times New Roman" w:eastAsia="Times New Roman" w:hAnsi="Times New Roman"/>
              <w:color w:val="008000"/>
              <w:sz w:val="24"/>
              <w:rtl/>
              <w:lang w:eastAsia="he-IL"/>
            </w:rPr>
            <w:t>מובמנט תנועה אנכי בע"מ</w:t>
          </w:r>
        </w:sdtContent>
      </w:sdt>
      <w:r w:rsidRPr="009E2846">
        <w:rPr>
          <w:rFonts w:ascii="Times New Roman" w:eastAsia="Times New Roman" w:hAnsi="Times New Roman" w:hint="cs"/>
          <w:sz w:val="24"/>
          <w:rtl/>
          <w:lang w:eastAsia="he-IL"/>
        </w:rPr>
        <w:t xml:space="preserve"> / הפועל בשם חברת </w:t>
      </w:r>
      <w:r w:rsidRPr="009E2846">
        <w:rPr>
          <w:rFonts w:ascii="Times New Roman" w:eastAsia="Times New Roman" w:hAnsi="Times New Roman" w:hint="cs"/>
          <w:sz w:val="24"/>
          <w:lang w:eastAsia="he-IL"/>
        </w:rPr>
        <w:t xml:space="preserve"> </w:t>
      </w:r>
      <w:sdt>
        <w:sdtPr>
          <w:rPr>
            <w:rFonts w:ascii="Times New Roman" w:eastAsia="Times New Roman" w:hAnsi="Times New Roman"/>
            <w:color w:val="008000"/>
            <w:sz w:val="24"/>
            <w:rtl/>
            <w:lang w:eastAsia="he-IL"/>
          </w:rPr>
          <w:alias w:val="שם ספק"/>
          <w:tag w:val="cntSupllierName"/>
          <w:id w:val="-582374609"/>
          <w:placeholder>
            <w:docPart w:val="8A0B84AD49404A68886CE8296844898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67721B">
            <w:rPr>
              <w:rFonts w:ascii="Times New Roman" w:eastAsia="Times New Roman" w:hAnsi="Times New Roman"/>
              <w:color w:val="008000"/>
              <w:sz w:val="24"/>
              <w:rtl/>
              <w:lang w:eastAsia="he-IL"/>
            </w:rPr>
            <w:t>מובמנט תנועה אנכי בע"מ</w:t>
          </w:r>
        </w:sdtContent>
      </w:sdt>
      <w:r w:rsidRPr="009E2846">
        <w:rPr>
          <w:rFonts w:ascii="Times New Roman" w:eastAsia="Times New Roman" w:hAnsi="Times New Roman" w:hint="cs"/>
          <w:bCs/>
          <w:sz w:val="24"/>
          <w:rtl/>
          <w:lang w:eastAsia="he-IL"/>
        </w:rPr>
        <w:t xml:space="preserve"> /</w:t>
      </w:r>
      <w:r w:rsidRPr="009E2846">
        <w:rPr>
          <w:rFonts w:ascii="Times New Roman" w:eastAsia="Times New Roman" w:hAnsi="Times New Roman" w:hint="cs"/>
          <w:sz w:val="24"/>
          <w:rtl/>
          <w:lang w:eastAsia="he-IL"/>
        </w:rPr>
        <w:t xml:space="preserve"> המספק שירותים לחברת </w:t>
      </w:r>
      <w:r w:rsidRPr="009E2846">
        <w:rPr>
          <w:rFonts w:ascii="Times New Roman" w:eastAsia="Times New Roman" w:hAnsi="Times New Roman"/>
          <w:color w:val="008000"/>
          <w:sz w:val="24"/>
          <w:lang w:eastAsia="he-IL"/>
        </w:rPr>
        <w:t xml:space="preserve"> </w:t>
      </w:r>
      <w:sdt>
        <w:sdtPr>
          <w:rPr>
            <w:rFonts w:ascii="Times New Roman" w:eastAsia="Times New Roman" w:hAnsi="Times New Roman"/>
            <w:color w:val="008000"/>
            <w:sz w:val="24"/>
            <w:rtl/>
            <w:lang w:eastAsia="he-IL"/>
          </w:rPr>
          <w:alias w:val="שם ספק"/>
          <w:tag w:val="cntSupllierName"/>
          <w:id w:val="637914054"/>
          <w:placeholder>
            <w:docPart w:val="36271808A6C94BC3A42F6D43B39727E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67721B">
            <w:rPr>
              <w:rFonts w:ascii="Times New Roman" w:eastAsia="Times New Roman" w:hAnsi="Times New Roman"/>
              <w:color w:val="008000"/>
              <w:sz w:val="24"/>
              <w:rtl/>
              <w:lang w:eastAsia="he-IL"/>
            </w:rPr>
            <w:t>מובמנט תנועה אנכי בע"מ</w:t>
          </w:r>
        </w:sdtContent>
      </w:sdt>
      <w:r w:rsidRPr="009E2846">
        <w:rPr>
          <w:rFonts w:ascii="Times New Roman" w:eastAsia="Times New Roman" w:hAnsi="Times New Roman" w:hint="cs"/>
          <w:sz w:val="24"/>
          <w:rtl/>
          <w:lang w:eastAsia="he-IL"/>
        </w:rPr>
        <w:t xml:space="preserve"> *,מצהיר בזאת ומתחייב כלפיכם כדלקמן:</w:t>
      </w:r>
    </w:p>
    <w:p w14:paraId="19DD420E" w14:textId="77777777" w:rsidR="009E2846" w:rsidRPr="009E2846" w:rsidRDefault="009E2846" w:rsidP="009E2846">
      <w:pPr>
        <w:widowControl w:val="0"/>
        <w:spacing w:before="0" w:beforeAutospacing="0" w:after="0" w:afterAutospacing="0" w:line="360" w:lineRule="auto"/>
        <w:jc w:val="both"/>
        <w:rPr>
          <w:rFonts w:ascii="Times New Roman" w:eastAsia="Times New Roman" w:hAnsi="Times New Roman"/>
          <w:sz w:val="24"/>
          <w:rtl/>
          <w:lang w:eastAsia="he-IL"/>
        </w:rPr>
      </w:pPr>
    </w:p>
    <w:p w14:paraId="583BCDE7" w14:textId="20AD86C8" w:rsidR="009E2846" w:rsidRPr="009E2846" w:rsidRDefault="009E2846" w:rsidP="009E284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 xml:space="preserve">אני מועסק על ידי </w:t>
      </w:r>
      <w:sdt>
        <w:sdtPr>
          <w:rPr>
            <w:rFonts w:ascii="Times New Roman" w:eastAsia="Times New Roman" w:hAnsi="Times New Roman"/>
            <w:color w:val="008000"/>
            <w:sz w:val="24"/>
            <w:rtl/>
            <w:lang w:eastAsia="he-IL"/>
          </w:rPr>
          <w:alias w:val="שם ספק"/>
          <w:tag w:val="cntSupllierName"/>
          <w:id w:val="1282378856"/>
          <w:placeholder>
            <w:docPart w:val="6544B0C8030D49628507D044F235261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67721B">
            <w:rPr>
              <w:rFonts w:ascii="Times New Roman" w:eastAsia="Times New Roman" w:hAnsi="Times New Roman"/>
              <w:color w:val="008000"/>
              <w:sz w:val="24"/>
              <w:rtl/>
              <w:lang w:eastAsia="he-IL"/>
            </w:rPr>
            <w:t>מובמנט תנועה אנכי בע"מ</w:t>
          </w:r>
        </w:sdtContent>
      </w:sdt>
      <w:r w:rsidRPr="009E2846">
        <w:rPr>
          <w:rFonts w:ascii="Times New Roman" w:eastAsia="Times New Roman" w:hAnsi="Times New Roman" w:hint="cs"/>
          <w:sz w:val="24"/>
          <w:rtl/>
          <w:lang w:eastAsia="he-IL"/>
        </w:rPr>
        <w:t xml:space="preserve"> , המבצעת עבורכם תכנון </w:t>
      </w:r>
      <w:sdt>
        <w:sdtPr>
          <w:rPr>
            <w:rFonts w:ascii="Times New Roman" w:eastAsia="Times New Roman" w:hAnsi="Times New Roman" w:hint="cs"/>
            <w:bCs/>
            <w:color w:val="00B0F0"/>
            <w:sz w:val="24"/>
            <w:rtl/>
            <w:lang w:eastAsia="he-IL"/>
          </w:rPr>
          <w:alias w:val="תבנית חוזה"/>
          <w:tag w:val="cntContractType"/>
          <w:id w:val="235442509"/>
          <w:placeholder>
            <w:docPart w:val="F98F5113FA6F4C58B92A2215E9F15DA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Times New Roman" w:eastAsia="Times New Roman" w:hAnsi="Times New Roman" w:hint="cs"/>
              <w:bCs/>
              <w:color w:val="00B0F0"/>
              <w:sz w:val="24"/>
              <w:rtl/>
              <w:lang w:eastAsia="he-IL"/>
            </w:rPr>
            <w:t>מתכנן מעליות</w:t>
          </w:r>
        </w:sdtContent>
      </w:sdt>
      <w:r w:rsidRPr="009E2846">
        <w:rPr>
          <w:rFonts w:ascii="Times New Roman" w:eastAsia="Times New Roman" w:hAnsi="Times New Roman" w:hint="cs"/>
          <w:bCs/>
          <w:color w:val="008000"/>
          <w:sz w:val="24"/>
          <w:rtl/>
          <w:lang w:eastAsia="he-IL"/>
        </w:rPr>
        <w:t xml:space="preserve"> </w:t>
      </w:r>
      <w:r w:rsidRPr="009E2846">
        <w:rPr>
          <w:rFonts w:ascii="Times New Roman" w:eastAsia="Times New Roman" w:hAnsi="Times New Roman" w:hint="cs"/>
          <w:sz w:val="24"/>
          <w:rtl/>
          <w:lang w:eastAsia="he-IL"/>
        </w:rPr>
        <w:t xml:space="preserve">בפרויקט  </w:t>
      </w:r>
      <w:sdt>
        <w:sdtPr>
          <w:rPr>
            <w:rFonts w:ascii="Times New Roman" w:eastAsia="Times New Roman" w:hAnsi="Times New Roman" w:hint="cs"/>
            <w:bCs/>
            <w:color w:val="008000"/>
            <w:sz w:val="24"/>
            <w:rtl/>
            <w:lang w:eastAsia="he-IL"/>
          </w:rPr>
          <w:alias w:val="שם הפרויקט"/>
          <w:tag w:val="cntProjectName"/>
          <w:id w:val="2072999419"/>
          <w:placeholder>
            <w:docPart w:val="41AAE38D82274D30B8656CDA14B893E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r w:rsidR="00C82D08">
            <w:rPr>
              <w:rFonts w:ascii="Times New Roman" w:eastAsia="Times New Roman" w:hAnsi="Times New Roman" w:hint="cs"/>
              <w:bCs/>
              <w:color w:val="008000"/>
              <w:sz w:val="24"/>
              <w:rtl/>
              <w:lang w:eastAsia="he-IL"/>
            </w:rPr>
            <w:t xml:space="preserve">אגמי הכרמל </w:t>
          </w:r>
        </w:sdtContent>
      </w:sdt>
      <w:r w:rsidRPr="009E2846">
        <w:rPr>
          <w:rFonts w:ascii="Times New Roman" w:eastAsia="Times New Roman" w:hAnsi="Times New Roman" w:hint="cs"/>
          <w:color w:val="008000"/>
          <w:sz w:val="24"/>
          <w:rtl/>
          <w:lang w:eastAsia="he-IL"/>
        </w:rPr>
        <w:t>.</w:t>
      </w:r>
    </w:p>
    <w:p w14:paraId="09570750" w14:textId="77777777" w:rsidR="009E2846" w:rsidRPr="009E2846" w:rsidRDefault="009E2846" w:rsidP="009E2846">
      <w:pPr>
        <w:widowControl w:val="0"/>
        <w:spacing w:before="0" w:beforeAutospacing="0" w:after="0" w:afterAutospacing="0" w:line="360" w:lineRule="auto"/>
        <w:jc w:val="both"/>
        <w:rPr>
          <w:rFonts w:ascii="Times New Roman" w:eastAsia="Times New Roman" w:hAnsi="Times New Roman"/>
          <w:sz w:val="24"/>
          <w:rtl/>
          <w:lang w:eastAsia="he-IL"/>
        </w:rPr>
      </w:pPr>
    </w:p>
    <w:p w14:paraId="6AC04D38" w14:textId="6D855E2D" w:rsidR="009E2846" w:rsidRPr="009E2846" w:rsidRDefault="009E2846" w:rsidP="009E284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 xml:space="preserve">ידוע לי כי במהלך ביצוע עבודתי אצל </w:t>
      </w:r>
      <w:sdt>
        <w:sdtPr>
          <w:rPr>
            <w:rFonts w:ascii="Times New Roman" w:eastAsia="Times New Roman" w:hAnsi="Times New Roman"/>
            <w:color w:val="008000"/>
            <w:sz w:val="24"/>
            <w:rtl/>
            <w:lang w:eastAsia="he-IL"/>
          </w:rPr>
          <w:alias w:val="שם ספק"/>
          <w:tag w:val="cntSupllierName"/>
          <w:id w:val="40961436"/>
          <w:placeholder>
            <w:docPart w:val="55BE7BBF8A554738BCBDA45FE2FF362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67721B">
            <w:rPr>
              <w:rFonts w:ascii="Times New Roman" w:eastAsia="Times New Roman" w:hAnsi="Times New Roman"/>
              <w:color w:val="008000"/>
              <w:sz w:val="24"/>
              <w:rtl/>
              <w:lang w:eastAsia="he-IL"/>
            </w:rPr>
            <w:t>מובמנט תנועה אנכי בע"מ</w:t>
          </w:r>
        </w:sdtContent>
      </w:sdt>
      <w:r w:rsidRPr="009E2846">
        <w:rPr>
          <w:rFonts w:ascii="Times New Roman" w:eastAsia="Times New Roman" w:hAnsi="Times New Roman" w:hint="cs"/>
          <w:bCs/>
          <w:color w:val="008000"/>
          <w:sz w:val="24"/>
          <w:rtl/>
          <w:lang w:eastAsia="he-IL"/>
        </w:rPr>
        <w:t xml:space="preserve"> </w:t>
      </w:r>
      <w:r w:rsidRPr="009E2846">
        <w:rPr>
          <w:rFonts w:ascii="Times New Roman" w:eastAsia="Times New Roman" w:hAnsi="Times New Roman" w:hint="cs"/>
          <w:sz w:val="24"/>
          <w:rtl/>
          <w:lang w:eastAsia="he-IL"/>
        </w:rPr>
        <w:t>עשוי להגיע לרשותי מידע חסוי כמוגדר להלן:</w:t>
      </w:r>
    </w:p>
    <w:p w14:paraId="6E5F5048" w14:textId="77777777" w:rsidR="009E2846" w:rsidRPr="009E2846" w:rsidRDefault="009E2846" w:rsidP="009E2846">
      <w:pPr>
        <w:widowControl w:val="0"/>
        <w:tabs>
          <w:tab w:val="right" w:pos="2216"/>
        </w:tabs>
        <w:spacing w:before="0" w:beforeAutospacing="0" w:after="0" w:afterAutospacing="0" w:line="360" w:lineRule="auto"/>
        <w:jc w:val="both"/>
        <w:rPr>
          <w:rFonts w:ascii="Times New Roman" w:eastAsia="Times New Roman" w:hAnsi="Times New Roman"/>
          <w:sz w:val="24"/>
          <w:rtl/>
          <w:lang w:eastAsia="he-IL"/>
        </w:rPr>
      </w:pPr>
    </w:p>
    <w:p w14:paraId="5997CC6C" w14:textId="11658C90" w:rsidR="009E2846" w:rsidRPr="009E2846" w:rsidRDefault="009E2846" w:rsidP="009E2846">
      <w:pPr>
        <w:widowControl w:val="0"/>
        <w:tabs>
          <w:tab w:val="left" w:pos="515"/>
        </w:tabs>
        <w:spacing w:before="0" w:beforeAutospacing="0" w:after="0" w:afterAutospacing="0" w:line="360" w:lineRule="auto"/>
        <w:ind w:left="1790" w:hanging="1790"/>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ab/>
        <w:t>"</w:t>
      </w:r>
      <w:r w:rsidRPr="009E2846">
        <w:rPr>
          <w:rFonts w:ascii="Times New Roman" w:eastAsia="Times New Roman" w:hAnsi="Times New Roman" w:hint="cs"/>
          <w:b/>
          <w:bCs/>
          <w:sz w:val="24"/>
          <w:rtl/>
          <w:lang w:eastAsia="he-IL"/>
        </w:rPr>
        <w:t>מידע חסוי</w:t>
      </w:r>
      <w:r w:rsidRPr="009E2846">
        <w:rPr>
          <w:rFonts w:ascii="Times New Roman" w:eastAsia="Times New Roman" w:hAnsi="Times New Roman" w:hint="cs"/>
          <w:sz w:val="24"/>
          <w:rtl/>
          <w:lang w:eastAsia="he-IL"/>
        </w:rPr>
        <w:t>"-</w:t>
      </w:r>
      <w:r w:rsidRPr="009E2846">
        <w:rPr>
          <w:rFonts w:ascii="Times New Roman" w:eastAsia="Times New Roman" w:hAnsi="Times New Roman" w:hint="cs"/>
          <w:sz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olor w:val="008000"/>
            <w:sz w:val="24"/>
            <w:rtl/>
            <w:lang w:eastAsia="he-IL"/>
          </w:rPr>
          <w:alias w:val="שם ספק"/>
          <w:tag w:val="cntSupllierName"/>
          <w:id w:val="845366929"/>
          <w:placeholder>
            <w:docPart w:val="E189A358B826479CBC7BEA48437539E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67721B">
            <w:rPr>
              <w:rFonts w:ascii="Times New Roman" w:eastAsia="Times New Roman" w:hAnsi="Times New Roman"/>
              <w:color w:val="008000"/>
              <w:sz w:val="24"/>
              <w:rtl/>
              <w:lang w:eastAsia="he-IL"/>
            </w:rPr>
            <w:t>מובמנט תנועה אנכי בע"מ</w:t>
          </w:r>
        </w:sdtContent>
      </w:sdt>
      <w:r w:rsidRPr="009E2846">
        <w:rPr>
          <w:rFonts w:ascii="Times New Roman" w:eastAsia="Times New Roman" w:hAnsi="Times New Roman"/>
          <w:bCs/>
          <w:color w:val="008000"/>
          <w:sz w:val="24"/>
          <w:lang w:eastAsia="he-IL"/>
        </w:rPr>
        <w:t xml:space="preserve"> </w:t>
      </w:r>
      <w:r w:rsidRPr="009E2846">
        <w:rPr>
          <w:rFonts w:ascii="Times New Roman" w:eastAsia="Times New Roman" w:hAnsi="Times New Roman" w:hint="cs"/>
          <w:bCs/>
          <w:color w:val="008000"/>
          <w:sz w:val="24"/>
          <w:rtl/>
          <w:lang w:eastAsia="he-IL"/>
        </w:rPr>
        <w:t xml:space="preserve"> </w:t>
      </w:r>
      <w:r w:rsidRPr="009E2846">
        <w:rPr>
          <w:rFonts w:ascii="Times New Roman" w:eastAsia="Times New Roman" w:hAnsi="Times New Roman" w:hint="cs"/>
          <w:color w:val="008000"/>
          <w:sz w:val="24"/>
          <w:rtl/>
          <w:lang w:eastAsia="he-IL"/>
        </w:rPr>
        <w:t>.</w:t>
      </w:r>
    </w:p>
    <w:p w14:paraId="2F8A2539" w14:textId="77777777" w:rsidR="009E2846" w:rsidRPr="009E2846" w:rsidRDefault="009E2846" w:rsidP="009E2846">
      <w:pPr>
        <w:widowControl w:val="0"/>
        <w:tabs>
          <w:tab w:val="right" w:pos="2216"/>
        </w:tabs>
        <w:spacing w:before="0" w:beforeAutospacing="0" w:after="0" w:afterAutospacing="0" w:line="360" w:lineRule="auto"/>
        <w:jc w:val="both"/>
        <w:rPr>
          <w:rFonts w:ascii="Times New Roman" w:eastAsia="Times New Roman" w:hAnsi="Times New Roman"/>
          <w:sz w:val="24"/>
          <w:rtl/>
          <w:lang w:eastAsia="he-IL"/>
        </w:rPr>
      </w:pPr>
    </w:p>
    <w:p w14:paraId="61C2DB50" w14:textId="77777777" w:rsidR="009E2846" w:rsidRPr="009E2846" w:rsidRDefault="009E2846" w:rsidP="009E284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אני מתחייב לשמור בסודיות מלאה כל מידע חסוי ולא למסרו או להעבירו לידי מי שלא הוסמך לכך בכתב על ידכם.</w:t>
      </w:r>
    </w:p>
    <w:p w14:paraId="0B648394" w14:textId="77777777" w:rsidR="009E2846" w:rsidRPr="009E2846" w:rsidRDefault="009E2846" w:rsidP="009E2846">
      <w:pPr>
        <w:widowControl w:val="0"/>
        <w:spacing w:before="0" w:beforeAutospacing="0" w:after="0" w:afterAutospacing="0" w:line="360" w:lineRule="auto"/>
        <w:jc w:val="both"/>
        <w:rPr>
          <w:rFonts w:ascii="Times New Roman" w:eastAsia="Times New Roman" w:hAnsi="Times New Roman"/>
          <w:sz w:val="24"/>
          <w:rtl/>
          <w:lang w:eastAsia="he-IL"/>
        </w:rPr>
      </w:pPr>
    </w:p>
    <w:p w14:paraId="2A186D61" w14:textId="77777777" w:rsidR="009E2846" w:rsidRPr="009E2846" w:rsidRDefault="009E2846" w:rsidP="009E284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אני מתחייב לנקוט בכל אמצעי הזהירות כדי למנוע אפשרות כי מידע חסוי יצא מרשותכם ו/או מרשותי ויגיע למי שלא הוסמך על ידכם בכתב.</w:t>
      </w:r>
    </w:p>
    <w:p w14:paraId="0628E6F4" w14:textId="77777777" w:rsidR="009E2846" w:rsidRPr="009E2846" w:rsidRDefault="009E2846" w:rsidP="009E2846">
      <w:pPr>
        <w:widowControl w:val="0"/>
        <w:spacing w:before="0" w:beforeAutospacing="0" w:after="0" w:afterAutospacing="0" w:line="360" w:lineRule="auto"/>
        <w:jc w:val="both"/>
        <w:rPr>
          <w:rFonts w:ascii="Times New Roman" w:eastAsia="Times New Roman" w:hAnsi="Times New Roman"/>
          <w:sz w:val="24"/>
          <w:rtl/>
          <w:lang w:eastAsia="he-IL"/>
        </w:rPr>
      </w:pPr>
    </w:p>
    <w:p w14:paraId="6A30C168" w14:textId="77777777" w:rsidR="009E2846" w:rsidRPr="009E2846" w:rsidRDefault="009E2846" w:rsidP="009E284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הנני מאשר כי התחייבויותיי הנ"ל תחולנה הן במהלך ביצוע הפרויקט והן לאחריו.</w:t>
      </w:r>
    </w:p>
    <w:p w14:paraId="6B789768" w14:textId="77777777" w:rsidR="009E2846" w:rsidRPr="009E2846" w:rsidRDefault="009E2846" w:rsidP="009E2846">
      <w:pPr>
        <w:widowControl w:val="0"/>
        <w:spacing w:before="0" w:beforeAutospacing="0" w:after="0" w:afterAutospacing="0" w:line="360" w:lineRule="auto"/>
        <w:jc w:val="both"/>
        <w:rPr>
          <w:rFonts w:ascii="Times New Roman" w:eastAsia="Times New Roman" w:hAnsi="Times New Roman"/>
          <w:sz w:val="24"/>
          <w:rtl/>
          <w:lang w:eastAsia="he-IL"/>
        </w:rPr>
      </w:pPr>
    </w:p>
    <w:p w14:paraId="0C556ED0" w14:textId="77777777" w:rsidR="009E2846" w:rsidRPr="009E2846" w:rsidRDefault="009E2846" w:rsidP="009E2846">
      <w:pPr>
        <w:widowControl w:val="0"/>
        <w:spacing w:before="0" w:beforeAutospacing="0" w:after="0" w:afterAutospacing="0" w:line="360" w:lineRule="auto"/>
        <w:ind w:left="6480" w:hanging="1151"/>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בכבוד רב,</w:t>
      </w:r>
    </w:p>
    <w:p w14:paraId="4488E91E" w14:textId="77777777" w:rsidR="009E2846" w:rsidRPr="009E2846" w:rsidRDefault="009E2846" w:rsidP="009E2846">
      <w:pPr>
        <w:widowControl w:val="0"/>
        <w:spacing w:before="0" w:beforeAutospacing="0" w:after="0" w:afterAutospacing="0" w:line="360" w:lineRule="auto"/>
        <w:ind w:left="5040"/>
        <w:jc w:val="both"/>
        <w:rPr>
          <w:rFonts w:ascii="Times New Roman" w:eastAsia="Times New Roman" w:hAnsi="Times New Roman"/>
          <w:sz w:val="24"/>
          <w:rtl/>
          <w:lang w:eastAsia="he-IL"/>
        </w:rPr>
      </w:pPr>
    </w:p>
    <w:p w14:paraId="53640FA5" w14:textId="77777777" w:rsidR="009E2846" w:rsidRPr="009E2846" w:rsidRDefault="009E2846" w:rsidP="009E2846">
      <w:pPr>
        <w:widowControl w:val="0"/>
        <w:spacing w:before="0" w:beforeAutospacing="0" w:after="0" w:afterAutospacing="0" w:line="240" w:lineRule="auto"/>
        <w:ind w:left="4435" w:hanging="71"/>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 xml:space="preserve">_______________________ </w:t>
      </w:r>
    </w:p>
    <w:p w14:paraId="40B90E6C" w14:textId="64A3E23F" w:rsidR="009E2846" w:rsidRPr="009E2846" w:rsidRDefault="009E2846" w:rsidP="009E2846">
      <w:pPr>
        <w:widowControl w:val="0"/>
        <w:spacing w:before="0" w:beforeAutospacing="0" w:after="0" w:afterAutospacing="0" w:line="240" w:lineRule="auto"/>
        <w:ind w:left="4435" w:hanging="71"/>
        <w:rPr>
          <w:rFonts w:ascii="Times New Roman" w:eastAsia="Times New Roman" w:hAnsi="Times New Roman"/>
          <w:color w:val="00B0F0"/>
          <w:sz w:val="24"/>
          <w:rtl/>
          <w:lang w:eastAsia="he-IL"/>
        </w:rPr>
      </w:pPr>
      <w:r w:rsidRPr="009E2846">
        <w:rPr>
          <w:rFonts w:ascii="Times New Roman" w:eastAsia="Times New Roman" w:hAnsi="Times New Roman" w:hint="cs"/>
          <w:color w:val="00B0F0"/>
          <w:sz w:val="24"/>
          <w:rtl/>
          <w:lang w:eastAsia="he-IL"/>
        </w:rPr>
        <w:t xml:space="preserve">                </w:t>
      </w:r>
      <w:sdt>
        <w:sdtPr>
          <w:rPr>
            <w:rFonts w:ascii="Times New Roman" w:eastAsia="Times New Roman" w:hAnsi="Times New Roman"/>
            <w:color w:val="00B0F0"/>
            <w:sz w:val="20"/>
            <w:u w:val="single"/>
            <w:rtl/>
            <w:lang w:eastAsia="he-IL"/>
          </w:rPr>
          <w:alias w:val="שם ספק"/>
          <w:tag w:val="cntSupllierName"/>
          <w:id w:val="-1460642670"/>
          <w:placeholder>
            <w:docPart w:val="61101281E0C2497FB4987BC36690206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67721B">
            <w:rPr>
              <w:rFonts w:ascii="Times New Roman" w:eastAsia="Times New Roman" w:hAnsi="Times New Roman"/>
              <w:color w:val="00B0F0"/>
              <w:sz w:val="20"/>
              <w:u w:val="single"/>
              <w:rtl/>
              <w:lang w:eastAsia="he-IL"/>
            </w:rPr>
            <w:t>מובמנט תנועה אנכי בע"מ</w:t>
          </w:r>
        </w:sdtContent>
      </w:sdt>
    </w:p>
    <w:p w14:paraId="166B2B24" w14:textId="77777777" w:rsidR="009E2846" w:rsidRPr="009E2846" w:rsidRDefault="009E2846" w:rsidP="009E2846">
      <w:pPr>
        <w:widowControl w:val="0"/>
        <w:spacing w:before="0" w:beforeAutospacing="0" w:after="0" w:afterAutospacing="0" w:line="360" w:lineRule="auto"/>
        <w:ind w:left="6480" w:hanging="1151"/>
        <w:jc w:val="both"/>
        <w:rPr>
          <w:rFonts w:ascii="Times New Roman" w:eastAsia="Times New Roman" w:hAnsi="Times New Roman"/>
          <w:sz w:val="24"/>
          <w:rtl/>
          <w:lang w:eastAsia="he-IL"/>
        </w:rPr>
      </w:pPr>
    </w:p>
    <w:p w14:paraId="2862B8C1" w14:textId="77777777" w:rsidR="009E2846" w:rsidRPr="009E2846" w:rsidRDefault="009E2846" w:rsidP="009E2846">
      <w:pPr>
        <w:widowControl w:val="0"/>
        <w:spacing w:before="0" w:beforeAutospacing="0" w:after="0" w:afterAutospacing="0" w:line="360" w:lineRule="auto"/>
        <w:ind w:left="6480" w:hanging="1151"/>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שם:____________</w:t>
      </w:r>
    </w:p>
    <w:p w14:paraId="6E569230" w14:textId="77777777" w:rsidR="009E2846" w:rsidRPr="009E2846" w:rsidRDefault="009E2846" w:rsidP="009E2846">
      <w:pPr>
        <w:widowControl w:val="0"/>
        <w:spacing w:before="0" w:beforeAutospacing="0" w:after="0" w:afterAutospacing="0" w:line="360" w:lineRule="auto"/>
        <w:ind w:left="6480" w:hanging="1151"/>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ת.ז:____________</w:t>
      </w:r>
    </w:p>
    <w:p w14:paraId="0A331F9F" w14:textId="77777777" w:rsidR="009E2846" w:rsidRPr="009E2846" w:rsidRDefault="009E2846" w:rsidP="009E2846">
      <w:pPr>
        <w:widowControl w:val="0"/>
        <w:spacing w:before="0" w:beforeAutospacing="0" w:after="0" w:afterAutospacing="0" w:line="360" w:lineRule="auto"/>
        <w:ind w:left="6480" w:hanging="1151"/>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כתובת:__________</w:t>
      </w:r>
    </w:p>
    <w:p w14:paraId="6650C4B1" w14:textId="77777777" w:rsidR="009E2846" w:rsidRPr="009E2846" w:rsidRDefault="009E2846" w:rsidP="009E2846">
      <w:pPr>
        <w:widowControl w:val="0"/>
        <w:spacing w:before="0" w:beforeAutospacing="0" w:after="0" w:afterAutospacing="0" w:line="240" w:lineRule="auto"/>
        <w:ind w:left="1151" w:hanging="1151"/>
        <w:jc w:val="both"/>
        <w:rPr>
          <w:rFonts w:ascii="Times New Roman" w:eastAsia="Times New Roman" w:hAnsi="Times New Roman"/>
          <w:bCs/>
          <w:sz w:val="24"/>
          <w:u w:val="single"/>
          <w:rtl/>
          <w:lang w:eastAsia="he-IL"/>
        </w:rPr>
      </w:pPr>
      <w:r w:rsidRPr="009E2846">
        <w:rPr>
          <w:rFonts w:ascii="Times New Roman" w:eastAsia="Times New Roman" w:hAnsi="Times New Roman" w:hint="cs"/>
          <w:sz w:val="24"/>
          <w:highlight w:val="yellow"/>
          <w:rtl/>
          <w:lang w:eastAsia="he-IL"/>
        </w:rPr>
        <w:t>*מחק את המיותר</w:t>
      </w:r>
    </w:p>
    <w:p w14:paraId="4396A167" w14:textId="77777777" w:rsidR="009E2846" w:rsidRPr="009E2846" w:rsidRDefault="009E2846" w:rsidP="009E2846">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sidRPr="009E2846">
        <w:rPr>
          <w:rFonts w:ascii="Times New Roman" w:eastAsia="Times New Roman" w:hAnsi="Times New Roman" w:hint="cs"/>
          <w:bCs/>
          <w:sz w:val="24"/>
          <w:u w:val="single"/>
          <w:rtl/>
          <w:lang w:eastAsia="he-IL"/>
        </w:rPr>
        <w:br w:type="page"/>
      </w:r>
    </w:p>
    <w:p w14:paraId="04BAC3DD" w14:textId="77777777" w:rsidR="00740118" w:rsidRPr="00740118" w:rsidRDefault="00740118" w:rsidP="00740118">
      <w:pPr>
        <w:spacing w:before="0" w:beforeAutospacing="0" w:after="0" w:afterAutospacing="0" w:line="240" w:lineRule="auto"/>
        <w:jc w:val="center"/>
        <w:rPr>
          <w:rFonts w:ascii="Times New Roman" w:eastAsia="Times New Roman" w:hAnsi="Times New Roman"/>
          <w:sz w:val="20"/>
          <w:lang w:eastAsia="he-IL"/>
        </w:rPr>
      </w:pPr>
      <w:r w:rsidRPr="00740118">
        <w:rPr>
          <w:rFonts w:ascii="Times New Roman" w:eastAsia="Times New Roman" w:hAnsi="Times New Roman" w:hint="cs"/>
          <w:bCs/>
          <w:sz w:val="20"/>
          <w:u w:val="single"/>
          <w:rtl/>
          <w:lang w:eastAsia="he-IL"/>
        </w:rPr>
        <w:t>נספח "ז''</w:t>
      </w:r>
    </w:p>
    <w:p w14:paraId="0BF8A7CA" w14:textId="77777777" w:rsidR="00740118" w:rsidRPr="00740118" w:rsidRDefault="00740118" w:rsidP="00740118">
      <w:pPr>
        <w:widowControl w:val="0"/>
        <w:spacing w:before="0" w:beforeAutospacing="0" w:after="0" w:afterAutospacing="0" w:line="240" w:lineRule="auto"/>
        <w:jc w:val="center"/>
        <w:rPr>
          <w:rFonts w:ascii="David" w:eastAsia="Times New Roman" w:hAnsi="David"/>
          <w:sz w:val="24"/>
          <w:lang w:eastAsia="he-IL"/>
        </w:rPr>
      </w:pPr>
    </w:p>
    <w:p w14:paraId="5D49B431" w14:textId="77777777" w:rsidR="00740118" w:rsidRPr="00740118" w:rsidRDefault="00740118" w:rsidP="00740118">
      <w:pPr>
        <w:widowControl w:val="0"/>
        <w:bidi w:val="0"/>
        <w:spacing w:before="0" w:beforeAutospacing="0" w:after="0" w:afterAutospacing="0" w:line="240" w:lineRule="auto"/>
        <w:jc w:val="center"/>
        <w:rPr>
          <w:rFonts w:eastAsia="Times New Roman"/>
          <w:bCs/>
          <w:sz w:val="24"/>
          <w:u w:val="single"/>
          <w:rtl/>
          <w:lang w:eastAsia="he-IL"/>
        </w:rPr>
      </w:pPr>
      <w:r w:rsidRPr="00740118">
        <w:rPr>
          <w:rFonts w:ascii="David" w:eastAsia="Times New Roman" w:hAnsi="David" w:hint="cs"/>
          <w:bCs/>
          <w:sz w:val="24"/>
          <w:u w:val="single"/>
          <w:rtl/>
          <w:lang w:eastAsia="he-IL"/>
        </w:rPr>
        <w:t>מפרט ביטוחי</w:t>
      </w:r>
      <w:r w:rsidRPr="00740118">
        <w:rPr>
          <w:rFonts w:ascii="Times New Roman" w:eastAsia="Times New Roman" w:hAnsi="Times New Roman" w:hint="cs"/>
          <w:b/>
          <w:bCs/>
          <w:sz w:val="20"/>
          <w:u w:val="single"/>
          <w:rtl/>
          <w:lang w:eastAsia="he-IL"/>
        </w:rPr>
        <w:t xml:space="preserve"> המתכנן</w:t>
      </w:r>
      <w:r w:rsidRPr="00740118">
        <w:rPr>
          <w:rFonts w:ascii="David" w:eastAsia="Times New Roman" w:hAnsi="David" w:hint="cs"/>
          <w:bCs/>
          <w:sz w:val="24"/>
          <w:u w:val="single"/>
          <w:rtl/>
          <w:lang w:eastAsia="he-IL"/>
        </w:rPr>
        <w:t xml:space="preserve"> </w:t>
      </w:r>
    </w:p>
    <w:p w14:paraId="6F92A466" w14:textId="77777777" w:rsidR="00740118" w:rsidRPr="00740118" w:rsidRDefault="00740118" w:rsidP="00740118">
      <w:pPr>
        <w:tabs>
          <w:tab w:val="left" w:pos="283"/>
        </w:tabs>
        <w:spacing w:line="240" w:lineRule="auto"/>
        <w:jc w:val="both"/>
        <w:rPr>
          <w:rFonts w:ascii="David" w:eastAsia="Calibri" w:hAnsi="David"/>
          <w:sz w:val="24"/>
          <w:rtl/>
        </w:rPr>
      </w:pPr>
      <w:r w:rsidRPr="00740118">
        <w:rPr>
          <w:rFonts w:ascii="David" w:eastAsia="Calibri" w:hAnsi="David" w:hint="cs"/>
          <w:sz w:val="24"/>
          <w:rtl/>
        </w:rPr>
        <w:t>המתכנן 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67B9CCC5" w14:textId="77777777" w:rsidR="00740118" w:rsidRPr="00740118" w:rsidRDefault="00740118" w:rsidP="00740118">
      <w:pPr>
        <w:tabs>
          <w:tab w:val="left" w:pos="283"/>
          <w:tab w:val="left" w:pos="708"/>
        </w:tabs>
        <w:spacing w:line="240" w:lineRule="auto"/>
        <w:ind w:left="283" w:hanging="283"/>
        <w:jc w:val="both"/>
        <w:rPr>
          <w:rFonts w:ascii="David" w:eastAsia="Calibri" w:hAnsi="David"/>
          <w:sz w:val="24"/>
          <w:rtl/>
        </w:rPr>
      </w:pPr>
      <w:r w:rsidRPr="00740118">
        <w:rPr>
          <w:rFonts w:ascii="David" w:eastAsia="Calibri" w:hAnsi="David" w:hint="cs"/>
          <w:sz w:val="24"/>
          <w:rtl/>
        </w:rPr>
        <w:t>1.</w:t>
      </w:r>
      <w:r w:rsidRPr="00740118">
        <w:rPr>
          <w:rFonts w:ascii="David" w:eastAsia="Calibri" w:hAnsi="David" w:hint="cs"/>
          <w:sz w:val="24"/>
          <w:rtl/>
        </w:rPr>
        <w:tab/>
      </w:r>
      <w:r w:rsidRPr="00740118">
        <w:rPr>
          <w:rFonts w:ascii="David" w:eastAsia="Calibri" w:hAnsi="David" w:hint="cs"/>
          <w:b/>
          <w:bCs/>
          <w:sz w:val="24"/>
          <w:rtl/>
        </w:rPr>
        <w:t>ביטוח אחריות מקצועית</w:t>
      </w:r>
      <w:r w:rsidRPr="00740118">
        <w:rPr>
          <w:rFonts w:ascii="David" w:eastAsia="Calibri" w:hAnsi="David" w:hint="cs"/>
          <w:sz w:val="24"/>
          <w:rtl/>
        </w:rPr>
        <w:t>, לכיסוי חבותו המקצועית של המתכנן ביחס להתחייבויותיו על פי ההסכם הנדון.</w:t>
      </w:r>
    </w:p>
    <w:p w14:paraId="5DF19B2C" w14:textId="77777777" w:rsidR="00740118" w:rsidRPr="00740118" w:rsidRDefault="00740118" w:rsidP="00740118">
      <w:pPr>
        <w:tabs>
          <w:tab w:val="left" w:pos="283"/>
          <w:tab w:val="left" w:pos="708"/>
        </w:tabs>
        <w:spacing w:line="240" w:lineRule="auto"/>
        <w:ind w:left="283" w:hanging="283"/>
        <w:jc w:val="both"/>
        <w:rPr>
          <w:rFonts w:ascii="David" w:eastAsia="Calibri" w:hAnsi="David"/>
          <w:sz w:val="24"/>
          <w:rtl/>
        </w:rPr>
      </w:pPr>
      <w:r w:rsidRPr="00740118">
        <w:rPr>
          <w:rFonts w:ascii="David" w:eastAsia="Calibri" w:hAnsi="David" w:hint="cs"/>
          <w:sz w:val="24"/>
          <w:rtl/>
        </w:rPr>
        <w:tab/>
        <w:t>גבול האחריות על פי הפוליסה לא יפחת מ- 4,000,000 ₪  (ארבעה מליון ₪) לאירוע ובסה"כ לתקופת הביטוח.</w:t>
      </w:r>
    </w:p>
    <w:p w14:paraId="18DADF9F" w14:textId="77777777" w:rsidR="00740118" w:rsidRPr="00740118" w:rsidRDefault="00740118" w:rsidP="00740118">
      <w:pPr>
        <w:tabs>
          <w:tab w:val="left" w:pos="283"/>
          <w:tab w:val="left" w:pos="708"/>
        </w:tabs>
        <w:spacing w:line="240" w:lineRule="auto"/>
        <w:ind w:left="283" w:hanging="283"/>
        <w:jc w:val="both"/>
        <w:rPr>
          <w:rFonts w:ascii="David" w:eastAsia="Calibri" w:hAnsi="David"/>
          <w:sz w:val="24"/>
          <w:rtl/>
        </w:rPr>
      </w:pPr>
      <w:r w:rsidRPr="00740118">
        <w:rPr>
          <w:rFonts w:ascii="David" w:eastAsia="Calibri" w:hAnsi="David" w:hint="cs"/>
          <w:sz w:val="24"/>
          <w:rtl/>
        </w:rPr>
        <w:tab/>
        <w:t>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המתכנן,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חבותו כמזמין העבודה בכל הנובע מפעולותיו של המתכנן והבאים מטעמו, כמוגדר בפוליסה ובכפוף לתנאיה ולסייגיה. הביטוח כולל מועד למפרע שאינו מאוחר ממועד תחילת ביצוע העבודות על ידי המתכנן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"שפי-ב.ר. 2018".</w:t>
      </w:r>
    </w:p>
    <w:p w14:paraId="1FC19B2C" w14:textId="77777777" w:rsidR="00740118" w:rsidRPr="00740118" w:rsidRDefault="00740118" w:rsidP="00740118">
      <w:pPr>
        <w:tabs>
          <w:tab w:val="left" w:pos="283"/>
          <w:tab w:val="left" w:pos="708"/>
        </w:tabs>
        <w:spacing w:line="240" w:lineRule="auto"/>
        <w:ind w:left="283" w:hanging="283"/>
        <w:jc w:val="both"/>
        <w:rPr>
          <w:rFonts w:ascii="David" w:eastAsia="Calibri" w:hAnsi="David"/>
          <w:sz w:val="24"/>
          <w:rtl/>
        </w:rPr>
      </w:pPr>
      <w:r w:rsidRPr="00740118">
        <w:rPr>
          <w:rFonts w:ascii="David" w:eastAsia="Calibri" w:hAnsi="David" w:hint="cs"/>
          <w:sz w:val="24"/>
          <w:rtl/>
        </w:rPr>
        <w:t>2.</w:t>
      </w:r>
      <w:r w:rsidRPr="00740118">
        <w:rPr>
          <w:rFonts w:ascii="David" w:eastAsia="Calibri" w:hAnsi="David" w:hint="cs"/>
          <w:sz w:val="24"/>
          <w:rtl/>
        </w:rPr>
        <w:tab/>
      </w:r>
      <w:r w:rsidRPr="00740118">
        <w:rPr>
          <w:rFonts w:ascii="David" w:eastAsia="Calibri" w:hAnsi="David" w:hint="cs"/>
          <w:b/>
          <w:bCs/>
          <w:sz w:val="24"/>
          <w:rtl/>
        </w:rPr>
        <w:t>ביטוח אחריות מעבידים</w:t>
      </w:r>
      <w:r w:rsidRPr="00740118">
        <w:rPr>
          <w:rFonts w:ascii="David" w:eastAsia="Calibri" w:hAnsi="David" w:hint="cs"/>
          <w:sz w:val="24"/>
          <w:rtl/>
        </w:rPr>
        <w:t>, המבטח חבות עפ"י פקודת הנזיקין (נוסח חדש) וחוק האחריות למוצרים פגומים תש"ם-1980,  כלפי כל העובדים, המועסקים על ידי המתכנן, בגין פגיעה גופנית או מחלה העלולים להגרם למי מהם תוך כדי ועקב העסקתם על פי ההסכם בגבול האחריות שאינו נופל מ-20,000,000 ₪  (עשרים מיליון ₪ ) לעובד אחד, לאירוע ובסה"כ לתקופת ביטוח שנתית.</w:t>
      </w:r>
    </w:p>
    <w:p w14:paraId="616ABA9A" w14:textId="77777777" w:rsidR="00740118" w:rsidRPr="00740118" w:rsidRDefault="00740118" w:rsidP="00740118">
      <w:pPr>
        <w:tabs>
          <w:tab w:val="left" w:pos="283"/>
          <w:tab w:val="left" w:pos="708"/>
        </w:tabs>
        <w:spacing w:line="240" w:lineRule="auto"/>
        <w:ind w:left="283" w:hanging="283"/>
        <w:jc w:val="both"/>
        <w:rPr>
          <w:rFonts w:ascii="David" w:eastAsia="Calibri" w:hAnsi="David"/>
          <w:sz w:val="24"/>
          <w:rtl/>
        </w:rPr>
      </w:pPr>
      <w:r w:rsidRPr="00740118">
        <w:rPr>
          <w:rFonts w:ascii="David" w:eastAsia="Calibri" w:hAnsi="David" w:hint="cs"/>
          <w:sz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740118">
        <w:rPr>
          <w:rFonts w:ascii="David" w:eastAsia="Calibri" w:hAnsi="David" w:hint="cs"/>
          <w:sz w:val="24"/>
        </w:rPr>
        <w:t xml:space="preserve"> </w:t>
      </w:r>
      <w:r w:rsidRPr="00740118">
        <w:rPr>
          <w:rFonts w:ascii="David" w:eastAsia="Calibri" w:hAnsi="David" w:hint="cs"/>
          <w:sz w:val="24"/>
          <w:rtl/>
        </w:rPr>
        <w:t>לעניין קרות תאונת עבודה ו/או מחלה כלשהי</w:t>
      </w:r>
      <w:r w:rsidRPr="00740118">
        <w:rPr>
          <w:rFonts w:ascii="David" w:eastAsia="Calibri" w:hAnsi="David" w:hint="cs"/>
          <w:sz w:val="24"/>
        </w:rPr>
        <w:t xml:space="preserve"> </w:t>
      </w:r>
      <w:r w:rsidRPr="00740118">
        <w:rPr>
          <w:rFonts w:ascii="David" w:eastAsia="Calibri" w:hAnsi="David" w:hint="cs"/>
          <w:sz w:val="24"/>
          <w:rtl/>
        </w:rPr>
        <w:t>כי הוא נושא בחובות מעביד כלשהם כלפי מי מעובדי המתכנן.</w:t>
      </w:r>
      <w:r w:rsidRPr="00740118">
        <w:rPr>
          <w:rFonts w:ascii="David" w:eastAsia="Calibri" w:hAnsi="David" w:hint="cs"/>
          <w:sz w:val="24"/>
          <w:rtl/>
        </w:rPr>
        <w:tab/>
      </w:r>
      <w:r w:rsidRPr="00740118">
        <w:rPr>
          <w:rFonts w:ascii="David" w:eastAsia="Calibri" w:hAnsi="David" w:hint="cs"/>
          <w:sz w:val="24"/>
          <w:rtl/>
        </w:rPr>
        <w:br/>
      </w:r>
    </w:p>
    <w:p w14:paraId="56859B0F" w14:textId="77777777" w:rsidR="00740118" w:rsidRPr="00740118" w:rsidRDefault="00740118" w:rsidP="00740118">
      <w:pPr>
        <w:tabs>
          <w:tab w:val="left" w:pos="283"/>
          <w:tab w:val="left" w:pos="708"/>
        </w:tabs>
        <w:spacing w:line="240" w:lineRule="auto"/>
        <w:ind w:left="283" w:hanging="283"/>
        <w:jc w:val="both"/>
        <w:rPr>
          <w:rFonts w:ascii="David" w:eastAsia="Calibri" w:hAnsi="David"/>
          <w:sz w:val="24"/>
          <w:rtl/>
        </w:rPr>
      </w:pPr>
      <w:r w:rsidRPr="00740118">
        <w:rPr>
          <w:rFonts w:ascii="David" w:eastAsia="Calibri" w:hAnsi="David" w:hint="cs"/>
          <w:sz w:val="24"/>
          <w:rtl/>
        </w:rPr>
        <w:t>3</w:t>
      </w:r>
      <w:r w:rsidRPr="00740118">
        <w:rPr>
          <w:rFonts w:ascii="David" w:eastAsia="Calibri" w:hAnsi="David" w:hint="cs"/>
          <w:sz w:val="24"/>
          <w:rtl/>
        </w:rPr>
        <w:tab/>
      </w:r>
      <w:r w:rsidRPr="00740118">
        <w:rPr>
          <w:rFonts w:ascii="David" w:eastAsia="Calibri" w:hAnsi="David" w:hint="cs"/>
          <w:b/>
          <w:bCs/>
          <w:sz w:val="24"/>
          <w:rtl/>
        </w:rPr>
        <w:t>ביטוח אחריות כלפי צד שלישי</w:t>
      </w:r>
      <w:r w:rsidRPr="00740118">
        <w:rPr>
          <w:rFonts w:ascii="David" w:eastAsia="Calibri" w:hAnsi="David" w:hint="cs"/>
          <w:sz w:val="24"/>
          <w:rtl/>
        </w:rPr>
        <w:t xml:space="preserve"> המבטח את חבות המתכנן על פי דין בגבול אחריות שלא יפחת מ- 4,000,000 ₪ (ארבעה מיליון ₪) למקרה ולתקופת ביטוח שנתית, בגין אירועים הנובעים במישרין ו/או בעקיפין מפעולותיו של המתכנן ו/או כל מי שפועל מטעמו וכל הבאים מכוחו ויחול על כל אובדן ו/או נזק לגוף ו/או לרכוש.</w:t>
      </w:r>
    </w:p>
    <w:p w14:paraId="5E9A649D" w14:textId="77777777" w:rsidR="00740118" w:rsidRPr="00740118" w:rsidRDefault="00740118" w:rsidP="00740118">
      <w:pPr>
        <w:tabs>
          <w:tab w:val="left" w:pos="283"/>
          <w:tab w:val="left" w:pos="708"/>
        </w:tabs>
        <w:spacing w:line="240" w:lineRule="auto"/>
        <w:ind w:left="283" w:hanging="283"/>
        <w:jc w:val="both"/>
        <w:rPr>
          <w:rFonts w:ascii="David" w:eastAsia="Calibri" w:hAnsi="David"/>
          <w:sz w:val="24"/>
          <w:rtl/>
        </w:rPr>
      </w:pPr>
      <w:r w:rsidRPr="00740118">
        <w:rPr>
          <w:rFonts w:ascii="David" w:eastAsia="Calibri" w:hAnsi="David" w:hint="cs"/>
          <w:sz w:val="24"/>
          <w:rtl/>
        </w:rPr>
        <w:tab/>
        <w:t>ביטוח זה לא  כפוף לכל הגבלה בדבר חבות הנובעת מאש, התפוצצות, בהלה, מכשירי הרמה, חבות</w:t>
      </w:r>
      <w:r w:rsidRPr="00740118">
        <w:rPr>
          <w:rFonts w:ascii="David" w:eastAsia="Calibri" w:hAnsi="David" w:hint="cs"/>
          <w:sz w:val="24"/>
        </w:rPr>
        <w:t xml:space="preserve"> </w:t>
      </w:r>
      <w:r w:rsidRPr="00740118">
        <w:rPr>
          <w:rFonts w:ascii="David" w:eastAsia="Calibri" w:hAnsi="David" w:hint="cs"/>
          <w:sz w:val="24"/>
          <w:rtl/>
        </w:rPr>
        <w:t>בגין וכלפי קבלנים, קבלני משנה</w:t>
      </w:r>
      <w:r w:rsidRPr="00740118">
        <w:rPr>
          <w:rFonts w:ascii="David" w:eastAsia="Calibri" w:hAnsi="David" w:hint="cs"/>
          <w:sz w:val="24"/>
        </w:rPr>
        <w:t xml:space="preserve"> </w:t>
      </w:r>
      <w:r w:rsidRPr="00740118">
        <w:rPr>
          <w:rFonts w:ascii="David" w:eastAsia="Calibri" w:hAnsi="David" w:hint="cs"/>
          <w:sz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740118">
        <w:rPr>
          <w:rFonts w:ascii="David" w:eastAsia="Calibri" w:hAnsi="David" w:hint="cs"/>
          <w:sz w:val="24"/>
          <w:rtl/>
        </w:rPr>
        <w:br/>
        <w:t>הביטוח מורחב לשפות את המזמין בגין אחריותו למעשי ו/או מחדלי המתכנן והבאים מטעמו, וזאת בכפוף לסעיף אחריות צולבת לפי נחשב הביטוח כאילו נערך בנפרד עבור כל אחד מיחידי המבוטח.  רכוש המזמין ייחשב כרכוש צד שלישי.</w:t>
      </w:r>
    </w:p>
    <w:p w14:paraId="6412D6E4" w14:textId="77777777" w:rsidR="00740118" w:rsidRPr="00740118" w:rsidRDefault="00740118" w:rsidP="00740118">
      <w:pPr>
        <w:numPr>
          <w:ilvl w:val="0"/>
          <w:numId w:val="39"/>
        </w:numPr>
        <w:tabs>
          <w:tab w:val="left" w:pos="283"/>
        </w:tabs>
        <w:spacing w:before="0" w:beforeAutospacing="0" w:after="0" w:afterAutospacing="0" w:line="240" w:lineRule="auto"/>
        <w:jc w:val="both"/>
        <w:rPr>
          <w:rFonts w:ascii="David" w:eastAsia="Calibri" w:hAnsi="David"/>
          <w:sz w:val="24"/>
          <w:rtl/>
        </w:rPr>
      </w:pPr>
      <w:r w:rsidRPr="00740118">
        <w:rPr>
          <w:rFonts w:ascii="David" w:eastAsia="Calibri" w:hAnsi="David" w:hint="cs"/>
          <w:sz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41CACC55" w14:textId="77777777" w:rsidR="00740118" w:rsidRPr="00740118" w:rsidRDefault="00740118" w:rsidP="00740118">
      <w:pPr>
        <w:numPr>
          <w:ilvl w:val="0"/>
          <w:numId w:val="39"/>
        </w:numPr>
        <w:tabs>
          <w:tab w:val="left" w:pos="283"/>
        </w:tabs>
        <w:spacing w:before="0" w:beforeAutospacing="0" w:after="0" w:afterAutospacing="0" w:line="240" w:lineRule="auto"/>
        <w:jc w:val="both"/>
        <w:rPr>
          <w:rFonts w:ascii="David" w:eastAsia="Calibri" w:hAnsi="David"/>
          <w:sz w:val="24"/>
        </w:rPr>
      </w:pPr>
      <w:r w:rsidRPr="00740118">
        <w:rPr>
          <w:rFonts w:ascii="David" w:eastAsia="Calibri" w:hAnsi="David" w:hint="cs"/>
          <w:sz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1C0DBB1D" w14:textId="77777777" w:rsidR="00740118" w:rsidRPr="00740118" w:rsidRDefault="00740118" w:rsidP="00740118">
      <w:pPr>
        <w:numPr>
          <w:ilvl w:val="0"/>
          <w:numId w:val="39"/>
        </w:numPr>
        <w:tabs>
          <w:tab w:val="left" w:pos="283"/>
        </w:tabs>
        <w:spacing w:before="0" w:beforeAutospacing="0" w:after="0" w:afterAutospacing="0" w:line="240" w:lineRule="auto"/>
        <w:jc w:val="both"/>
        <w:rPr>
          <w:rFonts w:ascii="David" w:eastAsia="Calibri" w:hAnsi="David"/>
          <w:sz w:val="24"/>
          <w:rtl/>
        </w:rPr>
      </w:pPr>
      <w:r w:rsidRPr="00740118">
        <w:rPr>
          <w:rFonts w:ascii="David" w:eastAsia="Calibri" w:hAnsi="David" w:hint="cs"/>
          <w:sz w:val="24"/>
          <w:rtl/>
        </w:rPr>
        <w:t>כמו כן המתכנן מתחייב שהכיסוי על פי הפוליסות לא יבוטל ולא יחול בו שינוי לרעה, אלא אם תימסר הודעה כתובה בדואר רשום לידי המזמין לפחות 60 יום מראש.</w:t>
      </w:r>
    </w:p>
    <w:p w14:paraId="55D00008" w14:textId="77777777" w:rsidR="00740118" w:rsidRPr="00740118" w:rsidRDefault="00740118" w:rsidP="00740118">
      <w:pPr>
        <w:numPr>
          <w:ilvl w:val="0"/>
          <w:numId w:val="39"/>
        </w:numPr>
        <w:tabs>
          <w:tab w:val="left" w:pos="283"/>
        </w:tabs>
        <w:spacing w:before="0" w:beforeAutospacing="0" w:after="0" w:afterAutospacing="0" w:line="240" w:lineRule="auto"/>
        <w:jc w:val="both"/>
        <w:rPr>
          <w:rFonts w:ascii="David" w:eastAsia="Calibri" w:hAnsi="David"/>
          <w:sz w:val="24"/>
        </w:rPr>
      </w:pPr>
      <w:r w:rsidRPr="00740118">
        <w:rPr>
          <w:rFonts w:ascii="David" w:eastAsia="Calibri" w:hAnsi="David" w:hint="cs"/>
          <w:sz w:val="24"/>
          <w:rtl/>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279E0B19" w14:textId="77777777" w:rsidR="00740118" w:rsidRPr="00740118" w:rsidRDefault="00740118" w:rsidP="00740118">
      <w:pPr>
        <w:jc w:val="both"/>
        <w:rPr>
          <w:rFonts w:ascii="David" w:eastAsia="Calibri" w:hAnsi="David"/>
          <w:sz w:val="24"/>
          <w:rtl/>
        </w:rPr>
      </w:pPr>
      <w:r w:rsidRPr="00740118">
        <w:rPr>
          <w:rFonts w:ascii="David" w:eastAsia="Calibri" w:hAnsi="David" w:hint="cs"/>
          <w:sz w:val="24"/>
          <w:rtl/>
        </w:rPr>
        <w:t xml:space="preserve"> </w:t>
      </w:r>
    </w:p>
    <w:p w14:paraId="751C8FE7" w14:textId="77777777" w:rsidR="00740118" w:rsidRPr="00740118" w:rsidRDefault="00740118" w:rsidP="00740118">
      <w:pPr>
        <w:ind w:left="364"/>
        <w:contextualSpacing/>
        <w:rPr>
          <w:rFonts w:ascii="Times New Roman" w:eastAsia="Calibri" w:hAnsi="Times New Roman" w:cs="Arial"/>
          <w:szCs w:val="22"/>
          <w:rtl/>
        </w:rPr>
      </w:pPr>
    </w:p>
    <w:p w14:paraId="63C9783E"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4316CEF2"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5D0DED62"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7A58AFC6"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375C43B4"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699E2522"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730373E6"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668223A2"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299DD90A"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279C30A6"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2E0305E1"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45055DB5"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79E8C1D7"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7161542E"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3DE76B50"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720CA69D"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6A60CAF8"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1E5788B4"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1F24177E"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46A5F5CB"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67D34F5A"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30980B09"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53EC1BDB"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23F57441"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1A79B755"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4A7B09ED"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6D389EF7"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303749B7"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5413BF2E"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149A2F6A"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7A19B7F7"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47B3835A"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4CC30104"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700AD0D0"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69F9BE03"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2CFB5C12"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4207F65B"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4682D667"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246802FD"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45476805"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5F6E65ED"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29491455"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739DD58C"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r w:rsidRPr="00740118">
        <w:rPr>
          <w:rFonts w:ascii="Times New Roman" w:eastAsia="Times New Roman" w:hAnsi="Times New Roman"/>
          <w:bCs/>
          <w:sz w:val="24"/>
          <w:u w:val="single"/>
          <w:rtl/>
          <w:lang w:eastAsia="he-IL"/>
        </w:rPr>
        <w:br w:type="page"/>
      </w:r>
    </w:p>
    <w:p w14:paraId="09163F71"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sidRPr="00740118">
        <w:rPr>
          <w:rFonts w:ascii="Times New Roman" w:eastAsia="Times New Roman" w:hAnsi="Times New Roman" w:hint="cs"/>
          <w:bCs/>
          <w:sz w:val="20"/>
          <w:u w:val="single"/>
          <w:rtl/>
          <w:lang w:eastAsia="he-IL"/>
        </w:rPr>
        <w:t>נספח "</w:t>
      </w:r>
      <w:r w:rsidRPr="00740118">
        <w:rPr>
          <w:rFonts w:ascii="Times New Roman" w:eastAsia="Times New Roman" w:hAnsi="Times New Roman" w:hint="eastAsia"/>
          <w:bCs/>
          <w:sz w:val="20"/>
          <w:u w:val="single"/>
          <w:rtl/>
          <w:lang w:eastAsia="he-IL"/>
        </w:rPr>
        <w:t>ז</w:t>
      </w:r>
      <w:r w:rsidRPr="00740118">
        <w:rPr>
          <w:rFonts w:ascii="Times New Roman" w:eastAsia="Times New Roman" w:hAnsi="Times New Roman" w:hint="cs"/>
          <w:bCs/>
          <w:sz w:val="20"/>
          <w:u w:val="single"/>
          <w:rtl/>
          <w:lang w:eastAsia="he-IL"/>
        </w:rPr>
        <w:t>1'"</w:t>
      </w:r>
    </w:p>
    <w:p w14:paraId="358C94F6"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
          <w:bCs/>
          <w:sz w:val="20"/>
          <w:u w:val="single"/>
          <w:lang w:eastAsia="he-IL"/>
        </w:rPr>
      </w:pPr>
      <w:r w:rsidRPr="00740118">
        <w:rPr>
          <w:rFonts w:ascii="Times New Roman" w:eastAsia="Times New Roman" w:hAnsi="Times New Roman" w:hint="cs"/>
          <w:b/>
          <w:bCs/>
          <w:sz w:val="20"/>
          <w:u w:val="single"/>
          <w:rtl/>
          <w:lang w:eastAsia="he-IL"/>
        </w:rPr>
        <w:t>אישור על קיום ביטוחי המתכנן</w:t>
      </w:r>
    </w:p>
    <w:p w14:paraId="6D3B8312"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sz w:val="20"/>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740118" w:rsidRPr="00740118" w14:paraId="5396D0CC" w14:textId="77777777" w:rsidTr="00721843">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1F204459"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33EAD915"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תאריך הנפקת האישור(</w:t>
            </w:r>
            <w:r w:rsidRPr="00740118">
              <w:rPr>
                <w:rFonts w:ascii="David" w:eastAsia="Calibri" w:hAnsi="David" w:hint="cs"/>
                <w:sz w:val="24"/>
                <w:lang w:eastAsia="he-IL"/>
              </w:rPr>
              <w:t>DD/MM/YYYY</w:t>
            </w:r>
            <w:r w:rsidRPr="00740118">
              <w:rPr>
                <w:rFonts w:ascii="David" w:eastAsia="Calibri" w:hAnsi="David" w:hint="cs"/>
                <w:sz w:val="24"/>
                <w:rtl/>
                <w:lang w:eastAsia="he-IL"/>
              </w:rPr>
              <w:t>)</w:t>
            </w:r>
          </w:p>
        </w:tc>
      </w:tr>
      <w:tr w:rsidR="00740118" w:rsidRPr="00740118" w14:paraId="142BB274" w14:textId="77777777" w:rsidTr="00721843">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5BD4F79A"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740118" w:rsidRPr="00740118" w14:paraId="336D5DCD" w14:textId="77777777" w:rsidTr="00721843">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6B69C802"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542AD396"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0A03F9D6"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55944023"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מעמד מבקש האישור*</w:t>
            </w:r>
          </w:p>
        </w:tc>
      </w:tr>
      <w:tr w:rsidR="00740118" w:rsidRPr="00740118" w14:paraId="040F3DD2" w14:textId="77777777" w:rsidTr="00721843">
        <w:trPr>
          <w:trHeight w:val="551"/>
        </w:trPr>
        <w:tc>
          <w:tcPr>
            <w:tcW w:w="4068" w:type="dxa"/>
            <w:tcBorders>
              <w:top w:val="single" w:sz="4" w:space="0" w:color="auto"/>
              <w:left w:val="single" w:sz="4" w:space="0" w:color="auto"/>
              <w:bottom w:val="single" w:sz="4" w:space="0" w:color="auto"/>
              <w:right w:val="single" w:sz="4" w:space="0" w:color="auto"/>
            </w:tcBorders>
            <w:hideMark/>
          </w:tcPr>
          <w:p w14:paraId="05B44835"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שם</w:t>
            </w:r>
          </w:p>
          <w:p w14:paraId="7042DEB6"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5066D491"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13F5A09C" w14:textId="77777777" w:rsidR="00740118" w:rsidRPr="00740118" w:rsidRDefault="00740118" w:rsidP="00740118">
            <w:pPr>
              <w:spacing w:before="0" w:beforeAutospacing="0" w:after="0" w:afterAutospacing="0" w:line="240" w:lineRule="auto"/>
              <w:ind w:left="50" w:right="78"/>
              <w:rPr>
                <w:rFonts w:ascii="David" w:eastAsia="Calibri" w:hAnsi="David"/>
                <w:b/>
                <w:sz w:val="24"/>
                <w:rtl/>
                <w:lang w:eastAsia="he-IL"/>
              </w:rPr>
            </w:pPr>
          </w:p>
          <w:p w14:paraId="511F43A8" w14:textId="77777777" w:rsidR="00740118" w:rsidRPr="00740118" w:rsidRDefault="00740118" w:rsidP="00740118">
            <w:pPr>
              <w:spacing w:before="0" w:beforeAutospacing="0" w:after="0" w:afterAutospacing="0" w:line="240" w:lineRule="auto"/>
              <w:ind w:left="50" w:right="78"/>
              <w:rPr>
                <w:rFonts w:ascii="David" w:eastAsia="Calibri" w:hAnsi="David"/>
                <w:b/>
                <w:sz w:val="24"/>
                <w:rtl/>
                <w:lang w:eastAsia="he-IL"/>
              </w:rPr>
            </w:pPr>
            <w:r w:rsidRPr="00740118">
              <w:rPr>
                <w:rFonts w:ascii="Segoe UI Symbol" w:eastAsia="MS Gothic" w:hAnsi="Segoe UI Symbol" w:cs="Segoe UI Symbol"/>
                <w:b/>
                <w:sz w:val="24"/>
                <w:rtl/>
                <w:lang w:eastAsia="he-IL"/>
              </w:rPr>
              <w:t>☒</w:t>
            </w:r>
            <w:r w:rsidRPr="00740118">
              <w:rPr>
                <w:rFonts w:ascii="David" w:eastAsia="Calibri" w:hAnsi="David" w:hint="cs"/>
                <w:b/>
                <w:sz w:val="24"/>
                <w:rtl/>
                <w:lang w:eastAsia="he-IL"/>
              </w:rPr>
              <w:t>שירותים - 085</w:t>
            </w:r>
          </w:p>
          <w:p w14:paraId="37736CB5" w14:textId="77777777" w:rsidR="00740118" w:rsidRPr="00740118" w:rsidRDefault="00740118" w:rsidP="00740118">
            <w:pPr>
              <w:spacing w:before="0" w:beforeAutospacing="0" w:after="0" w:afterAutospacing="0" w:line="240" w:lineRule="auto"/>
              <w:ind w:left="50" w:right="78"/>
              <w:rPr>
                <w:rFonts w:ascii="David" w:eastAsia="Calibri" w:hAnsi="David"/>
                <w:b/>
                <w:sz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621E2C13" w14:textId="77777777" w:rsidR="00740118" w:rsidRPr="00740118" w:rsidRDefault="00740118" w:rsidP="00740118">
            <w:pPr>
              <w:spacing w:before="0" w:beforeAutospacing="0" w:after="0" w:afterAutospacing="0" w:line="240" w:lineRule="auto"/>
              <w:ind w:left="50" w:right="78"/>
              <w:rPr>
                <w:rFonts w:ascii="David" w:eastAsia="Calibri" w:hAnsi="David"/>
                <w:b/>
                <w:sz w:val="24"/>
                <w:rtl/>
                <w:lang w:eastAsia="he-IL"/>
              </w:rPr>
            </w:pPr>
          </w:p>
          <w:p w14:paraId="3A8DCA51" w14:textId="77777777" w:rsidR="00740118" w:rsidRPr="00740118" w:rsidRDefault="00740118" w:rsidP="00740118">
            <w:pPr>
              <w:spacing w:before="0" w:beforeAutospacing="0" w:after="0" w:afterAutospacing="0" w:line="240" w:lineRule="auto"/>
              <w:ind w:left="50" w:right="78"/>
              <w:rPr>
                <w:rFonts w:ascii="David" w:eastAsia="Calibri" w:hAnsi="David"/>
                <w:b/>
                <w:sz w:val="24"/>
                <w:rtl/>
                <w:lang w:eastAsia="he-IL"/>
              </w:rPr>
            </w:pPr>
            <w:r w:rsidRPr="00740118">
              <w:rPr>
                <w:rFonts w:ascii="Segoe UI Symbol" w:eastAsia="MS Gothic" w:hAnsi="Segoe UI Symbol" w:cs="Segoe UI Symbol"/>
                <w:b/>
                <w:sz w:val="24"/>
                <w:rtl/>
                <w:lang w:eastAsia="he-IL"/>
              </w:rPr>
              <w:t>☒</w:t>
            </w:r>
            <w:r w:rsidRPr="00740118">
              <w:rPr>
                <w:rFonts w:ascii="David" w:eastAsia="Calibri" w:hAnsi="David" w:hint="cs"/>
                <w:b/>
                <w:sz w:val="24"/>
                <w:rtl/>
                <w:lang w:eastAsia="he-IL"/>
              </w:rPr>
              <w:t>מזמין שירותים</w:t>
            </w:r>
          </w:p>
          <w:p w14:paraId="6C97511A" w14:textId="77777777" w:rsidR="00740118" w:rsidRPr="00740118" w:rsidRDefault="00740118" w:rsidP="00740118">
            <w:pPr>
              <w:spacing w:before="0" w:beforeAutospacing="0" w:after="0" w:afterAutospacing="0" w:line="240" w:lineRule="auto"/>
              <w:ind w:left="50" w:right="78"/>
              <w:rPr>
                <w:rFonts w:ascii="David" w:eastAsia="Calibri" w:hAnsi="David"/>
                <w:b/>
                <w:sz w:val="24"/>
                <w:rtl/>
                <w:lang w:eastAsia="he-IL"/>
              </w:rPr>
            </w:pPr>
          </w:p>
        </w:tc>
      </w:tr>
      <w:tr w:rsidR="00740118" w:rsidRPr="00740118" w14:paraId="4ADAFC50" w14:textId="77777777" w:rsidTr="00721843">
        <w:trPr>
          <w:trHeight w:val="571"/>
        </w:trPr>
        <w:tc>
          <w:tcPr>
            <w:tcW w:w="4068" w:type="dxa"/>
            <w:tcBorders>
              <w:top w:val="single" w:sz="4" w:space="0" w:color="auto"/>
              <w:left w:val="single" w:sz="4" w:space="0" w:color="auto"/>
              <w:bottom w:val="single" w:sz="4" w:space="0" w:color="auto"/>
              <w:right w:val="single" w:sz="4" w:space="0" w:color="auto"/>
            </w:tcBorders>
            <w:hideMark/>
          </w:tcPr>
          <w:p w14:paraId="57C36001"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ת.ז./ח.פ./ח.צ.</w:t>
            </w:r>
          </w:p>
          <w:p w14:paraId="7D46E179"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2344DA5E"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37A01EC" w14:textId="77777777" w:rsidR="00740118" w:rsidRPr="00740118" w:rsidRDefault="00740118" w:rsidP="00740118">
            <w:pPr>
              <w:spacing w:before="0" w:beforeAutospacing="0" w:after="0" w:afterAutospacing="0" w:line="256" w:lineRule="auto"/>
              <w:rPr>
                <w:rFonts w:ascii="David" w:eastAsia="Calibri" w:hAnsi="David"/>
                <w:b/>
                <w:sz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AA86FF0" w14:textId="77777777" w:rsidR="00740118" w:rsidRPr="00740118" w:rsidRDefault="00740118" w:rsidP="00740118">
            <w:pPr>
              <w:spacing w:before="0" w:beforeAutospacing="0" w:after="0" w:afterAutospacing="0" w:line="256" w:lineRule="auto"/>
              <w:rPr>
                <w:rFonts w:ascii="David" w:eastAsia="Calibri" w:hAnsi="David"/>
                <w:b/>
                <w:sz w:val="24"/>
                <w:lang w:eastAsia="he-IL"/>
              </w:rPr>
            </w:pPr>
          </w:p>
        </w:tc>
      </w:tr>
      <w:tr w:rsidR="00740118" w:rsidRPr="00740118" w14:paraId="032C6B12" w14:textId="77777777" w:rsidTr="00721843">
        <w:trPr>
          <w:trHeight w:val="391"/>
        </w:trPr>
        <w:tc>
          <w:tcPr>
            <w:tcW w:w="4068" w:type="dxa"/>
            <w:tcBorders>
              <w:top w:val="single" w:sz="4" w:space="0" w:color="auto"/>
              <w:left w:val="single" w:sz="4" w:space="0" w:color="auto"/>
              <w:bottom w:val="single" w:sz="4" w:space="0" w:color="auto"/>
              <w:right w:val="single" w:sz="4" w:space="0" w:color="auto"/>
            </w:tcBorders>
            <w:hideMark/>
          </w:tcPr>
          <w:p w14:paraId="4E0E76C2"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 xml:space="preserve">מען </w:t>
            </w:r>
          </w:p>
          <w:p w14:paraId="1BEEC752"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32615C46" w14:textId="77777777" w:rsidR="00740118" w:rsidRPr="00740118" w:rsidRDefault="00740118" w:rsidP="00740118">
            <w:pPr>
              <w:spacing w:before="0" w:beforeAutospacing="0" w:after="0" w:afterAutospacing="0" w:line="240" w:lineRule="auto"/>
              <w:rPr>
                <w:rFonts w:ascii="David" w:eastAsia="Calibri" w:hAnsi="David"/>
                <w:sz w:val="24"/>
                <w:lang w:eastAsia="he-IL"/>
              </w:rPr>
            </w:pPr>
            <w:r w:rsidRPr="00740118">
              <w:rPr>
                <w:rFonts w:ascii="David" w:eastAsia="Calibri" w:hAnsi="David" w:hint="cs"/>
                <w:sz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C1DA7D8" w14:textId="77777777" w:rsidR="00740118" w:rsidRPr="00740118" w:rsidRDefault="00740118" w:rsidP="00740118">
            <w:pPr>
              <w:spacing w:before="0" w:beforeAutospacing="0" w:after="0" w:afterAutospacing="0" w:line="256" w:lineRule="auto"/>
              <w:rPr>
                <w:rFonts w:ascii="David" w:eastAsia="Calibri" w:hAnsi="David"/>
                <w:b/>
                <w:sz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8BCEF12" w14:textId="77777777" w:rsidR="00740118" w:rsidRPr="00740118" w:rsidRDefault="00740118" w:rsidP="00740118">
            <w:pPr>
              <w:spacing w:before="0" w:beforeAutospacing="0" w:after="0" w:afterAutospacing="0" w:line="256" w:lineRule="auto"/>
              <w:rPr>
                <w:rFonts w:ascii="David" w:eastAsia="Calibri" w:hAnsi="David"/>
                <w:b/>
                <w:sz w:val="24"/>
                <w:lang w:eastAsia="he-IL"/>
              </w:rPr>
            </w:pPr>
          </w:p>
        </w:tc>
      </w:tr>
    </w:tbl>
    <w:p w14:paraId="5A1449CF" w14:textId="77777777" w:rsidR="00740118" w:rsidRPr="00740118" w:rsidRDefault="00740118" w:rsidP="00740118">
      <w:pPr>
        <w:spacing w:before="0" w:beforeAutospacing="0" w:after="200" w:afterAutospacing="0" w:line="276" w:lineRule="auto"/>
        <w:outlineLvl w:val="0"/>
        <w:rPr>
          <w:rFonts w:ascii="David" w:eastAsia="Calibri" w:hAnsi="David"/>
          <w:b/>
          <w:bCs/>
          <w:sz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740118" w:rsidRPr="00740118" w14:paraId="2A494106" w14:textId="77777777" w:rsidTr="00721843">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576073D9"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כיסויים</w:t>
            </w:r>
          </w:p>
        </w:tc>
      </w:tr>
      <w:tr w:rsidR="00740118" w:rsidRPr="00740118" w14:paraId="18FE7A04" w14:textId="77777777" w:rsidTr="00721843">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575039F4"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סוג הביטוח</w:t>
            </w:r>
          </w:p>
          <w:p w14:paraId="3BCC1703"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p>
          <w:p w14:paraId="1F9BB1F9"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330755CE"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3B738A17"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5A856E6B"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4BE9E573"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671439CD"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0DFA6330"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 xml:space="preserve">כיסויים נוספים בתוקף וביטול חריגים </w:t>
            </w:r>
          </w:p>
          <w:p w14:paraId="59BBE9A0"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יש לציין קוד כיסוי בהתאם לנספח ד'</w:t>
            </w:r>
          </w:p>
        </w:tc>
      </w:tr>
      <w:tr w:rsidR="00740118" w:rsidRPr="00740118" w14:paraId="1E8F3F00" w14:textId="77777777" w:rsidTr="00721843">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759BAB97" w14:textId="77777777" w:rsidR="00740118" w:rsidRPr="00740118" w:rsidRDefault="00740118" w:rsidP="00740118">
            <w:pPr>
              <w:spacing w:before="0" w:beforeAutospacing="0" w:after="0" w:afterAutospacing="0" w:line="256" w:lineRule="auto"/>
              <w:rPr>
                <w:rFonts w:ascii="David" w:eastAsia="Calibri" w:hAnsi="David"/>
                <w:sz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7012AC46" w14:textId="77777777" w:rsidR="00740118" w:rsidRPr="00740118" w:rsidRDefault="00740118" w:rsidP="00740118">
            <w:pPr>
              <w:spacing w:before="0" w:beforeAutospacing="0" w:after="0" w:afterAutospacing="0" w:line="256" w:lineRule="auto"/>
              <w:rPr>
                <w:rFonts w:ascii="David" w:eastAsia="Calibri" w:hAnsi="David"/>
                <w:sz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1767F357" w14:textId="77777777" w:rsidR="00740118" w:rsidRPr="00740118" w:rsidRDefault="00740118" w:rsidP="00740118">
            <w:pPr>
              <w:spacing w:before="0" w:beforeAutospacing="0" w:after="0" w:afterAutospacing="0" w:line="256" w:lineRule="auto"/>
              <w:rPr>
                <w:rFonts w:ascii="David" w:eastAsia="Calibri" w:hAnsi="David"/>
                <w:sz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09EF1877" w14:textId="77777777" w:rsidR="00740118" w:rsidRPr="00740118" w:rsidRDefault="00740118" w:rsidP="00740118">
            <w:pPr>
              <w:spacing w:before="0" w:beforeAutospacing="0" w:after="0" w:afterAutospacing="0" w:line="256" w:lineRule="auto"/>
              <w:rPr>
                <w:rFonts w:ascii="David" w:eastAsia="Calibri" w:hAnsi="David"/>
                <w:sz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348A4820" w14:textId="77777777" w:rsidR="00740118" w:rsidRPr="00740118" w:rsidRDefault="00740118" w:rsidP="00740118">
            <w:pPr>
              <w:spacing w:before="0" w:beforeAutospacing="0" w:after="0" w:afterAutospacing="0" w:line="256" w:lineRule="auto"/>
              <w:rPr>
                <w:rFonts w:ascii="David" w:eastAsia="Calibri" w:hAnsi="David"/>
                <w:sz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37FDC4A0"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1D6CEF2A"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771FEB35" w14:textId="77777777" w:rsidR="00740118" w:rsidRPr="00740118" w:rsidRDefault="00740118" w:rsidP="00740118">
            <w:pPr>
              <w:spacing w:before="0" w:beforeAutospacing="0" w:after="0" w:afterAutospacing="0" w:line="256" w:lineRule="auto"/>
              <w:rPr>
                <w:rFonts w:ascii="David" w:eastAsia="Calibri" w:hAnsi="David"/>
                <w:sz w:val="24"/>
                <w:lang w:eastAsia="he-IL"/>
              </w:rPr>
            </w:pPr>
          </w:p>
        </w:tc>
      </w:tr>
      <w:tr w:rsidR="00740118" w:rsidRPr="00740118" w14:paraId="12C79725" w14:textId="77777777" w:rsidTr="00721843">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7870A875"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14FB78F5"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0E5C0A93"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7C0E6C63"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5060FAA4"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337C35FA"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3F2F8DD7"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1E6138AA" w14:textId="77777777" w:rsidR="00740118" w:rsidRPr="00740118" w:rsidRDefault="00740118" w:rsidP="00740118">
            <w:pPr>
              <w:spacing w:before="0" w:beforeAutospacing="0" w:after="0" w:afterAutospacing="0" w:line="240" w:lineRule="auto"/>
              <w:ind w:left="50" w:right="78"/>
              <w:rPr>
                <w:rFonts w:ascii="David" w:eastAsia="Calibri" w:hAnsi="David"/>
                <w:bCs/>
                <w:sz w:val="24"/>
                <w:rtl/>
                <w:lang w:eastAsia="he-IL"/>
              </w:rPr>
            </w:pPr>
            <w:r w:rsidRPr="00740118">
              <w:rPr>
                <w:rFonts w:ascii="David" w:eastAsia="Calibri" w:hAnsi="David" w:hint="cs"/>
                <w:bCs/>
                <w:sz w:val="24"/>
                <w:rtl/>
                <w:lang w:eastAsia="he-IL"/>
              </w:rPr>
              <w:t>304/302/307/315/328/329/321/309</w:t>
            </w:r>
          </w:p>
        </w:tc>
      </w:tr>
      <w:tr w:rsidR="00740118" w:rsidRPr="00740118" w14:paraId="4D6DE898" w14:textId="77777777" w:rsidTr="00721843">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0DFE2190"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695A50D9"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48DC963C"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517C49DF"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282AD431"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0E1B3006"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440E0FF3"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6A86B8D6" w14:textId="77777777" w:rsidR="00740118" w:rsidRPr="00740118" w:rsidRDefault="00740118" w:rsidP="00740118">
            <w:pPr>
              <w:spacing w:before="0" w:beforeAutospacing="0" w:after="0" w:afterAutospacing="0" w:line="240" w:lineRule="auto"/>
              <w:ind w:left="50" w:right="78"/>
              <w:rPr>
                <w:rFonts w:ascii="David" w:eastAsia="Calibri" w:hAnsi="David"/>
                <w:bCs/>
                <w:sz w:val="24"/>
                <w:rtl/>
                <w:lang w:eastAsia="he-IL"/>
              </w:rPr>
            </w:pPr>
            <w:r w:rsidRPr="00740118">
              <w:rPr>
                <w:rFonts w:ascii="David" w:eastAsia="Calibri" w:hAnsi="David" w:hint="cs"/>
                <w:bCs/>
                <w:sz w:val="24"/>
                <w:rtl/>
                <w:lang w:eastAsia="he-IL"/>
              </w:rPr>
              <w:t>304/302/309/308/328/321</w:t>
            </w:r>
          </w:p>
        </w:tc>
      </w:tr>
      <w:tr w:rsidR="00740118" w:rsidRPr="00740118" w14:paraId="53F24A4A" w14:textId="77777777" w:rsidTr="00721843">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0C80FCEB"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4B7373D9" w14:textId="77777777" w:rsidR="00740118" w:rsidRPr="00740118" w:rsidRDefault="00740118" w:rsidP="00740118">
            <w:pPr>
              <w:spacing w:before="0" w:beforeAutospacing="0" w:after="0" w:afterAutospacing="0" w:line="240" w:lineRule="auto"/>
              <w:rPr>
                <w:rFonts w:ascii="David" w:eastAsia="Calibri" w:hAnsi="David"/>
                <w:strike/>
                <w:sz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273039AE" w14:textId="77777777" w:rsidR="00740118" w:rsidRPr="00740118" w:rsidRDefault="00740118" w:rsidP="00740118">
            <w:pPr>
              <w:spacing w:before="0" w:beforeAutospacing="0" w:after="0" w:afterAutospacing="0" w:line="240" w:lineRule="auto"/>
              <w:rPr>
                <w:rFonts w:ascii="David" w:eastAsia="Calibri" w:hAnsi="David"/>
                <w:strike/>
                <w:sz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002186A1" w14:textId="77777777" w:rsidR="00740118" w:rsidRPr="00740118" w:rsidRDefault="00740118" w:rsidP="00740118">
            <w:pPr>
              <w:spacing w:before="0" w:beforeAutospacing="0" w:after="0" w:afterAutospacing="0" w:line="240" w:lineRule="auto"/>
              <w:rPr>
                <w:rFonts w:ascii="David" w:eastAsia="Calibri" w:hAnsi="David"/>
                <w:strike/>
                <w:sz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21368DBB" w14:textId="77777777" w:rsidR="00740118" w:rsidRPr="00740118" w:rsidRDefault="00740118" w:rsidP="00740118">
            <w:pPr>
              <w:spacing w:before="0" w:beforeAutospacing="0" w:after="0" w:afterAutospacing="0" w:line="240" w:lineRule="auto"/>
              <w:rPr>
                <w:rFonts w:ascii="David" w:eastAsia="Calibri" w:hAnsi="David"/>
                <w:strike/>
                <w:sz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44E7FE1A" w14:textId="77777777" w:rsidR="00740118" w:rsidRPr="00740118" w:rsidRDefault="00740118" w:rsidP="00740118">
            <w:pPr>
              <w:spacing w:before="0" w:beforeAutospacing="0" w:after="0" w:afterAutospacing="0" w:line="240" w:lineRule="auto"/>
              <w:rPr>
                <w:rFonts w:ascii="David" w:eastAsia="Calibri" w:hAnsi="David"/>
                <w:strike/>
                <w:sz w:val="24"/>
                <w:rtl/>
                <w:lang w:eastAsia="he-IL"/>
              </w:rPr>
            </w:pPr>
            <w:r w:rsidRPr="00740118">
              <w:rPr>
                <w:rFonts w:ascii="David" w:eastAsia="Calibri" w:hAnsi="David" w:hint="cs"/>
                <w:sz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130BF208"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4C50D46D" w14:textId="77777777" w:rsidR="00740118" w:rsidRPr="00740118" w:rsidRDefault="00740118" w:rsidP="00740118">
            <w:pPr>
              <w:spacing w:before="0" w:beforeAutospacing="0" w:after="0" w:afterAutospacing="0" w:line="240" w:lineRule="auto"/>
              <w:ind w:left="50" w:right="78"/>
              <w:rPr>
                <w:rFonts w:ascii="David" w:eastAsia="Calibri" w:hAnsi="David"/>
                <w:bCs/>
                <w:strike/>
                <w:sz w:val="24"/>
                <w:rtl/>
                <w:lang w:eastAsia="he-IL"/>
              </w:rPr>
            </w:pPr>
            <w:r w:rsidRPr="00740118">
              <w:rPr>
                <w:rFonts w:ascii="David" w:eastAsia="Calibri" w:hAnsi="David" w:hint="cs"/>
                <w:bCs/>
                <w:sz w:val="24"/>
                <w:rtl/>
                <w:lang w:eastAsia="he-IL"/>
              </w:rPr>
              <w:t>302/318/328/332/301/303/325/326/327/321</w:t>
            </w:r>
          </w:p>
        </w:tc>
      </w:tr>
    </w:tbl>
    <w:p w14:paraId="1118D9EB" w14:textId="77777777" w:rsidR="00740118" w:rsidRPr="00740118" w:rsidRDefault="00740118" w:rsidP="00740118">
      <w:pPr>
        <w:spacing w:before="0" w:beforeAutospacing="0" w:after="200" w:afterAutospacing="0" w:line="276" w:lineRule="auto"/>
        <w:ind w:left="84" w:hanging="41"/>
        <w:rPr>
          <w:rFonts w:ascii="David" w:eastAsia="Calibri" w:hAnsi="David"/>
          <w:sz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740118" w:rsidRPr="00740118" w14:paraId="45534AA2" w14:textId="77777777" w:rsidTr="00721843">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016CC878" w14:textId="77777777" w:rsidR="00740118" w:rsidRPr="00740118" w:rsidRDefault="00740118" w:rsidP="00740118">
            <w:pPr>
              <w:spacing w:before="0" w:beforeAutospacing="0" w:after="0" w:afterAutospacing="0" w:line="240" w:lineRule="auto"/>
              <w:ind w:left="50" w:right="78"/>
              <w:rPr>
                <w:rFonts w:ascii="David" w:eastAsia="Calibri" w:hAnsi="David"/>
                <w:b/>
                <w:sz w:val="24"/>
                <w:rtl/>
                <w:lang w:eastAsia="he-IL"/>
              </w:rPr>
            </w:pPr>
            <w:r w:rsidRPr="00740118">
              <w:rPr>
                <w:rFonts w:ascii="David" w:eastAsia="Calibri" w:hAnsi="David" w:hint="cs"/>
                <w:b/>
                <w:sz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740118">
              <w:rPr>
                <w:rFonts w:ascii="David" w:eastAsia="Calibri" w:hAnsi="David" w:hint="cs"/>
                <w:bCs/>
                <w:sz w:val="24"/>
                <w:rtl/>
                <w:lang w:eastAsia="he-IL"/>
              </w:rPr>
              <w:t>ג'</w:t>
            </w:r>
            <w:r w:rsidRPr="00740118">
              <w:rPr>
                <w:rFonts w:ascii="David" w:eastAsia="Calibri" w:hAnsi="David" w:hint="cs"/>
                <w:b/>
                <w:sz w:val="24"/>
                <w:rtl/>
                <w:lang w:eastAsia="he-IL"/>
              </w:rPr>
              <w:t>)*:</w:t>
            </w:r>
          </w:p>
        </w:tc>
      </w:tr>
      <w:tr w:rsidR="00740118" w:rsidRPr="00740118" w14:paraId="1A5195A0" w14:textId="77777777" w:rsidTr="00721843">
        <w:trPr>
          <w:trHeight w:val="798"/>
        </w:trPr>
        <w:tc>
          <w:tcPr>
            <w:tcW w:w="11530" w:type="dxa"/>
            <w:tcBorders>
              <w:top w:val="single" w:sz="4" w:space="0" w:color="auto"/>
              <w:left w:val="single" w:sz="4" w:space="0" w:color="auto"/>
              <w:bottom w:val="single" w:sz="4" w:space="0" w:color="auto"/>
              <w:right w:val="single" w:sz="4" w:space="0" w:color="auto"/>
            </w:tcBorders>
            <w:hideMark/>
          </w:tcPr>
          <w:p w14:paraId="2762F4AF" w14:textId="77777777" w:rsidR="00740118" w:rsidRPr="00740118" w:rsidRDefault="00740118" w:rsidP="00740118">
            <w:pPr>
              <w:spacing w:before="0" w:beforeAutospacing="0" w:after="0" w:afterAutospacing="0" w:line="240" w:lineRule="auto"/>
              <w:ind w:left="50" w:right="78"/>
              <w:rPr>
                <w:rFonts w:ascii="David" w:eastAsia="Calibri" w:hAnsi="David"/>
                <w:b/>
                <w:sz w:val="24"/>
                <w:rtl/>
                <w:lang w:eastAsia="he-IL"/>
              </w:rPr>
            </w:pPr>
            <w:r w:rsidRPr="00740118">
              <w:rPr>
                <w:rFonts w:ascii="David" w:eastAsia="Calibri" w:hAnsi="David" w:hint="cs"/>
                <w:b/>
                <w:sz w:val="24"/>
                <w:rtl/>
                <w:lang w:eastAsia="he-IL"/>
              </w:rPr>
              <w:t>038</w:t>
            </w:r>
          </w:p>
        </w:tc>
      </w:tr>
    </w:tbl>
    <w:p w14:paraId="46E5C981" w14:textId="77777777" w:rsidR="00740118" w:rsidRPr="00740118" w:rsidRDefault="00740118" w:rsidP="00740118">
      <w:pPr>
        <w:bidi w:val="0"/>
        <w:spacing w:before="0" w:beforeAutospacing="0" w:after="0" w:afterAutospacing="0" w:line="240" w:lineRule="auto"/>
        <w:rPr>
          <w:rFonts w:ascii="David" w:eastAsia="Times New Roman" w:hAnsi="David"/>
          <w:vanish/>
          <w:sz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740118" w:rsidRPr="00740118" w14:paraId="05FD553A" w14:textId="77777777" w:rsidTr="00721843">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78704468" w14:textId="77777777" w:rsidR="00740118" w:rsidRPr="00740118" w:rsidRDefault="00740118" w:rsidP="00740118">
            <w:pPr>
              <w:spacing w:before="0" w:beforeAutospacing="0" w:after="0" w:afterAutospacing="0" w:line="240" w:lineRule="auto"/>
              <w:ind w:left="50" w:right="78"/>
              <w:rPr>
                <w:rFonts w:ascii="David" w:eastAsia="Calibri" w:hAnsi="David"/>
                <w:b/>
                <w:sz w:val="24"/>
                <w:lang w:eastAsia="he-IL"/>
              </w:rPr>
            </w:pPr>
            <w:r w:rsidRPr="00740118">
              <w:rPr>
                <w:rFonts w:ascii="David" w:eastAsia="Calibri" w:hAnsi="David" w:hint="cs"/>
                <w:b/>
                <w:sz w:val="24"/>
                <w:rtl/>
                <w:lang w:eastAsia="he-IL"/>
              </w:rPr>
              <w:t>חתימת האישור</w:t>
            </w:r>
          </w:p>
        </w:tc>
      </w:tr>
      <w:tr w:rsidR="00740118" w:rsidRPr="00740118" w14:paraId="459B9B34" w14:textId="77777777" w:rsidTr="00721843">
        <w:trPr>
          <w:trHeight w:val="598"/>
        </w:trPr>
        <w:tc>
          <w:tcPr>
            <w:tcW w:w="11530" w:type="dxa"/>
            <w:tcBorders>
              <w:top w:val="single" w:sz="4" w:space="0" w:color="auto"/>
              <w:left w:val="single" w:sz="4" w:space="0" w:color="auto"/>
              <w:bottom w:val="single" w:sz="4" w:space="0" w:color="auto"/>
              <w:right w:val="single" w:sz="4" w:space="0" w:color="auto"/>
            </w:tcBorders>
            <w:hideMark/>
          </w:tcPr>
          <w:p w14:paraId="62BB46E5" w14:textId="77777777" w:rsidR="00740118" w:rsidRPr="00740118" w:rsidRDefault="00740118" w:rsidP="00740118">
            <w:pPr>
              <w:spacing w:before="0" w:beforeAutospacing="0" w:after="0" w:afterAutospacing="0" w:line="240" w:lineRule="auto"/>
              <w:ind w:left="50" w:right="78"/>
              <w:rPr>
                <w:rFonts w:ascii="David" w:eastAsia="Calibri" w:hAnsi="David"/>
                <w:b/>
                <w:sz w:val="24"/>
                <w:rtl/>
                <w:lang w:eastAsia="he-IL"/>
              </w:rPr>
            </w:pPr>
            <w:r w:rsidRPr="00740118">
              <w:rPr>
                <w:rFonts w:ascii="David" w:eastAsia="Calibri" w:hAnsi="David" w:hint="cs"/>
                <w:b/>
                <w:sz w:val="24"/>
                <w:rtl/>
                <w:lang w:eastAsia="he-IL"/>
              </w:rPr>
              <w:t>המבטח:</w:t>
            </w:r>
          </w:p>
        </w:tc>
      </w:tr>
    </w:tbl>
    <w:p w14:paraId="7D9DF5D3" w14:textId="77777777" w:rsidR="00740118" w:rsidRDefault="00740118" w:rsidP="00740118">
      <w:pPr>
        <w:spacing w:before="0" w:beforeAutospacing="0" w:after="200" w:afterAutospacing="0" w:line="276" w:lineRule="auto"/>
        <w:rPr>
          <w:rFonts w:ascii="David" w:eastAsia="Calibri" w:hAnsi="David"/>
          <w:b/>
          <w:bCs/>
          <w:sz w:val="24"/>
          <w:u w:val="single"/>
          <w:rtl/>
          <w:lang w:eastAsia="he-IL"/>
        </w:rPr>
      </w:pPr>
    </w:p>
    <w:p w14:paraId="2FEC9AFC" w14:textId="77777777" w:rsidR="00740118" w:rsidRDefault="00740118" w:rsidP="00740118">
      <w:pPr>
        <w:spacing w:before="0" w:beforeAutospacing="0" w:after="200" w:afterAutospacing="0" w:line="276" w:lineRule="auto"/>
        <w:rPr>
          <w:rFonts w:ascii="David" w:eastAsia="Calibri" w:hAnsi="David"/>
          <w:b/>
          <w:bCs/>
          <w:sz w:val="24"/>
          <w:u w:val="single"/>
          <w:rtl/>
          <w:lang w:eastAsia="he-IL"/>
        </w:rPr>
      </w:pPr>
    </w:p>
    <w:p w14:paraId="23028ECA" w14:textId="77777777" w:rsidR="00740118" w:rsidRPr="00740118" w:rsidRDefault="00740118" w:rsidP="00740118">
      <w:pPr>
        <w:spacing w:before="0" w:beforeAutospacing="0" w:after="200" w:afterAutospacing="0" w:line="276" w:lineRule="auto"/>
        <w:rPr>
          <w:rFonts w:ascii="David" w:eastAsia="Calibri" w:hAnsi="David"/>
          <w:b/>
          <w:bCs/>
          <w:sz w:val="24"/>
          <w:u w:val="single"/>
          <w:rtl/>
          <w:lang w:eastAsia="he-IL"/>
        </w:rPr>
      </w:pPr>
      <w:r w:rsidRPr="00740118">
        <w:rPr>
          <w:rFonts w:ascii="David" w:eastAsia="Calibri" w:hAnsi="David" w:hint="cs"/>
          <w:b/>
          <w:bCs/>
          <w:sz w:val="24"/>
          <w:u w:val="single"/>
          <w:rtl/>
          <w:lang w:eastAsia="he-IL"/>
        </w:rPr>
        <w:t xml:space="preserve">* באישור ביטוח כללי </w:t>
      </w:r>
      <w:r w:rsidRPr="00740118">
        <w:rPr>
          <w:rFonts w:ascii="David" w:eastAsia="Calibri" w:hAnsi="David" w:hint="cs"/>
          <w:sz w:val="24"/>
          <w:rtl/>
          <w:lang w:eastAsia="he-IL"/>
        </w:rPr>
        <w:t xml:space="preserve">ניתן לסמן שדות אלה כשדות שאינם בתוקף. </w:t>
      </w: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740118" w:rsidRPr="00740118" w14:paraId="2E5CE97B" w14:textId="77777777" w:rsidTr="00721843">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342C9BAC" w14:textId="77777777" w:rsidR="00740118" w:rsidRPr="00740118" w:rsidRDefault="00740118" w:rsidP="00740118">
            <w:pPr>
              <w:spacing w:before="0" w:beforeAutospacing="0" w:after="0" w:afterAutospacing="0" w:line="240" w:lineRule="auto"/>
              <w:ind w:left="50" w:right="78"/>
              <w:rPr>
                <w:rFonts w:ascii="David" w:eastAsia="Calibri" w:hAnsi="David"/>
                <w:b/>
                <w:sz w:val="24"/>
                <w:rtl/>
                <w:lang w:eastAsia="he-IL"/>
              </w:rPr>
            </w:pPr>
            <w:r w:rsidRPr="00740118">
              <w:rPr>
                <w:rFonts w:ascii="David" w:eastAsia="Calibri" w:hAnsi="David" w:hint="cs"/>
                <w:b/>
                <w:sz w:val="24"/>
                <w:rtl/>
                <w:lang w:eastAsia="he-IL"/>
              </w:rPr>
              <w:t>ביטול/שינוי הפוליסה *</w:t>
            </w:r>
          </w:p>
        </w:tc>
      </w:tr>
      <w:tr w:rsidR="00740118" w:rsidRPr="00740118" w14:paraId="6DF57891" w14:textId="77777777" w:rsidTr="00721843">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3D75DEE9" w14:textId="77777777" w:rsidR="00740118" w:rsidRPr="00740118" w:rsidRDefault="00740118" w:rsidP="00740118">
            <w:pPr>
              <w:spacing w:before="0" w:beforeAutospacing="0" w:after="0" w:afterAutospacing="0" w:line="240" w:lineRule="auto"/>
              <w:rPr>
                <w:rFonts w:ascii="David" w:eastAsia="Calibri" w:hAnsi="David"/>
                <w:bCs/>
                <w:sz w:val="24"/>
                <w:rtl/>
                <w:lang w:eastAsia="he-IL"/>
              </w:rPr>
            </w:pPr>
            <w:r w:rsidRPr="00740118">
              <w:rPr>
                <w:rFonts w:ascii="David" w:eastAsia="Calibri" w:hAnsi="David" w:hint="cs"/>
                <w:b/>
                <w:sz w:val="24"/>
                <w:rtl/>
                <w:lang w:eastAsia="he-IL"/>
              </w:rPr>
              <w:t xml:space="preserve">שינוי לרעת מבקש האישור או ביטול של פוליסת ביטוח,  לא ייכנס לתוקף אלא </w:t>
            </w:r>
            <w:r w:rsidRPr="00740118">
              <w:rPr>
                <w:rFonts w:ascii="David" w:eastAsia="Calibri" w:hAnsi="David" w:hint="cs"/>
                <w:bCs/>
                <w:sz w:val="24"/>
                <w:rtl/>
                <w:lang w:eastAsia="he-IL"/>
              </w:rPr>
              <w:t>30 יום</w:t>
            </w:r>
            <w:r w:rsidRPr="00740118">
              <w:rPr>
                <w:rFonts w:ascii="David" w:eastAsia="Calibri" w:hAnsi="David" w:hint="cs"/>
                <w:b/>
                <w:sz w:val="24"/>
                <w:rtl/>
                <w:lang w:eastAsia="he-IL"/>
              </w:rPr>
              <w:t xml:space="preserve"> לאחר משלוח הודעה למבקש האישור בדבר השינוי או הביטול.</w:t>
            </w:r>
          </w:p>
        </w:tc>
      </w:tr>
    </w:tbl>
    <w:p w14:paraId="7D1F5067" w14:textId="77777777" w:rsidR="009E2846" w:rsidRPr="009E2846" w:rsidRDefault="009E2846" w:rsidP="009E2846">
      <w:pPr>
        <w:widowControl w:val="0"/>
        <w:spacing w:before="0" w:beforeAutospacing="0" w:after="0" w:afterAutospacing="0" w:line="240" w:lineRule="auto"/>
        <w:rPr>
          <w:rFonts w:ascii="Times New Roman" w:eastAsia="Times New Roman" w:hAnsi="Times New Roman"/>
          <w:sz w:val="24"/>
          <w:rtl/>
          <w:lang w:eastAsia="he-IL"/>
        </w:rPr>
      </w:pPr>
    </w:p>
    <w:p w14:paraId="355C77D4" w14:textId="77777777" w:rsidR="009E2846" w:rsidRPr="009E2846" w:rsidRDefault="009E2846" w:rsidP="009E2846">
      <w:pPr>
        <w:widowControl w:val="0"/>
        <w:spacing w:before="0" w:beforeAutospacing="0" w:after="0" w:afterAutospacing="0" w:line="240" w:lineRule="auto"/>
        <w:rPr>
          <w:rFonts w:ascii="Times New Roman" w:eastAsia="Times New Roman" w:hAnsi="Times New Roman"/>
          <w:sz w:val="24"/>
          <w:rtl/>
          <w:lang w:eastAsia="he-IL"/>
        </w:rPr>
      </w:pPr>
    </w:p>
    <w:p w14:paraId="376DD5F6" w14:textId="77777777" w:rsidR="009E2846" w:rsidRPr="009E2846" w:rsidRDefault="009E2846" w:rsidP="009E2846">
      <w:pPr>
        <w:widowControl w:val="0"/>
        <w:spacing w:before="0" w:beforeAutospacing="0" w:after="0" w:afterAutospacing="0" w:line="240" w:lineRule="auto"/>
        <w:rPr>
          <w:rFonts w:ascii="Times New Roman" w:eastAsia="Times New Roman" w:hAnsi="Times New Roman"/>
          <w:sz w:val="24"/>
          <w:rtl/>
          <w:lang w:eastAsia="he-IL"/>
        </w:rPr>
      </w:pPr>
    </w:p>
    <w:p w14:paraId="0BB5FEF5" w14:textId="77777777" w:rsidR="009E2846" w:rsidRPr="009E2846" w:rsidRDefault="009E2846" w:rsidP="009E2846">
      <w:pPr>
        <w:widowControl w:val="0"/>
        <w:spacing w:before="0" w:beforeAutospacing="0" w:after="0" w:afterAutospacing="0" w:line="240" w:lineRule="auto"/>
        <w:rPr>
          <w:rFonts w:ascii="Times New Roman" w:eastAsia="Times New Roman" w:hAnsi="Times New Roman"/>
          <w:sz w:val="24"/>
          <w:rtl/>
          <w:lang w:eastAsia="he-IL"/>
        </w:rPr>
      </w:pPr>
    </w:p>
    <w:p w14:paraId="6002C682" w14:textId="77777777" w:rsidR="009E2846" w:rsidRPr="009E2846" w:rsidRDefault="009E2846" w:rsidP="009E2846">
      <w:pPr>
        <w:widowControl w:val="0"/>
        <w:spacing w:before="0" w:beforeAutospacing="0" w:after="0" w:afterAutospacing="0" w:line="240" w:lineRule="auto"/>
        <w:rPr>
          <w:rFonts w:ascii="Times New Roman" w:eastAsia="Times New Roman" w:hAnsi="Times New Roman"/>
          <w:sz w:val="24"/>
          <w:rtl/>
          <w:lang w:eastAsia="he-IL"/>
        </w:rPr>
      </w:pPr>
    </w:p>
    <w:p w14:paraId="65864A55" w14:textId="77777777" w:rsidR="009E2846" w:rsidRPr="009E2846" w:rsidRDefault="009E2846" w:rsidP="009E2846">
      <w:pPr>
        <w:widowControl w:val="0"/>
        <w:spacing w:before="0" w:beforeAutospacing="0" w:after="0" w:afterAutospacing="0" w:line="240" w:lineRule="auto"/>
        <w:rPr>
          <w:rFonts w:ascii="Times New Roman" w:eastAsia="Times New Roman" w:hAnsi="Times New Roman"/>
          <w:sz w:val="24"/>
          <w:rtl/>
          <w:lang w:eastAsia="he-IL"/>
        </w:rPr>
      </w:pPr>
    </w:p>
    <w:p w14:paraId="6BDE884D" w14:textId="77777777" w:rsidR="009E2846" w:rsidRPr="009E2846" w:rsidRDefault="009E2846" w:rsidP="009E2846">
      <w:pPr>
        <w:widowControl w:val="0"/>
        <w:spacing w:before="0" w:beforeAutospacing="0" w:after="0" w:afterAutospacing="0" w:line="240" w:lineRule="auto"/>
        <w:rPr>
          <w:rFonts w:ascii="Times New Roman" w:eastAsia="Times New Roman" w:hAnsi="Times New Roman"/>
          <w:sz w:val="24"/>
          <w:rtl/>
          <w:lang w:eastAsia="he-IL"/>
        </w:rPr>
      </w:pPr>
    </w:p>
    <w:p w14:paraId="531FE19D" w14:textId="77777777" w:rsidR="009E2846" w:rsidRPr="009E2846" w:rsidRDefault="009E2846" w:rsidP="009E2846">
      <w:pPr>
        <w:widowControl w:val="0"/>
        <w:spacing w:before="0" w:beforeAutospacing="0" w:after="0" w:afterAutospacing="0" w:line="240" w:lineRule="auto"/>
        <w:rPr>
          <w:rFonts w:ascii="Times New Roman" w:eastAsia="Times New Roman" w:hAnsi="Times New Roman"/>
          <w:sz w:val="24"/>
          <w:rtl/>
          <w:lang w:eastAsia="he-IL"/>
        </w:rPr>
      </w:pPr>
    </w:p>
    <w:p w14:paraId="091F36C1" w14:textId="77777777" w:rsidR="001835AB" w:rsidRPr="001835AB" w:rsidRDefault="001835AB" w:rsidP="001835AB">
      <w:pPr>
        <w:widowControl w:val="0"/>
        <w:spacing w:before="0" w:beforeAutospacing="0" w:after="0" w:afterAutospacing="0" w:line="240" w:lineRule="auto"/>
        <w:rPr>
          <w:rFonts w:ascii="Times New Roman" w:eastAsia="Times New Roman" w:hAnsi="Times New Roman"/>
          <w:sz w:val="24"/>
          <w:rtl/>
          <w:lang w:eastAsia="he-IL"/>
        </w:rPr>
      </w:pPr>
    </w:p>
    <w:p w14:paraId="0D84411D" w14:textId="77777777" w:rsidR="001835AB" w:rsidRPr="001835AB" w:rsidRDefault="001835AB" w:rsidP="001835AB">
      <w:pPr>
        <w:widowControl w:val="0"/>
        <w:spacing w:before="0" w:beforeAutospacing="0" w:after="0" w:afterAutospacing="0" w:line="240" w:lineRule="auto"/>
        <w:rPr>
          <w:rFonts w:ascii="Times New Roman" w:eastAsia="Times New Roman" w:hAnsi="Times New Roman"/>
          <w:sz w:val="24"/>
          <w:rtl/>
          <w:lang w:eastAsia="he-IL"/>
        </w:rPr>
      </w:pPr>
    </w:p>
    <w:p w14:paraId="25C2B573" w14:textId="77777777" w:rsidR="001835AB" w:rsidRPr="001835AB" w:rsidRDefault="001835AB" w:rsidP="001835AB">
      <w:pPr>
        <w:widowControl w:val="0"/>
        <w:spacing w:before="0" w:beforeAutospacing="0" w:after="0" w:afterAutospacing="0" w:line="240" w:lineRule="auto"/>
        <w:rPr>
          <w:rFonts w:ascii="Times New Roman" w:eastAsia="Times New Roman" w:hAnsi="Times New Roman"/>
          <w:sz w:val="24"/>
          <w:rtl/>
          <w:lang w:eastAsia="he-IL"/>
        </w:rPr>
      </w:pPr>
    </w:p>
    <w:p w14:paraId="39B7D44B" w14:textId="77777777" w:rsidR="001835AB" w:rsidRPr="001835AB" w:rsidRDefault="001835AB" w:rsidP="001835AB">
      <w:pPr>
        <w:widowControl w:val="0"/>
        <w:spacing w:before="0" w:beforeAutospacing="0" w:after="0" w:afterAutospacing="0" w:line="240" w:lineRule="auto"/>
        <w:rPr>
          <w:rFonts w:ascii="Times New Roman" w:eastAsia="Times New Roman" w:hAnsi="Times New Roman"/>
          <w:sz w:val="24"/>
          <w:rtl/>
          <w:lang w:eastAsia="he-IL"/>
        </w:rPr>
      </w:pPr>
    </w:p>
    <w:p w14:paraId="5C582114" w14:textId="77777777" w:rsidR="001835AB" w:rsidRPr="001835AB" w:rsidRDefault="001835AB" w:rsidP="001835AB">
      <w:pPr>
        <w:widowControl w:val="0"/>
        <w:spacing w:before="0" w:beforeAutospacing="0" w:after="0" w:afterAutospacing="0" w:line="240" w:lineRule="auto"/>
        <w:rPr>
          <w:rFonts w:ascii="Times New Roman" w:eastAsia="Times New Roman" w:hAnsi="Times New Roman"/>
          <w:sz w:val="24"/>
          <w:rtl/>
          <w:lang w:eastAsia="he-IL"/>
        </w:rPr>
      </w:pPr>
    </w:p>
    <w:p w14:paraId="3BF9E252" w14:textId="77777777" w:rsidR="001835AB" w:rsidRPr="001835AB" w:rsidRDefault="001835AB" w:rsidP="001835AB">
      <w:pPr>
        <w:widowControl w:val="0"/>
        <w:spacing w:before="0" w:beforeAutospacing="0" w:after="0" w:afterAutospacing="0" w:line="240" w:lineRule="auto"/>
        <w:rPr>
          <w:rFonts w:ascii="Times New Roman" w:eastAsia="Times New Roman" w:hAnsi="Times New Roman"/>
          <w:sz w:val="24"/>
          <w:rtl/>
          <w:lang w:eastAsia="he-IL"/>
        </w:rPr>
      </w:pPr>
    </w:p>
    <w:p w14:paraId="7C6C2666" w14:textId="77777777" w:rsidR="001835AB" w:rsidRPr="001835AB" w:rsidRDefault="001835AB" w:rsidP="001835AB">
      <w:pPr>
        <w:widowControl w:val="0"/>
        <w:spacing w:before="0" w:beforeAutospacing="0" w:after="0" w:afterAutospacing="0" w:line="240" w:lineRule="auto"/>
        <w:rPr>
          <w:rFonts w:ascii="Times New Roman" w:eastAsia="Times New Roman" w:hAnsi="Times New Roman"/>
          <w:sz w:val="24"/>
          <w:rtl/>
          <w:lang w:eastAsia="he-IL"/>
        </w:rPr>
      </w:pPr>
    </w:p>
    <w:p w14:paraId="5C0A0340" w14:textId="77777777" w:rsidR="00740118" w:rsidRDefault="00740118" w:rsidP="001835AB">
      <w:pPr>
        <w:widowControl w:val="0"/>
        <w:spacing w:before="0" w:beforeAutospacing="0" w:after="0" w:afterAutospacing="0" w:line="240" w:lineRule="auto"/>
        <w:jc w:val="center"/>
        <w:rPr>
          <w:rFonts w:ascii="Times New Roman" w:eastAsia="Times New Roman" w:hAnsi="Times New Roman"/>
          <w:b/>
          <w:bCs/>
          <w:sz w:val="20"/>
          <w:u w:val="single"/>
          <w:rtl/>
          <w:lang w:eastAsia="he-IL"/>
        </w:rPr>
      </w:pPr>
      <w:r>
        <w:rPr>
          <w:rFonts w:ascii="Times New Roman" w:eastAsia="Times New Roman" w:hAnsi="Times New Roman"/>
          <w:b/>
          <w:bCs/>
          <w:sz w:val="20"/>
          <w:u w:val="single"/>
          <w:rtl/>
          <w:lang w:eastAsia="he-IL"/>
        </w:rPr>
        <w:br w:type="page"/>
      </w:r>
    </w:p>
    <w:p w14:paraId="072B932F"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
          <w:bCs/>
          <w:sz w:val="20"/>
          <w:u w:val="single"/>
          <w:rtl/>
          <w:lang w:eastAsia="he-IL"/>
        </w:rPr>
      </w:pPr>
      <w:r w:rsidRPr="001835AB">
        <w:rPr>
          <w:rFonts w:ascii="Times New Roman" w:eastAsia="Times New Roman" w:hAnsi="Times New Roman"/>
          <w:b/>
          <w:bCs/>
          <w:sz w:val="20"/>
          <w:u w:val="single"/>
          <w:rtl/>
          <w:lang w:eastAsia="he-IL"/>
        </w:rPr>
        <w:t xml:space="preserve">נספח </w:t>
      </w:r>
      <w:r w:rsidR="009E2846">
        <w:rPr>
          <w:rFonts w:ascii="Times New Roman" w:eastAsia="Times New Roman" w:hAnsi="Times New Roman" w:hint="cs"/>
          <w:b/>
          <w:bCs/>
          <w:sz w:val="20"/>
          <w:u w:val="single"/>
          <w:rtl/>
          <w:lang w:eastAsia="he-IL"/>
        </w:rPr>
        <w:t>"</w:t>
      </w:r>
      <w:r w:rsidRPr="001835AB">
        <w:rPr>
          <w:rFonts w:ascii="Times New Roman" w:eastAsia="Times New Roman" w:hAnsi="Times New Roman"/>
          <w:b/>
          <w:bCs/>
          <w:sz w:val="20"/>
          <w:u w:val="single"/>
          <w:rtl/>
          <w:lang w:eastAsia="he-IL"/>
        </w:rPr>
        <w:t>ח</w:t>
      </w:r>
      <w:r w:rsidR="009E2846">
        <w:rPr>
          <w:rFonts w:ascii="Times New Roman" w:eastAsia="Times New Roman" w:hAnsi="Times New Roman" w:hint="cs"/>
          <w:b/>
          <w:bCs/>
          <w:sz w:val="20"/>
          <w:u w:val="single"/>
          <w:rtl/>
          <w:lang w:eastAsia="he-IL"/>
        </w:rPr>
        <w:t>'</w:t>
      </w:r>
      <w:r w:rsidRPr="001835AB">
        <w:rPr>
          <w:rFonts w:ascii="Times New Roman" w:eastAsia="Times New Roman" w:hAnsi="Times New Roman"/>
          <w:b/>
          <w:bCs/>
          <w:sz w:val="20"/>
          <w:u w:val="single"/>
          <w:rtl/>
          <w:lang w:eastAsia="he-IL"/>
        </w:rPr>
        <w:t>'</w:t>
      </w:r>
    </w:p>
    <w:p w14:paraId="2DBA18E3" w14:textId="77777777" w:rsidR="001835AB" w:rsidRPr="001835AB" w:rsidRDefault="001835AB" w:rsidP="001835AB">
      <w:pPr>
        <w:widowControl w:val="0"/>
        <w:spacing w:before="0" w:beforeAutospacing="0" w:after="0" w:afterAutospacing="0" w:line="240" w:lineRule="auto"/>
        <w:ind w:hanging="720"/>
        <w:jc w:val="center"/>
        <w:rPr>
          <w:rFonts w:ascii="Times New Roman" w:eastAsia="Times New Roman" w:hAnsi="Times New Roman"/>
          <w:b/>
          <w:bCs/>
          <w:sz w:val="20"/>
          <w:u w:val="single"/>
          <w:rtl/>
          <w:lang w:eastAsia="he-IL"/>
        </w:rPr>
      </w:pPr>
    </w:p>
    <w:p w14:paraId="575999C0" w14:textId="77777777" w:rsidR="001835AB" w:rsidRPr="001835AB" w:rsidRDefault="001835AB" w:rsidP="001835AB">
      <w:pPr>
        <w:widowControl w:val="0"/>
        <w:spacing w:before="0" w:beforeAutospacing="0" w:after="0" w:afterAutospacing="0" w:line="240" w:lineRule="auto"/>
        <w:ind w:hanging="720"/>
        <w:jc w:val="center"/>
        <w:rPr>
          <w:rFonts w:ascii="Times New Roman" w:eastAsia="Times New Roman" w:hAnsi="Times New Roman"/>
          <w:sz w:val="20"/>
          <w:rtl/>
          <w:lang w:eastAsia="he-IL"/>
        </w:rPr>
      </w:pPr>
      <w:r w:rsidRPr="001835AB">
        <w:rPr>
          <w:rFonts w:ascii="Times New Roman" w:eastAsia="Times New Roman" w:hAnsi="Times New Roman"/>
          <w:b/>
          <w:bCs/>
          <w:sz w:val="20"/>
          <w:u w:val="single"/>
          <w:rtl/>
          <w:lang w:eastAsia="he-IL"/>
        </w:rPr>
        <w:t>רשימת התכניות והמסמכים שעל המתכנן להנפיק</w:t>
      </w:r>
    </w:p>
    <w:p w14:paraId="236C3A10" w14:textId="77777777" w:rsidR="001835AB" w:rsidRPr="001835AB" w:rsidRDefault="001835AB" w:rsidP="001835AB">
      <w:pPr>
        <w:widowControl w:val="0"/>
        <w:spacing w:before="0" w:beforeAutospacing="0" w:after="0" w:afterAutospacing="0" w:line="240" w:lineRule="auto"/>
        <w:ind w:hanging="720"/>
        <w:jc w:val="center"/>
        <w:rPr>
          <w:rFonts w:ascii="Times New Roman" w:eastAsia="Times New Roman" w:hAnsi="Times New Roman"/>
          <w:b/>
          <w:bCs/>
          <w:sz w:val="20"/>
          <w:u w:val="single"/>
          <w:rtl/>
          <w:lang w:eastAsia="he-IL"/>
        </w:rPr>
      </w:pPr>
    </w:p>
    <w:p w14:paraId="09FC2D17" w14:textId="77777777" w:rsidR="001835AB" w:rsidRPr="001835AB" w:rsidRDefault="001835AB" w:rsidP="001835AB">
      <w:pPr>
        <w:widowControl w:val="0"/>
        <w:spacing w:before="0" w:beforeAutospacing="0" w:after="0" w:afterAutospacing="0" w:line="240" w:lineRule="auto"/>
        <w:ind w:firstLine="373"/>
        <w:rPr>
          <w:rFonts w:ascii="Times New Roman" w:eastAsia="Times New Roman" w:hAnsi="Times New Roman"/>
          <w:sz w:val="24"/>
          <w:lang w:eastAsia="he-IL"/>
        </w:rPr>
      </w:pPr>
      <w:r w:rsidRPr="001835AB">
        <w:rPr>
          <w:rFonts w:ascii="Times New Roman" w:eastAsia="Times New Roman" w:hAnsi="Times New Roman"/>
          <w:sz w:val="24"/>
          <w:rtl/>
          <w:lang w:eastAsia="he-IL"/>
        </w:rPr>
        <w:t>למען הסר ספק יובהר כי מסמך זה מהווה השלמה והבהרה לנספח ב' ובכל מקרה אינו גורע ממנו.</w:t>
      </w:r>
    </w:p>
    <w:p w14:paraId="2A5A8474"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0"/>
          <w:rtl/>
          <w:lang w:eastAsia="he-IL"/>
        </w:rPr>
      </w:pPr>
    </w:p>
    <w:p w14:paraId="6D981959" w14:textId="77777777" w:rsidR="001835AB" w:rsidRPr="001835AB" w:rsidRDefault="001835AB" w:rsidP="001835AB">
      <w:pPr>
        <w:widowControl w:val="0"/>
        <w:spacing w:before="0" w:beforeAutospacing="0" w:after="0" w:afterAutospacing="0" w:line="240" w:lineRule="auto"/>
        <w:ind w:firstLine="89"/>
        <w:jc w:val="both"/>
        <w:rPr>
          <w:rFonts w:ascii="Times New Roman" w:eastAsia="Times New Roman" w:hAnsi="Times New Roman"/>
          <w:sz w:val="20"/>
          <w:rtl/>
          <w:lang w:eastAsia="he-IL"/>
        </w:rPr>
      </w:pPr>
    </w:p>
    <w:p w14:paraId="7F1168E9"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1.</w:t>
      </w:r>
      <w:r w:rsidRPr="001835AB">
        <w:rPr>
          <w:rFonts w:ascii="Times New Roman" w:eastAsia="Times New Roman" w:hAnsi="Times New Roman"/>
          <w:sz w:val="20"/>
          <w:rtl/>
          <w:lang w:eastAsia="he-IL"/>
        </w:rPr>
        <w:tab/>
        <w:t>הרצות מחשב להדמיית ונ</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תוח פרמטרים לרמות השרות במספר, גודל ומהירויות נסיעה שונים </w:t>
      </w:r>
      <w:r w:rsidRPr="001835AB">
        <w:rPr>
          <w:rFonts w:ascii="Times New Roman" w:eastAsia="Times New Roman" w:hAnsi="Times New Roman"/>
          <w:sz w:val="20"/>
          <w:rtl/>
          <w:lang w:eastAsia="he-IL"/>
        </w:rPr>
        <w:tab/>
        <w:t>של המעליות.</w:t>
      </w:r>
    </w:p>
    <w:p w14:paraId="59F29CF7"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4B7CA657"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2.</w:t>
      </w:r>
      <w:r w:rsidRPr="001835AB">
        <w:rPr>
          <w:rFonts w:ascii="Times New Roman" w:eastAsia="Times New Roman" w:hAnsi="Times New Roman"/>
          <w:sz w:val="20"/>
          <w:rtl/>
          <w:lang w:eastAsia="he-IL"/>
        </w:rPr>
        <w:tab/>
        <w:t>תשריטים אופקיים של פירי המעליות בחלקו התחתון וס</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מון מתקני העצירה.</w:t>
      </w:r>
    </w:p>
    <w:p w14:paraId="0806460E"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73BA3085"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3.</w:t>
      </w:r>
      <w:r w:rsidRPr="001835AB">
        <w:rPr>
          <w:rFonts w:ascii="Times New Roman" w:eastAsia="Times New Roman" w:hAnsi="Times New Roman"/>
          <w:sz w:val="20"/>
          <w:rtl/>
          <w:lang w:eastAsia="he-IL"/>
        </w:rPr>
        <w:tab/>
        <w:t xml:space="preserve">תשריטים אופקיים של פירי המעליות בקומות טיפוסיות </w:t>
      </w:r>
      <w:r w:rsidRPr="001835AB">
        <w:rPr>
          <w:rFonts w:ascii="Times New Roman" w:eastAsia="Times New Roman" w:hAnsi="Times New Roman"/>
          <w:sz w:val="20"/>
          <w:lang w:eastAsia="he-IL"/>
        </w:rPr>
        <w:t>–</w:t>
      </w:r>
      <w:r w:rsidRPr="001835AB">
        <w:rPr>
          <w:rFonts w:ascii="Times New Roman" w:eastAsia="Times New Roman" w:hAnsi="Times New Roman"/>
          <w:sz w:val="20"/>
          <w:rtl/>
          <w:lang w:eastAsia="he-IL"/>
        </w:rPr>
        <w:t xml:space="preserve"> ת</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אור מתקנים.</w:t>
      </w:r>
    </w:p>
    <w:p w14:paraId="48E44950"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78DD6A96"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4.</w:t>
      </w:r>
      <w:r w:rsidRPr="001835AB">
        <w:rPr>
          <w:rFonts w:ascii="Times New Roman" w:eastAsia="Times New Roman" w:hAnsi="Times New Roman"/>
          <w:sz w:val="20"/>
          <w:rtl/>
          <w:lang w:eastAsia="he-IL"/>
        </w:rPr>
        <w:tab/>
        <w:t xml:space="preserve">תשריטים אופקיים של פירי המעליות בקומות טיפוסיות </w:t>
      </w:r>
      <w:r w:rsidRPr="001835AB">
        <w:rPr>
          <w:rFonts w:ascii="Times New Roman" w:eastAsia="Times New Roman" w:hAnsi="Times New Roman"/>
          <w:sz w:val="20"/>
          <w:lang w:eastAsia="he-IL"/>
        </w:rPr>
        <w:t>–</w:t>
      </w:r>
      <w:r w:rsidRPr="001835AB">
        <w:rPr>
          <w:rFonts w:ascii="Times New Roman" w:eastAsia="Times New Roman" w:hAnsi="Times New Roman"/>
          <w:sz w:val="20"/>
          <w:rtl/>
          <w:lang w:eastAsia="he-IL"/>
        </w:rPr>
        <w:t xml:space="preserve"> ת</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אור אלמנטי בניה.</w:t>
      </w:r>
    </w:p>
    <w:p w14:paraId="614EE53E"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2ABD52F7" w14:textId="3DB02C5F"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5.</w:t>
      </w:r>
      <w:r w:rsidRPr="001835AB">
        <w:rPr>
          <w:rFonts w:ascii="Times New Roman" w:eastAsia="Times New Roman" w:hAnsi="Times New Roman"/>
          <w:sz w:val="20"/>
          <w:rtl/>
          <w:lang w:eastAsia="he-IL"/>
        </w:rPr>
        <w:tab/>
        <w:t xml:space="preserve">תשריטים אופקיים של חדרי המכונות </w:t>
      </w:r>
      <w:r w:rsidR="00534FD3">
        <w:rPr>
          <w:rFonts w:ascii="Times New Roman" w:eastAsia="Times New Roman" w:hAnsi="Times New Roman" w:hint="cs"/>
          <w:sz w:val="20"/>
          <w:rtl/>
          <w:lang w:eastAsia="he-IL"/>
        </w:rPr>
        <w:t xml:space="preserve">( ככל וקיימים ) </w:t>
      </w:r>
      <w:r w:rsidRPr="001835AB">
        <w:rPr>
          <w:rFonts w:ascii="Times New Roman" w:eastAsia="Times New Roman" w:hAnsi="Times New Roman"/>
          <w:sz w:val="20"/>
          <w:rtl/>
          <w:lang w:eastAsia="he-IL"/>
        </w:rPr>
        <w:t>תוך ציון המכונות והמתקנים השונים ומשקלם.</w:t>
      </w:r>
    </w:p>
    <w:p w14:paraId="3C24A699"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6517FF64" w14:textId="54B19688"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6.</w:t>
      </w:r>
      <w:r w:rsidRPr="001835AB">
        <w:rPr>
          <w:rFonts w:ascii="Times New Roman" w:eastAsia="Times New Roman" w:hAnsi="Times New Roman"/>
          <w:sz w:val="20"/>
          <w:rtl/>
          <w:lang w:eastAsia="he-IL"/>
        </w:rPr>
        <w:tab/>
        <w:t xml:space="preserve">תשריטים אופקיים של חדרי המכונות </w:t>
      </w:r>
      <w:r w:rsidR="00534FD3">
        <w:rPr>
          <w:rFonts w:ascii="Times New Roman" w:eastAsia="Times New Roman" w:hAnsi="Times New Roman" w:hint="cs"/>
          <w:sz w:val="20"/>
          <w:rtl/>
          <w:lang w:eastAsia="he-IL"/>
        </w:rPr>
        <w:t xml:space="preserve">( ככל וקיימים ) </w:t>
      </w:r>
      <w:r w:rsidRPr="001835AB">
        <w:rPr>
          <w:rFonts w:ascii="Times New Roman" w:eastAsia="Times New Roman" w:hAnsi="Times New Roman"/>
          <w:sz w:val="20"/>
          <w:rtl/>
          <w:lang w:eastAsia="he-IL"/>
        </w:rPr>
        <w:t>בציון אלמנטים ופתחים בבניה.</w:t>
      </w:r>
    </w:p>
    <w:p w14:paraId="64AD87ED"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70447ED0"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7.</w:t>
      </w:r>
      <w:r w:rsidRPr="001835AB">
        <w:rPr>
          <w:rFonts w:ascii="Times New Roman" w:eastAsia="Times New Roman" w:hAnsi="Times New Roman"/>
          <w:sz w:val="20"/>
          <w:rtl/>
          <w:lang w:eastAsia="he-IL"/>
        </w:rPr>
        <w:tab/>
        <w:t xml:space="preserve">חתכים לגובה המעליות </w:t>
      </w:r>
      <w:r w:rsidRPr="001835AB">
        <w:rPr>
          <w:rFonts w:ascii="Times New Roman" w:eastAsia="Times New Roman" w:hAnsi="Times New Roman"/>
          <w:sz w:val="20"/>
          <w:lang w:eastAsia="he-IL"/>
        </w:rPr>
        <w:t>–</w:t>
      </w:r>
      <w:r w:rsidRPr="001835AB">
        <w:rPr>
          <w:rFonts w:ascii="Times New Roman" w:eastAsia="Times New Roman" w:hAnsi="Times New Roman"/>
          <w:sz w:val="20"/>
          <w:rtl/>
          <w:lang w:eastAsia="he-IL"/>
        </w:rPr>
        <w:t xml:space="preserve"> סימון מתקנים, פרטי תליה וחיבור.</w:t>
      </w:r>
    </w:p>
    <w:p w14:paraId="0EC1EB19"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4064E989"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8.</w:t>
      </w:r>
      <w:r w:rsidRPr="001835AB">
        <w:rPr>
          <w:rFonts w:ascii="Times New Roman" w:eastAsia="Times New Roman" w:hAnsi="Times New Roman"/>
          <w:sz w:val="20"/>
          <w:rtl/>
          <w:lang w:eastAsia="he-IL"/>
        </w:rPr>
        <w:tab/>
        <w:t xml:space="preserve">חתכים לגובה המעליות </w:t>
      </w:r>
      <w:r w:rsidRPr="001835AB">
        <w:rPr>
          <w:rFonts w:ascii="Times New Roman" w:eastAsia="Times New Roman" w:hAnsi="Times New Roman"/>
          <w:sz w:val="20"/>
          <w:lang w:eastAsia="he-IL"/>
        </w:rPr>
        <w:t>–</w:t>
      </w:r>
      <w:r w:rsidRPr="001835AB">
        <w:rPr>
          <w:rFonts w:ascii="Times New Roman" w:eastAsia="Times New Roman" w:hAnsi="Times New Roman"/>
          <w:sz w:val="20"/>
          <w:rtl/>
          <w:lang w:eastAsia="he-IL"/>
        </w:rPr>
        <w:t xml:space="preserve"> ת</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אור אלמנטי בניה.</w:t>
      </w:r>
    </w:p>
    <w:p w14:paraId="7A60033C"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5069062A" w14:textId="288D3402"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9.</w:t>
      </w:r>
      <w:r w:rsidRPr="001835AB">
        <w:rPr>
          <w:rFonts w:ascii="Times New Roman" w:eastAsia="Times New Roman" w:hAnsi="Times New Roman"/>
          <w:sz w:val="20"/>
          <w:rtl/>
          <w:lang w:eastAsia="he-IL"/>
        </w:rPr>
        <w:tab/>
      </w:r>
      <w:r w:rsidR="00534FD3">
        <w:rPr>
          <w:rFonts w:ascii="Times New Roman" w:eastAsia="Times New Roman" w:hAnsi="Times New Roman" w:hint="cs"/>
          <w:sz w:val="20"/>
          <w:rtl/>
          <w:lang w:eastAsia="he-IL"/>
        </w:rPr>
        <w:t>בדיקת היועץ ל</w:t>
      </w:r>
      <w:r w:rsidRPr="001835AB">
        <w:rPr>
          <w:rFonts w:ascii="Times New Roman" w:eastAsia="Times New Roman" w:hAnsi="Times New Roman"/>
          <w:sz w:val="20"/>
          <w:rtl/>
          <w:lang w:eastAsia="he-IL"/>
        </w:rPr>
        <w:t>פרטים של תאי המעליות, דלתות ומתקנים נוספים.</w:t>
      </w:r>
    </w:p>
    <w:p w14:paraId="681E4C5A"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6D640364"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10.</w:t>
      </w:r>
      <w:r w:rsidRPr="001835AB">
        <w:rPr>
          <w:rFonts w:ascii="Times New Roman" w:eastAsia="Times New Roman" w:hAnsi="Times New Roman"/>
          <w:sz w:val="20"/>
          <w:rtl/>
          <w:lang w:eastAsia="he-IL"/>
        </w:rPr>
        <w:tab/>
        <w:t>חזיתות לתיאור פתחי הבניה בקומות כניסה, במרתפים ובקומות.</w:t>
      </w:r>
    </w:p>
    <w:p w14:paraId="30E30658"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107730EB"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11.</w:t>
      </w:r>
      <w:r w:rsidRPr="001835AB">
        <w:rPr>
          <w:rFonts w:ascii="Times New Roman" w:eastAsia="Times New Roman" w:hAnsi="Times New Roman"/>
          <w:sz w:val="20"/>
          <w:rtl/>
          <w:lang w:eastAsia="he-IL"/>
        </w:rPr>
        <w:tab/>
        <w:t>חזיתות לתיאור דלתות המעליות, המשקופים ועזרי הפיקוד והשליטה.</w:t>
      </w:r>
    </w:p>
    <w:p w14:paraId="479C5DC5"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54C62376"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12.</w:t>
      </w:r>
      <w:r w:rsidRPr="001835AB">
        <w:rPr>
          <w:rFonts w:ascii="Times New Roman" w:eastAsia="Times New Roman" w:hAnsi="Times New Roman"/>
          <w:sz w:val="20"/>
          <w:rtl/>
          <w:lang w:eastAsia="he-IL"/>
        </w:rPr>
        <w:tab/>
        <w:t>מפרט טכני למתקנים, מערכות פקוד וחשמל.</w:t>
      </w:r>
    </w:p>
    <w:p w14:paraId="504B37FD"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70AFC1BE"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13.</w:t>
      </w:r>
      <w:r w:rsidRPr="001835AB">
        <w:rPr>
          <w:rFonts w:ascii="Times New Roman" w:eastAsia="Times New Roman" w:hAnsi="Times New Roman"/>
          <w:sz w:val="20"/>
          <w:rtl/>
          <w:lang w:eastAsia="he-IL"/>
        </w:rPr>
        <w:tab/>
        <w:t>הוראות לטיפול מונע.</w:t>
      </w:r>
    </w:p>
    <w:p w14:paraId="21A89840"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5BE59D66"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14.</w:t>
      </w:r>
      <w:r w:rsidRPr="001835AB">
        <w:rPr>
          <w:rFonts w:ascii="Times New Roman" w:eastAsia="Times New Roman" w:hAnsi="Times New Roman"/>
          <w:sz w:val="20"/>
          <w:rtl/>
          <w:lang w:eastAsia="he-IL"/>
        </w:rPr>
        <w:tab/>
        <w:t>כתב כמויות ואומדן מפורט.</w:t>
      </w:r>
    </w:p>
    <w:p w14:paraId="12D43D35"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733CC3FC" w14:textId="77777777" w:rsidR="001835AB" w:rsidRPr="001835AB" w:rsidRDefault="001835AB" w:rsidP="001835AB">
      <w:pPr>
        <w:widowControl w:val="0"/>
        <w:spacing w:before="0" w:beforeAutospacing="0" w:after="0" w:afterAutospacing="0" w:line="240" w:lineRule="auto"/>
        <w:ind w:left="436" w:hanging="12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15.</w:t>
      </w:r>
      <w:r w:rsidRPr="001835AB">
        <w:rPr>
          <w:rFonts w:ascii="Times New Roman" w:eastAsia="Times New Roman" w:hAnsi="Times New Roman"/>
          <w:sz w:val="20"/>
          <w:rtl/>
          <w:lang w:eastAsia="he-IL"/>
        </w:rPr>
        <w:tab/>
        <w:t xml:space="preserve">כל תכנית ו/או מסמך שידרשו במהלך התכנון והביצוע לשם בצוע התכנון והעבודות באופן מושלם </w:t>
      </w:r>
      <w:r w:rsidRPr="001835AB">
        <w:rPr>
          <w:rFonts w:ascii="Times New Roman" w:eastAsia="Times New Roman" w:hAnsi="Times New Roman"/>
          <w:sz w:val="20"/>
          <w:rtl/>
          <w:lang w:eastAsia="he-IL"/>
        </w:rPr>
        <w:br/>
        <w:t xml:space="preserve">     בהתאם לשיקול דעת המנהל וקביעתו הבלעדית.</w:t>
      </w:r>
    </w:p>
    <w:p w14:paraId="7D37A16A" w14:textId="77777777" w:rsidR="001835AB" w:rsidRPr="001835AB" w:rsidRDefault="001835AB" w:rsidP="001835AB">
      <w:pPr>
        <w:widowControl w:val="0"/>
        <w:spacing w:before="0" w:beforeAutospacing="0" w:after="0" w:afterAutospacing="0" w:line="240" w:lineRule="auto"/>
        <w:ind w:left="226" w:firstLine="89"/>
        <w:jc w:val="both"/>
        <w:rPr>
          <w:rFonts w:ascii="Times New Roman" w:eastAsia="Times New Roman" w:hAnsi="Times New Roman"/>
          <w:sz w:val="20"/>
          <w:rtl/>
          <w:lang w:eastAsia="he-IL"/>
        </w:rPr>
      </w:pPr>
    </w:p>
    <w:p w14:paraId="5A385DE9" w14:textId="77777777" w:rsidR="001835AB" w:rsidRPr="001835AB" w:rsidRDefault="001835AB" w:rsidP="001835AB">
      <w:pPr>
        <w:widowControl w:val="0"/>
        <w:spacing w:before="0" w:beforeAutospacing="0" w:after="0" w:afterAutospacing="0" w:line="240" w:lineRule="auto"/>
        <w:ind w:lef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16.</w:t>
      </w:r>
      <w:r w:rsidRPr="001835AB">
        <w:rPr>
          <w:rFonts w:ascii="Times New Roman" w:eastAsia="Times New Roman" w:hAnsi="Times New Roman"/>
          <w:sz w:val="20"/>
          <w:rtl/>
          <w:lang w:eastAsia="he-IL"/>
        </w:rPr>
        <w:tab/>
        <w:t>רשימות מעודכנות של תכניות כולל תאריך ומספר מהדורה – לפחות פעם בחודש.</w:t>
      </w:r>
    </w:p>
    <w:p w14:paraId="3F779DF8" w14:textId="77777777" w:rsidR="001835AB" w:rsidRPr="001835AB" w:rsidRDefault="001835AB" w:rsidP="001835AB">
      <w:pPr>
        <w:widowControl w:val="0"/>
        <w:spacing w:before="0" w:beforeAutospacing="0" w:after="0" w:afterAutospacing="0" w:line="240" w:lineRule="auto"/>
        <w:ind w:left="226" w:firstLine="89"/>
        <w:jc w:val="both"/>
        <w:rPr>
          <w:rFonts w:ascii="Times New Roman" w:eastAsia="Times New Roman" w:hAnsi="Times New Roman"/>
          <w:sz w:val="20"/>
          <w:rtl/>
          <w:lang w:eastAsia="he-IL"/>
        </w:rPr>
      </w:pPr>
    </w:p>
    <w:p w14:paraId="6AF40344" w14:textId="77777777" w:rsidR="001835AB" w:rsidRPr="001835AB" w:rsidRDefault="001835AB" w:rsidP="001835AB">
      <w:pPr>
        <w:widowControl w:val="0"/>
        <w:spacing w:before="0" w:beforeAutospacing="0" w:after="0" w:afterAutospacing="0" w:line="240" w:lineRule="auto"/>
        <w:ind w:left="-360" w:firstLine="675"/>
        <w:jc w:val="both"/>
        <w:rPr>
          <w:rFonts w:ascii="Times New Roman" w:eastAsia="Times New Roman" w:hAnsi="Times New Roman"/>
          <w:sz w:val="20"/>
          <w:lang w:eastAsia="he-IL"/>
        </w:rPr>
      </w:pPr>
      <w:r w:rsidRPr="001835AB">
        <w:rPr>
          <w:rFonts w:ascii="Times New Roman" w:eastAsia="Times New Roman" w:hAnsi="Times New Roman"/>
          <w:sz w:val="20"/>
          <w:rtl/>
          <w:lang w:eastAsia="he-IL"/>
        </w:rPr>
        <w:t>17.</w:t>
      </w:r>
      <w:r w:rsidRPr="001835AB">
        <w:rPr>
          <w:rFonts w:ascii="Times New Roman" w:eastAsia="Times New Roman" w:hAnsi="Times New Roman"/>
          <w:sz w:val="20"/>
          <w:rtl/>
          <w:lang w:eastAsia="he-IL"/>
        </w:rPr>
        <w:tab/>
        <w:t>מובהר בזאת שהתכניות יוכנו לפי בצוע בקטעים של הפרויקט ויכללו פתרונות לקטעי הביניים.</w:t>
      </w:r>
    </w:p>
    <w:p w14:paraId="2E2E2F2E" w14:textId="77777777" w:rsidR="001835AB" w:rsidRPr="001835AB" w:rsidRDefault="001835AB" w:rsidP="001835AB">
      <w:pPr>
        <w:widowControl w:val="0"/>
        <w:spacing w:before="0" w:beforeAutospacing="0" w:after="0" w:afterAutospacing="0" w:line="240" w:lineRule="auto"/>
        <w:ind w:left="373"/>
        <w:jc w:val="both"/>
        <w:rPr>
          <w:rFonts w:ascii="Times New Roman" w:eastAsia="Times New Roman" w:hAnsi="Times New Roman"/>
          <w:sz w:val="20"/>
          <w:rtl/>
          <w:lang w:eastAsia="he-IL"/>
        </w:rPr>
      </w:pPr>
    </w:p>
    <w:p w14:paraId="3CD4CBB5" w14:textId="77777777" w:rsidR="001835AB" w:rsidRPr="001835AB" w:rsidRDefault="001835AB" w:rsidP="001835AB">
      <w:pPr>
        <w:widowControl w:val="0"/>
        <w:spacing w:before="0" w:beforeAutospacing="0" w:after="0" w:afterAutospacing="0" w:line="240" w:lineRule="auto"/>
        <w:ind w:left="720" w:hanging="405"/>
        <w:jc w:val="both"/>
        <w:rPr>
          <w:rFonts w:ascii="Times New Roman" w:eastAsia="Times New Roman" w:hAnsi="Times New Roman"/>
          <w:sz w:val="20"/>
        </w:rPr>
      </w:pPr>
      <w:r w:rsidRPr="001835AB">
        <w:rPr>
          <w:rFonts w:ascii="Times New Roman" w:eastAsia="Times New Roman" w:hAnsi="Times New Roman"/>
          <w:sz w:val="20"/>
          <w:rtl/>
        </w:rPr>
        <w:t xml:space="preserve">18. </w:t>
      </w:r>
      <w:r w:rsidRPr="001835AB">
        <w:rPr>
          <w:rFonts w:ascii="Times New Roman" w:eastAsia="Times New Roman" w:hAnsi="Times New Roman"/>
          <w:sz w:val="20"/>
          <w:rtl/>
        </w:rPr>
        <w:tab/>
        <w:t>כל שאר תכניות הביצוע המתחייבות מכל תקן ודין לרבות אך לא רק מחלקיו השונים של ת"י 1547 – "תכניות ביצוע לבניינים ולעבודות פיתוח סביבתי".</w:t>
      </w:r>
    </w:p>
    <w:p w14:paraId="4A97A9FB" w14:textId="77777777" w:rsidR="001835AB" w:rsidRPr="001835AB" w:rsidRDefault="001835AB" w:rsidP="001835AB">
      <w:pPr>
        <w:widowControl w:val="0"/>
        <w:spacing w:before="0" w:beforeAutospacing="0" w:after="0" w:afterAutospacing="0" w:line="240" w:lineRule="auto"/>
        <w:ind w:left="373" w:right="373"/>
        <w:jc w:val="both"/>
        <w:rPr>
          <w:rFonts w:ascii="Times New Roman" w:eastAsia="Times New Roman" w:hAnsi="Times New Roman"/>
          <w:sz w:val="20"/>
          <w:rtl/>
          <w:lang w:eastAsia="he-IL"/>
        </w:rPr>
      </w:pPr>
    </w:p>
    <w:p w14:paraId="3760EA1C"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1C020B8A" w14:textId="77777777" w:rsidR="001835AB" w:rsidRPr="001835AB" w:rsidRDefault="001835AB" w:rsidP="001835AB">
      <w:pPr>
        <w:widowControl w:val="0"/>
        <w:spacing w:before="0" w:beforeAutospacing="0" w:after="0" w:afterAutospacing="0" w:line="240" w:lineRule="auto"/>
        <w:ind w:left="720" w:right="226" w:hanging="720"/>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בניה טרומית/מתועשת:</w:t>
      </w:r>
    </w:p>
    <w:p w14:paraId="15817F08"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23F31DD7" w14:textId="77777777" w:rsidR="001835AB" w:rsidRPr="001835AB" w:rsidRDefault="001835AB" w:rsidP="001835AB">
      <w:pPr>
        <w:widowControl w:val="0"/>
        <w:spacing w:before="0" w:beforeAutospacing="0" w:after="0" w:afterAutospacing="0" w:line="240" w:lineRule="auto"/>
        <w:ind w:right="226"/>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במקרה ויוחלט על ביצוע המבנים כולם או מקצתם בבניה טרומית/מתועשת י</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דרש המתכנן להכין בנוסף לנ"ל גם את התכניות המתאימות לבניה טרומית/מתועשת, כולל סימון שרוולים והכנות קצה עם מידות מדויקות והנחיות ביצוע לכל אלמנט, וכולל בדיקת תכניות יצרן ומתן ההנחיות הנדרשות לביצוע מתקני פקוד ומתקנים אחרים באלמנטים טרומיים.</w:t>
      </w:r>
    </w:p>
    <w:p w14:paraId="40CC82F8" w14:textId="77777777" w:rsidR="001835AB" w:rsidRPr="001835AB" w:rsidRDefault="001835AB" w:rsidP="001835AB">
      <w:pPr>
        <w:widowControl w:val="0"/>
        <w:spacing w:before="0" w:beforeAutospacing="0" w:after="0" w:afterAutospacing="0" w:line="240" w:lineRule="auto"/>
        <w:ind w:right="226"/>
        <w:jc w:val="both"/>
        <w:rPr>
          <w:rFonts w:ascii="Times New Roman" w:eastAsia="Times New Roman" w:hAnsi="Times New Roman"/>
          <w:sz w:val="20"/>
          <w:rtl/>
          <w:lang w:eastAsia="he-IL"/>
        </w:rPr>
      </w:pPr>
    </w:p>
    <w:p w14:paraId="00C930F9" w14:textId="77777777" w:rsidR="001835AB" w:rsidRPr="001835AB" w:rsidRDefault="001835AB" w:rsidP="001835AB">
      <w:pPr>
        <w:widowControl w:val="0"/>
        <w:spacing w:before="0" w:beforeAutospacing="0" w:after="0" w:afterAutospacing="0" w:line="240" w:lineRule="auto"/>
        <w:ind w:right="226"/>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כל המסמכים והתכניות יערכו בשפה העברית.</w:t>
      </w:r>
    </w:p>
    <w:p w14:paraId="416881DF" w14:textId="77777777" w:rsidR="001835AB" w:rsidRPr="001835AB" w:rsidRDefault="001835AB" w:rsidP="001835AB">
      <w:pPr>
        <w:widowControl w:val="0"/>
        <w:spacing w:before="0" w:beforeAutospacing="0" w:after="0" w:afterAutospacing="0" w:line="240" w:lineRule="auto"/>
        <w:ind w:left="226" w:right="226" w:hanging="720"/>
        <w:jc w:val="both"/>
        <w:rPr>
          <w:rFonts w:ascii="Times New Roman" w:eastAsia="Times New Roman" w:hAnsi="Times New Roman"/>
          <w:sz w:val="20"/>
          <w:rtl/>
          <w:lang w:eastAsia="he-IL"/>
        </w:rPr>
      </w:pPr>
    </w:p>
    <w:p w14:paraId="614B1171" w14:textId="77777777" w:rsidR="009E2846" w:rsidRPr="009E2846" w:rsidRDefault="009E2846" w:rsidP="009E2846">
      <w:pPr>
        <w:widowControl w:val="0"/>
        <w:spacing w:before="0" w:beforeAutospacing="0" w:after="0" w:afterAutospacing="0" w:line="240" w:lineRule="auto"/>
        <w:jc w:val="center"/>
        <w:outlineLvl w:val="7"/>
        <w:rPr>
          <w:rFonts w:ascii="Times New Roman" w:eastAsia="Times New Roman" w:hAnsi="Times New Roman"/>
          <w:b/>
          <w:bCs/>
          <w:sz w:val="20"/>
          <w:u w:val="single"/>
          <w:rtl/>
          <w:lang w:eastAsia="he-IL"/>
        </w:rPr>
      </w:pPr>
      <w:r w:rsidRPr="009E2846">
        <w:rPr>
          <w:rFonts w:ascii="Times New Roman" w:eastAsia="Times New Roman" w:hAnsi="Times New Roman" w:hint="cs"/>
          <w:b/>
          <w:bCs/>
          <w:sz w:val="20"/>
          <w:u w:val="single"/>
          <w:rtl/>
          <w:lang w:eastAsia="he-IL"/>
        </w:rPr>
        <w:t>נספח "ט"</w:t>
      </w:r>
    </w:p>
    <w:p w14:paraId="17E901A8" w14:textId="77777777" w:rsidR="009E2846" w:rsidRPr="009E2846" w:rsidRDefault="009E2846" w:rsidP="009E2846">
      <w:pPr>
        <w:widowControl w:val="0"/>
        <w:bidi w:val="0"/>
        <w:spacing w:before="0" w:beforeAutospacing="0" w:after="0" w:afterAutospacing="0" w:line="240" w:lineRule="auto"/>
        <w:jc w:val="center"/>
        <w:rPr>
          <w:rFonts w:ascii="Times New Roman" w:eastAsia="Times New Roman" w:hAnsi="Times New Roman"/>
          <w:b/>
          <w:bCs/>
          <w:sz w:val="20"/>
          <w:rtl/>
          <w:lang w:eastAsia="he-IL"/>
        </w:rPr>
      </w:pPr>
    </w:p>
    <w:p w14:paraId="60F14932" w14:textId="77777777" w:rsidR="009E2846" w:rsidRPr="009E2846" w:rsidRDefault="009E2846" w:rsidP="009E2846">
      <w:pPr>
        <w:widowControl w:val="0"/>
        <w:bidi w:val="0"/>
        <w:spacing w:before="0" w:beforeAutospacing="0" w:after="0" w:afterAutospacing="0" w:line="240" w:lineRule="auto"/>
        <w:jc w:val="center"/>
        <w:rPr>
          <w:rFonts w:ascii="Times New Roman" w:eastAsia="Times New Roman" w:hAnsi="Times New Roman"/>
          <w:b/>
          <w:bCs/>
          <w:sz w:val="20"/>
          <w:u w:val="single"/>
          <w:lang w:eastAsia="he-IL"/>
        </w:rPr>
      </w:pPr>
      <w:r w:rsidRPr="009E2846">
        <w:rPr>
          <w:rFonts w:ascii="Times New Roman" w:eastAsia="Times New Roman" w:hAnsi="Times New Roman" w:hint="cs"/>
          <w:b/>
          <w:bCs/>
          <w:sz w:val="20"/>
          <w:u w:val="single"/>
          <w:rtl/>
          <w:lang w:eastAsia="he-IL"/>
        </w:rPr>
        <w:t>דוגמא לנוסח אישור השלמת הפרויקט/קטע מהפרויקט</w:t>
      </w:r>
    </w:p>
    <w:p w14:paraId="2391E1BA" w14:textId="77777777" w:rsidR="009E2846" w:rsidRPr="009E2846" w:rsidRDefault="009E2846" w:rsidP="009E2846">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2E8D58E4" w14:textId="77777777" w:rsidR="009E2846" w:rsidRPr="009E2846" w:rsidRDefault="009E2846" w:rsidP="009E2846">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7F97DEC4" w14:textId="77777777" w:rsidR="009E2846" w:rsidRPr="009E2846" w:rsidRDefault="009E2846" w:rsidP="009E2846">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004A1166" w14:textId="77777777" w:rsidR="009E2846" w:rsidRPr="009E2846" w:rsidRDefault="009E2846" w:rsidP="009E2846">
      <w:pPr>
        <w:widowControl w:val="0"/>
        <w:spacing w:before="0" w:beforeAutospacing="0" w:after="0" w:afterAutospacing="0" w:line="240" w:lineRule="auto"/>
        <w:ind w:left="84" w:right="84" w:firstLine="5"/>
        <w:jc w:val="both"/>
        <w:rPr>
          <w:rFonts w:ascii="Times New Roman" w:eastAsia="Times New Roman" w:hAnsi="Times New Roman"/>
          <w:sz w:val="20"/>
          <w:rtl/>
          <w:lang w:eastAsia="he-IL"/>
        </w:rPr>
      </w:pPr>
      <w:r w:rsidRPr="009E2846">
        <w:rPr>
          <w:rFonts w:ascii="Times New Roman" w:eastAsia="Times New Roman" w:hAnsi="Times New Roman" w:hint="cs"/>
          <w:sz w:val="20"/>
          <w:rtl/>
          <w:lang w:eastAsia="he-IL"/>
        </w:rPr>
        <w:t>לכבוד :</w:t>
      </w:r>
    </w:p>
    <w:p w14:paraId="348A23D6" w14:textId="7310D4EB" w:rsidR="009E2846" w:rsidRPr="009E2846" w:rsidRDefault="003461CF" w:rsidP="009E2846">
      <w:pPr>
        <w:widowControl w:val="0"/>
        <w:spacing w:before="0" w:beforeAutospacing="0" w:after="0" w:afterAutospacing="0" w:line="240" w:lineRule="auto"/>
        <w:ind w:left="84" w:right="84" w:firstLine="5"/>
        <w:rPr>
          <w:rFonts w:ascii="Times New Roman" w:eastAsia="Times New Roman" w:hAnsi="Times New Roman"/>
          <w:sz w:val="24"/>
          <w:rtl/>
          <w:lang w:eastAsia="he-IL"/>
        </w:rPr>
      </w:pPr>
      <w:sdt>
        <w:sdtPr>
          <w:rPr>
            <w:rFonts w:ascii="Times New Roman" w:eastAsia="Times New Roman" w:hAnsi="Times New Roman" w:hint="cs"/>
            <w:color w:val="008000"/>
            <w:sz w:val="24"/>
            <w:rtl/>
            <w:lang w:eastAsia="he-IL"/>
          </w:rPr>
          <w:alias w:val="צד א בחוזה"/>
          <w:tag w:val="cntTzadA"/>
          <w:id w:val="-1560314012"/>
          <w:placeholder>
            <w:docPart w:val="3BC705A076AC4839A3697F110EE7157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r w:rsidR="003A4CAA">
            <w:rPr>
              <w:rFonts w:ascii="Times New Roman" w:eastAsia="Times New Roman" w:hAnsi="Times New Roman" w:hint="cs"/>
              <w:color w:val="008000"/>
              <w:sz w:val="24"/>
              <w:rtl/>
              <w:lang w:eastAsia="he-IL"/>
            </w:rPr>
            <w:br/>
            <w:t>אפריקה ישראל מגורים בע"מ</w:t>
          </w:r>
          <w:r w:rsidR="003A4CAA">
            <w:rPr>
              <w:rFonts w:ascii="Times New Roman" w:eastAsia="Times New Roman" w:hAnsi="Times New Roman" w:hint="cs"/>
              <w:color w:val="008000"/>
              <w:sz w:val="24"/>
              <w:rtl/>
              <w:lang w:eastAsia="he-IL"/>
            </w:rPr>
            <w:br/>
            <w:t>יוני נתניהו 1 ג' אור יהודה</w:t>
          </w:r>
          <w:r w:rsidR="003A4CAA">
            <w:rPr>
              <w:rFonts w:ascii="Times New Roman" w:eastAsia="Times New Roman" w:hAnsi="Times New Roman" w:hint="cs"/>
              <w:color w:val="008000"/>
              <w:sz w:val="24"/>
              <w:rtl/>
              <w:lang w:eastAsia="he-IL"/>
            </w:rPr>
            <w:br/>
            <w:t>מ.ז 52-003476-0</w:t>
          </w:r>
          <w:r w:rsidR="003A4CAA">
            <w:rPr>
              <w:rFonts w:ascii="Times New Roman" w:eastAsia="Times New Roman" w:hAnsi="Times New Roman" w:hint="cs"/>
              <w:color w:val="008000"/>
              <w:sz w:val="24"/>
              <w:rtl/>
              <w:lang w:eastAsia="he-IL"/>
            </w:rPr>
            <w:br/>
          </w:r>
          <w:r w:rsidR="003A4CAA">
            <w:rPr>
              <w:rFonts w:ascii="Times New Roman" w:eastAsia="Times New Roman" w:hAnsi="Times New Roman" w:hint="cs"/>
              <w:color w:val="008000"/>
              <w:sz w:val="24"/>
              <w:rtl/>
              <w:lang w:eastAsia="he-IL"/>
            </w:rPr>
            <w:br/>
            <w:t>כלל נכסי נדלן נשר מרכז (נ.נ.נ.מ) שותפות מוגבלת</w:t>
          </w:r>
          <w:r w:rsidR="003A4CAA">
            <w:rPr>
              <w:rFonts w:ascii="Times New Roman" w:eastAsia="Times New Roman" w:hAnsi="Times New Roman" w:hint="cs"/>
              <w:color w:val="008000"/>
              <w:sz w:val="24"/>
              <w:rtl/>
              <w:lang w:eastAsia="he-IL"/>
            </w:rPr>
            <w:br/>
            <w:t>מרכז עזריאלי בניין משולש 3, תל אביב</w:t>
          </w:r>
          <w:r w:rsidR="003A4CAA">
            <w:rPr>
              <w:rFonts w:ascii="Times New Roman" w:eastAsia="Times New Roman" w:hAnsi="Times New Roman" w:hint="cs"/>
              <w:color w:val="008000"/>
              <w:sz w:val="24"/>
              <w:rtl/>
              <w:lang w:eastAsia="he-IL"/>
            </w:rPr>
            <w:br/>
            <w:t>540283033</w:t>
          </w:r>
          <w:r w:rsidR="003A4CAA">
            <w:rPr>
              <w:rFonts w:ascii="Times New Roman" w:eastAsia="Times New Roman" w:hAnsi="Times New Roman" w:hint="cs"/>
              <w:color w:val="008000"/>
              <w:sz w:val="24"/>
              <w:rtl/>
              <w:lang w:eastAsia="he-IL"/>
            </w:rPr>
            <w:br/>
          </w:r>
          <w:r w:rsidR="003A4CAA">
            <w:rPr>
              <w:rFonts w:ascii="Times New Roman" w:eastAsia="Times New Roman" w:hAnsi="Times New Roman" w:hint="cs"/>
              <w:color w:val="008000"/>
              <w:sz w:val="24"/>
              <w:rtl/>
              <w:lang w:eastAsia="he-IL"/>
            </w:rPr>
            <w:br/>
            <w:t>שיכון ובינוי נדל"ן בע"מ</w:t>
          </w:r>
          <w:r w:rsidR="003A4CAA">
            <w:rPr>
              <w:rFonts w:ascii="Times New Roman" w:eastAsia="Times New Roman" w:hAnsi="Times New Roman" w:hint="cs"/>
              <w:color w:val="008000"/>
              <w:sz w:val="24"/>
              <w:rtl/>
              <w:lang w:eastAsia="he-IL"/>
            </w:rPr>
            <w:br/>
            <w:t>שלם 3 רמת גן 52215</w:t>
          </w:r>
          <w:r w:rsidR="003A4CAA">
            <w:rPr>
              <w:rFonts w:ascii="Times New Roman" w:eastAsia="Times New Roman" w:hAnsi="Times New Roman" w:hint="cs"/>
              <w:color w:val="008000"/>
              <w:sz w:val="24"/>
              <w:rtl/>
              <w:lang w:eastAsia="he-IL"/>
            </w:rPr>
            <w:br/>
            <w:t>מ.ז 52-002117-1</w:t>
          </w:r>
          <w:r w:rsidR="003A4CAA">
            <w:rPr>
              <w:rFonts w:ascii="Times New Roman" w:eastAsia="Times New Roman" w:hAnsi="Times New Roman" w:hint="cs"/>
              <w:color w:val="008000"/>
              <w:sz w:val="24"/>
              <w:rtl/>
              <w:lang w:eastAsia="he-IL"/>
            </w:rPr>
            <w:br/>
          </w:r>
        </w:sdtContent>
      </w:sdt>
      <w:r w:rsidR="009E2846" w:rsidRPr="009E2846">
        <w:rPr>
          <w:rFonts w:ascii="Times New Roman" w:eastAsia="Times New Roman" w:hAnsi="Times New Roman" w:hint="cs"/>
          <w:color w:val="008000"/>
          <w:sz w:val="24"/>
          <w:rtl/>
          <w:lang w:eastAsia="he-IL"/>
        </w:rPr>
        <w:br/>
      </w:r>
    </w:p>
    <w:p w14:paraId="328DA1E9" w14:textId="77777777" w:rsidR="009E2846" w:rsidRPr="009E2846" w:rsidRDefault="009E2846" w:rsidP="009E2846">
      <w:pPr>
        <w:widowControl w:val="0"/>
        <w:spacing w:before="0" w:beforeAutospacing="0" w:after="0" w:afterAutospacing="0" w:line="240" w:lineRule="auto"/>
        <w:ind w:left="84" w:right="84" w:firstLine="5"/>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(המזמין)</w:t>
      </w:r>
    </w:p>
    <w:p w14:paraId="7E892F59" w14:textId="77777777" w:rsidR="009E2846" w:rsidRPr="009E2846" w:rsidRDefault="009E2846" w:rsidP="009E2846">
      <w:pPr>
        <w:widowControl w:val="0"/>
        <w:spacing w:before="0" w:beforeAutospacing="0" w:after="0" w:afterAutospacing="0" w:line="240" w:lineRule="auto"/>
        <w:ind w:left="84" w:right="84" w:firstLine="5"/>
        <w:jc w:val="both"/>
        <w:rPr>
          <w:rFonts w:ascii="Times New Roman" w:eastAsia="Times New Roman" w:hAnsi="Times New Roman"/>
          <w:sz w:val="24"/>
          <w:rtl/>
          <w:lang w:eastAsia="he-IL"/>
        </w:rPr>
      </w:pPr>
    </w:p>
    <w:p w14:paraId="6FEA6303" w14:textId="77777777" w:rsidR="009E2846" w:rsidRPr="009E2846" w:rsidRDefault="009E2846" w:rsidP="009E2846">
      <w:pPr>
        <w:widowControl w:val="0"/>
        <w:spacing w:before="0" w:beforeAutospacing="0" w:after="0" w:afterAutospacing="0" w:line="240" w:lineRule="auto"/>
        <w:ind w:left="84" w:right="84" w:firstLine="5"/>
        <w:jc w:val="both"/>
        <w:rPr>
          <w:rFonts w:ascii="Times New Roman" w:eastAsia="Times New Roman" w:hAnsi="Times New Roman"/>
          <w:sz w:val="24"/>
          <w:rtl/>
          <w:lang w:eastAsia="he-IL"/>
        </w:rPr>
      </w:pPr>
    </w:p>
    <w:p w14:paraId="0DE569B2" w14:textId="77777777" w:rsidR="009E2846" w:rsidRPr="009E2846" w:rsidRDefault="009E2846" w:rsidP="009E2846">
      <w:pPr>
        <w:widowControl w:val="0"/>
        <w:spacing w:before="0" w:beforeAutospacing="0" w:after="0" w:afterAutospacing="0" w:line="240" w:lineRule="auto"/>
        <w:ind w:left="84" w:right="84" w:firstLine="5"/>
        <w:jc w:val="both"/>
        <w:rPr>
          <w:rFonts w:ascii="Times New Roman" w:eastAsia="Times New Roman" w:hAnsi="Times New Roman"/>
          <w:sz w:val="24"/>
          <w:rtl/>
          <w:lang w:eastAsia="he-IL"/>
        </w:rPr>
      </w:pPr>
    </w:p>
    <w:p w14:paraId="35149207" w14:textId="77777777" w:rsidR="009E2846" w:rsidRPr="009E2846" w:rsidRDefault="009E2846" w:rsidP="009E2846">
      <w:pPr>
        <w:widowControl w:val="0"/>
        <w:spacing w:before="0" w:beforeAutospacing="0" w:after="0" w:afterAutospacing="0" w:line="240" w:lineRule="auto"/>
        <w:ind w:left="84" w:right="84" w:firstLine="5"/>
        <w:jc w:val="both"/>
        <w:rPr>
          <w:rFonts w:ascii="Times New Roman" w:eastAsia="Times New Roman" w:hAnsi="Times New Roman"/>
          <w:sz w:val="24"/>
          <w:rtl/>
          <w:lang w:eastAsia="he-IL"/>
        </w:rPr>
      </w:pPr>
    </w:p>
    <w:p w14:paraId="7132F181" w14:textId="4F08D9E4" w:rsidR="009E2846" w:rsidRPr="009E2846" w:rsidRDefault="009E2846" w:rsidP="009E2846">
      <w:pPr>
        <w:widowControl w:val="0"/>
        <w:spacing w:before="0" w:beforeAutospacing="0" w:after="0" w:afterAutospacing="0" w:line="480" w:lineRule="auto"/>
        <w:ind w:left="85" w:right="85" w:firstLine="6"/>
        <w:rPr>
          <w:rFonts w:ascii="Times New Roman" w:eastAsia="Times New Roman" w:hAnsi="Times New Roman"/>
          <w:sz w:val="20"/>
          <w:rtl/>
          <w:lang w:eastAsia="he-IL"/>
        </w:rPr>
      </w:pPr>
      <w:r w:rsidRPr="009E2846">
        <w:rPr>
          <w:rFonts w:ascii="Times New Roman" w:eastAsia="Times New Roman" w:hAnsi="Times New Roman" w:hint="cs"/>
          <w:sz w:val="24"/>
          <w:rtl/>
          <w:lang w:eastAsia="he-IL"/>
        </w:rPr>
        <w:t xml:space="preserve">אני הח"מ </w:t>
      </w:r>
      <w:sdt>
        <w:sdtPr>
          <w:rPr>
            <w:rFonts w:ascii="Times New Roman" w:eastAsia="Times New Roman" w:hAnsi="Times New Roman"/>
            <w:color w:val="008000"/>
            <w:sz w:val="24"/>
            <w:rtl/>
            <w:lang w:eastAsia="he-IL"/>
          </w:rPr>
          <w:alias w:val="שם ספק"/>
          <w:tag w:val="cntSupllierName"/>
          <w:id w:val="-2065089673"/>
          <w:placeholder>
            <w:docPart w:val="168768BA09C74C9DA07AD3DE9A9A19C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67721B">
            <w:rPr>
              <w:rFonts w:ascii="Times New Roman" w:eastAsia="Times New Roman" w:hAnsi="Times New Roman"/>
              <w:color w:val="008000"/>
              <w:sz w:val="24"/>
              <w:rtl/>
              <w:lang w:eastAsia="he-IL"/>
            </w:rPr>
            <w:t>מובמנט תנועה אנכי בע"מ</w:t>
          </w:r>
        </w:sdtContent>
      </w:sdt>
      <w:r w:rsidRPr="009E2846">
        <w:rPr>
          <w:rFonts w:ascii="Times New Roman" w:eastAsia="Times New Roman" w:hAnsi="Times New Roman" w:hint="cs"/>
          <w:bCs/>
          <w:color w:val="008000"/>
          <w:sz w:val="24"/>
          <w:rtl/>
          <w:lang w:eastAsia="he-IL"/>
        </w:rPr>
        <w:t xml:space="preserve"> </w:t>
      </w:r>
      <w:r w:rsidRPr="009E2846">
        <w:rPr>
          <w:rFonts w:ascii="Times New Roman" w:eastAsia="Times New Roman" w:hAnsi="Times New Roman" w:hint="cs"/>
          <w:sz w:val="24"/>
          <w:rtl/>
          <w:lang w:eastAsia="he-IL"/>
        </w:rPr>
        <w:t xml:space="preserve">לאחר שבדקתי את העבודות שבוצעו ב- </w:t>
      </w:r>
      <w:sdt>
        <w:sdtPr>
          <w:rPr>
            <w:rFonts w:ascii="Times New Roman" w:eastAsia="Times New Roman" w:hAnsi="Times New Roman"/>
            <w:color w:val="008000"/>
            <w:sz w:val="24"/>
            <w:rtl/>
            <w:lang w:eastAsia="he-IL"/>
          </w:rPr>
          <w:alias w:val="שם אתר"/>
          <w:tag w:val="cntSite"/>
          <w:id w:val="-2078888936"/>
          <w:placeholder>
            <w:docPart w:val="6100D728AFE349FEB303821F18DEAD4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del w:id="103" w:author="Avi Cohen" w:date="2022-03-01T09:20:00Z">
            <w:r w:rsidR="00C82D08" w:rsidDel="001F3FCD">
              <w:rPr>
                <w:rFonts w:ascii="Times New Roman" w:eastAsia="Times New Roman" w:hAnsi="Times New Roman"/>
                <w:color w:val="008000"/>
                <w:sz w:val="24"/>
                <w:rtl/>
                <w:lang w:eastAsia="he-IL"/>
              </w:rPr>
              <w:delText>נשר</w:delText>
            </w:r>
          </w:del>
          <w:ins w:id="104" w:author="Avi Cohen" w:date="2022-03-01T09:20:00Z">
            <w:r w:rsidR="001F3FCD">
              <w:rPr>
                <w:rFonts w:ascii="Times New Roman" w:eastAsia="Times New Roman" w:hAnsi="Times New Roman"/>
                <w:color w:val="008000"/>
                <w:sz w:val="24"/>
                <w:rtl/>
                <w:lang w:eastAsia="he-IL"/>
              </w:rPr>
              <w:t>רויקט</w:t>
            </w:r>
          </w:ins>
        </w:sdtContent>
      </w:sdt>
      <w:r w:rsidRPr="009E2846">
        <w:rPr>
          <w:rFonts w:ascii="Times New Roman" w:eastAsia="Times New Roman" w:hAnsi="Times New Roman" w:hint="cs"/>
          <w:sz w:val="24"/>
          <w:rtl/>
          <w:lang w:eastAsia="he-IL"/>
        </w:rPr>
        <w:t xml:space="preserve"> בקשר עם</w:t>
      </w:r>
      <w:r w:rsidRPr="009E2846">
        <w:rPr>
          <w:rFonts w:ascii="Times New Roman" w:eastAsia="Times New Roman" w:hAnsi="Times New Roman" w:hint="cs"/>
          <w:color w:val="008000"/>
          <w:sz w:val="24"/>
          <w:rtl/>
          <w:lang w:eastAsia="he-IL"/>
        </w:rPr>
        <w:t xml:space="preserve"> </w:t>
      </w:r>
      <w:sdt>
        <w:sdtPr>
          <w:rPr>
            <w:rFonts w:ascii="Times New Roman" w:eastAsia="Times New Roman" w:hAnsi="Times New Roman" w:hint="cs"/>
            <w:color w:val="008000"/>
            <w:sz w:val="24"/>
            <w:rtl/>
          </w:rPr>
          <w:alias w:val="תיאור עבודה"/>
          <w:tag w:val="cntJobDesc"/>
          <w:id w:val="-1278952023"/>
          <w:placeholder>
            <w:docPart w:val="6327B07206BB44EAA33892C11BD8537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Content>
          <w:r w:rsidRPr="009E2846">
            <w:rPr>
              <w:rFonts w:cstheme="minorBidi"/>
              <w:color w:val="00B0F0"/>
              <w:rtl/>
            </w:rPr>
            <w:t>[תיאור עבודה]</w:t>
          </w:r>
        </w:sdtContent>
      </w:sdt>
      <w:r w:rsidRPr="009E2846">
        <w:rPr>
          <w:rFonts w:ascii="Times New Roman" w:eastAsia="Times New Roman" w:hAnsi="Times New Roman" w:hint="cs"/>
          <w:sz w:val="24"/>
          <w:rtl/>
          <w:lang w:eastAsia="he-IL"/>
        </w:rPr>
        <w:t>, מאשר בזאת שהעבודות הנ"ל בוצעו והושלמו בהתאם להנחיותי</w:t>
      </w:r>
      <w:r w:rsidRPr="009E2846">
        <w:rPr>
          <w:rFonts w:ascii="Times New Roman" w:eastAsia="Times New Roman" w:hAnsi="Times New Roman" w:hint="eastAsia"/>
          <w:sz w:val="24"/>
          <w:rtl/>
          <w:lang w:eastAsia="he-IL"/>
        </w:rPr>
        <w:t>י</w:t>
      </w:r>
      <w:r w:rsidRPr="009E2846">
        <w:rPr>
          <w:rFonts w:ascii="Times New Roman" w:eastAsia="Times New Roman" w:hAnsi="Times New Roman" w:hint="cs"/>
          <w:sz w:val="24"/>
          <w:rtl/>
          <w:lang w:eastAsia="he-IL"/>
        </w:rPr>
        <w:t>, לתכניותי</w:t>
      </w:r>
      <w:r w:rsidRPr="009E2846">
        <w:rPr>
          <w:rFonts w:ascii="Times New Roman" w:eastAsia="Times New Roman" w:hAnsi="Times New Roman" w:hint="eastAsia"/>
          <w:sz w:val="24"/>
          <w:rtl/>
          <w:lang w:eastAsia="he-IL"/>
        </w:rPr>
        <w:t>י</w:t>
      </w:r>
      <w:r w:rsidRPr="009E2846">
        <w:rPr>
          <w:rFonts w:ascii="Times New Roman" w:eastAsia="Times New Roman" w:hAnsi="Times New Roman" w:hint="cs"/>
          <w:sz w:val="24"/>
          <w:rtl/>
          <w:lang w:eastAsia="he-IL"/>
        </w:rPr>
        <w:t>, בהתאם</w:t>
      </w:r>
      <w:r w:rsidRPr="009E2846">
        <w:rPr>
          <w:rFonts w:ascii="Times New Roman" w:eastAsia="Times New Roman" w:hAnsi="Times New Roman" w:hint="cs"/>
          <w:sz w:val="20"/>
          <w:rtl/>
          <w:lang w:eastAsia="he-IL"/>
        </w:rPr>
        <w:t xml:space="preserve"> לתקנים מחייבים ולשביעות רצוני.</w:t>
      </w:r>
    </w:p>
    <w:p w14:paraId="4A67CF55" w14:textId="77777777" w:rsidR="009E2846" w:rsidRPr="009E2846" w:rsidRDefault="009E2846" w:rsidP="009E2846">
      <w:pPr>
        <w:widowControl w:val="0"/>
        <w:spacing w:before="0" w:beforeAutospacing="0" w:after="0" w:afterAutospacing="0" w:line="240" w:lineRule="auto"/>
        <w:ind w:left="84" w:right="84" w:firstLine="5"/>
        <w:jc w:val="both"/>
        <w:rPr>
          <w:rFonts w:ascii="Times New Roman" w:eastAsia="Times New Roman" w:hAnsi="Times New Roman"/>
          <w:sz w:val="20"/>
          <w:rtl/>
          <w:lang w:eastAsia="he-IL"/>
        </w:rPr>
      </w:pPr>
    </w:p>
    <w:p w14:paraId="0B89D842" w14:textId="77777777" w:rsidR="009E2846" w:rsidRPr="009E2846" w:rsidRDefault="009E2846" w:rsidP="009E2846">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423A106D" w14:textId="77777777" w:rsidR="009E2846" w:rsidRPr="009E2846" w:rsidRDefault="009E2846" w:rsidP="009E2846">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48950522" w14:textId="77777777" w:rsidR="009E2846" w:rsidRPr="009E2846" w:rsidRDefault="009E2846" w:rsidP="009E2846">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17F2B389" w14:textId="77777777" w:rsidR="009E2846" w:rsidRPr="009E2846" w:rsidRDefault="009E2846" w:rsidP="009E2846">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54DE3B80" w14:textId="77777777" w:rsidR="009E2846" w:rsidRPr="009E2846" w:rsidRDefault="009E2846" w:rsidP="009E2846">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sz w:val="20"/>
          <w:rtl/>
          <w:lang w:eastAsia="he-IL"/>
        </w:rPr>
      </w:pPr>
      <w:r w:rsidRPr="009E2846">
        <w:rPr>
          <w:rFonts w:ascii="Times New Roman" w:eastAsia="Times New Roman" w:hAnsi="Times New Roman" w:hint="cs"/>
          <w:sz w:val="20"/>
          <w:rtl/>
          <w:lang w:eastAsia="he-IL"/>
        </w:rPr>
        <w:t xml:space="preserve">                                                                                      בכבוד רב,</w:t>
      </w:r>
    </w:p>
    <w:p w14:paraId="6C9D8832" w14:textId="77777777" w:rsidR="009E2846" w:rsidRPr="009E2846" w:rsidRDefault="009E2846" w:rsidP="009E2846">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sz w:val="20"/>
          <w:rtl/>
          <w:lang w:eastAsia="he-IL"/>
        </w:rPr>
      </w:pPr>
    </w:p>
    <w:p w14:paraId="727ED92D" w14:textId="77777777" w:rsidR="009E2846" w:rsidRPr="009E2846" w:rsidRDefault="009E2846" w:rsidP="009E2846">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sz w:val="20"/>
          <w:rtl/>
          <w:lang w:eastAsia="he-IL"/>
        </w:rPr>
      </w:pPr>
    </w:p>
    <w:p w14:paraId="075E8CA9" w14:textId="77777777" w:rsidR="009E2846" w:rsidRPr="009E2846" w:rsidRDefault="009E2846" w:rsidP="009E2846">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sz w:val="20"/>
          <w:rtl/>
          <w:lang w:eastAsia="he-IL"/>
        </w:rPr>
      </w:pPr>
      <w:r w:rsidRPr="009E2846">
        <w:rPr>
          <w:rFonts w:ascii="Times New Roman" w:eastAsia="Times New Roman" w:hAnsi="Times New Roman" w:hint="cs"/>
          <w:sz w:val="20"/>
          <w:rtl/>
          <w:lang w:eastAsia="he-IL"/>
        </w:rPr>
        <w:t xml:space="preserve">                                                                                                             ___________________</w:t>
      </w:r>
    </w:p>
    <w:p w14:paraId="5146E5DE" w14:textId="65599718" w:rsidR="009E2846" w:rsidRPr="009E2846" w:rsidRDefault="003461CF" w:rsidP="009E2846">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sz w:val="24"/>
          <w:rtl/>
          <w:lang w:eastAsia="he-IL"/>
        </w:rPr>
      </w:pPr>
      <w:sdt>
        <w:sdtPr>
          <w:rPr>
            <w:rFonts w:ascii="Times New Roman" w:eastAsia="Times New Roman" w:hAnsi="Times New Roman"/>
            <w:color w:val="00B0F0"/>
            <w:sz w:val="20"/>
            <w:u w:val="single"/>
            <w:rtl/>
            <w:lang w:eastAsia="he-IL"/>
          </w:rPr>
          <w:alias w:val="שם ספק"/>
          <w:tag w:val="cntSupllierName"/>
          <w:id w:val="1534766573"/>
          <w:placeholder>
            <w:docPart w:val="808CC77C79E04BAFB2A604AC660ACA5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67721B">
            <w:rPr>
              <w:rFonts w:ascii="Times New Roman" w:eastAsia="Times New Roman" w:hAnsi="Times New Roman"/>
              <w:color w:val="00B0F0"/>
              <w:sz w:val="20"/>
              <w:u w:val="single"/>
              <w:rtl/>
              <w:lang w:eastAsia="he-IL"/>
            </w:rPr>
            <w:t>מובמנט תנועה אנכי בע"מ</w:t>
          </w:r>
        </w:sdtContent>
      </w:sdt>
    </w:p>
    <w:p w14:paraId="27ED5183" w14:textId="77777777" w:rsidR="009E2846" w:rsidRPr="009E2846" w:rsidRDefault="009E2846" w:rsidP="009E2846">
      <w:pPr>
        <w:widowControl w:val="0"/>
        <w:bidi w:val="0"/>
        <w:spacing w:before="0" w:beforeAutospacing="0" w:after="0" w:afterAutospacing="0" w:line="240" w:lineRule="auto"/>
        <w:jc w:val="center"/>
        <w:rPr>
          <w:rFonts w:ascii="Times New Roman" w:eastAsia="Times New Roman" w:hAnsi="Times New Roman"/>
          <w:b/>
          <w:bCs/>
          <w:sz w:val="20"/>
          <w:rtl/>
          <w:lang w:eastAsia="he-IL"/>
        </w:rPr>
      </w:pPr>
      <w:r w:rsidRPr="009E2846">
        <w:rPr>
          <w:rFonts w:ascii="Times New Roman" w:eastAsia="Times New Roman" w:hAnsi="Times New Roman" w:hint="cs"/>
          <w:sz w:val="20"/>
          <w:szCs w:val="20"/>
          <w:rtl/>
          <w:lang w:eastAsia="he-IL"/>
        </w:rPr>
        <w:t xml:space="preserve">                </w:t>
      </w:r>
      <w:r w:rsidRPr="009E2846">
        <w:rPr>
          <w:rFonts w:ascii="Times New Roman" w:eastAsia="Times New Roman" w:hAnsi="Times New Roman" w:hint="cs"/>
          <w:sz w:val="20"/>
          <w:szCs w:val="20"/>
          <w:rtl/>
          <w:lang w:eastAsia="he-IL"/>
        </w:rPr>
        <w:tab/>
      </w:r>
      <w:r w:rsidRPr="009E2846">
        <w:rPr>
          <w:rFonts w:ascii="Times New Roman" w:eastAsia="Times New Roman" w:hAnsi="Times New Roman" w:hint="cs"/>
          <w:sz w:val="20"/>
          <w:szCs w:val="20"/>
          <w:rtl/>
          <w:lang w:eastAsia="he-IL"/>
        </w:rPr>
        <w:tab/>
      </w:r>
      <w:r w:rsidRPr="009E2846">
        <w:rPr>
          <w:rFonts w:ascii="Times New Roman" w:eastAsia="Times New Roman" w:hAnsi="Times New Roman" w:hint="cs"/>
          <w:sz w:val="20"/>
          <w:szCs w:val="20"/>
          <w:rtl/>
          <w:lang w:eastAsia="he-IL"/>
        </w:rPr>
        <w:tab/>
      </w:r>
      <w:r w:rsidRPr="009E2846">
        <w:rPr>
          <w:rFonts w:ascii="Times New Roman" w:eastAsia="Times New Roman" w:hAnsi="Times New Roman" w:hint="cs"/>
          <w:sz w:val="20"/>
          <w:szCs w:val="20"/>
          <w:rtl/>
          <w:lang w:eastAsia="he-IL"/>
        </w:rPr>
        <w:tab/>
      </w:r>
      <w:r w:rsidRPr="009E2846">
        <w:rPr>
          <w:rFonts w:ascii="Times New Roman" w:eastAsia="Times New Roman" w:hAnsi="Times New Roman" w:hint="cs"/>
          <w:sz w:val="20"/>
          <w:szCs w:val="20"/>
          <w:rtl/>
          <w:lang w:eastAsia="he-IL"/>
        </w:rPr>
        <w:tab/>
        <w:t xml:space="preserve">   </w:t>
      </w:r>
    </w:p>
    <w:p w14:paraId="565CDC97" w14:textId="77777777" w:rsidR="009E2846" w:rsidRPr="009E2846" w:rsidRDefault="009E2846" w:rsidP="009E2846">
      <w:pPr>
        <w:widowControl w:val="0"/>
        <w:bidi w:val="0"/>
        <w:spacing w:before="0" w:beforeAutospacing="0" w:after="0" w:afterAutospacing="0" w:line="240" w:lineRule="auto"/>
        <w:jc w:val="center"/>
        <w:rPr>
          <w:rFonts w:ascii="Times New Roman" w:eastAsia="Times New Roman" w:hAnsi="Times New Roman"/>
          <w:b/>
          <w:bCs/>
          <w:sz w:val="20"/>
          <w:lang w:eastAsia="he-IL"/>
        </w:rPr>
      </w:pPr>
    </w:p>
    <w:p w14:paraId="43876A11" w14:textId="77777777" w:rsidR="009E2846" w:rsidRPr="009E2846" w:rsidRDefault="009E2846" w:rsidP="009E2846">
      <w:pPr>
        <w:widowControl w:val="0"/>
        <w:bidi w:val="0"/>
        <w:spacing w:before="0" w:beforeAutospacing="0" w:after="0" w:afterAutospacing="0" w:line="240" w:lineRule="auto"/>
        <w:jc w:val="center"/>
        <w:rPr>
          <w:rFonts w:ascii="Times New Roman" w:eastAsia="Times New Roman" w:hAnsi="Times New Roman"/>
          <w:b/>
          <w:bCs/>
          <w:sz w:val="24"/>
          <w:u w:val="single"/>
          <w:rtl/>
          <w:lang w:eastAsia="he-IL"/>
        </w:rPr>
      </w:pPr>
      <w:r w:rsidRPr="009E2846">
        <w:rPr>
          <w:rFonts w:ascii="Times New Roman" w:eastAsia="Times New Roman" w:hAnsi="Times New Roman" w:hint="cs"/>
          <w:sz w:val="20"/>
          <w:szCs w:val="20"/>
          <w:rtl/>
          <w:lang w:eastAsia="he-IL"/>
        </w:rPr>
        <w:br w:type="page"/>
      </w:r>
      <w:r w:rsidRPr="009E2846">
        <w:rPr>
          <w:rFonts w:ascii="Times New Roman" w:eastAsia="Times New Roman" w:hAnsi="Times New Roman" w:hint="cs"/>
          <w:b/>
          <w:bCs/>
          <w:sz w:val="24"/>
          <w:u w:val="single"/>
          <w:rtl/>
          <w:lang w:eastAsia="he-IL"/>
        </w:rPr>
        <w:t xml:space="preserve">נספח "י" </w:t>
      </w:r>
    </w:p>
    <w:p w14:paraId="3CFCE684" w14:textId="77777777" w:rsidR="009E2846" w:rsidRPr="009E2846" w:rsidRDefault="009E2846" w:rsidP="009E2846">
      <w:pPr>
        <w:widowControl w:val="0"/>
        <w:bidi w:val="0"/>
        <w:spacing w:before="0" w:beforeAutospacing="0" w:after="0" w:afterAutospacing="0" w:line="240" w:lineRule="auto"/>
        <w:jc w:val="center"/>
        <w:rPr>
          <w:rFonts w:ascii="Times New Roman" w:eastAsia="Times New Roman" w:hAnsi="Times New Roman"/>
          <w:b/>
          <w:bCs/>
          <w:sz w:val="24"/>
          <w:u w:val="single"/>
          <w:lang w:eastAsia="he-IL"/>
        </w:rPr>
      </w:pPr>
    </w:p>
    <w:p w14:paraId="4D2435B6" w14:textId="77777777" w:rsidR="009E2846" w:rsidRPr="009E2846" w:rsidRDefault="009E2846" w:rsidP="009E2846">
      <w:pPr>
        <w:widowControl w:val="0"/>
        <w:spacing w:before="0" w:beforeAutospacing="0" w:after="0" w:afterAutospacing="0" w:line="240" w:lineRule="auto"/>
        <w:jc w:val="center"/>
        <w:rPr>
          <w:rFonts w:ascii="Times New Roman" w:eastAsia="Times New Roman" w:hAnsi="Times New Roman"/>
          <w:b/>
          <w:bCs/>
          <w:sz w:val="24"/>
          <w:u w:val="single"/>
          <w:lang w:eastAsia="he-IL"/>
        </w:rPr>
      </w:pPr>
      <w:r w:rsidRPr="009E2846">
        <w:rPr>
          <w:rFonts w:ascii="Times New Roman" w:eastAsia="Times New Roman" w:hAnsi="Times New Roman" w:hint="cs"/>
          <w:b/>
          <w:bCs/>
          <w:sz w:val="24"/>
          <w:u w:val="single"/>
          <w:rtl/>
          <w:lang w:eastAsia="he-IL"/>
        </w:rPr>
        <w:t>דוגמא לנוסח הצהרת המתכנן בדבר היעדר תביעות</w:t>
      </w:r>
    </w:p>
    <w:p w14:paraId="012D6635" w14:textId="77777777" w:rsidR="009E2846" w:rsidRPr="009E2846" w:rsidRDefault="009E2846" w:rsidP="009E2846">
      <w:pPr>
        <w:widowControl w:val="0"/>
        <w:bidi w:val="0"/>
        <w:spacing w:before="0" w:beforeAutospacing="0" w:after="0" w:afterAutospacing="0" w:line="240" w:lineRule="auto"/>
        <w:ind w:left="180"/>
        <w:rPr>
          <w:rFonts w:ascii="Times New Roman" w:eastAsia="Times New Roman" w:hAnsi="Times New Roman"/>
          <w:sz w:val="24"/>
          <w:lang w:eastAsia="he-IL"/>
        </w:rPr>
      </w:pPr>
    </w:p>
    <w:p w14:paraId="45B69F9F" w14:textId="42F07EAE"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color w:val="008000"/>
          <w:sz w:val="24"/>
          <w:rtl/>
          <w:lang w:eastAsia="he-IL"/>
        </w:rPr>
      </w:pPr>
      <w:r w:rsidRPr="009E2846">
        <w:rPr>
          <w:rFonts w:ascii="Times New Roman" w:eastAsia="Times New Roman" w:hAnsi="Times New Roman" w:hint="cs"/>
          <w:sz w:val="24"/>
          <w:rtl/>
          <w:lang w:eastAsia="he-IL"/>
        </w:rPr>
        <w:t>לכבוד</w:t>
      </w:r>
      <w:r w:rsidRPr="009E2846">
        <w:rPr>
          <w:rFonts w:ascii="Times New Roman" w:eastAsia="Times New Roman" w:hAnsi="Times New Roman" w:hint="cs"/>
          <w:color w:val="000000"/>
          <w:sz w:val="24"/>
          <w:rtl/>
          <w:lang w:eastAsia="he-IL"/>
        </w:rPr>
        <w:tab/>
      </w:r>
      <w:r w:rsidRPr="009E2846">
        <w:rPr>
          <w:rFonts w:ascii="Times New Roman" w:eastAsia="Times New Roman" w:hAnsi="Times New Roman" w:hint="cs"/>
          <w:color w:val="000000"/>
          <w:sz w:val="24"/>
          <w:rtl/>
          <w:lang w:eastAsia="he-IL"/>
        </w:rPr>
        <w:br/>
      </w:r>
      <w:sdt>
        <w:sdtPr>
          <w:rPr>
            <w:rFonts w:ascii="Times New Roman" w:eastAsia="Times New Roman" w:hAnsi="Times New Roman" w:hint="cs"/>
            <w:color w:val="008000"/>
            <w:sz w:val="24"/>
            <w:rtl/>
            <w:lang w:eastAsia="he-IL"/>
          </w:rPr>
          <w:alias w:val="צד א בחוזה"/>
          <w:tag w:val="cntTzadA"/>
          <w:id w:val="1384523153"/>
          <w:placeholder>
            <w:docPart w:val="9F2D8F8070C84129A160C288A034FC3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r w:rsidR="003A4CAA">
            <w:rPr>
              <w:rFonts w:ascii="Times New Roman" w:eastAsia="Times New Roman" w:hAnsi="Times New Roman" w:hint="cs"/>
              <w:color w:val="008000"/>
              <w:sz w:val="24"/>
              <w:rtl/>
              <w:lang w:eastAsia="he-IL"/>
            </w:rPr>
            <w:br/>
            <w:t>אפריקה ישראל מגורים בע"מ</w:t>
          </w:r>
          <w:r w:rsidR="003A4CAA">
            <w:rPr>
              <w:rFonts w:ascii="Times New Roman" w:eastAsia="Times New Roman" w:hAnsi="Times New Roman" w:hint="cs"/>
              <w:color w:val="008000"/>
              <w:sz w:val="24"/>
              <w:rtl/>
              <w:lang w:eastAsia="he-IL"/>
            </w:rPr>
            <w:br/>
            <w:t>יוני נתניהו 1 ג' אור יהודה</w:t>
          </w:r>
          <w:r w:rsidR="003A4CAA">
            <w:rPr>
              <w:rFonts w:ascii="Times New Roman" w:eastAsia="Times New Roman" w:hAnsi="Times New Roman" w:hint="cs"/>
              <w:color w:val="008000"/>
              <w:sz w:val="24"/>
              <w:rtl/>
              <w:lang w:eastAsia="he-IL"/>
            </w:rPr>
            <w:br/>
            <w:t>מ.ז 52-003476-0</w:t>
          </w:r>
          <w:r w:rsidR="003A4CAA">
            <w:rPr>
              <w:rFonts w:ascii="Times New Roman" w:eastAsia="Times New Roman" w:hAnsi="Times New Roman" w:hint="cs"/>
              <w:color w:val="008000"/>
              <w:sz w:val="24"/>
              <w:rtl/>
              <w:lang w:eastAsia="he-IL"/>
            </w:rPr>
            <w:br/>
          </w:r>
          <w:r w:rsidR="003A4CAA">
            <w:rPr>
              <w:rFonts w:ascii="Times New Roman" w:eastAsia="Times New Roman" w:hAnsi="Times New Roman" w:hint="cs"/>
              <w:color w:val="008000"/>
              <w:sz w:val="24"/>
              <w:rtl/>
              <w:lang w:eastAsia="he-IL"/>
            </w:rPr>
            <w:br/>
            <w:t>כלל נכסי נדלן נשר מרכז (נ.נ.נ.מ) שותפות מוגבלת</w:t>
          </w:r>
          <w:r w:rsidR="003A4CAA">
            <w:rPr>
              <w:rFonts w:ascii="Times New Roman" w:eastAsia="Times New Roman" w:hAnsi="Times New Roman" w:hint="cs"/>
              <w:color w:val="008000"/>
              <w:sz w:val="24"/>
              <w:rtl/>
              <w:lang w:eastAsia="he-IL"/>
            </w:rPr>
            <w:br/>
            <w:t>מרכז עזריאלי בניין משולש 3, תל אביב</w:t>
          </w:r>
          <w:r w:rsidR="003A4CAA">
            <w:rPr>
              <w:rFonts w:ascii="Times New Roman" w:eastAsia="Times New Roman" w:hAnsi="Times New Roman" w:hint="cs"/>
              <w:color w:val="008000"/>
              <w:sz w:val="24"/>
              <w:rtl/>
              <w:lang w:eastAsia="he-IL"/>
            </w:rPr>
            <w:br/>
            <w:t>540283033</w:t>
          </w:r>
          <w:r w:rsidR="003A4CAA">
            <w:rPr>
              <w:rFonts w:ascii="Times New Roman" w:eastAsia="Times New Roman" w:hAnsi="Times New Roman" w:hint="cs"/>
              <w:color w:val="008000"/>
              <w:sz w:val="24"/>
              <w:rtl/>
              <w:lang w:eastAsia="he-IL"/>
            </w:rPr>
            <w:br/>
          </w:r>
          <w:r w:rsidR="003A4CAA">
            <w:rPr>
              <w:rFonts w:ascii="Times New Roman" w:eastAsia="Times New Roman" w:hAnsi="Times New Roman" w:hint="cs"/>
              <w:color w:val="008000"/>
              <w:sz w:val="24"/>
              <w:rtl/>
              <w:lang w:eastAsia="he-IL"/>
            </w:rPr>
            <w:br/>
            <w:t>שיכון ובינוי נדל"ן בע"מ</w:t>
          </w:r>
          <w:r w:rsidR="003A4CAA">
            <w:rPr>
              <w:rFonts w:ascii="Times New Roman" w:eastAsia="Times New Roman" w:hAnsi="Times New Roman" w:hint="cs"/>
              <w:color w:val="008000"/>
              <w:sz w:val="24"/>
              <w:rtl/>
              <w:lang w:eastAsia="he-IL"/>
            </w:rPr>
            <w:br/>
            <w:t>שלם 3 רמת גן 52215</w:t>
          </w:r>
          <w:r w:rsidR="003A4CAA">
            <w:rPr>
              <w:rFonts w:ascii="Times New Roman" w:eastAsia="Times New Roman" w:hAnsi="Times New Roman" w:hint="cs"/>
              <w:color w:val="008000"/>
              <w:sz w:val="24"/>
              <w:rtl/>
              <w:lang w:eastAsia="he-IL"/>
            </w:rPr>
            <w:br/>
            <w:t>מ.ז 52-002117-1</w:t>
          </w:r>
          <w:r w:rsidR="003A4CAA">
            <w:rPr>
              <w:rFonts w:ascii="Times New Roman" w:eastAsia="Times New Roman" w:hAnsi="Times New Roman" w:hint="cs"/>
              <w:color w:val="008000"/>
              <w:sz w:val="24"/>
              <w:rtl/>
              <w:lang w:eastAsia="he-IL"/>
            </w:rPr>
            <w:br/>
          </w:r>
        </w:sdtContent>
      </w:sdt>
    </w:p>
    <w:p w14:paraId="0A168297"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p>
    <w:p w14:paraId="1C9C820C"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ג.א.נ.,</w:t>
      </w:r>
    </w:p>
    <w:p w14:paraId="3B35B9C3"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p>
    <w:p w14:paraId="1724388C" w14:textId="64997E66"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 xml:space="preserve">אנו הח"מ מצהירים בזאת שעם קבלת סך של </w:t>
      </w:r>
      <w:r w:rsidRPr="009E2846">
        <w:rPr>
          <w:rFonts w:ascii="Times New Roman" w:eastAsia="Times New Roman" w:hAnsi="Times New Roman" w:hint="cs"/>
          <w:sz w:val="24"/>
          <w:u w:val="single"/>
          <w:rtl/>
          <w:lang w:eastAsia="he-IL"/>
        </w:rPr>
        <w:t xml:space="preserve">                </w:t>
      </w:r>
      <w:r w:rsidRPr="009E2846">
        <w:rPr>
          <w:rFonts w:ascii="Times New Roman" w:eastAsia="Times New Roman" w:hAnsi="Times New Roman" w:hint="cs"/>
          <w:sz w:val="24"/>
          <w:rtl/>
          <w:lang w:eastAsia="he-IL"/>
        </w:rPr>
        <w:t xml:space="preserve"> ש"ח (להלן:"</w:t>
      </w:r>
      <w:r w:rsidRPr="009E2846">
        <w:rPr>
          <w:rFonts w:ascii="Times New Roman" w:eastAsia="Times New Roman" w:hAnsi="Times New Roman" w:hint="cs"/>
          <w:b/>
          <w:bCs/>
          <w:sz w:val="24"/>
          <w:rtl/>
          <w:lang w:eastAsia="he-IL"/>
        </w:rPr>
        <w:t>היתרה הסופית</w:t>
      </w:r>
      <w:r w:rsidRPr="009E2846">
        <w:rPr>
          <w:rFonts w:ascii="Times New Roman" w:eastAsia="Times New Roman" w:hAnsi="Times New Roman" w:hint="cs"/>
          <w:sz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hint="cs"/>
            <w:color w:val="008000"/>
            <w:sz w:val="24"/>
            <w:rtl/>
            <w:lang w:eastAsia="he-IL"/>
          </w:rPr>
          <w:alias w:val="שם אתר"/>
          <w:tag w:val="cntSite"/>
          <w:id w:val="-1398045152"/>
          <w:placeholder>
            <w:docPart w:val="451B4D967FD145C7BEEF1F2BDDFF379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del w:id="105" w:author="Avi Cohen" w:date="2022-03-01T09:20:00Z">
            <w:r w:rsidR="00C82D08" w:rsidDel="001F3FCD">
              <w:rPr>
                <w:rFonts w:ascii="Times New Roman" w:eastAsia="Times New Roman" w:hAnsi="Times New Roman" w:hint="cs"/>
                <w:color w:val="008000"/>
                <w:sz w:val="24"/>
                <w:rtl/>
                <w:lang w:eastAsia="he-IL"/>
              </w:rPr>
              <w:delText>נשר</w:delText>
            </w:r>
          </w:del>
          <w:ins w:id="106" w:author="Avi Cohen" w:date="2022-03-01T09:20:00Z">
            <w:r w:rsidR="001F3FCD">
              <w:rPr>
                <w:rFonts w:ascii="Times New Roman" w:eastAsia="Times New Roman" w:hAnsi="Times New Roman" w:hint="cs"/>
                <w:color w:val="008000"/>
                <w:sz w:val="24"/>
                <w:rtl/>
                <w:lang w:eastAsia="he-IL"/>
              </w:rPr>
              <w:t>רויקט</w:t>
            </w:r>
          </w:ins>
        </w:sdtContent>
      </w:sdt>
      <w:r w:rsidRPr="009E2846">
        <w:rPr>
          <w:rFonts w:ascii="Times New Roman" w:eastAsia="Times New Roman" w:hAnsi="Times New Roman" w:hint="cs"/>
          <w:sz w:val="24"/>
          <w:rtl/>
          <w:lang w:eastAsia="he-IL"/>
        </w:rPr>
        <w:t xml:space="preserve"> עפ"י חוזה מיום </w:t>
      </w:r>
      <w:r w:rsidRPr="009E2846">
        <w:rPr>
          <w:rFonts w:ascii="Times New Roman" w:eastAsia="Times New Roman" w:hAnsi="Times New Roman"/>
          <w:color w:val="008000"/>
          <w:sz w:val="24"/>
          <w:lang w:eastAsia="he-IL"/>
        </w:rPr>
        <w:t xml:space="preserve"> </w:t>
      </w:r>
      <w:sdt>
        <w:sdtPr>
          <w:rPr>
            <w:rFonts w:ascii="Times New Roman" w:eastAsia="Times New Roman" w:hAnsi="Times New Roman"/>
            <w:color w:val="008000"/>
            <w:sz w:val="24"/>
            <w:rtl/>
            <w:lang w:eastAsia="he-IL"/>
          </w:rPr>
          <w:alias w:val="תאריך חתימת חוזה"/>
          <w:tag w:val="cntSignDate"/>
          <w:id w:val="-125693541"/>
          <w:placeholder>
            <w:docPart w:val="93585C114A7B4EE7BA87F12D2637432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2-02-28T00:00:00Z">
            <w:dateFormat w:val="dd/MM/yyyy"/>
            <w:lid w:val="he-IL"/>
            <w:storeMappedDataAs w:val="dateTime"/>
            <w:calendar w:val="gregorian"/>
          </w:date>
        </w:sdtPr>
        <w:sdtEndPr>
          <w:rPr>
            <w:rFonts w:hint="cs"/>
          </w:rPr>
        </w:sdtEndPr>
        <w:sdtContent>
          <w:r w:rsidR="00C82D08">
            <w:rPr>
              <w:rFonts w:ascii="Times New Roman" w:eastAsia="Times New Roman" w:hAnsi="Times New Roman" w:hint="cs"/>
              <w:color w:val="008000"/>
              <w:sz w:val="24"/>
              <w:rtl/>
              <w:lang w:eastAsia="he-IL"/>
            </w:rPr>
            <w:t>‏28/02/2022</w:t>
          </w:r>
        </w:sdtContent>
      </w:sdt>
      <w:r w:rsidRPr="009E2846">
        <w:rPr>
          <w:rFonts w:ascii="Times New Roman" w:eastAsia="Times New Roman" w:hAnsi="Times New Roman" w:hint="cs"/>
          <w:sz w:val="24"/>
          <w:rtl/>
          <w:lang w:eastAsia="he-IL"/>
        </w:rPr>
        <w:t xml:space="preserve"> או עבור חלקן כמפורט להלן:</w:t>
      </w:r>
    </w:p>
    <w:p w14:paraId="639A0A01"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______________________________________________________________________________________________________________________________________________________</w:t>
      </w:r>
    </w:p>
    <w:p w14:paraId="277EBC94"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p>
    <w:p w14:paraId="4415490A"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7F9FE536"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34294DFE"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p>
    <w:p w14:paraId="2FA1C90A"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6CAA4E36"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p>
    <w:p w14:paraId="5C8755B1"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ידוע לנו כי אין בהצהרתנו זו כדי לגרוע מכל סעד לו זכאי המזמין על פי החוזה הנ"ל.</w:t>
      </w:r>
    </w:p>
    <w:p w14:paraId="4EEF4CAE"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p>
    <w:p w14:paraId="4D5D7FD5"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b/>
          <w:bCs/>
          <w:sz w:val="24"/>
          <w:rtl/>
          <w:lang w:eastAsia="he-IL"/>
        </w:rPr>
      </w:pPr>
    </w:p>
    <w:p w14:paraId="16FDF94E"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r w:rsidRPr="009E2846">
        <w:rPr>
          <w:rFonts w:ascii="Times New Roman" w:eastAsia="Times New Roman" w:hAnsi="Times New Roman" w:hint="cs"/>
          <w:b/>
          <w:bCs/>
          <w:sz w:val="24"/>
          <w:rtl/>
          <w:lang w:eastAsia="he-IL"/>
        </w:rPr>
        <w:t>ולראיה באנו על החתום:</w:t>
      </w:r>
    </w:p>
    <w:p w14:paraId="2851E088"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p>
    <w:p w14:paraId="681F87E9"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 xml:space="preserve">היום </w:t>
      </w:r>
      <w:r w:rsidRPr="009E2846">
        <w:rPr>
          <w:rFonts w:ascii="Times New Roman" w:eastAsia="Times New Roman" w:hAnsi="Times New Roman" w:hint="cs"/>
          <w:sz w:val="24"/>
          <w:u w:val="single"/>
          <w:rtl/>
          <w:lang w:eastAsia="he-IL"/>
        </w:rPr>
        <w:t xml:space="preserve">             </w:t>
      </w:r>
      <w:r w:rsidRPr="009E2846">
        <w:rPr>
          <w:rFonts w:ascii="Times New Roman" w:eastAsia="Times New Roman" w:hAnsi="Times New Roman" w:hint="cs"/>
          <w:sz w:val="24"/>
          <w:rtl/>
          <w:lang w:eastAsia="he-IL"/>
        </w:rPr>
        <w:t xml:space="preserve"> לחודש </w:t>
      </w:r>
      <w:r w:rsidRPr="009E2846">
        <w:rPr>
          <w:rFonts w:ascii="Times New Roman" w:eastAsia="Times New Roman" w:hAnsi="Times New Roman" w:hint="cs"/>
          <w:sz w:val="24"/>
          <w:u w:val="single"/>
          <w:rtl/>
          <w:lang w:eastAsia="he-IL"/>
        </w:rPr>
        <w:t xml:space="preserve">               </w:t>
      </w:r>
      <w:r w:rsidRPr="009E2846">
        <w:rPr>
          <w:rFonts w:ascii="Times New Roman" w:eastAsia="Times New Roman" w:hAnsi="Times New Roman" w:hint="cs"/>
          <w:sz w:val="24"/>
          <w:rtl/>
          <w:lang w:eastAsia="he-IL"/>
        </w:rPr>
        <w:t xml:space="preserve"> לשנה _________</w:t>
      </w:r>
    </w:p>
    <w:p w14:paraId="1CADF2ED" w14:textId="77777777" w:rsidR="009E2846" w:rsidRPr="009E2846" w:rsidRDefault="009E2846" w:rsidP="009E2846">
      <w:pPr>
        <w:widowControl w:val="0"/>
        <w:spacing w:before="0" w:beforeAutospacing="0" w:after="0" w:afterAutospacing="0" w:line="240" w:lineRule="auto"/>
        <w:ind w:left="4435" w:firstLine="671"/>
        <w:rPr>
          <w:rFonts w:ascii="Times New Roman" w:eastAsia="Times New Roman" w:hAnsi="Times New Roman"/>
          <w:sz w:val="24"/>
          <w:rtl/>
          <w:lang w:eastAsia="he-IL"/>
        </w:rPr>
      </w:pPr>
    </w:p>
    <w:p w14:paraId="584D3C8C" w14:textId="77777777" w:rsidR="009E2846" w:rsidRPr="009E2846" w:rsidRDefault="009E2846" w:rsidP="009E2846">
      <w:pPr>
        <w:widowControl w:val="0"/>
        <w:spacing w:before="0" w:beforeAutospacing="0" w:after="0" w:afterAutospacing="0" w:line="240" w:lineRule="auto"/>
        <w:ind w:left="4435" w:hanging="71"/>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חתימה וחותמת המתכנן:</w:t>
      </w:r>
    </w:p>
    <w:p w14:paraId="2618A785" w14:textId="77777777" w:rsidR="009E2846" w:rsidRPr="009E2846" w:rsidRDefault="009E2846" w:rsidP="009E2846">
      <w:pPr>
        <w:widowControl w:val="0"/>
        <w:spacing w:before="0" w:beforeAutospacing="0" w:after="0" w:afterAutospacing="0" w:line="240" w:lineRule="auto"/>
        <w:ind w:left="4435" w:hanging="71"/>
        <w:rPr>
          <w:rFonts w:ascii="Times New Roman" w:eastAsia="Times New Roman" w:hAnsi="Times New Roman"/>
          <w:color w:val="00B0F0"/>
          <w:sz w:val="24"/>
          <w:u w:val="single"/>
          <w:rtl/>
          <w:lang w:eastAsia="he-IL"/>
        </w:rPr>
      </w:pPr>
      <w:r w:rsidRPr="009E2846">
        <w:rPr>
          <w:rFonts w:ascii="Times New Roman" w:eastAsia="Times New Roman" w:hAnsi="Times New Roman" w:hint="cs"/>
          <w:color w:val="00B0F0"/>
          <w:sz w:val="24"/>
          <w:u w:val="single"/>
          <w:rtl/>
          <w:lang w:eastAsia="he-IL"/>
        </w:rPr>
        <w:t xml:space="preserve">                  </w:t>
      </w:r>
    </w:p>
    <w:p w14:paraId="1ADF58EF" w14:textId="77777777" w:rsidR="009E2846" w:rsidRPr="009E2846" w:rsidRDefault="009E2846" w:rsidP="009E2846">
      <w:pPr>
        <w:widowControl w:val="0"/>
        <w:spacing w:before="0" w:beforeAutospacing="0" w:after="0" w:afterAutospacing="0" w:line="240" w:lineRule="auto"/>
        <w:ind w:left="4435" w:hanging="71"/>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 xml:space="preserve">_______________________ </w:t>
      </w:r>
    </w:p>
    <w:p w14:paraId="05638479" w14:textId="71399456" w:rsidR="009E2846" w:rsidRPr="009E2846" w:rsidRDefault="009E2846" w:rsidP="009E2846">
      <w:pPr>
        <w:widowControl w:val="0"/>
        <w:spacing w:before="0" w:beforeAutospacing="0" w:after="0" w:afterAutospacing="0" w:line="240" w:lineRule="auto"/>
        <w:ind w:left="4435" w:hanging="71"/>
        <w:rPr>
          <w:rFonts w:ascii="Times New Roman" w:eastAsia="Times New Roman" w:hAnsi="Times New Roman"/>
          <w:color w:val="00B0F0"/>
          <w:sz w:val="24"/>
          <w:rtl/>
          <w:lang w:eastAsia="he-IL"/>
        </w:rPr>
      </w:pPr>
      <w:r w:rsidRPr="009E2846">
        <w:rPr>
          <w:rFonts w:ascii="Times New Roman" w:eastAsia="Times New Roman" w:hAnsi="Times New Roman" w:hint="cs"/>
          <w:color w:val="00B0F0"/>
          <w:sz w:val="24"/>
          <w:rtl/>
          <w:lang w:eastAsia="he-IL"/>
        </w:rPr>
        <w:t xml:space="preserve">                </w:t>
      </w:r>
      <w:sdt>
        <w:sdtPr>
          <w:rPr>
            <w:rFonts w:ascii="Times New Roman" w:eastAsia="Times New Roman" w:hAnsi="Times New Roman"/>
            <w:color w:val="00B0F0"/>
            <w:sz w:val="20"/>
            <w:u w:val="single"/>
            <w:rtl/>
            <w:lang w:eastAsia="he-IL"/>
          </w:rPr>
          <w:alias w:val="שם ספק"/>
          <w:tag w:val="cntSupllierName"/>
          <w:id w:val="1504310586"/>
          <w:placeholder>
            <w:docPart w:val="63D59C420D7448DB8DD92F19519C5C1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67721B">
            <w:rPr>
              <w:rFonts w:ascii="Times New Roman" w:eastAsia="Times New Roman" w:hAnsi="Times New Roman"/>
              <w:color w:val="00B0F0"/>
              <w:sz w:val="20"/>
              <w:u w:val="single"/>
              <w:rtl/>
              <w:lang w:eastAsia="he-IL"/>
            </w:rPr>
            <w:t>מובמנט תנועה אנכי בע"מ</w:t>
          </w:r>
        </w:sdtContent>
      </w:sdt>
    </w:p>
    <w:p w14:paraId="55DDB98C"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b/>
          <w:bCs/>
          <w:sz w:val="24"/>
          <w:rtl/>
          <w:lang w:eastAsia="he-IL"/>
        </w:rPr>
      </w:pPr>
    </w:p>
    <w:p w14:paraId="3624146A"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b/>
          <w:bCs/>
          <w:sz w:val="24"/>
          <w:rtl/>
          <w:lang w:eastAsia="he-IL"/>
        </w:rPr>
      </w:pPr>
    </w:p>
    <w:p w14:paraId="212FF735"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b/>
          <w:bCs/>
          <w:sz w:val="24"/>
          <w:rtl/>
          <w:lang w:eastAsia="he-IL"/>
        </w:rPr>
      </w:pPr>
    </w:p>
    <w:p w14:paraId="482B77C8"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r w:rsidRPr="009E2846">
        <w:rPr>
          <w:rFonts w:ascii="Times New Roman" w:eastAsia="Times New Roman" w:hAnsi="Times New Roman" w:hint="cs"/>
          <w:b/>
          <w:bCs/>
          <w:sz w:val="24"/>
          <w:rtl/>
          <w:lang w:eastAsia="he-IL"/>
        </w:rPr>
        <w:t>אישור</w:t>
      </w:r>
    </w:p>
    <w:p w14:paraId="469F1117"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אני הח"מ ____________________ עו"ד/רו"ח מאשר כי ה"ה _________________שחתימתם בצירוף חותמת _________________ (להלן:"</w:t>
      </w:r>
      <w:r w:rsidRPr="009E2846">
        <w:rPr>
          <w:rFonts w:ascii="Times New Roman" w:eastAsia="Times New Roman" w:hAnsi="Times New Roman" w:hint="cs"/>
          <w:b/>
          <w:bCs/>
          <w:sz w:val="24"/>
          <w:rtl/>
          <w:lang w:eastAsia="he-IL"/>
        </w:rPr>
        <w:t>החברה</w:t>
      </w:r>
      <w:r w:rsidRPr="009E2846">
        <w:rPr>
          <w:rFonts w:ascii="Times New Roman" w:eastAsia="Times New Roman" w:hAnsi="Times New Roman" w:hint="cs"/>
          <w:sz w:val="24"/>
          <w:rtl/>
          <w:lang w:eastAsia="he-IL"/>
        </w:rPr>
        <w:t>") ו/או שמה המודפס מחייבת את החברה לכל דבר וענין, חתמו בפני על מסמך זה.</w:t>
      </w:r>
    </w:p>
    <w:p w14:paraId="5F5F8C99" w14:textId="77777777" w:rsidR="009E2846" w:rsidRPr="009E2846" w:rsidRDefault="009E2846" w:rsidP="009E2846">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sz w:val="24"/>
          <w:rtl/>
          <w:lang w:eastAsia="he-IL"/>
        </w:rPr>
      </w:pPr>
    </w:p>
    <w:p w14:paraId="6FA1C357" w14:textId="77777777" w:rsidR="009E2846" w:rsidRPr="009E2846" w:rsidRDefault="009E2846" w:rsidP="009E2846">
      <w:pPr>
        <w:widowControl w:val="0"/>
        <w:tabs>
          <w:tab w:val="center" w:pos="1082"/>
          <w:tab w:val="center" w:pos="7319"/>
        </w:tabs>
        <w:spacing w:before="0" w:beforeAutospacing="0" w:after="0" w:afterAutospacing="0" w:line="240" w:lineRule="auto"/>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 xml:space="preserve">    תאריך : _______   </w:t>
      </w:r>
      <w:r w:rsidRPr="009E2846">
        <w:rPr>
          <w:rFonts w:ascii="Times New Roman" w:eastAsia="Times New Roman" w:hAnsi="Times New Roman" w:hint="cs"/>
          <w:sz w:val="24"/>
          <w:rtl/>
          <w:lang w:eastAsia="he-IL"/>
        </w:rPr>
        <w:tab/>
        <w:t>חתימה וחותמת עו"ד/רו"ח : _______________________</w:t>
      </w:r>
    </w:p>
    <w:p w14:paraId="2BCFC0D1" w14:textId="77777777" w:rsidR="009E2846" w:rsidRPr="009E2846" w:rsidRDefault="009E2846" w:rsidP="009E2846">
      <w:pPr>
        <w:widowControl w:val="0"/>
        <w:spacing w:before="0" w:beforeAutospacing="0" w:after="0" w:afterAutospacing="0" w:line="240" w:lineRule="auto"/>
        <w:rPr>
          <w:rFonts w:ascii="Times New Roman" w:eastAsia="Times New Roman" w:hAnsi="Times New Roman"/>
          <w:sz w:val="20"/>
          <w:szCs w:val="20"/>
          <w:rtl/>
          <w:lang w:eastAsia="he-IL"/>
        </w:rPr>
      </w:pPr>
    </w:p>
    <w:p w14:paraId="5C24CE18" w14:textId="77777777" w:rsidR="009E2846" w:rsidRPr="009E2846" w:rsidRDefault="009E2846" w:rsidP="009E2846">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sz w:val="20"/>
          <w:lang w:eastAsia="he-IL"/>
        </w:rPr>
      </w:pPr>
    </w:p>
    <w:p w14:paraId="0B034317" w14:textId="77777777" w:rsidR="009E2846" w:rsidRPr="009E2846" w:rsidRDefault="009E2846" w:rsidP="009E2846">
      <w:pPr>
        <w:widowControl w:val="0"/>
        <w:spacing w:before="0" w:beforeAutospacing="0" w:after="0" w:afterAutospacing="0" w:line="240" w:lineRule="auto"/>
        <w:jc w:val="both"/>
        <w:rPr>
          <w:rFonts w:ascii="Times New Roman" w:eastAsia="Times New Roman" w:hAnsi="Times New Roman"/>
          <w:color w:val="999999"/>
          <w:sz w:val="18"/>
          <w:szCs w:val="18"/>
          <w:rtl/>
          <w:lang w:eastAsia="he-IL"/>
        </w:rPr>
      </w:pPr>
    </w:p>
    <w:p w14:paraId="17319111" w14:textId="77777777" w:rsidR="009E2846" w:rsidRPr="009E2846" w:rsidRDefault="009E2846" w:rsidP="009E2846">
      <w:pPr>
        <w:spacing w:before="0" w:beforeAutospacing="0" w:after="0" w:afterAutospacing="0" w:line="240" w:lineRule="auto"/>
        <w:rPr>
          <w:rFonts w:ascii="Times New Roman" w:eastAsia="Times New Roman" w:hAnsi="Times New Roman"/>
          <w:sz w:val="20"/>
          <w:rtl/>
        </w:rPr>
      </w:pPr>
    </w:p>
    <w:p w14:paraId="6396E622" w14:textId="77777777" w:rsidR="001835AB" w:rsidRPr="001835AB" w:rsidRDefault="001835AB" w:rsidP="001835AB">
      <w:pPr>
        <w:spacing w:before="0" w:beforeAutospacing="0" w:after="0" w:afterAutospacing="0" w:line="240" w:lineRule="auto"/>
        <w:rPr>
          <w:rFonts w:ascii="Times New Roman" w:eastAsia="Times New Roman" w:hAnsi="Times New Roman"/>
          <w:sz w:val="24"/>
          <w:rtl/>
        </w:rPr>
      </w:pPr>
    </w:p>
    <w:p w14:paraId="2F077F98" w14:textId="77777777" w:rsidR="001835AB" w:rsidRPr="001835AB" w:rsidRDefault="001835AB" w:rsidP="001835AB">
      <w:pPr>
        <w:widowControl w:val="0"/>
        <w:bidi w:val="0"/>
        <w:spacing w:before="0" w:beforeAutospacing="0" w:after="0" w:afterAutospacing="0" w:line="240" w:lineRule="auto"/>
        <w:jc w:val="center"/>
        <w:rPr>
          <w:rFonts w:ascii="Times New Roman" w:eastAsia="Times New Roman" w:hAnsi="Times New Roman"/>
          <w:sz w:val="20"/>
          <w:rtl/>
        </w:rPr>
      </w:pPr>
    </w:p>
    <w:p w14:paraId="4DB6AA82" w14:textId="77777777" w:rsidR="001A69D5" w:rsidRPr="00853FB4" w:rsidRDefault="001A69D5" w:rsidP="00853FB4"/>
    <w:sectPr w:rsidR="001A69D5" w:rsidRPr="00853FB4" w:rsidSect="00CF334C">
      <w:headerReference w:type="default" r:id="rId14"/>
      <w:footerReference w:type="default" r:id="rId15"/>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E4B230D" w14:textId="77777777" w:rsidR="003461CF" w:rsidRDefault="003461CF" w:rsidP="00AF234B">
      <w:pPr>
        <w:spacing w:before="0" w:after="0" w:line="240" w:lineRule="auto"/>
      </w:pPr>
      <w:r>
        <w:separator/>
      </w:r>
    </w:p>
  </w:endnote>
  <w:endnote w:type="continuationSeparator" w:id="0">
    <w:p w14:paraId="7E0ADABA" w14:textId="77777777" w:rsidR="003461CF" w:rsidRDefault="003461CF" w:rsidP="00AF234B">
      <w:pPr>
        <w:spacing w:before="0" w:after="0" w:line="240" w:lineRule="auto"/>
      </w:pPr>
      <w:r>
        <w:continuationSeparator/>
      </w:r>
    </w:p>
  </w:endnote>
  <w:endnote w:type="continuationNotice" w:id="1">
    <w:p w14:paraId="27D43EDA" w14:textId="77777777" w:rsidR="003461CF" w:rsidRDefault="003461CF">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1"/>
      <w:gridCol w:w="1599"/>
      <w:gridCol w:w="2810"/>
      <w:gridCol w:w="232"/>
      <w:gridCol w:w="1039"/>
      <w:gridCol w:w="1815"/>
    </w:tblGrid>
    <w:tr w:rsidR="003461CF" w:rsidRPr="00487C69" w14:paraId="77865951" w14:textId="77777777" w:rsidTr="00721843">
      <w:tc>
        <w:tcPr>
          <w:tcW w:w="753" w:type="dxa"/>
        </w:tcPr>
        <w:p w14:paraId="4ED46187" w14:textId="77777777" w:rsidR="003461CF" w:rsidRPr="00487C69" w:rsidRDefault="003461CF" w:rsidP="00487C69">
          <w:pPr>
            <w:tabs>
              <w:tab w:val="center" w:pos="4153"/>
              <w:tab w:val="right" w:pos="8306"/>
            </w:tabs>
            <w:spacing w:before="0" w:after="0" w:line="240" w:lineRule="auto"/>
            <w:rPr>
              <w:rFonts w:ascii="David" w:hAnsi="David" w:cstheme="minorBidi"/>
              <w:sz w:val="20"/>
              <w:szCs w:val="20"/>
              <w:rtl/>
            </w:rPr>
          </w:pPr>
          <w:r w:rsidRPr="00487C69">
            <w:rPr>
              <w:rFonts w:ascii="David" w:hAnsi="David" w:cstheme="minorBidi" w:hint="cs"/>
              <w:sz w:val="20"/>
              <w:szCs w:val="20"/>
              <w:rtl/>
            </w:rPr>
            <w:t xml:space="preserve">פרויקט: </w:t>
          </w:r>
        </w:p>
      </w:tc>
      <w:sdt>
        <w:sdtPr>
          <w:rPr>
            <w:rFonts w:ascii="David" w:hAnsi="David" w:cstheme="minorBidi"/>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tc>
            <w:tcPr>
              <w:tcW w:w="1883" w:type="dxa"/>
            </w:tcPr>
            <w:p w14:paraId="44AE5687" w14:textId="7CC0DA5B" w:rsidR="003461CF" w:rsidRPr="00487C69" w:rsidRDefault="003461CF" w:rsidP="00487C69">
              <w:pPr>
                <w:tabs>
                  <w:tab w:val="center" w:pos="4153"/>
                  <w:tab w:val="right" w:pos="8306"/>
                </w:tabs>
                <w:spacing w:before="0" w:after="0" w:line="240" w:lineRule="auto"/>
                <w:rPr>
                  <w:rFonts w:ascii="David" w:hAnsi="David" w:cstheme="minorBidi"/>
                  <w:color w:val="00B0F0"/>
                  <w:sz w:val="20"/>
                  <w:szCs w:val="20"/>
                  <w:rtl/>
                </w:rPr>
              </w:pPr>
              <w:r>
                <w:rPr>
                  <w:rFonts w:ascii="David" w:hAnsi="David" w:cstheme="minorBidi"/>
                  <w:color w:val="00B0F0"/>
                  <w:sz w:val="20"/>
                  <w:szCs w:val="20"/>
                  <w:rtl/>
                </w:rPr>
                <w:t xml:space="preserve">אגמי הכרמל </w:t>
              </w:r>
            </w:p>
          </w:tc>
        </w:sdtContent>
      </w:sdt>
      <w:tc>
        <w:tcPr>
          <w:tcW w:w="2232" w:type="dxa"/>
        </w:tcPr>
        <w:p w14:paraId="6F3A54C1" w14:textId="77777777" w:rsidR="003461CF" w:rsidRPr="00487C69" w:rsidRDefault="003461CF" w:rsidP="00487C69">
          <w:pPr>
            <w:tabs>
              <w:tab w:val="center" w:pos="4153"/>
              <w:tab w:val="right" w:pos="8306"/>
            </w:tabs>
            <w:spacing w:before="0" w:after="0" w:line="240" w:lineRule="auto"/>
            <w:rPr>
              <w:rFonts w:ascii="David" w:hAnsi="David" w:cstheme="minorBidi"/>
              <w:sz w:val="20"/>
              <w:szCs w:val="20"/>
              <w:rtl/>
            </w:rPr>
          </w:pPr>
          <w:r w:rsidRPr="00487C69">
            <w:rPr>
              <w:rFonts w:ascii="David" w:hAnsi="David" w:cstheme="minorBidi" w:hint="cs"/>
              <w:sz w:val="20"/>
              <w:szCs w:val="20"/>
              <w:rtl/>
            </w:rPr>
            <w:t xml:space="preserve">תבנית: </w:t>
          </w:r>
          <w:sdt>
            <w:sdtPr>
              <w:rPr>
                <w:rFonts w:ascii="David" w:hAnsi="David" w:cstheme="minorBidi"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David" w:hAnsi="David" w:cstheme="minorBidi" w:hint="cs"/>
                  <w:sz w:val="20"/>
                  <w:szCs w:val="20"/>
                  <w:rtl/>
                </w:rPr>
                <w:t>מתכנן מעליות</w:t>
              </w:r>
            </w:sdtContent>
          </w:sdt>
        </w:p>
      </w:tc>
      <w:tc>
        <w:tcPr>
          <w:tcW w:w="236" w:type="dxa"/>
        </w:tcPr>
        <w:p w14:paraId="2BD2568B" w14:textId="77777777" w:rsidR="003461CF" w:rsidRPr="00487C69" w:rsidRDefault="003461CF" w:rsidP="00487C69">
          <w:pPr>
            <w:tabs>
              <w:tab w:val="center" w:pos="4153"/>
              <w:tab w:val="right" w:pos="8306"/>
            </w:tabs>
            <w:spacing w:before="0" w:after="0" w:line="240" w:lineRule="auto"/>
            <w:rPr>
              <w:rFonts w:ascii="David" w:hAnsi="David" w:cstheme="minorBidi"/>
              <w:sz w:val="16"/>
              <w:szCs w:val="16"/>
              <w:rtl/>
            </w:rPr>
          </w:pPr>
        </w:p>
      </w:tc>
      <w:tc>
        <w:tcPr>
          <w:tcW w:w="1129" w:type="dxa"/>
        </w:tcPr>
        <w:p w14:paraId="3F4ED1A9" w14:textId="77777777" w:rsidR="003461CF" w:rsidRPr="00487C69" w:rsidRDefault="003461CF" w:rsidP="00487C69">
          <w:pPr>
            <w:tabs>
              <w:tab w:val="center" w:pos="4153"/>
              <w:tab w:val="right" w:pos="8306"/>
            </w:tabs>
            <w:spacing w:before="0" w:after="0" w:line="240" w:lineRule="auto"/>
            <w:rPr>
              <w:rFonts w:ascii="David" w:hAnsi="David" w:cstheme="minorBidi"/>
              <w:sz w:val="20"/>
              <w:szCs w:val="20"/>
              <w:rtl/>
            </w:rPr>
          </w:pPr>
          <w:r w:rsidRPr="00487C69">
            <w:rPr>
              <w:rFonts w:ascii="David" w:hAnsi="David" w:cstheme="minorBidi"/>
              <w:sz w:val="20"/>
              <w:szCs w:val="20"/>
              <w:rtl/>
            </w:rPr>
            <w:t>מס' חוזה</w:t>
          </w:r>
          <w:r w:rsidRPr="00487C69">
            <w:rPr>
              <w:rFonts w:ascii="David" w:hAnsi="David" w:cstheme="minorBidi" w:hint="cs"/>
              <w:sz w:val="20"/>
              <w:szCs w:val="20"/>
              <w:rtl/>
            </w:rPr>
            <w:t>:</w:t>
          </w:r>
        </w:p>
      </w:tc>
      <w:sdt>
        <w:sdtPr>
          <w:rPr>
            <w:rFonts w:ascii="David" w:hAnsi="David" w:cstheme="minorBidi"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Content>
          <w:tc>
            <w:tcPr>
              <w:tcW w:w="2073" w:type="dxa"/>
            </w:tcPr>
            <w:p w14:paraId="4DCE1EF4" w14:textId="3737919E" w:rsidR="003461CF" w:rsidRPr="00487C69" w:rsidRDefault="003461CF" w:rsidP="00487C69">
              <w:pPr>
                <w:tabs>
                  <w:tab w:val="center" w:pos="4153"/>
                  <w:tab w:val="right" w:pos="8306"/>
                </w:tabs>
                <w:spacing w:before="0" w:after="0" w:line="240" w:lineRule="auto"/>
                <w:rPr>
                  <w:rFonts w:ascii="David" w:hAnsi="David" w:cstheme="minorBidi"/>
                  <w:sz w:val="20"/>
                  <w:szCs w:val="20"/>
                  <w:rtl/>
                </w:rPr>
              </w:pPr>
              <w:del w:id="107" w:author="Avi Cohen" w:date="2022-02-24T14:08:00Z">
                <w:r w:rsidDel="00172554">
                  <w:rPr>
                    <w:rFonts w:ascii="David" w:hAnsi="David" w:cstheme="minorBidi" w:hint="cs"/>
                    <w:sz w:val="20"/>
                    <w:szCs w:val="20"/>
                  </w:rPr>
                  <w:delText>CONT-5-661</w:delText>
                </w:r>
              </w:del>
              <w:ins w:id="108" w:author="Avi Cohen" w:date="2022-02-24T14:08:00Z">
                <w:r>
                  <w:rPr>
                    <w:rFonts w:ascii="David" w:hAnsi="David" w:cstheme="minorBidi" w:hint="cs"/>
                    <w:sz w:val="20"/>
                    <w:szCs w:val="20"/>
                  </w:rPr>
                  <w:t>CO</w:t>
                </w:r>
                <w:r>
                  <w:rPr>
                    <w:rFonts w:ascii="David" w:hAnsi="David" w:cstheme="minorBidi" w:hint="cs"/>
                    <w:sz w:val="20"/>
                    <w:szCs w:val="20"/>
                    <w:rtl/>
                  </w:rPr>
                  <w:t>NT-10-2170</w:t>
                </w:r>
              </w:ins>
            </w:p>
          </w:tc>
        </w:sdtContent>
      </w:sdt>
    </w:tr>
    <w:tr w:rsidR="003461CF" w:rsidRPr="00487C69" w14:paraId="73E1C1EE" w14:textId="77777777" w:rsidTr="00721843">
      <w:tc>
        <w:tcPr>
          <w:tcW w:w="753" w:type="dxa"/>
        </w:tcPr>
        <w:p w14:paraId="781D8118" w14:textId="77777777" w:rsidR="003461CF" w:rsidRPr="00487C69" w:rsidRDefault="003461CF" w:rsidP="00487C69">
          <w:pPr>
            <w:tabs>
              <w:tab w:val="center" w:pos="4153"/>
              <w:tab w:val="right" w:pos="8306"/>
            </w:tabs>
            <w:spacing w:before="0" w:after="0" w:line="240" w:lineRule="auto"/>
            <w:rPr>
              <w:rFonts w:ascii="David" w:hAnsi="David" w:cstheme="minorBidi"/>
              <w:sz w:val="20"/>
              <w:szCs w:val="20"/>
              <w:rtl/>
            </w:rPr>
          </w:pPr>
          <w:r w:rsidRPr="00487C69">
            <w:rPr>
              <w:rFonts w:ascii="David" w:hAnsi="David" w:cstheme="minorBidi" w:hint="cs"/>
              <w:sz w:val="20"/>
              <w:szCs w:val="20"/>
              <w:rtl/>
            </w:rPr>
            <w:t>ספק:</w:t>
          </w:r>
        </w:p>
      </w:tc>
      <w:sdt>
        <w:sdtPr>
          <w:rPr>
            <w:rFonts w:ascii="David" w:hAnsi="David" w:cstheme="minorBidi"/>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tc>
            <w:tcPr>
              <w:tcW w:w="1883" w:type="dxa"/>
            </w:tcPr>
            <w:p w14:paraId="1EEE5B8C" w14:textId="2200CE1E" w:rsidR="003461CF" w:rsidRPr="00487C69" w:rsidRDefault="0067721B" w:rsidP="00487C69">
              <w:pPr>
                <w:tabs>
                  <w:tab w:val="center" w:pos="4153"/>
                  <w:tab w:val="right" w:pos="8306"/>
                </w:tabs>
                <w:spacing w:before="0" w:after="0" w:line="240" w:lineRule="auto"/>
                <w:rPr>
                  <w:rFonts w:ascii="David" w:hAnsi="David" w:cstheme="minorBidi"/>
                  <w:color w:val="00B0F0"/>
                  <w:sz w:val="20"/>
                  <w:szCs w:val="20"/>
                  <w:rtl/>
                </w:rPr>
              </w:pPr>
              <w:r>
                <w:rPr>
                  <w:rFonts w:ascii="David" w:hAnsi="David" w:cstheme="minorBidi"/>
                  <w:color w:val="00B0F0"/>
                  <w:sz w:val="20"/>
                  <w:szCs w:val="20"/>
                  <w:rtl/>
                </w:rPr>
                <w:t>מובמנט תנועה אנכי בע"מ</w:t>
              </w:r>
            </w:p>
          </w:tc>
        </w:sdtContent>
      </w:sdt>
      <w:tc>
        <w:tcPr>
          <w:tcW w:w="2232"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3461CF" w:rsidRPr="00487C69" w14:paraId="63D20BB9" w14:textId="77777777" w:rsidTr="00721843">
            <w:trPr>
              <w:trHeight w:val="201"/>
            </w:trPr>
            <w:tc>
              <w:tcPr>
                <w:tcW w:w="926" w:type="dxa"/>
              </w:tcPr>
              <w:p w14:paraId="393ADE01" w14:textId="77777777" w:rsidR="003461CF" w:rsidRPr="00487C69" w:rsidRDefault="003461CF" w:rsidP="00487C69">
                <w:pPr>
                  <w:tabs>
                    <w:tab w:val="center" w:pos="4153"/>
                    <w:tab w:val="right" w:pos="8306"/>
                  </w:tabs>
                  <w:spacing w:before="0" w:after="0" w:line="240" w:lineRule="auto"/>
                  <w:rPr>
                    <w:rFonts w:ascii="David" w:hAnsi="David" w:cstheme="minorBidi"/>
                    <w:sz w:val="20"/>
                    <w:szCs w:val="20"/>
                    <w:rtl/>
                  </w:rPr>
                </w:pPr>
                <w:r w:rsidRPr="00487C69">
                  <w:rPr>
                    <w:rFonts w:ascii="David" w:hAnsi="David" w:cstheme="minorBidi" w:hint="cs"/>
                    <w:sz w:val="20"/>
                    <w:szCs w:val="20"/>
                    <w:rtl/>
                  </w:rPr>
                  <w:t>גרסה:</w:t>
                </w:r>
              </w:p>
            </w:tc>
            <w:sdt>
              <w:sdtPr>
                <w:rPr>
                  <w:rFonts w:ascii="David" w:hAnsi="David" w:cstheme="minorBidi"/>
                  <w:color w:val="00B0F0"/>
                  <w:sz w:val="20"/>
                  <w:szCs w:val="20"/>
                  <w:rtl/>
                </w:rPr>
                <w:alias w:val="גרסת חוזה"/>
                <w:tag w:val="cntContractVersion"/>
                <w:id w:val="-865203676"/>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Content>
                <w:tc>
                  <w:tcPr>
                    <w:tcW w:w="1668" w:type="dxa"/>
                  </w:tcPr>
                  <w:p w14:paraId="2263A588" w14:textId="6547DE2C" w:rsidR="003461CF" w:rsidRPr="00487C69" w:rsidRDefault="0067721B" w:rsidP="00487C69">
                    <w:pPr>
                      <w:tabs>
                        <w:tab w:val="center" w:pos="4153"/>
                        <w:tab w:val="right" w:pos="8306"/>
                      </w:tabs>
                      <w:spacing w:before="0" w:after="0" w:line="240" w:lineRule="auto"/>
                      <w:ind w:left="1" w:hanging="1"/>
                      <w:rPr>
                        <w:rFonts w:ascii="David" w:hAnsi="David" w:cstheme="minorBidi"/>
                        <w:color w:val="00B0F0"/>
                        <w:sz w:val="20"/>
                        <w:szCs w:val="20"/>
                        <w:rtl/>
                      </w:rPr>
                    </w:pPr>
                    <w:r>
                      <w:rPr>
                        <w:rFonts w:ascii="David" w:hAnsi="David" w:cstheme="minorBidi"/>
                        <w:color w:val="00B0F0"/>
                        <w:sz w:val="20"/>
                        <w:szCs w:val="20"/>
                        <w:rtl/>
                      </w:rPr>
                      <w:t>0.5</w:t>
                    </w:r>
                  </w:p>
                </w:tc>
              </w:sdtContent>
            </w:sdt>
          </w:tr>
        </w:tbl>
        <w:p w14:paraId="0C18B6B1" w14:textId="77777777" w:rsidR="003461CF" w:rsidRPr="00487C69" w:rsidRDefault="003461CF" w:rsidP="00487C69">
          <w:pPr>
            <w:tabs>
              <w:tab w:val="center" w:pos="4153"/>
              <w:tab w:val="right" w:pos="8306"/>
            </w:tabs>
            <w:spacing w:before="0" w:after="0" w:line="240" w:lineRule="auto"/>
            <w:rPr>
              <w:rFonts w:ascii="David" w:hAnsi="David" w:cstheme="minorBidi"/>
              <w:sz w:val="20"/>
              <w:szCs w:val="20"/>
              <w:rtl/>
            </w:rPr>
          </w:pPr>
        </w:p>
      </w:tc>
      <w:tc>
        <w:tcPr>
          <w:tcW w:w="236" w:type="dxa"/>
        </w:tcPr>
        <w:p w14:paraId="2B2548CB" w14:textId="77777777" w:rsidR="003461CF" w:rsidRPr="00487C69" w:rsidRDefault="003461CF" w:rsidP="00487C69">
          <w:pPr>
            <w:tabs>
              <w:tab w:val="center" w:pos="4153"/>
              <w:tab w:val="right" w:pos="8306"/>
            </w:tabs>
            <w:spacing w:before="0" w:after="0" w:line="240" w:lineRule="auto"/>
            <w:rPr>
              <w:rFonts w:ascii="David" w:hAnsi="David" w:cstheme="minorBidi"/>
              <w:sz w:val="20"/>
              <w:szCs w:val="20"/>
              <w:rtl/>
            </w:rPr>
          </w:pPr>
        </w:p>
      </w:tc>
      <w:tc>
        <w:tcPr>
          <w:tcW w:w="1129" w:type="dxa"/>
        </w:tcPr>
        <w:p w14:paraId="506658D4" w14:textId="77777777" w:rsidR="003461CF" w:rsidRPr="00487C69" w:rsidRDefault="003461CF" w:rsidP="00487C69">
          <w:pPr>
            <w:tabs>
              <w:tab w:val="center" w:pos="4153"/>
              <w:tab w:val="right" w:pos="8306"/>
            </w:tabs>
            <w:spacing w:before="0" w:after="0" w:line="240" w:lineRule="auto"/>
            <w:rPr>
              <w:rFonts w:ascii="David" w:hAnsi="David" w:cstheme="minorBidi"/>
              <w:sz w:val="20"/>
              <w:szCs w:val="20"/>
              <w:rtl/>
            </w:rPr>
          </w:pPr>
          <w:r w:rsidRPr="00487C69">
            <w:rPr>
              <w:rFonts w:ascii="David" w:hAnsi="David" w:cstheme="minorBidi" w:hint="cs"/>
              <w:sz w:val="20"/>
              <w:szCs w:val="20"/>
              <w:rtl/>
            </w:rPr>
            <w:t>סטטוס:</w:t>
          </w:r>
        </w:p>
      </w:tc>
      <w:tc>
        <w:tcPr>
          <w:tcW w:w="2073" w:type="dxa"/>
        </w:tcPr>
        <w:p w14:paraId="016AA8FE" w14:textId="583A5C3D" w:rsidR="003461CF" w:rsidRPr="00487C69" w:rsidRDefault="003461CF" w:rsidP="00487C69">
          <w:pPr>
            <w:tabs>
              <w:tab w:val="center" w:pos="4153"/>
              <w:tab w:val="right" w:pos="8306"/>
            </w:tabs>
            <w:spacing w:before="0" w:after="0" w:line="240" w:lineRule="auto"/>
            <w:rPr>
              <w:rFonts w:ascii="David" w:hAnsi="David" w:cstheme="minorBidi"/>
              <w:sz w:val="20"/>
              <w:szCs w:val="20"/>
            </w:rPr>
          </w:pPr>
          <w:sdt>
            <w:sdtPr>
              <w:rPr>
                <w:rFonts w:ascii="David" w:hAnsi="David" w:cstheme="minorBidi"/>
                <w:sz w:val="20"/>
                <w:szCs w:val="20"/>
                <w:rtl/>
              </w:rPr>
              <w:alias w:val="סטטוס חוזה"/>
              <w:tag w:val="cntStatus"/>
              <w:id w:val="2000768465"/>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Content>
              <w:r>
                <w:rPr>
                  <w:rFonts w:ascii="David" w:hAnsi="David" w:cstheme="minorBidi"/>
                  <w:sz w:val="20"/>
                  <w:szCs w:val="20"/>
                  <w:rtl/>
                </w:rPr>
                <w:t>3;#</w:t>
              </w:r>
              <w:r>
                <w:rPr>
                  <w:rFonts w:ascii="David" w:hAnsi="David" w:cstheme="minorBidi"/>
                  <w:sz w:val="20"/>
                  <w:szCs w:val="20"/>
                </w:rPr>
                <w:t>Draft</w:t>
              </w:r>
            </w:sdtContent>
          </w:sdt>
        </w:p>
      </w:tc>
    </w:tr>
    <w:tr w:rsidR="003461CF" w:rsidRPr="00487C69" w14:paraId="163B29BB" w14:textId="77777777" w:rsidTr="00721843">
      <w:trPr>
        <w:trHeight w:val="80"/>
      </w:trPr>
      <w:tc>
        <w:tcPr>
          <w:tcW w:w="753" w:type="dxa"/>
        </w:tcPr>
        <w:p w14:paraId="36D9C75E" w14:textId="77777777" w:rsidR="003461CF" w:rsidRPr="00487C69" w:rsidRDefault="003461CF" w:rsidP="00487C69">
          <w:pPr>
            <w:tabs>
              <w:tab w:val="center" w:pos="4153"/>
              <w:tab w:val="right" w:pos="8306"/>
            </w:tabs>
            <w:spacing w:before="0" w:after="0" w:line="240" w:lineRule="auto"/>
            <w:rPr>
              <w:rFonts w:ascii="David" w:hAnsi="David" w:cstheme="minorBidi"/>
              <w:sz w:val="20"/>
              <w:szCs w:val="20"/>
              <w:rtl/>
            </w:rPr>
          </w:pPr>
        </w:p>
      </w:tc>
      <w:tc>
        <w:tcPr>
          <w:tcW w:w="1883" w:type="dxa"/>
        </w:tcPr>
        <w:p w14:paraId="5BC2228F" w14:textId="77777777" w:rsidR="003461CF" w:rsidRPr="00487C69" w:rsidRDefault="003461CF" w:rsidP="00487C69">
          <w:pPr>
            <w:tabs>
              <w:tab w:val="center" w:pos="4153"/>
              <w:tab w:val="right" w:pos="8306"/>
            </w:tabs>
            <w:spacing w:before="0" w:after="0" w:line="240" w:lineRule="auto"/>
            <w:rPr>
              <w:rFonts w:ascii="David" w:hAnsi="David" w:cstheme="minorBidi"/>
              <w:color w:val="00B0F0"/>
              <w:sz w:val="20"/>
              <w:szCs w:val="20"/>
              <w:rtl/>
            </w:rPr>
          </w:pPr>
        </w:p>
      </w:tc>
      <w:tc>
        <w:tcPr>
          <w:tcW w:w="2232" w:type="dxa"/>
        </w:tcPr>
        <w:p w14:paraId="41B4B7BE" w14:textId="77777777" w:rsidR="003461CF" w:rsidRPr="00487C69" w:rsidRDefault="003461CF" w:rsidP="00487C69">
          <w:pPr>
            <w:tabs>
              <w:tab w:val="center" w:pos="4153"/>
              <w:tab w:val="right" w:pos="8306"/>
            </w:tabs>
            <w:spacing w:before="0" w:after="0" w:line="240" w:lineRule="auto"/>
            <w:rPr>
              <w:rFonts w:ascii="David" w:hAnsi="David" w:cstheme="minorBidi"/>
              <w:sz w:val="20"/>
              <w:szCs w:val="20"/>
              <w:rtl/>
            </w:rPr>
          </w:pPr>
        </w:p>
      </w:tc>
      <w:tc>
        <w:tcPr>
          <w:tcW w:w="236" w:type="dxa"/>
        </w:tcPr>
        <w:p w14:paraId="4CF9CE29" w14:textId="77777777" w:rsidR="003461CF" w:rsidRPr="00487C69" w:rsidRDefault="003461CF" w:rsidP="00487C69">
          <w:pPr>
            <w:tabs>
              <w:tab w:val="center" w:pos="4153"/>
              <w:tab w:val="right" w:pos="8306"/>
            </w:tabs>
            <w:spacing w:before="0" w:after="0" w:line="240" w:lineRule="auto"/>
            <w:rPr>
              <w:rFonts w:ascii="David" w:hAnsi="David" w:cstheme="minorBidi"/>
              <w:sz w:val="20"/>
              <w:szCs w:val="20"/>
              <w:rtl/>
            </w:rPr>
          </w:pPr>
        </w:p>
      </w:tc>
      <w:tc>
        <w:tcPr>
          <w:tcW w:w="1129" w:type="dxa"/>
        </w:tcPr>
        <w:p w14:paraId="2666E871" w14:textId="77777777" w:rsidR="003461CF" w:rsidRPr="00487C69" w:rsidRDefault="003461CF" w:rsidP="00487C69">
          <w:pPr>
            <w:tabs>
              <w:tab w:val="center" w:pos="4153"/>
              <w:tab w:val="right" w:pos="8306"/>
            </w:tabs>
            <w:spacing w:before="0" w:after="0" w:line="240" w:lineRule="auto"/>
            <w:rPr>
              <w:rFonts w:ascii="David" w:hAnsi="David" w:cstheme="minorBidi"/>
              <w:sz w:val="20"/>
              <w:szCs w:val="20"/>
              <w:rtl/>
            </w:rPr>
          </w:pPr>
        </w:p>
      </w:tc>
      <w:tc>
        <w:tcPr>
          <w:tcW w:w="2073" w:type="dxa"/>
        </w:tcPr>
        <w:p w14:paraId="54EFFFF4" w14:textId="77777777" w:rsidR="003461CF" w:rsidRPr="00487C69" w:rsidRDefault="003461CF" w:rsidP="00487C69">
          <w:pPr>
            <w:tabs>
              <w:tab w:val="center" w:pos="4153"/>
              <w:tab w:val="right" w:pos="8306"/>
            </w:tabs>
            <w:spacing w:before="0" w:after="0" w:line="240" w:lineRule="auto"/>
            <w:rPr>
              <w:rFonts w:ascii="David" w:hAnsi="David" w:cstheme="minorBidi"/>
              <w:sz w:val="20"/>
              <w:szCs w:val="20"/>
              <w:rtl/>
            </w:rPr>
          </w:pPr>
        </w:p>
      </w:tc>
    </w:tr>
  </w:tbl>
  <w:p w14:paraId="76BCA899" w14:textId="77777777" w:rsidR="003461CF" w:rsidRPr="00487C69" w:rsidRDefault="003461CF" w:rsidP="00487C69">
    <w:pPr>
      <w:spacing w:before="0" w:beforeAutospacing="0" w:after="0" w:afterAutospacing="0" w:line="240" w:lineRule="auto"/>
      <w:rPr>
        <w:rFonts w:ascii="Arial" w:hAnsi="Arial" w:cs="Arial"/>
        <w:sz w:val="16"/>
        <w:szCs w:val="16"/>
      </w:rPr>
    </w:pPr>
    <w:r w:rsidRPr="00487C69">
      <w:rPr>
        <w:rFonts w:ascii="Arial" w:hAnsi="Arial" w:cs="Arial" w:hint="cs"/>
        <w:sz w:val="16"/>
        <w:szCs w:val="16"/>
        <w:rtl/>
      </w:rPr>
      <w:t xml:space="preserve">   </w:t>
    </w:r>
    <w:r w:rsidRPr="00487C69">
      <w:rPr>
        <w:rFonts w:ascii="Arial" w:hAnsi="Arial" w:cs="Arial"/>
        <w:sz w:val="16"/>
        <w:szCs w:val="16"/>
        <w:rtl/>
      </w:rPr>
      <w:t>© וקסלר, ברגמן ושות' עורכי-דין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88D8731" w14:textId="77777777" w:rsidR="003461CF" w:rsidRDefault="003461CF" w:rsidP="00AF234B">
      <w:pPr>
        <w:spacing w:before="0" w:after="0" w:line="240" w:lineRule="auto"/>
      </w:pPr>
      <w:r>
        <w:separator/>
      </w:r>
    </w:p>
  </w:footnote>
  <w:footnote w:type="continuationSeparator" w:id="0">
    <w:p w14:paraId="0D65D2EF" w14:textId="77777777" w:rsidR="003461CF" w:rsidRDefault="003461CF" w:rsidP="00AF234B">
      <w:pPr>
        <w:spacing w:before="0" w:after="0" w:line="240" w:lineRule="auto"/>
      </w:pPr>
      <w:r>
        <w:continuationSeparator/>
      </w:r>
    </w:p>
  </w:footnote>
  <w:footnote w:type="continuationNotice" w:id="1">
    <w:p w14:paraId="1082782C" w14:textId="77777777" w:rsidR="003461CF" w:rsidRDefault="003461CF">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92596257"/>
      <w:docPartObj>
        <w:docPartGallery w:val="Page Numbers (Top of Page)"/>
        <w:docPartUnique/>
      </w:docPartObj>
    </w:sdtPr>
    <w:sdtContent>
      <w:p w14:paraId="7555DA3A" w14:textId="77777777" w:rsidR="003461CF" w:rsidRDefault="003461CF" w:rsidP="00CF334C">
        <w:pPr>
          <w:pStyle w:val="Header"/>
          <w:jc w:val="center"/>
        </w:pPr>
        <w:r>
          <w:fldChar w:fldCharType="begin"/>
        </w:r>
        <w:r>
          <w:instrText xml:space="preserve"> PAGE   \* MERGEFORMAT </w:instrText>
        </w:r>
        <w:r>
          <w:fldChar w:fldCharType="separate"/>
        </w:r>
        <w:r w:rsidR="001F3FCD">
          <w:rPr>
            <w:noProof/>
            <w:rtl/>
          </w:rPr>
          <w:t>34</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8D40B2"/>
    <w:multiLevelType w:val="singleLevel"/>
    <w:tmpl w:val="1278E3D0"/>
    <w:lvl w:ilvl="0">
      <w:start w:val="1"/>
      <w:numFmt w:val="hebrew1"/>
      <w:lvlText w:val="%1."/>
      <w:lvlJc w:val="left"/>
      <w:pPr>
        <w:tabs>
          <w:tab w:val="num" w:pos="2160"/>
        </w:tabs>
        <w:ind w:left="2160" w:hanging="720"/>
      </w:pPr>
      <w:rPr>
        <w:rFonts w:cs="David" w:hint="cs"/>
        <w:bCs w:val="0"/>
        <w:iCs w:val="0"/>
        <w:sz w:val="2"/>
        <w:szCs w:val="24"/>
      </w:rPr>
    </w:lvl>
  </w:abstractNum>
  <w:abstractNum w:abstractNumId="1" w15:restartNumberingAfterBreak="0">
    <w:nsid w:val="04EB4B0B"/>
    <w:multiLevelType w:val="multilevel"/>
    <w:tmpl w:val="BA2811C6"/>
    <w:lvl w:ilvl="0">
      <w:start w:val="1"/>
      <w:numFmt w:val="decimal"/>
      <w:lvlText w:val="%1."/>
      <w:lvlJc w:val="left"/>
      <w:pPr>
        <w:tabs>
          <w:tab w:val="num" w:pos="720"/>
        </w:tabs>
        <w:ind w:left="720" w:hanging="720"/>
      </w:pPr>
      <w:rPr>
        <w:rFonts w:cs="Times New Roman" w:hint="default"/>
        <w:b/>
        <w:bCs w:val="0"/>
        <w:sz w:val="24"/>
        <w:u w:val="none"/>
      </w:rPr>
    </w:lvl>
    <w:lvl w:ilvl="1">
      <w:start w:val="1"/>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 w15:restartNumberingAfterBreak="0">
    <w:nsid w:val="0D952DAD"/>
    <w:multiLevelType w:val="hybridMultilevel"/>
    <w:tmpl w:val="483A2FEC"/>
    <w:lvl w:ilvl="0" w:tplc="B29A72D8">
      <w:start w:val="2"/>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abstractNum w:abstractNumId="3"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4" w15:restartNumberingAfterBreak="0">
    <w:nsid w:val="1D212C3F"/>
    <w:multiLevelType w:val="singleLevel"/>
    <w:tmpl w:val="502E5D06"/>
    <w:lvl w:ilvl="0">
      <w:start w:val="1"/>
      <w:numFmt w:val="hebrew1"/>
      <w:lvlText w:val="%1."/>
      <w:lvlJc w:val="left"/>
      <w:pPr>
        <w:tabs>
          <w:tab w:val="num" w:pos="2160"/>
        </w:tabs>
        <w:ind w:left="2160" w:hanging="720"/>
      </w:pPr>
      <w:rPr>
        <w:rFonts w:cs="David" w:hint="cs"/>
        <w:bCs w:val="0"/>
        <w:iCs w:val="0"/>
        <w:sz w:val="2"/>
        <w:szCs w:val="24"/>
      </w:rPr>
    </w:lvl>
  </w:abstractNum>
  <w:abstractNum w:abstractNumId="5" w15:restartNumberingAfterBreak="0">
    <w:nsid w:val="1E1F36EE"/>
    <w:multiLevelType w:val="singleLevel"/>
    <w:tmpl w:val="A7E6C0DA"/>
    <w:lvl w:ilvl="0">
      <w:start w:val="1"/>
      <w:numFmt w:val="hebrew1"/>
      <w:lvlText w:val="%1."/>
      <w:lvlJc w:val="left"/>
      <w:pPr>
        <w:tabs>
          <w:tab w:val="num" w:pos="2160"/>
        </w:tabs>
        <w:ind w:left="2160" w:hanging="720"/>
      </w:pPr>
      <w:rPr>
        <w:rFonts w:cs="David" w:hint="cs"/>
        <w:sz w:val="2"/>
        <w:szCs w:val="24"/>
      </w:rPr>
    </w:lvl>
  </w:abstractNum>
  <w:abstractNum w:abstractNumId="6"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7" w15:restartNumberingAfterBreak="0">
    <w:nsid w:val="22205342"/>
    <w:multiLevelType w:val="multilevel"/>
    <w:tmpl w:val="BAF27F72"/>
    <w:lvl w:ilvl="0">
      <w:start w:val="1"/>
      <w:numFmt w:val="decimal"/>
      <w:lvlText w:val="%1."/>
      <w:lvlJc w:val="left"/>
      <w:pPr>
        <w:tabs>
          <w:tab w:val="num" w:pos="720"/>
        </w:tabs>
        <w:ind w:left="720" w:hanging="720"/>
      </w:pPr>
      <w:rPr>
        <w:rFonts w:cs="Times New Roman" w:hint="default"/>
      </w:rPr>
    </w:lvl>
    <w:lvl w:ilvl="1">
      <w:start w:val="4"/>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8"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9"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10"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2CDE04ED"/>
    <w:multiLevelType w:val="singleLevel"/>
    <w:tmpl w:val="31D08192"/>
    <w:lvl w:ilvl="0">
      <w:start w:val="1"/>
      <w:numFmt w:val="hebrew1"/>
      <w:lvlText w:val="%1."/>
      <w:lvlJc w:val="left"/>
      <w:pPr>
        <w:tabs>
          <w:tab w:val="num" w:pos="2160"/>
        </w:tabs>
        <w:ind w:left="2160" w:hanging="720"/>
      </w:pPr>
      <w:rPr>
        <w:rFonts w:cs="David" w:hint="cs"/>
        <w:bCs w:val="0"/>
        <w:iCs w:val="0"/>
        <w:sz w:val="2"/>
        <w:szCs w:val="24"/>
      </w:rPr>
    </w:lvl>
  </w:abstractNum>
  <w:abstractNum w:abstractNumId="12"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3"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4"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6"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8"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9" w15:restartNumberingAfterBreak="0">
    <w:nsid w:val="42044F99"/>
    <w:multiLevelType w:val="hybridMultilevel"/>
    <w:tmpl w:val="BA70E4BE"/>
    <w:lvl w:ilvl="0" w:tplc="2D0EC372">
      <w:start w:val="9"/>
      <w:numFmt w:val="hebrew1"/>
      <w:lvlText w:val="%1."/>
      <w:lvlJc w:val="left"/>
      <w:pPr>
        <w:tabs>
          <w:tab w:val="num" w:pos="2200"/>
        </w:tabs>
        <w:ind w:left="2200" w:hanging="360"/>
      </w:pPr>
      <w:rPr>
        <w:rFonts w:cs="David" w:hint="cs"/>
        <w:sz w:val="2"/>
        <w:szCs w:val="2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21"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22" w15:restartNumberingAfterBreak="0">
    <w:nsid w:val="4A316EBA"/>
    <w:multiLevelType w:val="hybridMultilevel"/>
    <w:tmpl w:val="CED2E434"/>
    <w:lvl w:ilvl="0" w:tplc="CEFAE6E0">
      <w:start w:val="4"/>
      <w:numFmt w:val="hebrew1"/>
      <w:lvlText w:val="%1."/>
      <w:lvlJc w:val="left"/>
      <w:pPr>
        <w:tabs>
          <w:tab w:val="num" w:pos="2200"/>
        </w:tabs>
        <w:ind w:left="2200" w:hanging="360"/>
      </w:pPr>
      <w:rPr>
        <w:rFonts w:cs="Times New Roman" w:hint="cs"/>
        <w:sz w:val="2"/>
        <w:szCs w:val="20"/>
      </w:rPr>
    </w:lvl>
    <w:lvl w:ilvl="1" w:tplc="040D0019">
      <w:start w:val="1"/>
      <w:numFmt w:val="lowerLetter"/>
      <w:lvlText w:val="%2."/>
      <w:lvlJc w:val="left"/>
      <w:pPr>
        <w:tabs>
          <w:tab w:val="num" w:pos="2920"/>
        </w:tabs>
        <w:ind w:left="2920" w:hanging="360"/>
      </w:pPr>
      <w:rPr>
        <w:rFonts w:cs="Times New Roman"/>
      </w:rPr>
    </w:lvl>
    <w:lvl w:ilvl="2" w:tplc="040D001B">
      <w:start w:val="1"/>
      <w:numFmt w:val="lowerRoman"/>
      <w:lvlText w:val="%3."/>
      <w:lvlJc w:val="right"/>
      <w:pPr>
        <w:tabs>
          <w:tab w:val="num" w:pos="3640"/>
        </w:tabs>
        <w:ind w:left="3640" w:hanging="180"/>
      </w:pPr>
      <w:rPr>
        <w:rFonts w:cs="Times New Roman"/>
      </w:rPr>
    </w:lvl>
    <w:lvl w:ilvl="3" w:tplc="040D000F">
      <w:start w:val="1"/>
      <w:numFmt w:val="decimal"/>
      <w:lvlText w:val="%4."/>
      <w:lvlJc w:val="left"/>
      <w:pPr>
        <w:tabs>
          <w:tab w:val="num" w:pos="4360"/>
        </w:tabs>
        <w:ind w:left="4360" w:hanging="360"/>
      </w:pPr>
      <w:rPr>
        <w:rFonts w:cs="Times New Roman"/>
      </w:rPr>
    </w:lvl>
    <w:lvl w:ilvl="4" w:tplc="040D0019">
      <w:start w:val="1"/>
      <w:numFmt w:val="lowerLetter"/>
      <w:lvlText w:val="%5."/>
      <w:lvlJc w:val="left"/>
      <w:pPr>
        <w:tabs>
          <w:tab w:val="num" w:pos="5080"/>
        </w:tabs>
        <w:ind w:left="5080" w:hanging="360"/>
      </w:pPr>
      <w:rPr>
        <w:rFonts w:cs="Times New Roman"/>
      </w:rPr>
    </w:lvl>
    <w:lvl w:ilvl="5" w:tplc="040D001B">
      <w:start w:val="1"/>
      <w:numFmt w:val="lowerRoman"/>
      <w:lvlText w:val="%6."/>
      <w:lvlJc w:val="right"/>
      <w:pPr>
        <w:tabs>
          <w:tab w:val="num" w:pos="5800"/>
        </w:tabs>
        <w:ind w:left="5800" w:hanging="180"/>
      </w:pPr>
      <w:rPr>
        <w:rFonts w:cs="Times New Roman"/>
      </w:rPr>
    </w:lvl>
    <w:lvl w:ilvl="6" w:tplc="040D000F">
      <w:start w:val="1"/>
      <w:numFmt w:val="decimal"/>
      <w:lvlText w:val="%7."/>
      <w:lvlJc w:val="left"/>
      <w:pPr>
        <w:tabs>
          <w:tab w:val="num" w:pos="6520"/>
        </w:tabs>
        <w:ind w:left="6520" w:hanging="360"/>
      </w:pPr>
      <w:rPr>
        <w:rFonts w:cs="Times New Roman"/>
      </w:rPr>
    </w:lvl>
    <w:lvl w:ilvl="7" w:tplc="040D0019">
      <w:start w:val="1"/>
      <w:numFmt w:val="lowerLetter"/>
      <w:lvlText w:val="%8."/>
      <w:lvlJc w:val="left"/>
      <w:pPr>
        <w:tabs>
          <w:tab w:val="num" w:pos="7240"/>
        </w:tabs>
        <w:ind w:left="7240" w:hanging="360"/>
      </w:pPr>
      <w:rPr>
        <w:rFonts w:cs="Times New Roman"/>
      </w:rPr>
    </w:lvl>
    <w:lvl w:ilvl="8" w:tplc="040D001B">
      <w:start w:val="1"/>
      <w:numFmt w:val="lowerRoman"/>
      <w:lvlText w:val="%9."/>
      <w:lvlJc w:val="right"/>
      <w:pPr>
        <w:tabs>
          <w:tab w:val="num" w:pos="7960"/>
        </w:tabs>
        <w:ind w:left="7960" w:hanging="180"/>
      </w:pPr>
      <w:rPr>
        <w:rFonts w:cs="Times New Roman"/>
      </w:rPr>
    </w:lvl>
  </w:abstractNum>
  <w:abstractNum w:abstractNumId="23" w15:restartNumberingAfterBreak="0">
    <w:nsid w:val="4A347B68"/>
    <w:multiLevelType w:val="multilevel"/>
    <w:tmpl w:val="214254C4"/>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4"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5" w15:restartNumberingAfterBreak="0">
    <w:nsid w:val="6F526AB3"/>
    <w:multiLevelType w:val="multilevel"/>
    <w:tmpl w:val="988221A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6" w15:restartNumberingAfterBreak="0">
    <w:nsid w:val="6F6A0800"/>
    <w:multiLevelType w:val="hybridMultilevel"/>
    <w:tmpl w:val="27EAAF8C"/>
    <w:lvl w:ilvl="0" w:tplc="469423CA">
      <w:start w:val="1"/>
      <w:numFmt w:val="hebrew1"/>
      <w:lvlText w:val="%1."/>
      <w:lvlJc w:val="left"/>
      <w:pPr>
        <w:tabs>
          <w:tab w:val="num" w:pos="1800"/>
        </w:tabs>
        <w:ind w:left="1800" w:hanging="360"/>
      </w:pPr>
      <w:rPr>
        <w:rFonts w:cs="David" w:hint="cs"/>
        <w:bCs w:val="0"/>
        <w:iCs w:val="0"/>
        <w:sz w:val="2"/>
        <w:szCs w:val="2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7" w15:restartNumberingAfterBreak="0">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28"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27"/>
  </w:num>
  <w:num w:numId="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1"/>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8"/>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0"/>
  </w:num>
  <w:num w:numId="13">
    <w:abstractNumId w:val="3"/>
  </w:num>
  <w:num w:numId="14">
    <w:abstractNumId w:val="12"/>
  </w:num>
  <w:num w:numId="15">
    <w:abstractNumId w:val="24"/>
  </w:num>
  <w:num w:numId="16">
    <w:abstractNumId w:val="28"/>
  </w:num>
  <w:num w:numId="17">
    <w:abstractNumId w:val="6"/>
  </w:num>
  <w:num w:numId="18">
    <w:abstractNumId w:val="10"/>
  </w:num>
  <w:num w:numId="19">
    <w:abstractNumId w:val="14"/>
  </w:num>
  <w:num w:numId="20">
    <w:abstractNumId w:val="13"/>
  </w:num>
  <w:num w:numId="21">
    <w:abstractNumId w:val="17"/>
  </w:num>
  <w:num w:numId="22">
    <w:abstractNumId w:val="16"/>
  </w:num>
  <w:num w:numId="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7"/>
    <w:lvlOverride w:ilvl="0">
      <w:startOverride w:val="1"/>
    </w:lvlOverride>
    <w:lvlOverride w:ilvl="1"/>
    <w:lvlOverride w:ilvl="2"/>
    <w:lvlOverride w:ilvl="3"/>
    <w:lvlOverride w:ilvl="4"/>
    <w:lvlOverride w:ilvl="5"/>
    <w:lvlOverride w:ilvl="6"/>
    <w:lvlOverride w:ilvl="7"/>
    <w:lvlOverride w:ilvl="8"/>
  </w:num>
  <w:num w:numId="26">
    <w:abstractNumId w:val="25"/>
  </w:num>
  <w:num w:numId="27">
    <w:abstractNumId w:val="2"/>
  </w:num>
  <w:num w:numId="28">
    <w:abstractNumId w:val="22"/>
  </w:num>
  <w:num w:numId="29">
    <w:abstractNumId w:val="19"/>
  </w:num>
  <w:num w:numId="30">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0"/>
  </w:num>
  <w:num w:numId="32">
    <w:abstractNumId w:val="11"/>
  </w:num>
  <w:num w:numId="33">
    <w:abstractNumId w:val="4"/>
  </w:num>
  <w:num w:numId="34">
    <w:abstractNumId w:val="5"/>
  </w:num>
  <w:num w:numId="35">
    <w:abstractNumId w:val="7"/>
  </w:num>
  <w:num w:numId="36">
    <w:abstractNumId w:val="26"/>
  </w:num>
  <w:num w:numId="3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8"/>
  </w:num>
  <w:num w:numId="3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vi Cohen">
    <w15:presenceInfo w15:providerId="AD" w15:userId="S-1-5-21-1915107579-1707952165-794563710-136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visionView w:markup="0"/>
  <w:trackRevisions/>
  <w:defaultTabStop w:val="720"/>
  <w:characterSpacingControl w:val="doNotCompress"/>
  <w:hdrShapeDefaults>
    <o:shapedefaults v:ext="edit" spidmax="819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312E0"/>
    <w:rsid w:val="000547DC"/>
    <w:rsid w:val="00134C85"/>
    <w:rsid w:val="00172554"/>
    <w:rsid w:val="001835AB"/>
    <w:rsid w:val="001A0C3C"/>
    <w:rsid w:val="001A69D5"/>
    <w:rsid w:val="001F3FCD"/>
    <w:rsid w:val="00214ACF"/>
    <w:rsid w:val="00272745"/>
    <w:rsid w:val="00286CB9"/>
    <w:rsid w:val="002B2234"/>
    <w:rsid w:val="002F2747"/>
    <w:rsid w:val="003160E8"/>
    <w:rsid w:val="003461CF"/>
    <w:rsid w:val="003A4CAA"/>
    <w:rsid w:val="003F4502"/>
    <w:rsid w:val="004308B5"/>
    <w:rsid w:val="004751C6"/>
    <w:rsid w:val="00487C69"/>
    <w:rsid w:val="004D2DAD"/>
    <w:rsid w:val="004D5423"/>
    <w:rsid w:val="00534FD3"/>
    <w:rsid w:val="005475D8"/>
    <w:rsid w:val="00552E11"/>
    <w:rsid w:val="005560AF"/>
    <w:rsid w:val="005D6301"/>
    <w:rsid w:val="00606406"/>
    <w:rsid w:val="00666119"/>
    <w:rsid w:val="0067721B"/>
    <w:rsid w:val="006B5845"/>
    <w:rsid w:val="0072103C"/>
    <w:rsid w:val="00721843"/>
    <w:rsid w:val="00740118"/>
    <w:rsid w:val="00820FCA"/>
    <w:rsid w:val="008520F8"/>
    <w:rsid w:val="00853FB4"/>
    <w:rsid w:val="008C64C6"/>
    <w:rsid w:val="009239DC"/>
    <w:rsid w:val="00942177"/>
    <w:rsid w:val="009E2846"/>
    <w:rsid w:val="00A42271"/>
    <w:rsid w:val="00A5691C"/>
    <w:rsid w:val="00AD5AE4"/>
    <w:rsid w:val="00AF234B"/>
    <w:rsid w:val="00B158C8"/>
    <w:rsid w:val="00B3270B"/>
    <w:rsid w:val="00BD0012"/>
    <w:rsid w:val="00BD72C4"/>
    <w:rsid w:val="00BE17B4"/>
    <w:rsid w:val="00C0277C"/>
    <w:rsid w:val="00C82D08"/>
    <w:rsid w:val="00CF334C"/>
    <w:rsid w:val="00D02A03"/>
    <w:rsid w:val="00D12751"/>
    <w:rsid w:val="00DB57F7"/>
    <w:rsid w:val="00E64AE3"/>
    <w:rsid w:val="00E679C7"/>
    <w:rsid w:val="00E9657B"/>
    <w:rsid w:val="00EC37B6"/>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2FAD1F63"/>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75D8"/>
    <w:pPr>
      <w:bidi/>
      <w:spacing w:before="100" w:beforeAutospacing="1" w:after="100" w:afterAutospacing="1" w:line="720" w:lineRule="auto"/>
    </w:pPr>
    <w:rPr>
      <w:rFonts w:cs="David"/>
      <w:szCs w:val="24"/>
    </w:rPr>
  </w:style>
  <w:style w:type="paragraph" w:styleId="Heading1">
    <w:name w:val="heading 1"/>
    <w:basedOn w:val="Normal"/>
    <w:next w:val="Normal"/>
    <w:link w:val="Heading1Char"/>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Heading2">
    <w:name w:val="heading 2"/>
    <w:basedOn w:val="Normal"/>
    <w:next w:val="Normal"/>
    <w:link w:val="Heading2Char"/>
    <w:qFormat/>
    <w:rsid w:val="002B2234"/>
    <w:pPr>
      <w:keepNext/>
      <w:spacing w:before="0" w:beforeAutospacing="0" w:after="0" w:afterAutospacing="0" w:line="240" w:lineRule="auto"/>
      <w:jc w:val="center"/>
      <w:outlineLvl w:val="1"/>
    </w:pPr>
    <w:rPr>
      <w:rFonts w:ascii="Times New Roman" w:eastAsia="Times New Roman" w:hAnsi="Times New Roman"/>
      <w:b/>
      <w:bCs/>
      <w:sz w:val="24"/>
      <w:u w:val="single"/>
      <w:lang w:eastAsia="he-IL"/>
    </w:rPr>
  </w:style>
  <w:style w:type="paragraph" w:styleId="Heading3">
    <w:name w:val="heading 3"/>
    <w:basedOn w:val="Normal"/>
    <w:next w:val="Normal"/>
    <w:link w:val="Heading3Char"/>
    <w:qFormat/>
    <w:rsid w:val="002B2234"/>
    <w:pPr>
      <w:keepNext/>
      <w:spacing w:before="0" w:beforeAutospacing="0" w:after="0" w:afterAutospacing="0" w:line="240" w:lineRule="auto"/>
      <w:jc w:val="center"/>
      <w:outlineLvl w:val="2"/>
    </w:pPr>
    <w:rPr>
      <w:rFonts w:ascii="Times New Roman" w:eastAsia="Times New Roman" w:hAnsi="Times New Roman"/>
      <w:sz w:val="24"/>
      <w:u w:val="single"/>
      <w:lang w:eastAsia="he-IL"/>
    </w:rPr>
  </w:style>
  <w:style w:type="paragraph" w:styleId="Heading4">
    <w:name w:val="heading 4"/>
    <w:basedOn w:val="Normal"/>
    <w:next w:val="Normal"/>
    <w:link w:val="Heading4Char"/>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Heading5">
    <w:name w:val="heading 5"/>
    <w:basedOn w:val="Normal"/>
    <w:next w:val="Normal"/>
    <w:link w:val="Heading5Char"/>
    <w:qFormat/>
    <w:rsid w:val="002B2234"/>
    <w:pPr>
      <w:widowControl w:val="0"/>
      <w:bidi w:val="0"/>
      <w:spacing w:before="240" w:beforeAutospacing="0" w:after="60" w:afterAutospacing="0" w:line="240" w:lineRule="auto"/>
      <w:outlineLvl w:val="4"/>
    </w:pPr>
    <w:rPr>
      <w:rFonts w:ascii="Times New Roman" w:eastAsia="Times New Roman" w:hAnsi="Times New Roman"/>
      <w:b/>
      <w:bCs/>
      <w:i/>
      <w:iCs/>
      <w:sz w:val="26"/>
      <w:szCs w:val="26"/>
      <w:lang w:eastAsia="he-IL"/>
    </w:rPr>
  </w:style>
  <w:style w:type="paragraph" w:styleId="Heading6">
    <w:name w:val="heading 6"/>
    <w:basedOn w:val="Normal"/>
    <w:next w:val="Normal"/>
    <w:link w:val="Heading6Char"/>
    <w:qFormat/>
    <w:rsid w:val="001835AB"/>
    <w:pPr>
      <w:keepNext/>
      <w:widowControl w:val="0"/>
      <w:spacing w:before="0" w:beforeAutospacing="0" w:after="0" w:afterAutospacing="0" w:line="240" w:lineRule="auto"/>
      <w:jc w:val="both"/>
      <w:outlineLvl w:val="5"/>
    </w:pPr>
    <w:rPr>
      <w:rFonts w:ascii="Times New Roman" w:eastAsia="Times New Roman" w:hAnsi="Times New Roman"/>
      <w:sz w:val="20"/>
      <w:u w:val="single"/>
      <w:lang w:eastAsia="he-IL"/>
    </w:rPr>
  </w:style>
  <w:style w:type="paragraph" w:styleId="Heading7">
    <w:name w:val="heading 7"/>
    <w:basedOn w:val="Normal"/>
    <w:next w:val="Normal"/>
    <w:link w:val="Heading7Char"/>
    <w:qFormat/>
    <w:rsid w:val="001835AB"/>
    <w:pPr>
      <w:keepNext/>
      <w:widowControl w:val="0"/>
      <w:spacing w:before="0" w:beforeAutospacing="0" w:after="0" w:afterAutospacing="0" w:line="240" w:lineRule="auto"/>
      <w:ind w:right="5760"/>
      <w:jc w:val="both"/>
      <w:outlineLvl w:val="6"/>
    </w:pPr>
    <w:rPr>
      <w:rFonts w:ascii="Times New Roman" w:eastAsia="Times New Roman" w:hAnsi="Times New Roman"/>
      <w:sz w:val="20"/>
      <w:lang w:eastAsia="he-IL"/>
    </w:rPr>
  </w:style>
  <w:style w:type="paragraph" w:styleId="Heading8">
    <w:name w:val="heading 8"/>
    <w:basedOn w:val="Normal"/>
    <w:next w:val="Normal"/>
    <w:link w:val="Heading8Char"/>
    <w:qFormat/>
    <w:rsid w:val="001835AB"/>
    <w:pPr>
      <w:keepNext/>
      <w:widowControl w:val="0"/>
      <w:spacing w:before="0" w:beforeAutospacing="0" w:after="0" w:afterAutospacing="0" w:line="240" w:lineRule="auto"/>
      <w:ind w:firstLine="720"/>
      <w:jc w:val="both"/>
      <w:outlineLvl w:val="7"/>
    </w:pPr>
    <w:rPr>
      <w:rFonts w:ascii="Times New Roman" w:eastAsia="Times New Roman" w:hAnsi="Times New Roman"/>
      <w:color w:val="339966"/>
      <w:sz w:val="20"/>
      <w:lang w:eastAsia="he-IL"/>
    </w:rPr>
  </w:style>
  <w:style w:type="paragraph" w:styleId="Heading9">
    <w:name w:val="heading 9"/>
    <w:basedOn w:val="Normal"/>
    <w:next w:val="Normal"/>
    <w:link w:val="Heading9Char"/>
    <w:qFormat/>
    <w:rsid w:val="001835AB"/>
    <w:pPr>
      <w:keepNext/>
      <w:widowControl w:val="0"/>
      <w:spacing w:before="0" w:beforeAutospacing="0" w:after="0" w:afterAutospacing="0" w:line="240" w:lineRule="auto"/>
      <w:jc w:val="both"/>
      <w:outlineLvl w:val="8"/>
    </w:pPr>
    <w:rPr>
      <w:rFonts w:ascii="Times New Roman" w:eastAsia="Times New Roman" w:hAnsi="Times New Roman"/>
      <w:bCs/>
      <w:sz w:val="20"/>
      <w:u w:val="single"/>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Footer"/>
    <w:link w:val="AutoFieldsChar"/>
    <w:qFormat/>
    <w:rsid w:val="00D12751"/>
    <w:pPr>
      <w:spacing w:before="100" w:after="100"/>
    </w:pPr>
    <w:rPr>
      <w:rFonts w:ascii="David" w:hAnsi="David"/>
      <w:color w:val="0070C0"/>
      <w:sz w:val="20"/>
    </w:rPr>
  </w:style>
  <w:style w:type="character" w:customStyle="1" w:styleId="AutoFieldsChar">
    <w:name w:val="AutoFields Char"/>
    <w:basedOn w:val="FooterChar"/>
    <w:link w:val="AutoFields"/>
    <w:rsid w:val="00D12751"/>
    <w:rPr>
      <w:rFonts w:ascii="David" w:hAnsi="David" w:cs="David"/>
      <w:color w:val="0070C0"/>
      <w:sz w:val="20"/>
      <w:szCs w:val="24"/>
    </w:rPr>
  </w:style>
  <w:style w:type="character" w:customStyle="1" w:styleId="Heading1Char">
    <w:name w:val="Heading 1 Char"/>
    <w:basedOn w:val="DefaultParagraphFont"/>
    <w:link w:val="Heading1"/>
    <w:rsid w:val="002B2234"/>
    <w:rPr>
      <w:rFonts w:ascii="Calibri Light" w:eastAsia="Times New Roman" w:hAnsi="Calibri Light" w:cs="Times New Roman"/>
      <w:b/>
      <w:bCs/>
      <w:kern w:val="32"/>
      <w:sz w:val="32"/>
      <w:szCs w:val="32"/>
      <w:lang w:eastAsia="he-IL"/>
    </w:rPr>
  </w:style>
  <w:style w:type="character" w:customStyle="1" w:styleId="Heading2Char">
    <w:name w:val="Heading 2 Char"/>
    <w:basedOn w:val="DefaultParagraphFont"/>
    <w:link w:val="Heading2"/>
    <w:rsid w:val="002B2234"/>
    <w:rPr>
      <w:rFonts w:ascii="Times New Roman" w:eastAsia="Times New Roman" w:hAnsi="Times New Roman" w:cs="David"/>
      <w:b/>
      <w:bCs/>
      <w:sz w:val="24"/>
      <w:szCs w:val="24"/>
      <w:u w:val="single"/>
      <w:lang w:eastAsia="he-IL"/>
    </w:rPr>
  </w:style>
  <w:style w:type="character" w:customStyle="1" w:styleId="Heading3Char">
    <w:name w:val="Heading 3 Char"/>
    <w:basedOn w:val="DefaultParagraphFont"/>
    <w:link w:val="Heading3"/>
    <w:rsid w:val="002B2234"/>
    <w:rPr>
      <w:rFonts w:ascii="Times New Roman" w:eastAsia="Times New Roman" w:hAnsi="Times New Roman" w:cs="David"/>
      <w:sz w:val="24"/>
      <w:szCs w:val="24"/>
      <w:u w:val="single"/>
      <w:lang w:eastAsia="he-IL"/>
    </w:rPr>
  </w:style>
  <w:style w:type="character" w:customStyle="1" w:styleId="Heading4Char">
    <w:name w:val="Heading 4 Char"/>
    <w:basedOn w:val="DefaultParagraphFont"/>
    <w:link w:val="Heading4"/>
    <w:rsid w:val="002B2234"/>
    <w:rPr>
      <w:rFonts w:ascii="Calibri" w:eastAsia="Times New Roman" w:hAnsi="Calibri" w:cs="Arial"/>
      <w:b/>
      <w:bCs/>
      <w:sz w:val="28"/>
      <w:szCs w:val="28"/>
      <w:lang w:eastAsia="he-IL"/>
    </w:rPr>
  </w:style>
  <w:style w:type="character" w:customStyle="1" w:styleId="Heading5Char">
    <w:name w:val="Heading 5 Char"/>
    <w:basedOn w:val="DefaultParagraphFont"/>
    <w:link w:val="Heading5"/>
    <w:rsid w:val="002B2234"/>
    <w:rPr>
      <w:rFonts w:ascii="Times New Roman" w:eastAsia="Times New Roman" w:hAnsi="Times New Roman" w:cs="David"/>
      <w:b/>
      <w:bCs/>
      <w:i/>
      <w:iCs/>
      <w:sz w:val="26"/>
      <w:szCs w:val="26"/>
      <w:lang w:eastAsia="he-IL"/>
    </w:rPr>
  </w:style>
  <w:style w:type="numbering" w:customStyle="1" w:styleId="NoList1">
    <w:name w:val="No List1"/>
    <w:next w:val="NoList"/>
    <w:semiHidden/>
    <w:rsid w:val="002B2234"/>
  </w:style>
  <w:style w:type="paragraph" w:customStyle="1" w:styleId="Heading11">
    <w:name w:val="Heading 11"/>
    <w:basedOn w:val="Normal"/>
    <w:next w:val="Normal"/>
    <w:rsid w:val="002B2234"/>
    <w:pPr>
      <w:keepNext/>
      <w:widowControl w:val="0"/>
      <w:spacing w:before="0" w:beforeAutospacing="0" w:after="0" w:afterAutospacing="0" w:line="240" w:lineRule="auto"/>
      <w:jc w:val="both"/>
      <w:outlineLvl w:val="0"/>
    </w:pPr>
    <w:rPr>
      <w:rFonts w:ascii="Times New Roman" w:eastAsia="Times New Roman" w:hAnsi="Times New Roman"/>
      <w:sz w:val="20"/>
      <w:lang w:eastAsia="he-IL"/>
    </w:rPr>
  </w:style>
  <w:style w:type="paragraph" w:customStyle="1" w:styleId="Heading21">
    <w:name w:val="Heading 21"/>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bCs/>
      <w:sz w:val="20"/>
      <w:lang w:eastAsia="he-IL"/>
    </w:rPr>
  </w:style>
  <w:style w:type="paragraph" w:customStyle="1" w:styleId="Heading31">
    <w:name w:val="Heading 31"/>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b/>
      <w:bCs/>
      <w:sz w:val="20"/>
      <w:u w:val="single"/>
      <w:lang w:eastAsia="he-IL"/>
    </w:rPr>
  </w:style>
  <w:style w:type="paragraph" w:customStyle="1" w:styleId="Heading42">
    <w:name w:val="Heading 42"/>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bCs/>
      <w:sz w:val="20"/>
      <w:u w:val="single"/>
      <w:lang w:eastAsia="he-IL"/>
    </w:rPr>
  </w:style>
  <w:style w:type="paragraph" w:customStyle="1" w:styleId="Heading51">
    <w:name w:val="Heading 51"/>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sz w:val="20"/>
      <w:lang w:eastAsia="he-IL"/>
    </w:rPr>
  </w:style>
  <w:style w:type="paragraph" w:customStyle="1" w:styleId="Heading61">
    <w:name w:val="Heading 61"/>
    <w:basedOn w:val="Normal"/>
    <w:next w:val="Normal"/>
    <w:rsid w:val="002B2234"/>
    <w:pPr>
      <w:keepNext/>
      <w:widowControl w:val="0"/>
      <w:spacing w:before="0" w:beforeAutospacing="0" w:after="0" w:afterAutospacing="0" w:line="240" w:lineRule="auto"/>
      <w:jc w:val="both"/>
      <w:outlineLvl w:val="5"/>
    </w:pPr>
    <w:rPr>
      <w:rFonts w:ascii="Times New Roman" w:eastAsia="Times New Roman" w:hAnsi="Times New Roman"/>
      <w:sz w:val="20"/>
      <w:u w:val="single"/>
      <w:lang w:eastAsia="he-IL"/>
    </w:rPr>
  </w:style>
  <w:style w:type="paragraph" w:customStyle="1" w:styleId="Heading71">
    <w:name w:val="Heading 71"/>
    <w:basedOn w:val="Normal"/>
    <w:next w:val="Normal"/>
    <w:rsid w:val="002B2234"/>
    <w:pPr>
      <w:keepNext/>
      <w:widowControl w:val="0"/>
      <w:spacing w:before="0" w:beforeAutospacing="0" w:after="0" w:afterAutospacing="0" w:line="240" w:lineRule="auto"/>
      <w:ind w:right="5760"/>
      <w:jc w:val="both"/>
      <w:outlineLvl w:val="6"/>
    </w:pPr>
    <w:rPr>
      <w:rFonts w:ascii="Times New Roman" w:eastAsia="Times New Roman" w:hAnsi="Times New Roman"/>
      <w:sz w:val="20"/>
      <w:lang w:eastAsia="he-IL"/>
    </w:rPr>
  </w:style>
  <w:style w:type="paragraph" w:customStyle="1" w:styleId="Heading81">
    <w:name w:val="Heading 81"/>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olor w:val="339966"/>
      <w:sz w:val="20"/>
      <w:lang w:eastAsia="he-IL"/>
    </w:rPr>
  </w:style>
  <w:style w:type="paragraph" w:customStyle="1" w:styleId="Heading91">
    <w:name w:val="Heading 91"/>
    <w:basedOn w:val="Normal"/>
    <w:next w:val="Normal"/>
    <w:rsid w:val="002B2234"/>
    <w:pPr>
      <w:keepNext/>
      <w:widowControl w:val="0"/>
      <w:spacing w:before="0" w:beforeAutospacing="0" w:after="0" w:afterAutospacing="0" w:line="240" w:lineRule="auto"/>
      <w:jc w:val="both"/>
      <w:outlineLvl w:val="8"/>
    </w:pPr>
    <w:rPr>
      <w:rFonts w:ascii="Times New Roman" w:eastAsia="Times New Roman" w:hAnsi="Times New Roman"/>
      <w:bCs/>
      <w:sz w:val="20"/>
      <w:u w:val="single"/>
      <w:lang w:eastAsia="he-IL"/>
    </w:rPr>
  </w:style>
  <w:style w:type="paragraph" w:customStyle="1" w:styleId="Header1">
    <w:name w:val="Head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sz w:val="20"/>
      <w:szCs w:val="20"/>
      <w:lang w:eastAsia="he-IL"/>
    </w:rPr>
  </w:style>
  <w:style w:type="paragraph" w:customStyle="1" w:styleId="Footer1">
    <w:name w:val="Foot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sz w:val="20"/>
      <w:szCs w:val="20"/>
      <w:lang w:eastAsia="he-IL"/>
    </w:rPr>
  </w:style>
  <w:style w:type="paragraph" w:styleId="BodyText">
    <w:name w:val="Body Text"/>
    <w:basedOn w:val="Normal"/>
    <w:link w:val="BodyTextChar"/>
    <w:rsid w:val="002B2234"/>
    <w:pPr>
      <w:widowControl w:val="0"/>
      <w:spacing w:before="0" w:beforeAutospacing="0" w:after="0" w:afterAutospacing="0" w:line="240" w:lineRule="auto"/>
      <w:jc w:val="both"/>
    </w:pPr>
    <w:rPr>
      <w:rFonts w:ascii="Times New Roman" w:eastAsia="Times New Roman" w:hAnsi="Times New Roman"/>
      <w:sz w:val="20"/>
      <w:lang w:eastAsia="he-IL"/>
    </w:rPr>
  </w:style>
  <w:style w:type="character" w:customStyle="1" w:styleId="BodyTextChar">
    <w:name w:val="Body Text Char"/>
    <w:basedOn w:val="DefaultParagraphFont"/>
    <w:link w:val="BodyText"/>
    <w:rsid w:val="002B2234"/>
    <w:rPr>
      <w:rFonts w:ascii="Times New Roman" w:eastAsia="Times New Roman" w:hAnsi="Times New Roman" w:cs="David"/>
      <w:sz w:val="20"/>
      <w:szCs w:val="24"/>
      <w:lang w:eastAsia="he-IL"/>
    </w:rPr>
  </w:style>
  <w:style w:type="paragraph" w:styleId="Title">
    <w:name w:val="Title"/>
    <w:basedOn w:val="Normal"/>
    <w:link w:val="TitleChar"/>
    <w:qFormat/>
    <w:rsid w:val="002B2234"/>
    <w:pPr>
      <w:widowControl w:val="0"/>
      <w:spacing w:before="0" w:beforeAutospacing="0" w:after="0" w:afterAutospacing="0" w:line="240" w:lineRule="auto"/>
      <w:jc w:val="center"/>
    </w:pPr>
    <w:rPr>
      <w:rFonts w:ascii="Times New Roman" w:eastAsia="Times New Roman" w:hAnsi="Times New Roman"/>
      <w:bCs/>
      <w:i/>
      <w:iCs/>
      <w:sz w:val="32"/>
      <w:szCs w:val="32"/>
      <w:u w:val="single"/>
      <w:lang w:eastAsia="he-IL"/>
    </w:rPr>
  </w:style>
  <w:style w:type="character" w:customStyle="1" w:styleId="TitleChar">
    <w:name w:val="Title Char"/>
    <w:basedOn w:val="DefaultParagraphFont"/>
    <w:link w:val="Title"/>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BlockText">
    <w:name w:val="Block Text"/>
    <w:basedOn w:val="Normal"/>
    <w:rsid w:val="002B2234"/>
    <w:pPr>
      <w:widowControl w:val="0"/>
      <w:spacing w:before="0" w:beforeAutospacing="0" w:after="0" w:afterAutospacing="0" w:line="240" w:lineRule="auto"/>
      <w:ind w:left="720" w:hanging="720"/>
      <w:jc w:val="both"/>
    </w:pPr>
    <w:rPr>
      <w:rFonts w:ascii="Times New Roman" w:eastAsia="Times New Roman" w:hAnsi="Times New Roman"/>
      <w:sz w:val="20"/>
      <w:lang w:eastAsia="he-IL"/>
    </w:rPr>
  </w:style>
  <w:style w:type="paragraph" w:customStyle="1" w:styleId="BodyTextIndent1">
    <w:name w:val="Body Text Indent1"/>
    <w:basedOn w:val="Normal"/>
    <w:rsid w:val="002B2234"/>
    <w:pPr>
      <w:spacing w:before="0" w:beforeAutospacing="0" w:after="0" w:afterAutospacing="0" w:line="360" w:lineRule="auto"/>
      <w:ind w:left="2160" w:hanging="720"/>
    </w:pPr>
    <w:rPr>
      <w:rFonts w:ascii="Times New Roman" w:eastAsia="Times New Roman" w:hAnsi="Times New Roman"/>
      <w:sz w:val="24"/>
      <w:lang w:eastAsia="he-IL"/>
    </w:rPr>
  </w:style>
  <w:style w:type="paragraph" w:styleId="BodyTextIndent3">
    <w:name w:val="Body Text Indent 3"/>
    <w:basedOn w:val="Normal"/>
    <w:link w:val="BodyTextIndent3Char"/>
    <w:rsid w:val="002B2234"/>
    <w:pPr>
      <w:spacing w:before="0" w:beforeAutospacing="0" w:after="0" w:afterAutospacing="0" w:line="360" w:lineRule="auto"/>
      <w:ind w:left="1440"/>
    </w:pPr>
    <w:rPr>
      <w:rFonts w:ascii="Times New Roman" w:eastAsia="Times New Roman" w:hAnsi="Times New Roman"/>
      <w:sz w:val="24"/>
      <w:lang w:eastAsia="he-IL"/>
    </w:rPr>
  </w:style>
  <w:style w:type="character" w:customStyle="1" w:styleId="BodyTextIndent3Char">
    <w:name w:val="Body Text Indent 3 Char"/>
    <w:basedOn w:val="DefaultParagraphFont"/>
    <w:link w:val="BodyTextIndent3"/>
    <w:rsid w:val="002B2234"/>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2B2234"/>
    <w:pPr>
      <w:spacing w:before="0" w:beforeAutospacing="0" w:after="0" w:afterAutospacing="0" w:line="240" w:lineRule="auto"/>
      <w:ind w:left="2877"/>
    </w:pPr>
    <w:rPr>
      <w:rFonts w:ascii="Times New Roman" w:eastAsia="Times New Roman" w:hAnsi="Times New Roman"/>
      <w:sz w:val="20"/>
      <w:lang w:eastAsia="he-IL"/>
    </w:rPr>
  </w:style>
  <w:style w:type="character" w:customStyle="1" w:styleId="BodyTextIndent2Char">
    <w:name w:val="Body Text Indent 2 Char"/>
    <w:basedOn w:val="DefaultParagraphFont"/>
    <w:link w:val="BodyTextIndent2"/>
    <w:rsid w:val="002B2234"/>
    <w:rPr>
      <w:rFonts w:ascii="Times New Roman" w:eastAsia="Times New Roman" w:hAnsi="Times New Roman" w:cs="David"/>
      <w:sz w:val="20"/>
      <w:szCs w:val="24"/>
      <w:lang w:eastAsia="he-IL"/>
    </w:rPr>
  </w:style>
  <w:style w:type="paragraph" w:styleId="BalloonText">
    <w:name w:val="Balloon Text"/>
    <w:basedOn w:val="Normal"/>
    <w:link w:val="BalloonTextChar"/>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2B2234"/>
    <w:rPr>
      <w:rFonts w:ascii="Tahoma" w:eastAsia="Times New Roman" w:hAnsi="Tahoma" w:cs="Tahoma"/>
      <w:sz w:val="16"/>
      <w:szCs w:val="16"/>
      <w:lang w:eastAsia="he-IL"/>
    </w:rPr>
  </w:style>
  <w:style w:type="paragraph" w:customStyle="1" w:styleId="a">
    <w:name w:val="סגנון"/>
    <w:basedOn w:val="Normal"/>
    <w:next w:val="BlockText"/>
    <w:rsid w:val="002B2234"/>
    <w:pPr>
      <w:spacing w:before="0" w:beforeAutospacing="0" w:after="0" w:afterAutospacing="0" w:line="240" w:lineRule="auto"/>
      <w:ind w:left="1440"/>
    </w:pPr>
    <w:rPr>
      <w:rFonts w:ascii="Times New Roman" w:eastAsia="Times New Roman" w:hAnsi="Times New Roman"/>
      <w:sz w:val="24"/>
      <w:lang w:eastAsia="he-IL"/>
    </w:rPr>
  </w:style>
  <w:style w:type="character" w:styleId="PageNumber">
    <w:name w:val="page number"/>
    <w:rsid w:val="002B2234"/>
    <w:rPr>
      <w:rFonts w:cs="Times New Roman"/>
    </w:rPr>
  </w:style>
  <w:style w:type="paragraph" w:styleId="DocumentMap">
    <w:name w:val="Document Map"/>
    <w:basedOn w:val="Normal"/>
    <w:link w:val="DocumentMapChar"/>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rsid w:val="002B2234"/>
    <w:rPr>
      <w:rFonts w:ascii="Tahoma" w:eastAsia="Times New Roman" w:hAnsi="Tahoma" w:cs="Tahoma"/>
      <w:sz w:val="20"/>
      <w:szCs w:val="20"/>
      <w:shd w:val="clear" w:color="auto" w:fill="000080"/>
      <w:lang w:eastAsia="he-IL"/>
    </w:rPr>
  </w:style>
  <w:style w:type="paragraph" w:customStyle="1" w:styleId="a0">
    <w:name w:val="רשימה מימין"/>
    <w:basedOn w:val="Normal"/>
    <w:rsid w:val="002B2234"/>
    <w:pPr>
      <w:spacing w:before="0" w:beforeAutospacing="0" w:after="0" w:afterAutospacing="0" w:line="240" w:lineRule="auto"/>
      <w:ind w:left="540" w:hanging="540"/>
    </w:pPr>
    <w:rPr>
      <w:rFonts w:ascii="Times New Roman" w:eastAsia="Times New Roman" w:hAnsi="Times New Roman"/>
      <w:sz w:val="24"/>
    </w:rPr>
  </w:style>
  <w:style w:type="paragraph" w:customStyle="1" w:styleId="Heading41">
    <w:name w:val="Heading 41"/>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bCs/>
      <w:sz w:val="20"/>
      <w:u w:val="single"/>
      <w:lang w:eastAsia="he-IL"/>
    </w:rPr>
  </w:style>
  <w:style w:type="paragraph" w:customStyle="1" w:styleId="Heading22">
    <w:name w:val="Heading 22"/>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bCs/>
      <w:sz w:val="20"/>
      <w:lang w:eastAsia="he-IL"/>
    </w:rPr>
  </w:style>
  <w:style w:type="paragraph" w:customStyle="1" w:styleId="Heading32">
    <w:name w:val="Heading 32"/>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b/>
      <w:bCs/>
      <w:sz w:val="20"/>
      <w:u w:val="single"/>
      <w:lang w:eastAsia="he-IL"/>
    </w:rPr>
  </w:style>
  <w:style w:type="paragraph" w:customStyle="1" w:styleId="Heading52">
    <w:name w:val="Heading 52"/>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sz w:val="20"/>
      <w:lang w:eastAsia="he-IL"/>
    </w:rPr>
  </w:style>
  <w:style w:type="paragraph" w:customStyle="1" w:styleId="Heading82">
    <w:name w:val="Heading 82"/>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olor w:val="339966"/>
      <w:sz w:val="20"/>
      <w:lang w:eastAsia="he-IL"/>
    </w:rPr>
  </w:style>
  <w:style w:type="paragraph" w:customStyle="1" w:styleId="Header2">
    <w:name w:val="Header2"/>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sz w:val="20"/>
      <w:szCs w:val="20"/>
      <w:lang w:eastAsia="he-IL"/>
    </w:rPr>
  </w:style>
  <w:style w:type="paragraph" w:customStyle="1" w:styleId="1">
    <w:name w:val="חתימה1"/>
    <w:basedOn w:val="Normal"/>
    <w:rsid w:val="002B2234"/>
    <w:pPr>
      <w:spacing w:before="0" w:beforeAutospacing="0" w:after="0" w:afterAutospacing="0" w:line="240" w:lineRule="auto"/>
      <w:ind w:left="-694"/>
    </w:pPr>
    <w:rPr>
      <w:rFonts w:ascii="Times New Roman" w:eastAsia="Times New Roman" w:hAnsi="Times New Roman"/>
      <w:sz w:val="24"/>
    </w:rPr>
  </w:style>
  <w:style w:type="paragraph" w:customStyle="1" w:styleId="a1">
    <w:name w:val="חתימה קו אחד"/>
    <w:basedOn w:val="1"/>
    <w:rsid w:val="002B2234"/>
    <w:pPr>
      <w:tabs>
        <w:tab w:val="left" w:pos="2880"/>
        <w:tab w:val="left" w:pos="5220"/>
        <w:tab w:val="left" w:pos="7740"/>
      </w:tabs>
      <w:ind w:left="360"/>
    </w:pPr>
    <w:rPr>
      <w:sz w:val="22"/>
      <w:szCs w:val="22"/>
    </w:rPr>
  </w:style>
  <w:style w:type="paragraph" w:customStyle="1" w:styleId="10">
    <w:name w:val="חתימה קו 1 נקודות"/>
    <w:basedOn w:val="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character" w:customStyle="1" w:styleId="Heading6Char">
    <w:name w:val="Heading 6 Char"/>
    <w:basedOn w:val="DefaultParagraphFont"/>
    <w:link w:val="Heading6"/>
    <w:rsid w:val="001835AB"/>
    <w:rPr>
      <w:rFonts w:ascii="Times New Roman" w:eastAsia="Times New Roman" w:hAnsi="Times New Roman" w:cs="David"/>
      <w:sz w:val="20"/>
      <w:szCs w:val="24"/>
      <w:u w:val="single"/>
      <w:lang w:eastAsia="he-IL"/>
    </w:rPr>
  </w:style>
  <w:style w:type="character" w:customStyle="1" w:styleId="Heading7Char">
    <w:name w:val="Heading 7 Char"/>
    <w:basedOn w:val="DefaultParagraphFont"/>
    <w:link w:val="Heading7"/>
    <w:rsid w:val="001835AB"/>
    <w:rPr>
      <w:rFonts w:ascii="Times New Roman" w:eastAsia="Times New Roman" w:hAnsi="Times New Roman" w:cs="David"/>
      <w:sz w:val="20"/>
      <w:szCs w:val="24"/>
      <w:lang w:eastAsia="he-IL"/>
    </w:rPr>
  </w:style>
  <w:style w:type="character" w:customStyle="1" w:styleId="Heading8Char">
    <w:name w:val="Heading 8 Char"/>
    <w:basedOn w:val="DefaultParagraphFont"/>
    <w:link w:val="Heading8"/>
    <w:rsid w:val="001835AB"/>
    <w:rPr>
      <w:rFonts w:ascii="Times New Roman" w:eastAsia="Times New Roman" w:hAnsi="Times New Roman" w:cs="David"/>
      <w:color w:val="339966"/>
      <w:sz w:val="20"/>
      <w:szCs w:val="24"/>
      <w:lang w:eastAsia="he-IL"/>
    </w:rPr>
  </w:style>
  <w:style w:type="character" w:customStyle="1" w:styleId="Heading9Char">
    <w:name w:val="Heading 9 Char"/>
    <w:basedOn w:val="DefaultParagraphFont"/>
    <w:link w:val="Heading9"/>
    <w:rsid w:val="001835AB"/>
    <w:rPr>
      <w:rFonts w:ascii="Times New Roman" w:eastAsia="Times New Roman" w:hAnsi="Times New Roman" w:cs="David"/>
      <w:bCs/>
      <w:sz w:val="20"/>
      <w:szCs w:val="24"/>
      <w:u w:val="single"/>
      <w:lang w:eastAsia="he-IL"/>
    </w:rPr>
  </w:style>
  <w:style w:type="numbering" w:customStyle="1" w:styleId="NoList2">
    <w:name w:val="No List2"/>
    <w:next w:val="NoList"/>
    <w:semiHidden/>
    <w:unhideWhenUsed/>
    <w:rsid w:val="001835AB"/>
  </w:style>
  <w:style w:type="paragraph" w:styleId="ListParagraph">
    <w:name w:val="List Paragraph"/>
    <w:basedOn w:val="Normal"/>
    <w:uiPriority w:val="34"/>
    <w:qFormat/>
    <w:rsid w:val="001835AB"/>
    <w:pPr>
      <w:ind w:left="720"/>
      <w:contextualSpacing/>
    </w:pPr>
  </w:style>
  <w:style w:type="table" w:customStyle="1" w:styleId="11">
    <w:name w:val="רשת טבלה1"/>
    <w:basedOn w:val="TableNormal"/>
    <w:next w:val="TableGrid"/>
    <w:rsid w:val="00487C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2">
    <w:name w:val="היסט_כפול"/>
    <w:basedOn w:val="Normal"/>
    <w:rsid w:val="003160E8"/>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 w:type="character" w:customStyle="1" w:styleId="xdtextboxrtl1">
    <w:name w:val="xdtextboxrtl1"/>
    <w:basedOn w:val="DefaultParagraphFont"/>
    <w:rsid w:val="00C82D08"/>
    <w:rPr>
      <w:color w:val="auto"/>
      <w:bdr w:val="single" w:sz="8" w:space="1" w:color="DCDCDC" w:frame="1"/>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theme" Target="theme/theme1.xml"/><Relationship Id="rId14" Type="http://schemas.openxmlformats.org/officeDocument/2006/relationships/header" Target="header1.xml"/><Relationship Id="rId9"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5481EE206A6546AA9DCFDB04A54C5FD9"/>
        <w:category>
          <w:name w:val="General"/>
          <w:gallery w:val="placeholder"/>
        </w:category>
        <w:types>
          <w:type w:val="bbPlcHdr"/>
        </w:types>
        <w:behaviors>
          <w:behavior w:val="content"/>
        </w:behaviors>
        <w:guid w:val="{12D6FBB0-1226-4F5C-824D-701B1E857878}"/>
      </w:docPartPr>
      <w:docPartBody>
        <w:p w:rsidR="004628EB" w:rsidRDefault="004628EB">
          <w:r w:rsidRPr="0092175A">
            <w:rPr>
              <w:rStyle w:val="PlaceholderText"/>
              <w:rtl/>
            </w:rPr>
            <w:t>[תאריך חתימת חוזה]</w:t>
          </w:r>
        </w:p>
      </w:docPartBody>
    </w:docPart>
    <w:docPart>
      <w:docPartPr>
        <w:name w:val="F8CA3F7D45B74D58A057665DA56B85BC"/>
        <w:category>
          <w:name w:val="General"/>
          <w:gallery w:val="placeholder"/>
        </w:category>
        <w:types>
          <w:type w:val="bbPlcHdr"/>
        </w:types>
        <w:behaviors>
          <w:behavior w:val="content"/>
        </w:behaviors>
        <w:guid w:val="{F3FBF89E-2CF9-4126-BE9C-D87B4FA83865}"/>
      </w:docPartPr>
      <w:docPartBody>
        <w:p w:rsidR="004628EB" w:rsidRDefault="004628EB">
          <w:r w:rsidRPr="0092175A">
            <w:rPr>
              <w:rStyle w:val="PlaceholderText"/>
              <w:rtl/>
            </w:rPr>
            <w:t>[צד א בחוזה]</w:t>
          </w:r>
        </w:p>
      </w:docPartBody>
    </w:docPart>
    <w:docPart>
      <w:docPartPr>
        <w:name w:val="2211CB67568442CDA7E105BB49DC5401"/>
        <w:category>
          <w:name w:val="General"/>
          <w:gallery w:val="placeholder"/>
        </w:category>
        <w:types>
          <w:type w:val="bbPlcHdr"/>
        </w:types>
        <w:behaviors>
          <w:behavior w:val="content"/>
        </w:behaviors>
        <w:guid w:val="{2295DC22-DB09-48F0-B283-EE6FB51218A5}"/>
      </w:docPartPr>
      <w:docPartBody>
        <w:p w:rsidR="004628EB" w:rsidRDefault="004628EB">
          <w:r w:rsidRPr="0092175A">
            <w:rPr>
              <w:rStyle w:val="PlaceholderText"/>
              <w:rtl/>
            </w:rPr>
            <w:t>[צדדים נוספים]</w:t>
          </w:r>
        </w:p>
      </w:docPartBody>
    </w:docPart>
    <w:docPart>
      <w:docPartPr>
        <w:name w:val="62E35420215B4011A21F6B68A2033BF0"/>
        <w:category>
          <w:name w:val="General"/>
          <w:gallery w:val="placeholder"/>
        </w:category>
        <w:types>
          <w:type w:val="bbPlcHdr"/>
        </w:types>
        <w:behaviors>
          <w:behavior w:val="content"/>
        </w:behaviors>
        <w:guid w:val="{796E7D3C-D66D-4CDE-B5C9-E68FA62C1910}"/>
      </w:docPartPr>
      <w:docPartBody>
        <w:p w:rsidR="009C688F" w:rsidRDefault="004628EB">
          <w:r w:rsidRPr="0092175A">
            <w:rPr>
              <w:rStyle w:val="PlaceholderText"/>
              <w:rtl/>
            </w:rPr>
            <w:t>[סוג מדד כותרת]</w:t>
          </w:r>
        </w:p>
      </w:docPartBody>
    </w:docPart>
    <w:docPart>
      <w:docPartPr>
        <w:name w:val="0D11EEED53074232B641082A9FE27212"/>
        <w:category>
          <w:name w:val="General"/>
          <w:gallery w:val="placeholder"/>
        </w:category>
        <w:types>
          <w:type w:val="bbPlcHdr"/>
        </w:types>
        <w:behaviors>
          <w:behavior w:val="content"/>
        </w:behaviors>
        <w:guid w:val="{0AB80013-37AF-4331-88FA-72B0083D9A43}"/>
      </w:docPartPr>
      <w:docPartBody>
        <w:p w:rsidR="009C688F" w:rsidRDefault="004628EB">
          <w:r w:rsidRPr="0092175A">
            <w:rPr>
              <w:rStyle w:val="PlaceholderText"/>
              <w:rtl/>
            </w:rPr>
            <w:t>[מדד בגין/ידוע - כותרת]</w:t>
          </w:r>
        </w:p>
      </w:docPartBody>
    </w:docPart>
    <w:docPart>
      <w:docPartPr>
        <w:name w:val="13B752DADF404318B26FEECA9B7751B5"/>
        <w:category>
          <w:name w:val="General"/>
          <w:gallery w:val="placeholder"/>
        </w:category>
        <w:types>
          <w:type w:val="bbPlcHdr"/>
        </w:types>
        <w:behaviors>
          <w:behavior w:val="content"/>
        </w:behaviors>
        <w:guid w:val="{2C043F13-EC96-4DA1-B789-FC8F9EBB5A16}"/>
      </w:docPartPr>
      <w:docPartBody>
        <w:p w:rsidR="009C688F" w:rsidRDefault="004628EB">
          <w:r w:rsidRPr="0092175A">
            <w:rPr>
              <w:rStyle w:val="PlaceholderText"/>
              <w:rtl/>
            </w:rPr>
            <w:t>[מדד בסיס]</w:t>
          </w:r>
        </w:p>
      </w:docPartBody>
    </w:docPart>
    <w:docPart>
      <w:docPartPr>
        <w:name w:val="D85235A1B81543B1A28ABA672848DBF2"/>
        <w:category>
          <w:name w:val="General"/>
          <w:gallery w:val="placeholder"/>
        </w:category>
        <w:types>
          <w:type w:val="bbPlcHdr"/>
        </w:types>
        <w:behaviors>
          <w:behavior w:val="content"/>
        </w:behaviors>
        <w:guid w:val="{82486732-61B4-470A-B265-307EEE81C4E2}"/>
      </w:docPartPr>
      <w:docPartBody>
        <w:p w:rsidR="009C688F" w:rsidRDefault="004628EB">
          <w:r w:rsidRPr="0092175A">
            <w:rPr>
              <w:rStyle w:val="PlaceholderText"/>
              <w:rtl/>
            </w:rPr>
            <w:t>[נקודות מדד]</w:t>
          </w:r>
        </w:p>
      </w:docPartBody>
    </w:docPart>
    <w:docPart>
      <w:docPartPr>
        <w:name w:val="114B71F79DE2463CA4A1183607D39F03"/>
        <w:category>
          <w:name w:val="כללי"/>
          <w:gallery w:val="placeholder"/>
        </w:category>
        <w:types>
          <w:type w:val="bbPlcHdr"/>
        </w:types>
        <w:behaviors>
          <w:behavior w:val="content"/>
        </w:behaviors>
        <w:guid w:val="{3EC533E3-BD50-4C18-BE5F-2B487F5F5599}"/>
      </w:docPartPr>
      <w:docPartBody>
        <w:p w:rsidR="00BF7EDD" w:rsidRDefault="00BF7EDD" w:rsidP="00BF7EDD">
          <w:pPr>
            <w:pStyle w:val="114B71F79DE2463CA4A1183607D39F03"/>
          </w:pPr>
          <w:r w:rsidRPr="00F11BAF">
            <w:rPr>
              <w:rStyle w:val="PlaceholderText"/>
              <w:rtl/>
            </w:rPr>
            <w:t>[שם הפרויקט]</w:t>
          </w:r>
        </w:p>
      </w:docPartBody>
    </w:docPart>
    <w:docPart>
      <w:docPartPr>
        <w:name w:val="68719980623D4C139E0D293607FE313D"/>
        <w:category>
          <w:name w:val="כללי"/>
          <w:gallery w:val="placeholder"/>
        </w:category>
        <w:types>
          <w:type w:val="bbPlcHdr"/>
        </w:types>
        <w:behaviors>
          <w:behavior w:val="content"/>
        </w:behaviors>
        <w:guid w:val="{AFEB96CF-0800-49A8-9EEF-9A1BEE2FB056}"/>
      </w:docPartPr>
      <w:docPartBody>
        <w:p w:rsidR="00BF7EDD" w:rsidRDefault="00BF7EDD" w:rsidP="00BF7EDD">
          <w:pPr>
            <w:pStyle w:val="68719980623D4C139E0D293607FE313D"/>
          </w:pPr>
          <w:r w:rsidRPr="00F11BAF">
            <w:rPr>
              <w:rStyle w:val="PlaceholderText"/>
              <w:rtl/>
            </w:rPr>
            <w:t>[שם אתר]</w:t>
          </w:r>
        </w:p>
      </w:docPartBody>
    </w:docPart>
    <w:docPart>
      <w:docPartPr>
        <w:name w:val="A03D9D8C2F6B4A6BAB6E433EF8B039EA"/>
        <w:category>
          <w:name w:val="כללי"/>
          <w:gallery w:val="placeholder"/>
        </w:category>
        <w:types>
          <w:type w:val="bbPlcHdr"/>
        </w:types>
        <w:behaviors>
          <w:behavior w:val="content"/>
        </w:behaviors>
        <w:guid w:val="{800420ED-2227-4844-A093-AF1DCB5031AF}"/>
      </w:docPartPr>
      <w:docPartBody>
        <w:p w:rsidR="00BF7EDD" w:rsidRDefault="00BF7EDD" w:rsidP="00BF7EDD">
          <w:pPr>
            <w:pStyle w:val="A03D9D8C2F6B4A6BAB6E433EF8B039EA"/>
          </w:pPr>
          <w:r w:rsidRPr="009C4355">
            <w:rPr>
              <w:rStyle w:val="PlaceholderText"/>
              <w:rtl/>
            </w:rPr>
            <w:t>[שם ספק]</w:t>
          </w:r>
        </w:p>
      </w:docPartBody>
    </w:docPart>
    <w:docPart>
      <w:docPartPr>
        <w:name w:val="AF5095918E924D79826F9B18EDC4F12D"/>
        <w:category>
          <w:name w:val="כללי"/>
          <w:gallery w:val="placeholder"/>
        </w:category>
        <w:types>
          <w:type w:val="bbPlcHdr"/>
        </w:types>
        <w:behaviors>
          <w:behavior w:val="content"/>
        </w:behaviors>
        <w:guid w:val="{B82C5DE3-7387-4CAE-9BBE-D3AE0FBE2C51}"/>
      </w:docPartPr>
      <w:docPartBody>
        <w:p w:rsidR="00BF7EDD" w:rsidRDefault="00BF7EDD" w:rsidP="00BF7EDD">
          <w:pPr>
            <w:pStyle w:val="AF5095918E924D79826F9B18EDC4F12D"/>
          </w:pPr>
          <w:r w:rsidRPr="003E6FC4">
            <w:rPr>
              <w:rStyle w:val="PlaceholderText"/>
              <w:rtl/>
            </w:rPr>
            <w:t>[שם צד א]</w:t>
          </w:r>
        </w:p>
      </w:docPartBody>
    </w:docPart>
    <w:docPart>
      <w:docPartPr>
        <w:name w:val="564AE81DA21F4ED78EB5CA809D6CFA6D"/>
        <w:category>
          <w:name w:val="כללי"/>
          <w:gallery w:val="placeholder"/>
        </w:category>
        <w:types>
          <w:type w:val="bbPlcHdr"/>
        </w:types>
        <w:behaviors>
          <w:behavior w:val="content"/>
        </w:behaviors>
        <w:guid w:val="{5BE64856-BF8A-4BB0-A598-50783955B7F4}"/>
      </w:docPartPr>
      <w:docPartBody>
        <w:p w:rsidR="00BF7EDD" w:rsidRDefault="00BF7EDD" w:rsidP="00BF7EDD">
          <w:pPr>
            <w:pStyle w:val="564AE81DA21F4ED78EB5CA809D6CFA6D"/>
          </w:pPr>
          <w:r w:rsidRPr="003059F5">
            <w:rPr>
              <w:rStyle w:val="PlaceholderText"/>
              <w:rtl/>
            </w:rPr>
            <w:t>[רשות מקומית]</w:t>
          </w:r>
        </w:p>
      </w:docPartBody>
    </w:docPart>
    <w:docPart>
      <w:docPartPr>
        <w:name w:val="CB895B3499E0482695CCAD380F30F9AB"/>
        <w:category>
          <w:name w:val="כללי"/>
          <w:gallery w:val="placeholder"/>
        </w:category>
        <w:types>
          <w:type w:val="bbPlcHdr"/>
        </w:types>
        <w:behaviors>
          <w:behavior w:val="content"/>
        </w:behaviors>
        <w:guid w:val="{05968414-66A8-4925-AE93-3ECC89409733}"/>
      </w:docPartPr>
      <w:docPartBody>
        <w:p w:rsidR="00BF7EDD" w:rsidRDefault="00BF7EDD" w:rsidP="00BF7EDD">
          <w:pPr>
            <w:pStyle w:val="CB895B3499E0482695CCAD380F30F9AB"/>
          </w:pPr>
          <w:r w:rsidRPr="003059F5">
            <w:rPr>
              <w:rStyle w:val="PlaceholderText"/>
              <w:rtl/>
            </w:rPr>
            <w:t>[שם הפרויקט]</w:t>
          </w:r>
        </w:p>
      </w:docPartBody>
    </w:docPart>
    <w:docPart>
      <w:docPartPr>
        <w:name w:val="182F74DC5C8E4021B0CC0C3762F2E7E9"/>
        <w:category>
          <w:name w:val="כללי"/>
          <w:gallery w:val="placeholder"/>
        </w:category>
        <w:types>
          <w:type w:val="bbPlcHdr"/>
        </w:types>
        <w:behaviors>
          <w:behavior w:val="content"/>
        </w:behaviors>
        <w:guid w:val="{5B2B4209-7E28-439D-BC1C-658D945BAA13}"/>
      </w:docPartPr>
      <w:docPartBody>
        <w:p w:rsidR="00BF7EDD" w:rsidRDefault="00BF7EDD" w:rsidP="00BF7EDD">
          <w:pPr>
            <w:pStyle w:val="182F74DC5C8E4021B0CC0C3762F2E7E9"/>
          </w:pPr>
          <w:r w:rsidRPr="003059F5">
            <w:rPr>
              <w:rStyle w:val="PlaceholderText"/>
              <w:rtl/>
            </w:rPr>
            <w:t>[שדה נוסף 2]</w:t>
          </w:r>
        </w:p>
      </w:docPartBody>
    </w:docPart>
    <w:docPart>
      <w:docPartPr>
        <w:name w:val="9EAC23516FAE4031AE28A4FF7C5F6AD0"/>
        <w:category>
          <w:name w:val="כללי"/>
          <w:gallery w:val="placeholder"/>
        </w:category>
        <w:types>
          <w:type w:val="bbPlcHdr"/>
        </w:types>
        <w:behaviors>
          <w:behavior w:val="content"/>
        </w:behaviors>
        <w:guid w:val="{7B0A7D48-DC40-48C1-BE40-9EA9D072478E}"/>
      </w:docPartPr>
      <w:docPartBody>
        <w:p w:rsidR="00BF7EDD" w:rsidRDefault="00BF7EDD" w:rsidP="00BF7EDD">
          <w:pPr>
            <w:pStyle w:val="9EAC23516FAE4031AE28A4FF7C5F6AD0"/>
          </w:pPr>
          <w:r w:rsidRPr="003059F5">
            <w:rPr>
              <w:rStyle w:val="PlaceholderText"/>
              <w:rtl/>
            </w:rPr>
            <w:t>[שדה נוסף 1]</w:t>
          </w:r>
        </w:p>
      </w:docPartBody>
    </w:docPart>
    <w:docPart>
      <w:docPartPr>
        <w:name w:val="764C71461BC84153BBDCE6E5C5948794"/>
        <w:category>
          <w:name w:val="כללי"/>
          <w:gallery w:val="placeholder"/>
        </w:category>
        <w:types>
          <w:type w:val="bbPlcHdr"/>
        </w:types>
        <w:behaviors>
          <w:behavior w:val="content"/>
        </w:behaviors>
        <w:guid w:val="{417AED30-1667-4B7D-AFF2-4164A1081D75}"/>
      </w:docPartPr>
      <w:docPartBody>
        <w:p w:rsidR="00BF7EDD" w:rsidRDefault="00BF7EDD" w:rsidP="00BF7EDD">
          <w:pPr>
            <w:pStyle w:val="764C71461BC84153BBDCE6E5C5948794"/>
          </w:pPr>
          <w:r w:rsidRPr="003059F5">
            <w:rPr>
              <w:rStyle w:val="PlaceholderText"/>
              <w:rtl/>
            </w:rPr>
            <w:t>[רשות מקומית]</w:t>
          </w:r>
        </w:p>
      </w:docPartBody>
    </w:docPart>
    <w:docPart>
      <w:docPartPr>
        <w:name w:val="9F24E6AC1AD4458D9FA303CC0D17BA1B"/>
        <w:category>
          <w:name w:val="כללי"/>
          <w:gallery w:val="placeholder"/>
        </w:category>
        <w:types>
          <w:type w:val="bbPlcHdr"/>
        </w:types>
        <w:behaviors>
          <w:behavior w:val="content"/>
        </w:behaviors>
        <w:guid w:val="{BCEB840A-8C2F-4197-A13D-1215DB0A8656}"/>
      </w:docPartPr>
      <w:docPartBody>
        <w:p w:rsidR="00BF7EDD" w:rsidRDefault="00BF7EDD" w:rsidP="00BF7EDD">
          <w:pPr>
            <w:pStyle w:val="9F24E6AC1AD4458D9FA303CC0D17BA1B"/>
          </w:pPr>
          <w:r w:rsidRPr="003059F5">
            <w:rPr>
              <w:rStyle w:val="PlaceholderText"/>
              <w:rtl/>
            </w:rPr>
            <w:t>[שדה נוסף 3]</w:t>
          </w:r>
        </w:p>
      </w:docPartBody>
    </w:docPart>
    <w:docPart>
      <w:docPartPr>
        <w:name w:val="C0B196886B29454580E96F19537D2152"/>
        <w:category>
          <w:name w:val="כללי"/>
          <w:gallery w:val="placeholder"/>
        </w:category>
        <w:types>
          <w:type w:val="bbPlcHdr"/>
        </w:types>
        <w:behaviors>
          <w:behavior w:val="content"/>
        </w:behaviors>
        <w:guid w:val="{EB9B9CB4-84E9-43F1-8F91-04B485A0DC18}"/>
      </w:docPartPr>
      <w:docPartBody>
        <w:p w:rsidR="00BF7EDD" w:rsidRDefault="00BF7EDD" w:rsidP="00BF7EDD">
          <w:pPr>
            <w:pStyle w:val="C0B196886B29454580E96F19537D2152"/>
          </w:pPr>
          <w:r w:rsidRPr="003059F5">
            <w:rPr>
              <w:rStyle w:val="PlaceholderText"/>
              <w:rtl/>
            </w:rPr>
            <w:t>[שדה נוסף 4]</w:t>
          </w:r>
        </w:p>
      </w:docPartBody>
    </w:docPart>
    <w:docPart>
      <w:docPartPr>
        <w:name w:val="D91D732FBCAB40BEA58DC25E5E776F2B"/>
        <w:category>
          <w:name w:val="כללי"/>
          <w:gallery w:val="placeholder"/>
        </w:category>
        <w:types>
          <w:type w:val="bbPlcHdr"/>
        </w:types>
        <w:behaviors>
          <w:behavior w:val="content"/>
        </w:behaviors>
        <w:guid w:val="{27E2F2F2-BC63-4632-97BF-190AA3C47981}"/>
      </w:docPartPr>
      <w:docPartBody>
        <w:p w:rsidR="00BF7EDD" w:rsidRDefault="00BF7EDD" w:rsidP="00BF7EDD">
          <w:pPr>
            <w:pStyle w:val="D91D732FBCAB40BEA58DC25E5E776F2B"/>
          </w:pPr>
          <w:r w:rsidRPr="003059F5">
            <w:rPr>
              <w:rStyle w:val="PlaceholderText"/>
              <w:rtl/>
            </w:rPr>
            <w:t>[שדה נוסף 5]</w:t>
          </w:r>
        </w:p>
      </w:docPartBody>
    </w:docPart>
    <w:docPart>
      <w:docPartPr>
        <w:name w:val="2403F9ECBD4040D6915B0CED1621BF22"/>
        <w:category>
          <w:name w:val="כללי"/>
          <w:gallery w:val="placeholder"/>
        </w:category>
        <w:types>
          <w:type w:val="bbPlcHdr"/>
        </w:types>
        <w:behaviors>
          <w:behavior w:val="content"/>
        </w:behaviors>
        <w:guid w:val="{8B433085-2236-43BB-BD79-7C7B66FAF1D3}"/>
      </w:docPartPr>
      <w:docPartBody>
        <w:p w:rsidR="00BF7EDD" w:rsidRDefault="00BF7EDD" w:rsidP="00BF7EDD">
          <w:pPr>
            <w:pStyle w:val="2403F9ECBD4040D6915B0CED1621BF22"/>
          </w:pPr>
          <w:r w:rsidRPr="003059F5">
            <w:rPr>
              <w:rStyle w:val="PlaceholderText"/>
              <w:rtl/>
            </w:rPr>
            <w:t>[שדה נוסף 6]</w:t>
          </w:r>
        </w:p>
      </w:docPartBody>
    </w:docPart>
    <w:docPart>
      <w:docPartPr>
        <w:name w:val="B0DEDF3A4B70409DA9BD05A9AD7251CF"/>
        <w:category>
          <w:name w:val="כללי"/>
          <w:gallery w:val="placeholder"/>
        </w:category>
        <w:types>
          <w:type w:val="bbPlcHdr"/>
        </w:types>
        <w:behaviors>
          <w:behavior w:val="content"/>
        </w:behaviors>
        <w:guid w:val="{C3B60DA4-C2B2-4352-8AD2-51E1F4AAAB47}"/>
      </w:docPartPr>
      <w:docPartBody>
        <w:p w:rsidR="00044785" w:rsidRDefault="00BF7EDD" w:rsidP="00BF7EDD">
          <w:pPr>
            <w:pStyle w:val="B0DEDF3A4B70409DA9BD05A9AD7251CF"/>
          </w:pPr>
          <w:r w:rsidRPr="003059F5">
            <w:rPr>
              <w:rStyle w:val="PlaceholderText"/>
              <w:rtl/>
            </w:rPr>
            <w:t>[תאריך חתימת חוזה]</w:t>
          </w:r>
        </w:p>
      </w:docPartBody>
    </w:docPart>
    <w:docPart>
      <w:docPartPr>
        <w:name w:val="B96535F2EC8E4A54A7A080923C431ACD"/>
        <w:category>
          <w:name w:val="כללי"/>
          <w:gallery w:val="placeholder"/>
        </w:category>
        <w:types>
          <w:type w:val="bbPlcHdr"/>
        </w:types>
        <w:behaviors>
          <w:behavior w:val="content"/>
        </w:behaviors>
        <w:guid w:val="{57DECBB1-62E7-4850-8256-031394740EBA}"/>
      </w:docPartPr>
      <w:docPartBody>
        <w:p w:rsidR="00044785" w:rsidRDefault="00BF7EDD" w:rsidP="00BF7EDD">
          <w:pPr>
            <w:pStyle w:val="B96535F2EC8E4A54A7A080923C431ACD"/>
          </w:pPr>
          <w:r w:rsidRPr="0027244C">
            <w:rPr>
              <w:rStyle w:val="PlaceholderText"/>
              <w:rtl/>
            </w:rPr>
            <w:t>[צד א בחוזה]</w:t>
          </w:r>
        </w:p>
      </w:docPartBody>
    </w:docPart>
    <w:docPart>
      <w:docPartPr>
        <w:name w:val="2ED9ACFB8CD3442A972976D19B7A6C64"/>
        <w:category>
          <w:name w:val="כללי"/>
          <w:gallery w:val="placeholder"/>
        </w:category>
        <w:types>
          <w:type w:val="bbPlcHdr"/>
        </w:types>
        <w:behaviors>
          <w:behavior w:val="content"/>
        </w:behaviors>
        <w:guid w:val="{9A6D7BFA-E710-4C2D-B343-DACD7263D56B}"/>
      </w:docPartPr>
      <w:docPartBody>
        <w:p w:rsidR="00044785" w:rsidRDefault="00BF7EDD" w:rsidP="00BF7EDD">
          <w:pPr>
            <w:pStyle w:val="2ED9ACFB8CD3442A972976D19B7A6C64"/>
          </w:pPr>
          <w:r w:rsidRPr="003059F5">
            <w:rPr>
              <w:rStyle w:val="PlaceholderText"/>
              <w:rtl/>
            </w:rPr>
            <w:t>[שם ספק]</w:t>
          </w:r>
        </w:p>
      </w:docPartBody>
    </w:docPart>
    <w:docPart>
      <w:docPartPr>
        <w:name w:val="8A0B84AD49404A68886CE82968448984"/>
        <w:category>
          <w:name w:val="כללי"/>
          <w:gallery w:val="placeholder"/>
        </w:category>
        <w:types>
          <w:type w:val="bbPlcHdr"/>
        </w:types>
        <w:behaviors>
          <w:behavior w:val="content"/>
        </w:behaviors>
        <w:guid w:val="{B17581B8-7B30-4408-94C9-B4952202B98B}"/>
      </w:docPartPr>
      <w:docPartBody>
        <w:p w:rsidR="00044785" w:rsidRDefault="00BF7EDD" w:rsidP="00BF7EDD">
          <w:pPr>
            <w:pStyle w:val="8A0B84AD49404A68886CE82968448984"/>
          </w:pPr>
          <w:r w:rsidRPr="003059F5">
            <w:rPr>
              <w:rStyle w:val="PlaceholderText"/>
              <w:rtl/>
            </w:rPr>
            <w:t>[שם ספק]</w:t>
          </w:r>
        </w:p>
      </w:docPartBody>
    </w:docPart>
    <w:docPart>
      <w:docPartPr>
        <w:name w:val="36271808A6C94BC3A42F6D43B39727E7"/>
        <w:category>
          <w:name w:val="כללי"/>
          <w:gallery w:val="placeholder"/>
        </w:category>
        <w:types>
          <w:type w:val="bbPlcHdr"/>
        </w:types>
        <w:behaviors>
          <w:behavior w:val="content"/>
        </w:behaviors>
        <w:guid w:val="{68AABD99-87F0-4DF4-B7AE-978C44BC6190}"/>
      </w:docPartPr>
      <w:docPartBody>
        <w:p w:rsidR="00044785" w:rsidRDefault="00BF7EDD" w:rsidP="00BF7EDD">
          <w:pPr>
            <w:pStyle w:val="36271808A6C94BC3A42F6D43B39727E7"/>
          </w:pPr>
          <w:r w:rsidRPr="003059F5">
            <w:rPr>
              <w:rStyle w:val="PlaceholderText"/>
              <w:rtl/>
            </w:rPr>
            <w:t>[שם ספק]</w:t>
          </w:r>
        </w:p>
      </w:docPartBody>
    </w:docPart>
    <w:docPart>
      <w:docPartPr>
        <w:name w:val="6544B0C8030D49628507D044F2352614"/>
        <w:category>
          <w:name w:val="כללי"/>
          <w:gallery w:val="placeholder"/>
        </w:category>
        <w:types>
          <w:type w:val="bbPlcHdr"/>
        </w:types>
        <w:behaviors>
          <w:behavior w:val="content"/>
        </w:behaviors>
        <w:guid w:val="{546D48EE-DD69-4F1F-B585-A3DB0198E4DC}"/>
      </w:docPartPr>
      <w:docPartBody>
        <w:p w:rsidR="00044785" w:rsidRDefault="00BF7EDD" w:rsidP="00BF7EDD">
          <w:pPr>
            <w:pStyle w:val="6544B0C8030D49628507D044F2352614"/>
          </w:pPr>
          <w:r w:rsidRPr="003059F5">
            <w:rPr>
              <w:rStyle w:val="PlaceholderText"/>
              <w:rtl/>
            </w:rPr>
            <w:t>[שם ספק]</w:t>
          </w:r>
        </w:p>
      </w:docPartBody>
    </w:docPart>
    <w:docPart>
      <w:docPartPr>
        <w:name w:val="F98F5113FA6F4C58B92A2215E9F15DA5"/>
        <w:category>
          <w:name w:val="כללי"/>
          <w:gallery w:val="placeholder"/>
        </w:category>
        <w:types>
          <w:type w:val="bbPlcHdr"/>
        </w:types>
        <w:behaviors>
          <w:behavior w:val="content"/>
        </w:behaviors>
        <w:guid w:val="{0ADC721E-D6D7-4B6E-B24E-C6A72B9D39EB}"/>
      </w:docPartPr>
      <w:docPartBody>
        <w:p w:rsidR="00044785" w:rsidRDefault="00BF7EDD" w:rsidP="00BF7EDD">
          <w:pPr>
            <w:pStyle w:val="F98F5113FA6F4C58B92A2215E9F15DA5"/>
          </w:pPr>
          <w:r w:rsidRPr="003059F5">
            <w:rPr>
              <w:rStyle w:val="PlaceholderText"/>
              <w:rtl/>
            </w:rPr>
            <w:t>[תבנית חוזה]</w:t>
          </w:r>
        </w:p>
      </w:docPartBody>
    </w:docPart>
    <w:docPart>
      <w:docPartPr>
        <w:name w:val="41AAE38D82274D30B8656CDA14B893E3"/>
        <w:category>
          <w:name w:val="כללי"/>
          <w:gallery w:val="placeholder"/>
        </w:category>
        <w:types>
          <w:type w:val="bbPlcHdr"/>
        </w:types>
        <w:behaviors>
          <w:behavior w:val="content"/>
        </w:behaviors>
        <w:guid w:val="{38C68A53-4952-4B44-8838-021332C1A41A}"/>
      </w:docPartPr>
      <w:docPartBody>
        <w:p w:rsidR="00044785" w:rsidRDefault="00BF7EDD" w:rsidP="00BF7EDD">
          <w:pPr>
            <w:pStyle w:val="41AAE38D82274D30B8656CDA14B893E3"/>
          </w:pPr>
          <w:r w:rsidRPr="009D00D7">
            <w:rPr>
              <w:rStyle w:val="PlaceholderText"/>
              <w:rtl/>
            </w:rPr>
            <w:t>[שם הפרויקט]</w:t>
          </w:r>
        </w:p>
      </w:docPartBody>
    </w:docPart>
    <w:docPart>
      <w:docPartPr>
        <w:name w:val="55BE7BBF8A554738BCBDA45FE2FF3622"/>
        <w:category>
          <w:name w:val="כללי"/>
          <w:gallery w:val="placeholder"/>
        </w:category>
        <w:types>
          <w:type w:val="bbPlcHdr"/>
        </w:types>
        <w:behaviors>
          <w:behavior w:val="content"/>
        </w:behaviors>
        <w:guid w:val="{A54DBDA2-9BF8-4440-95F6-9BA4E9C76EBE}"/>
      </w:docPartPr>
      <w:docPartBody>
        <w:p w:rsidR="00044785" w:rsidRDefault="00BF7EDD" w:rsidP="00BF7EDD">
          <w:pPr>
            <w:pStyle w:val="55BE7BBF8A554738BCBDA45FE2FF3622"/>
          </w:pPr>
          <w:r w:rsidRPr="003059F5">
            <w:rPr>
              <w:rStyle w:val="PlaceholderText"/>
              <w:rtl/>
            </w:rPr>
            <w:t>[שם ספק]</w:t>
          </w:r>
        </w:p>
      </w:docPartBody>
    </w:docPart>
    <w:docPart>
      <w:docPartPr>
        <w:name w:val="E189A358B826479CBC7BEA48437539EB"/>
        <w:category>
          <w:name w:val="כללי"/>
          <w:gallery w:val="placeholder"/>
        </w:category>
        <w:types>
          <w:type w:val="bbPlcHdr"/>
        </w:types>
        <w:behaviors>
          <w:behavior w:val="content"/>
        </w:behaviors>
        <w:guid w:val="{97B391B2-C83C-428C-9592-3A0CD4EF3B8C}"/>
      </w:docPartPr>
      <w:docPartBody>
        <w:p w:rsidR="00044785" w:rsidRDefault="00BF7EDD" w:rsidP="00BF7EDD">
          <w:pPr>
            <w:pStyle w:val="E189A358B826479CBC7BEA48437539EB"/>
          </w:pPr>
          <w:r w:rsidRPr="003059F5">
            <w:rPr>
              <w:rStyle w:val="PlaceholderText"/>
              <w:rtl/>
            </w:rPr>
            <w:t>[שם ספק]</w:t>
          </w:r>
        </w:p>
      </w:docPartBody>
    </w:docPart>
    <w:docPart>
      <w:docPartPr>
        <w:name w:val="61101281E0C2497FB4987BC366902061"/>
        <w:category>
          <w:name w:val="כללי"/>
          <w:gallery w:val="placeholder"/>
        </w:category>
        <w:types>
          <w:type w:val="bbPlcHdr"/>
        </w:types>
        <w:behaviors>
          <w:behavior w:val="content"/>
        </w:behaviors>
        <w:guid w:val="{E7698E1F-1A2B-4377-8557-CCC7B736A34F}"/>
      </w:docPartPr>
      <w:docPartBody>
        <w:p w:rsidR="00044785" w:rsidRDefault="00BF7EDD" w:rsidP="00BF7EDD">
          <w:pPr>
            <w:pStyle w:val="61101281E0C2497FB4987BC366902061"/>
          </w:pPr>
          <w:r w:rsidRPr="009C4355">
            <w:rPr>
              <w:rStyle w:val="PlaceholderText"/>
              <w:rtl/>
            </w:rPr>
            <w:t>[שם ספק]</w:t>
          </w:r>
        </w:p>
      </w:docPartBody>
    </w:docPart>
    <w:docPart>
      <w:docPartPr>
        <w:name w:val="3BC705A076AC4839A3697F110EE71574"/>
        <w:category>
          <w:name w:val="כללי"/>
          <w:gallery w:val="placeholder"/>
        </w:category>
        <w:types>
          <w:type w:val="bbPlcHdr"/>
        </w:types>
        <w:behaviors>
          <w:behavior w:val="content"/>
        </w:behaviors>
        <w:guid w:val="{21AEEE82-B741-4AF4-BA22-1891CD6445C8}"/>
      </w:docPartPr>
      <w:docPartBody>
        <w:p w:rsidR="00044785" w:rsidRDefault="00BF7EDD" w:rsidP="00BF7EDD">
          <w:pPr>
            <w:pStyle w:val="3BC705A076AC4839A3697F110EE71574"/>
          </w:pPr>
          <w:r w:rsidRPr="00C5438E">
            <w:rPr>
              <w:rStyle w:val="PlaceholderText"/>
              <w:rtl/>
            </w:rPr>
            <w:t>[צד א בחוזה]</w:t>
          </w:r>
        </w:p>
      </w:docPartBody>
    </w:docPart>
    <w:docPart>
      <w:docPartPr>
        <w:name w:val="168768BA09C74C9DA07AD3DE9A9A19C0"/>
        <w:category>
          <w:name w:val="כללי"/>
          <w:gallery w:val="placeholder"/>
        </w:category>
        <w:types>
          <w:type w:val="bbPlcHdr"/>
        </w:types>
        <w:behaviors>
          <w:behavior w:val="content"/>
        </w:behaviors>
        <w:guid w:val="{7559FCD0-1D73-4155-893B-DA95B44E617D}"/>
      </w:docPartPr>
      <w:docPartBody>
        <w:p w:rsidR="00044785" w:rsidRDefault="00BF7EDD" w:rsidP="00BF7EDD">
          <w:pPr>
            <w:pStyle w:val="168768BA09C74C9DA07AD3DE9A9A19C0"/>
          </w:pPr>
          <w:r w:rsidRPr="003059F5">
            <w:rPr>
              <w:rStyle w:val="PlaceholderText"/>
              <w:rtl/>
            </w:rPr>
            <w:t>[שם ספק]</w:t>
          </w:r>
        </w:p>
      </w:docPartBody>
    </w:docPart>
    <w:docPart>
      <w:docPartPr>
        <w:name w:val="6100D728AFE349FEB303821F18DEAD4B"/>
        <w:category>
          <w:name w:val="כללי"/>
          <w:gallery w:val="placeholder"/>
        </w:category>
        <w:types>
          <w:type w:val="bbPlcHdr"/>
        </w:types>
        <w:behaviors>
          <w:behavior w:val="content"/>
        </w:behaviors>
        <w:guid w:val="{93BD3082-5C15-4EBA-BF40-8F879A886BB5}"/>
      </w:docPartPr>
      <w:docPartBody>
        <w:p w:rsidR="00044785" w:rsidRDefault="00BF7EDD" w:rsidP="00BF7EDD">
          <w:pPr>
            <w:pStyle w:val="6100D728AFE349FEB303821F18DEAD4B"/>
          </w:pPr>
          <w:r w:rsidRPr="003059F5">
            <w:rPr>
              <w:rStyle w:val="PlaceholderText"/>
              <w:rtl/>
            </w:rPr>
            <w:t>[שם אתר]</w:t>
          </w:r>
        </w:p>
      </w:docPartBody>
    </w:docPart>
    <w:docPart>
      <w:docPartPr>
        <w:name w:val="6327B07206BB44EAA33892C11BD8537C"/>
        <w:category>
          <w:name w:val="כללי"/>
          <w:gallery w:val="placeholder"/>
        </w:category>
        <w:types>
          <w:type w:val="bbPlcHdr"/>
        </w:types>
        <w:behaviors>
          <w:behavior w:val="content"/>
        </w:behaviors>
        <w:guid w:val="{1CE03CF3-705E-468B-9755-D8C856DF8480}"/>
      </w:docPartPr>
      <w:docPartBody>
        <w:p w:rsidR="00044785" w:rsidRDefault="00BF7EDD" w:rsidP="00BF7EDD">
          <w:pPr>
            <w:pStyle w:val="6327B07206BB44EAA33892C11BD8537C"/>
          </w:pPr>
          <w:r w:rsidRPr="003059F5">
            <w:rPr>
              <w:rStyle w:val="PlaceholderText"/>
              <w:rtl/>
            </w:rPr>
            <w:t>[תיאור עבודה]</w:t>
          </w:r>
        </w:p>
      </w:docPartBody>
    </w:docPart>
    <w:docPart>
      <w:docPartPr>
        <w:name w:val="808CC77C79E04BAFB2A604AC660ACA58"/>
        <w:category>
          <w:name w:val="כללי"/>
          <w:gallery w:val="placeholder"/>
        </w:category>
        <w:types>
          <w:type w:val="bbPlcHdr"/>
        </w:types>
        <w:behaviors>
          <w:behavior w:val="content"/>
        </w:behaviors>
        <w:guid w:val="{BA6A8DE8-4E34-401F-A933-13F4070891D0}"/>
      </w:docPartPr>
      <w:docPartBody>
        <w:p w:rsidR="00044785" w:rsidRDefault="00BF7EDD" w:rsidP="00BF7EDD">
          <w:pPr>
            <w:pStyle w:val="808CC77C79E04BAFB2A604AC660ACA58"/>
          </w:pPr>
          <w:r w:rsidRPr="009C4355">
            <w:rPr>
              <w:rStyle w:val="PlaceholderText"/>
              <w:rtl/>
            </w:rPr>
            <w:t>[שם ספק]</w:t>
          </w:r>
        </w:p>
      </w:docPartBody>
    </w:docPart>
    <w:docPart>
      <w:docPartPr>
        <w:name w:val="9F2D8F8070C84129A160C288A034FC36"/>
        <w:category>
          <w:name w:val="כללי"/>
          <w:gallery w:val="placeholder"/>
        </w:category>
        <w:types>
          <w:type w:val="bbPlcHdr"/>
        </w:types>
        <w:behaviors>
          <w:behavior w:val="content"/>
        </w:behaviors>
        <w:guid w:val="{DA5E2753-77C6-452C-A666-AF7D3E33A71C}"/>
      </w:docPartPr>
      <w:docPartBody>
        <w:p w:rsidR="00044785" w:rsidRDefault="00BF7EDD" w:rsidP="00BF7EDD">
          <w:pPr>
            <w:pStyle w:val="9F2D8F8070C84129A160C288A034FC36"/>
          </w:pPr>
          <w:r w:rsidRPr="00C5438E">
            <w:rPr>
              <w:rStyle w:val="PlaceholderText"/>
              <w:rtl/>
            </w:rPr>
            <w:t>[צד א בחוזה]</w:t>
          </w:r>
        </w:p>
      </w:docPartBody>
    </w:docPart>
    <w:docPart>
      <w:docPartPr>
        <w:name w:val="451B4D967FD145C7BEEF1F2BDDFF3796"/>
        <w:category>
          <w:name w:val="כללי"/>
          <w:gallery w:val="placeholder"/>
        </w:category>
        <w:types>
          <w:type w:val="bbPlcHdr"/>
        </w:types>
        <w:behaviors>
          <w:behavior w:val="content"/>
        </w:behaviors>
        <w:guid w:val="{B44E3022-E2F7-43E0-A16E-775A6CFF2B3A}"/>
      </w:docPartPr>
      <w:docPartBody>
        <w:p w:rsidR="00044785" w:rsidRDefault="00BF7EDD" w:rsidP="00BF7EDD">
          <w:pPr>
            <w:pStyle w:val="451B4D967FD145C7BEEF1F2BDDFF3796"/>
          </w:pPr>
          <w:r w:rsidRPr="003059F5">
            <w:rPr>
              <w:rStyle w:val="PlaceholderText"/>
              <w:rtl/>
            </w:rPr>
            <w:t>[שם אתר]</w:t>
          </w:r>
        </w:p>
      </w:docPartBody>
    </w:docPart>
    <w:docPart>
      <w:docPartPr>
        <w:name w:val="93585C114A7B4EE7BA87F12D2637432E"/>
        <w:category>
          <w:name w:val="כללי"/>
          <w:gallery w:val="placeholder"/>
        </w:category>
        <w:types>
          <w:type w:val="bbPlcHdr"/>
        </w:types>
        <w:behaviors>
          <w:behavior w:val="content"/>
        </w:behaviors>
        <w:guid w:val="{A09D8950-5594-41BD-9647-85C5622D334C}"/>
      </w:docPartPr>
      <w:docPartBody>
        <w:p w:rsidR="00044785" w:rsidRDefault="00BF7EDD" w:rsidP="00BF7EDD">
          <w:pPr>
            <w:pStyle w:val="93585C114A7B4EE7BA87F12D2637432E"/>
          </w:pPr>
          <w:r w:rsidRPr="003059F5">
            <w:rPr>
              <w:rStyle w:val="PlaceholderText"/>
              <w:rtl/>
            </w:rPr>
            <w:t>[תאריך חתימת חוזה]</w:t>
          </w:r>
        </w:p>
      </w:docPartBody>
    </w:docPart>
    <w:docPart>
      <w:docPartPr>
        <w:name w:val="63D59C420D7448DB8DD92F19519C5C18"/>
        <w:category>
          <w:name w:val="כללי"/>
          <w:gallery w:val="placeholder"/>
        </w:category>
        <w:types>
          <w:type w:val="bbPlcHdr"/>
        </w:types>
        <w:behaviors>
          <w:behavior w:val="content"/>
        </w:behaviors>
        <w:guid w:val="{E5EC7C51-E1E7-4018-AF9F-A4AA4D3D851A}"/>
      </w:docPartPr>
      <w:docPartBody>
        <w:p w:rsidR="00044785" w:rsidRDefault="00BF7EDD" w:rsidP="00BF7EDD">
          <w:pPr>
            <w:pStyle w:val="63D59C420D7448DB8DD92F19519C5C18"/>
          </w:pPr>
          <w:r w:rsidRPr="009C4355">
            <w:rPr>
              <w:rStyle w:val="PlaceholderText"/>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044785"/>
    <w:rsid w:val="00244E6E"/>
    <w:rsid w:val="0032380B"/>
    <w:rsid w:val="003763C3"/>
    <w:rsid w:val="003D3172"/>
    <w:rsid w:val="004628EB"/>
    <w:rsid w:val="006865A5"/>
    <w:rsid w:val="009B28B7"/>
    <w:rsid w:val="009C688F"/>
    <w:rsid w:val="00B816D9"/>
    <w:rsid w:val="00BF7EDD"/>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F7EDD"/>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097384DE99F64EFE95EB6B796425FE6C">
    <w:name w:val="097384DE99F64EFE95EB6B796425FE6C"/>
    <w:rsid w:val="000046A2"/>
    <w:pPr>
      <w:bidi/>
    </w:pPr>
  </w:style>
  <w:style w:type="paragraph" w:customStyle="1" w:styleId="BEFDDA32FACF48EE8967FD3328EE85D5">
    <w:name w:val="BEFDDA32FACF48EE8967FD3328EE85D5"/>
    <w:rsid w:val="000046A2"/>
    <w:pPr>
      <w:bidi/>
    </w:pPr>
  </w:style>
  <w:style w:type="paragraph" w:customStyle="1" w:styleId="AE4C4EA1358F449CB9AA95A98D430D69">
    <w:name w:val="AE4C4EA1358F449CB9AA95A98D430D69"/>
    <w:rsid w:val="000046A2"/>
    <w:pPr>
      <w:bidi/>
    </w:pPr>
  </w:style>
  <w:style w:type="paragraph" w:customStyle="1" w:styleId="8C1C27966FA842BD9DBB84D7CEBF11D9">
    <w:name w:val="8C1C27966FA842BD9DBB84D7CEBF11D9"/>
    <w:rsid w:val="000046A2"/>
    <w:pPr>
      <w:bidi/>
    </w:pPr>
  </w:style>
  <w:style w:type="paragraph" w:customStyle="1" w:styleId="D8AD10FF4ACF422CBCAAB4B3A763E055">
    <w:name w:val="D8AD10FF4ACF422CBCAAB4B3A763E055"/>
    <w:rsid w:val="000046A2"/>
    <w:pPr>
      <w:bidi/>
    </w:pPr>
  </w:style>
  <w:style w:type="paragraph" w:customStyle="1" w:styleId="212B709D20E24C4FBC3A01EA478C3422">
    <w:name w:val="212B709D20E24C4FBC3A01EA478C3422"/>
    <w:rsid w:val="003D3172"/>
    <w:pPr>
      <w:bidi/>
    </w:pPr>
  </w:style>
  <w:style w:type="paragraph" w:customStyle="1" w:styleId="048129BCA59249ECB25D854E168CDD6D">
    <w:name w:val="048129BCA59249ECB25D854E168CDD6D"/>
    <w:rsid w:val="003D3172"/>
    <w:pPr>
      <w:bidi/>
    </w:pPr>
  </w:style>
  <w:style w:type="paragraph" w:customStyle="1" w:styleId="A878B222E35F471BAD1BBFF22095974D">
    <w:name w:val="A878B222E35F471BAD1BBFF22095974D"/>
    <w:rsid w:val="003D3172"/>
    <w:pPr>
      <w:bidi/>
    </w:pPr>
  </w:style>
  <w:style w:type="paragraph" w:customStyle="1" w:styleId="7B77F19C3F0C46F28774B2598DA9DFE2">
    <w:name w:val="7B77F19C3F0C46F28774B2598DA9DFE2"/>
    <w:rsid w:val="003D3172"/>
    <w:pPr>
      <w:bidi/>
    </w:pPr>
  </w:style>
  <w:style w:type="paragraph" w:customStyle="1" w:styleId="0A197E62E1E1410993613F645EAEF344">
    <w:name w:val="0A197E62E1E1410993613F645EAEF344"/>
    <w:rsid w:val="003D3172"/>
    <w:pPr>
      <w:bidi/>
    </w:pPr>
  </w:style>
  <w:style w:type="paragraph" w:customStyle="1" w:styleId="23A1F3B8A45E4BC2BD68960771DC4502">
    <w:name w:val="23A1F3B8A45E4BC2BD68960771DC4502"/>
    <w:rsid w:val="003D3172"/>
    <w:pPr>
      <w:bidi/>
    </w:pPr>
  </w:style>
  <w:style w:type="paragraph" w:customStyle="1" w:styleId="6A9ED259F79741C69A788D0DFE4E0A7C">
    <w:name w:val="6A9ED259F79741C69A788D0DFE4E0A7C"/>
    <w:rsid w:val="004628EB"/>
    <w:pPr>
      <w:bidi/>
    </w:pPr>
  </w:style>
  <w:style w:type="paragraph" w:customStyle="1" w:styleId="E704453A64E74612AA1C761578EB9789">
    <w:name w:val="E704453A64E74612AA1C761578EB9789"/>
    <w:rsid w:val="004628EB"/>
    <w:pPr>
      <w:bidi/>
    </w:pPr>
  </w:style>
  <w:style w:type="paragraph" w:customStyle="1" w:styleId="92496ACE74334D6F8D9804A945BA0832">
    <w:name w:val="92496ACE74334D6F8D9804A945BA0832"/>
    <w:rsid w:val="004628EB"/>
    <w:pPr>
      <w:bidi/>
    </w:pPr>
  </w:style>
  <w:style w:type="paragraph" w:customStyle="1" w:styleId="AA0048BC5FA54B759BF4B82692BB145D">
    <w:name w:val="AA0048BC5FA54B759BF4B82692BB145D"/>
    <w:rsid w:val="004628EB"/>
    <w:pPr>
      <w:bidi/>
    </w:pPr>
  </w:style>
  <w:style w:type="paragraph" w:customStyle="1" w:styleId="114B71F79DE2463CA4A1183607D39F03">
    <w:name w:val="114B71F79DE2463CA4A1183607D39F03"/>
    <w:rsid w:val="00BF7EDD"/>
    <w:pPr>
      <w:bidi/>
    </w:pPr>
  </w:style>
  <w:style w:type="paragraph" w:customStyle="1" w:styleId="68719980623D4C139E0D293607FE313D">
    <w:name w:val="68719980623D4C139E0D293607FE313D"/>
    <w:rsid w:val="00BF7EDD"/>
    <w:pPr>
      <w:bidi/>
    </w:pPr>
  </w:style>
  <w:style w:type="paragraph" w:customStyle="1" w:styleId="A03D9D8C2F6B4A6BAB6E433EF8B039EA">
    <w:name w:val="A03D9D8C2F6B4A6BAB6E433EF8B039EA"/>
    <w:rsid w:val="00BF7EDD"/>
    <w:pPr>
      <w:bidi/>
    </w:pPr>
  </w:style>
  <w:style w:type="paragraph" w:customStyle="1" w:styleId="AF5095918E924D79826F9B18EDC4F12D">
    <w:name w:val="AF5095918E924D79826F9B18EDC4F12D"/>
    <w:rsid w:val="00BF7EDD"/>
    <w:pPr>
      <w:bidi/>
    </w:pPr>
  </w:style>
  <w:style w:type="paragraph" w:customStyle="1" w:styleId="564AE81DA21F4ED78EB5CA809D6CFA6D">
    <w:name w:val="564AE81DA21F4ED78EB5CA809D6CFA6D"/>
    <w:rsid w:val="00BF7EDD"/>
    <w:pPr>
      <w:bidi/>
    </w:pPr>
  </w:style>
  <w:style w:type="paragraph" w:customStyle="1" w:styleId="32D2F19C01A448299B31E3C8260E18ED">
    <w:name w:val="32D2F19C01A448299B31E3C8260E18ED"/>
    <w:rsid w:val="00BF7EDD"/>
    <w:pPr>
      <w:bidi/>
    </w:pPr>
  </w:style>
  <w:style w:type="paragraph" w:customStyle="1" w:styleId="CB895B3499E0482695CCAD380F30F9AB">
    <w:name w:val="CB895B3499E0482695CCAD380F30F9AB"/>
    <w:rsid w:val="00BF7EDD"/>
    <w:pPr>
      <w:bidi/>
    </w:pPr>
  </w:style>
  <w:style w:type="paragraph" w:customStyle="1" w:styleId="182F74DC5C8E4021B0CC0C3762F2E7E9">
    <w:name w:val="182F74DC5C8E4021B0CC0C3762F2E7E9"/>
    <w:rsid w:val="00BF7EDD"/>
    <w:pPr>
      <w:bidi/>
    </w:pPr>
  </w:style>
  <w:style w:type="paragraph" w:customStyle="1" w:styleId="9EAC23516FAE4031AE28A4FF7C5F6AD0">
    <w:name w:val="9EAC23516FAE4031AE28A4FF7C5F6AD0"/>
    <w:rsid w:val="00BF7EDD"/>
    <w:pPr>
      <w:bidi/>
    </w:pPr>
  </w:style>
  <w:style w:type="paragraph" w:customStyle="1" w:styleId="764C71461BC84153BBDCE6E5C5948794">
    <w:name w:val="764C71461BC84153BBDCE6E5C5948794"/>
    <w:rsid w:val="00BF7EDD"/>
    <w:pPr>
      <w:bidi/>
    </w:pPr>
  </w:style>
  <w:style w:type="paragraph" w:customStyle="1" w:styleId="9F24E6AC1AD4458D9FA303CC0D17BA1B">
    <w:name w:val="9F24E6AC1AD4458D9FA303CC0D17BA1B"/>
    <w:rsid w:val="00BF7EDD"/>
    <w:pPr>
      <w:bidi/>
    </w:pPr>
  </w:style>
  <w:style w:type="paragraph" w:customStyle="1" w:styleId="C0B196886B29454580E96F19537D2152">
    <w:name w:val="C0B196886B29454580E96F19537D2152"/>
    <w:rsid w:val="00BF7EDD"/>
    <w:pPr>
      <w:bidi/>
    </w:pPr>
  </w:style>
  <w:style w:type="paragraph" w:customStyle="1" w:styleId="D91D732FBCAB40BEA58DC25E5E776F2B">
    <w:name w:val="D91D732FBCAB40BEA58DC25E5E776F2B"/>
    <w:rsid w:val="00BF7EDD"/>
    <w:pPr>
      <w:bidi/>
    </w:pPr>
  </w:style>
  <w:style w:type="paragraph" w:customStyle="1" w:styleId="2403F9ECBD4040D6915B0CED1621BF22">
    <w:name w:val="2403F9ECBD4040D6915B0CED1621BF22"/>
    <w:rsid w:val="00BF7EDD"/>
    <w:pPr>
      <w:bidi/>
    </w:pPr>
  </w:style>
  <w:style w:type="paragraph" w:customStyle="1" w:styleId="67499A35E45147029E9A21E4FC5E9DD0">
    <w:name w:val="67499A35E45147029E9A21E4FC5E9DD0"/>
    <w:rsid w:val="00BF7EDD"/>
    <w:pPr>
      <w:bidi/>
    </w:pPr>
  </w:style>
  <w:style w:type="paragraph" w:customStyle="1" w:styleId="B0DEDF3A4B70409DA9BD05A9AD7251CF">
    <w:name w:val="B0DEDF3A4B70409DA9BD05A9AD7251CF"/>
    <w:rsid w:val="00BF7EDD"/>
    <w:pPr>
      <w:bidi/>
    </w:pPr>
  </w:style>
  <w:style w:type="paragraph" w:customStyle="1" w:styleId="B96535F2EC8E4A54A7A080923C431ACD">
    <w:name w:val="B96535F2EC8E4A54A7A080923C431ACD"/>
    <w:rsid w:val="00BF7EDD"/>
    <w:pPr>
      <w:bidi/>
    </w:pPr>
  </w:style>
  <w:style w:type="paragraph" w:customStyle="1" w:styleId="2ED9ACFB8CD3442A972976D19B7A6C64">
    <w:name w:val="2ED9ACFB8CD3442A972976D19B7A6C64"/>
    <w:rsid w:val="00BF7EDD"/>
    <w:pPr>
      <w:bidi/>
    </w:pPr>
  </w:style>
  <w:style w:type="paragraph" w:customStyle="1" w:styleId="8A0B84AD49404A68886CE82968448984">
    <w:name w:val="8A0B84AD49404A68886CE82968448984"/>
    <w:rsid w:val="00BF7EDD"/>
    <w:pPr>
      <w:bidi/>
    </w:pPr>
  </w:style>
  <w:style w:type="paragraph" w:customStyle="1" w:styleId="36271808A6C94BC3A42F6D43B39727E7">
    <w:name w:val="36271808A6C94BC3A42F6D43B39727E7"/>
    <w:rsid w:val="00BF7EDD"/>
    <w:pPr>
      <w:bidi/>
    </w:pPr>
  </w:style>
  <w:style w:type="paragraph" w:customStyle="1" w:styleId="6544B0C8030D49628507D044F2352614">
    <w:name w:val="6544B0C8030D49628507D044F2352614"/>
    <w:rsid w:val="00BF7EDD"/>
    <w:pPr>
      <w:bidi/>
    </w:pPr>
  </w:style>
  <w:style w:type="paragraph" w:customStyle="1" w:styleId="F98F5113FA6F4C58B92A2215E9F15DA5">
    <w:name w:val="F98F5113FA6F4C58B92A2215E9F15DA5"/>
    <w:rsid w:val="00BF7EDD"/>
    <w:pPr>
      <w:bidi/>
    </w:pPr>
  </w:style>
  <w:style w:type="paragraph" w:customStyle="1" w:styleId="41AAE38D82274D30B8656CDA14B893E3">
    <w:name w:val="41AAE38D82274D30B8656CDA14B893E3"/>
    <w:rsid w:val="00BF7EDD"/>
    <w:pPr>
      <w:bidi/>
    </w:pPr>
  </w:style>
  <w:style w:type="paragraph" w:customStyle="1" w:styleId="55BE7BBF8A554738BCBDA45FE2FF3622">
    <w:name w:val="55BE7BBF8A554738BCBDA45FE2FF3622"/>
    <w:rsid w:val="00BF7EDD"/>
    <w:pPr>
      <w:bidi/>
    </w:pPr>
  </w:style>
  <w:style w:type="paragraph" w:customStyle="1" w:styleId="E189A358B826479CBC7BEA48437539EB">
    <w:name w:val="E189A358B826479CBC7BEA48437539EB"/>
    <w:rsid w:val="00BF7EDD"/>
    <w:pPr>
      <w:bidi/>
    </w:pPr>
  </w:style>
  <w:style w:type="paragraph" w:customStyle="1" w:styleId="61101281E0C2497FB4987BC366902061">
    <w:name w:val="61101281E0C2497FB4987BC366902061"/>
    <w:rsid w:val="00BF7EDD"/>
    <w:pPr>
      <w:bidi/>
    </w:pPr>
  </w:style>
  <w:style w:type="paragraph" w:customStyle="1" w:styleId="377D578778784D6C8DC7D347D1E3E593">
    <w:name w:val="377D578778784D6C8DC7D347D1E3E593"/>
    <w:rsid w:val="00BF7EDD"/>
    <w:pPr>
      <w:bidi/>
    </w:pPr>
  </w:style>
  <w:style w:type="paragraph" w:customStyle="1" w:styleId="3436DE5F1EC84D8B80563EBE88C70AC3">
    <w:name w:val="3436DE5F1EC84D8B80563EBE88C70AC3"/>
    <w:rsid w:val="00BF7EDD"/>
    <w:pPr>
      <w:bidi/>
    </w:pPr>
  </w:style>
  <w:style w:type="paragraph" w:customStyle="1" w:styleId="D9B29B74ED6045C38A63BF0C3CADAF5B">
    <w:name w:val="D9B29B74ED6045C38A63BF0C3CADAF5B"/>
    <w:rsid w:val="00BF7EDD"/>
    <w:pPr>
      <w:bidi/>
    </w:pPr>
  </w:style>
  <w:style w:type="paragraph" w:customStyle="1" w:styleId="DD4E34B200A54623876962F1DA12B63D">
    <w:name w:val="DD4E34B200A54623876962F1DA12B63D"/>
    <w:rsid w:val="00BF7EDD"/>
    <w:pPr>
      <w:bidi/>
    </w:pPr>
  </w:style>
  <w:style w:type="paragraph" w:customStyle="1" w:styleId="3BC705A076AC4839A3697F110EE71574">
    <w:name w:val="3BC705A076AC4839A3697F110EE71574"/>
    <w:rsid w:val="00BF7EDD"/>
    <w:pPr>
      <w:bidi/>
    </w:pPr>
  </w:style>
  <w:style w:type="paragraph" w:customStyle="1" w:styleId="168768BA09C74C9DA07AD3DE9A9A19C0">
    <w:name w:val="168768BA09C74C9DA07AD3DE9A9A19C0"/>
    <w:rsid w:val="00BF7EDD"/>
    <w:pPr>
      <w:bidi/>
    </w:pPr>
  </w:style>
  <w:style w:type="paragraph" w:customStyle="1" w:styleId="6100D728AFE349FEB303821F18DEAD4B">
    <w:name w:val="6100D728AFE349FEB303821F18DEAD4B"/>
    <w:rsid w:val="00BF7EDD"/>
    <w:pPr>
      <w:bidi/>
    </w:pPr>
  </w:style>
  <w:style w:type="paragraph" w:customStyle="1" w:styleId="6327B07206BB44EAA33892C11BD8537C">
    <w:name w:val="6327B07206BB44EAA33892C11BD8537C"/>
    <w:rsid w:val="00BF7EDD"/>
    <w:pPr>
      <w:bidi/>
    </w:pPr>
  </w:style>
  <w:style w:type="paragraph" w:customStyle="1" w:styleId="808CC77C79E04BAFB2A604AC660ACA58">
    <w:name w:val="808CC77C79E04BAFB2A604AC660ACA58"/>
    <w:rsid w:val="00BF7EDD"/>
    <w:pPr>
      <w:bidi/>
    </w:pPr>
  </w:style>
  <w:style w:type="paragraph" w:customStyle="1" w:styleId="9F2D8F8070C84129A160C288A034FC36">
    <w:name w:val="9F2D8F8070C84129A160C288A034FC36"/>
    <w:rsid w:val="00BF7EDD"/>
    <w:pPr>
      <w:bidi/>
    </w:pPr>
  </w:style>
  <w:style w:type="paragraph" w:customStyle="1" w:styleId="451B4D967FD145C7BEEF1F2BDDFF3796">
    <w:name w:val="451B4D967FD145C7BEEF1F2BDDFF3796"/>
    <w:rsid w:val="00BF7EDD"/>
    <w:pPr>
      <w:bidi/>
    </w:pPr>
  </w:style>
  <w:style w:type="paragraph" w:customStyle="1" w:styleId="93585C114A7B4EE7BA87F12D2637432E">
    <w:name w:val="93585C114A7B4EE7BA87F12D2637432E"/>
    <w:rsid w:val="00BF7EDD"/>
    <w:pPr>
      <w:bidi/>
    </w:pPr>
  </w:style>
  <w:style w:type="paragraph" w:customStyle="1" w:styleId="63D59C420D7448DB8DD92F19519C5C18">
    <w:name w:val="63D59C420D7448DB8DD92F19519C5C18"/>
    <w:rsid w:val="00BF7EDD"/>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4.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2.xml><?xml version="1.0" encoding="utf-8"?>
<ds:datastoreItem xmlns:ds="http://schemas.openxmlformats.org/officeDocument/2006/customXml" ds:itemID="{E875994E-5461-40BF-985B-A8630A7CDBDC}"/>
</file>

<file path=customXml/itemProps3.xml><?xml version="1.0" encoding="utf-8"?>
<ds:datastoreItem xmlns:ds="http://schemas.openxmlformats.org/officeDocument/2006/customXml" ds:itemID="{81709D4C-33DC-48CC-AC7E-130A245806EE}">
  <ds:schemaRefs>
    <ds:schemaRef ds:uri="http://purl.org/dc/elements/1.1/"/>
    <ds:schemaRef ds:uri="http://schemas.microsoft.com/office/2006/documentManagement/types"/>
    <ds:schemaRef ds:uri="http://schemas.microsoft.com/sharepoint/v3"/>
    <ds:schemaRef ds:uri="http://purl.org/dc/terms/"/>
    <ds:schemaRef ds:uri="http://schemas.openxmlformats.org/package/2006/metadata/core-properties"/>
    <ds:schemaRef ds:uri="http://purl.org/dc/dcmitype/"/>
    <ds:schemaRef ds:uri="e82e0497-401b-493b-ab66-61f85c09ed30"/>
    <ds:schemaRef ds:uri="http://schemas.microsoft.com/office/infopath/2007/PartnerControls"/>
    <ds:schemaRef ds:uri="http://schemas.microsoft.com/office/2006/metadata/properties"/>
    <ds:schemaRef ds:uri="http://www.w3.org/XML/1998/namespace"/>
  </ds:schemaRefs>
</ds:datastoreItem>
</file>

<file path=customXml/itemProps4.xml><?xml version="1.0" encoding="utf-8"?>
<ds:datastoreItem xmlns:ds="http://schemas.openxmlformats.org/officeDocument/2006/customXml" ds:itemID="{D62FCE28-B8D9-46E1-A9B0-DB37D36C76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2e0497-401b-493b-ab66-61f85c09e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35801D52-3B23-4205-9724-02BADE007D15}">
  <ds:schemaRefs>
    <ds:schemaRef ds:uri="http://schemas.microsoft.com/sharepoint/events"/>
  </ds:schemaRefs>
</ds:datastoreItem>
</file>

<file path=customXml/itemProps6.xml><?xml version="1.0" encoding="utf-8"?>
<ds:datastoreItem xmlns:ds="http://schemas.openxmlformats.org/officeDocument/2006/customXml" ds:itemID="{ACD9E527-D254-4A20-AD97-1626C2B106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5492</TotalTime>
  <Pages>35</Pages>
  <Words>10277</Words>
  <Characters>51387</Characters>
  <Application>Microsoft Office Word</Application>
  <DocSecurity>0</DocSecurity>
  <Lines>428</Lines>
  <Paragraphs>123</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61541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 Cohen</dc:creator>
  <cp:keywords/>
  <dc:description/>
  <cp:lastModifiedBy>Avi Cohen</cp:lastModifiedBy>
  <cp:revision>21</cp:revision>
  <dcterms:created xsi:type="dcterms:W3CDTF">2022-02-24T07:33:00Z</dcterms:created>
  <dcterms:modified xsi:type="dcterms:W3CDTF">2022-03-01T07:22:00Z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9aca12bd-c8fc-46a9-8d2c-4786def6c25d</vt:lpwstr>
  </property>
</Properties>
</file>