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07D96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2B493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A56B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1311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94C0C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3B4F9C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0DDF19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7C3135F4" wp14:editId="06EFB9B8">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D8A52E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E9C077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D84C0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E8BD78"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B98F37"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B81D19"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414C7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341FE30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553CF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0FA24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D11E2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7EF6B7"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BCBB2EE"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09C363F" w14:textId="0B8BEC2A" w:rsidR="006323AD" w:rsidRPr="006323AD" w:rsidRDefault="001D6A17"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 xml:space="preserve">פרוייקט אגמי הכרמל </w:t>
          </w:r>
        </w:p>
      </w:sdtContent>
    </w:sdt>
    <w:p w14:paraId="53D9C3EF"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43E98BD" w14:textId="70A9B44B" w:rsidR="006323AD" w:rsidRPr="006323AD" w:rsidRDefault="00CD7A1B"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נשר</w:t>
          </w:r>
        </w:p>
      </w:sdtContent>
    </w:sdt>
    <w:p w14:paraId="50768099"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D3043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1125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4AAE2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0756A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93E14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36BCB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F24A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0E424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10D0C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25D38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30EA9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A36E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C79D3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6A55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61BF1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ECAF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26A18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1028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DCD99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94DE3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1D7B5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1245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07BBB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BA1C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F18C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B5166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2968C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A466F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0FDE91"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58DA0E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63B7EE" w14:textId="0932E126"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3-30T00:00:00Z">
            <w:dateFormat w:val="dd/MM/yyyy"/>
            <w:lid w:val="he-IL"/>
            <w:storeMappedDataAs w:val="dateTime"/>
            <w:calendar w:val="gregorian"/>
          </w:date>
        </w:sdtPr>
        <w:sdtEndPr>
          <w:rPr>
            <w:rFonts w:hint="cs"/>
          </w:rPr>
        </w:sdtEndPr>
        <w:sdtContent>
          <w:r w:rsidR="00CD7A1B">
            <w:rPr>
              <w:rFonts w:ascii="Times New Roman" w:eastAsia="Times New Roman" w:hAnsi="Times New Roman" w:cs="David" w:hint="cs"/>
              <w:color w:val="800080"/>
              <w:sz w:val="24"/>
              <w:szCs w:val="24"/>
              <w:rtl/>
              <w:lang w:eastAsia="he-IL"/>
            </w:rPr>
            <w:t>‏30/03/2022</w:t>
          </w:r>
        </w:sdtContent>
      </w:sdt>
    </w:p>
    <w:p w14:paraId="4C93F27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62CA74C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EE1E0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02CD6E"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B8FDB77" w14:textId="77777777" w:rsidR="00876F47" w:rsidRPr="00876F47" w:rsidRDefault="0020283D"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שיכון ובינוי נדל"ן בע"מ</w:t>
          </w:r>
          <w:r>
            <w:rPr>
              <w:rFonts w:ascii="Times New Roman" w:eastAsia="Times New Roman" w:hAnsi="Times New Roman" w:cs="David" w:hint="cs"/>
              <w:color w:val="008000"/>
              <w:sz w:val="24"/>
              <w:szCs w:val="24"/>
              <w:rtl/>
            </w:rPr>
            <w:br/>
            <w:t>שלם 3 רמת גן 52215</w:t>
          </w:r>
          <w:r>
            <w:rPr>
              <w:rFonts w:ascii="Times New Roman" w:eastAsia="Times New Roman" w:hAnsi="Times New Roman" w:cs="David" w:hint="cs"/>
              <w:color w:val="008000"/>
              <w:sz w:val="24"/>
              <w:szCs w:val="24"/>
              <w:rtl/>
            </w:rPr>
            <w:br/>
            <w:t>מ.ז 52-002117-1</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כלל נכסי נדלן נשר מרכז (נ.נ.נ.מ) שותפות מוגבלת</w:t>
          </w:r>
          <w:r>
            <w:rPr>
              <w:rFonts w:ascii="Times New Roman" w:eastAsia="Times New Roman" w:hAnsi="Times New Roman" w:cs="David" w:hint="cs"/>
              <w:color w:val="008000"/>
              <w:sz w:val="24"/>
              <w:szCs w:val="24"/>
              <w:rtl/>
            </w:rPr>
            <w:br/>
            <w:t>מרכז עזריאלי בניין משולש 3, תל אביב</w:t>
          </w:r>
          <w:r>
            <w:rPr>
              <w:rFonts w:ascii="Times New Roman" w:eastAsia="Times New Roman" w:hAnsi="Times New Roman" w:cs="David" w:hint="cs"/>
              <w:color w:val="008000"/>
              <w:sz w:val="24"/>
              <w:szCs w:val="24"/>
              <w:rtl/>
            </w:rPr>
            <w:br/>
            <w:t>540283033</w:t>
          </w:r>
          <w:r>
            <w:rPr>
              <w:rFonts w:ascii="Times New Roman" w:eastAsia="Times New Roman" w:hAnsi="Times New Roman" w:cs="David" w:hint="cs"/>
              <w:color w:val="008000"/>
              <w:sz w:val="24"/>
              <w:szCs w:val="24"/>
              <w:rtl/>
            </w:rPr>
            <w:br/>
          </w:r>
        </w:p>
      </w:sdtContent>
    </w:sdt>
    <w:p w14:paraId="28E32A4A"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2DDA2C5B"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25E45FE0"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453ECC6C" w14:textId="77777777" w:rsid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11569756" w14:textId="5D81C135" w:rsidR="00B4525A" w:rsidRDefault="00B4525A"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218A45F" w14:textId="2C128BA9" w:rsidR="00876F47" w:rsidRPr="00876F47" w:rsidRDefault="007C055C"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3940D5">
            <w:rPr>
              <w:rFonts w:ascii="Times New Roman" w:eastAsia="Times New Roman" w:hAnsi="Times New Roman" w:cs="David"/>
              <w:color w:val="800080"/>
              <w:sz w:val="24"/>
              <w:szCs w:val="24"/>
              <w:rtl/>
            </w:rPr>
            <w:br/>
            <w:t>טוכמן מהנדסים ויועצים בע"מ</w:t>
          </w:r>
          <w:r w:rsidR="003940D5">
            <w:rPr>
              <w:rFonts w:ascii="Times New Roman" w:eastAsia="Times New Roman" w:hAnsi="Times New Roman" w:cs="David"/>
              <w:color w:val="800080"/>
              <w:sz w:val="24"/>
              <w:szCs w:val="24"/>
              <w:rtl/>
            </w:rPr>
            <w:br/>
            <w:t>כט בנובמבר 20 זיכרון יעקב</w:t>
          </w:r>
          <w:r w:rsidR="0015750F">
            <w:rPr>
              <w:rFonts w:ascii="Times New Roman" w:eastAsia="Times New Roman" w:hAnsi="Times New Roman" w:cs="David"/>
              <w:color w:val="800080"/>
              <w:sz w:val="24"/>
              <w:szCs w:val="24"/>
              <w:rtl/>
            </w:rPr>
            <w:br/>
          </w:r>
          <w:r w:rsidR="003940D5">
            <w:rPr>
              <w:rFonts w:ascii="Times New Roman" w:eastAsia="Times New Roman" w:hAnsi="Times New Roman" w:cs="David"/>
              <w:color w:val="800080"/>
              <w:sz w:val="24"/>
              <w:szCs w:val="24"/>
              <w:rtl/>
            </w:rPr>
            <w:br/>
          </w:r>
        </w:sdtContent>
      </w:sdt>
    </w:p>
    <w:p w14:paraId="76668F39"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57917F2F"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03C9031F"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518975F5"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217F0C9A"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22132632"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53AD131F"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למונחים הבאים יהא הפרוש הנקוב בצידם דהיינו:</w:t>
      </w:r>
    </w:p>
    <w:p w14:paraId="31C366A0"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44E43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5DF3CE8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46BB8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4D95038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68B4679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BF6219B"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C7421C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40D3D7"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80BC54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9D384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5883ACD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8A99C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363A7A2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7C6D049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7D56915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137BB7"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F7E211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4C7D10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10AA245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41566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79B9E3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581212D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486A11BB"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2837194A"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64D1E40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24D61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lastRenderedPageBreak/>
        <w:t>"</w:t>
      </w:r>
      <w:r w:rsidRPr="00876F47">
        <w:rPr>
          <w:rFonts w:ascii="Times New Roman" w:eastAsia="Times New Roman" w:hAnsi="Times New Roman" w:cs="David"/>
          <w:b/>
          <w:bCs/>
          <w:sz w:val="24"/>
          <w:szCs w:val="24"/>
          <w:rtl/>
          <w:lang w:eastAsia="he-IL"/>
        </w:rPr>
        <w:t>הרשות</w:t>
      </w:r>
    </w:p>
    <w:p w14:paraId="17357D5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7A15E4F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4FDD5B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08FB8174"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33A201AE"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9272F1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1F45D4F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55076171"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7320CDC"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7624217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6324F8B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1C669C10"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277DD6E6"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21A9FB2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11154A49"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8CF85B1"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C48D9D3"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21D95DAE"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2AEB9083"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2A13C33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5333DA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075FFC4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085DAE7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0CFA1AE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71E752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יבסס את שרותי היועץ על הנתונים, קווי היסוד, התקציב </w:t>
      </w:r>
      <w:r w:rsidRPr="00876F47">
        <w:rPr>
          <w:rFonts w:ascii="Times New Roman" w:eastAsia="Times New Roman" w:hAnsi="Times New Roman" w:cs="David"/>
          <w:sz w:val="24"/>
          <w:szCs w:val="24"/>
          <w:rtl/>
          <w:lang w:eastAsia="he-IL"/>
        </w:rPr>
        <w:lastRenderedPageBreak/>
        <w:t>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5246B4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7D9A81F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2B78A6B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4EA0872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7F6CF63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122EBE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264F0D9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41C93292"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5EA5E74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1DA6594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11BB9B0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537827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D959D3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0FBC725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B7A372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AA3006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4A53477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77E93DC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49F2DE5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0547B5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2AFB5A9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07CF633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A1F1C3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56892F0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67DE3E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417DEA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32C551A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56DB761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w:t>
      </w:r>
      <w:r w:rsidRPr="00876F47">
        <w:rPr>
          <w:rFonts w:ascii="Times New Roman" w:eastAsia="Times New Roman" w:hAnsi="Times New Roman" w:cs="David"/>
          <w:sz w:val="24"/>
          <w:szCs w:val="24"/>
          <w:rtl/>
          <w:lang w:eastAsia="he-IL"/>
        </w:rPr>
        <w:lastRenderedPageBreak/>
        <w:t>תכנון מחדש של התכניות, ככל שהדבר יידרש.</w:t>
      </w:r>
    </w:p>
    <w:p w14:paraId="3C4D860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051B8D3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0D0451B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79BEB2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23CB9E0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57B1D4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F1F34B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B3616F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051CBEE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3AD4795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אורים שנדרשו על ידו ונדרשים לביצוע התכנון מהמזמין או </w:t>
      </w:r>
      <w:r w:rsidRPr="00876F47">
        <w:rPr>
          <w:rFonts w:ascii="Times New Roman" w:eastAsia="Times New Roman" w:hAnsi="Times New Roman" w:cs="David"/>
          <w:sz w:val="24"/>
          <w:szCs w:val="24"/>
          <w:rtl/>
          <w:lang w:eastAsia="he-IL"/>
        </w:rPr>
        <w:lastRenderedPageBreak/>
        <w:t>היועצים במועד שסוכם עימם.</w:t>
      </w:r>
    </w:p>
    <w:p w14:paraId="043FB4C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1B071CA6"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7AE2C4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6896654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6CB96E2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20C2A715"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690820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50D8551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1645A02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081D227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60BF776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2C54C49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4B07DA8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7586EC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669E7F1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697D808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שליחויות.</w:t>
      </w:r>
    </w:p>
    <w:p w14:paraId="0EB95EB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874575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2248A1C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772B65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66CA15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719A4212"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5E5A2A0"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59CB82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38519CD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DF9BFF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6145350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370F208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5A5FF1F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2DD1CA6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44D893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0D95A94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18B8EF0"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21F762FC"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2A9D103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66834646"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52BCBC9"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w:t>
      </w:r>
      <w:r w:rsidRPr="00013687">
        <w:rPr>
          <w:rFonts w:eastAsia="Times New Roman" w:cs="David" w:hint="cs"/>
          <w:color w:val="auto"/>
          <w:szCs w:val="24"/>
          <w:rtl/>
        </w:rPr>
        <w:lastRenderedPageBreak/>
        <w:t>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C35CE7E"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73F5D8B"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4F43F97"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9385022"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066FEBF"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A47A96C"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A3B6B6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493253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C081CB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E42F2A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מוסכם בזאת, כי ליועץ לא תהיה כל טענה כלפי המזמין או מי </w:t>
      </w:r>
      <w:r>
        <w:rPr>
          <w:rFonts w:ascii="Times New Roman" w:eastAsia="Times New Roman" w:hAnsi="Times New Roman" w:cs="David" w:hint="cs"/>
          <w:sz w:val="20"/>
          <w:szCs w:val="24"/>
          <w:rtl/>
          <w:lang w:eastAsia="he-IL"/>
        </w:rPr>
        <w:lastRenderedPageBreak/>
        <w:t>מטעם המזמין, בכל הקשור לגבולות האחריות כאמור.</w:t>
      </w:r>
    </w:p>
    <w:p w14:paraId="096487E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0BF67F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A04328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E13C0D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6D8959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DEFE49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721AF8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256AD3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2412B5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9299B0C"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C2E1CC2"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01232E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25381F5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7517086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0FAA08F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0926084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3194A6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4C479EB1"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29FC743"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מעמד היועץ</w:t>
      </w:r>
    </w:p>
    <w:p w14:paraId="76AC42C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498BE79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173FCD4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5B3766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50D17A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F430B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A22C67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43253B18"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lastRenderedPageBreak/>
        <w:t>הבאת החוזה לגמר או ביטולו</w:t>
      </w:r>
    </w:p>
    <w:p w14:paraId="0658DC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A0E856B"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3A211896"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22B90D9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304BC85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665204C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738D34B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0B2BE05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2D4B3D1B"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3A740F2C"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צועה התקין ו/או התקדמותה וסיומה לפי לוח הזמנים, והיועץ לא נקט בצעדים המבטיחים לדעת </w:t>
      </w:r>
      <w:r w:rsidRPr="00876F47">
        <w:rPr>
          <w:rFonts w:ascii="Times New Roman" w:eastAsia="Times New Roman" w:hAnsi="Times New Roman" w:cs="David"/>
          <w:sz w:val="24"/>
          <w:szCs w:val="24"/>
          <w:rtl/>
          <w:lang w:eastAsia="he-IL"/>
        </w:rPr>
        <w:lastRenderedPageBreak/>
        <w:t>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1176E713"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198B807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17CB6644"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חל שינוי בהחזקת המניות ו/או בהרכב המנהלים של היועץ.</w:t>
      </w:r>
    </w:p>
    <w:p w14:paraId="711EF1C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4B2F410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6EDE979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6C6B355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67EABD4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36CF35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5C0053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w:t>
      </w:r>
      <w:r w:rsidRPr="00876F47">
        <w:rPr>
          <w:rFonts w:ascii="Times New Roman" w:eastAsia="Times New Roman" w:hAnsi="Times New Roman" w:cs="David"/>
          <w:sz w:val="24"/>
          <w:szCs w:val="24"/>
          <w:rtl/>
          <w:lang w:eastAsia="he-IL"/>
        </w:rPr>
        <w:lastRenderedPageBreak/>
        <w:t xml:space="preserve">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294895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76676CB"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0E84AEC"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5A8F1F4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3FAF643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46A597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59C462E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5E1244C0"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7DE472FB"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01C0357"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0DB8F9B3"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0C4FFA62"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345377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416E0DC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36143A3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10AAB3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1576F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2261C5E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1BF32AE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5AC0D76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33143FD8"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2AE20881"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3C6CF7D5"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3B6C7E5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שונות</w:t>
      </w:r>
    </w:p>
    <w:p w14:paraId="4C37D94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1596399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3F2BA7A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8CA7C32"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5B0B403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9AA49D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4E016E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53DC36B2"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422B384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F1B186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1D83A64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E8F6FA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3FBB1C6E"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083E7BB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601D919E"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9684EA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19F8C2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0D19D2C"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18BFA8BB" w14:textId="48BBD645"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0BB8BB45"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8F4F56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8780247" w14:textId="1D016491" w:rsidR="00876F47" w:rsidRDefault="000D24DA"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אפריקה ישראל מגורים בע"מ </w:t>
      </w:r>
    </w:p>
    <w:p w14:paraId="192AE0DE" w14:textId="34DCD9E0" w:rsidR="000D24DA" w:rsidRDefault="000D24DA"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שיכון ובינוי נדל"ן בע"מ </w:t>
      </w:r>
    </w:p>
    <w:p w14:paraId="221FB12D" w14:textId="1B824608" w:rsidR="000D24DA" w:rsidRPr="00876F47" w:rsidRDefault="000D24DA" w:rsidP="0015750F">
      <w:pPr>
        <w:widowControl w:val="0"/>
        <w:tabs>
          <w:tab w:val="center" w:pos="1649"/>
          <w:tab w:val="center" w:pos="7177"/>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rPr>
        <w:t xml:space="preserve">                                                                            כלל נכסי נדלן נשר מרכז (נ.נ.נ.מ) שותפות מוגבלת</w:t>
      </w:r>
      <w:r>
        <w:rPr>
          <w:rFonts w:ascii="Times New Roman" w:eastAsia="Times New Roman" w:hAnsi="Times New Roman" w:cs="David" w:hint="cs"/>
          <w:color w:val="008000"/>
          <w:sz w:val="24"/>
          <w:szCs w:val="24"/>
          <w:rtl/>
        </w:rPr>
        <w:br/>
      </w:r>
    </w:p>
    <w:p w14:paraId="2EFC5A07" w14:textId="57BE06E2"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940D5">
            <w:rPr>
              <w:rFonts w:ascii="Times New Roman" w:eastAsia="Times New Roman" w:hAnsi="Times New Roman" w:cs="David"/>
              <w:sz w:val="24"/>
              <w:szCs w:val="24"/>
              <w:rtl/>
              <w:lang w:eastAsia="he-IL"/>
            </w:rPr>
            <w:t>טוכמן מהנדסים ויועצים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20283D" w:rsidRPr="002540C2">
            <w:rPr>
              <w:rStyle w:val="PlaceholderText"/>
              <w:rtl/>
            </w:rPr>
            <w:t>[שם צד א]</w:t>
          </w:r>
        </w:sdtContent>
      </w:sdt>
    </w:p>
    <w:p w14:paraId="22167851"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15750F">
        <w:rPr>
          <w:rFonts w:ascii="Times New Roman" w:eastAsia="Times New Roman" w:hAnsi="Times New Roman" w:cs="David"/>
          <w:b/>
          <w:bCs/>
          <w:sz w:val="24"/>
          <w:szCs w:val="24"/>
          <w:rtl/>
          <w:lang w:eastAsia="he-IL"/>
        </w:rPr>
        <w:t>היועץ</w:t>
      </w:r>
      <w:r w:rsidRPr="0015750F">
        <w:rPr>
          <w:rFonts w:ascii="Times New Roman" w:eastAsia="Times New Roman" w:hAnsi="Times New Roman" w:cs="David"/>
          <w:b/>
          <w:bCs/>
          <w:sz w:val="24"/>
          <w:szCs w:val="24"/>
          <w:lang w:eastAsia="he-IL"/>
        </w:rPr>
        <w:t xml:space="preserve"> </w:t>
      </w:r>
      <w:r w:rsidRPr="00876F47">
        <w:rPr>
          <w:rFonts w:ascii="Times New Roman" w:eastAsia="Times New Roman" w:hAnsi="Times New Roman" w:cs="David"/>
          <w:sz w:val="24"/>
          <w:szCs w:val="24"/>
          <w:rtl/>
          <w:lang w:eastAsia="he-IL"/>
        </w:rPr>
        <w:tab/>
      </w:r>
      <w:r w:rsidRPr="0015750F">
        <w:rPr>
          <w:rFonts w:ascii="Times New Roman" w:eastAsia="Times New Roman" w:hAnsi="Times New Roman" w:cs="David"/>
          <w:b/>
          <w:bCs/>
          <w:sz w:val="24"/>
          <w:szCs w:val="24"/>
          <w:lang w:eastAsia="he-IL"/>
        </w:rPr>
        <w:t xml:space="preserve"> </w:t>
      </w:r>
      <w:r w:rsidRPr="0015750F">
        <w:rPr>
          <w:rFonts w:ascii="Times New Roman" w:eastAsia="Times New Roman" w:hAnsi="Times New Roman" w:cs="David"/>
          <w:b/>
          <w:bCs/>
          <w:sz w:val="24"/>
          <w:szCs w:val="24"/>
          <w:rtl/>
          <w:lang w:eastAsia="he-IL"/>
        </w:rPr>
        <w:t>המזמין</w:t>
      </w:r>
      <w:r w:rsidRPr="00876F47">
        <w:rPr>
          <w:rFonts w:ascii="Times New Roman" w:eastAsia="Times New Roman" w:hAnsi="Times New Roman" w:cs="David"/>
          <w:sz w:val="24"/>
          <w:szCs w:val="24"/>
          <w:lang w:eastAsia="he-IL"/>
        </w:rPr>
        <w:t xml:space="preserve"> </w:t>
      </w:r>
    </w:p>
    <w:p w14:paraId="531270A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77829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DAAEB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46E12C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D323C6"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81047B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39BD07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97F876"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0237AF1"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4C30529B"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74DDE317"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7F5DE0F0"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4F8B537E"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0EEFCD" w14:textId="7777777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6B125BF1" w14:textId="77777777" w:rsidR="006323AD" w:rsidRDefault="006323AD" w:rsidP="006323AD">
      <w:pPr>
        <w:pStyle w:val="ListParagraph"/>
        <w:widowControl w:val="0"/>
        <w:spacing w:line="240" w:lineRule="auto"/>
        <w:ind w:left="716"/>
        <w:rPr>
          <w:sz w:val="24"/>
          <w:szCs w:val="24"/>
          <w:rtl/>
          <w:lang w:eastAsia="he-IL"/>
        </w:rPr>
      </w:pPr>
    </w:p>
    <w:p w14:paraId="3A5E2FE7" w14:textId="22B8DDFB" w:rsidR="00876F47" w:rsidRPr="006323AD" w:rsidRDefault="00876F47" w:rsidP="001D6A17">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w:t>
      </w:r>
      <w:r w:rsidR="00A63947">
        <w:rPr>
          <w:rFonts w:hint="cs"/>
          <w:sz w:val="24"/>
          <w:szCs w:val="24"/>
          <w:rtl/>
          <w:lang w:eastAsia="he-IL"/>
        </w:rPr>
        <w:t xml:space="preserve"> </w:t>
      </w:r>
      <w:r w:rsidR="001D6A17">
        <w:rPr>
          <w:rFonts w:hint="cs"/>
          <w:sz w:val="24"/>
          <w:szCs w:val="24"/>
          <w:rtl/>
          <w:lang w:eastAsia="he-IL"/>
        </w:rPr>
        <w:t xml:space="preserve">ו/או </w:t>
      </w:r>
      <w:r w:rsidRPr="006323AD">
        <w:rPr>
          <w:sz w:val="24"/>
          <w:szCs w:val="24"/>
          <w:rtl/>
          <w:lang w:eastAsia="he-IL"/>
        </w:rPr>
        <w:t xml:space="preserve"> שטחי מסחר ו</w:t>
      </w:r>
      <w:r w:rsidR="001D6A17">
        <w:rPr>
          <w:rFonts w:hint="cs"/>
          <w:sz w:val="24"/>
          <w:szCs w:val="24"/>
          <w:rtl/>
          <w:lang w:eastAsia="he-IL"/>
        </w:rPr>
        <w:t xml:space="preserve">/או </w:t>
      </w:r>
      <w:r w:rsidRPr="006323AD">
        <w:rPr>
          <w:sz w:val="24"/>
          <w:szCs w:val="24"/>
          <w:rtl/>
          <w:lang w:eastAsia="he-IL"/>
        </w:rPr>
        <w:t>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CD7A1B">
            <w:rPr>
              <w:color w:val="008000"/>
              <w:rtl/>
              <w:lang w:eastAsia="he-IL"/>
            </w:rPr>
            <w:t>נשר</w:t>
          </w:r>
        </w:sdtContent>
      </w:sdt>
      <w:r w:rsidRPr="006323AD">
        <w:rPr>
          <w:sz w:val="24"/>
          <w:szCs w:val="24"/>
          <w:rtl/>
          <w:lang w:eastAsia="he-IL"/>
        </w:rPr>
        <w:t xml:space="preserve"> - </w:t>
      </w:r>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1D6A17">
            <w:rPr>
              <w:rFonts w:hint="cs"/>
              <w:color w:val="008000"/>
              <w:rtl/>
              <w:lang w:eastAsia="he-IL"/>
            </w:rPr>
            <w:t xml:space="preserve">פרוייקט </w:t>
          </w:r>
          <w:r w:rsidR="00CD7A1B">
            <w:rPr>
              <w:color w:val="008000"/>
              <w:rtl/>
              <w:lang w:eastAsia="he-IL"/>
            </w:rPr>
            <w:t xml:space="preserve">אגמי הכרמל </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4A60746E"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715F6CAF" w14:textId="721202C8"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A16B39">
            <w:rPr>
              <w:rFonts w:ascii="Times New Roman" w:eastAsia="Times New Roman" w:hAnsi="Times New Roman" w:cs="David"/>
              <w:sz w:val="24"/>
              <w:szCs w:val="24"/>
              <w:rtl/>
              <w:lang w:eastAsia="he-IL"/>
            </w:rPr>
            <w:t xml:space="preserve">אבי כהן מחברת אפריקה ישראל מגורים בע"מ </w:t>
          </w:r>
        </w:sdtContent>
      </w:sdt>
    </w:p>
    <w:p w14:paraId="74D975C6"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88250A" w14:textId="5FA4E225"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A16B39">
            <w:rPr>
              <w:rFonts w:ascii="Times New Roman" w:eastAsia="Times New Roman" w:hAnsi="Times New Roman" w:cs="David"/>
              <w:color w:val="008000"/>
              <w:sz w:val="24"/>
              <w:szCs w:val="24"/>
              <w:rtl/>
              <w:lang w:eastAsia="he-IL"/>
            </w:rPr>
            <w:t>355-0359364 ( מכ/866 )</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A16B39">
            <w:rPr>
              <w:rFonts w:ascii="Times New Roman" w:eastAsia="Times New Roman" w:hAnsi="Times New Roman" w:cs="David"/>
              <w:color w:val="008000"/>
              <w:sz w:val="24"/>
              <w:szCs w:val="24"/>
              <w:rtl/>
              <w:lang w:eastAsia="he-IL"/>
            </w:rPr>
            <w:t>חלקה 1 בגוש 11170 וכן חלק מחלקה 1 בגוש 11118</w:t>
          </w:r>
        </w:sdtContent>
      </w:sdt>
      <w:r w:rsidRPr="00876F47">
        <w:rPr>
          <w:rFonts w:ascii="Times New Roman" w:eastAsia="Times New Roman" w:hAnsi="Times New Roman" w:cs="David"/>
          <w:sz w:val="24"/>
          <w:szCs w:val="24"/>
          <w:rtl/>
          <w:lang w:eastAsia="he-IL"/>
        </w:rPr>
        <w:t xml:space="preserve"> .</w:t>
      </w:r>
    </w:p>
    <w:p w14:paraId="6301D110"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57BE4A3F"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A334142" w14:textId="5821C183"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CD7A1B">
            <w:rPr>
              <w:rFonts w:ascii="Times New Roman" w:eastAsia="Times New Roman" w:hAnsi="Times New Roman" w:cs="David"/>
              <w:color w:val="008000"/>
              <w:sz w:val="24"/>
              <w:szCs w:val="24"/>
              <w:rtl/>
              <w:lang w:eastAsia="he-IL"/>
            </w:rPr>
            <w:t>נשר</w:t>
          </w:r>
        </w:sdtContent>
      </w:sdt>
      <w:r w:rsidRPr="00876F47">
        <w:rPr>
          <w:rFonts w:ascii="Times New Roman" w:eastAsia="Times New Roman" w:hAnsi="Times New Roman" w:cs="David"/>
          <w:color w:val="008000"/>
          <w:sz w:val="24"/>
          <w:szCs w:val="24"/>
          <w:rtl/>
          <w:lang w:eastAsia="he-IL"/>
        </w:rPr>
        <w:t>.</w:t>
      </w:r>
    </w:p>
    <w:p w14:paraId="5B5B49CE"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82B52F4"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11A42CB"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37812BA8" w14:textId="07D5DEE6"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16B39">
            <w:rPr>
              <w:rFonts w:ascii="Times New Roman" w:eastAsia="Times New Roman" w:hAnsi="Times New Roman" w:cs="David" w:hint="cs"/>
              <w:color w:val="00B0F0"/>
              <w:sz w:val="24"/>
              <w:szCs w:val="24"/>
              <w:rtl/>
              <w:lang w:eastAsia="he-IL"/>
            </w:rPr>
            <w:t xml:space="preserve">אבי כהן מחברת אפריקה ישראל מגורים בע"מ </w:t>
          </w:r>
        </w:sdtContent>
      </w:sdt>
    </w:p>
    <w:p w14:paraId="71749190"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200130BC"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8B753AB"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5C11A9E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CAEDFA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C6C503" w14:textId="2BD6AB6C"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456FD5">
            <w:rPr>
              <w:rFonts w:ascii="Times New Roman" w:eastAsia="Times New Roman" w:hAnsi="Times New Roman" w:cs="David"/>
              <w:color w:val="008000"/>
              <w:sz w:val="24"/>
              <w:szCs w:val="24"/>
              <w:rtl/>
              <w:lang w:eastAsia="he-IL"/>
            </w:rPr>
            <w:t>אילן טוכמן</w:t>
          </w:r>
        </w:sdtContent>
      </w:sdt>
    </w:p>
    <w:p w14:paraId="2380D889" w14:textId="1B07DADC"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A16B39">
            <w:rPr>
              <w:rFonts w:ascii="Times New Roman" w:eastAsia="Times New Roman" w:hAnsi="Times New Roman" w:cs="David"/>
              <w:color w:val="008000"/>
              <w:sz w:val="24"/>
              <w:szCs w:val="24"/>
              <w:rtl/>
              <w:lang w:eastAsia="he-IL"/>
            </w:rPr>
            <w:t>3</w:t>
          </w:r>
        </w:sdtContent>
      </w:sdt>
    </w:p>
    <w:p w14:paraId="20FFCE72"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109FBA9E"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5AC6F2A6" w14:textId="31CD0E81" w:rsidR="00876F47" w:rsidRDefault="006323AD" w:rsidP="00A63947">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A63947">
            <w:rPr>
              <w:rFonts w:ascii="Times New Roman" w:eastAsia="Times New Roman" w:hAnsi="Times New Roman" w:cs="David" w:hint="cs"/>
              <w:color w:val="FF0000"/>
              <w:sz w:val="24"/>
              <w:szCs w:val="24"/>
              <w:rtl/>
              <w:lang w:eastAsia="he-IL"/>
            </w:rPr>
            <w:t xml:space="preserve">טוכמן </w:t>
          </w:r>
        </w:sdtContent>
      </w:sdt>
    </w:p>
    <w:p w14:paraId="1D57AD70"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47A56114"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2E8A095E"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96317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CF485A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BB87FA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0063E84"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990E2B"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CC154A6"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FD933A8"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9F7538" w14:textId="77777777" w:rsid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p w14:paraId="37A1C3BF" w14:textId="211AE47E" w:rsidR="00366358" w:rsidRPr="00366358" w:rsidRDefault="00366358"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B9A4D19" w14:textId="553F1238" w:rsidR="00366358" w:rsidRPr="00F2558B" w:rsidRDefault="00366358" w:rsidP="0036635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2558B">
        <w:rPr>
          <w:rFonts w:ascii="Times New Roman" w:eastAsia="Times New Roman" w:hAnsi="Times New Roman" w:cs="David" w:hint="cs"/>
          <w:sz w:val="24"/>
          <w:szCs w:val="24"/>
          <w:rtl/>
          <w:lang w:eastAsia="he-IL"/>
        </w:rPr>
        <w:t xml:space="preserve">כלל נכסי נדל"ן נשר מרכז </w:t>
      </w:r>
      <w:r w:rsidRPr="00F2558B">
        <w:rPr>
          <w:rFonts w:ascii="Times New Roman" w:eastAsia="Times New Roman" w:hAnsi="Times New Roman" w:cs="David"/>
          <w:sz w:val="24"/>
          <w:szCs w:val="24"/>
          <w:rtl/>
          <w:lang w:eastAsia="he-IL"/>
        </w:rPr>
        <w:t>(</w:t>
      </w:r>
      <w:r w:rsidRPr="00F2558B">
        <w:rPr>
          <w:rFonts w:ascii="Times New Roman" w:eastAsia="Times New Roman" w:hAnsi="Times New Roman" w:cs="David" w:hint="eastAsia"/>
          <w:sz w:val="24"/>
          <w:szCs w:val="24"/>
          <w:rtl/>
          <w:lang w:eastAsia="he-IL"/>
        </w:rPr>
        <w:t>נ</w:t>
      </w:r>
      <w:r w:rsidRPr="00F2558B">
        <w:rPr>
          <w:rFonts w:ascii="Times New Roman" w:eastAsia="Times New Roman" w:hAnsi="Times New Roman" w:cs="David"/>
          <w:sz w:val="24"/>
          <w:szCs w:val="24"/>
          <w:rtl/>
          <w:lang w:eastAsia="he-IL"/>
        </w:rPr>
        <w:t xml:space="preserve">.נ.נ.מ) </w:t>
      </w:r>
      <w:r w:rsidRPr="00F2558B">
        <w:rPr>
          <w:rFonts w:ascii="Times New Roman" w:eastAsia="Times New Roman" w:hAnsi="Times New Roman" w:cs="David" w:hint="eastAsia"/>
          <w:sz w:val="24"/>
          <w:szCs w:val="24"/>
          <w:rtl/>
          <w:lang w:eastAsia="he-IL"/>
        </w:rPr>
        <w:t>שותפות</w:t>
      </w:r>
      <w:r w:rsidRPr="00F2558B">
        <w:rPr>
          <w:rFonts w:ascii="Times New Roman" w:eastAsia="Times New Roman" w:hAnsi="Times New Roman" w:cs="David"/>
          <w:sz w:val="24"/>
          <w:szCs w:val="24"/>
          <w:rtl/>
          <w:lang w:eastAsia="he-IL"/>
        </w:rPr>
        <w:t xml:space="preserve"> </w:t>
      </w:r>
      <w:r w:rsidRPr="00F2558B">
        <w:rPr>
          <w:rFonts w:ascii="Times New Roman" w:eastAsia="Times New Roman" w:hAnsi="Times New Roman" w:cs="David" w:hint="eastAsia"/>
          <w:sz w:val="24"/>
          <w:szCs w:val="24"/>
          <w:rtl/>
          <w:lang w:eastAsia="he-IL"/>
        </w:rPr>
        <w:t>מוגבלת</w:t>
      </w:r>
      <w:r w:rsidRPr="00F2558B">
        <w:rPr>
          <w:rFonts w:ascii="Times New Roman" w:eastAsia="Times New Roman" w:hAnsi="Times New Roman" w:cs="David"/>
          <w:sz w:val="24"/>
          <w:szCs w:val="24"/>
          <w:rtl/>
          <w:lang w:eastAsia="he-IL"/>
        </w:rPr>
        <w:tab/>
      </w:r>
      <w:r w:rsidR="00A66F55">
        <w:rPr>
          <w:rFonts w:ascii="Times New Roman" w:eastAsia="Times New Roman" w:hAnsi="Times New Roman" w:cs="David"/>
          <w:sz w:val="24"/>
          <w:szCs w:val="24"/>
          <w:rtl/>
          <w:lang w:eastAsia="he-IL"/>
        </w:rPr>
        <w:tab/>
      </w:r>
      <w:r w:rsidRPr="00F2558B">
        <w:rPr>
          <w:rFonts w:ascii="Times New Roman" w:eastAsia="Times New Roman" w:hAnsi="Times New Roman" w:cs="David"/>
          <w:sz w:val="24"/>
          <w:szCs w:val="24"/>
          <w:rtl/>
          <w:lang w:eastAsia="he-IL"/>
        </w:rPr>
        <w:tab/>
      </w:r>
      <w:r w:rsidRPr="00F2558B">
        <w:rPr>
          <w:rFonts w:ascii="Times New Roman" w:eastAsia="Times New Roman" w:hAnsi="Times New Roman" w:cs="David" w:hint="cs"/>
          <w:sz w:val="24"/>
          <w:szCs w:val="24"/>
          <w:rtl/>
          <w:lang w:eastAsia="he-IL"/>
        </w:rPr>
        <w:t xml:space="preserve"> -50%</w:t>
      </w:r>
    </w:p>
    <w:p w14:paraId="098C71DB" w14:textId="77777777" w:rsidR="00366358" w:rsidRPr="00F2558B" w:rsidRDefault="00366358" w:rsidP="0036635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4BB7DF0" w14:textId="6709BA39" w:rsidR="00876F47" w:rsidRPr="00876F47" w:rsidRDefault="00366358"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sidRPr="00F2558B">
        <w:rPr>
          <w:rFonts w:ascii="Times New Roman" w:eastAsia="Times New Roman" w:hAnsi="Times New Roman" w:cs="David" w:hint="cs"/>
          <w:sz w:val="24"/>
          <w:szCs w:val="24"/>
          <w:rtl/>
          <w:lang w:eastAsia="he-IL"/>
        </w:rPr>
        <w:t xml:space="preserve">שיכון ובינוי נדל"ן בע"מ יחד עם אפריקה ישראל מגורים בע"מ </w:t>
      </w:r>
      <w:r w:rsidRPr="00F2558B">
        <w:rPr>
          <w:rFonts w:ascii="Times New Roman" w:eastAsia="Times New Roman" w:hAnsi="Times New Roman" w:cs="David"/>
          <w:sz w:val="24"/>
          <w:szCs w:val="24"/>
          <w:rtl/>
          <w:lang w:eastAsia="he-IL"/>
        </w:rPr>
        <w:tab/>
      </w:r>
      <w:r w:rsidRPr="00F2558B">
        <w:rPr>
          <w:rFonts w:ascii="Times New Roman" w:eastAsia="Times New Roman" w:hAnsi="Times New Roman" w:cs="David" w:hint="cs"/>
          <w:sz w:val="24"/>
          <w:szCs w:val="24"/>
          <w:rtl/>
          <w:lang w:eastAsia="he-IL"/>
        </w:rPr>
        <w:t xml:space="preserve"> -50% </w:t>
      </w:r>
    </w:p>
    <w:p w14:paraId="47DB263F"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3D57125B"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5068143C"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43DD2035"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15296600"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703AD22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1B9E3A2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029C55C"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7D851011"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4C65E7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7923435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58DC26E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10CDE10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453DE92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732799A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513E4C8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5E0A74A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522987C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1E49B83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0D2D5CF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2055408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01998D7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7AD4722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432B57C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70D308A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6AFF60E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623487C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1448E63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lastRenderedPageBreak/>
        <w:t>משטר הפעלות בשעת חירום לכל חלקי המבנה ומערכותיו.</w:t>
      </w:r>
    </w:p>
    <w:p w14:paraId="4BB54D95"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056E396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709CE9F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EC7FEB2"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982D066"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5A81BBCF"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E0EDD79"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5B534CAA"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25B0EA34"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0F159B92"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4AFDD8E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0775E2F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091E70A"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0859506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56DB31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3C7B697E"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658AEA34"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1D47A828"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610AC326"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74ED609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51A0891B"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16B8A67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4D67B3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7341ED5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33AB57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lastRenderedPageBreak/>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3E514D8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501935EC"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723689CE"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31519355"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218DE226"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5B297D1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1B1629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D1FA59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721FE22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C32CADA"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539CF652"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47A27B8F"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3F6AF9A3"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05F7B02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0A2D2B53"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01E3C54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A1307A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6718B47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9CFDED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76A4E559"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2EFF823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1B334DA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1A35BE3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1ACEAAE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057E595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5B367C7A"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545249A8"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73E09D1A"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0AF7DDF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620A24D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3A333D98"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5ACEB7A0"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476752E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1E5848C"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D1AD40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944592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E1DBDE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360B4DB7"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6AB1368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86AD9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68BE690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D0E07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740907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2F3380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B8C4E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266778E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96610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26162AD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75F19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36C1066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1F057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F20951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0499C6"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7B8C3BE2"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4DE2502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E29B62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213E6CD6"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72E1FFB7"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631C159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775942E" w14:textId="2CE2F431" w:rsidR="00876F47" w:rsidRPr="00F2558B" w:rsidRDefault="00876F47" w:rsidP="00F2558B">
      <w:pPr>
        <w:pStyle w:val="ListParagraph"/>
        <w:numPr>
          <w:ilvl w:val="1"/>
          <w:numId w:val="42"/>
        </w:numPr>
        <w:rPr>
          <w:b/>
          <w:bCs/>
          <w:sz w:val="24"/>
          <w:szCs w:val="24"/>
          <w:rtl/>
        </w:rPr>
      </w:pPr>
      <w:r w:rsidRPr="00F2558B">
        <w:rPr>
          <w:b/>
          <w:bCs/>
          <w:sz w:val="24"/>
          <w:szCs w:val="24"/>
          <w:rtl/>
        </w:rPr>
        <w:t xml:space="preserve">סכום קבוע ומוחלט של </w:t>
      </w:r>
      <w:r w:rsidR="00E47AF0" w:rsidRPr="00F2558B">
        <w:rPr>
          <w:rFonts w:hint="cs"/>
          <w:b/>
          <w:bCs/>
          <w:sz w:val="24"/>
          <w:szCs w:val="24"/>
          <w:rtl/>
        </w:rPr>
        <w:t xml:space="preserve">306 </w:t>
      </w:r>
      <w:r w:rsidRPr="00F2558B">
        <w:rPr>
          <w:b/>
          <w:bCs/>
          <w:sz w:val="24"/>
          <w:szCs w:val="24"/>
          <w:rtl/>
        </w:rPr>
        <w:t xml:space="preserve">ש"ח (במילים: </w:t>
      </w:r>
      <w:r w:rsidR="00E47AF0" w:rsidRPr="00F2558B">
        <w:rPr>
          <w:rFonts w:hint="cs"/>
          <w:b/>
          <w:bCs/>
          <w:sz w:val="24"/>
          <w:szCs w:val="24"/>
          <w:rtl/>
        </w:rPr>
        <w:t xml:space="preserve">שלוש מאות ושישה </w:t>
      </w:r>
      <w:r w:rsidRPr="00F2558B">
        <w:rPr>
          <w:b/>
          <w:bCs/>
          <w:sz w:val="24"/>
          <w:szCs w:val="24"/>
          <w:rtl/>
        </w:rPr>
        <w:t xml:space="preserve">ש"ח) </w:t>
      </w:r>
      <w:r w:rsidRPr="00F2558B">
        <w:rPr>
          <w:rFonts w:hint="cs"/>
          <w:b/>
          <w:bCs/>
          <w:sz w:val="24"/>
          <w:szCs w:val="24"/>
          <w:rtl/>
        </w:rPr>
        <w:t>ל</w:t>
      </w:r>
      <w:r w:rsidRPr="00F2558B">
        <w:rPr>
          <w:b/>
          <w:bCs/>
          <w:sz w:val="24"/>
          <w:szCs w:val="24"/>
          <w:rtl/>
        </w:rPr>
        <w:t>כל יחידת דיור</w:t>
      </w:r>
      <w:r w:rsidRPr="00F2558B">
        <w:rPr>
          <w:rFonts w:hint="cs"/>
          <w:b/>
          <w:bCs/>
          <w:sz w:val="24"/>
          <w:szCs w:val="24"/>
          <w:rtl/>
        </w:rPr>
        <w:t xml:space="preserve"> </w:t>
      </w:r>
      <w:r w:rsidR="001D6A17" w:rsidRPr="00F2558B">
        <w:rPr>
          <w:rFonts w:hint="cs"/>
          <w:b/>
          <w:bCs/>
          <w:sz w:val="24"/>
          <w:szCs w:val="24"/>
          <w:rtl/>
        </w:rPr>
        <w:t xml:space="preserve"> למגורים </w:t>
      </w:r>
      <w:r w:rsidRPr="00F2558B">
        <w:rPr>
          <w:b/>
          <w:bCs/>
          <w:sz w:val="24"/>
          <w:szCs w:val="24"/>
          <w:rtl/>
        </w:rPr>
        <w:t>.</w:t>
      </w:r>
    </w:p>
    <w:p w14:paraId="04C27D62" w14:textId="0F6B5AA5" w:rsidR="00876F47" w:rsidRPr="00F2558B" w:rsidRDefault="00876F47" w:rsidP="001D6A17">
      <w:pPr>
        <w:spacing w:before="0" w:beforeAutospacing="0" w:after="0" w:afterAutospacing="0" w:line="360" w:lineRule="auto"/>
        <w:ind w:left="1440" w:hanging="720"/>
        <w:jc w:val="both"/>
        <w:rPr>
          <w:rFonts w:ascii="Times New Roman" w:eastAsia="Times New Roman" w:hAnsi="Times New Roman" w:cs="David"/>
          <w:b/>
          <w:bCs/>
          <w:sz w:val="24"/>
          <w:szCs w:val="24"/>
          <w:rtl/>
        </w:rPr>
      </w:pPr>
    </w:p>
    <w:p w14:paraId="3450D5D2" w14:textId="33B6D85F" w:rsidR="00876F47" w:rsidRPr="00F2558B" w:rsidRDefault="00876F47" w:rsidP="00B4525A">
      <w:pPr>
        <w:pStyle w:val="ListParagraph"/>
        <w:numPr>
          <w:ilvl w:val="1"/>
          <w:numId w:val="42"/>
        </w:numPr>
        <w:rPr>
          <w:b/>
          <w:bCs/>
          <w:sz w:val="24"/>
          <w:szCs w:val="24"/>
          <w:rtl/>
        </w:rPr>
      </w:pPr>
      <w:r w:rsidRPr="00F2558B">
        <w:rPr>
          <w:rFonts w:hint="cs"/>
          <w:b/>
          <w:bCs/>
          <w:sz w:val="24"/>
          <w:szCs w:val="24"/>
          <w:rtl/>
        </w:rPr>
        <w:t xml:space="preserve">סכום קבוע ומוחלט של </w:t>
      </w:r>
      <w:r w:rsidR="00E47AF0" w:rsidRPr="00F2558B">
        <w:rPr>
          <w:rFonts w:hint="cs"/>
          <w:b/>
          <w:bCs/>
          <w:sz w:val="24"/>
          <w:szCs w:val="24"/>
          <w:rtl/>
        </w:rPr>
        <w:t xml:space="preserve"> 2.34 </w:t>
      </w:r>
      <w:r w:rsidRPr="00F2558B">
        <w:rPr>
          <w:rFonts w:hint="cs"/>
          <w:b/>
          <w:bCs/>
          <w:sz w:val="24"/>
          <w:szCs w:val="24"/>
          <w:rtl/>
        </w:rPr>
        <w:t xml:space="preserve"> ש"ח (במילים: </w:t>
      </w:r>
      <w:r w:rsidR="00E47AF0" w:rsidRPr="00F2558B">
        <w:rPr>
          <w:rFonts w:hint="cs"/>
          <w:b/>
          <w:bCs/>
          <w:sz w:val="24"/>
          <w:szCs w:val="24"/>
          <w:rtl/>
        </w:rPr>
        <w:t>שני</w:t>
      </w:r>
      <w:r w:rsidR="00F2558B">
        <w:rPr>
          <w:rFonts w:hint="cs"/>
          <w:b/>
          <w:bCs/>
          <w:sz w:val="24"/>
          <w:szCs w:val="24"/>
          <w:rtl/>
        </w:rPr>
        <w:t xml:space="preserve"> שקלים ו</w:t>
      </w:r>
      <w:r w:rsidR="00E47AF0" w:rsidRPr="00F2558B">
        <w:rPr>
          <w:rFonts w:hint="cs"/>
          <w:b/>
          <w:bCs/>
          <w:sz w:val="24"/>
          <w:szCs w:val="24"/>
          <w:rtl/>
        </w:rPr>
        <w:t xml:space="preserve">שלושים וארבע </w:t>
      </w:r>
      <w:r w:rsidR="00F2558B">
        <w:rPr>
          <w:rFonts w:hint="cs"/>
          <w:b/>
          <w:bCs/>
          <w:sz w:val="24"/>
          <w:szCs w:val="24"/>
          <w:rtl/>
        </w:rPr>
        <w:t xml:space="preserve">אג' </w:t>
      </w:r>
      <w:r w:rsidRPr="00F2558B">
        <w:rPr>
          <w:rFonts w:hint="cs"/>
          <w:b/>
          <w:bCs/>
          <w:sz w:val="24"/>
          <w:szCs w:val="24"/>
          <w:rtl/>
        </w:rPr>
        <w:t xml:space="preserve">) לכל מ"ר בנוי ומקורה </w:t>
      </w:r>
      <w:r w:rsidR="001D6A17" w:rsidRPr="00F2558B">
        <w:rPr>
          <w:rFonts w:hint="cs"/>
          <w:b/>
          <w:bCs/>
          <w:sz w:val="24"/>
          <w:szCs w:val="24"/>
          <w:rtl/>
        </w:rPr>
        <w:t xml:space="preserve">למבנים </w:t>
      </w:r>
      <w:r w:rsidR="00F2558B" w:rsidRPr="00F2558B">
        <w:rPr>
          <w:rFonts w:hint="cs"/>
          <w:b/>
          <w:bCs/>
          <w:sz w:val="24"/>
          <w:szCs w:val="24"/>
          <w:rtl/>
        </w:rPr>
        <w:t>המיועדים ל</w:t>
      </w:r>
      <w:r w:rsidR="001D6A17" w:rsidRPr="00F2558B">
        <w:rPr>
          <w:rFonts w:hint="cs"/>
          <w:b/>
          <w:bCs/>
          <w:sz w:val="24"/>
          <w:szCs w:val="24"/>
          <w:rtl/>
        </w:rPr>
        <w:t xml:space="preserve">מסחר ו/או תעסוקה . </w:t>
      </w:r>
    </w:p>
    <w:p w14:paraId="08A5187B" w14:textId="52AA29F5" w:rsidR="001D6A17" w:rsidRDefault="001D6A17" w:rsidP="00F2558B">
      <w:pPr>
        <w:spacing w:before="0" w:beforeAutospacing="0" w:after="0" w:afterAutospacing="0" w:line="36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sz w:val="24"/>
          <w:szCs w:val="24"/>
          <w:rtl/>
        </w:rPr>
        <w:tab/>
      </w:r>
    </w:p>
    <w:p w14:paraId="528E7F04" w14:textId="1DD5842F" w:rsidR="00F2558B" w:rsidRPr="0015750F" w:rsidRDefault="00F475B0" w:rsidP="00F2558B">
      <w:pPr>
        <w:spacing w:before="0" w:beforeAutospacing="0" w:after="0" w:afterAutospacing="0" w:line="360" w:lineRule="auto"/>
        <w:ind w:left="1440"/>
        <w:jc w:val="both"/>
        <w:rPr>
          <w:rFonts w:ascii="Times New Roman" w:eastAsia="Times New Roman" w:hAnsi="Times New Roman" w:cs="David"/>
          <w:b/>
          <w:bCs/>
          <w:sz w:val="24"/>
          <w:szCs w:val="24"/>
          <w:rtl/>
        </w:rPr>
      </w:pPr>
      <w:r w:rsidRPr="0015750F">
        <w:rPr>
          <w:rFonts w:ascii="Times New Roman" w:eastAsia="Times New Roman" w:hAnsi="Times New Roman" w:cs="David" w:hint="eastAsia"/>
          <w:b/>
          <w:bCs/>
          <w:sz w:val="24"/>
          <w:szCs w:val="24"/>
          <w:rtl/>
        </w:rPr>
        <w:t>בעת</w:t>
      </w:r>
      <w:r w:rsidRPr="0015750F">
        <w:rPr>
          <w:rFonts w:ascii="Times New Roman" w:eastAsia="Times New Roman" w:hAnsi="Times New Roman" w:cs="David"/>
          <w:b/>
          <w:bCs/>
          <w:sz w:val="24"/>
          <w:szCs w:val="24"/>
          <w:rtl/>
        </w:rPr>
        <w:t xml:space="preserve"> שילוב של מבנים הכוללים מגורים ו/או מסחר ו/או תעסוקה – שלושתם או שילוב ביניהם , ישולם לפי </w:t>
      </w:r>
      <w:r w:rsidR="00092E55">
        <w:rPr>
          <w:rFonts w:ascii="Times New Roman" w:eastAsia="Times New Roman" w:hAnsi="Times New Roman" w:cs="David" w:hint="cs"/>
          <w:b/>
          <w:bCs/>
          <w:sz w:val="24"/>
          <w:szCs w:val="24"/>
          <w:rtl/>
        </w:rPr>
        <w:t xml:space="preserve">סכום </w:t>
      </w:r>
      <w:r w:rsidR="00F2558B" w:rsidRPr="0015750F">
        <w:rPr>
          <w:rFonts w:ascii="Times New Roman" w:eastAsia="Times New Roman" w:hAnsi="Times New Roman" w:cs="David" w:hint="eastAsia"/>
          <w:b/>
          <w:bCs/>
          <w:sz w:val="24"/>
          <w:szCs w:val="24"/>
          <w:rtl/>
        </w:rPr>
        <w:t>הסעיפים</w:t>
      </w:r>
      <w:r w:rsidR="00F2558B" w:rsidRPr="0015750F">
        <w:rPr>
          <w:rFonts w:ascii="Times New Roman" w:eastAsia="Times New Roman" w:hAnsi="Times New Roman" w:cs="David"/>
          <w:b/>
          <w:bCs/>
          <w:sz w:val="24"/>
          <w:szCs w:val="24"/>
          <w:rtl/>
        </w:rPr>
        <w:t xml:space="preserve">  </w:t>
      </w:r>
      <w:r w:rsidRPr="0015750F">
        <w:rPr>
          <w:rFonts w:ascii="Times New Roman" w:eastAsia="Times New Roman" w:hAnsi="Times New Roman" w:cs="David" w:hint="eastAsia"/>
          <w:b/>
          <w:bCs/>
          <w:sz w:val="24"/>
          <w:szCs w:val="24"/>
          <w:rtl/>
        </w:rPr>
        <w:t>הנ</w:t>
      </w:r>
      <w:r w:rsidRPr="0015750F">
        <w:rPr>
          <w:rFonts w:ascii="Times New Roman" w:eastAsia="Times New Roman" w:hAnsi="Times New Roman" w:cs="David"/>
          <w:b/>
          <w:bCs/>
          <w:sz w:val="24"/>
          <w:szCs w:val="24"/>
          <w:rtl/>
        </w:rPr>
        <w:t xml:space="preserve">"ל . </w:t>
      </w:r>
    </w:p>
    <w:p w14:paraId="03401BA3" w14:textId="77777777" w:rsidR="00F2558B" w:rsidRDefault="00F2558B" w:rsidP="00F2558B">
      <w:pPr>
        <w:spacing w:before="0" w:beforeAutospacing="0" w:after="0" w:afterAutospacing="0" w:line="360" w:lineRule="auto"/>
        <w:ind w:left="1440"/>
        <w:jc w:val="both"/>
        <w:rPr>
          <w:rFonts w:ascii="Times New Roman" w:eastAsia="Times New Roman" w:hAnsi="Times New Roman" w:cs="David"/>
          <w:sz w:val="24"/>
          <w:szCs w:val="24"/>
          <w:rtl/>
        </w:rPr>
      </w:pPr>
    </w:p>
    <w:p w14:paraId="189559F4" w14:textId="233CD3BF" w:rsidR="00F475B0" w:rsidRDefault="00F2558B" w:rsidP="00B4525A">
      <w:pPr>
        <w:spacing w:before="0" w:beforeAutospacing="0" w:after="0" w:afterAutospacing="0" w:line="360" w:lineRule="auto"/>
        <w:ind w:left="144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כ</w:t>
      </w:r>
      <w:r w:rsidR="00F475B0">
        <w:rPr>
          <w:rFonts w:ascii="Times New Roman" w:eastAsia="Times New Roman" w:hAnsi="Times New Roman" w:cs="David" w:hint="cs"/>
          <w:sz w:val="24"/>
          <w:szCs w:val="24"/>
          <w:rtl/>
        </w:rPr>
        <w:t xml:space="preserve">דוגמא </w:t>
      </w:r>
      <w:r w:rsidR="00092E55">
        <w:rPr>
          <w:rFonts w:ascii="Times New Roman" w:eastAsia="Times New Roman" w:hAnsi="Times New Roman" w:cs="David" w:hint="cs"/>
          <w:sz w:val="24"/>
          <w:szCs w:val="24"/>
          <w:rtl/>
        </w:rPr>
        <w:t>ו</w:t>
      </w:r>
      <w:r w:rsidR="00F475B0">
        <w:rPr>
          <w:rFonts w:ascii="Times New Roman" w:eastAsia="Times New Roman" w:hAnsi="Times New Roman" w:cs="David" w:hint="cs"/>
          <w:sz w:val="24"/>
          <w:szCs w:val="24"/>
          <w:rtl/>
        </w:rPr>
        <w:t xml:space="preserve">למען הסר ספק : מבנה מגורים הכולל 70 יח"ד הנמצא מעל שטחי מסחר של 600 מר' </w:t>
      </w:r>
      <w:r>
        <w:rPr>
          <w:rFonts w:ascii="Times New Roman" w:eastAsia="Times New Roman" w:hAnsi="Times New Roman" w:cs="David" w:hint="cs"/>
          <w:sz w:val="24"/>
          <w:szCs w:val="24"/>
          <w:rtl/>
        </w:rPr>
        <w:t xml:space="preserve">וכן מרתפים לחניות ו/או מחסנים ישולם שכ"ט </w:t>
      </w:r>
      <w:r w:rsidR="00F475B0">
        <w:rPr>
          <w:rFonts w:ascii="Times New Roman" w:eastAsia="Times New Roman" w:hAnsi="Times New Roman" w:cs="David" w:hint="cs"/>
          <w:sz w:val="24"/>
          <w:szCs w:val="24"/>
          <w:rtl/>
        </w:rPr>
        <w:t xml:space="preserve">לפי החישוב הבא : </w:t>
      </w:r>
    </w:p>
    <w:p w14:paraId="5B3CB7AC" w14:textId="61AC7061" w:rsidR="00F2558B" w:rsidRDefault="00F2558B" w:rsidP="00B4525A">
      <w:pPr>
        <w:spacing w:before="0" w:beforeAutospacing="0" w:after="0" w:afterAutospacing="0" w:line="360" w:lineRule="auto"/>
        <w:ind w:firstLine="1502"/>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(70*306) + (600*2.34 )   =  21,420+ 1,404  = 22,824 ₪ </w:t>
      </w:r>
    </w:p>
    <w:p w14:paraId="61CEA692" w14:textId="610FFDD9" w:rsidR="00F475B0" w:rsidRPr="0015750F" w:rsidRDefault="00F475B0" w:rsidP="000D24DA">
      <w:pPr>
        <w:spacing w:before="0" w:beforeAutospacing="0" w:after="0" w:afterAutospacing="0" w:line="360" w:lineRule="auto"/>
        <w:ind w:left="1440"/>
        <w:jc w:val="both"/>
        <w:rPr>
          <w:rFonts w:ascii="Times New Roman" w:eastAsia="Times New Roman" w:hAnsi="Times New Roman" w:cs="David"/>
          <w:b/>
          <w:bCs/>
          <w:sz w:val="24"/>
          <w:szCs w:val="24"/>
          <w:rtl/>
        </w:rPr>
      </w:pPr>
      <w:r w:rsidRPr="0015750F">
        <w:rPr>
          <w:rFonts w:ascii="Times New Roman" w:eastAsia="Times New Roman" w:hAnsi="Times New Roman" w:cs="David" w:hint="eastAsia"/>
          <w:b/>
          <w:bCs/>
          <w:sz w:val="24"/>
          <w:szCs w:val="24"/>
          <w:rtl/>
        </w:rPr>
        <w:t>למען</w:t>
      </w:r>
      <w:r w:rsidRPr="0015750F">
        <w:rPr>
          <w:rFonts w:ascii="Times New Roman" w:eastAsia="Times New Roman" w:hAnsi="Times New Roman" w:cs="David"/>
          <w:b/>
          <w:bCs/>
          <w:sz w:val="24"/>
          <w:szCs w:val="24"/>
          <w:rtl/>
        </w:rPr>
        <w:t xml:space="preserve"> הסר ספק – לא תשולם כל תוספת עבור חניונים /מרתפים מכל סוג בין למגורים ו/או למסחר ו/או לתעסוקה . </w:t>
      </w:r>
    </w:p>
    <w:p w14:paraId="1C279C21"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F80E70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3F2CAEB8"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 xml:space="preserve">הסכום המפורט בסעיף 1 לעיל יהיה </w:t>
      </w:r>
      <w:r w:rsidRPr="00F2558B">
        <w:rPr>
          <w:rFonts w:ascii="Times New Roman" w:eastAsia="Times New Roman" w:hAnsi="Times New Roman" w:cs="David"/>
          <w:b/>
          <w:bCs/>
          <w:sz w:val="20"/>
          <w:szCs w:val="24"/>
          <w:rtl/>
          <w:lang w:eastAsia="he-IL"/>
        </w:rPr>
        <w:t>צמוד ל</w:t>
      </w:r>
      <w:sdt>
        <w:sdtPr>
          <w:rPr>
            <w:rFonts w:ascii="Times New Roman" w:eastAsia="Times New Roman" w:hAnsi="Times New Roman" w:cs="David"/>
            <w:b/>
            <w:bCs/>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20283D" w:rsidRPr="00F2558B">
            <w:rPr>
              <w:rFonts w:ascii="Times New Roman" w:eastAsia="Times New Roman" w:hAnsi="Times New Roman" w:cs="David"/>
              <w:b/>
              <w:bCs/>
              <w:color w:val="008000"/>
              <w:sz w:val="24"/>
              <w:szCs w:val="24"/>
              <w:rtl/>
            </w:rPr>
            <w:t>מדד המחירים לצרכן</w:t>
          </w:r>
        </w:sdtContent>
      </w:sdt>
      <w:r w:rsidRPr="00F2558B">
        <w:rPr>
          <w:rFonts w:ascii="Times New Roman" w:eastAsia="Times New Roman" w:hAnsi="Times New Roman" w:cs="David"/>
          <w:b/>
          <w:bCs/>
          <w:color w:val="008000"/>
          <w:sz w:val="24"/>
          <w:szCs w:val="24"/>
          <w:rtl/>
        </w:rPr>
        <w:t xml:space="preserve">  </w:t>
      </w:r>
      <w:sdt>
        <w:sdtPr>
          <w:rPr>
            <w:rFonts w:ascii="Times New Roman" w:eastAsia="Times New Roman" w:hAnsi="Times New Roman" w:cs="David"/>
            <w:b/>
            <w:bCs/>
            <w:color w:val="008000"/>
            <w:sz w:val="24"/>
            <w:szCs w:val="24"/>
            <w:rtl/>
          </w:rPr>
          <w:alias w:val="מדד בגין/ידוע - כותרת"/>
          <w:tag w:val="cntIsKnownTitle"/>
          <w:id w:val="344216121"/>
          <w:placeholder>
            <w:docPart w:val="4B43A0B713234E0696BD3DBD305DDD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20283D" w:rsidRPr="00F2558B">
            <w:rPr>
              <w:rFonts w:ascii="Times New Roman" w:eastAsia="Times New Roman" w:hAnsi="Times New Roman" w:cs="David"/>
              <w:b/>
              <w:bCs/>
              <w:color w:val="008000"/>
              <w:sz w:val="24"/>
              <w:szCs w:val="24"/>
              <w:rtl/>
            </w:rPr>
            <w:t>ידוע</w:t>
          </w:r>
        </w:sdtContent>
      </w:sdt>
      <w:r w:rsidRPr="00F2558B">
        <w:rPr>
          <w:rFonts w:ascii="Times New Roman" w:eastAsia="Times New Roman" w:hAnsi="Times New Roman" w:cs="David"/>
          <w:b/>
          <w:bCs/>
          <w:color w:val="008000"/>
          <w:sz w:val="24"/>
          <w:szCs w:val="24"/>
          <w:rtl/>
        </w:rPr>
        <w:t xml:space="preserve"> </w:t>
      </w:r>
      <w:r w:rsidRPr="00F2558B">
        <w:rPr>
          <w:rFonts w:ascii="Times New Roman" w:eastAsia="Times New Roman" w:hAnsi="Times New Roman" w:cs="David"/>
          <w:b/>
          <w:bCs/>
          <w:sz w:val="24"/>
          <w:szCs w:val="24"/>
          <w:rtl/>
        </w:rPr>
        <w:t>ליום</w:t>
      </w:r>
      <w:r w:rsidRPr="00F2558B">
        <w:rPr>
          <w:rFonts w:ascii="Times New Roman" w:eastAsia="Times New Roman" w:hAnsi="Times New Roman" w:cs="David"/>
          <w:b/>
          <w:bCs/>
          <w:color w:val="008000"/>
          <w:sz w:val="24"/>
          <w:szCs w:val="24"/>
          <w:rtl/>
        </w:rPr>
        <w:t xml:space="preserve"> </w:t>
      </w:r>
      <w:sdt>
        <w:sdtPr>
          <w:rPr>
            <w:rFonts w:ascii="Times New Roman" w:eastAsia="Times New Roman" w:hAnsi="Times New Roman" w:cs="David"/>
            <w:b/>
            <w:bCs/>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04T00:00:00Z">
            <w:dateFormat w:val="dd/MM/yyyy"/>
            <w:lid w:val="he-IL"/>
            <w:storeMappedDataAs w:val="dateTime"/>
            <w:calendar w:val="gregorian"/>
          </w:date>
        </w:sdtPr>
        <w:sdtContent>
          <w:r w:rsidR="0020283D" w:rsidRPr="00F2558B">
            <w:rPr>
              <w:rFonts w:ascii="Times New Roman" w:eastAsia="Times New Roman" w:hAnsi="Times New Roman" w:cs="David" w:hint="cs"/>
              <w:b/>
              <w:bCs/>
              <w:color w:val="008000"/>
              <w:sz w:val="24"/>
              <w:szCs w:val="24"/>
              <w:rtl/>
            </w:rPr>
            <w:t>‏04/02/2022</w:t>
          </w:r>
        </w:sdtContent>
      </w:sdt>
      <w:r w:rsidRPr="00F2558B">
        <w:rPr>
          <w:rFonts w:ascii="Times New Roman" w:eastAsia="Times New Roman" w:hAnsi="Times New Roman" w:cs="David"/>
          <w:b/>
          <w:bCs/>
          <w:sz w:val="24"/>
          <w:szCs w:val="24"/>
          <w:rtl/>
        </w:rPr>
        <w:t xml:space="preserve"> </w:t>
      </w:r>
      <w:r w:rsidRPr="00876F47">
        <w:rPr>
          <w:rFonts w:ascii="Times New Roman" w:eastAsia="Times New Roman" w:hAnsi="Times New Roman" w:cs="David"/>
          <w:sz w:val="24"/>
          <w:szCs w:val="24"/>
          <w:rtl/>
        </w:rPr>
        <w:t xml:space="preserve">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20283D">
            <w:rPr>
              <w:rFonts w:ascii="Times New Roman" w:eastAsia="Times New Roman" w:hAnsi="Times New Roman" w:cs="David"/>
              <w:color w:val="008000"/>
              <w:sz w:val="24"/>
              <w:szCs w:val="24"/>
            </w:rPr>
            <w:t>229.82</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3037B05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3740DB5"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763EC36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DA25EC"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 xml:space="preserve">יקט במועדו (לשם המחשה: אם בקטע א' בכוונת המזמין לבצע 50 יח"ד, והיועץ נדרש לתכנן להקמת 50 יח"ד, יהיה חייב המזמין בתשלום עבור אותם יח"ד בלבד, גם אם התכנון יתאים לשלבים </w:t>
      </w:r>
      <w:r w:rsidRPr="00876F47">
        <w:rPr>
          <w:rFonts w:ascii="Times New Roman" w:eastAsia="Times New Roman" w:hAnsi="Times New Roman" w:cs="David"/>
          <w:sz w:val="20"/>
          <w:szCs w:val="24"/>
          <w:rtl/>
          <w:lang w:eastAsia="he-IL"/>
        </w:rPr>
        <w:lastRenderedPageBreak/>
        <w:t>הבאים). אין באמור לגרוע מחובת היועץ לבדוק ולוודא התאמת התכנון גם למגרשים בקטעים הבאים.</w:t>
      </w:r>
    </w:p>
    <w:p w14:paraId="2BEDA5E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70165BB"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6BA88B3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F2172C"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516FCA6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8B5907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73E90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11C00D3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FC8802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9E92B57" w14:textId="77777777" w:rsid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5FC102A7" w14:textId="77777777" w:rsidR="00F475B0" w:rsidRDefault="00F475B0"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C220E5" w14:textId="77777777" w:rsidR="00F475B0" w:rsidRDefault="00F475B0">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3D8A4BDE" w14:textId="0A8FABE5" w:rsidR="00F475B0" w:rsidRPr="00876F47" w:rsidRDefault="00F475B0"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13073E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"ה"</w:t>
      </w:r>
    </w:p>
    <w:p w14:paraId="5ADB7A2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0EAE39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3E2A107E"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EC7762E" w14:textId="77777777"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750DBCB1"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2B0CC76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244B03C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6CDBB936"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445D2C0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456DDEA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23049B8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02CEFCC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59C458B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5C8CA9C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1B59BF0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5D01A4C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231AC26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54A0C30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3666ED0A"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5A05806"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135DAB49"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0B80BF7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653E6863"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2637793B"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932890D"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62C08F89"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04F767B"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5380FBE3" w14:textId="53DC9570"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3-30T00:00:00Z">
            <w:dateFormat w:val="dd/MM/yyyy"/>
            <w:lid w:val="he-IL"/>
            <w:storeMappedDataAs w:val="dateTime"/>
            <w:calendar w:val="gregorian"/>
          </w:date>
        </w:sdtPr>
        <w:sdtEndPr>
          <w:rPr>
            <w:rFonts w:hint="cs"/>
          </w:rPr>
        </w:sdtEndPr>
        <w:sdtContent>
          <w:r w:rsidR="00CD7A1B">
            <w:rPr>
              <w:rFonts w:ascii="Times New Roman" w:eastAsia="Times New Roman" w:hAnsi="Times New Roman" w:cs="David" w:hint="cs"/>
              <w:color w:val="008000"/>
              <w:sz w:val="24"/>
              <w:szCs w:val="24"/>
              <w:rtl/>
              <w:lang w:eastAsia="he-IL"/>
            </w:rPr>
            <w:t>‏30/03/2022</w:t>
          </w:r>
        </w:sdtContent>
      </w:sdt>
      <w:r w:rsidRPr="00B27B4C">
        <w:rPr>
          <w:rFonts w:ascii="Times New Roman" w:eastAsia="Times New Roman" w:hAnsi="Times New Roman" w:cs="David" w:hint="cs"/>
          <w:bCs/>
          <w:color w:val="FF0000"/>
          <w:sz w:val="24"/>
          <w:szCs w:val="24"/>
          <w:rtl/>
          <w:lang w:eastAsia="he-IL"/>
        </w:rPr>
        <w:br/>
      </w:r>
    </w:p>
    <w:p w14:paraId="164C1DF1"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1255E4D" w14:textId="77777777" w:rsidR="005603EE" w:rsidRPr="00B27B4C" w:rsidRDefault="0020283D" w:rsidP="00F2558B">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שיכון ובינוי נדל"ן בע"מ</w:t>
          </w:r>
          <w:r>
            <w:rPr>
              <w:rFonts w:ascii="Times New Roman" w:eastAsia="Times New Roman" w:hAnsi="Times New Roman" w:cs="David"/>
              <w:color w:val="008000"/>
              <w:sz w:val="24"/>
              <w:szCs w:val="24"/>
              <w:rtl/>
              <w:lang w:eastAsia="he-IL"/>
            </w:rPr>
            <w:br/>
            <w:t>שלם 3 רמת גן 52215</w:t>
          </w:r>
          <w:r>
            <w:rPr>
              <w:rFonts w:ascii="Times New Roman" w:eastAsia="Times New Roman" w:hAnsi="Times New Roman" w:cs="David"/>
              <w:color w:val="008000"/>
              <w:sz w:val="24"/>
              <w:szCs w:val="24"/>
              <w:rtl/>
              <w:lang w:eastAsia="he-IL"/>
            </w:rPr>
            <w:br/>
            <w:t>מ.ז 52-002117-1</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כלל נכסי נדלן נשר מרכז (נ.נ.נ.מ) שותפות מוגבלת</w:t>
          </w:r>
          <w:r>
            <w:rPr>
              <w:rFonts w:ascii="Times New Roman" w:eastAsia="Times New Roman" w:hAnsi="Times New Roman" w:cs="David"/>
              <w:color w:val="008000"/>
              <w:sz w:val="24"/>
              <w:szCs w:val="24"/>
              <w:rtl/>
              <w:lang w:eastAsia="he-IL"/>
            </w:rPr>
            <w:br/>
            <w:t>מרכז עזריאלי בניין משולש 3, תל אביב</w:t>
          </w:r>
          <w:r>
            <w:rPr>
              <w:rFonts w:ascii="Times New Roman" w:eastAsia="Times New Roman" w:hAnsi="Times New Roman" w:cs="David"/>
              <w:color w:val="008000"/>
              <w:sz w:val="24"/>
              <w:szCs w:val="24"/>
              <w:rtl/>
              <w:lang w:eastAsia="he-IL"/>
            </w:rPr>
            <w:br/>
            <w:t>540283033</w:t>
          </w:r>
          <w:r>
            <w:rPr>
              <w:rFonts w:ascii="Times New Roman" w:eastAsia="Times New Roman" w:hAnsi="Times New Roman" w:cs="David"/>
              <w:color w:val="008000"/>
              <w:sz w:val="24"/>
              <w:szCs w:val="24"/>
              <w:rtl/>
              <w:lang w:eastAsia="he-IL"/>
            </w:rPr>
            <w:br/>
          </w:r>
        </w:p>
      </w:sdtContent>
    </w:sdt>
    <w:p w14:paraId="119F68D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B85FB2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E005CC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EF4CF97"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0CCD55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20F2ED" w14:textId="6E9A36C9"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41427CC"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476B57" w14:textId="11DA6CE6"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1D6A17">
            <w:rPr>
              <w:rFonts w:ascii="Times New Roman" w:eastAsia="Times New Roman" w:hAnsi="Times New Roman" w:cs="David" w:hint="cs"/>
              <w:bCs/>
              <w:color w:val="008000"/>
              <w:sz w:val="24"/>
              <w:szCs w:val="24"/>
              <w:rtl/>
              <w:lang w:eastAsia="he-IL"/>
            </w:rPr>
            <w:t xml:space="preserve">פרוייקט אגמי הכרמל </w:t>
          </w:r>
        </w:sdtContent>
      </w:sdt>
      <w:r w:rsidRPr="00B27B4C">
        <w:rPr>
          <w:rFonts w:ascii="Times New Roman" w:eastAsia="Times New Roman" w:hAnsi="Times New Roman" w:cs="David" w:hint="cs"/>
          <w:color w:val="008000"/>
          <w:sz w:val="24"/>
          <w:szCs w:val="24"/>
          <w:rtl/>
          <w:lang w:eastAsia="he-IL"/>
        </w:rPr>
        <w:t>.</w:t>
      </w:r>
    </w:p>
    <w:p w14:paraId="22EDC538"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B3BC4E" w14:textId="5704D6CD"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84BB057"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AB8AF54" w14:textId="6AC83449"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A2B0C6B"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0885C15"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A416B2A"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AB92CC8"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CF7DE87"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20D42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276F632"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CF8779"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C8D0659"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9396990"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937BFF" w14:textId="58C44D6F"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940D5">
            <w:rPr>
              <w:rFonts w:ascii="Times New Roman" w:eastAsia="Times New Roman" w:hAnsi="Times New Roman" w:cs="David"/>
              <w:color w:val="008000"/>
              <w:sz w:val="24"/>
              <w:szCs w:val="24"/>
              <w:rtl/>
              <w:lang w:eastAsia="he-IL"/>
            </w:rPr>
            <w:t>טוכמן מהנדסים ויועצים בע"מ</w:t>
          </w:r>
        </w:sdtContent>
      </w:sdt>
    </w:p>
    <w:p w14:paraId="0708D8CE"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972115A"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810A494"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21869769"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36B6239"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9A3FEB3"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736ED245"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7D859893"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93B34D2"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3F6601AE"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75B3C30" w14:textId="77777777" w:rsidR="00E0492B" w:rsidRPr="0009511C" w:rsidRDefault="00E0492B" w:rsidP="00E0492B">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220DE53"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1FDC450" w14:textId="0D111FAB" w:rsidR="00E0492B" w:rsidRPr="0009511C" w:rsidRDefault="00E0492B" w:rsidP="001B2DDE">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w:t>
      </w:r>
      <w:r w:rsidR="001B2DDE">
        <w:rPr>
          <w:rFonts w:ascii="David" w:eastAsia="Calibri" w:hAnsi="David" w:cs="David" w:hint="cs"/>
          <w:sz w:val="24"/>
          <w:szCs w:val="24"/>
          <w:rtl/>
        </w:rPr>
        <w:t xml:space="preserve">1,000,000 ₪  ( </w:t>
      </w:r>
      <w:bookmarkStart w:id="0" w:name="_GoBack"/>
      <w:bookmarkEnd w:id="0"/>
      <w:r w:rsidRPr="0009511C">
        <w:rPr>
          <w:rFonts w:ascii="David" w:eastAsia="Calibri" w:hAnsi="David" w:cs="David" w:hint="cs"/>
          <w:sz w:val="24"/>
          <w:szCs w:val="24"/>
          <w:rtl/>
        </w:rPr>
        <w:t>מליון ₪) לאירוע ובסה"כ לתקופת הביטוח.</w:t>
      </w:r>
    </w:p>
    <w:p w14:paraId="4F60E057"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28B5B0C"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730B559"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2A9F6F1" w14:textId="35CCF9F9" w:rsidR="00E0492B" w:rsidRPr="0009511C" w:rsidRDefault="00E0492B" w:rsidP="001B2DDE">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w:t>
      </w:r>
      <w:r w:rsidR="001B2DDE">
        <w:rPr>
          <w:rFonts w:ascii="David" w:eastAsia="Calibri" w:hAnsi="David" w:cs="David" w:hint="cs"/>
          <w:sz w:val="24"/>
          <w:szCs w:val="24"/>
          <w:rtl/>
        </w:rPr>
        <w:t>1,000,000 ₪ (</w:t>
      </w:r>
      <w:r w:rsidRPr="0009511C">
        <w:rPr>
          <w:rFonts w:ascii="David" w:eastAsia="Calibri" w:hAnsi="David" w:cs="David" w:hint="cs"/>
          <w:sz w:val="24"/>
          <w:szCs w:val="24"/>
          <w:rtl/>
        </w:rPr>
        <w:t xml:space="preserve">מיליון ₪) למקרה ולתקופת ביטוח שנתית, בגין אירועים הנובעים במישרין ו/או בעקיפין מפעולותיו </w:t>
      </w:r>
      <w:r w:rsidRPr="0009511C">
        <w:rPr>
          <w:rFonts w:ascii="David" w:eastAsia="Calibri" w:hAnsi="David" w:cs="David" w:hint="cs"/>
          <w:sz w:val="24"/>
          <w:szCs w:val="24"/>
          <w:rtl/>
        </w:rPr>
        <w:lastRenderedPageBreak/>
        <w:t>של היועץ ו/או כל מי שפועל מטעמו וכל הבאים מכוחו ויחול על כל אובדן ו/או נזק לגוף ו/או לרכוש.</w:t>
      </w:r>
    </w:p>
    <w:p w14:paraId="3D734CB3"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0B523E01"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D217112"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6FBAF09"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7076AA88"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3792170"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29048D3F"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EAB6F46"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1D88B8D"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6F151AD0" w14:textId="77777777" w:rsidTr="001D6A17">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B6E5FC2"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45C96E2"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3A8C17AD" w14:textId="77777777" w:rsidTr="001D6A17">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7B29F0B"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6FA87302" w14:textId="77777777" w:rsidTr="001D6A17">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B7527E8"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888C3E0"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1CF44FD"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79664DE"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4DFD1051" w14:textId="77777777" w:rsidTr="001D6A17">
        <w:trPr>
          <w:trHeight w:val="551"/>
        </w:trPr>
        <w:tc>
          <w:tcPr>
            <w:tcW w:w="4068" w:type="dxa"/>
            <w:tcBorders>
              <w:top w:val="single" w:sz="4" w:space="0" w:color="auto"/>
              <w:left w:val="single" w:sz="4" w:space="0" w:color="auto"/>
              <w:bottom w:val="single" w:sz="4" w:space="0" w:color="auto"/>
              <w:right w:val="single" w:sz="4" w:space="0" w:color="auto"/>
            </w:tcBorders>
            <w:hideMark/>
          </w:tcPr>
          <w:p w14:paraId="2C51162E"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DCC9F54" w14:textId="46B34F4A"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אפי מגורים בע"מ ו/או </w:t>
            </w:r>
            <w:r w:rsidR="00F475B0">
              <w:rPr>
                <w:rFonts w:ascii="David" w:eastAsia="Calibri" w:hAnsi="David" w:cs="David" w:hint="cs"/>
                <w:sz w:val="24"/>
                <w:szCs w:val="24"/>
                <w:rtl/>
                <w:lang w:eastAsia="he-IL"/>
              </w:rPr>
              <w:t xml:space="preserve">חברת שיכון ובינוי נדל"ן בע"מ ו/או חב' כלל נכסי נדל"ן נשר ו/או </w:t>
            </w:r>
            <w:r w:rsidRPr="0009511C">
              <w:rPr>
                <w:rFonts w:ascii="David" w:eastAsia="Calibri" w:hAnsi="David" w:cs="David" w:hint="cs"/>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E093154"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1B65F38"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p>
          <w:p w14:paraId="7C6FE359"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B71BED9"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5B36BDE"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p>
          <w:p w14:paraId="4F3DDFD1"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3C0294C"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5A799B1A" w14:textId="77777777" w:rsidTr="001D6A17">
        <w:trPr>
          <w:trHeight w:val="571"/>
        </w:trPr>
        <w:tc>
          <w:tcPr>
            <w:tcW w:w="4068" w:type="dxa"/>
            <w:tcBorders>
              <w:top w:val="single" w:sz="4" w:space="0" w:color="auto"/>
              <w:left w:val="single" w:sz="4" w:space="0" w:color="auto"/>
              <w:bottom w:val="single" w:sz="4" w:space="0" w:color="auto"/>
              <w:right w:val="single" w:sz="4" w:space="0" w:color="auto"/>
            </w:tcBorders>
            <w:hideMark/>
          </w:tcPr>
          <w:p w14:paraId="0067C6C0"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84066A1"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9ADEEC7"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AE2AAD" w14:textId="77777777" w:rsidR="00E0492B" w:rsidRPr="0009511C" w:rsidRDefault="00E0492B" w:rsidP="001D6A17">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A7F548" w14:textId="77777777" w:rsidR="00E0492B" w:rsidRPr="0009511C" w:rsidRDefault="00E0492B" w:rsidP="001D6A17">
            <w:pPr>
              <w:spacing w:before="0" w:beforeAutospacing="0" w:after="0" w:afterAutospacing="0" w:line="256" w:lineRule="auto"/>
              <w:rPr>
                <w:rFonts w:ascii="David" w:eastAsia="Calibri" w:hAnsi="David" w:cs="David"/>
                <w:b/>
                <w:sz w:val="24"/>
                <w:szCs w:val="24"/>
                <w:lang w:eastAsia="he-IL"/>
              </w:rPr>
            </w:pPr>
          </w:p>
        </w:tc>
      </w:tr>
      <w:tr w:rsidR="00E0492B" w:rsidRPr="0009511C" w14:paraId="4D8B40C2" w14:textId="77777777" w:rsidTr="001D6A17">
        <w:trPr>
          <w:trHeight w:val="391"/>
        </w:trPr>
        <w:tc>
          <w:tcPr>
            <w:tcW w:w="4068" w:type="dxa"/>
            <w:tcBorders>
              <w:top w:val="single" w:sz="4" w:space="0" w:color="auto"/>
              <w:left w:val="single" w:sz="4" w:space="0" w:color="auto"/>
              <w:bottom w:val="single" w:sz="4" w:space="0" w:color="auto"/>
              <w:right w:val="single" w:sz="4" w:space="0" w:color="auto"/>
            </w:tcBorders>
            <w:hideMark/>
          </w:tcPr>
          <w:p w14:paraId="06402D62"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719C285"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24851D0" w14:textId="77777777" w:rsidR="00E0492B" w:rsidRPr="0009511C" w:rsidRDefault="00E0492B" w:rsidP="001D6A17">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778F2D" w14:textId="77777777" w:rsidR="00E0492B" w:rsidRPr="0009511C" w:rsidRDefault="00E0492B" w:rsidP="001D6A17">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BC796F" w14:textId="77777777" w:rsidR="00E0492B" w:rsidRPr="0009511C" w:rsidRDefault="00E0492B" w:rsidP="001D6A17">
            <w:pPr>
              <w:spacing w:before="0" w:beforeAutospacing="0" w:after="0" w:afterAutospacing="0" w:line="256" w:lineRule="auto"/>
              <w:rPr>
                <w:rFonts w:ascii="David" w:eastAsia="Calibri" w:hAnsi="David" w:cs="David"/>
                <w:b/>
                <w:sz w:val="24"/>
                <w:szCs w:val="24"/>
                <w:lang w:eastAsia="he-IL"/>
              </w:rPr>
            </w:pPr>
          </w:p>
        </w:tc>
      </w:tr>
    </w:tbl>
    <w:p w14:paraId="72403D79"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355ADE82" w14:textId="77777777" w:rsidTr="001D6A17">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583337C"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1DF8212D" w14:textId="77777777" w:rsidTr="001D6A17">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A16FF7C"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5F542537"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p w14:paraId="3A24A1D9"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A61C6C5"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4132B3E"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E6E9B6C"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4D7D64"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BD0223F"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BE9837"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CE23AD7"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59C3E41E" w14:textId="77777777" w:rsidTr="001D6A17">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31D715F" w14:textId="77777777" w:rsidR="00E0492B" w:rsidRPr="0009511C" w:rsidRDefault="00E0492B" w:rsidP="001D6A17">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B9321EE" w14:textId="77777777" w:rsidR="00E0492B" w:rsidRPr="0009511C" w:rsidRDefault="00E0492B" w:rsidP="001D6A17">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68967D3" w14:textId="77777777" w:rsidR="00E0492B" w:rsidRPr="0009511C" w:rsidRDefault="00E0492B" w:rsidP="001D6A17">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060E49E" w14:textId="77777777" w:rsidR="00E0492B" w:rsidRPr="0009511C" w:rsidRDefault="00E0492B" w:rsidP="001D6A17">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02F4881" w14:textId="77777777" w:rsidR="00E0492B" w:rsidRPr="0009511C" w:rsidRDefault="00E0492B" w:rsidP="001D6A17">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0FD6529"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1ED01A"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D22592C" w14:textId="77777777" w:rsidR="00E0492B" w:rsidRPr="0009511C" w:rsidRDefault="00E0492B" w:rsidP="001D6A17">
            <w:pPr>
              <w:spacing w:before="0" w:beforeAutospacing="0" w:after="0" w:afterAutospacing="0" w:line="256" w:lineRule="auto"/>
              <w:rPr>
                <w:rFonts w:ascii="David" w:eastAsia="Calibri" w:hAnsi="David" w:cs="David"/>
                <w:sz w:val="24"/>
                <w:szCs w:val="24"/>
                <w:lang w:eastAsia="he-IL"/>
              </w:rPr>
            </w:pPr>
          </w:p>
        </w:tc>
      </w:tr>
      <w:tr w:rsidR="00E0492B" w:rsidRPr="0009511C" w14:paraId="5A86AB21" w14:textId="77777777" w:rsidTr="001D6A1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B134BE8"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53EA88"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45948C9"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04A17A4"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579D981"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E99E50E"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0F536F4"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A4A2C00" w14:textId="77777777" w:rsidR="00E0492B" w:rsidRPr="0009511C" w:rsidRDefault="00E0492B" w:rsidP="001D6A17">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125D6E83" w14:textId="77777777" w:rsidTr="001D6A1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B5FF47D"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B336802"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E29CD4C"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4B5BBC4"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AF1426A"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48DD224"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FC3B605"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22AE344" w14:textId="77777777" w:rsidR="00E0492B" w:rsidRPr="0009511C" w:rsidRDefault="00E0492B" w:rsidP="001D6A17">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42D53CCB" w14:textId="77777777" w:rsidTr="001D6A1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5656405"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DBAD1C8" w14:textId="77777777" w:rsidR="00E0492B" w:rsidRPr="0009511C" w:rsidRDefault="00E0492B" w:rsidP="001D6A17">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30EC7D0" w14:textId="77777777" w:rsidR="00E0492B" w:rsidRPr="0009511C" w:rsidRDefault="00E0492B" w:rsidP="001D6A17">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9144E75" w14:textId="77777777" w:rsidR="00E0492B" w:rsidRPr="0009511C" w:rsidRDefault="00E0492B" w:rsidP="001D6A17">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B129475" w14:textId="77777777" w:rsidR="00E0492B" w:rsidRPr="0009511C" w:rsidRDefault="00E0492B" w:rsidP="001D6A17">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2D5F796" w14:textId="77777777" w:rsidR="00E0492B" w:rsidRPr="0009511C" w:rsidRDefault="00E0492B" w:rsidP="001D6A17">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5882057" w14:textId="77777777" w:rsidR="00E0492B" w:rsidRPr="0009511C" w:rsidRDefault="00E0492B" w:rsidP="001D6A1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24D8432" w14:textId="77777777" w:rsidR="00E0492B" w:rsidRPr="0009511C" w:rsidRDefault="00E0492B" w:rsidP="001D6A17">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98A0E4B"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5B07E675" w14:textId="77777777" w:rsidTr="001D6A17">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052FEDC"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613AFFEC" w14:textId="77777777" w:rsidTr="001D6A17">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920FA9B"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F78E4FD"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27FF3019" w14:textId="77777777" w:rsidTr="001D6A1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BF59919"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E0492B" w:rsidRPr="0009511C" w14:paraId="7F24D5FF" w14:textId="77777777" w:rsidTr="001D6A17">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3E4E4A9" w14:textId="77777777" w:rsidR="00E0492B" w:rsidRPr="0009511C" w:rsidRDefault="00E0492B" w:rsidP="001D6A1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3329717"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20533CA6" w14:textId="77777777" w:rsidTr="001D6A1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6DB2626" w14:textId="77777777" w:rsidR="002C218D" w:rsidRPr="0009511C" w:rsidRDefault="002C218D" w:rsidP="001D6A1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2C218D" w:rsidRPr="0009511C" w14:paraId="271DACBD" w14:textId="77777777" w:rsidTr="001D6A17">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44A72AA" w14:textId="77777777" w:rsidR="002C218D" w:rsidRPr="0009511C" w:rsidRDefault="002C218D" w:rsidP="001D6A17">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878A55A"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76C4D9B"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0E9F9F7"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275D96"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03E09B4"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6706F96F"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119BF643"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27432F86"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782F095"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55547A37"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24E17403"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782C5D5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5906EDE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9E0F85A"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46A47B3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F171996"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243D62F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620A5E8B"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42D9D8E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3A631107"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0590FDB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662ADA7"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32AC946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1C6A1EB"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C3E6E1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621156C5"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4E3AA0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A1FCBA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0D5397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0B262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C2C95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B299B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EBF17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3E27D4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ED90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ED5C0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9582F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731790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FFD7E9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AEDB69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830CA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A8A6E2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B0296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3040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38E5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BE9CF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9880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B8F46F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2A28B6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0CB0388"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753175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9B3B23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DC890C8"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2670B9B"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350B52"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0007FE"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83F6A1A" w14:textId="77777777" w:rsidR="005603EE" w:rsidRDefault="007C055C"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0283D">
            <w:rPr>
              <w:rFonts w:ascii="Times New Roman" w:eastAsia="Times New Roman" w:hAnsi="Times New Roman" w:cs="David" w:hint="cs"/>
              <w:color w:val="008000"/>
              <w:sz w:val="24"/>
              <w:szCs w:val="24"/>
              <w:rtl/>
              <w:lang w:eastAsia="he-IL"/>
            </w:rPr>
            <w:br/>
            <w:t>אפריקה ישראל מגורים בע"מ</w:t>
          </w:r>
          <w:r w:rsidR="0020283D">
            <w:rPr>
              <w:rFonts w:ascii="Times New Roman" w:eastAsia="Times New Roman" w:hAnsi="Times New Roman" w:cs="David" w:hint="cs"/>
              <w:color w:val="008000"/>
              <w:sz w:val="24"/>
              <w:szCs w:val="24"/>
              <w:rtl/>
              <w:lang w:eastAsia="he-IL"/>
            </w:rPr>
            <w:br/>
            <w:t>יוני נתניהו 1 ג' אור יהודה</w:t>
          </w:r>
          <w:r w:rsidR="0020283D">
            <w:rPr>
              <w:rFonts w:ascii="Times New Roman" w:eastAsia="Times New Roman" w:hAnsi="Times New Roman" w:cs="David" w:hint="cs"/>
              <w:color w:val="008000"/>
              <w:sz w:val="24"/>
              <w:szCs w:val="24"/>
              <w:rtl/>
              <w:lang w:eastAsia="he-IL"/>
            </w:rPr>
            <w:br/>
            <w:t>מ.ז 52-003476-0</w:t>
          </w:r>
          <w:r w:rsidR="0020283D">
            <w:rPr>
              <w:rFonts w:ascii="Times New Roman" w:eastAsia="Times New Roman" w:hAnsi="Times New Roman" w:cs="David" w:hint="cs"/>
              <w:color w:val="008000"/>
              <w:sz w:val="24"/>
              <w:szCs w:val="24"/>
              <w:rtl/>
              <w:lang w:eastAsia="he-IL"/>
            </w:rPr>
            <w:br/>
          </w:r>
          <w:r w:rsidR="0020283D">
            <w:rPr>
              <w:rFonts w:ascii="Times New Roman" w:eastAsia="Times New Roman" w:hAnsi="Times New Roman" w:cs="David" w:hint="cs"/>
              <w:color w:val="008000"/>
              <w:sz w:val="24"/>
              <w:szCs w:val="24"/>
              <w:rtl/>
              <w:lang w:eastAsia="he-IL"/>
            </w:rPr>
            <w:br/>
            <w:t>שיכון ובינוי נדל"ן בע"מ</w:t>
          </w:r>
          <w:r w:rsidR="0020283D">
            <w:rPr>
              <w:rFonts w:ascii="Times New Roman" w:eastAsia="Times New Roman" w:hAnsi="Times New Roman" w:cs="David" w:hint="cs"/>
              <w:color w:val="008000"/>
              <w:sz w:val="24"/>
              <w:szCs w:val="24"/>
              <w:rtl/>
              <w:lang w:eastAsia="he-IL"/>
            </w:rPr>
            <w:br/>
            <w:t>שלם 3 רמת גן 52215</w:t>
          </w:r>
          <w:r w:rsidR="0020283D">
            <w:rPr>
              <w:rFonts w:ascii="Times New Roman" w:eastAsia="Times New Roman" w:hAnsi="Times New Roman" w:cs="David" w:hint="cs"/>
              <w:color w:val="008000"/>
              <w:sz w:val="24"/>
              <w:szCs w:val="24"/>
              <w:rtl/>
              <w:lang w:eastAsia="he-IL"/>
            </w:rPr>
            <w:br/>
            <w:t>מ.ז 52-002117-1</w:t>
          </w:r>
          <w:r w:rsidR="0020283D">
            <w:rPr>
              <w:rFonts w:ascii="Times New Roman" w:eastAsia="Times New Roman" w:hAnsi="Times New Roman" w:cs="David" w:hint="cs"/>
              <w:color w:val="008000"/>
              <w:sz w:val="24"/>
              <w:szCs w:val="24"/>
              <w:rtl/>
              <w:lang w:eastAsia="he-IL"/>
            </w:rPr>
            <w:br/>
          </w:r>
          <w:r w:rsidR="0020283D">
            <w:rPr>
              <w:rFonts w:ascii="Times New Roman" w:eastAsia="Times New Roman" w:hAnsi="Times New Roman" w:cs="David" w:hint="cs"/>
              <w:color w:val="008000"/>
              <w:sz w:val="24"/>
              <w:szCs w:val="24"/>
              <w:rtl/>
              <w:lang w:eastAsia="he-IL"/>
            </w:rPr>
            <w:br/>
            <w:t>כלל נכסי נדלן נשר מרכז (נ.נ.נ.מ) שותפות מוגבלת</w:t>
          </w:r>
          <w:r w:rsidR="0020283D">
            <w:rPr>
              <w:rFonts w:ascii="Times New Roman" w:eastAsia="Times New Roman" w:hAnsi="Times New Roman" w:cs="David" w:hint="cs"/>
              <w:color w:val="008000"/>
              <w:sz w:val="24"/>
              <w:szCs w:val="24"/>
              <w:rtl/>
              <w:lang w:eastAsia="he-IL"/>
            </w:rPr>
            <w:br/>
            <w:t>מרכז עזריאלי בניין משולש 3, תל אביב</w:t>
          </w:r>
          <w:r w:rsidR="0020283D">
            <w:rPr>
              <w:rFonts w:ascii="Times New Roman" w:eastAsia="Times New Roman" w:hAnsi="Times New Roman" w:cs="David" w:hint="cs"/>
              <w:color w:val="008000"/>
              <w:sz w:val="24"/>
              <w:szCs w:val="24"/>
              <w:rtl/>
              <w:lang w:eastAsia="he-IL"/>
            </w:rPr>
            <w:br/>
            <w:t>540283033</w:t>
          </w:r>
          <w:r w:rsidR="0020283D">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53D61E38"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8521BB7"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FE1F5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005EB22"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1A419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53B15F" w14:textId="4184B088"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940D5">
            <w:rPr>
              <w:rFonts w:ascii="Times New Roman" w:eastAsia="Times New Roman" w:hAnsi="Times New Roman" w:cs="David"/>
              <w:color w:val="008000"/>
              <w:sz w:val="24"/>
              <w:szCs w:val="24"/>
              <w:rtl/>
              <w:lang w:eastAsia="he-IL"/>
            </w:rPr>
            <w:t>טוכמן מהנדסים ויועצים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D7A1B">
            <w:rPr>
              <w:rFonts w:ascii="Times New Roman" w:eastAsia="Times New Roman" w:hAnsi="Times New Roman" w:cs="David"/>
              <w:color w:val="008000"/>
              <w:sz w:val="24"/>
              <w:szCs w:val="24"/>
              <w:rtl/>
              <w:lang w:eastAsia="he-IL"/>
            </w:rPr>
            <w:t>נשר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CD7A1B">
            <w:rPr>
              <w:rFonts w:ascii="Times New Roman" w:eastAsia="Times New Roman" w:hAnsi="Times New Roman" w:cs="David" w:hint="cs"/>
              <w:color w:val="008000"/>
              <w:sz w:val="24"/>
              <w:szCs w:val="24"/>
              <w:rtl/>
            </w:rPr>
            <w:t xml:space="preserve">יועץ בטיחות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5C87018"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80EF6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6C51F3"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90BEE7"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F885D9"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33BF2E"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03A3064"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5F164A"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E6E3EF"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1C31380" w14:textId="5DC0CF4E" w:rsidR="005603EE" w:rsidRPr="00B27B4C" w:rsidRDefault="007C055C"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940D5">
            <w:rPr>
              <w:rFonts w:ascii="Times New Roman" w:eastAsia="Times New Roman" w:hAnsi="Times New Roman" w:cs="David"/>
              <w:color w:val="008000"/>
              <w:sz w:val="24"/>
              <w:szCs w:val="24"/>
              <w:rtl/>
              <w:lang w:eastAsia="he-IL"/>
            </w:rPr>
            <w:t>טוכמן מהנדסים ויועצים בע"מ</w:t>
          </w:r>
        </w:sdtContent>
      </w:sdt>
    </w:p>
    <w:p w14:paraId="13D000E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DBE500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9107D98"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8AF2FC0"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3C7923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A415465"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74F8FA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0283D">
            <w:rPr>
              <w:rFonts w:ascii="Times New Roman" w:eastAsia="Times New Roman" w:hAnsi="Times New Roman" w:cs="David" w:hint="cs"/>
              <w:color w:val="008000"/>
              <w:sz w:val="24"/>
              <w:szCs w:val="24"/>
              <w:rtl/>
              <w:lang w:eastAsia="he-IL"/>
            </w:rPr>
            <w:br/>
            <w:t>אפריקה ישראל מגורים בע"מ</w:t>
          </w:r>
          <w:r w:rsidR="0020283D">
            <w:rPr>
              <w:rFonts w:ascii="Times New Roman" w:eastAsia="Times New Roman" w:hAnsi="Times New Roman" w:cs="David" w:hint="cs"/>
              <w:color w:val="008000"/>
              <w:sz w:val="24"/>
              <w:szCs w:val="24"/>
              <w:rtl/>
              <w:lang w:eastAsia="he-IL"/>
            </w:rPr>
            <w:br/>
            <w:t>יוני נתניהו 1 ג' אור יהודה</w:t>
          </w:r>
          <w:r w:rsidR="0020283D">
            <w:rPr>
              <w:rFonts w:ascii="Times New Roman" w:eastAsia="Times New Roman" w:hAnsi="Times New Roman" w:cs="David" w:hint="cs"/>
              <w:color w:val="008000"/>
              <w:sz w:val="24"/>
              <w:szCs w:val="24"/>
              <w:rtl/>
              <w:lang w:eastAsia="he-IL"/>
            </w:rPr>
            <w:br/>
            <w:t>מ.ז 52-003476-0</w:t>
          </w:r>
          <w:r w:rsidR="0020283D">
            <w:rPr>
              <w:rFonts w:ascii="Times New Roman" w:eastAsia="Times New Roman" w:hAnsi="Times New Roman" w:cs="David" w:hint="cs"/>
              <w:color w:val="008000"/>
              <w:sz w:val="24"/>
              <w:szCs w:val="24"/>
              <w:rtl/>
              <w:lang w:eastAsia="he-IL"/>
            </w:rPr>
            <w:br/>
          </w:r>
          <w:r w:rsidR="0020283D">
            <w:rPr>
              <w:rFonts w:ascii="Times New Roman" w:eastAsia="Times New Roman" w:hAnsi="Times New Roman" w:cs="David" w:hint="cs"/>
              <w:color w:val="008000"/>
              <w:sz w:val="24"/>
              <w:szCs w:val="24"/>
              <w:rtl/>
              <w:lang w:eastAsia="he-IL"/>
            </w:rPr>
            <w:br/>
            <w:t>שיכון ובינוי נדל"ן בע"מ</w:t>
          </w:r>
          <w:r w:rsidR="0020283D">
            <w:rPr>
              <w:rFonts w:ascii="Times New Roman" w:eastAsia="Times New Roman" w:hAnsi="Times New Roman" w:cs="David" w:hint="cs"/>
              <w:color w:val="008000"/>
              <w:sz w:val="24"/>
              <w:szCs w:val="24"/>
              <w:rtl/>
              <w:lang w:eastAsia="he-IL"/>
            </w:rPr>
            <w:br/>
            <w:t>שלם 3 רמת גן 52215</w:t>
          </w:r>
          <w:r w:rsidR="0020283D">
            <w:rPr>
              <w:rFonts w:ascii="Times New Roman" w:eastAsia="Times New Roman" w:hAnsi="Times New Roman" w:cs="David" w:hint="cs"/>
              <w:color w:val="008000"/>
              <w:sz w:val="24"/>
              <w:szCs w:val="24"/>
              <w:rtl/>
              <w:lang w:eastAsia="he-IL"/>
            </w:rPr>
            <w:br/>
            <w:t>מ.ז 52-002117-1</w:t>
          </w:r>
          <w:r w:rsidR="0020283D">
            <w:rPr>
              <w:rFonts w:ascii="Times New Roman" w:eastAsia="Times New Roman" w:hAnsi="Times New Roman" w:cs="David" w:hint="cs"/>
              <w:color w:val="008000"/>
              <w:sz w:val="24"/>
              <w:szCs w:val="24"/>
              <w:rtl/>
              <w:lang w:eastAsia="he-IL"/>
            </w:rPr>
            <w:br/>
          </w:r>
          <w:r w:rsidR="0020283D">
            <w:rPr>
              <w:rFonts w:ascii="Times New Roman" w:eastAsia="Times New Roman" w:hAnsi="Times New Roman" w:cs="David" w:hint="cs"/>
              <w:color w:val="008000"/>
              <w:sz w:val="24"/>
              <w:szCs w:val="24"/>
              <w:rtl/>
              <w:lang w:eastAsia="he-IL"/>
            </w:rPr>
            <w:br/>
            <w:t>כלל נכסי נדלן נשר מרכז (נ.נ.נ.מ) שותפות מוגבלת</w:t>
          </w:r>
          <w:r w:rsidR="0020283D">
            <w:rPr>
              <w:rFonts w:ascii="Times New Roman" w:eastAsia="Times New Roman" w:hAnsi="Times New Roman" w:cs="David" w:hint="cs"/>
              <w:color w:val="008000"/>
              <w:sz w:val="24"/>
              <w:szCs w:val="24"/>
              <w:rtl/>
              <w:lang w:eastAsia="he-IL"/>
            </w:rPr>
            <w:br/>
            <w:t>מרכז עזריאלי בניין משולש 3, תל אביב</w:t>
          </w:r>
          <w:r w:rsidR="0020283D">
            <w:rPr>
              <w:rFonts w:ascii="Times New Roman" w:eastAsia="Times New Roman" w:hAnsi="Times New Roman" w:cs="David" w:hint="cs"/>
              <w:color w:val="008000"/>
              <w:sz w:val="24"/>
              <w:szCs w:val="24"/>
              <w:rtl/>
              <w:lang w:eastAsia="he-IL"/>
            </w:rPr>
            <w:br/>
            <w:t>540283033</w:t>
          </w:r>
          <w:r w:rsidR="0020283D">
            <w:rPr>
              <w:rFonts w:ascii="Times New Roman" w:eastAsia="Times New Roman" w:hAnsi="Times New Roman" w:cs="David" w:hint="cs"/>
              <w:color w:val="008000"/>
              <w:sz w:val="24"/>
              <w:szCs w:val="24"/>
              <w:rtl/>
              <w:lang w:eastAsia="he-IL"/>
            </w:rPr>
            <w:br/>
          </w:r>
        </w:sdtContent>
      </w:sdt>
    </w:p>
    <w:p w14:paraId="624758F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2C6D9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174473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DCE643" w14:textId="308CEA49"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D7A1B">
            <w:rPr>
              <w:rFonts w:ascii="Times New Roman" w:eastAsia="Times New Roman" w:hAnsi="Times New Roman" w:cs="David" w:hint="cs"/>
              <w:color w:val="008000"/>
              <w:sz w:val="24"/>
              <w:szCs w:val="24"/>
              <w:rtl/>
              <w:lang w:eastAsia="he-IL"/>
            </w:rPr>
            <w:t>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3-30T00:00:00Z">
            <w:dateFormat w:val="dd/MM/yyyy"/>
            <w:lid w:val="he-IL"/>
            <w:storeMappedDataAs w:val="dateTime"/>
            <w:calendar w:val="gregorian"/>
          </w:date>
        </w:sdtPr>
        <w:sdtEndPr>
          <w:rPr>
            <w:rFonts w:hint="cs"/>
          </w:rPr>
        </w:sdtEndPr>
        <w:sdtContent>
          <w:r w:rsidR="00CD7A1B">
            <w:rPr>
              <w:rFonts w:ascii="Times New Roman" w:eastAsia="Times New Roman" w:hAnsi="Times New Roman" w:cs="David" w:hint="cs"/>
              <w:color w:val="008000"/>
              <w:sz w:val="24"/>
              <w:szCs w:val="24"/>
              <w:rtl/>
              <w:lang w:eastAsia="he-IL"/>
            </w:rPr>
            <w:t>‏30/03/2022</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97A9E0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00CB4B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7E230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C12AD1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3882F1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455D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1DEA91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09E53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4AA831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73A74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E42E6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BD3D07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F1834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7453187"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489C483"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4449F78"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7A69C2D"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DC26587" w14:textId="04330246"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940D5">
            <w:rPr>
              <w:rFonts w:ascii="Times New Roman" w:eastAsia="Times New Roman" w:hAnsi="Times New Roman" w:cs="David"/>
              <w:color w:val="008000"/>
              <w:sz w:val="24"/>
              <w:szCs w:val="24"/>
              <w:rtl/>
              <w:lang w:eastAsia="he-IL"/>
            </w:rPr>
            <w:t>טוכמן מהנדסים ויועצים בע"מ</w:t>
          </w:r>
        </w:sdtContent>
      </w:sdt>
    </w:p>
    <w:p w14:paraId="25BDDD9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E997F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F785AA4"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73A132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9FCB2C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E6260D1"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F290F70"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5420989"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174C268"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752F05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3DBFECC"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49CA97E0"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CC8B33" w14:textId="77777777" w:rsidR="007C055C" w:rsidRDefault="007C055C" w:rsidP="00AF234B">
      <w:pPr>
        <w:spacing w:before="0" w:after="0" w:line="240" w:lineRule="auto"/>
      </w:pPr>
      <w:r>
        <w:separator/>
      </w:r>
    </w:p>
  </w:endnote>
  <w:endnote w:type="continuationSeparator" w:id="0">
    <w:p w14:paraId="6E736819" w14:textId="77777777" w:rsidR="007C055C" w:rsidRDefault="007C055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C055C" w:rsidRPr="002B6EAB" w14:paraId="67C79320" w14:textId="77777777" w:rsidTr="002B6EAB">
      <w:tc>
        <w:tcPr>
          <w:tcW w:w="810" w:type="dxa"/>
        </w:tcPr>
        <w:p w14:paraId="1AB75AD4"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07243955" w14:textId="53641C6A" w:rsidR="007C055C" w:rsidRPr="002B6EAB" w:rsidRDefault="007C055C"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פרוייקט אגמי הכרמל </w:t>
              </w:r>
            </w:p>
          </w:tc>
        </w:sdtContent>
      </w:sdt>
      <w:tc>
        <w:tcPr>
          <w:tcW w:w="2810" w:type="dxa"/>
        </w:tcPr>
        <w:p w14:paraId="13B81BD7"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 xml:space="preserve">יועץ בטיחות </w:t>
              </w:r>
            </w:sdtContent>
          </w:sdt>
        </w:p>
      </w:tc>
      <w:tc>
        <w:tcPr>
          <w:tcW w:w="233" w:type="dxa"/>
        </w:tcPr>
        <w:p w14:paraId="1910D628" w14:textId="77777777" w:rsidR="007C055C" w:rsidRPr="002B6EAB" w:rsidRDefault="007C055C" w:rsidP="002B6EAB">
          <w:pPr>
            <w:tabs>
              <w:tab w:val="center" w:pos="4153"/>
              <w:tab w:val="right" w:pos="8306"/>
            </w:tabs>
            <w:spacing w:before="0" w:after="0" w:line="240" w:lineRule="auto"/>
            <w:rPr>
              <w:rFonts w:ascii="David" w:hAnsi="David"/>
              <w:sz w:val="16"/>
              <w:szCs w:val="16"/>
              <w:rtl/>
            </w:rPr>
          </w:pPr>
        </w:p>
      </w:tc>
      <w:tc>
        <w:tcPr>
          <w:tcW w:w="1044" w:type="dxa"/>
        </w:tcPr>
        <w:p w14:paraId="35F48836"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011A44A1" w14:textId="1FDBB35E" w:rsidR="007C055C" w:rsidRPr="002B6EAB" w:rsidRDefault="007C055C" w:rsidP="002B6EAB">
              <w:pPr>
                <w:tabs>
                  <w:tab w:val="center" w:pos="4153"/>
                  <w:tab w:val="right" w:pos="8306"/>
                </w:tabs>
                <w:spacing w:before="0" w:after="0" w:line="240" w:lineRule="auto"/>
                <w:rPr>
                  <w:rFonts w:ascii="David" w:hAnsi="David"/>
                  <w:sz w:val="20"/>
                  <w:szCs w:val="20"/>
                  <w:rtl/>
                </w:rPr>
              </w:pPr>
              <w:del w:id="1" w:author="Avi Cohen" w:date="2022-03-15T16:12:00Z">
                <w:r w:rsidDel="003940D5">
                  <w:rPr>
                    <w:rFonts w:ascii="David" w:hAnsi="David" w:hint="cs"/>
                    <w:sz w:val="20"/>
                    <w:szCs w:val="20"/>
                  </w:rPr>
                  <w:delText>CONT-5-582</w:delText>
                </w:r>
              </w:del>
              <w:ins w:id="2" w:author="Avi Cohen" w:date="2022-03-15T16:12:00Z">
                <w:r>
                  <w:rPr>
                    <w:rFonts w:ascii="David" w:hAnsi="David" w:hint="cs"/>
                    <w:sz w:val="20"/>
                    <w:szCs w:val="20"/>
                  </w:rPr>
                  <w:t>CO</w:t>
                </w:r>
                <w:r>
                  <w:rPr>
                    <w:rFonts w:ascii="David" w:hAnsi="David" w:hint="cs"/>
                    <w:sz w:val="20"/>
                    <w:szCs w:val="20"/>
                    <w:rtl/>
                  </w:rPr>
                  <w:t>NT-10-2171</w:t>
                </w:r>
              </w:ins>
            </w:p>
          </w:tc>
        </w:sdtContent>
      </w:sdt>
    </w:tr>
    <w:tr w:rsidR="007C055C" w:rsidRPr="002B6EAB" w14:paraId="4C640222" w14:textId="77777777" w:rsidTr="002B6EAB">
      <w:tc>
        <w:tcPr>
          <w:tcW w:w="810" w:type="dxa"/>
        </w:tcPr>
        <w:p w14:paraId="6E642D22"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42455FC" w14:textId="49AEDEC6" w:rsidR="007C055C" w:rsidRPr="002B6EAB" w:rsidRDefault="007C055C"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טוכמן מהנדסים ויועצים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C055C" w:rsidRPr="002B6EAB" w14:paraId="243782A6" w14:textId="77777777" w:rsidTr="001D6A17">
            <w:trPr>
              <w:trHeight w:val="201"/>
            </w:trPr>
            <w:tc>
              <w:tcPr>
                <w:tcW w:w="926" w:type="dxa"/>
              </w:tcPr>
              <w:p w14:paraId="510355ED"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804337A" w14:textId="624E0CB0" w:rsidR="007C055C" w:rsidRPr="002B6EAB" w:rsidRDefault="007C055C" w:rsidP="002B6EAB">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009BDE0B"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c>
        <w:tcPr>
          <w:tcW w:w="233" w:type="dxa"/>
        </w:tcPr>
        <w:p w14:paraId="76A20743"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c>
        <w:tcPr>
          <w:tcW w:w="1044" w:type="dxa"/>
        </w:tcPr>
        <w:p w14:paraId="40FD892E"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5984880B" w14:textId="3D181D11" w:rsidR="007C055C" w:rsidRPr="002B6EAB" w:rsidRDefault="007C055C"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7C055C" w:rsidRPr="002B6EAB" w14:paraId="1177A42D" w14:textId="77777777" w:rsidTr="002B6EAB">
      <w:trPr>
        <w:trHeight w:val="80"/>
      </w:trPr>
      <w:tc>
        <w:tcPr>
          <w:tcW w:w="810" w:type="dxa"/>
        </w:tcPr>
        <w:p w14:paraId="33B2C106"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c>
        <w:tcPr>
          <w:tcW w:w="1646" w:type="dxa"/>
        </w:tcPr>
        <w:p w14:paraId="6BA3C185" w14:textId="77777777" w:rsidR="007C055C" w:rsidRPr="002B6EAB" w:rsidRDefault="007C055C"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0443E9F4"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c>
        <w:tcPr>
          <w:tcW w:w="233" w:type="dxa"/>
        </w:tcPr>
        <w:p w14:paraId="3C72F900"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c>
        <w:tcPr>
          <w:tcW w:w="1044" w:type="dxa"/>
        </w:tcPr>
        <w:p w14:paraId="21C75A28"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c>
        <w:tcPr>
          <w:tcW w:w="1763" w:type="dxa"/>
        </w:tcPr>
        <w:p w14:paraId="77DA6C3F" w14:textId="77777777" w:rsidR="007C055C" w:rsidRPr="002B6EAB" w:rsidRDefault="007C055C" w:rsidP="002B6EAB">
          <w:pPr>
            <w:tabs>
              <w:tab w:val="center" w:pos="4153"/>
              <w:tab w:val="right" w:pos="8306"/>
            </w:tabs>
            <w:spacing w:before="0" w:after="0" w:line="240" w:lineRule="auto"/>
            <w:rPr>
              <w:rFonts w:ascii="David" w:hAnsi="David"/>
              <w:sz w:val="20"/>
              <w:szCs w:val="20"/>
              <w:rtl/>
            </w:rPr>
          </w:pPr>
        </w:p>
      </w:tc>
    </w:tr>
  </w:tbl>
  <w:p w14:paraId="35E20C6B" w14:textId="77777777" w:rsidR="007C055C" w:rsidRDefault="007C055C"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3C0335F2" w14:textId="77777777" w:rsidR="007C055C" w:rsidRPr="002B6EAB" w:rsidRDefault="007C055C"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BB3DBD" w14:textId="77777777" w:rsidR="007C055C" w:rsidRDefault="007C055C" w:rsidP="00AF234B">
      <w:pPr>
        <w:spacing w:before="0" w:after="0" w:line="240" w:lineRule="auto"/>
      </w:pPr>
      <w:r>
        <w:separator/>
      </w:r>
    </w:p>
  </w:footnote>
  <w:footnote w:type="continuationSeparator" w:id="0">
    <w:p w14:paraId="01FE43E5" w14:textId="77777777" w:rsidR="007C055C" w:rsidRDefault="007C055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6D093A03" w14:textId="77777777" w:rsidR="007C055C" w:rsidRDefault="007C055C">
        <w:pPr>
          <w:pStyle w:val="Header"/>
          <w:jc w:val="center"/>
        </w:pPr>
        <w:r>
          <w:fldChar w:fldCharType="begin"/>
        </w:r>
        <w:r>
          <w:instrText xml:space="preserve"> PAGE   \* MERGEFORMAT </w:instrText>
        </w:r>
        <w:r>
          <w:fldChar w:fldCharType="separate"/>
        </w:r>
        <w:r w:rsidR="00A63947">
          <w:rPr>
            <w:noProof/>
            <w:rtl/>
          </w:rPr>
          <w:t>21</w:t>
        </w:r>
        <w:r>
          <w:rPr>
            <w:noProof/>
          </w:rPr>
          <w:fldChar w:fldCharType="end"/>
        </w:r>
      </w:p>
    </w:sdtContent>
  </w:sdt>
  <w:p w14:paraId="16036BE5" w14:textId="77777777" w:rsidR="007C055C" w:rsidRDefault="007C05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2A4672"/>
    <w:multiLevelType w:val="multilevel"/>
    <w:tmpl w:val="68A88958"/>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5"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7"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8"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9"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0"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9"/>
  </w:num>
  <w:num w:numId="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32"/>
  </w:num>
  <w:num w:numId="17">
    <w:abstractNumId w:val="5"/>
  </w:num>
  <w:num w:numId="18">
    <w:abstractNumId w:val="10"/>
  </w:num>
  <w:num w:numId="19">
    <w:abstractNumId w:val="14"/>
  </w:num>
  <w:num w:numId="20">
    <w:abstractNumId w:val="13"/>
  </w:num>
  <w:num w:numId="21">
    <w:abstractNumId w:val="17"/>
  </w:num>
  <w:num w:numId="22">
    <w:abstractNumId w:val="16"/>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1"/>
    </w:lvlOverride>
  </w:num>
  <w:num w:numId="29">
    <w:abstractNumId w:val="4"/>
  </w:num>
  <w:num w:numId="30">
    <w:abstractNumId w:val="7"/>
  </w:num>
  <w:num w:numId="31">
    <w:abstractNumId w:val="21"/>
  </w:num>
  <w:num w:numId="32">
    <w:abstractNumId w:val="26"/>
  </w:num>
  <w:num w:numId="33">
    <w:abstractNumId w:val="27"/>
  </w:num>
  <w:num w:numId="34">
    <w:abstractNumId w:val="0"/>
  </w:num>
  <w:num w:numId="35">
    <w:abstractNumId w:val="31"/>
  </w:num>
  <w:num w:numId="36">
    <w:abstractNumId w:val="30"/>
  </w:num>
  <w:num w:numId="37">
    <w:abstractNumId w:val="28"/>
  </w:num>
  <w:num w:numId="38">
    <w:abstractNumId w:val="24"/>
  </w:num>
  <w:num w:numId="39">
    <w:abstractNumId w:val="22"/>
  </w:num>
  <w:num w:numId="40">
    <w:abstractNumId w:val="1"/>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92E55"/>
    <w:rsid w:val="000A6F65"/>
    <w:rsid w:val="000D24DA"/>
    <w:rsid w:val="00134C85"/>
    <w:rsid w:val="0015750F"/>
    <w:rsid w:val="001A0C3C"/>
    <w:rsid w:val="001A69D5"/>
    <w:rsid w:val="001B2DDE"/>
    <w:rsid w:val="001D6A17"/>
    <w:rsid w:val="0020283D"/>
    <w:rsid w:val="00214ACF"/>
    <w:rsid w:val="002B6EAB"/>
    <w:rsid w:val="002C218D"/>
    <w:rsid w:val="00322820"/>
    <w:rsid w:val="00366358"/>
    <w:rsid w:val="003940D5"/>
    <w:rsid w:val="003E568C"/>
    <w:rsid w:val="00456FD5"/>
    <w:rsid w:val="00552E11"/>
    <w:rsid w:val="005603EE"/>
    <w:rsid w:val="005D664B"/>
    <w:rsid w:val="006323AD"/>
    <w:rsid w:val="00673D05"/>
    <w:rsid w:val="006F5407"/>
    <w:rsid w:val="0072103C"/>
    <w:rsid w:val="007C055C"/>
    <w:rsid w:val="00876F47"/>
    <w:rsid w:val="008C64C6"/>
    <w:rsid w:val="00942177"/>
    <w:rsid w:val="00A16B39"/>
    <w:rsid w:val="00A63947"/>
    <w:rsid w:val="00A66F55"/>
    <w:rsid w:val="00AF234B"/>
    <w:rsid w:val="00B4525A"/>
    <w:rsid w:val="00BE17B4"/>
    <w:rsid w:val="00CD7A1B"/>
    <w:rsid w:val="00D936EF"/>
    <w:rsid w:val="00E0492B"/>
    <w:rsid w:val="00E47AF0"/>
    <w:rsid w:val="00E64123"/>
    <w:rsid w:val="00E679C7"/>
    <w:rsid w:val="00EC37B6"/>
    <w:rsid w:val="00F2558B"/>
    <w:rsid w:val="00F475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734D1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446A23"/>
    <w:rsid w:val="005613F2"/>
    <w:rsid w:val="006865A5"/>
    <w:rsid w:val="006D10FA"/>
    <w:rsid w:val="00966919"/>
    <w:rsid w:val="00B16BB5"/>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AC58DAD4-80D5-423F-9702-8A35779DA2AB}"/>
</file>

<file path=customXml/itemProps2.xml><?xml version="1.0" encoding="utf-8"?>
<ds:datastoreItem xmlns:ds="http://schemas.openxmlformats.org/officeDocument/2006/customXml" ds:itemID="{81709D4C-33DC-48CC-AC7E-130A245806EE}">
  <ds:schemaRefs>
    <ds:schemaRef ds:uri="http://purl.org/dc/term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454ACD95-9C8B-4778-BFB0-BF4B3E0B6A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833A8AF-5184-4E07-8672-35F50687EC98}">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32</Pages>
  <Words>9256</Words>
  <Characters>46283</Characters>
  <Application>Microsoft Office Word</Application>
  <DocSecurity>0</DocSecurity>
  <Lines>385</Lines>
  <Paragraphs>110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55429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15</cp:revision>
  <dcterms:created xsi:type="dcterms:W3CDTF">2022-03-07T11:37:00Z</dcterms:created>
  <dcterms:modified xsi:type="dcterms:W3CDTF">2022-03-15T14:20:00Z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d56c2136-a901-43be-9513-df569962d159</vt:lpwstr>
  </property>
</Properties>
</file>