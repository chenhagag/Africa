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BC7F8A" w14:textId="77777777" w:rsidR="00716AAE" w:rsidRPr="00716AAE" w:rsidRDefault="00716AAE" w:rsidP="00716AAE">
      <w:pPr>
        <w:jc w:val="both"/>
        <w:rPr>
          <w:rFonts w:ascii="Times New Roman" w:eastAsia="Times New Roman" w:hAnsi="Times New Roman" w:cs="David"/>
          <w:sz w:val="24"/>
          <w:szCs w:val="24"/>
          <w:rtl/>
          <w:lang w:eastAsia="he-IL"/>
        </w:rPr>
      </w:pPr>
    </w:p>
    <w:p w14:paraId="6075ACC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71E10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D28CC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6E9F5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AE343D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4BAE5F4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i/>
          <w:iCs/>
          <w:noProof/>
          <w:sz w:val="24"/>
          <w:szCs w:val="24"/>
        </w:rPr>
        <w:drawing>
          <wp:inline distT="0" distB="0" distL="0" distR="0" wp14:anchorId="06337636" wp14:editId="7F4A9CCD">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B8A0E4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A5240F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93EE2C"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24D3BF"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DBFDFC"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AB7DD9"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07A46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16AAE">
        <w:rPr>
          <w:rFonts w:ascii="Times New Roman" w:eastAsia="Times New Roman" w:hAnsi="Times New Roman" w:cs="David" w:hint="cs"/>
          <w:bCs/>
          <w:sz w:val="32"/>
          <w:szCs w:val="32"/>
          <w:u w:val="single"/>
          <w:rtl/>
          <w:lang w:eastAsia="he-IL"/>
        </w:rPr>
        <w:t>חוזה יועץ בידוד תרמי</w:t>
      </w:r>
      <w:ins w:id="0" w:author="Avi Cohen" w:date="2022-06-26T14:03:00Z">
        <w:r w:rsidR="00CC5BEC">
          <w:rPr>
            <w:rFonts w:ascii="Times New Roman" w:eastAsia="Times New Roman" w:hAnsi="Times New Roman" w:cs="David" w:hint="cs"/>
            <w:bCs/>
            <w:sz w:val="32"/>
            <w:szCs w:val="32"/>
            <w:u w:val="single"/>
            <w:rtl/>
            <w:lang w:eastAsia="he-IL"/>
          </w:rPr>
          <w:t xml:space="preserve"> </w:t>
        </w:r>
        <w:r w:rsidR="00CC5BEC">
          <w:rPr>
            <w:rFonts w:ascii="Times New Roman" w:eastAsia="Times New Roman" w:hAnsi="Times New Roman" w:cs="David"/>
            <w:bCs/>
            <w:sz w:val="32"/>
            <w:szCs w:val="32"/>
            <w:u w:val="single"/>
            <w:rtl/>
            <w:lang w:eastAsia="he-IL"/>
          </w:rPr>
          <w:t>–</w:t>
        </w:r>
        <w:r w:rsidR="00CC5BEC">
          <w:rPr>
            <w:rFonts w:ascii="Times New Roman" w:eastAsia="Times New Roman" w:hAnsi="Times New Roman" w:cs="David" w:hint="cs"/>
            <w:bCs/>
            <w:sz w:val="32"/>
            <w:szCs w:val="32"/>
            <w:u w:val="single"/>
            <w:rtl/>
            <w:lang w:eastAsia="he-IL"/>
          </w:rPr>
          <w:t xml:space="preserve"> לא בשימוש </w:t>
        </w:r>
        <w:r w:rsidR="00CC5BEC">
          <w:rPr>
            <w:rFonts w:ascii="Times New Roman" w:eastAsia="Times New Roman" w:hAnsi="Times New Roman" w:cs="David"/>
            <w:bCs/>
            <w:sz w:val="32"/>
            <w:szCs w:val="32"/>
            <w:u w:val="single"/>
            <w:rtl/>
            <w:lang w:eastAsia="he-IL"/>
          </w:rPr>
          <w:t>–</w:t>
        </w:r>
        <w:r w:rsidR="00CC5BEC">
          <w:rPr>
            <w:rFonts w:ascii="Times New Roman" w:eastAsia="Times New Roman" w:hAnsi="Times New Roman" w:cs="David" w:hint="cs"/>
            <w:bCs/>
            <w:sz w:val="32"/>
            <w:szCs w:val="32"/>
            <w:u w:val="single"/>
            <w:rtl/>
            <w:lang w:eastAsia="he-IL"/>
          </w:rPr>
          <w:t xml:space="preserve"> הועתק חלק וצורף ליועץ ירוק </w:t>
        </w:r>
      </w:ins>
    </w:p>
    <w:p w14:paraId="393A001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217C6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AEF27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98475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F511D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BA6B6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3EB7DF3F2554187BDC37604313F9F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0B62EE6" w14:textId="77777777" w:rsidR="00D24A47" w:rsidRPr="00B27B4C" w:rsidRDefault="00CC5BEC"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Avi Cohen" w:date="2022-06-26T14:03:00Z">
            <w:r>
              <w:rPr>
                <w:rFonts w:ascii="Times New Roman" w:eastAsia="Times New Roman" w:hAnsi="Times New Roman" w:cs="David"/>
                <w:bCs/>
                <w:sz w:val="32"/>
                <w:szCs w:val="32"/>
                <w:u w:val="single"/>
                <w:rtl/>
                <w:lang w:eastAsia="he-IL"/>
              </w:rPr>
              <w:t xml:space="preserve">אגמי הכרמל </w:t>
            </w:r>
          </w:ins>
        </w:p>
      </w:sdtContent>
    </w:sdt>
    <w:p w14:paraId="5831EC0B"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D101C980AAB482BA839A9ABC6F325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E394E92" w14:textId="77777777" w:rsidR="00D24A47" w:rsidRPr="00B27B4C" w:rsidRDefault="00CC5BEC"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Avi Cohen" w:date="2022-06-26T14:03:00Z">
            <w:r>
              <w:rPr>
                <w:rFonts w:ascii="Times New Roman" w:eastAsia="Times New Roman" w:hAnsi="Times New Roman" w:cs="David"/>
                <w:bCs/>
                <w:sz w:val="32"/>
                <w:szCs w:val="32"/>
                <w:u w:val="single"/>
                <w:rtl/>
                <w:lang w:eastAsia="he-IL"/>
              </w:rPr>
              <w:t>נשר</w:t>
            </w:r>
          </w:ins>
        </w:p>
      </w:sdtContent>
    </w:sdt>
    <w:p w14:paraId="4787F215"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5EEE9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F2E97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F394A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9AD8B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7966C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67FEB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A45F7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EF4B0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1DE32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9FE49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11997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39934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38F8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357F8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69A62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17DD4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91DE4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08A3E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83CC0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36E17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75540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262FD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054E8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A15BB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865CE" w14:textId="77777777" w:rsidR="00D24A47" w:rsidRDefault="00D24A47" w:rsidP="00D24A47">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19767704" w14:textId="77777777" w:rsidR="004F5301" w:rsidRDefault="004F5301" w:rsidP="00D24A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C08C7F"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716AAE">
        <w:rPr>
          <w:rFonts w:ascii="Times New Roman" w:eastAsia="Times New Roman" w:hAnsi="Times New Roman" w:cs="David" w:hint="cs"/>
          <w:bCs/>
          <w:sz w:val="24"/>
          <w:szCs w:val="24"/>
          <w:u w:val="single"/>
          <w:rtl/>
          <w:lang w:eastAsia="he-IL"/>
        </w:rPr>
        <w:lastRenderedPageBreak/>
        <w:t>חוזה</w:t>
      </w:r>
      <w:r w:rsidR="00D24A47">
        <w:rPr>
          <w:rFonts w:ascii="Times New Roman" w:eastAsia="Times New Roman" w:hAnsi="Times New Roman" w:cs="David" w:hint="cs"/>
          <w:bCs/>
          <w:sz w:val="24"/>
          <w:szCs w:val="24"/>
          <w:u w:val="single"/>
          <w:rtl/>
          <w:lang w:eastAsia="he-IL"/>
        </w:rPr>
        <w:t xml:space="preserve"> בידוד תרמי</w:t>
      </w:r>
    </w:p>
    <w:p w14:paraId="25DADF3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B33825"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16AA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081BDD7115D4AE5977318424B006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D24A47" w:rsidRPr="000D1F3D">
            <w:rPr>
              <w:rStyle w:val="PlaceholderText"/>
              <w:color w:val="00B0F0"/>
              <w:rtl/>
            </w:rPr>
            <w:t>[תאריך חתימת חוזה]</w:t>
          </w:r>
        </w:sdtContent>
      </w:sdt>
    </w:p>
    <w:p w14:paraId="6E7DCF7C"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rPr>
      </w:pPr>
    </w:p>
    <w:p w14:paraId="6B8DC56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DAD5E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4D2F3A" w14:textId="77777777" w:rsidR="00EE4957" w:rsidRDefault="00EE4957" w:rsidP="00D24A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Pr>
          <w:rFonts w:ascii="Times New Roman" w:eastAsia="Times New Roman" w:hAnsi="Times New Roman" w:cs="David" w:hint="cs"/>
          <w:bCs/>
          <w:sz w:val="24"/>
          <w:szCs w:val="24"/>
          <w:rtl/>
          <w:lang w:eastAsia="he-IL"/>
        </w:rPr>
        <w:t xml:space="preserve">          </w:t>
      </w:r>
      <w:r w:rsidR="00716AAE" w:rsidRPr="00716AAE">
        <w:rPr>
          <w:rFonts w:ascii="Times New Roman" w:eastAsia="Times New Roman" w:hAnsi="Times New Roman" w:cs="David" w:hint="cs"/>
          <w:bCs/>
          <w:sz w:val="24"/>
          <w:szCs w:val="24"/>
          <w:rtl/>
          <w:lang w:eastAsia="he-IL"/>
        </w:rPr>
        <w:t>ב</w:t>
      </w:r>
      <w:r>
        <w:rPr>
          <w:rFonts w:ascii="Times New Roman" w:eastAsia="Times New Roman" w:hAnsi="Times New Roman" w:cs="David" w:hint="cs"/>
          <w:bCs/>
          <w:sz w:val="24"/>
          <w:szCs w:val="24"/>
          <w:rtl/>
          <w:lang w:eastAsia="he-IL"/>
        </w:rPr>
        <w:t>ין</w:t>
      </w:r>
    </w:p>
    <w:p w14:paraId="321986E8" w14:textId="77777777" w:rsidR="00D24A47" w:rsidRPr="00D24A47" w:rsidRDefault="00D24A47" w:rsidP="00D24A4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rPr>
      </w:pPr>
      <w:r w:rsidRPr="00D24A47">
        <w:rPr>
          <w:rFonts w:ascii="Times New Roman" w:eastAsia="Times New Roman" w:hAnsi="Times New Roman" w:cs="David"/>
          <w:color w:val="800080"/>
          <w:sz w:val="24"/>
          <w:szCs w:val="24"/>
          <w:rtl/>
        </w:rPr>
        <w:t xml:space="preserve"> </w:t>
      </w:r>
      <w:sdt>
        <w:sdtPr>
          <w:rPr>
            <w:rFonts w:ascii="Times New Roman" w:eastAsia="Times New Roman" w:hAnsi="Times New Roman" w:cs="David"/>
            <w:color w:val="00B0F0"/>
            <w:sz w:val="24"/>
            <w:szCs w:val="24"/>
            <w:rtl/>
          </w:rPr>
          <w:alias w:val="צד א בחוזה"/>
          <w:tag w:val="cntTzadA"/>
          <w:id w:val="1297106018"/>
          <w:placeholder>
            <w:docPart w:val="81A0A38850274E599DAE13FBF92A4D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D24A47">
            <w:rPr>
              <w:rStyle w:val="PlaceholderText"/>
              <w:color w:val="00B0F0"/>
              <w:rtl/>
            </w:rPr>
            <w:t>[צד א בחוזה]</w:t>
          </w:r>
        </w:sdtContent>
      </w:sdt>
    </w:p>
    <w:p w14:paraId="18594D06"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(להלן: "</w:t>
      </w:r>
      <w:r w:rsidRPr="00716AAE">
        <w:rPr>
          <w:rFonts w:ascii="Times New Roman" w:eastAsia="Times New Roman" w:hAnsi="Times New Roman" w:cs="David" w:hint="cs"/>
          <w:b/>
          <w:bCs/>
          <w:sz w:val="24"/>
          <w:szCs w:val="24"/>
          <w:rtl/>
          <w:lang w:eastAsia="he-IL"/>
        </w:rPr>
        <w:t>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Cs/>
          <w:sz w:val="24"/>
          <w:szCs w:val="24"/>
          <w:rtl/>
          <w:lang w:eastAsia="he-IL"/>
        </w:rPr>
        <w:t xml:space="preserve">       </w:t>
      </w:r>
    </w:p>
    <w:p w14:paraId="34EC9162"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אחד;</w:t>
      </w:r>
    </w:p>
    <w:p w14:paraId="72922AE6"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C84B2A3"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hint="cs"/>
          <w:bCs/>
          <w:sz w:val="24"/>
          <w:szCs w:val="24"/>
          <w:rtl/>
          <w:lang w:eastAsia="he-IL"/>
        </w:rPr>
        <w:t>ל ב י ן</w:t>
      </w:r>
    </w:p>
    <w:p w14:paraId="39C6056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CCB54A7" w14:textId="77777777" w:rsidR="00D24A47" w:rsidRDefault="006657ED"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1DF1121844849ED97ABCA0295A3D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D24A47" w:rsidRPr="00EE48BB">
            <w:rPr>
              <w:rStyle w:val="PlaceholderText"/>
              <w:color w:val="00B0F0"/>
              <w:rtl/>
            </w:rPr>
            <w:t>[צדדים נוספים]</w:t>
          </w:r>
        </w:sdtContent>
      </w:sdt>
    </w:p>
    <w:p w14:paraId="1F7B8900" w14:textId="77777777" w:rsidR="00716AAE" w:rsidRPr="00716AAE" w:rsidRDefault="00D24A47"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 xml:space="preserve"> </w:t>
      </w:r>
      <w:r w:rsidR="00716AAE" w:rsidRPr="00716AAE">
        <w:rPr>
          <w:rFonts w:ascii="Times New Roman" w:eastAsia="Times New Roman" w:hAnsi="Times New Roman" w:cs="David" w:hint="cs"/>
          <w:sz w:val="24"/>
          <w:szCs w:val="24"/>
          <w:rtl/>
          <w:lang w:eastAsia="he-IL"/>
        </w:rPr>
        <w:t>(להלן: "</w:t>
      </w:r>
      <w:r w:rsidR="00716AAE" w:rsidRPr="00716AAE">
        <w:rPr>
          <w:rFonts w:ascii="Times New Roman" w:eastAsia="Times New Roman" w:hAnsi="Times New Roman" w:cs="David" w:hint="cs"/>
          <w:b/>
          <w:bCs/>
          <w:sz w:val="24"/>
          <w:szCs w:val="24"/>
          <w:rtl/>
          <w:lang w:eastAsia="he-IL"/>
        </w:rPr>
        <w:t>היועץ</w:t>
      </w:r>
      <w:r w:rsidR="00716AAE" w:rsidRPr="00716AAE">
        <w:rPr>
          <w:rFonts w:ascii="Times New Roman" w:eastAsia="Times New Roman" w:hAnsi="Times New Roman" w:cs="David" w:hint="cs"/>
          <w:sz w:val="24"/>
          <w:szCs w:val="24"/>
          <w:rtl/>
          <w:lang w:eastAsia="he-IL"/>
        </w:rPr>
        <w:t>")</w:t>
      </w:r>
      <w:r w:rsidR="00716AAE" w:rsidRPr="00716AAE">
        <w:rPr>
          <w:rFonts w:ascii="Times New Roman" w:eastAsia="Times New Roman" w:hAnsi="Times New Roman" w:cs="David" w:hint="cs"/>
          <w:bCs/>
          <w:sz w:val="24"/>
          <w:szCs w:val="24"/>
          <w:rtl/>
          <w:lang w:eastAsia="he-IL"/>
        </w:rPr>
        <w:t xml:space="preserve">  </w:t>
      </w:r>
    </w:p>
    <w:p w14:paraId="61438211"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שני;</w:t>
      </w:r>
    </w:p>
    <w:p w14:paraId="75E1A16F"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BFB28AA" w14:textId="77777777" w:rsidR="00716AAE" w:rsidRPr="00716AAE" w:rsidRDefault="00716AAE" w:rsidP="00716AAE">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והואיל:</w:t>
      </w:r>
      <w:r w:rsidRPr="00716AAE">
        <w:rPr>
          <w:rFonts w:ascii="Times New Roman" w:eastAsia="Times New Roman" w:hAnsi="Times New Roman" w:cs="David"/>
          <w:bCs/>
          <w:sz w:val="24"/>
          <w:szCs w:val="24"/>
          <w:rtl/>
          <w:lang w:eastAsia="he-IL"/>
        </w:rPr>
        <w:tab/>
      </w:r>
      <w:r w:rsidRPr="00716AA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D540004" w14:textId="77777777" w:rsidR="00716AAE" w:rsidRPr="00716AAE" w:rsidRDefault="00716AAE" w:rsidP="00716AAE">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לפיכך הותנה והוסכם בין הצדדים כדלקמן:</w:t>
      </w:r>
    </w:p>
    <w:p w14:paraId="3A914F7A"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u w:val="single"/>
          <w:rtl/>
          <w:lang w:eastAsia="he-IL"/>
        </w:rPr>
        <w:t>מבוא</w:t>
      </w:r>
    </w:p>
    <w:p w14:paraId="73A2D3BC" w14:textId="77777777" w:rsidR="00716AAE" w:rsidRPr="00716AAE" w:rsidRDefault="00716AAE" w:rsidP="00716AAE">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למונחים הבאים יהא הפרוש הנקוב בצידם דהיינו:</w:t>
      </w:r>
    </w:p>
    <w:p w14:paraId="48A1BA06"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6A533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"הפרויקט"</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2D07596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FE423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"התכנית" </w:t>
      </w:r>
      <w:r w:rsidRPr="00716AAE">
        <w:rPr>
          <w:rFonts w:ascii="Times New Roman" w:eastAsia="Times New Roman" w:hAnsi="Times New Roman" w:cs="David"/>
          <w:sz w:val="24"/>
          <w:szCs w:val="24"/>
          <w:rtl/>
          <w:lang w:eastAsia="he-IL"/>
        </w:rPr>
        <w:t>/</w:t>
      </w:r>
    </w:p>
    <w:p w14:paraId="6E3E80A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"המקרקעין"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6EDB917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685E9D"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"האתר"</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702ABE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89113D"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היועצים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167089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8C20C07"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התכניות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כל המסמכים שיערכו ע"י היועץ כאמור יערכו בשפה העברית.</w:t>
      </w:r>
    </w:p>
    <w:p w14:paraId="4754740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DF545A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שירותי</w:t>
      </w:r>
    </w:p>
    <w:p w14:paraId="157F031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היועץ</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p>
    <w:p w14:paraId="44A5A1B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השירותים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השירותים כמוגדר וכמפורט בחוזה זה ובנספח </w:t>
      </w:r>
      <w:r w:rsidRPr="00716AAE">
        <w:rPr>
          <w:rFonts w:ascii="Times New Roman" w:eastAsia="Times New Roman" w:hAnsi="Times New Roman" w:cs="David"/>
          <w:b/>
          <w:bCs/>
          <w:sz w:val="24"/>
          <w:szCs w:val="24"/>
          <w:rtl/>
          <w:lang w:eastAsia="he-IL"/>
        </w:rPr>
        <w:t>ב'</w:t>
      </w:r>
      <w:r w:rsidRPr="00716AAE">
        <w:rPr>
          <w:rFonts w:ascii="Times New Roman" w:eastAsia="Times New Roman" w:hAnsi="Times New Roman" w:cs="David" w:hint="cs"/>
          <w:b/>
          <w:bCs/>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213A54C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D25770"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המנהל</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171500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1835C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מקום שמדובר בחוזה זה במזמין - גם המנהל במשמע.</w:t>
      </w:r>
    </w:p>
    <w:p w14:paraId="02D3B1D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5B54DD"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D3532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החוזה</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w:t>
      </w:r>
    </w:p>
    <w:p w14:paraId="2629670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
          <w:bCs/>
          <w:sz w:val="24"/>
          <w:szCs w:val="24"/>
          <w:rtl/>
          <w:lang w:eastAsia="he-IL"/>
        </w:rPr>
        <w:t>ההסכם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חוזה זה על נספחיו.</w:t>
      </w:r>
    </w:p>
    <w:p w14:paraId="1D62D81B"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40945BE"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הדין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כהגדרתו בחוק ה</w:t>
      </w:r>
      <w:r w:rsidRPr="00716AAE">
        <w:rPr>
          <w:rFonts w:ascii="Times New Roman" w:eastAsia="Times New Roman" w:hAnsi="Times New Roman" w:cs="David" w:hint="cs"/>
          <w:sz w:val="24"/>
          <w:szCs w:val="24"/>
          <w:rtl/>
          <w:lang w:eastAsia="he-IL"/>
        </w:rPr>
        <w:t>פרשנות, התשמ"א-1981</w:t>
      </w:r>
      <w:r w:rsidRPr="00716AAE">
        <w:rPr>
          <w:rFonts w:ascii="Times New Roman" w:eastAsia="Times New Roman" w:hAnsi="Times New Roman" w:cs="David"/>
          <w:sz w:val="24"/>
          <w:szCs w:val="24"/>
          <w:rtl/>
          <w:lang w:eastAsia="he-IL"/>
        </w:rPr>
        <w:t xml:space="preserve"> לרבות כל </w:t>
      </w:r>
      <w:r w:rsidRPr="00716AAE">
        <w:rPr>
          <w:rFonts w:ascii="Times New Roman" w:eastAsia="Times New Roman" w:hAnsi="Times New Roman" w:cs="David" w:hint="cs"/>
          <w:sz w:val="24"/>
          <w:szCs w:val="24"/>
          <w:rtl/>
          <w:lang w:eastAsia="he-IL"/>
        </w:rPr>
        <w:t xml:space="preserve">תקנה ו/או </w:t>
      </w:r>
      <w:r w:rsidRPr="00716AAE">
        <w:rPr>
          <w:rFonts w:ascii="Times New Roman" w:eastAsia="Times New Roman" w:hAnsi="Times New Roman" w:cs="David"/>
          <w:sz w:val="24"/>
          <w:szCs w:val="24"/>
          <w:rtl/>
          <w:lang w:eastAsia="he-IL"/>
        </w:rPr>
        <w:t>הוראה של רשות מוסמכת בתוקף סמכותה על פי הדין.</w:t>
      </w:r>
    </w:p>
    <w:p w14:paraId="22C5843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6EAF2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הרשות</w:t>
      </w:r>
    </w:p>
    <w:p w14:paraId="4742AF0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המקומית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6441986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8080B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חוזה</w:t>
      </w:r>
    </w:p>
    <w:p w14:paraId="33D7738E"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הפיתוח</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w:t>
      </w:r>
    </w:p>
    <w:p w14:paraId="6B78DE75"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6FB2079"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הכותרות בחוזה זה </w:t>
      </w:r>
      <w:r w:rsidRPr="00716AAE">
        <w:rPr>
          <w:rFonts w:ascii="Times New Roman" w:eastAsia="Times New Roman" w:hAnsi="Times New Roman" w:cs="David" w:hint="cs"/>
          <w:sz w:val="24"/>
          <w:szCs w:val="24"/>
          <w:rtl/>
          <w:lang w:eastAsia="he-IL"/>
        </w:rPr>
        <w:t xml:space="preserve">הינן לנוחיות בלבד ובכל מקרה </w:t>
      </w:r>
      <w:r w:rsidRPr="00716AAE">
        <w:rPr>
          <w:rFonts w:ascii="Times New Roman" w:eastAsia="Times New Roman" w:hAnsi="Times New Roman" w:cs="David"/>
          <w:sz w:val="24"/>
          <w:szCs w:val="24"/>
          <w:rtl/>
          <w:lang w:eastAsia="he-IL"/>
        </w:rPr>
        <w:t xml:space="preserve">לא ישמשו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פרש</w:t>
      </w:r>
      <w:r w:rsidRPr="00716AAE">
        <w:rPr>
          <w:rFonts w:ascii="Times New Roman" w:eastAsia="Times New Roman" w:hAnsi="Times New Roman" w:cs="David" w:hint="cs"/>
          <w:sz w:val="24"/>
          <w:szCs w:val="24"/>
          <w:rtl/>
          <w:lang w:eastAsia="he-IL"/>
        </w:rPr>
        <w:t>נות</w:t>
      </w:r>
      <w:r w:rsidRPr="00716AAE">
        <w:rPr>
          <w:rFonts w:ascii="Times New Roman" w:eastAsia="Times New Roman" w:hAnsi="Times New Roman" w:cs="David"/>
          <w:sz w:val="24"/>
          <w:szCs w:val="24"/>
          <w:rtl/>
          <w:lang w:eastAsia="he-IL"/>
        </w:rPr>
        <w:t>ו.</w:t>
      </w:r>
    </w:p>
    <w:p w14:paraId="3B19801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הנספחים לחוזה זה מהווים חלק בלתי נפרד הימנו ואלה הם:</w:t>
      </w:r>
    </w:p>
    <w:p w14:paraId="5C5322A1"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C64707F"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א'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כללי;</w:t>
      </w:r>
    </w:p>
    <w:p w14:paraId="343CBB90"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נספח 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שירותי היועץ;</w:t>
      </w:r>
    </w:p>
    <w:p w14:paraId="18F44DDE"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ג'</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lang w:eastAsia="he-IL"/>
        </w:rPr>
        <w:t>–</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rtl/>
          <w:lang w:eastAsia="he-IL"/>
        </w:rPr>
        <w:tab/>
        <w:t>לוח זמנים;</w:t>
      </w:r>
    </w:p>
    <w:p w14:paraId="6F5C0D38"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ד'</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שכר היועץ;</w:t>
      </w:r>
    </w:p>
    <w:p w14:paraId="397419CD"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ה'</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תשלומי שכר היועץ;</w:t>
      </w:r>
    </w:p>
    <w:p w14:paraId="360E9C13"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ו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הצהרה והתחייבות לשמירת סודיות;</w:t>
      </w:r>
    </w:p>
    <w:p w14:paraId="69864D22"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049EF16"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F6601C0"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ח'</w:t>
      </w:r>
      <w:r w:rsidRPr="00716AAE">
        <w:rPr>
          <w:rFonts w:ascii="Times New Roman" w:eastAsia="Times New Roman" w:hAnsi="Times New Roman" w:cs="David"/>
          <w:sz w:val="24"/>
          <w:szCs w:val="24"/>
          <w:rtl/>
          <w:lang w:eastAsia="he-IL"/>
        </w:rPr>
        <w:t xml:space="preserve"> - </w:t>
      </w:r>
      <w:r w:rsidRPr="00716AAE">
        <w:rPr>
          <w:rFonts w:ascii="Times New Roman" w:eastAsia="Times New Roman" w:hAnsi="Times New Roman" w:cs="David"/>
          <w:sz w:val="24"/>
          <w:szCs w:val="24"/>
          <w:rtl/>
          <w:lang w:eastAsia="he-IL"/>
        </w:rPr>
        <w:tab/>
        <w:t>רשימת התכניות והמסמכים שעל היועץ להנפיק.</w:t>
      </w:r>
    </w:p>
    <w:p w14:paraId="575DE5A9"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ט'</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אישור להשלמת הפרויקט/קטע מהפרויקט.</w:t>
      </w:r>
    </w:p>
    <w:p w14:paraId="4840661A" w14:textId="77777777" w:rsidR="00716AAE" w:rsidRPr="00716AAE" w:rsidRDefault="00716AAE" w:rsidP="00716AAE">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נספח י'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היעדר תביעות.</w:t>
      </w:r>
    </w:p>
    <w:p w14:paraId="6999C7E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שירותי היועץ</w:t>
      </w:r>
    </w:p>
    <w:p w14:paraId="4B96448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מוסר בזה ליועץ והיועץ מקבל על עצמו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p>
    <w:p w14:paraId="5ECED81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ומאשר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הינו מכיר ויודע את כל הנדרש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וכי הינו מורשה על 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דין למתן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 xml:space="preserve"> היועץ, לרבות</w:t>
      </w:r>
      <w:r w:rsidRPr="00716AAE">
        <w:rPr>
          <w:rFonts w:ascii="Times New Roman" w:eastAsia="Times New Roman" w:hAnsi="Times New Roman" w:cs="David" w:hint="cs"/>
          <w:sz w:val="24"/>
          <w:szCs w:val="24"/>
          <w:rtl/>
          <w:lang w:eastAsia="he-IL"/>
        </w:rPr>
        <w:t xml:space="preserve"> אך לא רק</w:t>
      </w:r>
      <w:r w:rsidRPr="00716AAE">
        <w:rPr>
          <w:rFonts w:ascii="Times New Roman" w:eastAsia="Times New Roman" w:hAnsi="Times New Roman" w:cs="David"/>
          <w:sz w:val="24"/>
          <w:szCs w:val="24"/>
          <w:rtl/>
          <w:lang w:eastAsia="he-IL"/>
        </w:rPr>
        <w:t>,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חוק המהנדסים והאדריכלים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תשי"ח - 1958, כי יש בידו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שיון </w:t>
      </w:r>
      <w:r w:rsidRPr="00716AAE">
        <w:rPr>
          <w:rFonts w:ascii="Times New Roman" w:eastAsia="Times New Roman" w:hAnsi="Times New Roman" w:cs="David" w:hint="cs"/>
          <w:sz w:val="24"/>
          <w:szCs w:val="24"/>
          <w:rtl/>
          <w:lang w:eastAsia="he-IL"/>
        </w:rPr>
        <w:t xml:space="preserve">בר </w:t>
      </w:r>
      <w:r w:rsidRPr="00716AAE">
        <w:rPr>
          <w:rFonts w:ascii="Times New Roman" w:eastAsia="Times New Roman" w:hAnsi="Times New Roman" w:cs="David"/>
          <w:sz w:val="24"/>
          <w:szCs w:val="24"/>
          <w:rtl/>
          <w:lang w:eastAsia="he-IL"/>
        </w:rPr>
        <w:t>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קף לביצוע שירותי </w:t>
      </w:r>
      <w:r w:rsidRPr="00716AAE">
        <w:rPr>
          <w:rFonts w:ascii="Times New Roman" w:eastAsia="Times New Roman" w:hAnsi="Times New Roman" w:cs="David" w:hint="cs"/>
          <w:sz w:val="24"/>
          <w:szCs w:val="24"/>
          <w:rtl/>
          <w:lang w:eastAsia="he-IL"/>
        </w:rPr>
        <w:t xml:space="preserve"> היועץ על פי הדין</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כי הוא בעל הכישורים, הר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שיונות, הידע, הניסיון והאמצעים המאפשרים לו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ביצועם ברמה מקצועית גבוהה ובהתאם למותנה בחוזה.</w:t>
      </w:r>
    </w:p>
    <w:p w14:paraId="4043B76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 לו שש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שיקול דעתו</w:t>
      </w:r>
      <w:r w:rsidRPr="00716AAE">
        <w:rPr>
          <w:rFonts w:ascii="Times New Roman" w:eastAsia="Times New Roman" w:hAnsi="Times New Roman" w:cs="David" w:hint="cs"/>
          <w:sz w:val="24"/>
          <w:szCs w:val="24"/>
          <w:rtl/>
          <w:lang w:eastAsia="he-IL"/>
        </w:rPr>
        <w:t xml:space="preserve"> הבלעדי</w:t>
      </w:r>
      <w:r w:rsidRPr="00716AAE">
        <w:rPr>
          <w:rFonts w:ascii="Times New Roman" w:eastAsia="Times New Roman" w:hAnsi="Times New Roman" w:cs="David"/>
          <w:sz w:val="24"/>
          <w:szCs w:val="24"/>
          <w:rtl/>
          <w:lang w:eastAsia="he-IL"/>
        </w:rPr>
        <w:t xml:space="preserve"> ו</w:t>
      </w:r>
      <w:r w:rsidRPr="00716AAE">
        <w:rPr>
          <w:rFonts w:ascii="Times New Roman" w:eastAsia="Times New Roman" w:hAnsi="Times New Roman" w:cs="David" w:hint="cs"/>
          <w:sz w:val="24"/>
          <w:szCs w:val="24"/>
          <w:rtl/>
          <w:lang w:eastAsia="he-IL"/>
        </w:rPr>
        <w:t xml:space="preserve">כי </w:t>
      </w:r>
      <w:r w:rsidRPr="00716AAE">
        <w:rPr>
          <w:rFonts w:ascii="Times New Roman" w:eastAsia="Times New Roman" w:hAnsi="Times New Roman" w:cs="David"/>
          <w:sz w:val="24"/>
          <w:szCs w:val="24"/>
          <w:rtl/>
          <w:lang w:eastAsia="he-IL"/>
        </w:rPr>
        <w:t xml:space="preserve">הם יינתנו על ידו בשלבי 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עוד</w:t>
      </w:r>
      <w:r w:rsidRPr="00716AAE">
        <w:rPr>
          <w:rFonts w:ascii="Times New Roman" w:eastAsia="Times New Roman" w:hAnsi="Times New Roman" w:cs="David"/>
          <w:sz w:val="24"/>
          <w:szCs w:val="24"/>
          <w:rtl/>
          <w:lang w:eastAsia="he-IL"/>
        </w:rPr>
        <w:t xml:space="preserve"> מוסיף ומצהיר</w:t>
      </w:r>
      <w:r w:rsidRPr="00716AAE">
        <w:rPr>
          <w:rFonts w:ascii="Times New Roman" w:eastAsia="Times New Roman" w:hAnsi="Times New Roman" w:cs="David" w:hint="cs"/>
          <w:sz w:val="24"/>
          <w:szCs w:val="24"/>
          <w:rtl/>
          <w:lang w:eastAsia="he-IL"/>
        </w:rPr>
        <w:t xml:space="preserve"> היועץ,</w:t>
      </w:r>
      <w:r w:rsidRPr="00716AAE">
        <w:rPr>
          <w:rFonts w:ascii="Times New Roman" w:eastAsia="Times New Roman" w:hAnsi="Times New Roman" w:cs="David"/>
          <w:sz w:val="24"/>
          <w:szCs w:val="24"/>
          <w:rtl/>
          <w:lang w:eastAsia="he-IL"/>
        </w:rPr>
        <w:t xml:space="preserve"> כי ידוע לו שהמזמין אינו מתחייב להזמין מ</w:t>
      </w:r>
      <w:r w:rsidRPr="00716AAE">
        <w:rPr>
          <w:rFonts w:ascii="Times New Roman" w:eastAsia="Times New Roman" w:hAnsi="Times New Roman" w:cs="David" w:hint="cs"/>
          <w:sz w:val="24"/>
          <w:szCs w:val="24"/>
          <w:rtl/>
          <w:lang w:eastAsia="he-IL"/>
        </w:rPr>
        <w:t>מנו</w:t>
      </w:r>
      <w:r w:rsidRPr="00716AAE">
        <w:rPr>
          <w:rFonts w:ascii="Times New Roman" w:eastAsia="Times New Roman" w:hAnsi="Times New Roman" w:cs="David"/>
          <w:sz w:val="24"/>
          <w:szCs w:val="24"/>
          <w:rtl/>
          <w:lang w:eastAsia="he-IL"/>
        </w:rPr>
        <w:t xml:space="preserve"> שירותים נוספים מעבר לנקוב בחוזה זה ו</w:t>
      </w:r>
      <w:r w:rsidRPr="00716AAE">
        <w:rPr>
          <w:rFonts w:ascii="Times New Roman" w:eastAsia="Times New Roman" w:hAnsi="Times New Roman" w:cs="David" w:hint="cs"/>
          <w:sz w:val="24"/>
          <w:szCs w:val="24"/>
          <w:rtl/>
          <w:lang w:eastAsia="he-IL"/>
        </w:rPr>
        <w:t xml:space="preserve">כמפורט </w:t>
      </w:r>
      <w:r w:rsidRPr="00716AAE">
        <w:rPr>
          <w:rFonts w:ascii="Times New Roman" w:eastAsia="Times New Roman" w:hAnsi="Times New Roman" w:cs="David"/>
          <w:sz w:val="24"/>
          <w:szCs w:val="24"/>
          <w:rtl/>
          <w:lang w:eastAsia="he-IL"/>
        </w:rPr>
        <w:t xml:space="preserve">בנספח </w:t>
      </w:r>
      <w:r w:rsidRPr="00716AAE">
        <w:rPr>
          <w:rFonts w:ascii="Times New Roman" w:eastAsia="Times New Roman" w:hAnsi="Times New Roman" w:cs="David"/>
          <w:bCs/>
          <w:sz w:val="24"/>
          <w:szCs w:val="24"/>
          <w:rtl/>
          <w:lang w:eastAsia="he-IL"/>
        </w:rPr>
        <w:t xml:space="preserve">ב'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00E0B3B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75BCC5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שיקבעו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ע"י המזמין ויהיה חייב לנהוג לפיהם ולקיימם ללא סטייה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הוראה</w:t>
      </w:r>
      <w:r w:rsidRPr="00716AAE">
        <w:rPr>
          <w:rFonts w:ascii="Times New Roman" w:eastAsia="Times New Roman" w:hAnsi="Times New Roman" w:cs="David" w:hint="cs"/>
          <w:sz w:val="24"/>
          <w:szCs w:val="24"/>
          <w:rtl/>
          <w:lang w:eastAsia="he-IL"/>
        </w:rPr>
        <w:t xml:space="preserve"> מפורשת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מהמזמין.</w:t>
      </w:r>
    </w:p>
    <w:p w14:paraId="27BA594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w:t>
      </w:r>
      <w:r w:rsidRPr="00716AAE">
        <w:rPr>
          <w:rFonts w:ascii="Times New Roman" w:eastAsia="Times New Roman" w:hAnsi="Times New Roman" w:cs="David"/>
          <w:sz w:val="24"/>
          <w:szCs w:val="24"/>
          <w:rtl/>
          <w:lang w:eastAsia="he-IL"/>
        </w:rPr>
        <w:lastRenderedPageBreak/>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הכל כפי שיקבע ע"י המנהל. כן מתחייב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להשתתף בת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מראש בכל ישיבות התיאום אליהן יוזמן.</w:t>
      </w:r>
    </w:p>
    <w:p w14:paraId="32FEF46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ישמור על נוהלי קשר, תיאום,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שום וצורת המסמכים לפי דרישת המנהל.</w:t>
      </w:r>
    </w:p>
    <w:p w14:paraId="79F2A21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עוד לא יקבע אחרת ע"י המזמין, יהיה המנהל כ</w:t>
      </w:r>
      <w:r w:rsidRPr="00716AAE">
        <w:rPr>
          <w:rFonts w:ascii="Times New Roman" w:eastAsia="Times New Roman" w:hAnsi="Times New Roman" w:cs="David" w:hint="cs"/>
          <w:sz w:val="24"/>
          <w:szCs w:val="24"/>
          <w:rtl/>
          <w:lang w:eastAsia="he-IL"/>
        </w:rPr>
        <w:t>הגדרתו</w:t>
      </w:r>
      <w:r w:rsidRPr="00716AAE">
        <w:rPr>
          <w:rFonts w:ascii="Times New Roman" w:eastAsia="Times New Roman" w:hAnsi="Times New Roman" w:cs="David"/>
          <w:sz w:val="24"/>
          <w:szCs w:val="24"/>
          <w:rtl/>
          <w:lang w:eastAsia="he-IL"/>
        </w:rPr>
        <w:t xml:space="preserve"> בנספח </w:t>
      </w:r>
      <w:r w:rsidRPr="00716AAE">
        <w:rPr>
          <w:rFonts w:ascii="Times New Roman" w:eastAsia="Times New Roman" w:hAnsi="Times New Roman" w:cs="David"/>
          <w:bCs/>
          <w:sz w:val="24"/>
          <w:szCs w:val="24"/>
          <w:rtl/>
          <w:lang w:eastAsia="he-IL"/>
        </w:rPr>
        <w:t xml:space="preserve">א' </w:t>
      </w:r>
      <w:r w:rsidRPr="00716AAE">
        <w:rPr>
          <w:rFonts w:ascii="Times New Roman" w:eastAsia="Times New Roman" w:hAnsi="Times New Roman" w:cs="David"/>
          <w:sz w:val="24"/>
          <w:szCs w:val="24"/>
          <w:rtl/>
          <w:lang w:eastAsia="he-IL"/>
        </w:rPr>
        <w:t>ועל היועץ להיות</w:t>
      </w:r>
      <w:r w:rsidRPr="00716AAE">
        <w:rPr>
          <w:rFonts w:ascii="Times New Roman" w:eastAsia="Times New Roman" w:hAnsi="Times New Roman" w:cs="David" w:hint="cs"/>
          <w:sz w:val="24"/>
          <w:szCs w:val="24"/>
          <w:rtl/>
          <w:lang w:eastAsia="he-IL"/>
        </w:rPr>
        <w:t xml:space="preserve"> עמו</w:t>
      </w:r>
      <w:r w:rsidRPr="00716AAE">
        <w:rPr>
          <w:rFonts w:ascii="Times New Roman" w:eastAsia="Times New Roman" w:hAnsi="Times New Roman" w:cs="David"/>
          <w:sz w:val="24"/>
          <w:szCs w:val="24"/>
          <w:rtl/>
          <w:lang w:eastAsia="he-IL"/>
        </w:rPr>
        <w:t xml:space="preserve"> בקשר מתמי</w:t>
      </w:r>
      <w:r w:rsidRPr="00716AAE">
        <w:rPr>
          <w:rFonts w:ascii="Times New Roman" w:eastAsia="Times New Roman" w:hAnsi="Times New Roman" w:cs="David" w:hint="cs"/>
          <w:sz w:val="24"/>
          <w:szCs w:val="24"/>
          <w:rtl/>
          <w:lang w:eastAsia="he-IL"/>
        </w:rPr>
        <w:t>ד</w:t>
      </w:r>
      <w:r w:rsidRPr="00716AAE">
        <w:rPr>
          <w:rFonts w:ascii="Times New Roman" w:eastAsia="Times New Roman" w:hAnsi="Times New Roman" w:cs="David"/>
          <w:sz w:val="24"/>
          <w:szCs w:val="24"/>
          <w:rtl/>
          <w:lang w:eastAsia="he-IL"/>
        </w:rPr>
        <w:t xml:space="preserve"> ולתאם עמו את כל פעולותיו, אלא אם נקבע </w:t>
      </w:r>
      <w:r w:rsidRPr="00716AAE">
        <w:rPr>
          <w:rFonts w:ascii="Times New Roman" w:eastAsia="Times New Roman" w:hAnsi="Times New Roman" w:cs="David" w:hint="cs"/>
          <w:sz w:val="24"/>
          <w:szCs w:val="24"/>
          <w:rtl/>
          <w:lang w:eastAsia="he-IL"/>
        </w:rPr>
        <w:t xml:space="preserve">מפורשות </w:t>
      </w:r>
      <w:r w:rsidRPr="00716AAE">
        <w:rPr>
          <w:rFonts w:ascii="Times New Roman" w:eastAsia="Times New Roman" w:hAnsi="Times New Roman" w:cs="David"/>
          <w:sz w:val="24"/>
          <w:szCs w:val="24"/>
          <w:rtl/>
          <w:lang w:eastAsia="he-IL"/>
        </w:rPr>
        <w:t>אחרת ע"י המזמין.</w:t>
      </w:r>
    </w:p>
    <w:p w14:paraId="6C41B05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ידועות לו הוראות כל התכניות הקיימות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16AAE">
        <w:rPr>
          <w:rFonts w:ascii="Times New Roman" w:eastAsia="Times New Roman" w:hAnsi="Times New Roman" w:cs="David" w:hint="cs"/>
          <w:sz w:val="24"/>
          <w:szCs w:val="24"/>
          <w:rtl/>
          <w:lang w:eastAsia="he-IL"/>
        </w:rPr>
        <w:t>יהם של</w:t>
      </w:r>
      <w:r w:rsidRPr="00716AAE">
        <w:rPr>
          <w:rFonts w:ascii="Times New Roman" w:eastAsia="Times New Roman" w:hAnsi="Times New Roman" w:cs="David"/>
          <w:sz w:val="24"/>
          <w:szCs w:val="24"/>
          <w:rtl/>
          <w:lang w:eastAsia="he-IL"/>
        </w:rPr>
        <w:t xml:space="preserve"> הדין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הנהלים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התקנים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התקנות החלים בקשר עם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והוא מתחייב לפעול בהתאם לקבוע בהם.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מצהיר היועץ כי </w:t>
      </w:r>
      <w:r w:rsidRPr="00716AAE">
        <w:rPr>
          <w:rFonts w:ascii="Times New Roman" w:eastAsia="Times New Roman" w:hAnsi="Times New Roman" w:cs="David" w:hint="cs"/>
          <w:sz w:val="24"/>
          <w:szCs w:val="24"/>
          <w:rtl/>
          <w:lang w:eastAsia="he-IL"/>
        </w:rPr>
        <w:t xml:space="preserve">הוא </w:t>
      </w:r>
      <w:r w:rsidRPr="00716AAE">
        <w:rPr>
          <w:rFonts w:ascii="Times New Roman" w:eastAsia="Times New Roman" w:hAnsi="Times New Roman" w:cs="David"/>
          <w:sz w:val="24"/>
          <w:szCs w:val="24"/>
          <w:rtl/>
          <w:lang w:eastAsia="he-IL"/>
        </w:rPr>
        <w:t xml:space="preserve">בדק בעצמו את כל הנושאים הרלוונטיים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2F17AF6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להפיק את כל התכניות </w:t>
      </w:r>
      <w:r w:rsidRPr="00716AAE">
        <w:rPr>
          <w:rFonts w:ascii="Times New Roman" w:eastAsia="Times New Roman" w:hAnsi="Times New Roman" w:cs="David" w:hint="cs"/>
          <w:sz w:val="24"/>
          <w:szCs w:val="24"/>
          <w:rtl/>
          <w:lang w:eastAsia="he-IL"/>
        </w:rPr>
        <w:t>נשוא</w:t>
      </w:r>
      <w:r w:rsidRPr="00716AA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וע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16AAE">
        <w:rPr>
          <w:rFonts w:ascii="Times New Roman" w:eastAsia="Times New Roman" w:hAnsi="Times New Roman" w:cs="David" w:hint="cs"/>
          <w:sz w:val="24"/>
          <w:szCs w:val="24"/>
          <w:rtl/>
          <w:lang w:eastAsia="he-IL"/>
        </w:rPr>
        <w:t xml:space="preserve">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w:t>
      </w:r>
    </w:p>
    <w:p w14:paraId="3AB2127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יגיש ליועצים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16AAE">
        <w:rPr>
          <w:rFonts w:ascii="Times New Roman" w:eastAsia="Times New Roman" w:hAnsi="Times New Roman" w:cs="David" w:hint="cs"/>
          <w:sz w:val="24"/>
          <w:szCs w:val="24"/>
          <w:rtl/>
          <w:lang w:eastAsia="he-IL"/>
        </w:rPr>
        <w:t xml:space="preserve">מפורשות על פי </w:t>
      </w:r>
      <w:r w:rsidRPr="00716AAE">
        <w:rPr>
          <w:rFonts w:ascii="Times New Roman" w:eastAsia="Times New Roman" w:hAnsi="Times New Roman" w:cs="David"/>
          <w:sz w:val="24"/>
          <w:szCs w:val="24"/>
          <w:rtl/>
          <w:lang w:eastAsia="he-IL"/>
        </w:rPr>
        <w:t>חוזה זה.</w:t>
      </w:r>
    </w:p>
    <w:p w14:paraId="5C7B0A3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אין לו ולא תהינה לו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תביעות ו/או טענות</w:t>
      </w:r>
      <w:r w:rsidRPr="00716AAE">
        <w:rPr>
          <w:rFonts w:ascii="Times New Roman" w:eastAsia="Times New Roman" w:hAnsi="Times New Roman" w:cs="David" w:hint="cs"/>
          <w:sz w:val="24"/>
          <w:szCs w:val="24"/>
          <w:rtl/>
          <w:lang w:eastAsia="he-IL"/>
        </w:rPr>
        <w:t xml:space="preserve"> ו/או דרישות ו/או תלונות</w:t>
      </w:r>
      <w:r w:rsidRPr="00716AAE">
        <w:rPr>
          <w:rFonts w:ascii="Times New Roman" w:eastAsia="Times New Roman" w:hAnsi="Times New Roman" w:cs="David"/>
          <w:sz w:val="24"/>
          <w:szCs w:val="24"/>
          <w:rtl/>
          <w:lang w:eastAsia="he-IL"/>
        </w:rPr>
        <w:t xml:space="preserve"> כלפי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כלפי המתכננים האחרים בגין מסירת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 משמסר המזמין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 xml:space="preserve">ביצוע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744AA0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 "רמדורנט"</w:t>
      </w:r>
      <w:r w:rsidRPr="00716AA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16AAE">
        <w:rPr>
          <w:rFonts w:ascii="Times New Roman" w:eastAsia="Times New Roman" w:hAnsi="Times New Roman" w:cs="David" w:hint="cs"/>
          <w:sz w:val="24"/>
          <w:szCs w:val="24"/>
          <w:rtl/>
          <w:lang w:eastAsia="he-IL"/>
        </w:rPr>
        <w:t>.</w:t>
      </w:r>
    </w:p>
    <w:p w14:paraId="203C2058"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צוות עובדים ואמצעים</w:t>
      </w:r>
    </w:p>
    <w:p w14:paraId="3DB19A3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יקיים משרד מאויש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מאורגן ומצויד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באופן שיאפשר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בהתאם להוראות חוזה זה.</w:t>
      </w:r>
    </w:p>
    <w:p w14:paraId="617656C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hint="cs"/>
          <w:b/>
          <w:sz w:val="24"/>
          <w:szCs w:val="24"/>
          <w:rtl/>
          <w:lang w:eastAsia="he-IL"/>
        </w:rPr>
        <w:t>המצ"ב,</w:t>
      </w:r>
      <w:r w:rsidRPr="00716AAE">
        <w:rPr>
          <w:rFonts w:ascii="Times New Roman" w:eastAsia="Times New Roman" w:hAnsi="Times New Roman" w:cs="David"/>
          <w:sz w:val="24"/>
          <w:szCs w:val="24"/>
          <w:rtl/>
          <w:lang w:eastAsia="he-IL"/>
        </w:rPr>
        <w:t xml:space="preserve"> יתאים לביצוע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ברמה ובמועדים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3EBAA2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16AAE">
        <w:rPr>
          <w:rFonts w:ascii="Times New Roman" w:eastAsia="Times New Roman" w:hAnsi="Times New Roman" w:cs="David" w:hint="cs"/>
          <w:sz w:val="24"/>
          <w:szCs w:val="24"/>
          <w:rtl/>
          <w:lang w:eastAsia="he-IL"/>
        </w:rPr>
        <w:t xml:space="preserve">המוחלט </w:t>
      </w:r>
      <w:r w:rsidRPr="00716AAE">
        <w:rPr>
          <w:rFonts w:ascii="Times New Roman" w:eastAsia="Times New Roman" w:hAnsi="Times New Roman" w:cs="David"/>
          <w:sz w:val="24"/>
          <w:szCs w:val="24"/>
          <w:rtl/>
          <w:lang w:eastAsia="he-IL"/>
        </w:rPr>
        <w:t>- להורות ליועץ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2EB1A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מנהלו הראשי של היועץ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המנהל הראשי</w:t>
      </w:r>
      <w:r w:rsidRPr="00716AA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20633CF2"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w:t>
      </w:r>
      <w:r w:rsidRPr="00716AAE">
        <w:rPr>
          <w:rFonts w:ascii="Times New Roman" w:eastAsia="Times New Roman" w:hAnsi="Times New Roman" w:cs="David" w:hint="cs"/>
          <w:sz w:val="24"/>
          <w:szCs w:val="24"/>
          <w:rtl/>
          <w:lang w:eastAsia="he-IL"/>
        </w:rPr>
        <w:t>צהיר, כי ידוע לו, ש</w:t>
      </w:r>
      <w:r w:rsidRPr="00716AAE">
        <w:rPr>
          <w:rFonts w:ascii="Times New Roman" w:eastAsia="Times New Roman" w:hAnsi="Times New Roman" w:cs="David"/>
          <w:sz w:val="24"/>
          <w:szCs w:val="24"/>
          <w:rtl/>
          <w:lang w:eastAsia="he-IL"/>
        </w:rPr>
        <w:t>במשך כל 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קפ</w:t>
      </w:r>
      <w:r w:rsidRPr="00716AAE">
        <w:rPr>
          <w:rFonts w:ascii="Times New Roman" w:eastAsia="Times New Roman" w:hAnsi="Times New Roman" w:cs="David" w:hint="cs"/>
          <w:sz w:val="24"/>
          <w:szCs w:val="24"/>
          <w:rtl/>
          <w:lang w:eastAsia="he-IL"/>
        </w:rPr>
        <w:t>ו של</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יעמוד המנהל הראשי בראשו, יהיה מעורב אישית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w:t>
      </w:r>
      <w:r w:rsidRPr="00716AAE">
        <w:rPr>
          <w:rFonts w:ascii="Times New Roman" w:eastAsia="Times New Roman" w:hAnsi="Times New Roman" w:cs="David"/>
          <w:sz w:val="24"/>
          <w:szCs w:val="24"/>
          <w:rtl/>
          <w:lang w:eastAsia="he-IL"/>
        </w:rPr>
        <w:lastRenderedPageBreak/>
        <w:t>הצוות המקצועי של היועץ שיעסוק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התכנון. מבלי לגרוע מהתחייבויות היועץ כמתחייב מ</w:t>
      </w:r>
      <w:r w:rsidRPr="00716AAE">
        <w:rPr>
          <w:rFonts w:ascii="Times New Roman" w:eastAsia="Times New Roman" w:hAnsi="Times New Roman" w:cs="David" w:hint="cs"/>
          <w:sz w:val="24"/>
          <w:szCs w:val="24"/>
          <w:rtl/>
          <w:lang w:eastAsia="he-IL"/>
        </w:rPr>
        <w:t>חוזה זה,</w:t>
      </w:r>
      <w:r w:rsidRPr="00716AA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A25D11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37D3AD5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המזמין רשאי </w:t>
      </w:r>
      <w:r w:rsidRPr="00716AA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16AAE">
        <w:rPr>
          <w:rFonts w:ascii="Times New Roman" w:eastAsia="Times New Roman" w:hAnsi="Times New Roman" w:cs="David" w:hint="cs"/>
          <w:sz w:val="24"/>
          <w:szCs w:val="24"/>
          <w:rtl/>
          <w:lang w:eastAsia="he-IL"/>
        </w:rPr>
        <w:t xml:space="preserve">אחר </w:t>
      </w:r>
      <w:r w:rsidRPr="00716AAE">
        <w:rPr>
          <w:rFonts w:ascii="Times New Roman" w:eastAsia="Times New Roman" w:hAnsi="Times New Roman" w:cs="David"/>
          <w:sz w:val="24"/>
          <w:szCs w:val="24"/>
          <w:rtl/>
          <w:lang w:eastAsia="he-IL"/>
        </w:rPr>
        <w:t>דרישת המזמין לאלתר.</w:t>
      </w:r>
    </w:p>
    <w:p w14:paraId="4EAD7C6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החלטות המזמין בדבר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ו/או החלפת עובד מעובדי היועץ תינתנה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המוחלט</w:t>
      </w:r>
      <w:r w:rsidRPr="00716AAE">
        <w:rPr>
          <w:rFonts w:ascii="Times New Roman" w:eastAsia="Times New Roman" w:hAnsi="Times New Roman" w:cs="David" w:hint="cs"/>
          <w:sz w:val="24"/>
          <w:szCs w:val="24"/>
          <w:rtl/>
          <w:lang w:eastAsia="he-IL"/>
        </w:rPr>
        <w:t xml:space="preserve"> של המזמין</w:t>
      </w:r>
      <w:r w:rsidRPr="00716AAE">
        <w:rPr>
          <w:rFonts w:ascii="Times New Roman" w:eastAsia="Times New Roman" w:hAnsi="Times New Roman" w:cs="David"/>
          <w:sz w:val="24"/>
          <w:szCs w:val="24"/>
          <w:rtl/>
          <w:lang w:eastAsia="he-IL"/>
        </w:rPr>
        <w:t xml:space="preserve"> וללא צורך במתן נימוקים</w:t>
      </w:r>
      <w:r w:rsidRPr="00716AAE">
        <w:rPr>
          <w:rFonts w:ascii="Times New Roman" w:eastAsia="Times New Roman" w:hAnsi="Times New Roman" w:cs="David" w:hint="cs"/>
          <w:sz w:val="24"/>
          <w:szCs w:val="24"/>
          <w:rtl/>
          <w:lang w:eastAsia="he-IL"/>
        </w:rPr>
        <w:t xml:space="preserve"> כאלה ואחרים</w:t>
      </w:r>
      <w:r w:rsidRPr="00716AAE">
        <w:rPr>
          <w:rFonts w:ascii="Times New Roman" w:eastAsia="Times New Roman" w:hAnsi="Times New Roman" w:cs="David"/>
          <w:sz w:val="24"/>
          <w:szCs w:val="24"/>
          <w:rtl/>
          <w:lang w:eastAsia="he-IL"/>
        </w:rPr>
        <w:t>. אין בהחלטות אלה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לשחרר את היועץ מאי</w:t>
      </w:r>
      <w:r w:rsidRPr="00716AAE">
        <w:rPr>
          <w:rFonts w:ascii="Times New Roman" w:eastAsia="Times New Roman" w:hAnsi="Times New Roman" w:cs="David" w:hint="cs"/>
          <w:sz w:val="24"/>
          <w:szCs w:val="24"/>
          <w:rtl/>
          <w:lang w:eastAsia="he-IL"/>
        </w:rPr>
        <w:t>לו</w:t>
      </w:r>
      <w:r w:rsidRPr="00716AA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16AAE">
        <w:rPr>
          <w:rFonts w:ascii="Times New Roman" w:eastAsia="Times New Roman" w:hAnsi="Times New Roman" w:cs="David" w:hint="cs"/>
          <w:sz w:val="24"/>
          <w:szCs w:val="24"/>
          <w:rtl/>
          <w:lang w:eastAsia="he-IL"/>
        </w:rPr>
        <w:t xml:space="preserve"> ו/או חבות</w:t>
      </w:r>
      <w:r w:rsidRPr="00716AAE">
        <w:rPr>
          <w:rFonts w:ascii="Times New Roman" w:eastAsia="Times New Roman" w:hAnsi="Times New Roman" w:cs="David"/>
          <w:sz w:val="24"/>
          <w:szCs w:val="24"/>
          <w:rtl/>
          <w:lang w:eastAsia="he-IL"/>
        </w:rPr>
        <w:t xml:space="preserve"> שהיא.</w:t>
      </w:r>
    </w:p>
    <w:p w14:paraId="708981A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לצייד על חשבונו את צוות עובדיו בכל הציוד הדרוש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w:t>
      </w:r>
      <w:r w:rsidRPr="00716AAE">
        <w:rPr>
          <w:rFonts w:ascii="Times New Roman" w:eastAsia="Times New Roman" w:hAnsi="Times New Roman" w:cs="David" w:hint="cs"/>
          <w:sz w:val="24"/>
          <w:szCs w:val="24"/>
          <w:rtl/>
          <w:lang w:eastAsia="he-IL"/>
        </w:rPr>
        <w:t>האחריות בגין אחזקת</w:t>
      </w:r>
      <w:r w:rsidRPr="00716AAE">
        <w:rPr>
          <w:rFonts w:ascii="Times New Roman" w:eastAsia="Times New Roman" w:hAnsi="Times New Roman" w:cs="David"/>
          <w:sz w:val="24"/>
          <w:szCs w:val="24"/>
          <w:rtl/>
          <w:lang w:eastAsia="he-IL"/>
        </w:rPr>
        <w:t xml:space="preserve"> ושמיר</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ציוד</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תהיה בידי היועץ ועל חשבונו, והמזמין לא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בכל אחריות </w:t>
      </w:r>
      <w:r w:rsidRPr="00716AAE">
        <w:rPr>
          <w:rFonts w:ascii="Times New Roman" w:eastAsia="Times New Roman" w:hAnsi="Times New Roman" w:cs="David" w:hint="cs"/>
          <w:sz w:val="24"/>
          <w:szCs w:val="24"/>
          <w:rtl/>
          <w:lang w:eastAsia="he-IL"/>
        </w:rPr>
        <w:t xml:space="preserve">ו/או חבות </w:t>
      </w:r>
      <w:r w:rsidRPr="00716AAE">
        <w:rPr>
          <w:rFonts w:ascii="Times New Roman" w:eastAsia="Times New Roman" w:hAnsi="Times New Roman" w:cs="David"/>
          <w:sz w:val="24"/>
          <w:szCs w:val="24"/>
          <w:rtl/>
          <w:lang w:eastAsia="he-IL"/>
        </w:rPr>
        <w:t>בגין א</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בדן </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או נזק</w:t>
      </w:r>
      <w:r w:rsidRPr="00716AAE">
        <w:rPr>
          <w:rFonts w:ascii="Times New Roman" w:eastAsia="Times New Roman" w:hAnsi="Times New Roman" w:cs="David" w:hint="cs"/>
          <w:sz w:val="24"/>
          <w:szCs w:val="24"/>
          <w:rtl/>
          <w:lang w:eastAsia="he-IL"/>
        </w:rPr>
        <w:t xml:space="preserve"> ו/או קלקול</w:t>
      </w:r>
      <w:r w:rsidRPr="00716AAE">
        <w:rPr>
          <w:rFonts w:ascii="Times New Roman" w:eastAsia="Times New Roman" w:hAnsi="Times New Roman" w:cs="David"/>
          <w:sz w:val="24"/>
          <w:szCs w:val="24"/>
          <w:rtl/>
          <w:lang w:eastAsia="he-IL"/>
        </w:rPr>
        <w:t xml:space="preserve"> כלשהו לציוד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לכל חלק ממנו מכל סיבה שהיא.</w:t>
      </w:r>
    </w:p>
    <w:p w14:paraId="664003DD"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היועץ</w:t>
      </w:r>
    </w:p>
    <w:p w14:paraId="40E11C9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במגעים עם רשויות 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עם הרשות המקומית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הנוגע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וכל הכרוך בכך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w:t>
      </w:r>
    </w:p>
    <w:p w14:paraId="1713790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שהיועץ לא יגיש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תיקונים לתכניות לא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הרשויות המוסמכות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אושרו קודם לכן</w:t>
      </w:r>
      <w:r w:rsidRPr="00716AAE">
        <w:rPr>
          <w:rFonts w:ascii="Times New Roman" w:eastAsia="Times New Roman" w:hAnsi="Times New Roman" w:cs="David" w:hint="cs"/>
          <w:sz w:val="24"/>
          <w:szCs w:val="24"/>
          <w:rtl/>
          <w:lang w:eastAsia="he-IL"/>
        </w:rPr>
        <w:t>, מראש ובכתב,</w:t>
      </w:r>
      <w:r w:rsidRPr="00716AAE">
        <w:rPr>
          <w:rFonts w:ascii="Times New Roman" w:eastAsia="Times New Roman" w:hAnsi="Times New Roman" w:cs="David"/>
          <w:sz w:val="24"/>
          <w:szCs w:val="24"/>
          <w:rtl/>
          <w:lang w:eastAsia="he-IL"/>
        </w:rPr>
        <w:t xml:space="preserve"> ע"י המזמין.</w:t>
      </w:r>
    </w:p>
    <w:p w14:paraId="6116815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הכרוך בהתחייבות חוקית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כספית</w:t>
      </w:r>
      <w:r w:rsidRPr="00716AAE">
        <w:rPr>
          <w:rFonts w:ascii="Times New Roman" w:eastAsia="Times New Roman" w:hAnsi="Times New Roman" w:cs="David" w:hint="cs"/>
          <w:sz w:val="24"/>
          <w:szCs w:val="24"/>
          <w:rtl/>
          <w:lang w:eastAsia="he-IL"/>
        </w:rPr>
        <w:t xml:space="preserve"> ו/או אחרת,</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376BEBB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זולת אם</w:t>
      </w:r>
      <w:r w:rsidRPr="00716AAE">
        <w:rPr>
          <w:rFonts w:ascii="Times New Roman" w:eastAsia="Times New Roman" w:hAnsi="Times New Roman" w:cs="David"/>
          <w:sz w:val="24"/>
          <w:szCs w:val="24"/>
          <w:rtl/>
          <w:lang w:eastAsia="he-IL"/>
        </w:rPr>
        <w:t xml:space="preserve"> יוסמך לכך ע"י המזמין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יהיה היועץ רשאי ליתן הוראות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הנחיות</w:t>
      </w:r>
      <w:r w:rsidRPr="00716AAE">
        <w:rPr>
          <w:rFonts w:ascii="Times New Roman" w:eastAsia="Times New Roman" w:hAnsi="Times New Roman" w:cs="David" w:hint="cs"/>
          <w:sz w:val="24"/>
          <w:szCs w:val="24"/>
          <w:rtl/>
          <w:lang w:eastAsia="he-IL"/>
        </w:rPr>
        <w:t>, בין</w:t>
      </w:r>
      <w:r w:rsidRPr="00716AAE">
        <w:rPr>
          <w:rFonts w:ascii="Times New Roman" w:eastAsia="Times New Roman" w:hAnsi="Times New Roman" w:cs="David"/>
          <w:sz w:val="24"/>
          <w:szCs w:val="24"/>
          <w:rtl/>
          <w:lang w:eastAsia="he-IL"/>
        </w:rPr>
        <w:t xml:space="preserve"> במישרין</w:t>
      </w:r>
      <w:r w:rsidRPr="00716AAE">
        <w:rPr>
          <w:rFonts w:ascii="Times New Roman" w:eastAsia="Times New Roman" w:hAnsi="Times New Roman" w:cs="David" w:hint="cs"/>
          <w:sz w:val="24"/>
          <w:szCs w:val="24"/>
          <w:rtl/>
          <w:lang w:eastAsia="he-IL"/>
        </w:rPr>
        <w:t xml:space="preserve"> ובין בעקיפין,</w:t>
      </w:r>
      <w:r w:rsidRPr="00716AAE">
        <w:rPr>
          <w:rFonts w:ascii="Times New Roman" w:eastAsia="Times New Roman" w:hAnsi="Times New Roman" w:cs="David"/>
          <w:sz w:val="24"/>
          <w:szCs w:val="24"/>
          <w:rtl/>
          <w:lang w:eastAsia="he-IL"/>
        </w:rPr>
        <w:t xml:space="preserve"> לקבלן הראשי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לקבלן העבודות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לנהל עמם מו"מ ביחס למחירים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דרכי ביצוע הכרוכים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מחירים</w:t>
      </w:r>
      <w:r w:rsidRPr="00716AAE">
        <w:rPr>
          <w:rFonts w:ascii="Times New Roman" w:eastAsia="Times New Roman" w:hAnsi="Times New Roman" w:cs="David" w:hint="cs"/>
          <w:sz w:val="24"/>
          <w:szCs w:val="24"/>
          <w:rtl/>
          <w:lang w:eastAsia="he-IL"/>
        </w:rPr>
        <w:t xml:space="preserve"> ו/או כמויות</w:t>
      </w:r>
      <w:r w:rsidRPr="00716AAE">
        <w:rPr>
          <w:rFonts w:ascii="Times New Roman" w:eastAsia="Times New Roman" w:hAnsi="Times New Roman" w:cs="David"/>
          <w:sz w:val="24"/>
          <w:szCs w:val="24"/>
          <w:rtl/>
          <w:lang w:eastAsia="he-IL"/>
        </w:rPr>
        <w:t>, אלא באמצעות המזמין או המנהל.</w:t>
      </w:r>
    </w:p>
    <w:p w14:paraId="423EF63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המנהל</w:t>
      </w:r>
    </w:p>
    <w:p w14:paraId="047980C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לבדוק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עת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את שרותי היועץ כולם או </w:t>
      </w:r>
      <w:r w:rsidRPr="00716AAE">
        <w:rPr>
          <w:rFonts w:ascii="Times New Roman" w:eastAsia="Times New Roman" w:hAnsi="Times New Roman" w:cs="David" w:hint="cs"/>
          <w:sz w:val="24"/>
          <w:szCs w:val="24"/>
          <w:rtl/>
          <w:lang w:eastAsia="he-IL"/>
        </w:rPr>
        <w:t>מקצתם</w:t>
      </w:r>
      <w:r w:rsidRPr="00716AA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 כן רשאי המנהל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44E9E2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
          <w:sz w:val="24"/>
          <w:szCs w:val="24"/>
          <w:rtl/>
          <w:lang w:eastAsia="he-IL"/>
        </w:rPr>
        <w:t xml:space="preserve"> המצ"ב</w:t>
      </w:r>
      <w:r w:rsidRPr="00716AAE">
        <w:rPr>
          <w:rFonts w:ascii="Times New Roman" w:eastAsia="Times New Roman" w:hAnsi="Times New Roman" w:cs="David"/>
          <w:sz w:val="24"/>
          <w:szCs w:val="24"/>
          <w:rtl/>
          <w:lang w:eastAsia="he-IL"/>
        </w:rPr>
        <w:t>.</w:t>
      </w:r>
    </w:p>
    <w:p w14:paraId="1716E13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לצורך הפעלת סמכויותיו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רשאי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מי מטעמו לבקר במשרד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בכל מקום אחר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16AAE">
        <w:rPr>
          <w:rFonts w:ascii="Times New Roman" w:eastAsia="Times New Roman" w:hAnsi="Times New Roman" w:cs="David" w:hint="cs"/>
          <w:sz w:val="24"/>
          <w:szCs w:val="24"/>
          <w:rtl/>
          <w:lang w:eastAsia="he-IL"/>
        </w:rPr>
        <w:t>י המנהל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w:t>
      </w:r>
    </w:p>
    <w:p w14:paraId="63C9DB2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בהפעלת סמכויות המנהל על 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לגרוע </w:t>
      </w:r>
      <w:r w:rsidRPr="00716AAE">
        <w:rPr>
          <w:rFonts w:ascii="Times New Roman" w:eastAsia="Times New Roman" w:hAnsi="Times New Roman" w:cs="David" w:hint="cs"/>
          <w:sz w:val="24"/>
          <w:szCs w:val="24"/>
          <w:rtl/>
          <w:lang w:eastAsia="he-IL"/>
        </w:rPr>
        <w:t xml:space="preserve">ו/או לשחרר </w:t>
      </w:r>
      <w:r w:rsidRPr="00716AAE">
        <w:rPr>
          <w:rFonts w:ascii="Times New Roman" w:eastAsia="Times New Roman" w:hAnsi="Times New Roman" w:cs="David"/>
          <w:sz w:val="24"/>
          <w:szCs w:val="24"/>
          <w:rtl/>
          <w:lang w:eastAsia="he-IL"/>
        </w:rPr>
        <w:t xml:space="preserve">מאחריות </w:t>
      </w:r>
      <w:r w:rsidRPr="00716AAE">
        <w:rPr>
          <w:rFonts w:ascii="Times New Roman" w:eastAsia="Times New Roman" w:hAnsi="Times New Roman" w:cs="David" w:hint="cs"/>
          <w:sz w:val="24"/>
          <w:szCs w:val="24"/>
          <w:rtl/>
          <w:lang w:eastAsia="he-IL"/>
        </w:rPr>
        <w:t>היועץ על פי חוזה זה ו/או על פי כל דין.</w:t>
      </w:r>
      <w:r w:rsidRPr="00716AAE">
        <w:rPr>
          <w:rFonts w:ascii="Times New Roman" w:eastAsia="Times New Roman" w:hAnsi="Times New Roman" w:cs="David"/>
          <w:sz w:val="24"/>
          <w:szCs w:val="24"/>
          <w:rtl/>
          <w:lang w:eastAsia="he-IL"/>
        </w:rPr>
        <w:t xml:space="preserve"> בהקשר זה מובהר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אישור המנהל לתכניות, בין לתכנון </w:t>
      </w:r>
      <w:r w:rsidRPr="00716AAE">
        <w:rPr>
          <w:rFonts w:ascii="Times New Roman" w:eastAsia="Times New Roman" w:hAnsi="Times New Roman" w:cs="David"/>
          <w:sz w:val="24"/>
          <w:szCs w:val="24"/>
          <w:rtl/>
          <w:lang w:eastAsia="he-IL"/>
        </w:rPr>
        <w:lastRenderedPageBreak/>
        <w:t>מוקדם ובין לתכנון סופי, לא יפטור את היועץ מחובת ביצוע שינויים ו/או התאמות ו/או תכנון מחדש של התכניות, ככל שהדבר יידרש.</w:t>
      </w:r>
    </w:p>
    <w:p w14:paraId="51E97CE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אישר המנהל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16AAE">
        <w:rPr>
          <w:rFonts w:ascii="Times New Roman" w:eastAsia="Times New Roman" w:hAnsi="Times New Roman" w:cs="David" w:hint="cs"/>
          <w:sz w:val="24"/>
          <w:szCs w:val="24"/>
          <w:rtl/>
          <w:lang w:eastAsia="he-IL"/>
        </w:rPr>
        <w:t>חוזה</w:t>
      </w:r>
      <w:r w:rsidRPr="00716AAE">
        <w:rPr>
          <w:rFonts w:ascii="Times New Roman" w:eastAsia="Times New Roman" w:hAnsi="Times New Roman" w:cs="David"/>
          <w:sz w:val="24"/>
          <w:szCs w:val="24"/>
          <w:rtl/>
          <w:lang w:eastAsia="he-IL"/>
        </w:rPr>
        <w:t xml:space="preserve"> זה, </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לשחרר את היועץ מאחריותו המקצועית המלאה ו</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להטיל על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על המזמין אחריות כלשהי לטיב התכניות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המסמכים האמורים.</w:t>
      </w:r>
    </w:p>
    <w:p w14:paraId="05687412"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לוח זמנים ושלבי ב</w:t>
      </w:r>
      <w:r w:rsidRPr="00716AAE">
        <w:rPr>
          <w:rFonts w:ascii="Times New Roman" w:eastAsia="Times New Roman" w:hAnsi="Times New Roman" w:cs="David" w:hint="cs"/>
          <w:bCs/>
          <w:sz w:val="24"/>
          <w:szCs w:val="24"/>
          <w:u w:val="single"/>
          <w:rtl/>
          <w:lang w:eastAsia="he-IL"/>
        </w:rPr>
        <w:t>י</w:t>
      </w:r>
      <w:r w:rsidRPr="00716AAE">
        <w:rPr>
          <w:rFonts w:ascii="Times New Roman" w:eastAsia="Times New Roman" w:hAnsi="Times New Roman" w:cs="David"/>
          <w:bCs/>
          <w:sz w:val="24"/>
          <w:szCs w:val="24"/>
          <w:u w:val="single"/>
          <w:rtl/>
          <w:lang w:eastAsia="he-IL"/>
        </w:rPr>
        <w:t>צוע</w:t>
      </w:r>
    </w:p>
    <w:p w14:paraId="1339901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16AAE">
        <w:rPr>
          <w:rFonts w:ascii="Times New Roman" w:eastAsia="Times New Roman" w:hAnsi="Times New Roman" w:cs="David"/>
          <w:b/>
          <w:bCs/>
          <w:sz w:val="24"/>
          <w:szCs w:val="24"/>
          <w:rtl/>
          <w:lang w:eastAsia="he-IL"/>
        </w:rPr>
        <w:t>ג'</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לוח הזמנים</w:t>
      </w:r>
      <w:r w:rsidRPr="00716AAE">
        <w:rPr>
          <w:rFonts w:ascii="Times New Roman" w:eastAsia="Times New Roman" w:hAnsi="Times New Roman" w:cs="David"/>
          <w:sz w:val="24"/>
          <w:szCs w:val="24"/>
          <w:rtl/>
          <w:lang w:eastAsia="he-IL"/>
        </w:rPr>
        <w:t>"). כל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 הכלול בשרותי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לא נקבע לו מועד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יבוצע על ידי היועץ במועד שיהיה דרוש על מנת להבטיח</w:t>
      </w:r>
      <w:r w:rsidRPr="00716AAE">
        <w:rPr>
          <w:rFonts w:ascii="Times New Roman" w:eastAsia="Times New Roman" w:hAnsi="Times New Roman" w:cs="David" w:hint="cs"/>
          <w:sz w:val="24"/>
          <w:szCs w:val="24"/>
          <w:rtl/>
          <w:lang w:eastAsia="he-IL"/>
        </w:rPr>
        <w:t xml:space="preserve"> את</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 xml:space="preserve">קבלנים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אחרים בהתאם ללוח הזמנים המוסכם 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מם.</w:t>
      </w:r>
    </w:p>
    <w:p w14:paraId="225962A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יתחיל היועץ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קטע מהפרויקט ו/או שלב משלבי העבודה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או </w:t>
      </w:r>
      <w:r w:rsidRPr="00716AAE">
        <w:rPr>
          <w:rFonts w:ascii="Times New Roman" w:eastAsia="Times New Roman" w:hAnsi="Times New Roman" w:cs="David"/>
          <w:b/>
          <w:bCs/>
          <w:sz w:val="24"/>
          <w:szCs w:val="24"/>
          <w:rtl/>
          <w:lang w:eastAsia="he-IL"/>
        </w:rPr>
        <w:t xml:space="preserve">ג'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אלא אם כן הודיע למזמין תחילה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הגיע לדעתו מועד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זה וק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מהמזמין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לביצועו.</w:t>
      </w:r>
    </w:p>
    <w:p w14:paraId="5A2A5F2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יש לראות </w:t>
      </w:r>
      <w:r w:rsidRPr="00716AAE">
        <w:rPr>
          <w:rFonts w:ascii="Times New Roman" w:eastAsia="Times New Roman" w:hAnsi="Times New Roman" w:cs="David" w:hint="cs"/>
          <w:sz w:val="24"/>
          <w:szCs w:val="24"/>
          <w:rtl/>
          <w:lang w:eastAsia="he-IL"/>
        </w:rPr>
        <w:t>ב</w:t>
      </w:r>
      <w:r w:rsidRPr="00716AA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26916E1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ידוע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התחייבויות היועצים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יתר הגורמים, מותנות בכך שיסופקו להם כל התכניות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ההנחיות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ההוראות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הפרטים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הביאורים שידרשו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מהקבלנים מלטעון לעיכוב מוצדק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439BCDA"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 יוכר כמוצדק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אך ו</w:t>
      </w:r>
      <w:r w:rsidRPr="00716AA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60ED62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הוא נובע מכ</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ח עליון או גורם אחר (להלן יחדיו: "</w:t>
      </w:r>
      <w:r w:rsidRPr="00716AAE">
        <w:rPr>
          <w:rFonts w:ascii="Times New Roman" w:eastAsia="Times New Roman" w:hAnsi="Times New Roman" w:cs="David"/>
          <w:b/>
          <w:bCs/>
          <w:sz w:val="24"/>
          <w:szCs w:val="24"/>
          <w:rtl/>
          <w:lang w:eastAsia="he-IL"/>
        </w:rPr>
        <w:t>אירוע דוחה</w:t>
      </w:r>
      <w:r w:rsidRPr="00716AAE">
        <w:rPr>
          <w:rFonts w:ascii="Times New Roman" w:eastAsia="Times New Roman" w:hAnsi="Times New Roman" w:cs="David"/>
          <w:sz w:val="24"/>
          <w:szCs w:val="24"/>
          <w:rtl/>
          <w:lang w:eastAsia="he-IL"/>
        </w:rPr>
        <w:t>") שלדעת המנהל לא הייתה ליועץ שליטה עליו.</w:t>
      </w:r>
    </w:p>
    <w:p w14:paraId="22398F2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1535728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קיבל תכניות, הנחיות, הוראות, פרטים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E76A69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אישר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האירוע הדוחה אכן מצדיק 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השירות ואת משך הדחייה.</w:t>
      </w:r>
    </w:p>
    <w:p w14:paraId="68E0CB23" w14:textId="77777777" w:rsidR="00716AAE" w:rsidRPr="00716AAE" w:rsidRDefault="00716AAE" w:rsidP="00716AAE">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w:t>
      </w:r>
      <w:r w:rsidRPr="00716AAE">
        <w:rPr>
          <w:rFonts w:ascii="Times New Roman" w:eastAsia="Times New Roman" w:hAnsi="Times New Roman" w:cs="David" w:hint="cs"/>
          <w:sz w:val="24"/>
          <w:szCs w:val="24"/>
          <w:rtl/>
          <w:lang w:eastAsia="he-IL"/>
        </w:rPr>
        <w:t xml:space="preserve">כלליות </w:t>
      </w:r>
      <w:r w:rsidRPr="00716AAE">
        <w:rPr>
          <w:rFonts w:ascii="Times New Roman" w:eastAsia="Times New Roman" w:hAnsi="Times New Roman" w:cs="David"/>
          <w:sz w:val="24"/>
          <w:szCs w:val="24"/>
          <w:rtl/>
          <w:lang w:eastAsia="he-IL"/>
        </w:rPr>
        <w:t>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חור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 תכנון ע"י אחרים לא יהווה עילה לעיכוב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12DDDBF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להודיע למנהל מידית, על כל עיכוב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לפי הערכתו עלול לגרום לאיחור בקיום לוח הזמנים.</w:t>
      </w:r>
    </w:p>
    <w:p w14:paraId="644CCCA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15308EA"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המנהל רשאי לבקר במשרד היועץ ולעיין בהתקדמות ובאופן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והיועץ ימסור למנהל כל הסבר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פרט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דיווח</w:t>
      </w:r>
      <w:r w:rsidRPr="00716AAE">
        <w:rPr>
          <w:rFonts w:ascii="Times New Roman" w:eastAsia="Times New Roman" w:hAnsi="Times New Roman" w:cs="David" w:hint="cs"/>
          <w:sz w:val="24"/>
          <w:szCs w:val="24"/>
          <w:rtl/>
          <w:lang w:eastAsia="he-IL"/>
        </w:rPr>
        <w:t>, מיד</w:t>
      </w:r>
      <w:r w:rsidRPr="00716AA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16AAE">
        <w:rPr>
          <w:rFonts w:ascii="Times New Roman" w:eastAsia="Times New Roman" w:hAnsi="Times New Roman" w:cs="David" w:hint="cs"/>
          <w:sz w:val="24"/>
          <w:szCs w:val="24"/>
          <w:rtl/>
          <w:lang w:eastAsia="he-IL"/>
        </w:rPr>
        <w:t xml:space="preserve"> זה ו/או לפי כל דין</w:t>
      </w:r>
      <w:r w:rsidRPr="00716AAE">
        <w:rPr>
          <w:rFonts w:ascii="Times New Roman" w:eastAsia="Times New Roman" w:hAnsi="Times New Roman" w:cs="David"/>
          <w:sz w:val="24"/>
          <w:szCs w:val="24"/>
          <w:rtl/>
          <w:lang w:eastAsia="he-IL"/>
        </w:rPr>
        <w:t>.</w:t>
      </w:r>
    </w:p>
    <w:p w14:paraId="1989DD57"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8FD0E7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שכר היועץ</w:t>
      </w:r>
    </w:p>
    <w:p w14:paraId="7F2116D0"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תמורת שרותי היועץ וכל יתר התחייבויותיו לפי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כמפורט בנספח </w:t>
      </w:r>
      <w:r w:rsidRPr="00716AAE">
        <w:rPr>
          <w:rFonts w:ascii="Times New Roman" w:eastAsia="Times New Roman" w:hAnsi="Times New Roman" w:cs="David"/>
          <w:bCs/>
          <w:sz w:val="24"/>
          <w:szCs w:val="24"/>
          <w:rtl/>
          <w:lang w:eastAsia="he-IL"/>
        </w:rPr>
        <w:t xml:space="preserve">ד' </w:t>
      </w:r>
      <w:r w:rsidRPr="00716AAE">
        <w:rPr>
          <w:rFonts w:ascii="Times New Roman" w:eastAsia="Times New Roman" w:hAnsi="Times New Roman" w:cs="David" w:hint="cs"/>
          <w:b/>
          <w:sz w:val="24"/>
          <w:szCs w:val="24"/>
          <w:rtl/>
          <w:lang w:eastAsia="he-IL"/>
        </w:rPr>
        <w:t xml:space="preserve">המצ"ב </w:t>
      </w:r>
      <w:r w:rsidRPr="00716AAE">
        <w:rPr>
          <w:rFonts w:ascii="Times New Roman" w:eastAsia="Times New Roman" w:hAnsi="Times New Roman" w:cs="David"/>
          <w:sz w:val="24"/>
          <w:szCs w:val="24"/>
          <w:rtl/>
          <w:lang w:eastAsia="he-IL"/>
        </w:rPr>
        <w:t>(להלן: "</w:t>
      </w:r>
      <w:r w:rsidRPr="00716AAE">
        <w:rPr>
          <w:rFonts w:ascii="Times New Roman" w:eastAsia="Times New Roman" w:hAnsi="Times New Roman" w:cs="David"/>
          <w:b/>
          <w:bCs/>
          <w:sz w:val="24"/>
          <w:szCs w:val="24"/>
          <w:rtl/>
          <w:lang w:eastAsia="he-IL"/>
        </w:rPr>
        <w:t>שכר היועץ</w:t>
      </w:r>
      <w:r w:rsidRPr="00716AAE">
        <w:rPr>
          <w:rFonts w:ascii="Times New Roman" w:eastAsia="Times New Roman" w:hAnsi="Times New Roman" w:cs="David"/>
          <w:sz w:val="24"/>
          <w:szCs w:val="24"/>
          <w:rtl/>
          <w:lang w:eastAsia="he-IL"/>
        </w:rPr>
        <w:t>").</w:t>
      </w:r>
    </w:p>
    <w:p w14:paraId="3375281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בהוצאות הממשיות בשרותי העזר המפורטים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שא המזמין:</w:t>
      </w:r>
    </w:p>
    <w:p w14:paraId="3090D8C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הדפסות בתוויין המיועדות להפצה לאחרים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החזר.</w:t>
      </w:r>
    </w:p>
    <w:p w14:paraId="3FD9D20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העתקות שנמסרו ע"י היועץ למזמין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לרשויות המוסמכות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ליועצים, למעט העתקות וצילומים שיפיק היועץ במשרדו.</w:t>
      </w:r>
    </w:p>
    <w:p w14:paraId="225BB1D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שכפול מסמכים.</w:t>
      </w:r>
    </w:p>
    <w:p w14:paraId="32C311CD"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08EA6E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מדידות וצילומי אויר.</w:t>
      </w:r>
    </w:p>
    <w:p w14:paraId="7BA51BE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קידוחים ובדיקות קרקע.</w:t>
      </w:r>
    </w:p>
    <w:p w14:paraId="082BFA5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שליחויות.</w:t>
      </w:r>
    </w:p>
    <w:p w14:paraId="1A2F61AD"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העזר המפורטים בסעיפים 7.2.1 עד 7.2.3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יוזמנו על ידי היועץ באמצעות מערכת ניהול פרויקטים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 מערכת רמדורנט מודול ניהול מסמכים (</w:t>
      </w:r>
      <w:r w:rsidRPr="00716AAE">
        <w:rPr>
          <w:rFonts w:ascii="Times New Roman" w:eastAsia="Times New Roman" w:hAnsi="Times New Roman" w:cs="David"/>
          <w:sz w:val="24"/>
          <w:szCs w:val="24"/>
          <w:lang w:eastAsia="he-IL"/>
        </w:rPr>
        <w:t>DM</w:t>
      </w:r>
      <w:r w:rsidRPr="00716AAE">
        <w:rPr>
          <w:rFonts w:ascii="Times New Roman" w:eastAsia="Times New Roman" w:hAnsi="Times New Roman" w:cs="David"/>
          <w:sz w:val="24"/>
          <w:szCs w:val="24"/>
          <w:rtl/>
          <w:lang w:eastAsia="he-IL"/>
        </w:rPr>
        <w:t>) רק ממכונים המאושרים ע"י המזמין לבצע עבודות עבורו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26C2F8A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על חשבון שכר היועץ ישולמו ליועץ תשלומי ביניים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עורים ובמועדים המפורטים בנספח</w:t>
      </w:r>
      <w:r w:rsidRPr="00716AAE">
        <w:rPr>
          <w:rFonts w:ascii="Times New Roman" w:eastAsia="Times New Roman" w:hAnsi="Times New Roman" w:cs="David"/>
          <w:bCs/>
          <w:sz w:val="24"/>
          <w:szCs w:val="24"/>
          <w:rtl/>
          <w:lang w:eastAsia="he-IL"/>
        </w:rPr>
        <w:t xml:space="preserve"> ה'</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p>
    <w:p w14:paraId="20CABB9F"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תשלומי הביניים לפי פסקה זו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משלבי שירותי היועץ ו/או טיב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1C8C942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השכר האמור בנספח </w:t>
      </w:r>
      <w:r w:rsidRPr="00716AAE">
        <w:rPr>
          <w:rFonts w:ascii="Times New Roman" w:eastAsia="Times New Roman" w:hAnsi="Times New Roman" w:cs="David"/>
          <w:b/>
          <w:bCs/>
          <w:sz w:val="24"/>
          <w:szCs w:val="24"/>
          <w:rtl/>
          <w:lang w:eastAsia="he-IL"/>
        </w:rPr>
        <w:t xml:space="preserve">ד'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ה</w:t>
      </w:r>
      <w:r w:rsidRPr="00716AAE">
        <w:rPr>
          <w:rFonts w:ascii="Times New Roman" w:eastAsia="Times New Roman" w:hAnsi="Times New Roman" w:cs="David" w:hint="cs"/>
          <w:sz w:val="24"/>
          <w:szCs w:val="24"/>
          <w:rtl/>
          <w:lang w:eastAsia="he-IL"/>
        </w:rPr>
        <w:t xml:space="preserve">ינו </w:t>
      </w:r>
      <w:r w:rsidRPr="00716AA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16AAE">
        <w:rPr>
          <w:rFonts w:ascii="Times New Roman" w:eastAsia="Times New Roman" w:hAnsi="Times New Roman" w:cs="David" w:hint="cs"/>
          <w:sz w:val="24"/>
          <w:szCs w:val="24"/>
          <w:rtl/>
          <w:lang w:eastAsia="he-IL"/>
        </w:rPr>
        <w:t xml:space="preserve">זה </w:t>
      </w:r>
      <w:r w:rsidRPr="00716AAE">
        <w:rPr>
          <w:rFonts w:ascii="Times New Roman" w:eastAsia="Times New Roman" w:hAnsi="Times New Roman" w:cs="David"/>
          <w:sz w:val="24"/>
          <w:szCs w:val="24"/>
          <w:rtl/>
          <w:lang w:eastAsia="he-IL"/>
        </w:rPr>
        <w:t>במפורש אחרת. תנאי לתשלום שכר היועץ במלואו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הינו המצאת הצהרה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16AAE">
        <w:rPr>
          <w:rFonts w:ascii="Times New Roman" w:eastAsia="Times New Roman" w:hAnsi="Times New Roman" w:cs="David"/>
          <w:b/>
          <w:bCs/>
          <w:sz w:val="24"/>
          <w:szCs w:val="24"/>
          <w:rtl/>
          <w:lang w:eastAsia="he-IL"/>
        </w:rPr>
        <w:t>ט'</w:t>
      </w:r>
      <w:r w:rsidRPr="00716AAE">
        <w:rPr>
          <w:rFonts w:ascii="Times New Roman" w:eastAsia="Times New Roman" w:hAnsi="Times New Roman" w:cs="David"/>
          <w:sz w:val="24"/>
          <w:szCs w:val="24"/>
          <w:rtl/>
          <w:lang w:eastAsia="he-IL"/>
        </w:rPr>
        <w:t xml:space="preserve"> לחוזה זה וכתב היעדר תביעות המצורף כנספח</w:t>
      </w:r>
      <w:r w:rsidRPr="00716AAE">
        <w:rPr>
          <w:rFonts w:ascii="Times New Roman" w:eastAsia="Times New Roman" w:hAnsi="Times New Roman" w:cs="David"/>
          <w:b/>
          <w:bCs/>
          <w:sz w:val="24"/>
          <w:szCs w:val="24"/>
          <w:rtl/>
          <w:lang w:eastAsia="he-IL"/>
        </w:rPr>
        <w:t xml:space="preserve"> י'</w:t>
      </w:r>
      <w:r w:rsidRPr="00716AAE">
        <w:rPr>
          <w:rFonts w:ascii="Times New Roman" w:eastAsia="Times New Roman" w:hAnsi="Times New Roman" w:cs="David"/>
          <w:sz w:val="24"/>
          <w:szCs w:val="24"/>
          <w:rtl/>
          <w:lang w:eastAsia="he-IL"/>
        </w:rPr>
        <w:t xml:space="preserve"> לחוזה זה למזמין, חתום ע"י היועץ ומאומת כנדרש בו.</w:t>
      </w:r>
    </w:p>
    <w:p w14:paraId="581BC03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מבלי לפגוע בכלליות האמור בסעיף </w:t>
      </w:r>
      <w:r w:rsidRPr="00716AAE">
        <w:rPr>
          <w:rFonts w:ascii="Times New Roman" w:eastAsia="Times New Roman" w:hAnsi="Times New Roman" w:cs="David" w:hint="cs"/>
          <w:sz w:val="24"/>
          <w:szCs w:val="24"/>
          <w:rtl/>
          <w:lang w:eastAsia="he-IL"/>
        </w:rPr>
        <w:t>7 לעיל</w:t>
      </w:r>
      <w:r w:rsidRPr="00716AAE">
        <w:rPr>
          <w:rFonts w:ascii="Times New Roman" w:eastAsia="Times New Roman" w:hAnsi="Times New Roman" w:cs="David"/>
          <w:sz w:val="24"/>
          <w:szCs w:val="24"/>
          <w:rtl/>
          <w:lang w:eastAsia="he-IL"/>
        </w:rPr>
        <w:t>, 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lastRenderedPageBreak/>
        <w:t>יהיה רכוש ה</w:t>
      </w:r>
      <w:r w:rsidRPr="00716AAE">
        <w:rPr>
          <w:rFonts w:ascii="Times New Roman" w:eastAsia="Times New Roman" w:hAnsi="Times New Roman" w:cs="David" w:hint="cs"/>
          <w:sz w:val="24"/>
          <w:szCs w:val="24"/>
          <w:rtl/>
          <w:lang w:eastAsia="he-IL"/>
        </w:rPr>
        <w:t>מזמין</w:t>
      </w:r>
      <w:r w:rsidRPr="00716AAE">
        <w:rPr>
          <w:rFonts w:ascii="Times New Roman" w:eastAsia="Times New Roman" w:hAnsi="Times New Roman" w:cs="David"/>
          <w:sz w:val="24"/>
          <w:szCs w:val="24"/>
          <w:rtl/>
          <w:lang w:eastAsia="he-IL"/>
        </w:rPr>
        <w:t>. מובהר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הפרת סעיף זה על ידי היועץ תה</w:t>
      </w:r>
      <w:r w:rsidRPr="00716AAE">
        <w:rPr>
          <w:rFonts w:ascii="Times New Roman" w:eastAsia="Times New Roman" w:hAnsi="Times New Roman" w:cs="David" w:hint="cs"/>
          <w:sz w:val="24"/>
          <w:szCs w:val="24"/>
          <w:rtl/>
          <w:lang w:eastAsia="he-IL"/>
        </w:rPr>
        <w:t>ווה</w:t>
      </w:r>
      <w:r w:rsidRPr="00716AAE">
        <w:rPr>
          <w:rFonts w:ascii="Times New Roman" w:eastAsia="Times New Roman" w:hAnsi="Times New Roman" w:cs="David"/>
          <w:sz w:val="24"/>
          <w:szCs w:val="24"/>
          <w:rtl/>
          <w:lang w:eastAsia="he-IL"/>
        </w:rPr>
        <w:t xml:space="preserve"> הפרה יסודית של חוזה</w:t>
      </w:r>
      <w:r w:rsidRPr="00716AAE">
        <w:rPr>
          <w:rFonts w:ascii="Times New Roman" w:eastAsia="Times New Roman" w:hAnsi="Times New Roman" w:cs="David" w:hint="cs"/>
          <w:sz w:val="24"/>
          <w:szCs w:val="24"/>
          <w:rtl/>
          <w:lang w:eastAsia="he-IL"/>
        </w:rPr>
        <w:t xml:space="preserve"> זה. </w:t>
      </w:r>
    </w:p>
    <w:p w14:paraId="3BAA7625"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תנאים מקדמיים לביצוע תשלום כלשהו ע"ח שכר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הצגת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16AAE">
        <w:rPr>
          <w:rFonts w:ascii="Times New Roman" w:eastAsia="Times New Roman" w:hAnsi="Times New Roman" w:cs="David" w:hint="cs"/>
          <w:sz w:val="24"/>
          <w:szCs w:val="24"/>
          <w:rtl/>
          <w:lang w:eastAsia="he-IL"/>
        </w:rPr>
        <w:t>עובר</w:t>
      </w:r>
      <w:r w:rsidRPr="00716AA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58333B3"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5630DBA"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שנויים בתכנון</w:t>
      </w:r>
    </w:p>
    <w:p w14:paraId="24127F26" w14:textId="77777777" w:rsidR="00716AAE" w:rsidRPr="00D24A47"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D24A47">
        <w:rPr>
          <w:rFonts w:ascii="Times New Roman" w:eastAsia="Times New Roman" w:hAnsi="Times New Roman" w:cs="David"/>
          <w:sz w:val="24"/>
          <w:szCs w:val="24"/>
          <w:rtl/>
          <w:lang w:eastAsia="he-IL"/>
        </w:rPr>
        <w:t>היועץ מתחייב</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לפי דרישת המנהל</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4A4A1D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highlight w:val="yellow"/>
          <w:rtl/>
          <w:lang w:eastAsia="he-IL"/>
        </w:rPr>
      </w:pPr>
      <w:r w:rsidRPr="00D24A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24A47">
        <w:rPr>
          <w:rFonts w:ascii="Times New Roman" w:eastAsia="Times New Roman" w:hAnsi="Times New Roman" w:cs="David" w:hint="cs"/>
          <w:sz w:val="24"/>
          <w:szCs w:val="24"/>
          <w:rtl/>
          <w:lang w:eastAsia="he-IL"/>
        </w:rPr>
        <w:t>ים</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bCs/>
          <w:sz w:val="24"/>
          <w:szCs w:val="24"/>
          <w:rtl/>
          <w:lang w:eastAsia="he-IL"/>
        </w:rPr>
        <w:t>ב' או ג'</w:t>
      </w:r>
      <w:r w:rsidRPr="00D24A47">
        <w:rPr>
          <w:rFonts w:ascii="Times New Roman" w:eastAsia="Times New Roman" w:hAnsi="Times New Roman" w:cs="David" w:hint="cs"/>
          <w:b/>
          <w:sz w:val="24"/>
          <w:szCs w:val="24"/>
          <w:rtl/>
          <w:lang w:eastAsia="he-IL"/>
        </w:rPr>
        <w:t xml:space="preserve"> המצ"ב</w:t>
      </w:r>
      <w:r w:rsidRPr="00D24A47">
        <w:rPr>
          <w:rFonts w:ascii="Times New Roman" w:eastAsia="Times New Roman" w:hAnsi="Times New Roman" w:cs="David"/>
          <w:sz w:val="24"/>
          <w:szCs w:val="24"/>
          <w:rtl/>
          <w:lang w:eastAsia="he-IL"/>
        </w:rPr>
        <w:t>, וב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רותי היועץ</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אלמלא השנויים</w:t>
      </w:r>
      <w:r w:rsidRPr="00D24A47">
        <w:rPr>
          <w:rFonts w:ascii="Times New Roman" w:eastAsia="Times New Roman" w:hAnsi="Times New Roman" w:cs="David" w:hint="cs"/>
          <w:sz w:val="24"/>
          <w:szCs w:val="24"/>
          <w:rtl/>
          <w:lang w:eastAsia="he-IL"/>
        </w:rPr>
        <w:t xml:space="preserve"> כאמור</w:t>
      </w:r>
      <w:r w:rsidRPr="00D24A47">
        <w:rPr>
          <w:rFonts w:ascii="Times New Roman" w:eastAsia="Times New Roman" w:hAnsi="Times New Roman" w:cs="David"/>
          <w:sz w:val="24"/>
          <w:szCs w:val="24"/>
          <w:rtl/>
          <w:lang w:eastAsia="he-IL"/>
        </w:rPr>
        <w:t>, יהיה</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זכאי לפיצוי בעד העבודה הנוספת שב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עקב השנויים</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כאמור</w:t>
      </w:r>
      <w:r w:rsidRPr="00D24A47">
        <w:rPr>
          <w:rFonts w:ascii="Times New Roman" w:eastAsia="Times New Roman" w:hAnsi="Times New Roman" w:cs="David"/>
          <w:sz w:val="24"/>
          <w:szCs w:val="24"/>
          <w:rtl/>
          <w:lang w:eastAsia="he-IL"/>
        </w:rPr>
        <w:t>. הפיצוי ישולם בגין העבודה הנוספת שהיועץ 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לעומת העבודה</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שהיה עליו לבצע אלמלא השנויים, כפי שיקבע ע"י המנהל בהתאם לחלקו של התכנון</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החוזר כפי שיקבע ע"י המנהל מתוך סך שרותי</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 xml:space="preserve"> היועץ ושכר היועץ. בכל מקרה</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sz w:val="24"/>
          <w:szCs w:val="24"/>
          <w:rtl/>
          <w:lang w:eastAsia="he-IL"/>
        </w:rPr>
        <w:t>שנויים</w:t>
      </w:r>
      <w:r w:rsidRPr="00716AAE">
        <w:rPr>
          <w:rFonts w:ascii="Times New Roman" w:eastAsia="Times New Roman" w:hAnsi="Times New Roman" w:cs="David" w:hint="cs"/>
          <w:sz w:val="24"/>
          <w:szCs w:val="24"/>
          <w:rtl/>
          <w:lang w:eastAsia="he-IL"/>
        </w:rPr>
        <w:t xml:space="preserve"> כאמור, לא יהוו</w:t>
      </w:r>
      <w:r w:rsidRPr="00716AAE">
        <w:rPr>
          <w:rFonts w:ascii="Times New Roman" w:eastAsia="Times New Roman" w:hAnsi="Times New Roman" w:cs="David"/>
          <w:sz w:val="24"/>
          <w:szCs w:val="24"/>
          <w:rtl/>
          <w:lang w:eastAsia="he-IL"/>
        </w:rPr>
        <w:t xml:space="preserve"> עילה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6AE137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על אף</w:t>
      </w:r>
      <w:r w:rsidRPr="00716AAE">
        <w:rPr>
          <w:rFonts w:ascii="Times New Roman" w:eastAsia="Times New Roman" w:hAnsi="Times New Roman" w:cs="David"/>
          <w:sz w:val="24"/>
          <w:szCs w:val="24"/>
          <w:rtl/>
          <w:lang w:eastAsia="he-IL"/>
        </w:rPr>
        <w:t xml:space="preserve"> האמור בסעיף 8.2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יגיע ליועץ דבר בגין שינויים הנובעים מ:</w:t>
      </w:r>
    </w:p>
    <w:p w14:paraId="5D23C23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טעות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קוי בתכנון ו/או באומדן של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של היועצים.</w:t>
      </w:r>
    </w:p>
    <w:p w14:paraId="3FDDDA1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התכנון אינו התכנון היעיל ביותר.</w:t>
      </w:r>
    </w:p>
    <w:p w14:paraId="3D04B41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87CD8D9"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השינויים מתחייבים מדרישת רשויות מוסמכות. </w:t>
      </w:r>
    </w:p>
    <w:p w14:paraId="6897F38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להכין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עבור רוכשים שיבקשו זאת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866045E" w14:textId="77777777" w:rsidR="00716AAE" w:rsidRPr="00716AAE" w:rsidRDefault="00716AAE" w:rsidP="00716AAE">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מחיר השינויים ותנאי התשלום בגין תכנון השינויים </w:t>
      </w:r>
      <w:r w:rsidRPr="00716AAE">
        <w:rPr>
          <w:rFonts w:ascii="Times New Roman" w:eastAsia="Times New Roman" w:hAnsi="Times New Roman" w:cs="David" w:hint="cs"/>
          <w:sz w:val="24"/>
          <w:szCs w:val="24"/>
          <w:rtl/>
          <w:lang w:eastAsia="he-IL"/>
        </w:rPr>
        <w:t xml:space="preserve">כאמור, </w:t>
      </w:r>
      <w:r w:rsidRPr="00716AAE">
        <w:rPr>
          <w:rFonts w:ascii="Times New Roman" w:eastAsia="Times New Roman" w:hAnsi="Times New Roman" w:cs="David"/>
          <w:sz w:val="24"/>
          <w:szCs w:val="24"/>
          <w:rtl/>
          <w:lang w:eastAsia="he-IL"/>
        </w:rPr>
        <w:t>יסוכמו בין היועץ לרוכשים. היועץ יתקשר עם הרוכש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בענ</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ין קביעת מחיר השינויים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תובא בפני המנהל והוא יהיה המוסמך להכריע בה.</w:t>
      </w:r>
    </w:p>
    <w:p w14:paraId="6CC255D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אחריות וביטוח</w:t>
      </w:r>
    </w:p>
    <w:p w14:paraId="76636B06" w14:textId="77777777" w:rsidR="000F2DD3" w:rsidRPr="00013687" w:rsidRDefault="000F2DD3" w:rsidP="000F2DD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F0DAA42"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A49812A" w14:textId="77777777" w:rsidR="000F2DD3" w:rsidRPr="00013687" w:rsidRDefault="000F2DD3" w:rsidP="000F2DD3">
      <w:pPr>
        <w:pStyle w:val="a4"/>
        <w:ind w:left="792" w:right="0" w:firstLine="0"/>
        <w:rPr>
          <w:rFonts w:eastAsia="Times New Roman" w:cs="David"/>
          <w:color w:val="auto"/>
          <w:szCs w:val="24"/>
          <w:rtl/>
        </w:rPr>
      </w:pPr>
      <w:r>
        <w:rPr>
          <w:rFonts w:eastAsia="Times New Roman" w:cs="David" w:hint="cs"/>
          <w:color w:val="auto"/>
          <w:szCs w:val="24"/>
          <w:rtl/>
        </w:rPr>
        <w:lastRenderedPageBreak/>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0ED0445"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FC9A700"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618A654"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AB1E41F" w14:textId="77777777" w:rsidR="000F2DD3" w:rsidRPr="00013687"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58939A1" w14:textId="77777777" w:rsidR="000F2DD3" w:rsidRDefault="000F2DD3" w:rsidP="000F2DD3">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C748A1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DE25B7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FDBA63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85735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2A689C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A00618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BAB11E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CDB715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996D71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w:t>
      </w:r>
      <w:r>
        <w:rPr>
          <w:rFonts w:ascii="Times New Roman" w:eastAsia="Times New Roman" w:hAnsi="Times New Roman" w:cs="David" w:hint="cs"/>
          <w:sz w:val="20"/>
          <w:szCs w:val="24"/>
          <w:rtl/>
          <w:lang w:eastAsia="he-IL"/>
        </w:rPr>
        <w:lastRenderedPageBreak/>
        <w:t xml:space="preserve">התחלוף כאמור, לא יחול לטובת אדם שגרם לנזק בזדון. </w:t>
      </w:r>
    </w:p>
    <w:p w14:paraId="2AC65CB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6DF4D0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F9A745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36CDD15"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26A350F" w14:textId="77777777" w:rsidR="000F2DD3" w:rsidRPr="00A42052"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F8276C2" w14:textId="77777777" w:rsidR="00716AAE" w:rsidRPr="00716AAE" w:rsidRDefault="00716AAE" w:rsidP="00716AAE">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B12E97C"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אספקת תכניות</w:t>
      </w:r>
    </w:p>
    <w:p w14:paraId="1F94216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עת במהלך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וכן בתקופת הבדק של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xml:space="preserve"> לחוזה זה, ובמידה והדרישה מתייחסת לתכניות שאינ</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בידו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יערכ</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היועץ בהקדם האפשרי וימסר</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למזמין.</w:t>
      </w:r>
    </w:p>
    <w:p w14:paraId="10D125F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עם גמר שרותי </w:t>
      </w:r>
      <w:r w:rsidRPr="00716AAE">
        <w:rPr>
          <w:rFonts w:ascii="Times New Roman" w:eastAsia="Times New Roman" w:hAnsi="Times New Roman" w:cs="David" w:hint="cs"/>
          <w:sz w:val="24"/>
          <w:szCs w:val="24"/>
          <w:rtl/>
          <w:lang w:eastAsia="he-IL"/>
        </w:rPr>
        <w:t>היועץ,</w:t>
      </w:r>
      <w:r w:rsidRPr="00716AA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הסופי בשטח </w:t>
      </w:r>
      <w:r w:rsidRPr="00716AAE">
        <w:rPr>
          <w:rFonts w:ascii="Times New Roman" w:eastAsia="Times New Roman" w:hAnsi="Times New Roman" w:cs="David"/>
          <w:color w:val="000000"/>
          <w:sz w:val="24"/>
          <w:szCs w:val="24"/>
          <w:lang w:eastAsia="he-IL"/>
        </w:rPr>
        <w:t>(AS MADE)</w:t>
      </w:r>
      <w:r w:rsidRPr="00716AAE">
        <w:rPr>
          <w:rFonts w:ascii="Times New Roman" w:eastAsia="Times New Roman" w:hAnsi="Times New Roman" w:cs="David"/>
          <w:sz w:val="24"/>
          <w:szCs w:val="24"/>
          <w:rtl/>
          <w:lang w:eastAsia="he-IL"/>
        </w:rPr>
        <w:t xml:space="preserve">, למעט שינויי דיירים, </w:t>
      </w:r>
      <w:r w:rsidRPr="00716AAE">
        <w:rPr>
          <w:rFonts w:ascii="Times New Roman" w:eastAsia="Times New Roman" w:hAnsi="Times New Roman" w:cs="David" w:hint="cs"/>
          <w:sz w:val="24"/>
          <w:szCs w:val="24"/>
          <w:rtl/>
          <w:lang w:eastAsia="he-IL"/>
        </w:rPr>
        <w:t xml:space="preserve">וקבצים </w:t>
      </w:r>
      <w:r w:rsidRPr="00716AAE">
        <w:rPr>
          <w:rFonts w:ascii="Times New Roman" w:eastAsia="Times New Roman" w:hAnsi="Times New Roman" w:cs="David"/>
          <w:sz w:val="24"/>
          <w:szCs w:val="24"/>
          <w:rtl/>
          <w:lang w:eastAsia="he-IL"/>
        </w:rPr>
        <w:t>המכילים את התכנון במדיה ממוחשבת.</w:t>
      </w:r>
    </w:p>
    <w:p w14:paraId="42A9154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16AAE">
        <w:rPr>
          <w:rFonts w:ascii="Times New Roman" w:eastAsia="Times New Roman" w:hAnsi="Times New Roman" w:cs="David" w:hint="cs"/>
          <w:sz w:val="24"/>
          <w:szCs w:val="24"/>
          <w:rtl/>
          <w:lang w:eastAsia="he-IL"/>
        </w:rPr>
        <w:t>הקבצים</w:t>
      </w:r>
      <w:r w:rsidRPr="00716AAE">
        <w:rPr>
          <w:rFonts w:ascii="Times New Roman" w:eastAsia="Times New Roman" w:hAnsi="Times New Roman" w:cs="David"/>
          <w:sz w:val="24"/>
          <w:szCs w:val="24"/>
          <w:rtl/>
          <w:lang w:eastAsia="he-IL"/>
        </w:rPr>
        <w:t xml:space="preserve"> כשה</w:t>
      </w:r>
      <w:r w:rsidRPr="00716AAE">
        <w:rPr>
          <w:rFonts w:ascii="Times New Roman" w:eastAsia="Times New Roman" w:hAnsi="Times New Roman" w:cs="David" w:hint="cs"/>
          <w:sz w:val="24"/>
          <w:szCs w:val="24"/>
          <w:rtl/>
          <w:lang w:eastAsia="he-IL"/>
        </w:rPr>
        <w:t>ם</w:t>
      </w:r>
      <w:r w:rsidRPr="00716AAE">
        <w:rPr>
          <w:rFonts w:ascii="Times New Roman" w:eastAsia="Times New Roman" w:hAnsi="Times New Roman" w:cs="David"/>
          <w:sz w:val="24"/>
          <w:szCs w:val="24"/>
          <w:rtl/>
          <w:lang w:eastAsia="he-IL"/>
        </w:rPr>
        <w:t xml:space="preserve"> מעודכנ</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BA2C56C"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E7C9EA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לא יהיה זכאי לכל תשלום נוסף בעד תכניות שימסור למזמין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סעיף 10 זה.</w:t>
      </w:r>
    </w:p>
    <w:p w14:paraId="6DDEF4A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זכות הקניין בכל התכניות שייכת למזמין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 ששולם שכר היועץ בהתאם להוראות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D5DC820"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lastRenderedPageBreak/>
        <w:t>מעמד היועץ</w:t>
      </w:r>
    </w:p>
    <w:p w14:paraId="31D3327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ומובהר על ידי הצדדים לחוזה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16AAE">
        <w:rPr>
          <w:rFonts w:ascii="Times New Roman" w:eastAsia="Times New Roman" w:hAnsi="Times New Roman" w:cs="David" w:hint="cs"/>
          <w:sz w:val="24"/>
          <w:szCs w:val="24"/>
          <w:rtl/>
          <w:lang w:eastAsia="he-IL"/>
        </w:rPr>
        <w:t xml:space="preserve"> של היועץ</w:t>
      </w:r>
      <w:r w:rsidRPr="00716AAE">
        <w:rPr>
          <w:rFonts w:ascii="Times New Roman" w:eastAsia="Times New Roman" w:hAnsi="Times New Roman" w:cs="David"/>
          <w:sz w:val="24"/>
          <w:szCs w:val="24"/>
          <w:rtl/>
          <w:lang w:eastAsia="he-IL"/>
        </w:rPr>
        <w:t>.</w:t>
      </w:r>
    </w:p>
    <w:p w14:paraId="0E44CE7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אין ולא יהיו יחסי עובד-מעביד בין המזמין ובין </w:t>
      </w:r>
      <w:r w:rsidRPr="00716AAE">
        <w:rPr>
          <w:rFonts w:ascii="Times New Roman" w:eastAsia="Times New Roman" w:hAnsi="Times New Roman" w:cs="David"/>
          <w:color w:val="000000"/>
          <w:sz w:val="24"/>
          <w:szCs w:val="24"/>
          <w:rtl/>
          <w:lang w:eastAsia="he-IL"/>
        </w:rPr>
        <w:t xml:space="preserve">היועץ ו/או </w:t>
      </w:r>
      <w:r w:rsidRPr="00716AAE">
        <w:rPr>
          <w:rFonts w:ascii="Times New Roman" w:eastAsia="Times New Roman" w:hAnsi="Times New Roman" w:cs="David" w:hint="cs"/>
          <w:color w:val="000000"/>
          <w:sz w:val="24"/>
          <w:szCs w:val="24"/>
          <w:rtl/>
          <w:lang w:eastAsia="he-IL"/>
        </w:rPr>
        <w:t>מי מטעמו ו</w:t>
      </w:r>
      <w:r w:rsidRPr="00716AAE">
        <w:rPr>
          <w:rFonts w:ascii="Times New Roman" w:eastAsia="Times New Roman" w:hAnsi="Times New Roman" w:cs="David"/>
          <w:color w:val="000000"/>
          <w:sz w:val="24"/>
          <w:szCs w:val="24"/>
          <w:rtl/>
          <w:lang w:eastAsia="he-IL"/>
        </w:rPr>
        <w:t xml:space="preserve">בין המזמין לבין עובדי </w:t>
      </w:r>
      <w:r w:rsidRPr="00716AAE">
        <w:rPr>
          <w:rFonts w:ascii="Times New Roman" w:eastAsia="Times New Roman" w:hAnsi="Times New Roman" w:cs="David" w:hint="cs"/>
          <w:color w:val="000000"/>
          <w:sz w:val="24"/>
          <w:szCs w:val="24"/>
          <w:rtl/>
          <w:lang w:eastAsia="he-IL"/>
        </w:rPr>
        <w:t xml:space="preserve"> היועץ ו/או מי מטעמיהם</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sz w:val="24"/>
          <w:szCs w:val="24"/>
          <w:rtl/>
          <w:lang w:eastAsia="he-IL"/>
        </w:rPr>
        <w:t>ואין בהוראות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ליצור בין היועץ ו/או מי מעובדיו</w:t>
      </w:r>
      <w:r w:rsidRPr="00716AAE">
        <w:rPr>
          <w:rFonts w:ascii="Times New Roman" w:eastAsia="Times New Roman" w:hAnsi="Times New Roman" w:cs="David" w:hint="cs"/>
          <w:sz w:val="24"/>
          <w:szCs w:val="24"/>
          <w:rtl/>
          <w:lang w:eastAsia="he-IL"/>
        </w:rPr>
        <w:t xml:space="preserve"> ו/או מי מטעמו</w:t>
      </w:r>
      <w:r w:rsidRPr="00716AAE">
        <w:rPr>
          <w:rFonts w:ascii="Times New Roman" w:eastAsia="Times New Roman" w:hAnsi="Times New Roman" w:cs="David"/>
          <w:sz w:val="24"/>
          <w:szCs w:val="24"/>
          <w:rtl/>
          <w:lang w:eastAsia="he-IL"/>
        </w:rPr>
        <w:t xml:space="preserve"> לבין המזמין ו/או המנהל ו/או מי מטעמו יחסי עובד מעביד</w:t>
      </w:r>
      <w:r w:rsidRPr="00716AAE">
        <w:rPr>
          <w:rFonts w:ascii="Times New Roman" w:eastAsia="Times New Roman" w:hAnsi="Times New Roman" w:cs="David"/>
          <w:color w:val="000000"/>
          <w:sz w:val="24"/>
          <w:szCs w:val="24"/>
          <w:rtl/>
          <w:lang w:eastAsia="he-IL"/>
        </w:rPr>
        <w:t>, לכל ענין ודבר. 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מוסכם ומובהר בין הצדדים</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16AAE">
        <w:rPr>
          <w:rFonts w:ascii="Times New Roman" w:eastAsia="Times New Roman" w:hAnsi="Times New Roman" w:cs="David" w:hint="cs"/>
          <w:color w:val="000000"/>
          <w:sz w:val="24"/>
          <w:szCs w:val="24"/>
          <w:rtl/>
          <w:lang w:eastAsia="he-IL"/>
        </w:rPr>
        <w:t>ל פ</w:t>
      </w:r>
      <w:r w:rsidRPr="00716AAE">
        <w:rPr>
          <w:rFonts w:ascii="Times New Roman" w:eastAsia="Times New Roman" w:hAnsi="Times New Roman" w:cs="David"/>
          <w:color w:val="000000"/>
          <w:sz w:val="24"/>
          <w:szCs w:val="24"/>
          <w:rtl/>
          <w:lang w:eastAsia="he-IL"/>
        </w:rPr>
        <w:t>י הדין ו/או מכח צו הרחבה ו/או מכח הסכם כלשהו על עובד</w:t>
      </w:r>
      <w:r w:rsidRPr="00716AAE">
        <w:rPr>
          <w:rFonts w:ascii="Times New Roman" w:eastAsia="Times New Roman" w:hAnsi="Times New Roman" w:cs="David" w:hint="cs"/>
          <w:sz w:val="24"/>
          <w:szCs w:val="24"/>
          <w:rtl/>
          <w:lang w:eastAsia="he-IL"/>
        </w:rPr>
        <w:t>.</w:t>
      </w:r>
    </w:p>
    <w:p w14:paraId="00B151A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בזה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w:t>
      </w:r>
      <w:r w:rsidRPr="00716AA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16AAE">
        <w:rPr>
          <w:rFonts w:ascii="Times New Roman" w:eastAsia="Times New Roman" w:hAnsi="Times New Roman" w:cs="David"/>
          <w:color w:val="000000"/>
          <w:sz w:val="24"/>
          <w:szCs w:val="24"/>
          <w:rtl/>
          <w:lang w:eastAsia="he-IL"/>
        </w:rPr>
        <w:t xml:space="preserve"> מוותרים על כל טענות ו/או</w:t>
      </w:r>
      <w:r w:rsidRPr="00716AAE">
        <w:rPr>
          <w:rFonts w:ascii="Times New Roman" w:eastAsia="Times New Roman" w:hAnsi="Times New Roman" w:cs="David" w:hint="cs"/>
          <w:color w:val="000000"/>
          <w:sz w:val="24"/>
          <w:szCs w:val="24"/>
          <w:rtl/>
          <w:lang w:eastAsia="he-IL"/>
        </w:rPr>
        <w:t xml:space="preserve"> דרישות ו/או תלונות ו/או</w:t>
      </w:r>
      <w:r w:rsidRPr="00716AA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D96EDE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ישא לבדו </w:t>
      </w:r>
      <w:r w:rsidRPr="00716AA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16AAE">
        <w:rPr>
          <w:rFonts w:ascii="Times New Roman" w:eastAsia="Times New Roman" w:hAnsi="Times New Roman" w:cs="David" w:hint="cs"/>
          <w:color w:val="000000"/>
          <w:sz w:val="24"/>
          <w:szCs w:val="24"/>
          <w:rtl/>
          <w:lang w:eastAsia="he-IL"/>
        </w:rPr>
        <w:t>ל פי</w:t>
      </w:r>
      <w:r w:rsidRPr="00716AAE">
        <w:rPr>
          <w:rFonts w:ascii="Times New Roman" w:eastAsia="Times New Roman" w:hAnsi="Times New Roman" w:cs="David"/>
          <w:color w:val="000000"/>
          <w:sz w:val="24"/>
          <w:szCs w:val="24"/>
          <w:rtl/>
          <w:lang w:eastAsia="he-IL"/>
        </w:rPr>
        <w:t xml:space="preserve"> 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ובכלל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sz w:val="24"/>
          <w:szCs w:val="24"/>
          <w:rtl/>
          <w:lang w:eastAsia="he-IL"/>
        </w:rPr>
        <w:t xml:space="preserve"> תשלומי מס הכנסה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הלאומי שהוא חב בגין מתן שרותי היועץ.</w:t>
      </w:r>
    </w:p>
    <w:p w14:paraId="1232910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לאומי, תשלומים לקרנות איגודים מקצוע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8F2055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color w:val="000000"/>
          <w:sz w:val="24"/>
          <w:szCs w:val="24"/>
          <w:rtl/>
          <w:lang w:eastAsia="he-IL"/>
        </w:rPr>
        <w:t>מבלי לגרוע מ</w:t>
      </w:r>
      <w:r w:rsidRPr="00716AAE">
        <w:rPr>
          <w:rFonts w:ascii="Times New Roman" w:eastAsia="Times New Roman" w:hAnsi="Times New Roman" w:cs="David" w:hint="cs"/>
          <w:color w:val="000000"/>
          <w:sz w:val="24"/>
          <w:szCs w:val="24"/>
          <w:rtl/>
          <w:lang w:eastAsia="he-IL"/>
        </w:rPr>
        <w:t xml:space="preserve">כלליות </w:t>
      </w:r>
      <w:r w:rsidRPr="00716AAE">
        <w:rPr>
          <w:rFonts w:ascii="Times New Roman" w:eastAsia="Times New Roman" w:hAnsi="Times New Roman" w:cs="David"/>
          <w:color w:val="000000"/>
          <w:sz w:val="24"/>
          <w:szCs w:val="24"/>
          <w:rtl/>
          <w:lang w:eastAsia="he-IL"/>
        </w:rPr>
        <w:t>האמור לעיל, היועץ מצהיר ומתחייב</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אם י</w:t>
      </w:r>
      <w:r w:rsidRPr="00716AAE">
        <w:rPr>
          <w:rFonts w:ascii="Times New Roman" w:eastAsia="Times New Roman" w:hAnsi="Times New Roman" w:cs="David" w:hint="cs"/>
          <w:color w:val="000000"/>
          <w:sz w:val="24"/>
          <w:szCs w:val="24"/>
          <w:rtl/>
          <w:lang w:eastAsia="he-IL"/>
        </w:rPr>
        <w:t>י</w:t>
      </w:r>
      <w:r w:rsidRPr="00716AAE">
        <w:rPr>
          <w:rFonts w:ascii="Times New Roman" w:eastAsia="Times New Roman" w:hAnsi="Times New Roman" w:cs="David"/>
          <w:color w:val="000000"/>
          <w:sz w:val="24"/>
          <w:szCs w:val="24"/>
          <w:rtl/>
          <w:lang w:eastAsia="he-IL"/>
        </w:rPr>
        <w:t>דרש המזמין על ידי היועץ ו/או על ידי מי מ</w:t>
      </w:r>
      <w:r w:rsidRPr="00716AAE">
        <w:rPr>
          <w:rFonts w:ascii="Times New Roman" w:eastAsia="Times New Roman" w:hAnsi="Times New Roman" w:cs="David" w:hint="cs"/>
          <w:color w:val="000000"/>
          <w:sz w:val="24"/>
          <w:szCs w:val="24"/>
          <w:rtl/>
          <w:lang w:eastAsia="he-IL"/>
        </w:rPr>
        <w:t>שלוחיו ו/או עובדיו</w:t>
      </w:r>
      <w:r w:rsidRPr="00716AAE">
        <w:rPr>
          <w:rFonts w:ascii="Times New Roman" w:eastAsia="Times New Roman" w:hAnsi="Times New Roman" w:cs="David"/>
          <w:color w:val="000000"/>
          <w:sz w:val="24"/>
          <w:szCs w:val="24"/>
          <w:rtl/>
          <w:lang w:eastAsia="he-IL"/>
        </w:rPr>
        <w:t xml:space="preserve"> ו/או</w:t>
      </w:r>
      <w:r w:rsidRPr="00716AAE">
        <w:rPr>
          <w:rFonts w:ascii="Times New Roman" w:eastAsia="Times New Roman" w:hAnsi="Times New Roman" w:cs="David" w:hint="cs"/>
          <w:color w:val="000000"/>
          <w:sz w:val="24"/>
          <w:szCs w:val="24"/>
          <w:rtl/>
          <w:lang w:eastAsia="he-IL"/>
        </w:rPr>
        <w:t xml:space="preserve"> אחר מטעמו ו/או</w:t>
      </w:r>
      <w:r w:rsidRPr="00716AA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ייחשב </w:t>
      </w:r>
      <w:r w:rsidRPr="00716AAE">
        <w:rPr>
          <w:rFonts w:ascii="Times New Roman" w:eastAsia="Times New Roman" w:hAnsi="Times New Roman" w:cs="David" w:hint="cs"/>
          <w:color w:val="000000"/>
          <w:sz w:val="24"/>
          <w:szCs w:val="24"/>
          <w:rtl/>
          <w:lang w:eastAsia="he-IL"/>
        </w:rPr>
        <w:t>כ</w:t>
      </w:r>
      <w:r w:rsidRPr="00716AA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37C44D6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בשים לב לאמור לעיל, אם יקבע פורום מוסמך כלשהו</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16AAE">
        <w:rPr>
          <w:rFonts w:ascii="Times New Roman" w:eastAsia="Times New Roman" w:hAnsi="Times New Roman" w:cs="David" w:hint="cs"/>
          <w:color w:val="000000"/>
          <w:sz w:val="24"/>
          <w:szCs w:val="24"/>
          <w:rtl/>
          <w:lang w:eastAsia="he-IL"/>
        </w:rPr>
        <w:t xml:space="preserve"> ו/או מי משלוחיו ו/או אחר מטעמו</w:t>
      </w:r>
      <w:r w:rsidRPr="00716AA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16AAE">
        <w:rPr>
          <w:rFonts w:ascii="Times New Roman" w:eastAsia="Times New Roman" w:hAnsi="Times New Roman" w:cs="David" w:hint="cs"/>
          <w:color w:val="000000"/>
          <w:sz w:val="24"/>
          <w:szCs w:val="24"/>
          <w:rtl/>
          <w:lang w:eastAsia="he-IL"/>
        </w:rPr>
        <w:t>.</w:t>
      </w:r>
    </w:p>
    <w:p w14:paraId="00DA931C"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הבאת החוזה לגמר או ביטולו</w:t>
      </w:r>
    </w:p>
    <w:p w14:paraId="5C4A441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28239CB9"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על אף האמור בכל מקום אחר בחוזה </w:t>
      </w:r>
      <w:r w:rsidRPr="00716AAE">
        <w:rPr>
          <w:rFonts w:ascii="Times New Roman" w:eastAsia="Times New Roman" w:hAnsi="Times New Roman" w:cs="David" w:hint="cs"/>
          <w:sz w:val="24"/>
          <w:szCs w:val="24"/>
          <w:rtl/>
          <w:lang w:eastAsia="he-IL"/>
        </w:rPr>
        <w:t xml:space="preserve">זה על נספחיו, </w:t>
      </w:r>
      <w:r w:rsidRPr="00716AAE">
        <w:rPr>
          <w:rFonts w:ascii="Times New Roman" w:eastAsia="Times New Roman" w:hAnsi="Times New Roman" w:cs="David"/>
          <w:sz w:val="24"/>
          <w:szCs w:val="24"/>
          <w:rtl/>
          <w:lang w:eastAsia="he-IL"/>
        </w:rPr>
        <w:t>רשאי המזמין,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מים</w:t>
      </w:r>
      <w:r w:rsidRPr="00716AAE">
        <w:rPr>
          <w:rFonts w:ascii="Times New Roman" w:eastAsia="Times New Roman" w:hAnsi="Times New Roman" w:cs="David"/>
          <w:sz w:val="24"/>
          <w:szCs w:val="24"/>
          <w:rtl/>
          <w:lang w:eastAsia="he-IL"/>
        </w:rPr>
        <w:t xml:space="preserve"> מיום משלוחה (להלן: "</w:t>
      </w:r>
      <w:r w:rsidRPr="00716AAE">
        <w:rPr>
          <w:rFonts w:ascii="Times New Roman" w:eastAsia="Times New Roman" w:hAnsi="Times New Roman" w:cs="David"/>
          <w:b/>
          <w:bCs/>
          <w:sz w:val="24"/>
          <w:szCs w:val="24"/>
          <w:rtl/>
          <w:lang w:eastAsia="he-IL"/>
        </w:rPr>
        <w:t>תאריך הפסקת השרות</w:t>
      </w:r>
      <w:r w:rsidRPr="00716AAE">
        <w:rPr>
          <w:rFonts w:ascii="Times New Roman" w:eastAsia="Times New Roman" w:hAnsi="Times New Roman" w:cs="David"/>
          <w:sz w:val="24"/>
          <w:szCs w:val="24"/>
          <w:rtl/>
          <w:lang w:eastAsia="he-IL"/>
        </w:rPr>
        <w:t>").</w:t>
      </w:r>
    </w:p>
    <w:p w14:paraId="79402D23"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צע עד לתאריך הפסקת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 ו - ה'</w:t>
      </w:r>
      <w:r w:rsidRPr="00716AAE">
        <w:rPr>
          <w:rFonts w:ascii="Times New Roman" w:eastAsia="Times New Roman" w:hAnsi="Times New Roman" w:cs="David"/>
          <w:sz w:val="24"/>
          <w:szCs w:val="24"/>
          <w:rtl/>
          <w:lang w:eastAsia="he-IL"/>
        </w:rPr>
        <w:t>. במקרה שבוצע חלק של קטע ו/או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ישולם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 המנהל.</w:t>
      </w:r>
    </w:p>
    <w:p w14:paraId="2E107FF1"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הודעה בדבר הבאת החוזה לידי גמר כאמור בסעיף 12.1.1 לעיל לא תשמש עילה ליועץ לתביעת פיצויים כלשהם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לטענה </w:t>
      </w:r>
      <w:r w:rsidRPr="00716AAE">
        <w:rPr>
          <w:rFonts w:ascii="Times New Roman" w:eastAsia="Times New Roman" w:hAnsi="Times New Roman" w:cs="David" w:hint="cs"/>
          <w:sz w:val="24"/>
          <w:szCs w:val="24"/>
          <w:rtl/>
          <w:lang w:eastAsia="he-IL"/>
        </w:rPr>
        <w:t>ו/או דרישה ו/או תלונה ו/</w:t>
      </w:r>
      <w:r w:rsidRPr="00716AAE">
        <w:rPr>
          <w:rFonts w:ascii="Times New Roman" w:eastAsia="Times New Roman" w:hAnsi="Times New Roman" w:cs="David"/>
          <w:sz w:val="24"/>
          <w:szCs w:val="24"/>
          <w:rtl/>
          <w:lang w:eastAsia="he-IL"/>
        </w:rPr>
        <w:t>או תביעה כלשהי, פרט לאמור בסעיף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והשכר שישולם לפי 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4A090D8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תוך 12 חודש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מהבאת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כאמור</w:t>
      </w:r>
      <w:r w:rsidRPr="00716AAE">
        <w:rPr>
          <w:rFonts w:ascii="Times New Roman" w:eastAsia="Times New Roman" w:hAnsi="Times New Roman" w:cs="David" w:hint="cs"/>
          <w:sz w:val="24"/>
          <w:szCs w:val="24"/>
          <w:rtl/>
          <w:lang w:eastAsia="he-IL"/>
        </w:rPr>
        <w:t>, רשאי המזמין</w:t>
      </w:r>
      <w:r w:rsidRPr="00716AAE">
        <w:rPr>
          <w:rFonts w:ascii="Times New Roman" w:eastAsia="Times New Roman" w:hAnsi="Times New Roman" w:cs="David"/>
          <w:sz w:val="24"/>
          <w:szCs w:val="24"/>
          <w:rtl/>
          <w:lang w:eastAsia="he-IL"/>
        </w:rPr>
        <w:t xml:space="preserve"> לחדשו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במקרה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 דרישת 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לחדש את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תנאי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5857D63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במקרה שחוזה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מצוות הדין)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זכאי לתשלום כמוגדר בסעיף 12.3.2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ויחולו הסעיפים 12.1.3 ו- 12.1.4 לעיל.</w:t>
      </w:r>
    </w:p>
    <w:p w14:paraId="3CC2F43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1E1EFCAE"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מזמין לפי סעיף 12.1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זכאי המזמין לבטל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בלא צורך בהודעה מוקדמת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אחד מהמקרים הבאים:</w:t>
      </w:r>
    </w:p>
    <w:p w14:paraId="25D062E0"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ו/או לא קיים איזה מהוראות החוזה ולא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קן </w:t>
      </w:r>
      <w:r w:rsidRPr="00716AAE">
        <w:rPr>
          <w:rFonts w:ascii="Times New Roman" w:eastAsia="Times New Roman" w:hAnsi="Times New Roman" w:cs="David" w:hint="cs"/>
          <w:sz w:val="24"/>
          <w:szCs w:val="24"/>
          <w:rtl/>
          <w:lang w:eastAsia="he-IL"/>
        </w:rPr>
        <w:t>את ה</w:t>
      </w:r>
      <w:r w:rsidRPr="00716AAE">
        <w:rPr>
          <w:rFonts w:ascii="Times New Roman" w:eastAsia="Times New Roman" w:hAnsi="Times New Roman" w:cs="David"/>
          <w:sz w:val="24"/>
          <w:szCs w:val="24"/>
          <w:rtl/>
          <w:lang w:eastAsia="he-IL"/>
        </w:rPr>
        <w:t>הפרה</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לאחר שק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התראה על כך מהמזמין בתוך הזמן הנקוב בהתראה.</w:t>
      </w:r>
    </w:p>
    <w:p w14:paraId="466DDFAD"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התרה ביועץ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שאין הוא מבצע את עבודתו בצורה המבטיחה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w:t>
      </w:r>
    </w:p>
    <w:p w14:paraId="002AC173"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את הוראת סעיף 7.5 לעיל.</w:t>
      </w:r>
    </w:p>
    <w:p w14:paraId="034C04D7"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נבצר מהיועץ או מהמנהל הראשי לקיים את ה</w:t>
      </w:r>
      <w:r w:rsidRPr="00716AAE">
        <w:rPr>
          <w:rFonts w:ascii="Times New Roman" w:eastAsia="Times New Roman" w:hAnsi="Times New Roman" w:cs="David" w:hint="cs"/>
          <w:sz w:val="24"/>
          <w:szCs w:val="24"/>
          <w:rtl/>
          <w:lang w:eastAsia="he-IL"/>
        </w:rPr>
        <w:t xml:space="preserve">וראות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לפעולה משפטית או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שירותי היועץ או אם ארע אירוע דומה.</w:t>
      </w:r>
    </w:p>
    <w:p w14:paraId="16625818"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חל שינוי בהחזקת המניות ו/או בהרכב המנהלים של היועץ.</w:t>
      </w:r>
    </w:p>
    <w:p w14:paraId="55DA441B"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בוטל החוזה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צע עד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טול החוזה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bCs/>
          <w:sz w:val="24"/>
          <w:szCs w:val="24"/>
          <w:rtl/>
          <w:lang w:eastAsia="he-IL"/>
        </w:rPr>
        <w:t xml:space="preserve">ו -ה' </w:t>
      </w:r>
      <w:r w:rsidRPr="00716AA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173B0FD"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תשמש עילה ליועץ לתביעת פיצויים כלשהם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לטענה</w:t>
      </w:r>
      <w:r w:rsidRPr="00716AAE">
        <w:rPr>
          <w:rFonts w:ascii="Times New Roman" w:eastAsia="Times New Roman" w:hAnsi="Times New Roman" w:cs="David" w:hint="cs"/>
          <w:sz w:val="24"/>
          <w:szCs w:val="24"/>
          <w:rtl/>
          <w:lang w:eastAsia="he-IL"/>
        </w:rPr>
        <w:t xml:space="preserve"> ו/או לדרישה ו/או לתלונה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תביעה כלשהי, פרט לאמור בסעיף 12.3.2 לעיל, והשכר שישולם לפי סעיף 12.3.2</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3E59AEB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השירותים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 זה או אם אירע אירוע דומה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סעיפים 12.3.2 ו - 12.3.3 לעיל.</w:t>
      </w:r>
    </w:p>
    <w:p w14:paraId="1191071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סעיפים 12.1, 12.2 ו-12.3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הסעיפים הנ"ל.</w:t>
      </w:r>
    </w:p>
    <w:p w14:paraId="03C9B7F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מקרה של 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או ביטולו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למסור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w:t>
      </w:r>
      <w:r w:rsidRPr="00716AAE">
        <w:rPr>
          <w:rFonts w:ascii="Times New Roman" w:eastAsia="Times New Roman" w:hAnsi="Times New Roman" w:cs="David"/>
          <w:sz w:val="24"/>
          <w:szCs w:val="24"/>
          <w:rtl/>
          <w:lang w:eastAsia="he-IL"/>
        </w:rPr>
        <w:lastRenderedPageBreak/>
        <w:t>המשך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CA2C0C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אימת שהיועץ לא יקיים איזו מהתחייבויותיו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AC9F0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024DB05"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0F34BA5" w14:textId="77777777" w:rsidR="00716AAE" w:rsidRPr="00716AAE" w:rsidRDefault="00716AAE" w:rsidP="00716AA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0A9EA76"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העברת זכויות</w:t>
      </w:r>
    </w:p>
    <w:p w14:paraId="31946B7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אין היועץ רשאי להסב לאחר את החוזה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כל חלק ממנו, וכן אין הוא רשאי להעביר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להסב לאחר כל זכות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חובה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אלא בהסכמת המזמין בכתב ומראש.</w:t>
      </w:r>
    </w:p>
    <w:p w14:paraId="25EB695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היועץ רשאי למסור לאחר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כולם או מקצתם, אלא בהסכמת המזמין בכתב ומראש.</w:t>
      </w:r>
    </w:p>
    <w:p w14:paraId="5335999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ניתנה הסכמת המזמין לפי סעיפים 13.1 או 13.2 לעיל, הרי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אין בכך כדי לפטור את היועץ מאחריותו והתחייבויותיו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 xml:space="preserve"> ומזכויות המזמין על פיו, והיועץ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באחריות מלאה, כלפי המזמין וכלפי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 xml:space="preserve">צד שלישי שהוא, גם לכל מעשה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באי כחם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עובדיהם</w:t>
      </w:r>
      <w:r w:rsidRPr="00716AAE">
        <w:rPr>
          <w:rFonts w:ascii="Times New Roman" w:eastAsia="Times New Roman" w:hAnsi="Times New Roman" w:cs="David" w:hint="cs"/>
          <w:sz w:val="24"/>
          <w:szCs w:val="24"/>
          <w:rtl/>
          <w:lang w:eastAsia="he-IL"/>
        </w:rPr>
        <w:t xml:space="preserve"> ו/או מי מטעמם</w:t>
      </w:r>
      <w:r w:rsidRPr="00716AAE">
        <w:rPr>
          <w:rFonts w:ascii="Times New Roman" w:eastAsia="Times New Roman" w:hAnsi="Times New Roman" w:cs="David"/>
          <w:sz w:val="24"/>
          <w:szCs w:val="24"/>
          <w:rtl/>
          <w:lang w:eastAsia="he-IL"/>
        </w:rPr>
        <w:t>, ואילו למזמין ישמרו כל זכויותיו כלפי היועץ.</w:t>
      </w:r>
    </w:p>
    <w:p w14:paraId="4A51B49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היועץ כמתחייב מהאמור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סעיף 12.3.2 ו-12.3.3 לעיל.</w:t>
      </w:r>
    </w:p>
    <w:p w14:paraId="3B898E9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7304E96" w14:textId="77777777" w:rsidR="00716AAE" w:rsidRPr="00716AAE" w:rsidRDefault="00716AAE" w:rsidP="00716AAE">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סיום שרותי היועץ</w:t>
      </w:r>
    </w:p>
    <w:p w14:paraId="0343A38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יחושבו כבאים לסיום בכל אחד מהמקרים הבאים:</w:t>
      </w:r>
    </w:p>
    <w:p w14:paraId="54E4BC52"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הובא לידי </w:t>
      </w:r>
      <w:r w:rsidRPr="00716AAE">
        <w:rPr>
          <w:rFonts w:ascii="Times New Roman" w:eastAsia="Times New Roman" w:hAnsi="Times New Roman" w:cs="David" w:hint="cs"/>
          <w:sz w:val="24"/>
          <w:szCs w:val="24"/>
          <w:rtl/>
          <w:lang w:eastAsia="he-IL"/>
        </w:rPr>
        <w:t>גמר</w:t>
      </w:r>
      <w:r w:rsidRPr="00716AA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619669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עם מתן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ע"י המזמין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הושלם מתן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77808BCF"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סודיות והמצאת מסמכים</w:t>
      </w:r>
    </w:p>
    <w:p w14:paraId="19807AD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העתקים וניירות עבודה, בין שהוכנו על ידי היועץ </w:t>
      </w:r>
      <w:r w:rsidRPr="00716AAE">
        <w:rPr>
          <w:rFonts w:ascii="Times New Roman" w:eastAsia="Times New Roman" w:hAnsi="Times New Roman" w:cs="David" w:hint="cs"/>
          <w:sz w:val="24"/>
          <w:szCs w:val="24"/>
          <w:rtl/>
          <w:lang w:eastAsia="he-IL"/>
        </w:rPr>
        <w:t>ו/או על ידי</w:t>
      </w:r>
      <w:r w:rsidRPr="00716AAE">
        <w:rPr>
          <w:rFonts w:ascii="Times New Roman" w:eastAsia="Times New Roman" w:hAnsi="Times New Roman" w:cs="David"/>
          <w:sz w:val="24"/>
          <w:szCs w:val="24"/>
          <w:rtl/>
          <w:lang w:eastAsia="he-IL"/>
        </w:rPr>
        <w:t xml:space="preserve"> מ</w:t>
      </w:r>
      <w:r w:rsidRPr="00716AAE">
        <w:rPr>
          <w:rFonts w:ascii="Times New Roman" w:eastAsia="Times New Roman" w:hAnsi="Times New Roman" w:cs="David" w:hint="cs"/>
          <w:sz w:val="24"/>
          <w:szCs w:val="24"/>
          <w:rtl/>
          <w:lang w:eastAsia="he-IL"/>
        </w:rPr>
        <w:t>י מ</w:t>
      </w:r>
      <w:r w:rsidRPr="00716AAE">
        <w:rPr>
          <w:rFonts w:ascii="Times New Roman" w:eastAsia="Times New Roman" w:hAnsi="Times New Roman" w:cs="David"/>
          <w:sz w:val="24"/>
          <w:szCs w:val="24"/>
          <w:rtl/>
          <w:lang w:eastAsia="he-IL"/>
        </w:rPr>
        <w:t xml:space="preserve">טעמו ובין שהוכנו על ידי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מי </w:t>
      </w:r>
      <w:r w:rsidRPr="00716AA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F445B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מאחריותו </w:t>
      </w:r>
      <w:r w:rsidRPr="00716AAE">
        <w:rPr>
          <w:rFonts w:ascii="Times New Roman" w:eastAsia="Times New Roman" w:hAnsi="Times New Roman" w:cs="David" w:hint="cs"/>
          <w:sz w:val="24"/>
          <w:szCs w:val="24"/>
          <w:rtl/>
          <w:lang w:eastAsia="he-IL"/>
        </w:rPr>
        <w:t xml:space="preserve">של היועץ </w:t>
      </w:r>
      <w:r w:rsidRPr="00716AA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יציית היועץ לכל דרישה של המנהל בדבר נקיטת </w:t>
      </w:r>
      <w:r w:rsidRPr="00716AAE">
        <w:rPr>
          <w:rFonts w:ascii="Times New Roman" w:eastAsia="Times New Roman" w:hAnsi="Times New Roman" w:cs="David"/>
          <w:sz w:val="24"/>
          <w:szCs w:val="24"/>
          <w:rtl/>
          <w:lang w:eastAsia="he-IL"/>
        </w:rPr>
        <w:lastRenderedPageBreak/>
        <w:t>אמצעי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6237A9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יחתים את עובדיו</w:t>
      </w:r>
      <w:r w:rsidRPr="00716AAE">
        <w:rPr>
          <w:rFonts w:ascii="Times New Roman" w:eastAsia="Times New Roman" w:hAnsi="Times New Roman" w:cs="David" w:hint="cs"/>
          <w:sz w:val="24"/>
          <w:szCs w:val="24"/>
          <w:rtl/>
          <w:lang w:eastAsia="he-IL"/>
        </w:rPr>
        <w:t xml:space="preserve"> ו/או שלוחיו ו/או אחר מטעמו</w:t>
      </w:r>
      <w:r w:rsidRPr="00716AAE">
        <w:rPr>
          <w:rFonts w:ascii="Times New Roman" w:eastAsia="Times New Roman" w:hAnsi="Times New Roman" w:cs="David"/>
          <w:sz w:val="24"/>
          <w:szCs w:val="24"/>
          <w:rtl/>
          <w:lang w:eastAsia="he-IL"/>
        </w:rPr>
        <w:t xml:space="preserve"> בקשר עם ביצוע הסכם זה</w:t>
      </w:r>
      <w:r w:rsidRPr="00716AAE">
        <w:rPr>
          <w:rFonts w:ascii="Times New Roman" w:eastAsia="Times New Roman" w:hAnsi="Times New Roman" w:cs="David" w:hint="cs"/>
          <w:sz w:val="24"/>
          <w:szCs w:val="24"/>
          <w:rtl/>
          <w:lang w:eastAsia="he-IL"/>
        </w:rPr>
        <w:t xml:space="preserve"> על נספחיו,</w:t>
      </w:r>
      <w:r w:rsidRPr="00716AA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16AAE">
        <w:rPr>
          <w:rFonts w:ascii="Times New Roman" w:eastAsia="Times New Roman" w:hAnsi="Times New Roman" w:cs="David"/>
          <w:bCs/>
          <w:sz w:val="24"/>
          <w:szCs w:val="24"/>
          <w:rtl/>
          <w:lang w:eastAsia="he-IL"/>
        </w:rPr>
        <w:t>ו'</w:t>
      </w:r>
      <w:r w:rsidRPr="00716AAE">
        <w:rPr>
          <w:rFonts w:ascii="Times New Roman" w:eastAsia="Times New Roman" w:hAnsi="Times New Roman" w:cs="David"/>
          <w:sz w:val="24"/>
          <w:szCs w:val="24"/>
          <w:rtl/>
          <w:lang w:eastAsia="he-IL"/>
        </w:rPr>
        <w:t>,.</w:t>
      </w:r>
    </w:p>
    <w:p w14:paraId="7A2399B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לפי דרישת המזמין ועם סיום 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16AAE">
        <w:rPr>
          <w:rFonts w:ascii="Times New Roman" w:eastAsia="Times New Roman" w:hAnsi="Times New Roman" w:cs="David" w:hint="cs"/>
          <w:sz w:val="24"/>
          <w:szCs w:val="24"/>
          <w:rtl/>
          <w:lang w:eastAsia="he-IL"/>
        </w:rPr>
        <w:t>.</w:t>
      </w:r>
    </w:p>
    <w:p w14:paraId="42CC3880"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ויתור על זכויות מצד היועץ</w:t>
      </w:r>
    </w:p>
    <w:p w14:paraId="2FA063A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השתמש המזמין כדין בסמכות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16AAE">
        <w:rPr>
          <w:rFonts w:ascii="Times New Roman" w:eastAsia="Times New Roman" w:hAnsi="Times New Roman" w:cs="David" w:hint="cs"/>
          <w:sz w:val="24"/>
          <w:szCs w:val="24"/>
          <w:rtl/>
          <w:lang w:eastAsia="he-IL"/>
        </w:rPr>
        <w:t>יועץ כל טענה ו/או דרישה ו/או תלונה ו/או</w:t>
      </w:r>
      <w:r w:rsidRPr="00716AA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w:t>
      </w:r>
      <w:r w:rsidRPr="00716AAE">
        <w:rPr>
          <w:rFonts w:ascii="Times New Roman" w:eastAsia="Times New Roman" w:hAnsi="Times New Roman" w:cs="David" w:hint="cs"/>
          <w:sz w:val="24"/>
          <w:szCs w:val="24"/>
          <w:rtl/>
          <w:lang w:eastAsia="he-IL"/>
        </w:rPr>
        <w:t xml:space="preserve"> שיפוי ו/או</w:t>
      </w:r>
      <w:r w:rsidRPr="00716AA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פגיעה במוניטין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הפסד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הפסד רווח העלולים להיגרם לו עקב הביטול</w:t>
      </w:r>
      <w:r w:rsidRPr="00716AAE">
        <w:rPr>
          <w:rFonts w:ascii="Times New Roman" w:eastAsia="Times New Roman" w:hAnsi="Times New Roman" w:cs="David" w:hint="cs"/>
          <w:sz w:val="24"/>
          <w:szCs w:val="24"/>
          <w:rtl/>
          <w:lang w:eastAsia="he-IL"/>
        </w:rPr>
        <w:t xml:space="preserve"> או</w:t>
      </w:r>
      <w:r w:rsidRPr="00716AAE">
        <w:rPr>
          <w:rFonts w:ascii="Times New Roman" w:eastAsia="Times New Roman" w:hAnsi="Times New Roman" w:cs="David"/>
          <w:sz w:val="24"/>
          <w:szCs w:val="24"/>
          <w:rtl/>
          <w:lang w:eastAsia="he-IL"/>
        </w:rPr>
        <w:t xml:space="preserve"> ההפסקה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מכל סיבה אחרת.</w:t>
      </w:r>
    </w:p>
    <w:p w14:paraId="371B3596"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שביצע היועץ על פי חוזה זה.</w:t>
      </w:r>
    </w:p>
    <w:p w14:paraId="29E39F6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המשך 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מסירתם לידי יועץ אחר, והינו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C65DE3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שונות</w:t>
      </w:r>
    </w:p>
    <w:p w14:paraId="0B0AFAF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הראשי במשרד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מתחייב לבצע את השירותים שעליו לבצע אישית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w:t>
      </w:r>
      <w:r w:rsidRPr="00716AAE">
        <w:rPr>
          <w:rFonts w:ascii="Times New Roman" w:eastAsia="Times New Roman" w:hAnsi="Times New Roman" w:cs="David" w:hint="cs"/>
          <w:sz w:val="24"/>
          <w:szCs w:val="24"/>
          <w:rtl/>
          <w:lang w:eastAsia="he-IL"/>
        </w:rPr>
        <w:t xml:space="preserve"> זה והינו</w:t>
      </w:r>
      <w:r w:rsidRPr="00716AAE">
        <w:rPr>
          <w:rFonts w:ascii="Times New Roman" w:eastAsia="Times New Roman" w:hAnsi="Times New Roman" w:cs="David"/>
          <w:sz w:val="24"/>
          <w:szCs w:val="24"/>
          <w:rtl/>
          <w:lang w:eastAsia="he-IL"/>
        </w:rPr>
        <w:t xml:space="preserve"> אחראי וערב כלפי המזמין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התחייבויות היועץ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w:t>
      </w:r>
    </w:p>
    <w:p w14:paraId="3F4A896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צד אשר יפר או לא יקיים איזו מהתחייבויותיו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יהיה חייב לפצות את הצד המקיים על כל הנזקים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ההפסדים שיגרמו לו עקב 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מבלי לגרוע מזכות הצד המקיים לכל סעד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תרופה אחרים ו/או נוספים.</w:t>
      </w:r>
    </w:p>
    <w:p w14:paraId="2987278A"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למניעת ספקות מוצהר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104A629"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16AAE">
        <w:rPr>
          <w:rFonts w:ascii="Times New Roman" w:eastAsia="Times New Roman" w:hAnsi="Times New Roman" w:cs="David" w:hint="cs"/>
          <w:sz w:val="24"/>
          <w:szCs w:val="24"/>
          <w:rtl/>
          <w:lang w:eastAsia="he-IL"/>
        </w:rPr>
        <w:t>נבע</w:t>
      </w:r>
      <w:r w:rsidRPr="00716AAE">
        <w:rPr>
          <w:rFonts w:ascii="Times New Roman" w:eastAsia="Times New Roman" w:hAnsi="Times New Roman" w:cs="David"/>
          <w:sz w:val="24"/>
          <w:szCs w:val="24"/>
          <w:rtl/>
          <w:lang w:eastAsia="he-IL"/>
        </w:rPr>
        <w:t xml:space="preserve"> מאי עמידתו בהתחייבויותיו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w:t>
      </w:r>
    </w:p>
    <w:p w14:paraId="6A67423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זכאי לקזז כנגד כל סכום המגיע ליועץ מאת 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6652C1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כל </w:t>
      </w:r>
      <w:r w:rsidRPr="00716AAE">
        <w:rPr>
          <w:rFonts w:ascii="Times New Roman" w:eastAsia="Times New Roman" w:hAnsi="Times New Roman" w:cs="David" w:hint="cs"/>
          <w:sz w:val="24"/>
          <w:szCs w:val="24"/>
          <w:rtl/>
          <w:lang w:eastAsia="he-IL"/>
        </w:rPr>
        <w:t>אחת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אחת מהתחייבויות המזמין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מותנה בכך שהיועץ יקיים תחילה את 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עד לאותו מועד. המזמין זכאי, מבלי לפגוע </w:t>
      </w:r>
      <w:r w:rsidRPr="00716AAE">
        <w:rPr>
          <w:rFonts w:ascii="Times New Roman" w:eastAsia="Times New Roman" w:hAnsi="Times New Roman" w:cs="David" w:hint="cs"/>
          <w:sz w:val="24"/>
          <w:szCs w:val="24"/>
          <w:rtl/>
          <w:lang w:eastAsia="he-IL"/>
        </w:rPr>
        <w:t>מכלליות ה</w:t>
      </w:r>
      <w:r w:rsidRPr="00716AAE">
        <w:rPr>
          <w:rFonts w:ascii="Times New Roman" w:eastAsia="Times New Roman" w:hAnsi="Times New Roman" w:cs="David"/>
          <w:sz w:val="24"/>
          <w:szCs w:val="24"/>
          <w:rtl/>
          <w:lang w:eastAsia="he-IL"/>
        </w:rPr>
        <w:t>אמור בכל מקום אחר בחוזה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לעכב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258AFC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שום התנהגות מצד</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של מי</w:t>
      </w:r>
      <w:r w:rsidRPr="00716AAE">
        <w:rPr>
          <w:rFonts w:ascii="Times New Roman" w:eastAsia="Times New Roman" w:hAnsi="Times New Roman" w:cs="David"/>
          <w:sz w:val="24"/>
          <w:szCs w:val="24"/>
          <w:rtl/>
          <w:lang w:eastAsia="he-IL"/>
        </w:rPr>
        <w:t xml:space="preserve"> מהצדדים לא תחשב כויתור על איזה מזכויותיו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ו/או</w:t>
      </w:r>
      <w:r w:rsidRPr="00716AAE">
        <w:rPr>
          <w:rFonts w:ascii="Times New Roman" w:eastAsia="Times New Roman" w:hAnsi="Times New Roman" w:cs="David"/>
          <w:sz w:val="24"/>
          <w:szCs w:val="24"/>
          <w:rtl/>
          <w:lang w:eastAsia="he-IL"/>
        </w:rPr>
        <w:t xml:space="preserve"> ע</w:t>
      </w:r>
      <w:r w:rsidRPr="00716AAE">
        <w:rPr>
          <w:rFonts w:ascii="Times New Roman" w:eastAsia="Times New Roman" w:hAnsi="Times New Roman" w:cs="David" w:hint="cs"/>
          <w:sz w:val="24"/>
          <w:szCs w:val="24"/>
          <w:rtl/>
          <w:lang w:eastAsia="he-IL"/>
        </w:rPr>
        <w:t>ל פי כל</w:t>
      </w:r>
      <w:r w:rsidRPr="00716AAE">
        <w:rPr>
          <w:rFonts w:ascii="Times New Roman" w:eastAsia="Times New Roman" w:hAnsi="Times New Roman" w:cs="David"/>
          <w:sz w:val="24"/>
          <w:szCs w:val="24"/>
          <w:rtl/>
          <w:lang w:eastAsia="he-IL"/>
        </w:rPr>
        <w:t xml:space="preserve"> דין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כויתור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כהסכמה מצדו לאיזה הפרה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אי קיום של תנאי מתנאי חוזה</w:t>
      </w:r>
      <w:r w:rsidRPr="00716AAE">
        <w:rPr>
          <w:rFonts w:ascii="Times New Roman" w:eastAsia="Times New Roman" w:hAnsi="Times New Roman" w:cs="David" w:hint="cs"/>
          <w:sz w:val="24"/>
          <w:szCs w:val="24"/>
          <w:rtl/>
          <w:lang w:eastAsia="he-IL"/>
        </w:rPr>
        <w:t xml:space="preserve"> זה ו/</w:t>
      </w:r>
      <w:r w:rsidRPr="00716AAE">
        <w:rPr>
          <w:rFonts w:ascii="Times New Roman" w:eastAsia="Times New Roman" w:hAnsi="Times New Roman" w:cs="David"/>
          <w:sz w:val="24"/>
          <w:szCs w:val="24"/>
          <w:rtl/>
          <w:lang w:eastAsia="he-IL"/>
        </w:rPr>
        <w:t xml:space="preserve"> או כנותנת דחייה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ארכה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כל פעולה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יש לעשותה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טול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תוספת של תנאי </w:t>
      </w:r>
      <w:r w:rsidRPr="00716AAE">
        <w:rPr>
          <w:rFonts w:ascii="Times New Roman" w:eastAsia="Times New Roman" w:hAnsi="Times New Roman" w:cs="David" w:hint="cs"/>
          <w:sz w:val="24"/>
          <w:szCs w:val="24"/>
          <w:rtl/>
          <w:lang w:eastAsia="he-IL"/>
        </w:rPr>
        <w:t>כלשהו</w:t>
      </w:r>
      <w:r w:rsidRPr="00716AAE">
        <w:rPr>
          <w:rFonts w:ascii="Times New Roman" w:eastAsia="Times New Roman" w:hAnsi="Times New Roman" w:cs="David"/>
          <w:sz w:val="24"/>
          <w:szCs w:val="24"/>
          <w:rtl/>
          <w:lang w:eastAsia="he-IL"/>
        </w:rPr>
        <w:t>, אלא אם נעשו במפורש ובכתב.</w:t>
      </w:r>
    </w:p>
    <w:p w14:paraId="5F5CBEE2"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מבלי לגרוע מכלליות האמור לעיל -</w:t>
      </w:r>
    </w:p>
    <w:p w14:paraId="0413D087"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7337827"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תור כלשהו על זכויות וחובות לפי החוזה.</w:t>
      </w:r>
    </w:p>
    <w:p w14:paraId="5C9530F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במידה והיועץ כולל מספר גופים או יחידים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284EB9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בגין כל חיוב מחיובי המזמין </w:t>
      </w:r>
      <w:r w:rsidRPr="00716AAE">
        <w:rPr>
          <w:rFonts w:ascii="Times New Roman" w:eastAsia="Times New Roman" w:hAnsi="Times New Roman" w:cs="David" w:hint="cs"/>
          <w:sz w:val="24"/>
          <w:szCs w:val="24"/>
          <w:rtl/>
          <w:lang w:eastAsia="he-IL"/>
        </w:rPr>
        <w:t>על פי</w:t>
      </w:r>
      <w:r w:rsidRPr="00716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16AAE">
        <w:rPr>
          <w:rFonts w:ascii="Times New Roman" w:eastAsia="Times New Roman" w:hAnsi="Times New Roman" w:cs="David" w:hint="cs"/>
          <w:sz w:val="24"/>
          <w:szCs w:val="24"/>
          <w:rtl/>
          <w:lang w:eastAsia="he-IL"/>
        </w:rPr>
        <w:t>על פ</w:t>
      </w:r>
      <w:r w:rsidRPr="00716AAE">
        <w:rPr>
          <w:rFonts w:ascii="Times New Roman" w:eastAsia="Times New Roman" w:hAnsi="Times New Roman" w:cs="David"/>
          <w:sz w:val="24"/>
          <w:szCs w:val="24"/>
          <w:rtl/>
          <w:lang w:eastAsia="he-IL"/>
        </w:rPr>
        <w:t>י חוזה זה. וזאת מבלי לגרוע מהאמור להלן בסיפא לס"ק זה.</w:t>
      </w:r>
    </w:p>
    <w:p w14:paraId="204EFAF7" w14:textId="77777777" w:rsidR="00716AAE" w:rsidRPr="00716AAE" w:rsidRDefault="00716AAE" w:rsidP="00716AAE">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t>היועץ מתחייב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כל דרישה</w:t>
      </w:r>
      <w:r w:rsidRPr="00716AAE">
        <w:rPr>
          <w:rFonts w:ascii="Times New Roman" w:eastAsia="Times New Roman" w:hAnsi="Times New Roman" w:cs="David" w:hint="cs"/>
          <w:sz w:val="24"/>
          <w:szCs w:val="24"/>
          <w:rtl/>
          <w:lang w:eastAsia="he-IL"/>
        </w:rPr>
        <w:t xml:space="preserve"> ו/או 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טענה ו/או תביעה, ככל שתהיינה לו כנגד המזמין בגין חיובי המזמין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אותו 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לגבי תביעה של מי מיחידי המזמין כנגד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קרי</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תביעה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p>
    <w:p w14:paraId="10FE99E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2638B17"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למען הסר ספק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מוסכם ומוצהר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FDBA61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8802ED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 זה על נספחיו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8924140" w14:textId="77777777" w:rsidR="00716AAE" w:rsidRPr="00716AAE" w:rsidRDefault="00716AAE" w:rsidP="00716AAE">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16AAE">
        <w:rPr>
          <w:rFonts w:ascii="Times New Roman" w:eastAsia="Times New Roman" w:hAnsi="Times New Roman" w:cs="David" w:hint="cs"/>
          <w:sz w:val="24"/>
          <w:szCs w:val="24"/>
          <w:rtl/>
          <w:lang w:eastAsia="he-IL"/>
        </w:rPr>
        <w:t>רשום</w:t>
      </w:r>
      <w:r w:rsidRPr="00716AA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תחשב היא כמתקבלת ביום משלוח או מסירתה כאמור.</w:t>
      </w:r>
    </w:p>
    <w:p w14:paraId="4DDE2F5B"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FCBA09B"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1DD3F6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D5941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7F9E984E" w14:textId="77777777" w:rsidR="00716AAE" w:rsidRPr="00716AAE" w:rsidRDefault="00716AAE" w:rsidP="00716AA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245EEC3"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FE55D38"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D3617E5" w14:textId="77777777" w:rsidR="00D24A47" w:rsidRPr="00B27B4C" w:rsidRDefault="00D24A47" w:rsidP="003D0A3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812CAC6CC3D74A998AAF9555B79BF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5ADE60BF2344A8DBF5AC456E543B2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3D0A38" w:rsidRPr="003D0A38">
            <w:rPr>
              <w:rStyle w:val="PlaceholderText"/>
              <w:color w:val="00B0F0"/>
              <w:u w:val="single"/>
              <w:rtl/>
            </w:rPr>
            <w:t>[שם צד א]</w:t>
          </w:r>
        </w:sdtContent>
      </w:sdt>
    </w:p>
    <w:p w14:paraId="0F3F81EA" w14:textId="77777777" w:rsidR="00D24A47" w:rsidRPr="00B27B4C" w:rsidRDefault="00D24A47" w:rsidP="00D24A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ab/>
        <w:t>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26799B2"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7FF12C"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53DE9A"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A8FADEF"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108A8F" w14:textId="77777777" w:rsidR="00D24A47"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6A05688"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0247D4A"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E77092"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3D69870"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AA2BCD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033F1E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3D4FF2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D4DE7F1"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0C7E1C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F2DE908"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F51D243"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0FC45E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913A362"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16FE455"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C976E3E" w14:textId="77777777" w:rsidR="00313095" w:rsidRDefault="00313095"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86D0070"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lastRenderedPageBreak/>
        <w:t>נספח ''א''</w:t>
      </w:r>
    </w:p>
    <w:p w14:paraId="18B6A035"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312CCAB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1E6A0143"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BF29F3"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8B9EB8BC59C48EF9AAFE32865F92A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 w:author="Avi Cohen" w:date="2022-06-26T14:03:00Z">
            <w:r w:rsidR="00CC5BEC">
              <w:rPr>
                <w:rFonts w:ascii="Times New Roman" w:eastAsia="Times New Roman" w:hAnsi="Times New Roman" w:cs="David" w:hint="cs"/>
                <w:color w:val="00B0F0"/>
                <w:sz w:val="24"/>
                <w:szCs w:val="24"/>
                <w:rtl/>
                <w:lang w:eastAsia="he-IL"/>
              </w:rPr>
              <w:t>נשר</w:t>
            </w:r>
          </w:ins>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7382F3BA9B44D36BDE4305FD90EF8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 w:author="Avi Cohen" w:date="2022-06-26T14:03:00Z">
            <w:r w:rsidR="00CC5BEC">
              <w:rPr>
                <w:rFonts w:ascii="Times New Roman" w:eastAsia="Times New Roman" w:hAnsi="Times New Roman" w:cs="David" w:hint="cs"/>
                <w:color w:val="00B0F0"/>
                <w:sz w:val="24"/>
                <w:szCs w:val="24"/>
                <w:rtl/>
              </w:rPr>
              <w:t>נשר</w:t>
            </w:r>
          </w:ins>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7BD5B5347DB41E482EE6641FC2B71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 w:author="Avi Cohen" w:date="2022-06-26T14:03:00Z">
            <w:r w:rsidR="00CC5BEC">
              <w:rPr>
                <w:rFonts w:ascii="Times New Roman" w:eastAsia="Times New Roman" w:hAnsi="Times New Roman" w:cs="David" w:hint="cs"/>
                <w:color w:val="00B0F0"/>
                <w:sz w:val="24"/>
                <w:szCs w:val="24"/>
                <w:rtl/>
              </w:rPr>
              <w:t xml:space="preserve">אגמי הכרמל </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7B93B7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2B75E2"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3E4265769EF4E96802C6D71A2B5E7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CBAA10E27C942ACA011C0C339CFC4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165652A5"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8AD3ADE"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B80F97"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BEFE26237CA4FCEB297A5456727E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Avi Cohen" w:date="2022-06-26T14:03:00Z">
            <w:r w:rsidR="00CC5BEC">
              <w:rPr>
                <w:rFonts w:ascii="Times New Roman" w:eastAsia="Times New Roman" w:hAnsi="Times New Roman" w:cs="David" w:hint="cs"/>
                <w:color w:val="008000"/>
                <w:sz w:val="24"/>
                <w:szCs w:val="24"/>
                <w:rtl/>
              </w:rPr>
              <w:t>נשר</w:t>
            </w:r>
          </w:ins>
        </w:sdtContent>
      </w:sdt>
      <w:r w:rsidRPr="00D24A47">
        <w:rPr>
          <w:rFonts w:ascii="Times New Roman" w:eastAsia="Times New Roman" w:hAnsi="Times New Roman" w:cs="David" w:hint="cs"/>
          <w:color w:val="008000"/>
          <w:sz w:val="24"/>
          <w:szCs w:val="24"/>
          <w:rtl/>
        </w:rPr>
        <w:t>.</w:t>
      </w:r>
    </w:p>
    <w:p w14:paraId="483B15DB"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FF0000"/>
          <w:sz w:val="24"/>
          <w:szCs w:val="24"/>
          <w:rtl/>
        </w:rPr>
      </w:pPr>
    </w:p>
    <w:p w14:paraId="1DC25218"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42D42CE6"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CB46A6"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8AD1206F331F412B8A9343B4C803B0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71623900"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031A803"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6C077465"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50949D0"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בעלי המקצוע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הם:</w:t>
      </w:r>
    </w:p>
    <w:p w14:paraId="0061ABF9"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0F293A"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51F00390AC4866B0B46188842591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D24A47">
            <w:rPr>
              <w:color w:val="00B0F0"/>
              <w:rtl/>
            </w:rPr>
            <w:t>[שדה נוסף 4]</w:t>
          </w:r>
        </w:sdtContent>
      </w:sdt>
    </w:p>
    <w:p w14:paraId="66AD71A2" w14:textId="77777777" w:rsidR="00D24A47" w:rsidRPr="00D24A47" w:rsidRDefault="00D24A47" w:rsidP="00D24A4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מספר העובדים המקצועיים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לצורך מתן שירותי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7A024743F62D45938448AE45A5A98F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24A47">
            <w:rPr>
              <w:color w:val="00B0F0"/>
              <w:rtl/>
            </w:rPr>
            <w:t>[שדה נוסף 5]</w:t>
          </w:r>
        </w:sdtContent>
      </w:sdt>
    </w:p>
    <w:p w14:paraId="26ED3AB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F2DA7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המנהל הראשי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0C787F554634AF7AA8A11ABD3486D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D24A47">
            <w:rPr>
              <w:color w:val="00B0F0"/>
              <w:rtl/>
            </w:rPr>
            <w:t>[שדה נוסף 6]</w:t>
          </w:r>
        </w:sdtContent>
      </w:sdt>
    </w:p>
    <w:p w14:paraId="00B412D3"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42EB6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7D4E154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932CFB"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התקדמות שרותי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w:t>
      </w:r>
    </w:p>
    <w:p w14:paraId="243175DF"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1883B9F1"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081026F"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4047126C"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019A989F" w14:textId="77777777" w:rsidR="00D24A47" w:rsidRPr="00D24A47" w:rsidRDefault="00D24A47" w:rsidP="00D24A4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2DDC802"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24A47" w:rsidRPr="00D24A47" w14:paraId="468B779E" w14:textId="77777777" w:rsidTr="00D24A47">
        <w:tc>
          <w:tcPr>
            <w:tcW w:w="3366" w:type="dxa"/>
          </w:tcPr>
          <w:p w14:paraId="314EA9B4" w14:textId="77777777" w:rsidR="00D24A47" w:rsidRPr="00D24A47" w:rsidRDefault="006657ED"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116B85AA3A742E093C2ECFCAF78D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24A47" w:rsidRPr="00D24A47">
                  <w:rPr>
                    <w:color w:val="00B0F0"/>
                    <w:rtl/>
                  </w:rPr>
                  <w:t>[אחוז השתתפות צד א]</w:t>
                </w:r>
              </w:sdtContent>
            </w:sdt>
          </w:p>
          <w:p w14:paraId="31D12D7B"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40CA83AA" w14:textId="77777777" w:rsidR="00D24A47" w:rsidRPr="00D24A47" w:rsidRDefault="00D24A47" w:rsidP="00D24A47">
            <w:pPr>
              <w:widowControl w:val="0"/>
              <w:spacing w:before="0" w:beforeAutospacing="0" w:after="0" w:afterAutospacing="0" w:line="240" w:lineRule="auto"/>
              <w:ind w:left="720"/>
              <w:outlineLvl w:val="2"/>
            </w:pPr>
          </w:p>
          <w:p w14:paraId="3429E6E4"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F78CA7A"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FCA19C"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1D097BF"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A5A2519"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F4DF818"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D336A30"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87D997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5763963"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38450CC"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61C870A" w14:textId="77777777" w:rsidR="00313095" w:rsidRDefault="00313095"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F7557CF" w14:textId="594E99A3" w:rsidR="00D24A47" w:rsidRPr="00716AAE" w:rsidRDefault="00716AAE"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bookmarkStart w:id="7" w:name="_GoBack"/>
      <w:bookmarkEnd w:id="7"/>
      <w:r w:rsidRPr="00716AAE">
        <w:rPr>
          <w:rFonts w:ascii="Times New Roman" w:eastAsia="Times New Roman" w:hAnsi="Times New Roman" w:cs="David"/>
          <w:b/>
          <w:bCs/>
          <w:sz w:val="24"/>
          <w:szCs w:val="24"/>
          <w:u w:val="single"/>
          <w:rtl/>
        </w:rPr>
        <w:lastRenderedPageBreak/>
        <w:t>נספח "ב"</w:t>
      </w:r>
      <w:ins w:id="8" w:author="Avi Cohen" w:date="2022-06-26T14:04:00Z">
        <w:r w:rsidR="006657ED">
          <w:rPr>
            <w:rFonts w:ascii="Times New Roman" w:eastAsia="Times New Roman" w:hAnsi="Times New Roman" w:cs="David" w:hint="cs"/>
            <w:b/>
            <w:bCs/>
            <w:sz w:val="24"/>
            <w:szCs w:val="24"/>
            <w:u w:val="single"/>
            <w:rtl/>
          </w:rPr>
          <w:t xml:space="preserve">- יועץ תרמי </w:t>
        </w:r>
      </w:ins>
    </w:p>
    <w:p w14:paraId="63B67D7C"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שירותי היועץ</w:t>
      </w:r>
    </w:p>
    <w:p w14:paraId="6AF8DD5A"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6850C7B2" w14:textId="77777777" w:rsidR="00716AAE" w:rsidRPr="00D24A47"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7E09D732"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5A9189B4"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1C5CB800"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2C0BAA46"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חישובים </w:t>
      </w:r>
      <w:r w:rsidR="00D24A47" w:rsidRPr="00716AAE">
        <w:rPr>
          <w:rFonts w:ascii="Times New Roman" w:eastAsia="Times New Roman" w:hAnsi="Times New Roman" w:cs="David" w:hint="cs"/>
          <w:snapToGrid w:val="0"/>
          <w:sz w:val="24"/>
          <w:szCs w:val="24"/>
          <w:rtl/>
          <w:lang w:eastAsia="he-IL"/>
        </w:rPr>
        <w:t>אנרגטיים</w:t>
      </w:r>
      <w:r w:rsidRPr="00716AAE">
        <w:rPr>
          <w:rFonts w:ascii="Times New Roman" w:eastAsia="Times New Roman" w:hAnsi="Times New Roman" w:cs="David" w:hint="cs"/>
          <w:snapToGrid w:val="0"/>
          <w:sz w:val="24"/>
          <w:szCs w:val="24"/>
          <w:rtl/>
          <w:lang w:eastAsia="he-IL"/>
        </w:rPr>
        <w:t xml:space="preserve"> למערכות הבידוד התרמי במעטפת המבנה.</w:t>
      </w:r>
    </w:p>
    <w:p w14:paraId="569003D7"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6DF022B9" w14:textId="77777777" w:rsidR="00716AAE" w:rsidRPr="00716AAE"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30710852"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7B590807"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2195F75F" w14:textId="77777777" w:rsidR="00716AAE" w:rsidRPr="00716AAE" w:rsidRDefault="00716AAE" w:rsidP="00716AAE">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113FB0AF"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5369F3C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22B9063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2F3009F4"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60FAA24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0A30EA1F"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p>
    <w:p w14:paraId="119256B2"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Pr>
      </w:pPr>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p>
    <w:p w14:paraId="36149D51"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4FE3FE2C"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sidR="006D439F">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789ABE57"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6385001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0060A51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16AACC3C"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00716AAE" w:rsidRPr="00716AAE">
        <w:rPr>
          <w:rFonts w:ascii="Times New Roman" w:eastAsia="Times New Roman" w:hAnsi="Times New Roman" w:cs="David" w:hint="cs"/>
          <w:snapToGrid w:val="0"/>
          <w:sz w:val="24"/>
          <w:szCs w:val="24"/>
          <w:rtl/>
          <w:lang w:eastAsia="he-IL"/>
        </w:rPr>
        <w:t>כנית העבודה.</w:t>
      </w:r>
    </w:p>
    <w:p w14:paraId="3169E1F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460E32C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29BEBFE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15D3EE70"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ז.</w:t>
      </w:r>
      <w:r w:rsidRPr="00716AAE">
        <w:rPr>
          <w:rFonts w:ascii="Times New Roman" w:eastAsia="Times New Roman" w:hAnsi="Times New Roman" w:cs="David" w:hint="cs"/>
          <w:snapToGrid w:val="0"/>
          <w:sz w:val="24"/>
          <w:szCs w:val="24"/>
          <w:rtl/>
          <w:lang w:eastAsia="he-IL"/>
        </w:rPr>
        <w:tab/>
        <w:t>כל יתר הדרוש לתכנון סופי.</w:t>
      </w:r>
    </w:p>
    <w:p w14:paraId="7E6EEE0A"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00AEEE0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51EEF1F0"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00716AAE"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56C46B24"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484F190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1D80BA74"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00716AAE" w:rsidRPr="00716AAE">
        <w:rPr>
          <w:rFonts w:ascii="Times New Roman" w:eastAsia="Times New Roman" w:hAnsi="Times New Roman" w:cs="David" w:hint="cs"/>
          <w:snapToGrid w:val="0"/>
          <w:sz w:val="24"/>
          <w:szCs w:val="24"/>
          <w:rtl/>
          <w:lang w:eastAsia="he-IL"/>
        </w:rPr>
        <w:t xml:space="preserve">כניות עבודה מפורטות. </w:t>
      </w:r>
    </w:p>
    <w:p w14:paraId="6E7DA67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65690C0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09FE99A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07591E8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00F4840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3F7A8EE2"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5BC85BBA" w14:textId="77777777" w:rsidR="00716AAE" w:rsidRPr="00716AAE" w:rsidRDefault="00716AAE" w:rsidP="00716AAE">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3073DBE4" w14:textId="77777777" w:rsidR="00716AAE" w:rsidRPr="00716AAE" w:rsidRDefault="00716AAE" w:rsidP="00716AAE">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67C7943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6E8CF7E3"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310EA25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1977E75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sidR="00D24A47">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27F38DE3"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459712A9"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4FB3A506"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39CEC9E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4D24338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0DA8E81"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5B999C0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w:t>
      </w:r>
      <w:r w:rsidRPr="00716AAE">
        <w:rPr>
          <w:rFonts w:ascii="Times New Roman" w:eastAsia="Times New Roman" w:hAnsi="Times New Roman" w:cs="David" w:hint="cs"/>
          <w:snapToGrid w:val="0"/>
          <w:sz w:val="24"/>
          <w:szCs w:val="24"/>
          <w:rtl/>
          <w:lang w:eastAsia="he-IL"/>
        </w:rPr>
        <w:tab/>
        <w:t xml:space="preserve">מבוטל.    </w:t>
      </w:r>
    </w:p>
    <w:p w14:paraId="2F03254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6BA530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5510613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706EC98E"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65374478"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144AA16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0E1F0F9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58A6C50A" w14:textId="77777777" w:rsidR="00716AAE" w:rsidRPr="00716AAE" w:rsidRDefault="00716AAE" w:rsidP="00716AAE">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10E1E3A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44E7616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7B9056D3"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6B5FD582"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568EDBFA"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4199FA7C"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4B2B39C4"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
          <w:bCs/>
          <w:snapToGrid w:val="0"/>
          <w:sz w:val="20"/>
          <w:szCs w:val="24"/>
          <w:u w:val="single"/>
          <w:lang w:eastAsia="he-IL"/>
        </w:rPr>
        <w:br w:type="page"/>
      </w:r>
      <w:r w:rsidRPr="00716AAE">
        <w:rPr>
          <w:rFonts w:ascii="Times New Roman" w:eastAsia="Times New Roman" w:hAnsi="Times New Roman" w:cs="David"/>
          <w:bCs/>
          <w:sz w:val="24"/>
          <w:szCs w:val="24"/>
          <w:u w:val="single"/>
          <w:rtl/>
          <w:lang w:eastAsia="he-IL"/>
        </w:rPr>
        <w:lastRenderedPageBreak/>
        <w:t xml:space="preserve">נספח </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ג</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w:t>
      </w:r>
    </w:p>
    <w:p w14:paraId="5454026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EDCA7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לוח זמנים ושלבי עבודה</w:t>
      </w:r>
    </w:p>
    <w:p w14:paraId="7E7E14C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EFB0F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764E70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16AAE">
        <w:rPr>
          <w:rFonts w:ascii="Times New Roman" w:eastAsia="Times New Roman" w:hAnsi="Times New Roman" w:cs="David"/>
          <w:sz w:val="24"/>
          <w:szCs w:val="24"/>
          <w:lang w:eastAsia="he-IL"/>
        </w:rPr>
        <w:t>–</w:t>
      </w:r>
      <w:r w:rsidRPr="00716AAE">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5007FB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31615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היועץ וצוותו יעסקו בפרויקט לפי הצורך וללא הגבלת זמן.</w:t>
      </w:r>
    </w:p>
    <w:p w14:paraId="346FD46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33EA5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7FB2595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1AF00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3C76C25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09507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760405F" w14:textId="77777777" w:rsidR="004F1866" w:rsidRPr="00C521D8" w:rsidRDefault="00716AAE" w:rsidP="004F1866">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br w:type="page"/>
      </w:r>
      <w:r w:rsidR="004F1866" w:rsidRPr="00C521D8">
        <w:rPr>
          <w:rFonts w:ascii="Times New Roman" w:eastAsia="Times New Roman" w:hAnsi="Times New Roman" w:cs="David"/>
          <w:b/>
          <w:bCs/>
          <w:sz w:val="24"/>
          <w:szCs w:val="24"/>
          <w:u w:val="single"/>
          <w:rtl/>
          <w:lang w:eastAsia="he-IL"/>
        </w:rPr>
        <w:lastRenderedPageBreak/>
        <w:t xml:space="preserve">נספח </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ד</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w:t>
      </w:r>
    </w:p>
    <w:p w14:paraId="129221E7" w14:textId="77777777" w:rsidR="004F1866" w:rsidRPr="00C521D8" w:rsidRDefault="004F1866"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0B2B66E6" w14:textId="77777777" w:rsidR="004F1866" w:rsidRPr="00C521D8" w:rsidRDefault="004F1866" w:rsidP="004F1866">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B174014"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601ED6B"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72FE1DE0"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9CD0BD2" w14:textId="77777777" w:rsidR="004F1866"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A4B2B10" w14:textId="77777777" w:rsidR="004F1866" w:rsidRPr="00C521D8"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60BFF25B"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3EC17C54"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1FCB723E"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AEA7230"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6F2B8815" w14:textId="77777777" w:rsidR="004F1866" w:rsidRPr="00B27B4C" w:rsidRDefault="004F1866" w:rsidP="004F1866">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213B1DB7D584DB881B732F0DA0382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080F1CD6A649CEA28085F3BA05A6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2DAE70BC0F424913A9F95EF13E37C0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5AE739196C28467D92CB3D066962AA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74107600" w14:textId="77777777" w:rsidR="004F1866" w:rsidRPr="00C521D8" w:rsidRDefault="004F1866" w:rsidP="004F186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68BDF41"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F0080D4"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415B120B"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DCFFF58"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F83BA86"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4B975B34"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892C065"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0EBA8C1"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BB5A138"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F6C886"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778057" w14:textId="77777777" w:rsidR="00716AAE" w:rsidRPr="00716AAE" w:rsidRDefault="00716AAE"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p>
    <w:p w14:paraId="7A836444" w14:textId="77777777" w:rsidR="00716AAE" w:rsidRPr="00716AAE" w:rsidRDefault="00716AAE" w:rsidP="00716AAE">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DAA7CAA" w14:textId="77777777" w:rsidR="00313095" w:rsidRDefault="00313095"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07D5841" w14:textId="09B7A3B5"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"ה"</w:t>
      </w:r>
      <w:ins w:id="9" w:author="Avi Cohen" w:date="2022-06-26T14:04:00Z">
        <w:r w:rsidR="006657ED">
          <w:rPr>
            <w:rFonts w:ascii="Times New Roman" w:eastAsia="Times New Roman" w:hAnsi="Times New Roman" w:cs="David" w:hint="cs"/>
            <w:b/>
            <w:bCs/>
            <w:sz w:val="24"/>
            <w:szCs w:val="24"/>
            <w:u w:val="single"/>
            <w:rtl/>
          </w:rPr>
          <w:t xml:space="preserve"> </w:t>
        </w:r>
        <w:r w:rsidR="006657ED">
          <w:rPr>
            <w:rFonts w:ascii="Times New Roman" w:eastAsia="Times New Roman" w:hAnsi="Times New Roman" w:cs="David"/>
            <w:b/>
            <w:bCs/>
            <w:sz w:val="24"/>
            <w:szCs w:val="24"/>
            <w:u w:val="single"/>
            <w:rtl/>
          </w:rPr>
          <w:t>–</w:t>
        </w:r>
        <w:r w:rsidR="006657ED">
          <w:rPr>
            <w:rFonts w:ascii="Times New Roman" w:eastAsia="Times New Roman" w:hAnsi="Times New Roman" w:cs="David" w:hint="cs"/>
            <w:b/>
            <w:bCs/>
            <w:sz w:val="24"/>
            <w:szCs w:val="24"/>
            <w:u w:val="single"/>
            <w:rtl/>
          </w:rPr>
          <w:t xml:space="preserve"> יועץ תרמי </w:t>
        </w:r>
      </w:ins>
    </w:p>
    <w:p w14:paraId="53AF8EE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10B07B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תשלומי שכר היועץ</w:t>
      </w:r>
    </w:p>
    <w:p w14:paraId="6F33EDB7"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napToGrid w:val="0"/>
          <w:sz w:val="24"/>
          <w:szCs w:val="24"/>
          <w:rtl/>
          <w:lang w:eastAsia="he-IL"/>
        </w:rPr>
      </w:pPr>
    </w:p>
    <w:p w14:paraId="36337773"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F7A34E4"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שכר היועץ ישולם לשיעורין כנגד גמר כל שלב ושלב של שרותי היועץ כמוגדר בחוזה כדלקמן:</w:t>
      </w:r>
      <w:r w:rsidRPr="00716AAE">
        <w:rPr>
          <w:rFonts w:ascii="Times New Roman" w:eastAsia="Times New Roman" w:hAnsi="Times New Roman" w:cs="David" w:hint="cs"/>
          <w:snapToGrid w:val="0"/>
          <w:sz w:val="24"/>
          <w:szCs w:val="24"/>
          <w:rtl/>
          <w:lang w:eastAsia="he-IL"/>
        </w:rPr>
        <w:br/>
      </w:r>
    </w:p>
    <w:p w14:paraId="3E4BFEEC"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לאחר גמר תכנון מוקדם, ו</w:t>
      </w:r>
      <w:r w:rsidR="004F1866">
        <w:rPr>
          <w:rFonts w:ascii="Times New Roman" w:eastAsia="Times New Roman" w:hAnsi="Times New Roman" w:cs="David" w:hint="cs"/>
          <w:snapToGrid w:val="0"/>
          <w:sz w:val="24"/>
          <w:szCs w:val="24"/>
          <w:rtl/>
          <w:lang w:eastAsia="he-IL"/>
        </w:rPr>
        <w:t>אישור שלב עבודות זה ע"י המזמין ........</w:t>
      </w:r>
      <w:r w:rsidRPr="00716AAE">
        <w:rPr>
          <w:rFonts w:ascii="Times New Roman" w:eastAsia="Times New Roman" w:hAnsi="Times New Roman" w:cs="David" w:hint="cs"/>
          <w:snapToGrid w:val="0"/>
          <w:sz w:val="24"/>
          <w:szCs w:val="24"/>
          <w:rtl/>
          <w:lang w:eastAsia="he-IL"/>
        </w:rPr>
        <w:t>15%</w:t>
      </w:r>
    </w:p>
    <w:p w14:paraId="047F7363"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 xml:space="preserve">לאחר גמר התכנון הסופי, אישור שלב זה ע"י המזמין והוצאת </w:t>
      </w:r>
    </w:p>
    <w:p w14:paraId="287A53AA"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היתרי בניה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77E86B29"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לאחר גמר התכנון המפורט והמכרזים, ואישור עבודות שלב זה</w:t>
      </w:r>
    </w:p>
    <w:p w14:paraId="2A63EBE6"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ע"י המזמין</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50%</w:t>
      </w:r>
    </w:p>
    <w:p w14:paraId="565D8E86"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 xml:space="preserve">במהלך ביצוע הפיקוח העליון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5E319ED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לאחר ביצוע העבודות בהתאם לחוזה זה, הפעלת הפרויקט וקבלת </w:t>
      </w:r>
    </w:p>
    <w:p w14:paraId="30A6A699"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העבודות ע"י המזמין, ולאחר בדיקת החשבונות הסופיים בגין </w:t>
      </w:r>
    </w:p>
    <w:p w14:paraId="0451F9ED"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העבודות ואישורם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והמזמין, וקבלת אישור אכלוס</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3%</w:t>
      </w:r>
    </w:p>
    <w:p w14:paraId="57EDB15E"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לאחר גמר הפקוח העליון, ת</w:t>
      </w:r>
      <w:r w:rsidR="004F1866">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 xml:space="preserve">קוני הבדק וקבלת תעודת גמר </w:t>
      </w:r>
    </w:p>
    <w:p w14:paraId="54BA4CCC"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לפרויקט, אישור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בכתב להשלמת הפרויקט בהתאם </w:t>
      </w:r>
    </w:p>
    <w:p w14:paraId="0A210C4C" w14:textId="77777777" w:rsidR="00716AAE" w:rsidRPr="00716AAE" w:rsidRDefault="004F1866"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ab/>
        <w:t>לת</w:t>
      </w:r>
      <w:r w:rsidR="00716AAE" w:rsidRPr="00716AAE">
        <w:rPr>
          <w:rFonts w:ascii="Times New Roman" w:eastAsia="Times New Roman" w:hAnsi="Times New Roman" w:cs="David" w:hint="cs"/>
          <w:snapToGrid w:val="0"/>
          <w:sz w:val="24"/>
          <w:szCs w:val="24"/>
          <w:rtl/>
          <w:lang w:eastAsia="he-IL"/>
        </w:rPr>
        <w:t xml:space="preserve">כניותיו, לתקנים מחייבים ולשביעות רצונו </w:t>
      </w:r>
      <w:r>
        <w:rPr>
          <w:rFonts w:ascii="Times New Roman" w:eastAsia="Times New Roman" w:hAnsi="Times New Roman" w:cs="David" w:hint="cs"/>
          <w:snapToGrid w:val="0"/>
          <w:sz w:val="24"/>
          <w:szCs w:val="24"/>
          <w:rtl/>
          <w:lang w:eastAsia="he-IL"/>
        </w:rPr>
        <w:t>................................</w:t>
      </w:r>
      <w:r w:rsidR="00716AAE" w:rsidRPr="00716AAE">
        <w:rPr>
          <w:rFonts w:ascii="Times New Roman" w:eastAsia="Times New Roman" w:hAnsi="Times New Roman" w:cs="David" w:hint="cs"/>
          <w:snapToGrid w:val="0"/>
          <w:sz w:val="24"/>
          <w:szCs w:val="24"/>
          <w:rtl/>
          <w:lang w:eastAsia="he-IL"/>
        </w:rPr>
        <w:t>2%</w:t>
      </w:r>
    </w:p>
    <w:p w14:paraId="30E17F73" w14:textId="77777777" w:rsidR="00716AAE" w:rsidRPr="00716AAE" w:rsidRDefault="00716AAE" w:rsidP="00716AAE">
      <w:pPr>
        <w:tabs>
          <w:tab w:val="right" w:pos="5960"/>
        </w:tabs>
        <w:spacing w:before="0" w:beforeAutospacing="0" w:after="0" w:afterAutospacing="0" w:line="240" w:lineRule="auto"/>
        <w:ind w:left="714" w:hanging="630"/>
        <w:jc w:val="both"/>
        <w:rPr>
          <w:rFonts w:ascii="Times New Roman" w:eastAsia="Times New Roman" w:hAnsi="Times New Roman" w:cs="David"/>
          <w:snapToGrid w:val="0"/>
          <w:sz w:val="24"/>
          <w:szCs w:val="24"/>
          <w:rtl/>
          <w:lang w:eastAsia="he-IL"/>
        </w:rPr>
      </w:pPr>
    </w:p>
    <w:p w14:paraId="55E32F53"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079B671C"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FCF5C7C"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rPr>
      </w:pPr>
      <w:r w:rsidRPr="00716AAE">
        <w:rPr>
          <w:rFonts w:ascii="Times New Roman" w:eastAsia="Times New Roman" w:hAnsi="Times New Roman" w:cs="David" w:hint="cs"/>
          <w:snapToGrid w:val="0"/>
          <w:sz w:val="24"/>
          <w:szCs w:val="24"/>
          <w:rtl/>
          <w:lang w:eastAsia="he-IL"/>
        </w:rPr>
        <w:t>למרות האמור בסעיף 1 לעיל רשאי המזמין לשלם ליועץ מקדמות בגין קידום התכנון אשר יקוזזו משלבי התשלום עפ"י קביעתו הבלעדית של המזמין.</w:t>
      </w:r>
    </w:p>
    <w:p w14:paraId="011BED8C" w14:textId="77777777" w:rsidR="00716AAE" w:rsidRPr="00716AAE" w:rsidRDefault="00716AAE" w:rsidP="00716AAE">
      <w:pPr>
        <w:spacing w:before="0" w:beforeAutospacing="0" w:after="0" w:afterAutospacing="0" w:line="240" w:lineRule="auto"/>
        <w:rPr>
          <w:rFonts w:ascii="Times New Roman" w:eastAsia="Times New Roman" w:hAnsi="Times New Roman" w:cs="David"/>
          <w:snapToGrid w:val="0"/>
          <w:sz w:val="24"/>
          <w:szCs w:val="24"/>
          <w:rtl/>
          <w:lang w:eastAsia="he-IL"/>
        </w:rPr>
      </w:pPr>
    </w:p>
    <w:p w14:paraId="2774C7F0"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lang w:eastAsia="he-IL"/>
        </w:rPr>
      </w:pPr>
      <w:r w:rsidRPr="00716AAE">
        <w:rPr>
          <w:rFonts w:ascii="Times New Roman" w:eastAsia="Times New Roman" w:hAnsi="Times New Roman" w:cs="David" w:hint="cs"/>
          <w:snapToGrid w:val="0"/>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4626FEE1"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610CE806" w14:textId="77777777" w:rsidR="00716AAE" w:rsidRPr="00716AAE" w:rsidRDefault="00716AAE" w:rsidP="00716AAE">
      <w:pPr>
        <w:spacing w:before="0" w:beforeAutospacing="0" w:after="0" w:afterAutospacing="0" w:line="240" w:lineRule="auto"/>
        <w:ind w:left="72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4. </w:t>
      </w:r>
      <w:r w:rsidRPr="00716AAE">
        <w:rPr>
          <w:rFonts w:ascii="Times New Roman" w:eastAsia="Times New Roman" w:hAnsi="Times New Roman" w:cs="David" w:hint="cs"/>
          <w:snapToGrid w:val="0"/>
          <w:sz w:val="24"/>
          <w:szCs w:val="24"/>
          <w:rtl/>
          <w:lang w:eastAsia="he-IL"/>
        </w:rPr>
        <w:tab/>
        <w:t>המזמין ישלם את שכר היועץ בתוך 60 יום מתאריך אישור החשבון ע"י המנהל.</w:t>
      </w:r>
    </w:p>
    <w:p w14:paraId="472E0E16" w14:textId="77777777" w:rsidR="004F1866" w:rsidRPr="004F1866" w:rsidRDefault="00716AAE" w:rsidP="004F186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16AAE">
        <w:rPr>
          <w:rFonts w:ascii="Times New Roman" w:eastAsia="Times New Roman" w:hAnsi="Times New Roman" w:cs="David"/>
          <w:snapToGrid w:val="0"/>
          <w:sz w:val="24"/>
          <w:szCs w:val="24"/>
          <w:rtl/>
          <w:lang w:eastAsia="he-IL"/>
        </w:rPr>
        <w:br w:type="page"/>
      </w:r>
      <w:r w:rsidR="004F1866" w:rsidRPr="004F1866">
        <w:rPr>
          <w:rFonts w:ascii="Times New Roman" w:eastAsia="Times New Roman" w:hAnsi="Times New Roman" w:cs="David" w:hint="cs"/>
          <w:bCs/>
          <w:sz w:val="20"/>
          <w:szCs w:val="24"/>
          <w:u w:val="single"/>
          <w:rtl/>
          <w:lang w:eastAsia="he-IL"/>
        </w:rPr>
        <w:lastRenderedPageBreak/>
        <w:t>נספח "ו''</w:t>
      </w:r>
    </w:p>
    <w:p w14:paraId="4CDF4F03" w14:textId="77777777" w:rsidR="004F1866" w:rsidRPr="004F1866" w:rsidRDefault="004F1866" w:rsidP="004F186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BA0FC1B99D94F5BBA35F7505156AB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bCs/>
          <w:color w:val="FF0000"/>
          <w:sz w:val="24"/>
          <w:szCs w:val="24"/>
          <w:rtl/>
          <w:lang w:eastAsia="he-IL"/>
        </w:rPr>
        <w:br/>
      </w:r>
    </w:p>
    <w:p w14:paraId="2DE70AF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6F674C6809843EC82C017C4E9AC2C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39BAC20"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4F1866">
            <w:rPr>
              <w:color w:val="00B0F0"/>
              <w:rtl/>
            </w:rPr>
            <w:t>[צד א בחוזה]</w:t>
          </w:r>
        </w:p>
      </w:sdtContent>
    </w:sdt>
    <w:p w14:paraId="562702AB"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19E390E"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w:t>
      </w:r>
    </w:p>
    <w:p w14:paraId="1DFFAD3F"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4A61796" w14:textId="77777777" w:rsidR="004F1866" w:rsidRPr="004F1866" w:rsidRDefault="004F1866" w:rsidP="004F186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bCs/>
          <w:sz w:val="24"/>
          <w:szCs w:val="24"/>
          <w:u w:val="single"/>
          <w:rtl/>
          <w:lang w:eastAsia="he-IL"/>
        </w:rPr>
        <w:t>הצהרה והתחייבות לשמירת סודיות</w:t>
      </w:r>
    </w:p>
    <w:p w14:paraId="22E3BD3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DDE9A1"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8CCA6505DE14F15889E64BD66A8CA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הפועל בשם חברת </w:t>
      </w:r>
      <w:r w:rsidRPr="004F186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AD319A36EDBD49DC8ECF303D5733BB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sz w:val="24"/>
          <w:szCs w:val="24"/>
          <w:rtl/>
          <w:lang w:eastAsia="he-IL"/>
        </w:rPr>
        <w:t xml:space="preserve"> /</w:t>
      </w:r>
      <w:r w:rsidRPr="004F1866">
        <w:rPr>
          <w:rFonts w:ascii="Times New Roman" w:eastAsia="Times New Roman" w:hAnsi="Times New Roman" w:cs="David" w:hint="cs"/>
          <w:sz w:val="24"/>
          <w:szCs w:val="24"/>
          <w:rtl/>
          <w:lang w:eastAsia="he-IL"/>
        </w:rPr>
        <w:t xml:space="preserve"> המספק שירותים לחברת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F6CF4DD72AB438A9B0597E90ED374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*,מצהיר בזאת ומתחייב כלפיכם כדלקמן:</w:t>
      </w:r>
    </w:p>
    <w:p w14:paraId="7D587D62"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CF05C6"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FFECD7E67B884A97B9A1E1E2FDF9A3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77DA007F2664599908A11F66A4A9B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בידוד תרמי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1D9FA12D37A42FDACAE57F876506E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 w:author="Avi Cohen" w:date="2022-06-26T14:03:00Z">
            <w:r w:rsidR="00CC5BEC">
              <w:rPr>
                <w:rFonts w:ascii="Times New Roman" w:eastAsia="Times New Roman" w:hAnsi="Times New Roman" w:cs="David" w:hint="cs"/>
                <w:bCs/>
                <w:color w:val="008000"/>
                <w:sz w:val="24"/>
                <w:szCs w:val="24"/>
                <w:rtl/>
                <w:lang w:eastAsia="he-IL"/>
              </w:rPr>
              <w:t xml:space="preserve">אגמי הכרמל </w:t>
            </w:r>
          </w:ins>
        </w:sdtContent>
      </w:sdt>
      <w:r w:rsidRPr="004F1866">
        <w:rPr>
          <w:rFonts w:ascii="Times New Roman" w:eastAsia="Times New Roman" w:hAnsi="Times New Roman" w:cs="David" w:hint="cs"/>
          <w:color w:val="008000"/>
          <w:sz w:val="24"/>
          <w:szCs w:val="24"/>
          <w:rtl/>
          <w:lang w:eastAsia="he-IL"/>
        </w:rPr>
        <w:t>.</w:t>
      </w:r>
    </w:p>
    <w:p w14:paraId="0F1D496F"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96EC41"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EAC8D97BB5A4E73BE96B968C8ACC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עשוי להגיע לרשותי מידע חסוי כמוגדר להלן:</w:t>
      </w:r>
    </w:p>
    <w:p w14:paraId="45F27E03"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2D9116F" w14:textId="77777777" w:rsidR="004F1866" w:rsidRPr="004F1866" w:rsidRDefault="004F1866" w:rsidP="004F186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ab/>
        <w:t>"</w:t>
      </w:r>
      <w:r w:rsidRPr="004F1866">
        <w:rPr>
          <w:rFonts w:ascii="Times New Roman" w:eastAsia="Times New Roman" w:hAnsi="Times New Roman" w:cs="David" w:hint="cs"/>
          <w:b/>
          <w:bCs/>
          <w:sz w:val="24"/>
          <w:szCs w:val="24"/>
          <w:rtl/>
          <w:lang w:eastAsia="he-IL"/>
        </w:rPr>
        <w:t>מידע חסוי</w:t>
      </w:r>
      <w:r w:rsidRPr="004F1866">
        <w:rPr>
          <w:rFonts w:ascii="Times New Roman" w:eastAsia="Times New Roman" w:hAnsi="Times New Roman" w:cs="David" w:hint="cs"/>
          <w:sz w:val="24"/>
          <w:szCs w:val="24"/>
          <w:rtl/>
          <w:lang w:eastAsia="he-IL"/>
        </w:rPr>
        <w:t>"-</w:t>
      </w:r>
      <w:r w:rsidRPr="004F186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590D393A8D240D78FB6873DF857B1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Pr="004F1866">
            <w:rPr>
              <w:color w:val="00B0F0"/>
              <w:rtl/>
            </w:rPr>
            <w:t>[שם ספק]</w:t>
          </w:r>
        </w:sdtContent>
      </w:sdt>
      <w:r w:rsidRPr="004F1866">
        <w:rPr>
          <w:rFonts w:ascii="Times New Roman" w:eastAsia="Times New Roman" w:hAnsi="Times New Roman" w:cs="David"/>
          <w:bCs/>
          <w:color w:val="008000"/>
          <w:sz w:val="24"/>
          <w:szCs w:val="24"/>
          <w:lang w:eastAsia="he-IL"/>
        </w:rPr>
        <w:t xml:space="preserve"> </w:t>
      </w:r>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color w:val="008000"/>
          <w:sz w:val="24"/>
          <w:szCs w:val="24"/>
          <w:rtl/>
          <w:lang w:eastAsia="he-IL"/>
        </w:rPr>
        <w:t>.</w:t>
      </w:r>
    </w:p>
    <w:p w14:paraId="5C7E88B8"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D4FD9ED"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B685D31"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CC29FE"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C73E597"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3BB67D"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ED48AB7"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DA55E4"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בכבוד רב,</w:t>
      </w:r>
    </w:p>
    <w:p w14:paraId="151DC347" w14:textId="77777777" w:rsidR="004F1866" w:rsidRPr="004F1866" w:rsidRDefault="004F1866" w:rsidP="004F186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D93E28"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76324351" w14:textId="77777777"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528362241E5048B1B9891C652FD572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014D82E0"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5A27603"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שם:____________</w:t>
      </w:r>
    </w:p>
    <w:p w14:paraId="14961222"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ת.ז:____________</w:t>
      </w:r>
    </w:p>
    <w:p w14:paraId="5C425471"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כתובת:__________</w:t>
      </w:r>
    </w:p>
    <w:p w14:paraId="77AE4A14" w14:textId="77777777" w:rsidR="004F1866" w:rsidRPr="004F1866" w:rsidRDefault="004F1866" w:rsidP="004F186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sz w:val="24"/>
          <w:szCs w:val="24"/>
          <w:highlight w:val="yellow"/>
          <w:rtl/>
          <w:lang w:eastAsia="he-IL"/>
        </w:rPr>
        <w:t>*מחק את המיותר</w:t>
      </w:r>
    </w:p>
    <w:p w14:paraId="745CCD4F"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F1866">
        <w:rPr>
          <w:rFonts w:ascii="Times New Roman" w:eastAsia="Times New Roman" w:hAnsi="Times New Roman" w:cs="David" w:hint="cs"/>
          <w:bCs/>
          <w:sz w:val="24"/>
          <w:szCs w:val="24"/>
          <w:u w:val="single"/>
          <w:rtl/>
          <w:lang w:eastAsia="he-IL"/>
        </w:rPr>
        <w:br w:type="page"/>
      </w:r>
    </w:p>
    <w:p w14:paraId="273D4D35" w14:textId="77777777" w:rsidR="00313095" w:rsidRPr="00232692" w:rsidRDefault="00313095" w:rsidP="0031309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5C7A751" w14:textId="77777777" w:rsidR="00313095" w:rsidRPr="0009511C" w:rsidRDefault="00313095" w:rsidP="00313095">
      <w:pPr>
        <w:widowControl w:val="0"/>
        <w:spacing w:before="0" w:beforeAutospacing="0" w:after="0" w:afterAutospacing="0" w:line="240" w:lineRule="auto"/>
        <w:jc w:val="center"/>
        <w:rPr>
          <w:rFonts w:ascii="David" w:eastAsia="Times New Roman" w:hAnsi="David" w:cs="David"/>
          <w:sz w:val="24"/>
          <w:szCs w:val="24"/>
          <w:lang w:eastAsia="he-IL"/>
        </w:rPr>
      </w:pPr>
    </w:p>
    <w:p w14:paraId="076AD00E" w14:textId="77777777" w:rsidR="00313095" w:rsidRPr="002419E5" w:rsidRDefault="00313095" w:rsidP="0031309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7BC65DB" w14:textId="77777777" w:rsidR="00313095" w:rsidRPr="0009511C" w:rsidRDefault="00313095" w:rsidP="0031309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19C41F4"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29AD460"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8D2638E"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A422D7A"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7D79AEF"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55F6EBB"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927E6B4"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ACA8173"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5D4EE80"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4CE502F"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9E6F0F2"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BB62D88"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16FDAE66" w14:textId="77777777" w:rsidR="00313095" w:rsidRPr="002419E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D18396D"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55FD12E" w14:textId="77777777" w:rsidR="00313095" w:rsidRPr="00400B84" w:rsidRDefault="00313095" w:rsidP="0031309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13095" w:rsidRPr="0009511C" w14:paraId="5437ADAD" w14:textId="77777777" w:rsidTr="006657E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7E8AF9A"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4A54AEA"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13095" w:rsidRPr="0009511C" w14:paraId="085B85BE" w14:textId="77777777" w:rsidTr="006657E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70EA84D"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13095" w:rsidRPr="0009511C" w14:paraId="3565A983" w14:textId="77777777" w:rsidTr="006657E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A266F90"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F92C139"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C0BA6B5"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6076977"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13095" w:rsidRPr="0009511C" w14:paraId="3A76E0BB" w14:textId="77777777" w:rsidTr="006657ED">
        <w:trPr>
          <w:trHeight w:val="551"/>
        </w:trPr>
        <w:tc>
          <w:tcPr>
            <w:tcW w:w="4068" w:type="dxa"/>
            <w:tcBorders>
              <w:top w:val="single" w:sz="4" w:space="0" w:color="auto"/>
              <w:left w:val="single" w:sz="4" w:space="0" w:color="auto"/>
              <w:bottom w:val="single" w:sz="4" w:space="0" w:color="auto"/>
              <w:right w:val="single" w:sz="4" w:space="0" w:color="auto"/>
            </w:tcBorders>
            <w:hideMark/>
          </w:tcPr>
          <w:p w14:paraId="1824D1A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578C671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05C7CC8"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72BD5CE"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p w14:paraId="27B60ED0"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E630646"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7F47490"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p w14:paraId="48287694"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359E36E"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p>
        </w:tc>
      </w:tr>
      <w:tr w:rsidR="00313095" w:rsidRPr="0009511C" w14:paraId="1130918E" w14:textId="77777777" w:rsidTr="006657ED">
        <w:trPr>
          <w:trHeight w:val="571"/>
        </w:trPr>
        <w:tc>
          <w:tcPr>
            <w:tcW w:w="4068" w:type="dxa"/>
            <w:tcBorders>
              <w:top w:val="single" w:sz="4" w:space="0" w:color="auto"/>
              <w:left w:val="single" w:sz="4" w:space="0" w:color="auto"/>
              <w:bottom w:val="single" w:sz="4" w:space="0" w:color="auto"/>
              <w:right w:val="single" w:sz="4" w:space="0" w:color="auto"/>
            </w:tcBorders>
            <w:hideMark/>
          </w:tcPr>
          <w:p w14:paraId="7D9843B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56BB9BF"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0C1B99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FAA516"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9C09CC"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r>
      <w:tr w:rsidR="00313095" w:rsidRPr="0009511C" w14:paraId="08A23F43" w14:textId="77777777" w:rsidTr="006657ED">
        <w:trPr>
          <w:trHeight w:val="391"/>
        </w:trPr>
        <w:tc>
          <w:tcPr>
            <w:tcW w:w="4068" w:type="dxa"/>
            <w:tcBorders>
              <w:top w:val="single" w:sz="4" w:space="0" w:color="auto"/>
              <w:left w:val="single" w:sz="4" w:space="0" w:color="auto"/>
              <w:bottom w:val="single" w:sz="4" w:space="0" w:color="auto"/>
              <w:right w:val="single" w:sz="4" w:space="0" w:color="auto"/>
            </w:tcBorders>
            <w:hideMark/>
          </w:tcPr>
          <w:p w14:paraId="0F4CC224"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EC0927B"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CC04364" w14:textId="77777777" w:rsidR="00313095" w:rsidRPr="0009511C" w:rsidRDefault="00313095" w:rsidP="006657E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E60A7A"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2CB82D" w14:textId="77777777" w:rsidR="00313095" w:rsidRPr="0009511C" w:rsidRDefault="00313095" w:rsidP="006657ED">
            <w:pPr>
              <w:spacing w:before="0" w:beforeAutospacing="0" w:after="0" w:afterAutospacing="0" w:line="256" w:lineRule="auto"/>
              <w:rPr>
                <w:rFonts w:ascii="David" w:eastAsia="Calibri" w:hAnsi="David" w:cs="David"/>
                <w:b/>
                <w:sz w:val="24"/>
                <w:szCs w:val="24"/>
                <w:lang w:eastAsia="he-IL"/>
              </w:rPr>
            </w:pPr>
          </w:p>
        </w:tc>
      </w:tr>
    </w:tbl>
    <w:p w14:paraId="5361A790" w14:textId="77777777" w:rsidR="00313095" w:rsidRPr="0009511C" w:rsidRDefault="00313095" w:rsidP="0031309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13095" w:rsidRPr="0009511C" w14:paraId="3A58746B" w14:textId="77777777" w:rsidTr="006657E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4660EF3"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13095" w:rsidRPr="0009511C" w14:paraId="67F4720C" w14:textId="77777777" w:rsidTr="006657E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E76F52D"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4A8A40D"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p w14:paraId="34AA655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FF3DB6"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5EF26F0"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2B5AB64"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7CEBE1"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971D455"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EB8031"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BA1C44C"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13095" w:rsidRPr="0009511C" w14:paraId="43E565A2" w14:textId="77777777" w:rsidTr="006657E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7C8196B"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283D64B"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6C0CC78"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D70ED89"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05587B9"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C448DB6"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CFD6039"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F615422" w14:textId="77777777" w:rsidR="00313095" w:rsidRPr="0009511C" w:rsidRDefault="00313095" w:rsidP="006657ED">
            <w:pPr>
              <w:spacing w:before="0" w:beforeAutospacing="0" w:after="0" w:afterAutospacing="0" w:line="256" w:lineRule="auto"/>
              <w:rPr>
                <w:rFonts w:ascii="David" w:eastAsia="Calibri" w:hAnsi="David" w:cs="David"/>
                <w:sz w:val="24"/>
                <w:szCs w:val="24"/>
                <w:lang w:eastAsia="he-IL"/>
              </w:rPr>
            </w:pPr>
          </w:p>
        </w:tc>
      </w:tr>
      <w:tr w:rsidR="00313095" w:rsidRPr="0009511C" w14:paraId="0A8FACA9" w14:textId="77777777" w:rsidTr="006657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278C40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E061C82"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B8095BF"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EFD973B"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19F79EB"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E14EAC9"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80069F"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18AF2C1" w14:textId="77777777" w:rsidR="00313095" w:rsidRPr="0009511C" w:rsidRDefault="00313095" w:rsidP="006657E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13095" w:rsidRPr="0009511C" w14:paraId="5774F9E6" w14:textId="77777777" w:rsidTr="006657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4DF7B01"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C7EA443"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1708272"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4491CAA"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3DD8A03"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5047048"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6542FCE"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6BACDC6" w14:textId="77777777" w:rsidR="00313095" w:rsidRPr="0009511C" w:rsidRDefault="00313095" w:rsidP="006657E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13095" w:rsidRPr="0009511C" w14:paraId="21EBC7F8" w14:textId="77777777" w:rsidTr="006657E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DA3C5A5"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EE223A8"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7EC044"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DA2E18C"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CB38078"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D542F71" w14:textId="77777777" w:rsidR="00313095" w:rsidRPr="0009511C" w:rsidRDefault="00313095" w:rsidP="006657E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1ACF692" w14:textId="77777777" w:rsidR="00313095" w:rsidRPr="0009511C" w:rsidRDefault="00313095" w:rsidP="006657E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37BDD75" w14:textId="77777777" w:rsidR="00313095" w:rsidRPr="0009511C" w:rsidRDefault="00313095" w:rsidP="006657E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D63463D" w14:textId="77777777" w:rsidR="00313095" w:rsidRPr="0009511C" w:rsidRDefault="00313095" w:rsidP="0031309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217CFE5C" w14:textId="77777777" w:rsidTr="006657E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48A8780"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13095" w:rsidRPr="0009511C" w14:paraId="7C3525CB" w14:textId="77777777" w:rsidTr="006657E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336E67D"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DF7DB87" w14:textId="77777777" w:rsidR="00313095" w:rsidRPr="0009511C" w:rsidRDefault="00313095" w:rsidP="0031309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44A392BF" w14:textId="77777777" w:rsidTr="006657E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8AD8A68"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13095" w:rsidRPr="0009511C" w14:paraId="33857A13" w14:textId="77777777" w:rsidTr="006657E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241707E" w14:textId="77777777" w:rsidR="00313095" w:rsidRPr="0009511C" w:rsidRDefault="00313095"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2A8FEC0"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F0537" w:rsidRPr="0009511C" w14:paraId="1ECA74CE" w14:textId="77777777" w:rsidTr="006657E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841C90B" w14:textId="77777777" w:rsidR="00CF0537" w:rsidRPr="0009511C" w:rsidRDefault="00CF0537" w:rsidP="006657E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CF0537" w:rsidRPr="0009511C" w14:paraId="21B6524C" w14:textId="77777777" w:rsidTr="006657E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7EFB317" w14:textId="77777777" w:rsidR="00CF0537" w:rsidRPr="0009511C" w:rsidRDefault="00CF0537" w:rsidP="006657E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A7FF863"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p w14:paraId="4A68D272" w14:textId="77777777" w:rsidR="00313095" w:rsidRPr="0009511C" w:rsidRDefault="00313095" w:rsidP="0031309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25E2925" w14:textId="77777777" w:rsidR="00CF0537" w:rsidRDefault="00CF0537"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15D4017" w14:textId="77777777" w:rsidR="00716AAE" w:rsidRPr="00716AAE" w:rsidRDefault="00716AAE"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"ח"</w:t>
      </w:r>
      <w:r w:rsidRPr="00716AAE">
        <w:rPr>
          <w:rFonts w:ascii="Times New Roman" w:eastAsia="Times New Roman" w:hAnsi="Times New Roman" w:cs="David" w:hint="cs"/>
          <w:b/>
          <w:bCs/>
          <w:sz w:val="24"/>
          <w:szCs w:val="24"/>
          <w:u w:val="single"/>
          <w:rtl/>
        </w:rPr>
        <w:t xml:space="preserve">  </w:t>
      </w:r>
    </w:p>
    <w:p w14:paraId="51708F6A"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רשימת התכניות והמסמכים שעל היועץ להנפיק</w:t>
      </w:r>
    </w:p>
    <w:p w14:paraId="663AC646"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z w:val="25"/>
          <w:szCs w:val="25"/>
          <w:rtl/>
        </w:rPr>
      </w:pPr>
      <w:r w:rsidRPr="00716AAE">
        <w:rPr>
          <w:rFonts w:ascii="Times New Roman" w:eastAsia="Times New Roman" w:hAnsi="Times New Roman" w:cs="David"/>
          <w:sz w:val="25"/>
          <w:szCs w:val="25"/>
          <w:rtl/>
        </w:rPr>
        <w:t>מסמך זה מהווה השלמה לנספח ב' ואינו גורע ממנו</w:t>
      </w:r>
    </w:p>
    <w:p w14:paraId="77D5536D"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4DEE814C"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1E30E76" w14:textId="77777777" w:rsidR="00716AAE" w:rsidRPr="00716AAE" w:rsidRDefault="00716AAE" w:rsidP="00716AAE">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0EAE9425"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1.</w:t>
      </w:r>
      <w:r w:rsidRPr="00716AAE">
        <w:rPr>
          <w:rFonts w:ascii="Times New Roman" w:eastAsia="Times New Roman" w:hAnsi="Times New Roman" w:cs="David"/>
          <w:sz w:val="24"/>
          <w:szCs w:val="24"/>
          <w:rtl/>
          <w:lang w:eastAsia="he-IL"/>
        </w:rPr>
        <w:tab/>
        <w:t xml:space="preserve">תכניות של כל מפלס עליהן מסומנים </w:t>
      </w:r>
      <w:r w:rsidRPr="00716AAE">
        <w:rPr>
          <w:rFonts w:ascii="Times New Roman" w:eastAsia="Times New Roman" w:hAnsi="Times New Roman" w:cs="David" w:hint="cs"/>
          <w:sz w:val="24"/>
          <w:szCs w:val="24"/>
          <w:rtl/>
          <w:lang w:eastAsia="he-IL"/>
        </w:rPr>
        <w:t xml:space="preserve">האזורים השונים עם </w:t>
      </w:r>
      <w:r w:rsidRPr="00716AAE">
        <w:rPr>
          <w:rFonts w:ascii="Times New Roman" w:eastAsia="Times New Roman" w:hAnsi="Times New Roman" w:cs="David"/>
          <w:sz w:val="24"/>
          <w:szCs w:val="24"/>
          <w:rtl/>
          <w:lang w:eastAsia="he-IL"/>
        </w:rPr>
        <w:t xml:space="preserve">הפניות לפרטי </w:t>
      </w:r>
      <w:r w:rsidRPr="00716AAE">
        <w:rPr>
          <w:rFonts w:ascii="Times New Roman" w:eastAsia="Times New Roman" w:hAnsi="Times New Roman" w:cs="David" w:hint="cs"/>
          <w:sz w:val="24"/>
          <w:szCs w:val="24"/>
          <w:rtl/>
          <w:lang w:eastAsia="he-IL"/>
        </w:rPr>
        <w:t xml:space="preserve">הבידוד התרמי השונים </w:t>
      </w:r>
      <w:r w:rsidRPr="00716AAE">
        <w:rPr>
          <w:rFonts w:ascii="Times New Roman" w:eastAsia="Times New Roman" w:hAnsi="Times New Roman" w:cs="David"/>
          <w:sz w:val="24"/>
          <w:szCs w:val="24"/>
          <w:rtl/>
          <w:lang w:eastAsia="he-IL"/>
        </w:rPr>
        <w:t>לשם התמצאות.</w:t>
      </w:r>
    </w:p>
    <w:p w14:paraId="5A7609A9"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p>
    <w:p w14:paraId="7D5D7766"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p>
    <w:p w14:paraId="05BA908D"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p>
    <w:p w14:paraId="61481483"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2547D4A3"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4FB52C0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74671F4C"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33289222"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67AEF01" w14:textId="77777777" w:rsidR="00716AAE" w:rsidRPr="00716AAE" w:rsidRDefault="00716AAE" w:rsidP="004F1866">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כל המסמכים והתוכניות יערכו בשפה העברית.  </w:t>
      </w:r>
    </w:p>
    <w:p w14:paraId="252FCC3C"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BAEF9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864CD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E3FD8C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26B6AD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EE5DD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C9319F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57BAD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A6FCE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3420CD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7F3F19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882B5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F44BC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50BE59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73929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CBA8A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012344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56BB22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9E446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5B3132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F1F8E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AE5E7C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0F9391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10475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8D33D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70B70A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EDF941" w14:textId="77777777" w:rsidR="00313095" w:rsidRDefault="00313095"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080281A" w14:textId="77777777" w:rsidR="004F1866" w:rsidRPr="004F1866" w:rsidRDefault="004F1866"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3F8F4017"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59A999B"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703B4B0"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3794A2"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4DFCBF"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E5E276"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5B2D8FBF" w14:textId="77777777" w:rsidR="004F1866" w:rsidRPr="004F1866" w:rsidRDefault="006657ED"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FDB6F0C5A649C2B94B43FD5F3663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4F1866" w:rsidRPr="004F1866">
            <w:rPr>
              <w:color w:val="00B0F0"/>
              <w:rtl/>
            </w:rPr>
            <w:t>[צד א בחוזה]</w:t>
          </w:r>
        </w:sdtContent>
      </w:sdt>
      <w:r w:rsidR="004F1866" w:rsidRPr="004F1866">
        <w:rPr>
          <w:rFonts w:ascii="Times New Roman" w:eastAsia="Times New Roman" w:hAnsi="Times New Roman" w:cs="David" w:hint="cs"/>
          <w:color w:val="008000"/>
          <w:sz w:val="24"/>
          <w:szCs w:val="24"/>
          <w:rtl/>
          <w:lang w:eastAsia="he-IL"/>
        </w:rPr>
        <w:br/>
      </w:r>
    </w:p>
    <w:p w14:paraId="7DF08C24" w14:textId="77777777" w:rsidR="004F1866" w:rsidRPr="004F1866" w:rsidRDefault="004F1866"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103D47A7"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F28DD7"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9381F1D"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0E633E"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80214D8" w14:textId="77777777" w:rsidR="004F1866" w:rsidRPr="004F1866" w:rsidRDefault="004F1866" w:rsidP="004F186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E3CCF3AC3A241C7B22C5687B80D0E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F4918203DA464D9AF87323F7B416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 w:author="Avi Cohen" w:date="2022-06-26T14:03:00Z">
            <w:r w:rsidR="00CC5BEC">
              <w:rPr>
                <w:rFonts w:ascii="Times New Roman" w:eastAsia="Times New Roman" w:hAnsi="Times New Roman" w:cs="David"/>
                <w:color w:val="008000"/>
                <w:sz w:val="24"/>
                <w:szCs w:val="24"/>
                <w:rtl/>
                <w:lang w:eastAsia="he-IL"/>
              </w:rPr>
              <w:t>נשר</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30527CFB76247FEA736C6AC63D70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12E67BB6"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F24B568"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02AC7"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85DF85"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DCD93E"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86F6E3"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9BA5AB9"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375980"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716BBA"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4D3E8B85" w14:textId="77777777" w:rsidR="004F1866" w:rsidRPr="004F1866" w:rsidRDefault="006657ED" w:rsidP="004F186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877089C599D144F1AB82FA25F40908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737B5C0F"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5E87971F"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2BD5ADA"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055327D4"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22BA031"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6D439F">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3EAD7023" w14:textId="77777777" w:rsidR="004F1866" w:rsidRPr="004F1866" w:rsidRDefault="004F1866" w:rsidP="004F186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EB3BD9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5CC5C2EC62884B19AE6A58C51611E3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4F1866">
            <w:rPr>
              <w:color w:val="00B0F0"/>
              <w:rtl/>
            </w:rPr>
            <w:t>[צד א בחוזה]</w:t>
          </w:r>
        </w:sdtContent>
      </w:sdt>
    </w:p>
    <w:p w14:paraId="707E142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D77655"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77E358D7"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D4389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EFC1707FCD84637B57A831796804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2" w:author="Avi Cohen" w:date="2022-06-26T14:03:00Z">
            <w:r w:rsidR="00CC5BEC">
              <w:rPr>
                <w:rFonts w:ascii="Times New Roman" w:eastAsia="Times New Roman" w:hAnsi="Times New Roman" w:cs="David" w:hint="cs"/>
                <w:color w:val="008000"/>
                <w:sz w:val="24"/>
                <w:szCs w:val="24"/>
                <w:rtl/>
                <w:lang w:eastAsia="he-IL"/>
              </w:rPr>
              <w:t>נשר</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14F94C468B2F458DBD66B210F7091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538D2A2A"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9977781"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D07F6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3B58A8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691637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A2C6E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9B5FFA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61DCB8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015479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6948D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11D700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015E811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8A7DE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590D1C7A" w14:textId="77777777" w:rsidR="004F1866" w:rsidRPr="004F1866" w:rsidRDefault="004F1866" w:rsidP="004F186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70A4893"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6D439F">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108F263E"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5EBACF25"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3FA9A83E" w14:textId="77777777"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4682B24E726C40B5AD3676FE2A526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D0A38" w:rsidRPr="004F1866">
            <w:rPr>
              <w:color w:val="00B0F0"/>
              <w:rtl/>
            </w:rPr>
            <w:t>[שם ספק]</w:t>
          </w:r>
        </w:sdtContent>
      </w:sdt>
    </w:p>
    <w:p w14:paraId="6AA8184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B8601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4C303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E1CB1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5F387AB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4C9482E" w14:textId="77777777" w:rsidR="004F1866" w:rsidRPr="004F1866" w:rsidRDefault="004F1866" w:rsidP="004F186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8E2C3F0" w14:textId="77777777" w:rsidR="004F1866" w:rsidRPr="004F1866" w:rsidRDefault="004F1866" w:rsidP="004F186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7E837CA4" w14:textId="77777777" w:rsidR="004F1866" w:rsidRPr="004F1866" w:rsidRDefault="004F1866" w:rsidP="004F186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5519119" w14:textId="77777777" w:rsidR="004F1866" w:rsidRPr="004F1866" w:rsidRDefault="004F1866" w:rsidP="004F186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53826BF" w14:textId="77777777" w:rsidR="001A69D5" w:rsidRPr="004F1866" w:rsidRDefault="001A69D5" w:rsidP="004F1866">
      <w:pPr>
        <w:widowControl w:val="0"/>
        <w:spacing w:before="0" w:beforeAutospacing="0" w:after="0" w:afterAutospacing="0" w:line="240" w:lineRule="auto"/>
        <w:jc w:val="center"/>
        <w:outlineLvl w:val="7"/>
      </w:pPr>
    </w:p>
    <w:sectPr w:rsidR="001A69D5" w:rsidRPr="004F1866"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1B7C06" w14:textId="77777777" w:rsidR="006657ED" w:rsidRDefault="006657ED" w:rsidP="00AF234B">
      <w:pPr>
        <w:spacing w:before="0" w:after="0" w:line="240" w:lineRule="auto"/>
      </w:pPr>
      <w:r>
        <w:separator/>
      </w:r>
    </w:p>
  </w:endnote>
  <w:endnote w:type="continuationSeparator" w:id="0">
    <w:p w14:paraId="2F2C83E1" w14:textId="77777777" w:rsidR="006657ED" w:rsidRDefault="006657E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657ED" w:rsidRPr="004F5301" w14:paraId="77B138BD" w14:textId="77777777" w:rsidTr="004F5301">
      <w:tc>
        <w:tcPr>
          <w:tcW w:w="810" w:type="dxa"/>
        </w:tcPr>
        <w:p w14:paraId="73279D8E"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1D43C2F" w14:textId="77777777" w:rsidR="006657ED" w:rsidRPr="004F5301" w:rsidRDefault="006657ED" w:rsidP="004F5301">
              <w:pPr>
                <w:tabs>
                  <w:tab w:val="center" w:pos="4153"/>
                  <w:tab w:val="right" w:pos="8306"/>
                </w:tabs>
                <w:spacing w:before="0" w:after="0" w:line="240" w:lineRule="auto"/>
                <w:rPr>
                  <w:rFonts w:ascii="David" w:hAnsi="David"/>
                  <w:color w:val="00B0F0"/>
                  <w:sz w:val="20"/>
                  <w:szCs w:val="20"/>
                  <w:rtl/>
                </w:rPr>
              </w:pPr>
              <w:ins w:id="13" w:author="Avi Cohen" w:date="2022-06-26T14:03:00Z">
                <w:r>
                  <w:rPr>
                    <w:rFonts w:ascii="David" w:hAnsi="David"/>
                    <w:color w:val="00B0F0"/>
                    <w:sz w:val="20"/>
                    <w:szCs w:val="20"/>
                    <w:rtl/>
                  </w:rPr>
                  <w:t xml:space="preserve">אגמי הכרמל </w:t>
                </w:r>
              </w:ins>
            </w:p>
          </w:tc>
        </w:sdtContent>
      </w:sdt>
      <w:tc>
        <w:tcPr>
          <w:tcW w:w="2810" w:type="dxa"/>
        </w:tcPr>
        <w:p w14:paraId="5615AA9E"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בידוד תרמי</w:t>
              </w:r>
            </w:sdtContent>
          </w:sdt>
        </w:p>
      </w:tc>
      <w:tc>
        <w:tcPr>
          <w:tcW w:w="233" w:type="dxa"/>
        </w:tcPr>
        <w:p w14:paraId="183F5D8C" w14:textId="77777777" w:rsidR="006657ED" w:rsidRPr="004F5301" w:rsidRDefault="006657ED" w:rsidP="004F5301">
          <w:pPr>
            <w:tabs>
              <w:tab w:val="center" w:pos="4153"/>
              <w:tab w:val="right" w:pos="8306"/>
            </w:tabs>
            <w:spacing w:before="0" w:after="0" w:line="240" w:lineRule="auto"/>
            <w:rPr>
              <w:rFonts w:ascii="David" w:hAnsi="David"/>
              <w:sz w:val="16"/>
              <w:szCs w:val="16"/>
              <w:rtl/>
            </w:rPr>
          </w:pPr>
        </w:p>
      </w:tc>
      <w:tc>
        <w:tcPr>
          <w:tcW w:w="1044" w:type="dxa"/>
        </w:tcPr>
        <w:p w14:paraId="51F477C9"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sz w:val="20"/>
              <w:szCs w:val="20"/>
              <w:rtl/>
            </w:rPr>
            <w:t>מס' חוזה</w:t>
          </w:r>
          <w:r w:rsidRPr="004F5301">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2AA42F24"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Pr>
                  <w:rFonts w:ascii="David" w:hAnsi="David" w:hint="cs"/>
                  <w:sz w:val="20"/>
                  <w:szCs w:val="20"/>
                </w:rPr>
                <w:t>CONT-5-692</w:t>
              </w:r>
            </w:p>
          </w:tc>
        </w:sdtContent>
      </w:sdt>
    </w:tr>
    <w:tr w:rsidR="006657ED" w:rsidRPr="004F5301" w14:paraId="22FCEEC2" w14:textId="77777777" w:rsidTr="004F5301">
      <w:tc>
        <w:tcPr>
          <w:tcW w:w="810" w:type="dxa"/>
        </w:tcPr>
        <w:p w14:paraId="64DAA17F"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32726246" w14:textId="77777777" w:rsidR="006657ED" w:rsidRPr="004F5301" w:rsidRDefault="006657ED"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657ED" w:rsidRPr="004F5301" w14:paraId="3DC82F68" w14:textId="77777777" w:rsidTr="00281DD8">
            <w:trPr>
              <w:trHeight w:val="201"/>
            </w:trPr>
            <w:tc>
              <w:tcPr>
                <w:tcW w:w="926" w:type="dxa"/>
              </w:tcPr>
              <w:p w14:paraId="6930E8CD"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45FE45B" w14:textId="77777777" w:rsidR="006657ED" w:rsidRPr="004F5301" w:rsidRDefault="006657ED" w:rsidP="004F5301">
                    <w:pPr>
                      <w:tabs>
                        <w:tab w:val="center" w:pos="4153"/>
                        <w:tab w:val="right" w:pos="8306"/>
                      </w:tabs>
                      <w:spacing w:before="0" w:after="0" w:line="240" w:lineRule="auto"/>
                      <w:ind w:left="1" w:hanging="1"/>
                      <w:rPr>
                        <w:rFonts w:ascii="David" w:hAnsi="David"/>
                        <w:color w:val="00B0F0"/>
                        <w:sz w:val="20"/>
                        <w:szCs w:val="20"/>
                        <w:rtl/>
                      </w:rPr>
                    </w:pPr>
                    <w:r w:rsidRPr="004F5301">
                      <w:rPr>
                        <w:rFonts w:ascii="David" w:hAnsi="David"/>
                        <w:color w:val="00B0F0"/>
                        <w:sz w:val="20"/>
                        <w:szCs w:val="20"/>
                        <w:rtl/>
                      </w:rPr>
                      <w:t>[גרסת חוזה]</w:t>
                    </w:r>
                  </w:p>
                </w:tc>
              </w:sdtContent>
            </w:sdt>
          </w:tr>
        </w:tbl>
        <w:p w14:paraId="43CF7309"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233" w:type="dxa"/>
        </w:tcPr>
        <w:p w14:paraId="087CFA56"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044" w:type="dxa"/>
        </w:tcPr>
        <w:p w14:paraId="3D9C7575"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סטטוס:</w:t>
          </w:r>
        </w:p>
      </w:tc>
      <w:tc>
        <w:tcPr>
          <w:tcW w:w="1763" w:type="dxa"/>
        </w:tcPr>
        <w:p w14:paraId="3652D688" w14:textId="77777777" w:rsidR="006657ED" w:rsidRPr="004F5301" w:rsidRDefault="006657ED" w:rsidP="004F530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4F5301">
                <w:rPr>
                  <w:rFonts w:ascii="David" w:hAnsi="David"/>
                  <w:color w:val="00B0F0"/>
                  <w:sz w:val="20"/>
                  <w:szCs w:val="20"/>
                  <w:rtl/>
                </w:rPr>
                <w:t>[סטטוס חוזה]</w:t>
              </w:r>
            </w:sdtContent>
          </w:sdt>
        </w:p>
      </w:tc>
    </w:tr>
    <w:tr w:rsidR="006657ED" w:rsidRPr="004F5301" w14:paraId="73887F56" w14:textId="77777777" w:rsidTr="004F5301">
      <w:trPr>
        <w:trHeight w:val="80"/>
      </w:trPr>
      <w:tc>
        <w:tcPr>
          <w:tcW w:w="810" w:type="dxa"/>
        </w:tcPr>
        <w:p w14:paraId="5C6049AA"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646" w:type="dxa"/>
        </w:tcPr>
        <w:p w14:paraId="74F6D9A5" w14:textId="77777777" w:rsidR="006657ED" w:rsidRPr="004F5301" w:rsidRDefault="006657ED" w:rsidP="004F5301">
          <w:pPr>
            <w:tabs>
              <w:tab w:val="center" w:pos="4153"/>
              <w:tab w:val="right" w:pos="8306"/>
            </w:tabs>
            <w:spacing w:before="0" w:after="0" w:line="240" w:lineRule="auto"/>
            <w:rPr>
              <w:rFonts w:ascii="David" w:hAnsi="David"/>
              <w:color w:val="00B0F0"/>
              <w:sz w:val="20"/>
              <w:szCs w:val="20"/>
              <w:rtl/>
            </w:rPr>
          </w:pPr>
        </w:p>
      </w:tc>
      <w:tc>
        <w:tcPr>
          <w:tcW w:w="2810" w:type="dxa"/>
        </w:tcPr>
        <w:p w14:paraId="3D087572"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233" w:type="dxa"/>
        </w:tcPr>
        <w:p w14:paraId="088E5C7A"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044" w:type="dxa"/>
        </w:tcPr>
        <w:p w14:paraId="587E616D"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c>
        <w:tcPr>
          <w:tcW w:w="1763" w:type="dxa"/>
        </w:tcPr>
        <w:p w14:paraId="036C79C7" w14:textId="77777777" w:rsidR="006657ED" w:rsidRPr="004F5301" w:rsidRDefault="006657ED" w:rsidP="004F5301">
          <w:pPr>
            <w:tabs>
              <w:tab w:val="center" w:pos="4153"/>
              <w:tab w:val="right" w:pos="8306"/>
            </w:tabs>
            <w:spacing w:before="0" w:after="0" w:line="240" w:lineRule="auto"/>
            <w:rPr>
              <w:rFonts w:ascii="David" w:hAnsi="David"/>
              <w:sz w:val="20"/>
              <w:szCs w:val="20"/>
              <w:rtl/>
            </w:rPr>
          </w:pPr>
        </w:p>
      </w:tc>
    </w:tr>
  </w:tbl>
  <w:p w14:paraId="568A0159" w14:textId="77777777" w:rsidR="006657ED" w:rsidRPr="004F5301" w:rsidRDefault="006657ED" w:rsidP="004F5301">
    <w:pPr>
      <w:spacing w:before="0" w:beforeAutospacing="0" w:after="0" w:afterAutospacing="0" w:line="240" w:lineRule="auto"/>
      <w:rPr>
        <w:rFonts w:ascii="Arial" w:hAnsi="Arial" w:cs="Arial"/>
        <w:sz w:val="16"/>
        <w:szCs w:val="16"/>
        <w:rtl/>
      </w:rPr>
    </w:pPr>
    <w:r w:rsidRPr="004F5301">
      <w:rPr>
        <w:rFonts w:ascii="Arial" w:hAnsi="Arial" w:cs="Arial" w:hint="cs"/>
        <w:sz w:val="16"/>
        <w:szCs w:val="16"/>
        <w:rtl/>
      </w:rPr>
      <w:t xml:space="preserve">   </w:t>
    </w:r>
    <w:r w:rsidRPr="004F5301">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7ACD22" w14:textId="77777777" w:rsidR="006657ED" w:rsidRDefault="006657ED" w:rsidP="00AF234B">
      <w:pPr>
        <w:spacing w:before="0" w:after="0" w:line="240" w:lineRule="auto"/>
      </w:pPr>
      <w:r>
        <w:separator/>
      </w:r>
    </w:p>
  </w:footnote>
  <w:footnote w:type="continuationSeparator" w:id="0">
    <w:p w14:paraId="44F80990" w14:textId="77777777" w:rsidR="006657ED" w:rsidRDefault="006657E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Content>
      <w:p w14:paraId="06C7D841" w14:textId="77777777" w:rsidR="006657ED" w:rsidRDefault="006657ED">
        <w:pPr>
          <w:pStyle w:val="Header"/>
          <w:jc w:val="center"/>
        </w:pPr>
        <w:r>
          <w:fldChar w:fldCharType="begin"/>
        </w:r>
        <w:r>
          <w:instrText xml:space="preserve"> PAGE   \* MERGEFORMAT </w:instrText>
        </w:r>
        <w:r>
          <w:fldChar w:fldCharType="separate"/>
        </w:r>
        <w:r w:rsidR="000F356A">
          <w:rPr>
            <w:noProof/>
            <w:rtl/>
          </w:rPr>
          <w:t>23</w:t>
        </w:r>
        <w:r>
          <w:rPr>
            <w:noProof/>
          </w:rPr>
          <w:fldChar w:fldCharType="end"/>
        </w:r>
      </w:p>
    </w:sdtContent>
  </w:sdt>
  <w:p w14:paraId="3BBFE74B" w14:textId="77777777" w:rsidR="006657ED" w:rsidRDefault="006657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6652C8FC"/>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2DD3"/>
    <w:rsid w:val="000F356A"/>
    <w:rsid w:val="00134C85"/>
    <w:rsid w:val="001A0C3C"/>
    <w:rsid w:val="001A69D5"/>
    <w:rsid w:val="00214ACF"/>
    <w:rsid w:val="00281DD8"/>
    <w:rsid w:val="002F5E59"/>
    <w:rsid w:val="00313095"/>
    <w:rsid w:val="00324C6A"/>
    <w:rsid w:val="00340044"/>
    <w:rsid w:val="003D0A38"/>
    <w:rsid w:val="00425D8A"/>
    <w:rsid w:val="00435A20"/>
    <w:rsid w:val="004F1866"/>
    <w:rsid w:val="004F5301"/>
    <w:rsid w:val="00552E11"/>
    <w:rsid w:val="00661EBB"/>
    <w:rsid w:val="006657ED"/>
    <w:rsid w:val="006D439F"/>
    <w:rsid w:val="00716AAE"/>
    <w:rsid w:val="0072103C"/>
    <w:rsid w:val="008906F9"/>
    <w:rsid w:val="008C64C6"/>
    <w:rsid w:val="00942177"/>
    <w:rsid w:val="00AD75B3"/>
    <w:rsid w:val="00AE4BC9"/>
    <w:rsid w:val="00AF234B"/>
    <w:rsid w:val="00BC4D93"/>
    <w:rsid w:val="00BE17B4"/>
    <w:rsid w:val="00C53C16"/>
    <w:rsid w:val="00CC5BEC"/>
    <w:rsid w:val="00CF0537"/>
    <w:rsid w:val="00D24A47"/>
    <w:rsid w:val="00DF245C"/>
    <w:rsid w:val="00E679C7"/>
    <w:rsid w:val="00EC37B6"/>
    <w:rsid w:val="00EE49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6E8AF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16AAE"/>
  </w:style>
  <w:style w:type="table" w:customStyle="1" w:styleId="11">
    <w:name w:val="רשת טבלה1"/>
    <w:basedOn w:val="TableNormal"/>
    <w:next w:val="TableGrid"/>
    <w:rsid w:val="00D24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C4D9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EB7DF3F2554187BDC37604313F9F83"/>
        <w:category>
          <w:name w:val="כללי"/>
          <w:gallery w:val="placeholder"/>
        </w:category>
        <w:types>
          <w:type w:val="bbPlcHdr"/>
        </w:types>
        <w:behaviors>
          <w:behavior w:val="content"/>
        </w:behaviors>
        <w:guid w:val="{66FB7BD2-6DC5-4298-A6B7-88A6C17DC3BA}"/>
      </w:docPartPr>
      <w:docPartBody>
        <w:p w:rsidR="00757B09" w:rsidRDefault="00757B09" w:rsidP="00757B09">
          <w:pPr>
            <w:pStyle w:val="23EB7DF3F2554187BDC37604313F9F83"/>
          </w:pPr>
          <w:r w:rsidRPr="00F11BAF">
            <w:rPr>
              <w:rStyle w:val="PlaceholderText"/>
              <w:rtl/>
            </w:rPr>
            <w:t>[שם הפרויקט]</w:t>
          </w:r>
        </w:p>
      </w:docPartBody>
    </w:docPart>
    <w:docPart>
      <w:docPartPr>
        <w:name w:val="AD101C980AAB482BA839A9ABC6F325F8"/>
        <w:category>
          <w:name w:val="כללי"/>
          <w:gallery w:val="placeholder"/>
        </w:category>
        <w:types>
          <w:type w:val="bbPlcHdr"/>
        </w:types>
        <w:behaviors>
          <w:behavior w:val="content"/>
        </w:behaviors>
        <w:guid w:val="{7C057C2E-9FF4-4859-A164-5D5BA47A4940}"/>
      </w:docPartPr>
      <w:docPartBody>
        <w:p w:rsidR="00757B09" w:rsidRDefault="00757B09" w:rsidP="00757B09">
          <w:pPr>
            <w:pStyle w:val="AD101C980AAB482BA839A9ABC6F325F8"/>
          </w:pPr>
          <w:r w:rsidRPr="00F11BAF">
            <w:rPr>
              <w:rStyle w:val="PlaceholderText"/>
              <w:rtl/>
            </w:rPr>
            <w:t>[שם אתר]</w:t>
          </w:r>
        </w:p>
      </w:docPartBody>
    </w:docPart>
    <w:docPart>
      <w:docPartPr>
        <w:name w:val="B081BDD7115D4AE5977318424B00687F"/>
        <w:category>
          <w:name w:val="כללי"/>
          <w:gallery w:val="placeholder"/>
        </w:category>
        <w:types>
          <w:type w:val="bbPlcHdr"/>
        </w:types>
        <w:behaviors>
          <w:behavior w:val="content"/>
        </w:behaviors>
        <w:guid w:val="{3B961CD5-D70F-4E12-B133-CDA270F108FF}"/>
      </w:docPartPr>
      <w:docPartBody>
        <w:p w:rsidR="00757B09" w:rsidRDefault="00757B09" w:rsidP="00757B09">
          <w:pPr>
            <w:pStyle w:val="B081BDD7115D4AE5977318424B00687F"/>
          </w:pPr>
          <w:r w:rsidRPr="003059F5">
            <w:rPr>
              <w:rStyle w:val="PlaceholderText"/>
              <w:rtl/>
            </w:rPr>
            <w:t>[תאריך חתימת חוזה]</w:t>
          </w:r>
        </w:p>
      </w:docPartBody>
    </w:docPart>
    <w:docPart>
      <w:docPartPr>
        <w:name w:val="81A0A38850274E599DAE13FBF92A4D6C"/>
        <w:category>
          <w:name w:val="כללי"/>
          <w:gallery w:val="placeholder"/>
        </w:category>
        <w:types>
          <w:type w:val="bbPlcHdr"/>
        </w:types>
        <w:behaviors>
          <w:behavior w:val="content"/>
        </w:behaviors>
        <w:guid w:val="{77F52EE9-DEDC-4343-8DBF-E863F18493EF}"/>
      </w:docPartPr>
      <w:docPartBody>
        <w:p w:rsidR="00757B09" w:rsidRDefault="00757B09" w:rsidP="00757B09">
          <w:pPr>
            <w:pStyle w:val="81A0A38850274E599DAE13FBF92A4D6C"/>
          </w:pPr>
          <w:r w:rsidRPr="002F1998">
            <w:rPr>
              <w:rStyle w:val="PlaceholderText"/>
              <w:rtl/>
            </w:rPr>
            <w:t>[צד א בחוזה]</w:t>
          </w:r>
        </w:p>
      </w:docPartBody>
    </w:docPart>
    <w:docPart>
      <w:docPartPr>
        <w:name w:val="01DF1121844849ED97ABCA0295A3D880"/>
        <w:category>
          <w:name w:val="כללי"/>
          <w:gallery w:val="placeholder"/>
        </w:category>
        <w:types>
          <w:type w:val="bbPlcHdr"/>
        </w:types>
        <w:behaviors>
          <w:behavior w:val="content"/>
        </w:behaviors>
        <w:guid w:val="{17EA4A6E-5717-493C-9856-268474BAA427}"/>
      </w:docPartPr>
      <w:docPartBody>
        <w:p w:rsidR="00757B09" w:rsidRDefault="00757B09" w:rsidP="00757B09">
          <w:pPr>
            <w:pStyle w:val="01DF1121844849ED97ABCA0295A3D880"/>
          </w:pPr>
          <w:r w:rsidRPr="00EA1993">
            <w:rPr>
              <w:rStyle w:val="PlaceholderText"/>
              <w:rtl/>
            </w:rPr>
            <w:t>[צדדים נוספים]</w:t>
          </w:r>
        </w:p>
      </w:docPartBody>
    </w:docPart>
    <w:docPart>
      <w:docPartPr>
        <w:name w:val="B8B9EB8BC59C48EF9AAFE32865F92A04"/>
        <w:category>
          <w:name w:val="כללי"/>
          <w:gallery w:val="placeholder"/>
        </w:category>
        <w:types>
          <w:type w:val="bbPlcHdr"/>
        </w:types>
        <w:behaviors>
          <w:behavior w:val="content"/>
        </w:behaviors>
        <w:guid w:val="{5FE19FA6-8207-4751-8442-38F605AB456C}"/>
      </w:docPartPr>
      <w:docPartBody>
        <w:p w:rsidR="00757B09" w:rsidRDefault="00757B09" w:rsidP="00757B09">
          <w:pPr>
            <w:pStyle w:val="B8B9EB8BC59C48EF9AAFE32865F92A04"/>
          </w:pPr>
          <w:r w:rsidRPr="003059F5">
            <w:rPr>
              <w:rStyle w:val="PlaceholderText"/>
              <w:rtl/>
            </w:rPr>
            <w:t>[רשות מקומית]</w:t>
          </w:r>
        </w:p>
      </w:docPartBody>
    </w:docPart>
    <w:docPart>
      <w:docPartPr>
        <w:name w:val="E7382F3BA9B44D36BDE4305FD90EF853"/>
        <w:category>
          <w:name w:val="כללי"/>
          <w:gallery w:val="placeholder"/>
        </w:category>
        <w:types>
          <w:type w:val="bbPlcHdr"/>
        </w:types>
        <w:behaviors>
          <w:behavior w:val="content"/>
        </w:behaviors>
        <w:guid w:val="{6EC6E6ED-7B55-475E-8015-A5D8756BEDBD}"/>
      </w:docPartPr>
      <w:docPartBody>
        <w:p w:rsidR="00757B09" w:rsidRDefault="00757B09" w:rsidP="00757B09">
          <w:pPr>
            <w:pStyle w:val="E7382F3BA9B44D36BDE4305FD90EF853"/>
          </w:pPr>
          <w:r w:rsidRPr="003059F5">
            <w:rPr>
              <w:rStyle w:val="PlaceholderText"/>
              <w:rtl/>
            </w:rPr>
            <w:t>[שם אתר]</w:t>
          </w:r>
        </w:p>
      </w:docPartBody>
    </w:docPart>
    <w:docPart>
      <w:docPartPr>
        <w:name w:val="F7BD5B5347DB41E482EE6641FC2B71CC"/>
        <w:category>
          <w:name w:val="כללי"/>
          <w:gallery w:val="placeholder"/>
        </w:category>
        <w:types>
          <w:type w:val="bbPlcHdr"/>
        </w:types>
        <w:behaviors>
          <w:behavior w:val="content"/>
        </w:behaviors>
        <w:guid w:val="{5DA60441-7F24-4848-B7CF-6ED5B555F200}"/>
      </w:docPartPr>
      <w:docPartBody>
        <w:p w:rsidR="00757B09" w:rsidRDefault="00757B09" w:rsidP="00757B09">
          <w:pPr>
            <w:pStyle w:val="F7BD5B5347DB41E482EE6641FC2B71CC"/>
          </w:pPr>
          <w:r w:rsidRPr="003059F5">
            <w:rPr>
              <w:rStyle w:val="PlaceholderText"/>
              <w:rtl/>
            </w:rPr>
            <w:t>[שם הפרויקט]</w:t>
          </w:r>
        </w:p>
      </w:docPartBody>
    </w:docPart>
    <w:docPart>
      <w:docPartPr>
        <w:name w:val="13E4265769EF4E96802C6D71A2B5E7DF"/>
        <w:category>
          <w:name w:val="כללי"/>
          <w:gallery w:val="placeholder"/>
        </w:category>
        <w:types>
          <w:type w:val="bbPlcHdr"/>
        </w:types>
        <w:behaviors>
          <w:behavior w:val="content"/>
        </w:behaviors>
        <w:guid w:val="{7D840AE5-D4F4-4C00-93D0-D1F64113B26A}"/>
      </w:docPartPr>
      <w:docPartBody>
        <w:p w:rsidR="00757B09" w:rsidRDefault="00757B09" w:rsidP="00757B09">
          <w:pPr>
            <w:pStyle w:val="13E4265769EF4E96802C6D71A2B5E7DF"/>
          </w:pPr>
          <w:r w:rsidRPr="003059F5">
            <w:rPr>
              <w:rStyle w:val="PlaceholderText"/>
              <w:rtl/>
            </w:rPr>
            <w:t>[שדה נוסף 2]</w:t>
          </w:r>
        </w:p>
      </w:docPartBody>
    </w:docPart>
    <w:docPart>
      <w:docPartPr>
        <w:name w:val="0CBAA10E27C942ACA011C0C339CFC469"/>
        <w:category>
          <w:name w:val="כללי"/>
          <w:gallery w:val="placeholder"/>
        </w:category>
        <w:types>
          <w:type w:val="bbPlcHdr"/>
        </w:types>
        <w:behaviors>
          <w:behavior w:val="content"/>
        </w:behaviors>
        <w:guid w:val="{8202DD02-BF08-4792-AAF3-DC830A0488FB}"/>
      </w:docPartPr>
      <w:docPartBody>
        <w:p w:rsidR="00757B09" w:rsidRDefault="00757B09" w:rsidP="00757B09">
          <w:pPr>
            <w:pStyle w:val="0CBAA10E27C942ACA011C0C339CFC469"/>
          </w:pPr>
          <w:r w:rsidRPr="003059F5">
            <w:rPr>
              <w:rStyle w:val="PlaceholderText"/>
              <w:rtl/>
            </w:rPr>
            <w:t>[שדה נוסף 1]</w:t>
          </w:r>
        </w:p>
      </w:docPartBody>
    </w:docPart>
    <w:docPart>
      <w:docPartPr>
        <w:name w:val="DBEFE26237CA4FCEB297A5456727EA44"/>
        <w:category>
          <w:name w:val="כללי"/>
          <w:gallery w:val="placeholder"/>
        </w:category>
        <w:types>
          <w:type w:val="bbPlcHdr"/>
        </w:types>
        <w:behaviors>
          <w:behavior w:val="content"/>
        </w:behaviors>
        <w:guid w:val="{5F553588-B60B-42B7-B468-D2FA8E43AB1C}"/>
      </w:docPartPr>
      <w:docPartBody>
        <w:p w:rsidR="00757B09" w:rsidRDefault="00757B09" w:rsidP="00757B09">
          <w:pPr>
            <w:pStyle w:val="DBEFE26237CA4FCEB297A5456727EA44"/>
          </w:pPr>
          <w:r w:rsidRPr="003059F5">
            <w:rPr>
              <w:rStyle w:val="PlaceholderText"/>
              <w:rtl/>
            </w:rPr>
            <w:t>[רשות מקומית]</w:t>
          </w:r>
        </w:p>
      </w:docPartBody>
    </w:docPart>
    <w:docPart>
      <w:docPartPr>
        <w:name w:val="8AD1206F331F412B8A9343B4C803B022"/>
        <w:category>
          <w:name w:val="כללי"/>
          <w:gallery w:val="placeholder"/>
        </w:category>
        <w:types>
          <w:type w:val="bbPlcHdr"/>
        </w:types>
        <w:behaviors>
          <w:behavior w:val="content"/>
        </w:behaviors>
        <w:guid w:val="{CF4ED1A1-C830-43AD-8186-C0C45E9B2574}"/>
      </w:docPartPr>
      <w:docPartBody>
        <w:p w:rsidR="00757B09" w:rsidRDefault="00757B09" w:rsidP="00757B09">
          <w:pPr>
            <w:pStyle w:val="8AD1206F331F412B8A9343B4C803B022"/>
          </w:pPr>
          <w:r w:rsidRPr="003059F5">
            <w:rPr>
              <w:rStyle w:val="PlaceholderText"/>
              <w:rtl/>
            </w:rPr>
            <w:t>[שדה נוסף 3]</w:t>
          </w:r>
        </w:p>
      </w:docPartBody>
    </w:docPart>
    <w:docPart>
      <w:docPartPr>
        <w:name w:val="5E51F00390AC4866B0B4618884259141"/>
        <w:category>
          <w:name w:val="כללי"/>
          <w:gallery w:val="placeholder"/>
        </w:category>
        <w:types>
          <w:type w:val="bbPlcHdr"/>
        </w:types>
        <w:behaviors>
          <w:behavior w:val="content"/>
        </w:behaviors>
        <w:guid w:val="{BBCEFAEB-B3A0-412A-912C-2E534ED1D04A}"/>
      </w:docPartPr>
      <w:docPartBody>
        <w:p w:rsidR="00757B09" w:rsidRDefault="00757B09" w:rsidP="00757B09">
          <w:pPr>
            <w:pStyle w:val="5E51F00390AC4866B0B4618884259141"/>
          </w:pPr>
          <w:r w:rsidRPr="003059F5">
            <w:rPr>
              <w:rStyle w:val="PlaceholderText"/>
              <w:rtl/>
            </w:rPr>
            <w:t>[שדה נוסף 4]</w:t>
          </w:r>
        </w:p>
      </w:docPartBody>
    </w:docPart>
    <w:docPart>
      <w:docPartPr>
        <w:name w:val="7A024743F62D45938448AE45A5A98FE9"/>
        <w:category>
          <w:name w:val="כללי"/>
          <w:gallery w:val="placeholder"/>
        </w:category>
        <w:types>
          <w:type w:val="bbPlcHdr"/>
        </w:types>
        <w:behaviors>
          <w:behavior w:val="content"/>
        </w:behaviors>
        <w:guid w:val="{9BA92369-FD30-4410-8717-C3C2206F5772}"/>
      </w:docPartPr>
      <w:docPartBody>
        <w:p w:rsidR="00757B09" w:rsidRDefault="00757B09" w:rsidP="00757B09">
          <w:pPr>
            <w:pStyle w:val="7A024743F62D45938448AE45A5A98FE9"/>
          </w:pPr>
          <w:r w:rsidRPr="003059F5">
            <w:rPr>
              <w:rStyle w:val="PlaceholderText"/>
              <w:rtl/>
            </w:rPr>
            <w:t>[שדה נוסף 5]</w:t>
          </w:r>
        </w:p>
      </w:docPartBody>
    </w:docPart>
    <w:docPart>
      <w:docPartPr>
        <w:name w:val="90C787F554634AF7AA8A11ABD3486DB4"/>
        <w:category>
          <w:name w:val="כללי"/>
          <w:gallery w:val="placeholder"/>
        </w:category>
        <w:types>
          <w:type w:val="bbPlcHdr"/>
        </w:types>
        <w:behaviors>
          <w:behavior w:val="content"/>
        </w:behaviors>
        <w:guid w:val="{A208E285-1E43-47AD-A34C-C3F8754694D3}"/>
      </w:docPartPr>
      <w:docPartBody>
        <w:p w:rsidR="00757B09" w:rsidRDefault="00757B09" w:rsidP="00757B09">
          <w:pPr>
            <w:pStyle w:val="90C787F554634AF7AA8A11ABD3486DB4"/>
          </w:pPr>
          <w:r w:rsidRPr="003059F5">
            <w:rPr>
              <w:rStyle w:val="PlaceholderText"/>
              <w:rtl/>
            </w:rPr>
            <w:t>[שדה נוסף 6]</w:t>
          </w:r>
        </w:p>
      </w:docPartBody>
    </w:docPart>
    <w:docPart>
      <w:docPartPr>
        <w:name w:val="5116B85AA3A742E093C2ECFCAF78D87F"/>
        <w:category>
          <w:name w:val="כללי"/>
          <w:gallery w:val="placeholder"/>
        </w:category>
        <w:types>
          <w:type w:val="bbPlcHdr"/>
        </w:types>
        <w:behaviors>
          <w:behavior w:val="content"/>
        </w:behaviors>
        <w:guid w:val="{62DEC950-2088-468B-AC71-BBAE1F68EC28}"/>
      </w:docPartPr>
      <w:docPartBody>
        <w:p w:rsidR="00757B09" w:rsidRDefault="00757B09" w:rsidP="00757B09">
          <w:pPr>
            <w:pStyle w:val="5116B85AA3A742E093C2ECFCAF78D87F"/>
          </w:pPr>
          <w:r w:rsidRPr="003059F5">
            <w:rPr>
              <w:rStyle w:val="PlaceholderText"/>
              <w:rtl/>
            </w:rPr>
            <w:t>[אחוז השתתפות צד א]</w:t>
          </w:r>
        </w:p>
      </w:docPartBody>
    </w:docPart>
    <w:docPart>
      <w:docPartPr>
        <w:name w:val="A213B1DB7D584DB881B732F0DA0382B0"/>
        <w:category>
          <w:name w:val="כללי"/>
          <w:gallery w:val="placeholder"/>
        </w:category>
        <w:types>
          <w:type w:val="bbPlcHdr"/>
        </w:types>
        <w:behaviors>
          <w:behavior w:val="content"/>
        </w:behaviors>
        <w:guid w:val="{EB51D5E6-82FD-4730-9B8E-44092D987279}"/>
      </w:docPartPr>
      <w:docPartBody>
        <w:p w:rsidR="00480505" w:rsidRDefault="00757B09" w:rsidP="00757B09">
          <w:pPr>
            <w:pStyle w:val="A213B1DB7D584DB881B732F0DA0382B0"/>
          </w:pPr>
          <w:r w:rsidRPr="00064388">
            <w:rPr>
              <w:rStyle w:val="PlaceholderText"/>
              <w:rtl/>
            </w:rPr>
            <w:t>[סוג מדד כותרת]</w:t>
          </w:r>
        </w:p>
      </w:docPartBody>
    </w:docPart>
    <w:docPart>
      <w:docPartPr>
        <w:name w:val="7F080F1CD6A649CEA28085F3BA05A661"/>
        <w:category>
          <w:name w:val="כללי"/>
          <w:gallery w:val="placeholder"/>
        </w:category>
        <w:types>
          <w:type w:val="bbPlcHdr"/>
        </w:types>
        <w:behaviors>
          <w:behavior w:val="content"/>
        </w:behaviors>
        <w:guid w:val="{4CE727BE-DE0C-41EE-BD28-A43D9471C2A8}"/>
      </w:docPartPr>
      <w:docPartBody>
        <w:p w:rsidR="00480505" w:rsidRDefault="00757B09" w:rsidP="00757B09">
          <w:pPr>
            <w:pStyle w:val="7F080F1CD6A649CEA28085F3BA05A661"/>
          </w:pPr>
          <w:r w:rsidRPr="00033B28">
            <w:rPr>
              <w:rStyle w:val="PlaceholderText"/>
              <w:rtl/>
            </w:rPr>
            <w:t>[מדד בגין/ידוע - כותרת]</w:t>
          </w:r>
        </w:p>
      </w:docPartBody>
    </w:docPart>
    <w:docPart>
      <w:docPartPr>
        <w:name w:val="2DAE70BC0F424913A9F95EF13E37C0EF"/>
        <w:category>
          <w:name w:val="כללי"/>
          <w:gallery w:val="placeholder"/>
        </w:category>
        <w:types>
          <w:type w:val="bbPlcHdr"/>
        </w:types>
        <w:behaviors>
          <w:behavior w:val="content"/>
        </w:behaviors>
        <w:guid w:val="{DC0E76BB-968D-472D-AAD9-585C7AA34E55}"/>
      </w:docPartPr>
      <w:docPartBody>
        <w:p w:rsidR="00480505" w:rsidRDefault="00757B09" w:rsidP="00757B09">
          <w:pPr>
            <w:pStyle w:val="2DAE70BC0F424913A9F95EF13E37C0EF"/>
          </w:pPr>
          <w:r w:rsidRPr="003059F5">
            <w:rPr>
              <w:rStyle w:val="PlaceholderText"/>
              <w:rtl/>
            </w:rPr>
            <w:t>[מדד בסיס]</w:t>
          </w:r>
        </w:p>
      </w:docPartBody>
    </w:docPart>
    <w:docPart>
      <w:docPartPr>
        <w:name w:val="5AE739196C28467D92CB3D066962AA88"/>
        <w:category>
          <w:name w:val="כללי"/>
          <w:gallery w:val="placeholder"/>
        </w:category>
        <w:types>
          <w:type w:val="bbPlcHdr"/>
        </w:types>
        <w:behaviors>
          <w:behavior w:val="content"/>
        </w:behaviors>
        <w:guid w:val="{44FD3415-E492-4580-8422-F6040F9272CF}"/>
      </w:docPartPr>
      <w:docPartBody>
        <w:p w:rsidR="00480505" w:rsidRDefault="00757B09" w:rsidP="00757B09">
          <w:pPr>
            <w:pStyle w:val="5AE739196C28467D92CB3D066962AA88"/>
          </w:pPr>
          <w:r w:rsidRPr="003059F5">
            <w:rPr>
              <w:rStyle w:val="PlaceholderText"/>
              <w:rtl/>
            </w:rPr>
            <w:t>[נקודות מדד]</w:t>
          </w:r>
        </w:p>
      </w:docPartBody>
    </w:docPart>
    <w:docPart>
      <w:docPartPr>
        <w:name w:val="2BA0FC1B99D94F5BBA35F7505156ABD5"/>
        <w:category>
          <w:name w:val="כללי"/>
          <w:gallery w:val="placeholder"/>
        </w:category>
        <w:types>
          <w:type w:val="bbPlcHdr"/>
        </w:types>
        <w:behaviors>
          <w:behavior w:val="content"/>
        </w:behaviors>
        <w:guid w:val="{582F7225-5B7F-4A70-BF48-B0F8D9D7C7B8}"/>
      </w:docPartPr>
      <w:docPartBody>
        <w:p w:rsidR="00480505" w:rsidRDefault="00757B09" w:rsidP="00757B09">
          <w:pPr>
            <w:pStyle w:val="2BA0FC1B99D94F5BBA35F7505156ABD5"/>
          </w:pPr>
          <w:r w:rsidRPr="003059F5">
            <w:rPr>
              <w:rStyle w:val="PlaceholderText"/>
              <w:rtl/>
            </w:rPr>
            <w:t>[תאריך חתימת חוזה]</w:t>
          </w:r>
        </w:p>
      </w:docPartBody>
    </w:docPart>
    <w:docPart>
      <w:docPartPr>
        <w:name w:val="96F674C6809843EC82C017C4E9AC2C16"/>
        <w:category>
          <w:name w:val="כללי"/>
          <w:gallery w:val="placeholder"/>
        </w:category>
        <w:types>
          <w:type w:val="bbPlcHdr"/>
        </w:types>
        <w:behaviors>
          <w:behavior w:val="content"/>
        </w:behaviors>
        <w:guid w:val="{8079037A-225B-4E1F-A517-15F9DD920E28}"/>
      </w:docPartPr>
      <w:docPartBody>
        <w:p w:rsidR="00480505" w:rsidRDefault="00757B09" w:rsidP="00757B09">
          <w:pPr>
            <w:pStyle w:val="96F674C6809843EC82C017C4E9AC2C16"/>
          </w:pPr>
          <w:r w:rsidRPr="0027244C">
            <w:rPr>
              <w:rStyle w:val="PlaceholderText"/>
              <w:rtl/>
            </w:rPr>
            <w:t>[צד א בחוזה]</w:t>
          </w:r>
        </w:p>
      </w:docPartBody>
    </w:docPart>
    <w:docPart>
      <w:docPartPr>
        <w:name w:val="E8CCA6505DE14F15889E64BD66A8CA65"/>
        <w:category>
          <w:name w:val="כללי"/>
          <w:gallery w:val="placeholder"/>
        </w:category>
        <w:types>
          <w:type w:val="bbPlcHdr"/>
        </w:types>
        <w:behaviors>
          <w:behavior w:val="content"/>
        </w:behaviors>
        <w:guid w:val="{7FE1F388-6E33-46CD-8B19-90E0A39AB5BD}"/>
      </w:docPartPr>
      <w:docPartBody>
        <w:p w:rsidR="00480505" w:rsidRDefault="00757B09" w:rsidP="00757B09">
          <w:pPr>
            <w:pStyle w:val="E8CCA6505DE14F15889E64BD66A8CA65"/>
          </w:pPr>
          <w:r w:rsidRPr="003059F5">
            <w:rPr>
              <w:rStyle w:val="PlaceholderText"/>
              <w:rtl/>
            </w:rPr>
            <w:t>[שם ספק]</w:t>
          </w:r>
        </w:p>
      </w:docPartBody>
    </w:docPart>
    <w:docPart>
      <w:docPartPr>
        <w:name w:val="AD319A36EDBD49DC8ECF303D5733BB88"/>
        <w:category>
          <w:name w:val="כללי"/>
          <w:gallery w:val="placeholder"/>
        </w:category>
        <w:types>
          <w:type w:val="bbPlcHdr"/>
        </w:types>
        <w:behaviors>
          <w:behavior w:val="content"/>
        </w:behaviors>
        <w:guid w:val="{FD7EE585-6C77-4D84-95C7-E4BCE59A941E}"/>
      </w:docPartPr>
      <w:docPartBody>
        <w:p w:rsidR="00480505" w:rsidRDefault="00757B09" w:rsidP="00757B09">
          <w:pPr>
            <w:pStyle w:val="AD319A36EDBD49DC8ECF303D5733BB88"/>
          </w:pPr>
          <w:r w:rsidRPr="003059F5">
            <w:rPr>
              <w:rStyle w:val="PlaceholderText"/>
              <w:rtl/>
            </w:rPr>
            <w:t>[שם ספק]</w:t>
          </w:r>
        </w:p>
      </w:docPartBody>
    </w:docPart>
    <w:docPart>
      <w:docPartPr>
        <w:name w:val="5F6CF4DD72AB438A9B0597E90ED3746D"/>
        <w:category>
          <w:name w:val="כללי"/>
          <w:gallery w:val="placeholder"/>
        </w:category>
        <w:types>
          <w:type w:val="bbPlcHdr"/>
        </w:types>
        <w:behaviors>
          <w:behavior w:val="content"/>
        </w:behaviors>
        <w:guid w:val="{4A54A48C-6D3C-4C74-8298-30D284ED13C0}"/>
      </w:docPartPr>
      <w:docPartBody>
        <w:p w:rsidR="00480505" w:rsidRDefault="00757B09" w:rsidP="00757B09">
          <w:pPr>
            <w:pStyle w:val="5F6CF4DD72AB438A9B0597E90ED3746D"/>
          </w:pPr>
          <w:r w:rsidRPr="003059F5">
            <w:rPr>
              <w:rStyle w:val="PlaceholderText"/>
              <w:rtl/>
            </w:rPr>
            <w:t>[שם ספק]</w:t>
          </w:r>
        </w:p>
      </w:docPartBody>
    </w:docPart>
    <w:docPart>
      <w:docPartPr>
        <w:name w:val="FFECD7E67B884A97B9A1E1E2FDF9A377"/>
        <w:category>
          <w:name w:val="כללי"/>
          <w:gallery w:val="placeholder"/>
        </w:category>
        <w:types>
          <w:type w:val="bbPlcHdr"/>
        </w:types>
        <w:behaviors>
          <w:behavior w:val="content"/>
        </w:behaviors>
        <w:guid w:val="{ACBF47CC-C3C6-407C-91DD-501D664F31B3}"/>
      </w:docPartPr>
      <w:docPartBody>
        <w:p w:rsidR="00480505" w:rsidRDefault="00757B09" w:rsidP="00757B09">
          <w:pPr>
            <w:pStyle w:val="FFECD7E67B884A97B9A1E1E2FDF9A377"/>
          </w:pPr>
          <w:r w:rsidRPr="003059F5">
            <w:rPr>
              <w:rStyle w:val="PlaceholderText"/>
              <w:rtl/>
            </w:rPr>
            <w:t>[שם ספק]</w:t>
          </w:r>
        </w:p>
      </w:docPartBody>
    </w:docPart>
    <w:docPart>
      <w:docPartPr>
        <w:name w:val="377DA007F2664599908A11F66A4A9BCB"/>
        <w:category>
          <w:name w:val="כללי"/>
          <w:gallery w:val="placeholder"/>
        </w:category>
        <w:types>
          <w:type w:val="bbPlcHdr"/>
        </w:types>
        <w:behaviors>
          <w:behavior w:val="content"/>
        </w:behaviors>
        <w:guid w:val="{2E02398F-AE49-4D2C-AA59-31E8EB547B71}"/>
      </w:docPartPr>
      <w:docPartBody>
        <w:p w:rsidR="00480505" w:rsidRDefault="00757B09" w:rsidP="00757B09">
          <w:pPr>
            <w:pStyle w:val="377DA007F2664599908A11F66A4A9BCB"/>
          </w:pPr>
          <w:r w:rsidRPr="003059F5">
            <w:rPr>
              <w:rStyle w:val="PlaceholderText"/>
              <w:rtl/>
            </w:rPr>
            <w:t>[תבנית חוזה]</w:t>
          </w:r>
        </w:p>
      </w:docPartBody>
    </w:docPart>
    <w:docPart>
      <w:docPartPr>
        <w:name w:val="F1D9FA12D37A42FDACAE57F876506E14"/>
        <w:category>
          <w:name w:val="כללי"/>
          <w:gallery w:val="placeholder"/>
        </w:category>
        <w:types>
          <w:type w:val="bbPlcHdr"/>
        </w:types>
        <w:behaviors>
          <w:behavior w:val="content"/>
        </w:behaviors>
        <w:guid w:val="{3ED7BF84-D639-480F-A502-C9BC20CCC566}"/>
      </w:docPartPr>
      <w:docPartBody>
        <w:p w:rsidR="00480505" w:rsidRDefault="00757B09" w:rsidP="00757B09">
          <w:pPr>
            <w:pStyle w:val="F1D9FA12D37A42FDACAE57F876506E14"/>
          </w:pPr>
          <w:r w:rsidRPr="009D00D7">
            <w:rPr>
              <w:rStyle w:val="PlaceholderText"/>
              <w:rtl/>
            </w:rPr>
            <w:t>[שם הפרויקט]</w:t>
          </w:r>
        </w:p>
      </w:docPartBody>
    </w:docPart>
    <w:docPart>
      <w:docPartPr>
        <w:name w:val="4EAC8D97BB5A4E73BE96B968C8ACC608"/>
        <w:category>
          <w:name w:val="כללי"/>
          <w:gallery w:val="placeholder"/>
        </w:category>
        <w:types>
          <w:type w:val="bbPlcHdr"/>
        </w:types>
        <w:behaviors>
          <w:behavior w:val="content"/>
        </w:behaviors>
        <w:guid w:val="{41DD4DE4-7154-484F-BC82-AF9898F5DAE6}"/>
      </w:docPartPr>
      <w:docPartBody>
        <w:p w:rsidR="00480505" w:rsidRDefault="00757B09" w:rsidP="00757B09">
          <w:pPr>
            <w:pStyle w:val="4EAC8D97BB5A4E73BE96B968C8ACC608"/>
          </w:pPr>
          <w:r w:rsidRPr="003059F5">
            <w:rPr>
              <w:rStyle w:val="PlaceholderText"/>
              <w:rtl/>
            </w:rPr>
            <w:t>[שם ספק]</w:t>
          </w:r>
        </w:p>
      </w:docPartBody>
    </w:docPart>
    <w:docPart>
      <w:docPartPr>
        <w:name w:val="F590D393A8D240D78FB6873DF857B1C0"/>
        <w:category>
          <w:name w:val="כללי"/>
          <w:gallery w:val="placeholder"/>
        </w:category>
        <w:types>
          <w:type w:val="bbPlcHdr"/>
        </w:types>
        <w:behaviors>
          <w:behavior w:val="content"/>
        </w:behaviors>
        <w:guid w:val="{3351FCE3-E18C-4A64-AB02-A419CCB641D5}"/>
      </w:docPartPr>
      <w:docPartBody>
        <w:p w:rsidR="00480505" w:rsidRDefault="00757B09" w:rsidP="00757B09">
          <w:pPr>
            <w:pStyle w:val="F590D393A8D240D78FB6873DF857B1C0"/>
          </w:pPr>
          <w:r w:rsidRPr="003059F5">
            <w:rPr>
              <w:rStyle w:val="PlaceholderText"/>
              <w:rtl/>
            </w:rPr>
            <w:t>[שם ספק]</w:t>
          </w:r>
        </w:p>
      </w:docPartBody>
    </w:docPart>
    <w:docPart>
      <w:docPartPr>
        <w:name w:val="F0FDB6F0C5A649C2B94B43FD5F36634D"/>
        <w:category>
          <w:name w:val="כללי"/>
          <w:gallery w:val="placeholder"/>
        </w:category>
        <w:types>
          <w:type w:val="bbPlcHdr"/>
        </w:types>
        <w:behaviors>
          <w:behavior w:val="content"/>
        </w:behaviors>
        <w:guid w:val="{57C40A62-2DA4-4B4A-B1B9-C54BEAC97516}"/>
      </w:docPartPr>
      <w:docPartBody>
        <w:p w:rsidR="00480505" w:rsidRDefault="00757B09" w:rsidP="00757B09">
          <w:pPr>
            <w:pStyle w:val="F0FDB6F0C5A649C2B94B43FD5F36634D"/>
          </w:pPr>
          <w:r w:rsidRPr="00C5438E">
            <w:rPr>
              <w:rStyle w:val="PlaceholderText"/>
              <w:rtl/>
            </w:rPr>
            <w:t>[צד א בחוזה]</w:t>
          </w:r>
        </w:p>
      </w:docPartBody>
    </w:docPart>
    <w:docPart>
      <w:docPartPr>
        <w:name w:val="0E3CCF3AC3A241C7B22C5687B80D0EE3"/>
        <w:category>
          <w:name w:val="כללי"/>
          <w:gallery w:val="placeholder"/>
        </w:category>
        <w:types>
          <w:type w:val="bbPlcHdr"/>
        </w:types>
        <w:behaviors>
          <w:behavior w:val="content"/>
        </w:behaviors>
        <w:guid w:val="{2BD40F0B-9CDB-4F57-B3B7-E681BD8D656A}"/>
      </w:docPartPr>
      <w:docPartBody>
        <w:p w:rsidR="00480505" w:rsidRDefault="00757B09" w:rsidP="00757B09">
          <w:pPr>
            <w:pStyle w:val="0E3CCF3AC3A241C7B22C5687B80D0EE3"/>
          </w:pPr>
          <w:r w:rsidRPr="003059F5">
            <w:rPr>
              <w:rStyle w:val="PlaceholderText"/>
              <w:rtl/>
            </w:rPr>
            <w:t>[שם ספק]</w:t>
          </w:r>
        </w:p>
      </w:docPartBody>
    </w:docPart>
    <w:docPart>
      <w:docPartPr>
        <w:name w:val="10F4918203DA464D9AF87323F7B416E8"/>
        <w:category>
          <w:name w:val="כללי"/>
          <w:gallery w:val="placeholder"/>
        </w:category>
        <w:types>
          <w:type w:val="bbPlcHdr"/>
        </w:types>
        <w:behaviors>
          <w:behavior w:val="content"/>
        </w:behaviors>
        <w:guid w:val="{20120B5A-84E3-4A6E-8176-264A4B2FF748}"/>
      </w:docPartPr>
      <w:docPartBody>
        <w:p w:rsidR="00480505" w:rsidRDefault="00757B09" w:rsidP="00757B09">
          <w:pPr>
            <w:pStyle w:val="10F4918203DA464D9AF87323F7B416E8"/>
          </w:pPr>
          <w:r w:rsidRPr="003059F5">
            <w:rPr>
              <w:rStyle w:val="PlaceholderText"/>
              <w:rtl/>
            </w:rPr>
            <w:t>[שם אתר]</w:t>
          </w:r>
        </w:p>
      </w:docPartBody>
    </w:docPart>
    <w:docPart>
      <w:docPartPr>
        <w:name w:val="030527CFB76247FEA736C6AC63D70C8F"/>
        <w:category>
          <w:name w:val="כללי"/>
          <w:gallery w:val="placeholder"/>
        </w:category>
        <w:types>
          <w:type w:val="bbPlcHdr"/>
        </w:types>
        <w:behaviors>
          <w:behavior w:val="content"/>
        </w:behaviors>
        <w:guid w:val="{A3521B59-C773-450E-8A9D-7CE53AD78B37}"/>
      </w:docPartPr>
      <w:docPartBody>
        <w:p w:rsidR="00480505" w:rsidRDefault="00757B09" w:rsidP="00757B09">
          <w:pPr>
            <w:pStyle w:val="030527CFB76247FEA736C6AC63D70C8F"/>
          </w:pPr>
          <w:r w:rsidRPr="003059F5">
            <w:rPr>
              <w:rStyle w:val="PlaceholderText"/>
              <w:rtl/>
            </w:rPr>
            <w:t>[תיאור עבודה]</w:t>
          </w:r>
        </w:p>
      </w:docPartBody>
    </w:docPart>
    <w:docPart>
      <w:docPartPr>
        <w:name w:val="5CC5C2EC62884B19AE6A58C51611E372"/>
        <w:category>
          <w:name w:val="כללי"/>
          <w:gallery w:val="placeholder"/>
        </w:category>
        <w:types>
          <w:type w:val="bbPlcHdr"/>
        </w:types>
        <w:behaviors>
          <w:behavior w:val="content"/>
        </w:behaviors>
        <w:guid w:val="{05AAB5E1-47FE-4AD9-8BD8-9385298ED913}"/>
      </w:docPartPr>
      <w:docPartBody>
        <w:p w:rsidR="00480505" w:rsidRDefault="00757B09" w:rsidP="00757B09">
          <w:pPr>
            <w:pStyle w:val="5CC5C2EC62884B19AE6A58C51611E372"/>
          </w:pPr>
          <w:r w:rsidRPr="00C5438E">
            <w:rPr>
              <w:rStyle w:val="PlaceholderText"/>
              <w:rtl/>
            </w:rPr>
            <w:t>[צד א בחוזה]</w:t>
          </w:r>
        </w:p>
      </w:docPartBody>
    </w:docPart>
    <w:docPart>
      <w:docPartPr>
        <w:name w:val="7EFC1707FCD84637B57A8317968045CB"/>
        <w:category>
          <w:name w:val="כללי"/>
          <w:gallery w:val="placeholder"/>
        </w:category>
        <w:types>
          <w:type w:val="bbPlcHdr"/>
        </w:types>
        <w:behaviors>
          <w:behavior w:val="content"/>
        </w:behaviors>
        <w:guid w:val="{4309702C-08DD-4DF3-8ED5-CE8ADE43614E}"/>
      </w:docPartPr>
      <w:docPartBody>
        <w:p w:rsidR="00480505" w:rsidRDefault="00757B09" w:rsidP="00757B09">
          <w:pPr>
            <w:pStyle w:val="7EFC1707FCD84637B57A8317968045CB"/>
          </w:pPr>
          <w:r w:rsidRPr="003059F5">
            <w:rPr>
              <w:rStyle w:val="PlaceholderText"/>
              <w:rtl/>
            </w:rPr>
            <w:t>[שם אתר]</w:t>
          </w:r>
        </w:p>
      </w:docPartBody>
    </w:docPart>
    <w:docPart>
      <w:docPartPr>
        <w:name w:val="14F94C468B2F458DBD66B210F7091EAC"/>
        <w:category>
          <w:name w:val="כללי"/>
          <w:gallery w:val="placeholder"/>
        </w:category>
        <w:types>
          <w:type w:val="bbPlcHdr"/>
        </w:types>
        <w:behaviors>
          <w:behavior w:val="content"/>
        </w:behaviors>
        <w:guid w:val="{E2F39B3C-2D22-4D58-8C69-098BA8F4C121}"/>
      </w:docPartPr>
      <w:docPartBody>
        <w:p w:rsidR="00480505" w:rsidRDefault="00757B09" w:rsidP="00757B09">
          <w:pPr>
            <w:pStyle w:val="14F94C468B2F458DBD66B210F7091EAC"/>
          </w:pPr>
          <w:r w:rsidRPr="003059F5">
            <w:rPr>
              <w:rStyle w:val="PlaceholderText"/>
              <w:rtl/>
            </w:rPr>
            <w:t>[תאריך חתימת חוזה]</w:t>
          </w:r>
        </w:p>
      </w:docPartBody>
    </w:docPart>
    <w:docPart>
      <w:docPartPr>
        <w:name w:val="E5ADE60BF2344A8DBF5AC456E543B2A0"/>
        <w:category>
          <w:name w:val="כללי"/>
          <w:gallery w:val="placeholder"/>
        </w:category>
        <w:types>
          <w:type w:val="bbPlcHdr"/>
        </w:types>
        <w:behaviors>
          <w:behavior w:val="content"/>
        </w:behaviors>
        <w:guid w:val="{A4BDCCD1-25AD-457F-B117-BFA7A23E3675}"/>
      </w:docPartPr>
      <w:docPartBody>
        <w:p w:rsidR="009A378C" w:rsidRDefault="00C80B56">
          <w:r w:rsidRPr="008E7222">
            <w:rPr>
              <w:rStyle w:val="PlaceholderText"/>
              <w:rtl/>
            </w:rPr>
            <w:t>[שם צד א]</w:t>
          </w:r>
        </w:p>
      </w:docPartBody>
    </w:docPart>
    <w:docPart>
      <w:docPartPr>
        <w:name w:val="812CAC6CC3D74A998AAF9555B79BF131"/>
        <w:category>
          <w:name w:val="כללי"/>
          <w:gallery w:val="placeholder"/>
        </w:category>
        <w:types>
          <w:type w:val="bbPlcHdr"/>
        </w:types>
        <w:behaviors>
          <w:behavior w:val="content"/>
        </w:behaviors>
        <w:guid w:val="{88374568-1B8C-4C2D-AE6E-C90C11F90787}"/>
      </w:docPartPr>
      <w:docPartBody>
        <w:p w:rsidR="009A378C" w:rsidRDefault="00C80B56">
          <w:r w:rsidRPr="008E7222">
            <w:rPr>
              <w:rStyle w:val="PlaceholderText"/>
              <w:rtl/>
            </w:rPr>
            <w:t>[שם ספק]</w:t>
          </w:r>
        </w:p>
      </w:docPartBody>
    </w:docPart>
    <w:docPart>
      <w:docPartPr>
        <w:name w:val="528362241E5048B1B9891C652FD572E3"/>
        <w:category>
          <w:name w:val="כללי"/>
          <w:gallery w:val="placeholder"/>
        </w:category>
        <w:types>
          <w:type w:val="bbPlcHdr"/>
        </w:types>
        <w:behaviors>
          <w:behavior w:val="content"/>
        </w:behaviors>
        <w:guid w:val="{094F4766-404F-412D-A140-13868282CB3D}"/>
      </w:docPartPr>
      <w:docPartBody>
        <w:p w:rsidR="009A378C" w:rsidRDefault="00C80B56" w:rsidP="00C80B56">
          <w:pPr>
            <w:pStyle w:val="528362241E5048B1B9891C652FD572E3"/>
          </w:pPr>
          <w:r w:rsidRPr="003059F5">
            <w:rPr>
              <w:rStyle w:val="PlaceholderText"/>
              <w:rtl/>
            </w:rPr>
            <w:t>[שם ספק]</w:t>
          </w:r>
        </w:p>
      </w:docPartBody>
    </w:docPart>
    <w:docPart>
      <w:docPartPr>
        <w:name w:val="877089C599D144F1AB82FA25F40908CC"/>
        <w:category>
          <w:name w:val="כללי"/>
          <w:gallery w:val="placeholder"/>
        </w:category>
        <w:types>
          <w:type w:val="bbPlcHdr"/>
        </w:types>
        <w:behaviors>
          <w:behavior w:val="content"/>
        </w:behaviors>
        <w:guid w:val="{048D90F4-60F4-438F-8104-E76641EECA10}"/>
      </w:docPartPr>
      <w:docPartBody>
        <w:p w:rsidR="009A378C" w:rsidRDefault="00C80B56" w:rsidP="00C80B56">
          <w:pPr>
            <w:pStyle w:val="877089C599D144F1AB82FA25F40908CC"/>
          </w:pPr>
          <w:r w:rsidRPr="003059F5">
            <w:rPr>
              <w:rStyle w:val="PlaceholderText"/>
              <w:rtl/>
            </w:rPr>
            <w:t>[שם ספק]</w:t>
          </w:r>
        </w:p>
      </w:docPartBody>
    </w:docPart>
    <w:docPart>
      <w:docPartPr>
        <w:name w:val="4682B24E726C40B5AD3676FE2A526260"/>
        <w:category>
          <w:name w:val="כללי"/>
          <w:gallery w:val="placeholder"/>
        </w:category>
        <w:types>
          <w:type w:val="bbPlcHdr"/>
        </w:types>
        <w:behaviors>
          <w:behavior w:val="content"/>
        </w:behaviors>
        <w:guid w:val="{05395AD8-C846-4125-BCFE-402C017DD6D0}"/>
      </w:docPartPr>
      <w:docPartBody>
        <w:p w:rsidR="009A378C" w:rsidRDefault="00C80B56" w:rsidP="00C80B56">
          <w:pPr>
            <w:pStyle w:val="4682B24E726C40B5AD3676FE2A526260"/>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E3523"/>
    <w:rsid w:val="00480505"/>
    <w:rsid w:val="005031D3"/>
    <w:rsid w:val="0055114D"/>
    <w:rsid w:val="006865A5"/>
    <w:rsid w:val="00757B09"/>
    <w:rsid w:val="0089632E"/>
    <w:rsid w:val="009A378C"/>
    <w:rsid w:val="009F5F51"/>
    <w:rsid w:val="00C80B56"/>
    <w:rsid w:val="00E00AC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378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23EB7DF3F2554187BDC37604313F9F83">
    <w:name w:val="23EB7DF3F2554187BDC37604313F9F83"/>
    <w:rsid w:val="00757B09"/>
    <w:pPr>
      <w:bidi/>
    </w:pPr>
  </w:style>
  <w:style w:type="paragraph" w:customStyle="1" w:styleId="AD101C980AAB482BA839A9ABC6F325F8">
    <w:name w:val="AD101C980AAB482BA839A9ABC6F325F8"/>
    <w:rsid w:val="00757B09"/>
    <w:pPr>
      <w:bidi/>
    </w:pPr>
  </w:style>
  <w:style w:type="paragraph" w:customStyle="1" w:styleId="B081BDD7115D4AE5977318424B00687F">
    <w:name w:val="B081BDD7115D4AE5977318424B00687F"/>
    <w:rsid w:val="00757B09"/>
    <w:pPr>
      <w:bidi/>
    </w:pPr>
  </w:style>
  <w:style w:type="paragraph" w:customStyle="1" w:styleId="81A0A38850274E599DAE13FBF92A4D6C">
    <w:name w:val="81A0A38850274E599DAE13FBF92A4D6C"/>
    <w:rsid w:val="00757B09"/>
    <w:pPr>
      <w:bidi/>
    </w:pPr>
  </w:style>
  <w:style w:type="paragraph" w:customStyle="1" w:styleId="01DF1121844849ED97ABCA0295A3D880">
    <w:name w:val="01DF1121844849ED97ABCA0295A3D880"/>
    <w:rsid w:val="00757B09"/>
    <w:pPr>
      <w:bidi/>
    </w:pPr>
  </w:style>
  <w:style w:type="paragraph" w:customStyle="1" w:styleId="9293F0C757B146588D4E7520B8D5F60E">
    <w:name w:val="9293F0C757B146588D4E7520B8D5F60E"/>
    <w:rsid w:val="00757B09"/>
    <w:pPr>
      <w:bidi/>
    </w:pPr>
  </w:style>
  <w:style w:type="paragraph" w:customStyle="1" w:styleId="0613916ED1C643AE980ED184D1F8D668">
    <w:name w:val="0613916ED1C643AE980ED184D1F8D668"/>
    <w:rsid w:val="00757B09"/>
    <w:pPr>
      <w:bidi/>
    </w:pPr>
  </w:style>
  <w:style w:type="paragraph" w:customStyle="1" w:styleId="B8B9EB8BC59C48EF9AAFE32865F92A04">
    <w:name w:val="B8B9EB8BC59C48EF9AAFE32865F92A04"/>
    <w:rsid w:val="00757B09"/>
    <w:pPr>
      <w:bidi/>
    </w:pPr>
  </w:style>
  <w:style w:type="paragraph" w:customStyle="1" w:styleId="E7382F3BA9B44D36BDE4305FD90EF853">
    <w:name w:val="E7382F3BA9B44D36BDE4305FD90EF853"/>
    <w:rsid w:val="00757B09"/>
    <w:pPr>
      <w:bidi/>
    </w:pPr>
  </w:style>
  <w:style w:type="paragraph" w:customStyle="1" w:styleId="F7BD5B5347DB41E482EE6641FC2B71CC">
    <w:name w:val="F7BD5B5347DB41E482EE6641FC2B71CC"/>
    <w:rsid w:val="00757B09"/>
    <w:pPr>
      <w:bidi/>
    </w:pPr>
  </w:style>
  <w:style w:type="paragraph" w:customStyle="1" w:styleId="13E4265769EF4E96802C6D71A2B5E7DF">
    <w:name w:val="13E4265769EF4E96802C6D71A2B5E7DF"/>
    <w:rsid w:val="00757B09"/>
    <w:pPr>
      <w:bidi/>
    </w:pPr>
  </w:style>
  <w:style w:type="paragraph" w:customStyle="1" w:styleId="0CBAA10E27C942ACA011C0C339CFC469">
    <w:name w:val="0CBAA10E27C942ACA011C0C339CFC469"/>
    <w:rsid w:val="00757B09"/>
    <w:pPr>
      <w:bidi/>
    </w:pPr>
  </w:style>
  <w:style w:type="paragraph" w:customStyle="1" w:styleId="DBEFE26237CA4FCEB297A5456727EA44">
    <w:name w:val="DBEFE26237CA4FCEB297A5456727EA44"/>
    <w:rsid w:val="00757B09"/>
    <w:pPr>
      <w:bidi/>
    </w:pPr>
  </w:style>
  <w:style w:type="paragraph" w:customStyle="1" w:styleId="8AD1206F331F412B8A9343B4C803B022">
    <w:name w:val="8AD1206F331F412B8A9343B4C803B022"/>
    <w:rsid w:val="00757B09"/>
    <w:pPr>
      <w:bidi/>
    </w:pPr>
  </w:style>
  <w:style w:type="paragraph" w:customStyle="1" w:styleId="5E51F00390AC4866B0B4618884259141">
    <w:name w:val="5E51F00390AC4866B0B4618884259141"/>
    <w:rsid w:val="00757B09"/>
    <w:pPr>
      <w:bidi/>
    </w:pPr>
  </w:style>
  <w:style w:type="paragraph" w:customStyle="1" w:styleId="7A024743F62D45938448AE45A5A98FE9">
    <w:name w:val="7A024743F62D45938448AE45A5A98FE9"/>
    <w:rsid w:val="00757B09"/>
    <w:pPr>
      <w:bidi/>
    </w:pPr>
  </w:style>
  <w:style w:type="paragraph" w:customStyle="1" w:styleId="90C787F554634AF7AA8A11ABD3486DB4">
    <w:name w:val="90C787F554634AF7AA8A11ABD3486DB4"/>
    <w:rsid w:val="00757B09"/>
    <w:pPr>
      <w:bidi/>
    </w:pPr>
  </w:style>
  <w:style w:type="paragraph" w:customStyle="1" w:styleId="5116B85AA3A742E093C2ECFCAF78D87F">
    <w:name w:val="5116B85AA3A742E093C2ECFCAF78D87F"/>
    <w:rsid w:val="00757B09"/>
    <w:pPr>
      <w:bidi/>
    </w:pPr>
  </w:style>
  <w:style w:type="paragraph" w:customStyle="1" w:styleId="48BB4E3C6ADE4ABB872D291A1570EA16">
    <w:name w:val="48BB4E3C6ADE4ABB872D291A1570EA16"/>
    <w:rsid w:val="00757B09"/>
    <w:pPr>
      <w:bidi/>
    </w:pPr>
  </w:style>
  <w:style w:type="paragraph" w:customStyle="1" w:styleId="FBFB6E20207D4825A2EEE73F792F0615">
    <w:name w:val="FBFB6E20207D4825A2EEE73F792F0615"/>
    <w:rsid w:val="00757B09"/>
    <w:pPr>
      <w:bidi/>
    </w:pPr>
  </w:style>
  <w:style w:type="paragraph" w:customStyle="1" w:styleId="12C049393F7B49B5AE0637EA8920C188">
    <w:name w:val="12C049393F7B49B5AE0637EA8920C188"/>
    <w:rsid w:val="00757B09"/>
    <w:pPr>
      <w:bidi/>
    </w:pPr>
  </w:style>
  <w:style w:type="paragraph" w:customStyle="1" w:styleId="17C384F011A648E78A8F335EB5C05970">
    <w:name w:val="17C384F011A648E78A8F335EB5C05970"/>
    <w:rsid w:val="00757B09"/>
    <w:pPr>
      <w:bidi/>
    </w:pPr>
  </w:style>
  <w:style w:type="paragraph" w:customStyle="1" w:styleId="A213B1DB7D584DB881B732F0DA0382B0">
    <w:name w:val="A213B1DB7D584DB881B732F0DA0382B0"/>
    <w:rsid w:val="00757B09"/>
    <w:pPr>
      <w:bidi/>
    </w:pPr>
  </w:style>
  <w:style w:type="paragraph" w:customStyle="1" w:styleId="7F080F1CD6A649CEA28085F3BA05A661">
    <w:name w:val="7F080F1CD6A649CEA28085F3BA05A661"/>
    <w:rsid w:val="00757B09"/>
    <w:pPr>
      <w:bidi/>
    </w:pPr>
  </w:style>
  <w:style w:type="paragraph" w:customStyle="1" w:styleId="2DAE70BC0F424913A9F95EF13E37C0EF">
    <w:name w:val="2DAE70BC0F424913A9F95EF13E37C0EF"/>
    <w:rsid w:val="00757B09"/>
    <w:pPr>
      <w:bidi/>
    </w:pPr>
  </w:style>
  <w:style w:type="paragraph" w:customStyle="1" w:styleId="5AE739196C28467D92CB3D066962AA88">
    <w:name w:val="5AE739196C28467D92CB3D066962AA88"/>
    <w:rsid w:val="00757B09"/>
    <w:pPr>
      <w:bidi/>
    </w:pPr>
  </w:style>
  <w:style w:type="paragraph" w:customStyle="1" w:styleId="2BA0FC1B99D94F5BBA35F7505156ABD5">
    <w:name w:val="2BA0FC1B99D94F5BBA35F7505156ABD5"/>
    <w:rsid w:val="00757B09"/>
    <w:pPr>
      <w:bidi/>
    </w:pPr>
  </w:style>
  <w:style w:type="paragraph" w:customStyle="1" w:styleId="96F674C6809843EC82C017C4E9AC2C16">
    <w:name w:val="96F674C6809843EC82C017C4E9AC2C16"/>
    <w:rsid w:val="00757B09"/>
    <w:pPr>
      <w:bidi/>
    </w:pPr>
  </w:style>
  <w:style w:type="paragraph" w:customStyle="1" w:styleId="E8CCA6505DE14F15889E64BD66A8CA65">
    <w:name w:val="E8CCA6505DE14F15889E64BD66A8CA65"/>
    <w:rsid w:val="00757B09"/>
    <w:pPr>
      <w:bidi/>
    </w:pPr>
  </w:style>
  <w:style w:type="paragraph" w:customStyle="1" w:styleId="AD319A36EDBD49DC8ECF303D5733BB88">
    <w:name w:val="AD319A36EDBD49DC8ECF303D5733BB88"/>
    <w:rsid w:val="00757B09"/>
    <w:pPr>
      <w:bidi/>
    </w:pPr>
  </w:style>
  <w:style w:type="paragraph" w:customStyle="1" w:styleId="5F6CF4DD72AB438A9B0597E90ED3746D">
    <w:name w:val="5F6CF4DD72AB438A9B0597E90ED3746D"/>
    <w:rsid w:val="00757B09"/>
    <w:pPr>
      <w:bidi/>
    </w:pPr>
  </w:style>
  <w:style w:type="paragraph" w:customStyle="1" w:styleId="FFECD7E67B884A97B9A1E1E2FDF9A377">
    <w:name w:val="FFECD7E67B884A97B9A1E1E2FDF9A377"/>
    <w:rsid w:val="00757B09"/>
    <w:pPr>
      <w:bidi/>
    </w:pPr>
  </w:style>
  <w:style w:type="paragraph" w:customStyle="1" w:styleId="377DA007F2664599908A11F66A4A9BCB">
    <w:name w:val="377DA007F2664599908A11F66A4A9BCB"/>
    <w:rsid w:val="00757B09"/>
    <w:pPr>
      <w:bidi/>
    </w:pPr>
  </w:style>
  <w:style w:type="paragraph" w:customStyle="1" w:styleId="F1D9FA12D37A42FDACAE57F876506E14">
    <w:name w:val="F1D9FA12D37A42FDACAE57F876506E14"/>
    <w:rsid w:val="00757B09"/>
    <w:pPr>
      <w:bidi/>
    </w:pPr>
  </w:style>
  <w:style w:type="paragraph" w:customStyle="1" w:styleId="4EAC8D97BB5A4E73BE96B968C8ACC608">
    <w:name w:val="4EAC8D97BB5A4E73BE96B968C8ACC608"/>
    <w:rsid w:val="00757B09"/>
    <w:pPr>
      <w:bidi/>
    </w:pPr>
  </w:style>
  <w:style w:type="paragraph" w:customStyle="1" w:styleId="F590D393A8D240D78FB6873DF857B1C0">
    <w:name w:val="F590D393A8D240D78FB6873DF857B1C0"/>
    <w:rsid w:val="00757B09"/>
    <w:pPr>
      <w:bidi/>
    </w:pPr>
  </w:style>
  <w:style w:type="paragraph" w:customStyle="1" w:styleId="DBDAD9E74AAC40C1A03C3DB237E2B5FB">
    <w:name w:val="DBDAD9E74AAC40C1A03C3DB237E2B5FB"/>
    <w:rsid w:val="00757B09"/>
    <w:pPr>
      <w:bidi/>
    </w:pPr>
  </w:style>
  <w:style w:type="paragraph" w:customStyle="1" w:styleId="74D298467D9B41AB93B93957F6F171C6">
    <w:name w:val="74D298467D9B41AB93B93957F6F171C6"/>
    <w:rsid w:val="00757B09"/>
    <w:pPr>
      <w:bidi/>
    </w:pPr>
  </w:style>
  <w:style w:type="paragraph" w:customStyle="1" w:styleId="0A9C12B5F6E045C0871CF27747D8C884">
    <w:name w:val="0A9C12B5F6E045C0871CF27747D8C884"/>
    <w:rsid w:val="00757B09"/>
    <w:pPr>
      <w:bidi/>
    </w:pPr>
  </w:style>
  <w:style w:type="paragraph" w:customStyle="1" w:styleId="09AFE838137147D78FFAD026145E963E">
    <w:name w:val="09AFE838137147D78FFAD026145E963E"/>
    <w:rsid w:val="00757B09"/>
    <w:pPr>
      <w:bidi/>
    </w:pPr>
  </w:style>
  <w:style w:type="paragraph" w:customStyle="1" w:styleId="BEDDCE156E6E4CBC8F07E0AC820ED2DA">
    <w:name w:val="BEDDCE156E6E4CBC8F07E0AC820ED2DA"/>
    <w:rsid w:val="00757B09"/>
    <w:pPr>
      <w:bidi/>
    </w:pPr>
  </w:style>
  <w:style w:type="paragraph" w:customStyle="1" w:styleId="F0FDB6F0C5A649C2B94B43FD5F36634D">
    <w:name w:val="F0FDB6F0C5A649C2B94B43FD5F36634D"/>
    <w:rsid w:val="00757B09"/>
    <w:pPr>
      <w:bidi/>
    </w:pPr>
  </w:style>
  <w:style w:type="paragraph" w:customStyle="1" w:styleId="0E3CCF3AC3A241C7B22C5687B80D0EE3">
    <w:name w:val="0E3CCF3AC3A241C7B22C5687B80D0EE3"/>
    <w:rsid w:val="00757B09"/>
    <w:pPr>
      <w:bidi/>
    </w:pPr>
  </w:style>
  <w:style w:type="paragraph" w:customStyle="1" w:styleId="10F4918203DA464D9AF87323F7B416E8">
    <w:name w:val="10F4918203DA464D9AF87323F7B416E8"/>
    <w:rsid w:val="00757B09"/>
    <w:pPr>
      <w:bidi/>
    </w:pPr>
  </w:style>
  <w:style w:type="paragraph" w:customStyle="1" w:styleId="030527CFB76247FEA736C6AC63D70C8F">
    <w:name w:val="030527CFB76247FEA736C6AC63D70C8F"/>
    <w:rsid w:val="00757B09"/>
    <w:pPr>
      <w:bidi/>
    </w:pPr>
  </w:style>
  <w:style w:type="paragraph" w:customStyle="1" w:styleId="4B928CFBAD3244BF80203F2BF64B4B82">
    <w:name w:val="4B928CFBAD3244BF80203F2BF64B4B82"/>
    <w:rsid w:val="00757B09"/>
    <w:pPr>
      <w:bidi/>
    </w:pPr>
  </w:style>
  <w:style w:type="paragraph" w:customStyle="1" w:styleId="5CC5C2EC62884B19AE6A58C51611E372">
    <w:name w:val="5CC5C2EC62884B19AE6A58C51611E372"/>
    <w:rsid w:val="00757B09"/>
    <w:pPr>
      <w:bidi/>
    </w:pPr>
  </w:style>
  <w:style w:type="paragraph" w:customStyle="1" w:styleId="7EFC1707FCD84637B57A8317968045CB">
    <w:name w:val="7EFC1707FCD84637B57A8317968045CB"/>
    <w:rsid w:val="00757B09"/>
    <w:pPr>
      <w:bidi/>
    </w:pPr>
  </w:style>
  <w:style w:type="paragraph" w:customStyle="1" w:styleId="14F94C468B2F458DBD66B210F7091EAC">
    <w:name w:val="14F94C468B2F458DBD66B210F7091EAC"/>
    <w:rsid w:val="00757B09"/>
    <w:pPr>
      <w:bidi/>
    </w:pPr>
  </w:style>
  <w:style w:type="paragraph" w:customStyle="1" w:styleId="AB324EACC0184D728817298D13A4FB51">
    <w:name w:val="AB324EACC0184D728817298D13A4FB51"/>
    <w:rsid w:val="00757B09"/>
    <w:pPr>
      <w:bidi/>
    </w:pPr>
  </w:style>
  <w:style w:type="paragraph" w:customStyle="1" w:styleId="528362241E5048B1B9891C652FD572E3">
    <w:name w:val="528362241E5048B1B9891C652FD572E3"/>
    <w:rsid w:val="00C80B56"/>
    <w:pPr>
      <w:bidi/>
    </w:pPr>
  </w:style>
  <w:style w:type="paragraph" w:customStyle="1" w:styleId="520DD741C7964340B7C8CD10A791F794">
    <w:name w:val="520DD741C7964340B7C8CD10A791F794"/>
    <w:rsid w:val="00C80B56"/>
    <w:pPr>
      <w:bidi/>
    </w:pPr>
  </w:style>
  <w:style w:type="paragraph" w:customStyle="1" w:styleId="877089C599D144F1AB82FA25F40908CC">
    <w:name w:val="877089C599D144F1AB82FA25F40908CC"/>
    <w:rsid w:val="00C80B56"/>
    <w:pPr>
      <w:bidi/>
    </w:pPr>
  </w:style>
  <w:style w:type="paragraph" w:customStyle="1" w:styleId="4682B24E726C40B5AD3676FE2A526260">
    <w:name w:val="4682B24E726C40B5AD3676FE2A526260"/>
    <w:rsid w:val="00C80B56"/>
    <w:pPr>
      <w:bidi/>
    </w:pPr>
  </w:style>
  <w:style w:type="paragraph" w:customStyle="1" w:styleId="95F2286DA6014BD1AA398262057ED67C">
    <w:name w:val="95F2286DA6014BD1AA398262057ED67C"/>
    <w:rsid w:val="009A378C"/>
    <w:pPr>
      <w:bidi/>
    </w:pPr>
  </w:style>
  <w:style w:type="paragraph" w:customStyle="1" w:styleId="1D62C59C0014425BB4227B76384EF38D">
    <w:name w:val="1D62C59C0014425BB4227B76384EF38D"/>
    <w:rsid w:val="009A378C"/>
    <w:pPr>
      <w:bidi/>
    </w:pPr>
  </w:style>
  <w:style w:type="paragraph" w:customStyle="1" w:styleId="E9C89D66BA9241D595892C1C519D291F">
    <w:name w:val="E9C89D66BA9241D595892C1C519D291F"/>
    <w:rsid w:val="009A378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ADE8DB03-05E2-43AF-BA31-147148A8260A}"/>
</file>

<file path=customXml/itemProps3.xml><?xml version="1.0" encoding="utf-8"?>
<ds:datastoreItem xmlns:ds="http://schemas.openxmlformats.org/officeDocument/2006/customXml" ds:itemID="{3D20E1FF-9303-4666-999B-EA8197A6E2A3}"/>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C417017B-2880-40C0-B93C-50D0C851628E}"/>
</file>

<file path=customXml/itemProps6.xml><?xml version="1.0" encoding="utf-8"?>
<ds:datastoreItem xmlns:ds="http://schemas.openxmlformats.org/officeDocument/2006/customXml" ds:itemID="{7A8764CD-5A90-4A70-A6D6-ADA7B5658586}"/>
</file>

<file path=docProps/app.xml><?xml version="1.0" encoding="utf-8"?>
<Properties xmlns="http://schemas.openxmlformats.org/officeDocument/2006/extended-properties" xmlns:vt="http://schemas.openxmlformats.org/officeDocument/2006/docPropsVTypes">
  <Template>Normal</Template>
  <TotalTime>23</TotalTime>
  <Pages>31</Pages>
  <Words>9325</Words>
  <Characters>46629</Characters>
  <Application>Microsoft Office Word</Application>
  <DocSecurity>0</DocSecurity>
  <Lines>388</Lines>
  <Paragraphs>111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55843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cp:revision>
  <dcterms:created xsi:type="dcterms:W3CDTF">2022-06-26T11:02:00Z</dcterms:created>
  <dcterms:modified xsi:type="dcterms:W3CDTF">2022-06-26T11:25:00Z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68d5775a-d6b9-4474-a86c-301c47352634</vt:lpwstr>
  </property>
</Properties>
</file>