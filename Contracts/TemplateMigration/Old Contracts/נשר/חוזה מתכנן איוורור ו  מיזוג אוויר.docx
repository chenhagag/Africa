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FC3905" w14:textId="77777777" w:rsidR="007D6A6B" w:rsidRPr="00DE7F64"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244DE9"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1CD9600"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E7F64">
        <w:rPr>
          <w:rFonts w:ascii="Times New Roman" w:eastAsia="Times New Roman" w:hAnsi="Times New Roman" w:cs="David"/>
          <w:bCs/>
          <w:i/>
          <w:iCs/>
          <w:noProof/>
          <w:sz w:val="32"/>
          <w:szCs w:val="32"/>
        </w:rPr>
        <w:drawing>
          <wp:inline distT="0" distB="0" distL="0" distR="0" wp14:anchorId="684078A2" wp14:editId="0C60DD8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70033DF"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DD2E2DB"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55B429" w14:textId="77777777" w:rsidR="00461F51" w:rsidRPr="00DE7F64"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ED8978" w14:textId="77777777" w:rsidR="00461F51" w:rsidRPr="00DE7F64"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BFB51B" w14:textId="77777777" w:rsidR="00461F51" w:rsidRPr="00DE7F64"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93B7F6" w14:textId="3BB54BD1" w:rsidR="007D6A6B" w:rsidRPr="00DE7F64" w:rsidRDefault="007D6A6B" w:rsidP="00835FB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7F64">
        <w:rPr>
          <w:rFonts w:ascii="Times New Roman" w:eastAsia="Times New Roman" w:hAnsi="Times New Roman" w:cs="David" w:hint="cs"/>
          <w:bCs/>
          <w:sz w:val="32"/>
          <w:szCs w:val="32"/>
          <w:u w:val="single"/>
          <w:rtl/>
          <w:lang w:eastAsia="he-IL"/>
        </w:rPr>
        <w:t>חוזה מתכנן</w:t>
      </w:r>
      <w:r w:rsidR="00835FB5" w:rsidRPr="00DE7F64">
        <w:rPr>
          <w:rFonts w:ascii="Times New Roman" w:eastAsia="Times New Roman" w:hAnsi="Times New Roman" w:cs="David"/>
          <w:bCs/>
          <w:sz w:val="32"/>
          <w:szCs w:val="32"/>
          <w:u w:val="single"/>
          <w:lang w:eastAsia="he-IL"/>
        </w:rPr>
        <w:t xml:space="preserve"> </w:t>
      </w:r>
      <w:r w:rsidR="00835FB5" w:rsidRPr="00DE7F64">
        <w:rPr>
          <w:rFonts w:ascii="Times New Roman" w:eastAsia="Times New Roman" w:hAnsi="Times New Roman" w:cs="David" w:hint="cs"/>
          <w:bCs/>
          <w:sz w:val="32"/>
          <w:szCs w:val="32"/>
          <w:u w:val="single"/>
          <w:rtl/>
          <w:lang w:eastAsia="he-IL"/>
        </w:rPr>
        <w:t xml:space="preserve">איוורור ו </w:t>
      </w:r>
      <w:r w:rsidRPr="00DE7F64">
        <w:rPr>
          <w:rFonts w:ascii="Times New Roman" w:eastAsia="Times New Roman" w:hAnsi="Times New Roman" w:cs="David" w:hint="cs"/>
          <w:bCs/>
          <w:sz w:val="32"/>
          <w:szCs w:val="32"/>
          <w:u w:val="single"/>
          <w:rtl/>
          <w:lang w:eastAsia="he-IL"/>
        </w:rPr>
        <w:t>מיזוג אוויר</w:t>
      </w:r>
    </w:p>
    <w:p w14:paraId="32050241"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343FB3"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7C5F77"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671CDC"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CB32CF"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691807"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CB7C70"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71C1DB"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26E159"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E9FF7AA" w14:textId="77777777" w:rsidR="00461F51" w:rsidRPr="00DE7F64" w:rsidRDefault="00835FB5"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7F64">
            <w:rPr>
              <w:rFonts w:ascii="Times New Roman" w:eastAsia="Times New Roman" w:hAnsi="Times New Roman" w:cs="David"/>
              <w:bCs/>
              <w:sz w:val="32"/>
              <w:szCs w:val="32"/>
              <w:u w:val="single"/>
              <w:rtl/>
              <w:lang w:eastAsia="he-IL"/>
            </w:rPr>
            <w:t xml:space="preserve">אגמי הכרמל </w:t>
          </w:r>
        </w:p>
      </w:sdtContent>
    </w:sdt>
    <w:p w14:paraId="49ECF08D"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1D5291E" w14:textId="77777777" w:rsidR="00461F51" w:rsidRPr="00DE7F64" w:rsidRDefault="00835FB5"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7F64">
            <w:rPr>
              <w:rFonts w:ascii="Times New Roman" w:eastAsia="Times New Roman" w:hAnsi="Times New Roman" w:cs="David"/>
              <w:bCs/>
              <w:sz w:val="32"/>
              <w:szCs w:val="32"/>
              <w:u w:val="single"/>
              <w:rtl/>
              <w:lang w:eastAsia="he-IL"/>
            </w:rPr>
            <w:t>נשר</w:t>
          </w:r>
        </w:p>
      </w:sdtContent>
    </w:sdt>
    <w:p w14:paraId="099719DA"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C76B48"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6B6DA3"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5A072B"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D1C753"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D898AA"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657F9C"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DD52F3"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3EE7F"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15D25"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7F3A92"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F6BC9E"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AEE179"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0CC456"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D4E7F0"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D2D415"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1EE0B5"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9F2046"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A5F0D4"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14AEDD"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851073"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D50683"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7974C" w14:textId="77777777" w:rsidR="006A656B" w:rsidRPr="00DE7F64"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2411EE" w14:textId="77777777" w:rsidR="006A656B" w:rsidRPr="00DE7F64"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D0B0B3"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E7F64">
        <w:rPr>
          <w:rFonts w:ascii="Times New Roman" w:eastAsia="Times New Roman" w:hAnsi="Times New Roman" w:cs="David" w:hint="cs"/>
          <w:bCs/>
          <w:sz w:val="32"/>
          <w:szCs w:val="32"/>
          <w:u w:val="single"/>
          <w:rtl/>
          <w:lang w:eastAsia="he-IL"/>
        </w:rPr>
        <w:t>חוזה</w:t>
      </w:r>
      <w:r w:rsidR="00461F51" w:rsidRPr="00DE7F64">
        <w:rPr>
          <w:rFonts w:ascii="Times New Roman" w:eastAsia="Times New Roman" w:hAnsi="Times New Roman" w:cs="David" w:hint="cs"/>
          <w:bCs/>
          <w:sz w:val="32"/>
          <w:szCs w:val="32"/>
          <w:u w:val="single"/>
          <w:rtl/>
          <w:lang w:eastAsia="he-IL"/>
        </w:rPr>
        <w:t xml:space="preserve"> מתכנן מיזוג אוויר</w:t>
      </w:r>
    </w:p>
    <w:p w14:paraId="1517A9AF"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D54C35" w14:textId="4043C692"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sz w:val="24"/>
          <w:szCs w:val="24"/>
          <w:rtl/>
          <w:rPrChange w:id="0" w:author="Avi Cohen" w:date="2022-05-02T11:52:00Z">
            <w:rPr>
              <w:rFonts w:ascii="Times New Roman" w:eastAsia="Times New Roman" w:hAnsi="Times New Roman" w:cs="David"/>
              <w:color w:val="800080"/>
              <w:sz w:val="24"/>
              <w:szCs w:val="24"/>
              <w:rtl/>
            </w:rPr>
          </w:rPrChange>
        </w:rPr>
      </w:pPr>
      <w:r w:rsidRPr="00DE7F6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sz w:val="24"/>
            <w:szCs w:val="24"/>
            <w:rtl/>
            <w:lang w:eastAsia="he-IL"/>
            <w:rPrChange w:id="1" w:author="Avi Cohen" w:date="2022-05-02T11:52:00Z">
              <w:rPr>
                <w:rFonts w:ascii="Times New Roman" w:eastAsia="Times New Roman" w:hAnsi="Times New Roman" w:cs="David"/>
                <w:color w:val="800080"/>
                <w:sz w:val="24"/>
                <w:szCs w:val="24"/>
                <w:rtl/>
                <w:lang w:eastAsia="he-IL"/>
              </w:rPr>
            </w:rPrChange>
          </w:rPr>
          <w:alias w:val="תאריך חתימת חוזה"/>
          <w:tag w:val="cntSignDate"/>
          <w:id w:val="-1611114133"/>
          <w:placeholder>
            <w:docPart w:val="76CDE116DF594A3BA3EAC1E71841CD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26T00:00:00Z">
            <w:dateFormat w:val="dd/MM/yyyy"/>
            <w:lid w:val="he-IL"/>
            <w:storeMappedDataAs w:val="dateTime"/>
            <w:calendar w:val="gregorian"/>
          </w:date>
        </w:sdtPr>
        <w:sdtEndPr>
          <w:rPr>
            <w:rPrChange w:id="2" w:author="Avi Cohen" w:date="2022-05-02T11:52:00Z">
              <w:rPr/>
            </w:rPrChange>
          </w:rPr>
        </w:sdtEndPr>
        <w:sdtContent>
          <w:r w:rsidR="00C80974" w:rsidRPr="00DE7F64">
            <w:rPr>
              <w:rFonts w:ascii="Times New Roman" w:eastAsia="Times New Roman" w:hAnsi="Times New Roman" w:cs="David" w:hint="cs"/>
              <w:sz w:val="24"/>
              <w:szCs w:val="24"/>
              <w:rtl/>
              <w:lang w:eastAsia="he-IL"/>
              <w:rPrChange w:id="3" w:author="Avi Cohen" w:date="2022-05-02T11:52:00Z">
                <w:rPr>
                  <w:rFonts w:ascii="Times New Roman" w:eastAsia="Times New Roman" w:hAnsi="Times New Roman" w:cs="David" w:hint="cs"/>
                  <w:color w:val="800080"/>
                  <w:sz w:val="24"/>
                  <w:szCs w:val="24"/>
                  <w:rtl/>
                  <w:lang w:eastAsia="he-IL"/>
                </w:rPr>
              </w:rPrChange>
            </w:rPr>
            <w:t>‏26/04/2022</w:t>
          </w:r>
        </w:sdtContent>
      </w:sdt>
    </w:p>
    <w:p w14:paraId="5CD9587B" w14:textId="77777777" w:rsidR="007D6A6B" w:rsidRPr="00473317"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19244E9D"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4" w:author="Avi Cohen" w:date="2022-05-02T11:52:00Z">
            <w:rPr>
              <w:rFonts w:ascii="Times New Roman" w:eastAsia="Times New Roman" w:hAnsi="Times New Roman" w:cs="David"/>
              <w:sz w:val="20"/>
              <w:szCs w:val="24"/>
              <w:rtl/>
              <w:lang w:eastAsia="he-IL"/>
            </w:rPr>
          </w:rPrChange>
        </w:rPr>
      </w:pPr>
    </w:p>
    <w:p w14:paraId="20E88E0A"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5" w:author="Avi Cohen" w:date="2022-05-02T11:52:00Z">
            <w:rPr>
              <w:rFonts w:ascii="Times New Roman" w:eastAsia="Times New Roman" w:hAnsi="Times New Roman" w:cs="David"/>
              <w:sz w:val="20"/>
              <w:szCs w:val="24"/>
              <w:rtl/>
              <w:lang w:eastAsia="he-IL"/>
            </w:rPr>
          </w:rPrChange>
        </w:rPr>
      </w:pPr>
    </w:p>
    <w:p w14:paraId="149DE788" w14:textId="77777777" w:rsidR="007D6A6B" w:rsidRPr="00DE7F64"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Change w:id="6" w:author="Avi Cohen" w:date="2022-05-02T11:52:00Z">
            <w:rPr>
              <w:rFonts w:ascii="Times New Roman" w:eastAsia="Times New Roman" w:hAnsi="Times New Roman" w:cs="David"/>
              <w:bCs/>
              <w:sz w:val="20"/>
              <w:szCs w:val="24"/>
              <w:rtl/>
              <w:lang w:eastAsia="he-IL"/>
            </w:rPr>
          </w:rPrChange>
        </w:rPr>
      </w:pPr>
      <w:r w:rsidRPr="00DE7F64">
        <w:rPr>
          <w:rFonts w:ascii="Times New Roman" w:eastAsia="Times New Roman" w:hAnsi="Times New Roman" w:cs="David" w:hint="cs"/>
          <w:bCs/>
          <w:sz w:val="20"/>
          <w:szCs w:val="24"/>
          <w:rtl/>
          <w:lang w:eastAsia="he-IL"/>
          <w:rPrChange w:id="7" w:author="Avi Cohen" w:date="2022-05-02T11:52:00Z">
            <w:rPr>
              <w:rFonts w:ascii="Times New Roman" w:eastAsia="Times New Roman" w:hAnsi="Times New Roman" w:cs="David" w:hint="cs"/>
              <w:bCs/>
              <w:sz w:val="20"/>
              <w:szCs w:val="24"/>
              <w:rtl/>
              <w:lang w:eastAsia="he-IL"/>
            </w:rPr>
          </w:rPrChange>
        </w:rPr>
        <w:t>ב י ן</w:t>
      </w:r>
    </w:p>
    <w:sdt>
      <w:sdtPr>
        <w:rPr>
          <w:rFonts w:ascii="Times New Roman" w:eastAsia="Times New Roman" w:hAnsi="Times New Roman" w:cs="David"/>
          <w:sz w:val="24"/>
          <w:szCs w:val="24"/>
          <w:rtl/>
          <w:rPrChange w:id="8" w:author="Avi Cohen" w:date="2022-05-02T11:52:00Z">
            <w:rPr>
              <w:rFonts w:ascii="Times New Roman" w:eastAsia="Times New Roman" w:hAnsi="Times New Roman" w:cs="David"/>
              <w:color w:val="800080"/>
              <w:sz w:val="24"/>
              <w:szCs w:val="24"/>
              <w:rtl/>
            </w:rPr>
          </w:rPrChange>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9" w:author="Avi Cohen" w:date="2022-05-02T11:52:00Z">
            <w:rPr/>
          </w:rPrChange>
        </w:rPr>
      </w:sdtEndPr>
      <w:sdtContent>
        <w:p w14:paraId="08C81457" w14:textId="4D6270D3" w:rsidR="007D6A6B" w:rsidRPr="00DE7F64" w:rsidRDefault="00FC600C" w:rsidP="007D6A6B">
          <w:pPr>
            <w:widowControl w:val="0"/>
            <w:spacing w:before="0" w:beforeAutospacing="0" w:after="0" w:afterAutospacing="0" w:line="240" w:lineRule="auto"/>
            <w:ind w:left="2880" w:firstLine="720"/>
            <w:rPr>
              <w:rFonts w:ascii="Times New Roman" w:eastAsia="Times New Roman" w:hAnsi="Times New Roman" w:cs="David"/>
              <w:sz w:val="24"/>
              <w:szCs w:val="24"/>
              <w:rtl/>
              <w:rPrChange w:id="10" w:author="Avi Cohen" w:date="2022-05-02T11:52:00Z">
                <w:rPr>
                  <w:rFonts w:ascii="Times New Roman" w:eastAsia="Times New Roman" w:hAnsi="Times New Roman" w:cs="David"/>
                  <w:color w:val="008000"/>
                  <w:sz w:val="24"/>
                  <w:szCs w:val="24"/>
                  <w:rtl/>
                </w:rPr>
              </w:rPrChange>
            </w:rPr>
          </w:pPr>
          <w:r w:rsidRPr="00DE7F64">
            <w:rPr>
              <w:rFonts w:ascii="Times New Roman" w:eastAsia="Times New Roman" w:hAnsi="Times New Roman" w:cs="David"/>
              <w:sz w:val="24"/>
              <w:szCs w:val="24"/>
              <w:rtl/>
              <w:rPrChange w:id="11" w:author="Avi Cohen" w:date="2022-05-02T11:52:00Z">
                <w:rPr>
                  <w:rFonts w:ascii="Times New Roman" w:eastAsia="Times New Roman" w:hAnsi="Times New Roman" w:cs="David"/>
                  <w:color w:val="800080"/>
                  <w:sz w:val="24"/>
                  <w:szCs w:val="24"/>
                  <w:rtl/>
                </w:rPr>
              </w:rPrChange>
            </w:rPr>
            <w:br/>
            <w:t>אפריקה ישראל מגורים בע"מ</w:t>
          </w:r>
          <w:r w:rsidRPr="00DE7F64">
            <w:rPr>
              <w:rFonts w:ascii="Times New Roman" w:eastAsia="Times New Roman" w:hAnsi="Times New Roman" w:cs="David"/>
              <w:sz w:val="24"/>
              <w:szCs w:val="24"/>
              <w:rtl/>
              <w:rPrChange w:id="12" w:author="Avi Cohen" w:date="2022-05-02T11:52:00Z">
                <w:rPr>
                  <w:rFonts w:ascii="Times New Roman" w:eastAsia="Times New Roman" w:hAnsi="Times New Roman" w:cs="David"/>
                  <w:color w:val="800080"/>
                  <w:sz w:val="24"/>
                  <w:szCs w:val="24"/>
                  <w:rtl/>
                </w:rPr>
              </w:rPrChange>
            </w:rPr>
            <w:br/>
            <w:t>יוני נתניהו 1 ג' אור יהודה</w:t>
          </w:r>
          <w:r w:rsidRPr="00DE7F64">
            <w:rPr>
              <w:rFonts w:ascii="Times New Roman" w:eastAsia="Times New Roman" w:hAnsi="Times New Roman" w:cs="David"/>
              <w:sz w:val="24"/>
              <w:szCs w:val="24"/>
              <w:rtl/>
              <w:rPrChange w:id="13" w:author="Avi Cohen" w:date="2022-05-02T11:52:00Z">
                <w:rPr>
                  <w:rFonts w:ascii="Times New Roman" w:eastAsia="Times New Roman" w:hAnsi="Times New Roman" w:cs="David"/>
                  <w:color w:val="800080"/>
                  <w:sz w:val="24"/>
                  <w:szCs w:val="24"/>
                  <w:rtl/>
                </w:rPr>
              </w:rPrChange>
            </w:rPr>
            <w:br/>
            <w:t>מ.ז 52-003476-0</w:t>
          </w:r>
          <w:r w:rsidRPr="00DE7F64">
            <w:rPr>
              <w:rFonts w:ascii="Times New Roman" w:eastAsia="Times New Roman" w:hAnsi="Times New Roman" w:cs="David"/>
              <w:sz w:val="24"/>
              <w:szCs w:val="24"/>
              <w:rtl/>
              <w:rPrChange w:id="14" w:author="Avi Cohen" w:date="2022-05-02T11:52:00Z">
                <w:rPr>
                  <w:rFonts w:ascii="Times New Roman" w:eastAsia="Times New Roman" w:hAnsi="Times New Roman" w:cs="David"/>
                  <w:color w:val="800080"/>
                  <w:sz w:val="24"/>
                  <w:szCs w:val="24"/>
                  <w:rtl/>
                </w:rPr>
              </w:rPrChange>
            </w:rPr>
            <w:br/>
          </w:r>
          <w:r w:rsidRPr="00DE7F64">
            <w:rPr>
              <w:rFonts w:ascii="Times New Roman" w:eastAsia="Times New Roman" w:hAnsi="Times New Roman" w:cs="David"/>
              <w:sz w:val="24"/>
              <w:szCs w:val="24"/>
              <w:rtl/>
              <w:rPrChange w:id="15" w:author="Avi Cohen" w:date="2022-05-02T11:52:00Z">
                <w:rPr>
                  <w:rFonts w:ascii="Times New Roman" w:eastAsia="Times New Roman" w:hAnsi="Times New Roman" w:cs="David"/>
                  <w:color w:val="800080"/>
                  <w:sz w:val="24"/>
                  <w:szCs w:val="24"/>
                  <w:rtl/>
                </w:rPr>
              </w:rPrChange>
            </w:rPr>
            <w:br/>
            <w:t>כלל נכסי נדלן נשר מרכז (נ.נ.נ.מ) שותפות מוגבלת</w:t>
          </w:r>
          <w:r w:rsidRPr="00DE7F64">
            <w:rPr>
              <w:rFonts w:ascii="Times New Roman" w:eastAsia="Times New Roman" w:hAnsi="Times New Roman" w:cs="David"/>
              <w:sz w:val="24"/>
              <w:szCs w:val="24"/>
              <w:rtl/>
              <w:rPrChange w:id="16" w:author="Avi Cohen" w:date="2022-05-02T11:52:00Z">
                <w:rPr>
                  <w:rFonts w:ascii="Times New Roman" w:eastAsia="Times New Roman" w:hAnsi="Times New Roman" w:cs="David"/>
                  <w:color w:val="800080"/>
                  <w:sz w:val="24"/>
                  <w:szCs w:val="24"/>
                  <w:rtl/>
                </w:rPr>
              </w:rPrChange>
            </w:rPr>
            <w:br/>
            <w:t>מרכז עזריאלי בניין משולש 3, תל אביב</w:t>
          </w:r>
          <w:r w:rsidRPr="00DE7F64">
            <w:rPr>
              <w:rFonts w:ascii="Times New Roman" w:eastAsia="Times New Roman" w:hAnsi="Times New Roman" w:cs="David"/>
              <w:sz w:val="24"/>
              <w:szCs w:val="24"/>
              <w:rtl/>
              <w:rPrChange w:id="17" w:author="Avi Cohen" w:date="2022-05-02T11:52:00Z">
                <w:rPr>
                  <w:rFonts w:ascii="Times New Roman" w:eastAsia="Times New Roman" w:hAnsi="Times New Roman" w:cs="David"/>
                  <w:color w:val="800080"/>
                  <w:sz w:val="24"/>
                  <w:szCs w:val="24"/>
                  <w:rtl/>
                </w:rPr>
              </w:rPrChange>
            </w:rPr>
            <w:br/>
            <w:t>540283033</w:t>
          </w:r>
          <w:r w:rsidRPr="00DE7F64">
            <w:rPr>
              <w:rFonts w:ascii="Times New Roman" w:eastAsia="Times New Roman" w:hAnsi="Times New Roman" w:cs="David"/>
              <w:sz w:val="24"/>
              <w:szCs w:val="24"/>
              <w:rtl/>
              <w:rPrChange w:id="18" w:author="Avi Cohen" w:date="2022-05-02T11:52:00Z">
                <w:rPr>
                  <w:rFonts w:ascii="Times New Roman" w:eastAsia="Times New Roman" w:hAnsi="Times New Roman" w:cs="David"/>
                  <w:color w:val="800080"/>
                  <w:sz w:val="24"/>
                  <w:szCs w:val="24"/>
                  <w:rtl/>
                </w:rPr>
              </w:rPrChange>
            </w:rPr>
            <w:br/>
          </w:r>
          <w:r w:rsidRPr="00DE7F64">
            <w:rPr>
              <w:rFonts w:ascii="Times New Roman" w:eastAsia="Times New Roman" w:hAnsi="Times New Roman" w:cs="David"/>
              <w:sz w:val="24"/>
              <w:szCs w:val="24"/>
              <w:rtl/>
              <w:rPrChange w:id="19" w:author="Avi Cohen" w:date="2022-05-02T11:52:00Z">
                <w:rPr>
                  <w:rFonts w:ascii="Times New Roman" w:eastAsia="Times New Roman" w:hAnsi="Times New Roman" w:cs="David"/>
                  <w:color w:val="800080"/>
                  <w:sz w:val="24"/>
                  <w:szCs w:val="24"/>
                  <w:rtl/>
                </w:rPr>
              </w:rPrChange>
            </w:rPr>
            <w:br/>
            <w:t>שיכון ובינוי נדל"ן בע"מ</w:t>
          </w:r>
          <w:r w:rsidRPr="00DE7F64">
            <w:rPr>
              <w:rFonts w:ascii="Times New Roman" w:eastAsia="Times New Roman" w:hAnsi="Times New Roman" w:cs="David"/>
              <w:sz w:val="24"/>
              <w:szCs w:val="24"/>
              <w:rtl/>
              <w:rPrChange w:id="20" w:author="Avi Cohen" w:date="2022-05-02T11:52:00Z">
                <w:rPr>
                  <w:rFonts w:ascii="Times New Roman" w:eastAsia="Times New Roman" w:hAnsi="Times New Roman" w:cs="David"/>
                  <w:color w:val="800080"/>
                  <w:sz w:val="24"/>
                  <w:szCs w:val="24"/>
                  <w:rtl/>
                </w:rPr>
              </w:rPrChange>
            </w:rPr>
            <w:br/>
            <w:t>שלם 3 רמת גן 52215</w:t>
          </w:r>
          <w:r w:rsidRPr="00DE7F64">
            <w:rPr>
              <w:rFonts w:ascii="Times New Roman" w:eastAsia="Times New Roman" w:hAnsi="Times New Roman" w:cs="David"/>
              <w:sz w:val="24"/>
              <w:szCs w:val="24"/>
              <w:rtl/>
              <w:rPrChange w:id="21" w:author="Avi Cohen" w:date="2022-05-02T11:52:00Z">
                <w:rPr>
                  <w:rFonts w:ascii="Times New Roman" w:eastAsia="Times New Roman" w:hAnsi="Times New Roman" w:cs="David"/>
                  <w:color w:val="800080"/>
                  <w:sz w:val="24"/>
                  <w:szCs w:val="24"/>
                  <w:rtl/>
                </w:rPr>
              </w:rPrChange>
            </w:rPr>
            <w:br/>
            <w:t>מ.ז 52-002117-1</w:t>
          </w:r>
          <w:r w:rsidRPr="00DE7F64">
            <w:rPr>
              <w:rFonts w:ascii="Times New Roman" w:eastAsia="Times New Roman" w:hAnsi="Times New Roman" w:cs="David"/>
              <w:sz w:val="24"/>
              <w:szCs w:val="24"/>
              <w:rtl/>
              <w:rPrChange w:id="22" w:author="Avi Cohen" w:date="2022-05-02T11:52:00Z">
                <w:rPr>
                  <w:rFonts w:ascii="Times New Roman" w:eastAsia="Times New Roman" w:hAnsi="Times New Roman" w:cs="David"/>
                  <w:color w:val="800080"/>
                  <w:sz w:val="24"/>
                  <w:szCs w:val="24"/>
                  <w:rtl/>
                </w:rPr>
              </w:rPrChange>
            </w:rPr>
            <w:br/>
          </w:r>
        </w:p>
      </w:sdtContent>
    </w:sdt>
    <w:p w14:paraId="7EC10F77" w14:textId="77777777" w:rsidR="007D6A6B" w:rsidRPr="00DE7F64"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Change w:id="23" w:author="Avi Cohen" w:date="2022-05-02T11:52:00Z">
            <w:rPr>
              <w:rFonts w:ascii="Times New Roman" w:eastAsia="Times New Roman" w:hAnsi="Times New Roman" w:cs="David"/>
              <w:bCs/>
              <w:sz w:val="20"/>
              <w:szCs w:val="24"/>
              <w:rtl/>
              <w:lang w:eastAsia="he-IL"/>
            </w:rPr>
          </w:rPrChange>
        </w:rPr>
      </w:pPr>
      <w:r w:rsidRPr="00473317">
        <w:rPr>
          <w:rFonts w:ascii="Times New Roman" w:eastAsia="Times New Roman" w:hAnsi="Times New Roman" w:cs="David" w:hint="cs"/>
          <w:sz w:val="20"/>
          <w:szCs w:val="24"/>
          <w:rtl/>
          <w:lang w:eastAsia="he-IL"/>
        </w:rPr>
        <w:t>(להלן: "</w:t>
      </w:r>
      <w:r w:rsidRPr="00DE7F64">
        <w:rPr>
          <w:rFonts w:ascii="Times New Roman" w:eastAsia="Times New Roman" w:hAnsi="Times New Roman" w:cs="David" w:hint="cs"/>
          <w:b/>
          <w:bCs/>
          <w:sz w:val="20"/>
          <w:szCs w:val="24"/>
          <w:rtl/>
          <w:lang w:eastAsia="he-IL"/>
          <w:rPrChange w:id="24" w:author="Avi Cohen" w:date="2022-05-02T11:52:00Z">
            <w:rPr>
              <w:rFonts w:ascii="Times New Roman" w:eastAsia="Times New Roman" w:hAnsi="Times New Roman" w:cs="David" w:hint="cs"/>
              <w:b/>
              <w:bCs/>
              <w:sz w:val="20"/>
              <w:szCs w:val="24"/>
              <w:rtl/>
              <w:lang w:eastAsia="he-IL"/>
            </w:rPr>
          </w:rPrChange>
        </w:rPr>
        <w:t>המזמין</w:t>
      </w:r>
      <w:r w:rsidRPr="00DE7F64">
        <w:rPr>
          <w:rFonts w:ascii="Times New Roman" w:eastAsia="Times New Roman" w:hAnsi="Times New Roman" w:cs="David" w:hint="cs"/>
          <w:sz w:val="20"/>
          <w:szCs w:val="24"/>
          <w:rtl/>
          <w:lang w:eastAsia="he-IL"/>
          <w:rPrChange w:id="2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hint="cs"/>
          <w:bCs/>
          <w:sz w:val="20"/>
          <w:szCs w:val="24"/>
          <w:rtl/>
          <w:lang w:eastAsia="he-IL"/>
          <w:rPrChange w:id="26" w:author="Avi Cohen" w:date="2022-05-02T11:52:00Z">
            <w:rPr>
              <w:rFonts w:ascii="Times New Roman" w:eastAsia="Times New Roman" w:hAnsi="Times New Roman" w:cs="David" w:hint="cs"/>
              <w:bCs/>
              <w:sz w:val="20"/>
              <w:szCs w:val="24"/>
              <w:rtl/>
              <w:lang w:eastAsia="he-IL"/>
            </w:rPr>
          </w:rPrChange>
        </w:rPr>
        <w:t xml:space="preserve">       </w:t>
      </w:r>
    </w:p>
    <w:p w14:paraId="4F7B3B78" w14:textId="77777777" w:rsidR="007D6A6B" w:rsidRPr="00DE7F64"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2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bCs/>
          <w:sz w:val="20"/>
          <w:szCs w:val="24"/>
          <w:rtl/>
          <w:lang w:eastAsia="he-IL"/>
          <w:rPrChange w:id="28" w:author="Avi Cohen" w:date="2022-05-02T11:52:00Z">
            <w:rPr>
              <w:rFonts w:ascii="Times New Roman" w:eastAsia="Times New Roman" w:hAnsi="Times New Roman" w:cs="David" w:hint="cs"/>
              <w:bCs/>
              <w:sz w:val="20"/>
              <w:szCs w:val="24"/>
              <w:rtl/>
              <w:lang w:eastAsia="he-IL"/>
            </w:rPr>
          </w:rPrChange>
        </w:rPr>
        <w:t xml:space="preserve">         מצד אחד;</w:t>
      </w:r>
    </w:p>
    <w:p w14:paraId="45A55285" w14:textId="77777777" w:rsidR="007D6A6B" w:rsidRPr="00DE7F64"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Change w:id="29" w:author="Avi Cohen" w:date="2022-05-02T11:52:00Z">
            <w:rPr>
              <w:rFonts w:ascii="Times New Roman" w:eastAsia="Times New Roman" w:hAnsi="Times New Roman" w:cs="David"/>
              <w:bCs/>
              <w:sz w:val="20"/>
              <w:szCs w:val="24"/>
              <w:rtl/>
              <w:lang w:eastAsia="he-IL"/>
            </w:rPr>
          </w:rPrChange>
        </w:rPr>
      </w:pPr>
    </w:p>
    <w:p w14:paraId="725B8FAE" w14:textId="77777777" w:rsidR="007D6A6B" w:rsidRPr="00DE7F64"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Change w:id="30" w:author="Avi Cohen" w:date="2022-05-02T11:52:00Z">
            <w:rPr>
              <w:rFonts w:ascii="Times New Roman" w:eastAsia="Times New Roman" w:hAnsi="Times New Roman" w:cs="David"/>
              <w:bCs/>
              <w:sz w:val="20"/>
              <w:szCs w:val="24"/>
              <w:rtl/>
              <w:lang w:eastAsia="he-IL"/>
            </w:rPr>
          </w:rPrChange>
        </w:rPr>
      </w:pPr>
      <w:r w:rsidRPr="00DE7F64">
        <w:rPr>
          <w:rFonts w:ascii="Times New Roman" w:eastAsia="Times New Roman" w:hAnsi="Times New Roman" w:cs="David" w:hint="cs"/>
          <w:bCs/>
          <w:sz w:val="20"/>
          <w:szCs w:val="24"/>
          <w:rtl/>
          <w:lang w:eastAsia="he-IL"/>
          <w:rPrChange w:id="31" w:author="Avi Cohen" w:date="2022-05-02T11:52:00Z">
            <w:rPr>
              <w:rFonts w:ascii="Times New Roman" w:eastAsia="Times New Roman" w:hAnsi="Times New Roman" w:cs="David" w:hint="cs"/>
              <w:bCs/>
              <w:sz w:val="20"/>
              <w:szCs w:val="24"/>
              <w:rtl/>
              <w:lang w:eastAsia="he-IL"/>
            </w:rPr>
          </w:rPrChange>
        </w:rPr>
        <w:t>ל ב י ן</w:t>
      </w:r>
    </w:p>
    <w:p w14:paraId="3DA3FE79"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32" w:author="Avi Cohen" w:date="2022-05-02T11:52:00Z">
            <w:rPr>
              <w:rFonts w:ascii="Times New Roman" w:eastAsia="Times New Roman" w:hAnsi="Times New Roman" w:cs="David"/>
              <w:sz w:val="20"/>
              <w:szCs w:val="24"/>
              <w:rtl/>
              <w:lang w:eastAsia="he-IL"/>
            </w:rPr>
          </w:rPrChange>
        </w:rPr>
      </w:pPr>
    </w:p>
    <w:sdt>
      <w:sdtPr>
        <w:rPr>
          <w:rFonts w:ascii="Times New Roman" w:eastAsia="Times New Roman" w:hAnsi="Times New Roman" w:cs="David"/>
          <w:sz w:val="24"/>
          <w:szCs w:val="24"/>
          <w:rtl/>
          <w:rPrChange w:id="33" w:author="Avi Cohen" w:date="2022-05-02T11:52:00Z">
            <w:rPr>
              <w:rFonts w:ascii="Times New Roman" w:eastAsia="Times New Roman" w:hAnsi="Times New Roman" w:cs="David"/>
              <w:color w:val="800080"/>
              <w:sz w:val="24"/>
              <w:szCs w:val="24"/>
              <w:rtl/>
            </w:rPr>
          </w:rPrChange>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PrChange w:id="34" w:author="Avi Cohen" w:date="2022-05-02T11:52:00Z">
            <w:rPr/>
          </w:rPrChange>
        </w:rPr>
      </w:sdtEndPr>
      <w:sdtContent>
        <w:p w14:paraId="57662FF6" w14:textId="69F10806" w:rsidR="007D6A6B" w:rsidRPr="00473317" w:rsidRDefault="00264418"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E7F64">
            <w:rPr>
              <w:rFonts w:ascii="Times New Roman" w:eastAsia="Times New Roman" w:hAnsi="Times New Roman" w:cs="David"/>
              <w:sz w:val="24"/>
              <w:szCs w:val="24"/>
              <w:rtl/>
              <w:rPrChange w:id="35" w:author="Avi Cohen" w:date="2022-05-02T11:52:00Z">
                <w:rPr>
                  <w:rFonts w:ascii="Times New Roman" w:eastAsia="Times New Roman" w:hAnsi="Times New Roman" w:cs="David"/>
                  <w:color w:val="800080"/>
                  <w:sz w:val="24"/>
                  <w:szCs w:val="24"/>
                  <w:rtl/>
                </w:rPr>
              </w:rPrChange>
            </w:rPr>
            <w:br/>
            <w:t>וישקין תכנון בע"מ</w:t>
          </w:r>
          <w:r w:rsidRPr="00DE7F64">
            <w:rPr>
              <w:rFonts w:ascii="Times New Roman" w:eastAsia="Times New Roman" w:hAnsi="Times New Roman" w:cs="David"/>
              <w:sz w:val="24"/>
              <w:szCs w:val="24"/>
              <w:rtl/>
              <w:rPrChange w:id="36" w:author="Avi Cohen" w:date="2022-05-02T11:52:00Z">
                <w:rPr>
                  <w:rFonts w:ascii="Times New Roman" w:eastAsia="Times New Roman" w:hAnsi="Times New Roman" w:cs="David"/>
                  <w:color w:val="800080"/>
                  <w:sz w:val="24"/>
                  <w:szCs w:val="24"/>
                  <w:rtl/>
                </w:rPr>
              </w:rPrChange>
            </w:rPr>
            <w:br/>
          </w:r>
          <w:r w:rsidRPr="00DE7F64">
            <w:rPr>
              <w:rFonts w:ascii="Times New Roman" w:eastAsia="Times New Roman" w:hAnsi="Times New Roman" w:cs="David"/>
              <w:sz w:val="24"/>
              <w:szCs w:val="24"/>
              <w:rtl/>
              <w:rPrChange w:id="37" w:author="Avi Cohen" w:date="2022-05-02T11:52:00Z">
                <w:rPr>
                  <w:rFonts w:ascii="Times New Roman" w:eastAsia="Times New Roman" w:hAnsi="Times New Roman" w:cs="David"/>
                  <w:color w:val="800080"/>
                  <w:sz w:val="24"/>
                  <w:szCs w:val="24"/>
                  <w:rtl/>
                </w:rPr>
              </w:rPrChange>
            </w:rPr>
            <w:br/>
          </w:r>
        </w:p>
      </w:sdtContent>
    </w:sdt>
    <w:p w14:paraId="064ADF91" w14:textId="77777777" w:rsidR="007D6A6B" w:rsidRPr="00DE7F64"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Change w:id="38" w:author="Avi Cohen" w:date="2022-05-02T11:52:00Z">
            <w:rPr>
              <w:rFonts w:ascii="Times New Roman" w:eastAsia="Times New Roman" w:hAnsi="Times New Roman" w:cs="David"/>
              <w:bCs/>
              <w:sz w:val="20"/>
              <w:szCs w:val="24"/>
              <w:rtl/>
              <w:lang w:eastAsia="he-IL"/>
            </w:rPr>
          </w:rPrChange>
        </w:rPr>
      </w:pPr>
      <w:r w:rsidRPr="00DE7F64">
        <w:rPr>
          <w:rFonts w:ascii="Times New Roman" w:eastAsia="Times New Roman" w:hAnsi="Times New Roman" w:cs="David" w:hint="cs"/>
          <w:sz w:val="20"/>
          <w:szCs w:val="24"/>
          <w:rtl/>
          <w:lang w:eastAsia="he-IL"/>
          <w:rPrChange w:id="39" w:author="Avi Cohen" w:date="2022-05-02T11:52:00Z">
            <w:rPr>
              <w:rFonts w:ascii="Times New Roman" w:eastAsia="Times New Roman" w:hAnsi="Times New Roman" w:cs="David" w:hint="cs"/>
              <w:sz w:val="20"/>
              <w:szCs w:val="24"/>
              <w:rtl/>
              <w:lang w:eastAsia="he-IL"/>
            </w:rPr>
          </w:rPrChange>
        </w:rPr>
        <w:t>(להלן: "</w:t>
      </w:r>
      <w:r w:rsidRPr="00DE7F64">
        <w:rPr>
          <w:rFonts w:ascii="Times New Roman" w:eastAsia="Times New Roman" w:hAnsi="Times New Roman" w:cs="David" w:hint="cs"/>
          <w:b/>
          <w:bCs/>
          <w:sz w:val="20"/>
          <w:szCs w:val="24"/>
          <w:rtl/>
          <w:lang w:eastAsia="he-IL"/>
          <w:rPrChange w:id="40" w:author="Avi Cohen" w:date="2022-05-02T11:52:00Z">
            <w:rPr>
              <w:rFonts w:ascii="Times New Roman" w:eastAsia="Times New Roman" w:hAnsi="Times New Roman" w:cs="David" w:hint="cs"/>
              <w:b/>
              <w:bCs/>
              <w:sz w:val="20"/>
              <w:szCs w:val="24"/>
              <w:rtl/>
              <w:lang w:eastAsia="he-IL"/>
            </w:rPr>
          </w:rPrChange>
        </w:rPr>
        <w:t>המתכנן</w:t>
      </w:r>
      <w:r w:rsidRPr="00DE7F64">
        <w:rPr>
          <w:rFonts w:ascii="Times New Roman" w:eastAsia="Times New Roman" w:hAnsi="Times New Roman" w:cs="David" w:hint="cs"/>
          <w:sz w:val="20"/>
          <w:szCs w:val="24"/>
          <w:rtl/>
          <w:lang w:eastAsia="he-IL"/>
          <w:rPrChange w:id="4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hint="cs"/>
          <w:bCs/>
          <w:sz w:val="20"/>
          <w:szCs w:val="24"/>
          <w:rtl/>
          <w:lang w:eastAsia="he-IL"/>
          <w:rPrChange w:id="42" w:author="Avi Cohen" w:date="2022-05-02T11:52:00Z">
            <w:rPr>
              <w:rFonts w:ascii="Times New Roman" w:eastAsia="Times New Roman" w:hAnsi="Times New Roman" w:cs="David" w:hint="cs"/>
              <w:bCs/>
              <w:sz w:val="20"/>
              <w:szCs w:val="24"/>
              <w:rtl/>
              <w:lang w:eastAsia="he-IL"/>
            </w:rPr>
          </w:rPrChange>
        </w:rPr>
        <w:t xml:space="preserve">  </w:t>
      </w:r>
    </w:p>
    <w:p w14:paraId="016F6012" w14:textId="77777777" w:rsidR="007D6A6B" w:rsidRPr="00DE7F64"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4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bCs/>
          <w:sz w:val="20"/>
          <w:szCs w:val="24"/>
          <w:rtl/>
          <w:lang w:eastAsia="he-IL"/>
          <w:rPrChange w:id="44" w:author="Avi Cohen" w:date="2022-05-02T11:52:00Z">
            <w:rPr>
              <w:rFonts w:ascii="Times New Roman" w:eastAsia="Times New Roman" w:hAnsi="Times New Roman" w:cs="David" w:hint="cs"/>
              <w:bCs/>
              <w:sz w:val="20"/>
              <w:szCs w:val="24"/>
              <w:rtl/>
              <w:lang w:eastAsia="he-IL"/>
            </w:rPr>
          </w:rPrChange>
        </w:rPr>
        <w:t xml:space="preserve">         מצד שני;</w:t>
      </w:r>
    </w:p>
    <w:p w14:paraId="28C55454" w14:textId="77777777" w:rsidR="007D6A6B" w:rsidRPr="00DE7F64"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45" w:author="Avi Cohen" w:date="2022-05-02T11:52:00Z">
            <w:rPr>
              <w:rFonts w:ascii="Times New Roman" w:eastAsia="Times New Roman" w:hAnsi="Times New Roman" w:cs="David"/>
              <w:sz w:val="20"/>
              <w:szCs w:val="24"/>
              <w:rtl/>
              <w:lang w:eastAsia="he-IL"/>
            </w:rPr>
          </w:rPrChange>
        </w:rPr>
      </w:pPr>
    </w:p>
    <w:p w14:paraId="3540E06D" w14:textId="77777777" w:rsidR="007D6A6B" w:rsidRPr="00DE7F64"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Change w:id="4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rtl/>
          <w:lang w:eastAsia="he-IL"/>
          <w:rPrChange w:id="47" w:author="Avi Cohen" w:date="2022-05-02T11:52:00Z">
            <w:rPr>
              <w:rFonts w:ascii="Times New Roman" w:eastAsia="Times New Roman" w:hAnsi="Times New Roman" w:cs="David"/>
              <w:bCs/>
              <w:sz w:val="20"/>
              <w:szCs w:val="24"/>
              <w:rtl/>
              <w:lang w:eastAsia="he-IL"/>
            </w:rPr>
          </w:rPrChange>
        </w:rPr>
        <w:t>והואיל:</w:t>
      </w:r>
      <w:r w:rsidRPr="00DE7F64">
        <w:rPr>
          <w:rFonts w:ascii="Times New Roman" w:eastAsia="Times New Roman" w:hAnsi="Times New Roman" w:cs="David"/>
          <w:bCs/>
          <w:sz w:val="20"/>
          <w:szCs w:val="24"/>
          <w:rtl/>
          <w:lang w:eastAsia="he-IL"/>
          <w:rPrChange w:id="48" w:author="Avi Cohen" w:date="2022-05-02T11:52:00Z">
            <w:rPr>
              <w:rFonts w:ascii="Times New Roman" w:eastAsia="Times New Roman" w:hAnsi="Times New Roman" w:cs="David"/>
              <w:bCs/>
              <w:sz w:val="20"/>
              <w:szCs w:val="24"/>
              <w:rtl/>
              <w:lang w:eastAsia="he-IL"/>
            </w:rPr>
          </w:rPrChange>
        </w:rPr>
        <w:tab/>
      </w:r>
      <w:r w:rsidRPr="00DE7F64">
        <w:rPr>
          <w:rFonts w:ascii="Times New Roman" w:eastAsia="Times New Roman" w:hAnsi="Times New Roman" w:cs="David"/>
          <w:sz w:val="20"/>
          <w:szCs w:val="24"/>
          <w:rtl/>
          <w:lang w:eastAsia="he-IL"/>
          <w:rPrChange w:id="49" w:author="Avi Cohen" w:date="2022-05-02T11:52:00Z">
            <w:rPr>
              <w:rFonts w:ascii="Times New Roman" w:eastAsia="Times New Roman" w:hAnsi="Times New Roman" w:cs="David"/>
              <w:sz w:val="20"/>
              <w:szCs w:val="24"/>
              <w:rtl/>
              <w:lang w:eastAsia="he-IL"/>
            </w:rPr>
          </w:rPrChange>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4EE86A3" w14:textId="77777777" w:rsidR="007D6A6B" w:rsidRPr="00DE7F64"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Change w:id="50" w:author="Avi Cohen" w:date="2022-05-02T11:52:00Z">
            <w:rPr>
              <w:rFonts w:ascii="Times New Roman" w:eastAsia="Times New Roman" w:hAnsi="Times New Roman" w:cs="David"/>
              <w:bCs/>
              <w:sz w:val="20"/>
              <w:szCs w:val="24"/>
              <w:rtl/>
              <w:lang w:eastAsia="he-IL"/>
            </w:rPr>
          </w:rPrChange>
        </w:rPr>
      </w:pPr>
      <w:r w:rsidRPr="00DE7F64">
        <w:rPr>
          <w:rFonts w:ascii="Times New Roman" w:eastAsia="Times New Roman" w:hAnsi="Times New Roman" w:cs="David"/>
          <w:bCs/>
          <w:sz w:val="20"/>
          <w:szCs w:val="24"/>
          <w:rtl/>
          <w:lang w:eastAsia="he-IL"/>
          <w:rPrChange w:id="51" w:author="Avi Cohen" w:date="2022-05-02T11:52:00Z">
            <w:rPr>
              <w:rFonts w:ascii="Times New Roman" w:eastAsia="Times New Roman" w:hAnsi="Times New Roman" w:cs="David"/>
              <w:bCs/>
              <w:sz w:val="20"/>
              <w:szCs w:val="24"/>
              <w:rtl/>
              <w:lang w:eastAsia="he-IL"/>
            </w:rPr>
          </w:rPrChange>
        </w:rPr>
        <w:lastRenderedPageBreak/>
        <w:t>לפיכך הותנה והוסכם בין הצדדים כדלקמן:</w:t>
      </w:r>
    </w:p>
    <w:p w14:paraId="1B077995" w14:textId="266ABA91" w:rsidR="005E50FA" w:rsidRPr="00DE7F64" w:rsidRDefault="005E50FA" w:rsidP="005E50FA">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Change w:id="5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0"/>
          <w:szCs w:val="24"/>
          <w:u w:val="single"/>
          <w:rtl/>
          <w:lang w:eastAsia="he-IL"/>
          <w:rPrChange w:id="53" w:author="Avi Cohen" w:date="2022-05-02T11:52:00Z">
            <w:rPr>
              <w:rFonts w:ascii="Times New Roman" w:eastAsia="Times New Roman" w:hAnsi="Times New Roman" w:cs="David"/>
              <w:b/>
              <w:bCs/>
              <w:sz w:val="20"/>
              <w:szCs w:val="24"/>
              <w:u w:val="single"/>
              <w:rtl/>
              <w:lang w:eastAsia="he-IL"/>
            </w:rPr>
          </w:rPrChange>
        </w:rPr>
        <w:t>מבוא</w:t>
      </w:r>
    </w:p>
    <w:p w14:paraId="08CFF86A" w14:textId="77777777" w:rsidR="005E50FA" w:rsidRPr="00DE7F64" w:rsidRDefault="005E50FA" w:rsidP="005E50FA">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Change w:id="5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55" w:author="Avi Cohen" w:date="2022-05-02T11:52:00Z">
            <w:rPr>
              <w:rFonts w:ascii="Times New Roman" w:eastAsia="Times New Roman" w:hAnsi="Times New Roman" w:cs="David"/>
              <w:sz w:val="20"/>
              <w:szCs w:val="24"/>
              <w:rtl/>
              <w:lang w:eastAsia="he-IL"/>
            </w:rPr>
          </w:rPrChange>
        </w:rPr>
        <w:t>למונחים הבאים יהא הפרוש הנקוב בצידם דהיינו:</w:t>
      </w:r>
    </w:p>
    <w:p w14:paraId="2D799F39" w14:textId="77777777" w:rsidR="005E50FA" w:rsidRPr="00DE7F64" w:rsidRDefault="005E50FA" w:rsidP="005E50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Change w:id="56" w:author="Avi Cohen" w:date="2022-05-02T11:52:00Z">
            <w:rPr>
              <w:rFonts w:ascii="Times New Roman" w:eastAsia="Times New Roman" w:hAnsi="Times New Roman" w:cs="David"/>
              <w:sz w:val="20"/>
              <w:szCs w:val="24"/>
              <w:rtl/>
              <w:lang w:eastAsia="he-IL"/>
            </w:rPr>
          </w:rPrChange>
        </w:rPr>
      </w:pPr>
    </w:p>
    <w:p w14:paraId="2DDE27B3"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5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rtl/>
          <w:lang w:eastAsia="he-IL"/>
          <w:rPrChange w:id="58" w:author="Avi Cohen" w:date="2022-05-02T11:52:00Z">
            <w:rPr>
              <w:rFonts w:ascii="Times New Roman" w:eastAsia="Times New Roman" w:hAnsi="Times New Roman" w:cs="David"/>
              <w:bCs/>
              <w:sz w:val="20"/>
              <w:szCs w:val="24"/>
              <w:rtl/>
              <w:lang w:eastAsia="he-IL"/>
            </w:rPr>
          </w:rPrChange>
        </w:rPr>
        <w:t>"הפרויקט"</w:t>
      </w:r>
      <w:r w:rsidRPr="00DE7F64">
        <w:rPr>
          <w:rFonts w:ascii="Times New Roman" w:eastAsia="Times New Roman" w:hAnsi="Times New Roman" w:cs="David"/>
          <w:sz w:val="20"/>
          <w:szCs w:val="24"/>
          <w:rtl/>
          <w:lang w:eastAsia="he-IL"/>
          <w:rPrChange w:id="59"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60"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61" w:author="Avi Cohen" w:date="2022-05-02T11:52:00Z">
            <w:rPr>
              <w:rFonts w:ascii="Times New Roman" w:eastAsia="Times New Roman" w:hAnsi="Times New Roman" w:cs="David"/>
              <w:sz w:val="20"/>
              <w:szCs w:val="24"/>
              <w:rtl/>
              <w:lang w:eastAsia="he-IL"/>
            </w:rPr>
          </w:rPrChange>
        </w:rPr>
        <w:tab/>
        <w:t xml:space="preserve">כמוגדר בנספח </w:t>
      </w:r>
      <w:r w:rsidRPr="00DE7F64">
        <w:rPr>
          <w:rFonts w:ascii="Times New Roman" w:eastAsia="Times New Roman" w:hAnsi="Times New Roman" w:cs="David"/>
          <w:b/>
          <w:bCs/>
          <w:sz w:val="20"/>
          <w:szCs w:val="24"/>
          <w:rtl/>
          <w:lang w:eastAsia="he-IL"/>
          <w:rPrChange w:id="62" w:author="Avi Cohen" w:date="2022-05-02T11:52:00Z">
            <w:rPr>
              <w:rFonts w:ascii="Times New Roman" w:eastAsia="Times New Roman" w:hAnsi="Times New Roman" w:cs="David"/>
              <w:b/>
              <w:bCs/>
              <w:sz w:val="20"/>
              <w:szCs w:val="24"/>
              <w:rtl/>
              <w:lang w:eastAsia="he-IL"/>
            </w:rPr>
          </w:rPrChange>
        </w:rPr>
        <w:t>א'</w:t>
      </w:r>
      <w:r w:rsidRPr="00DE7F64">
        <w:rPr>
          <w:rFonts w:ascii="Times New Roman" w:eastAsia="Times New Roman" w:hAnsi="Times New Roman" w:cs="David"/>
          <w:sz w:val="20"/>
          <w:szCs w:val="24"/>
          <w:rtl/>
          <w:lang w:eastAsia="he-IL"/>
          <w:rPrChange w:id="63" w:author="Avi Cohen" w:date="2022-05-02T11:52:00Z">
            <w:rPr>
              <w:rFonts w:ascii="Times New Roman" w:eastAsia="Times New Roman" w:hAnsi="Times New Roman" w:cs="David"/>
              <w:sz w:val="20"/>
              <w:szCs w:val="24"/>
              <w:rtl/>
              <w:lang w:eastAsia="he-IL"/>
            </w:rPr>
          </w:rPrChange>
        </w:rPr>
        <w:t xml:space="preserve"> המצ"ב.</w:t>
      </w:r>
    </w:p>
    <w:p w14:paraId="3EA5B746"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4" w:author="Avi Cohen" w:date="2022-05-02T11:52:00Z">
            <w:rPr>
              <w:rFonts w:ascii="Times New Roman" w:eastAsia="Times New Roman" w:hAnsi="Times New Roman" w:cs="David"/>
              <w:sz w:val="20"/>
              <w:szCs w:val="24"/>
              <w:rtl/>
              <w:lang w:eastAsia="he-IL"/>
            </w:rPr>
          </w:rPrChange>
        </w:rPr>
      </w:pPr>
    </w:p>
    <w:p w14:paraId="7674C993"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rtl/>
          <w:lang w:eastAsia="he-IL"/>
          <w:rPrChange w:id="66" w:author="Avi Cohen" w:date="2022-05-02T11:52:00Z">
            <w:rPr>
              <w:rFonts w:ascii="Times New Roman" w:eastAsia="Times New Roman" w:hAnsi="Times New Roman" w:cs="David"/>
              <w:bCs/>
              <w:sz w:val="20"/>
              <w:szCs w:val="24"/>
              <w:rtl/>
              <w:lang w:eastAsia="he-IL"/>
            </w:rPr>
          </w:rPrChange>
        </w:rPr>
        <w:t xml:space="preserve">"התכנית" </w:t>
      </w:r>
      <w:r w:rsidRPr="00DE7F64">
        <w:rPr>
          <w:rFonts w:ascii="Times New Roman" w:eastAsia="Times New Roman" w:hAnsi="Times New Roman" w:cs="David"/>
          <w:sz w:val="20"/>
          <w:szCs w:val="24"/>
          <w:rtl/>
          <w:lang w:eastAsia="he-IL"/>
          <w:rPrChange w:id="67" w:author="Avi Cohen" w:date="2022-05-02T11:52:00Z">
            <w:rPr>
              <w:rFonts w:ascii="Times New Roman" w:eastAsia="Times New Roman" w:hAnsi="Times New Roman" w:cs="David"/>
              <w:sz w:val="20"/>
              <w:szCs w:val="24"/>
              <w:rtl/>
              <w:lang w:eastAsia="he-IL"/>
            </w:rPr>
          </w:rPrChange>
        </w:rPr>
        <w:t>/</w:t>
      </w:r>
    </w:p>
    <w:p w14:paraId="796601BD"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0"/>
          <w:szCs w:val="24"/>
          <w:rtl/>
          <w:lang w:eastAsia="he-IL"/>
          <w:rPrChange w:id="69" w:author="Avi Cohen" w:date="2022-05-02T11:52:00Z">
            <w:rPr>
              <w:rFonts w:ascii="Times New Roman" w:eastAsia="Times New Roman" w:hAnsi="Times New Roman" w:cs="David"/>
              <w:b/>
              <w:bCs/>
              <w:sz w:val="20"/>
              <w:szCs w:val="24"/>
              <w:rtl/>
              <w:lang w:eastAsia="he-IL"/>
            </w:rPr>
          </w:rPrChange>
        </w:rPr>
        <w:t>"המקרקעין"</w:t>
      </w:r>
      <w:r w:rsidRPr="00DE7F64">
        <w:rPr>
          <w:rFonts w:ascii="Times New Roman" w:eastAsia="Times New Roman" w:hAnsi="Times New Roman" w:cs="David"/>
          <w:sz w:val="20"/>
          <w:szCs w:val="24"/>
          <w:rtl/>
          <w:lang w:eastAsia="he-IL"/>
          <w:rPrChange w:id="70"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71" w:author="Avi Cohen" w:date="2022-05-02T11:52:00Z">
            <w:rPr>
              <w:rFonts w:ascii="Times New Roman" w:eastAsia="Times New Roman" w:hAnsi="Times New Roman" w:cs="David"/>
              <w:sz w:val="20"/>
              <w:szCs w:val="24"/>
              <w:rtl/>
              <w:lang w:eastAsia="he-IL"/>
            </w:rPr>
          </w:rPrChange>
        </w:rPr>
        <w:tab/>
        <w:t xml:space="preserve">כמוגדר בנספח </w:t>
      </w:r>
      <w:r w:rsidRPr="00DE7F64">
        <w:rPr>
          <w:rFonts w:ascii="Times New Roman" w:eastAsia="Times New Roman" w:hAnsi="Times New Roman" w:cs="David"/>
          <w:b/>
          <w:bCs/>
          <w:sz w:val="20"/>
          <w:szCs w:val="24"/>
          <w:rtl/>
          <w:lang w:eastAsia="he-IL"/>
          <w:rPrChange w:id="72" w:author="Avi Cohen" w:date="2022-05-02T11:52:00Z">
            <w:rPr>
              <w:rFonts w:ascii="Times New Roman" w:eastAsia="Times New Roman" w:hAnsi="Times New Roman" w:cs="David"/>
              <w:b/>
              <w:bCs/>
              <w:sz w:val="20"/>
              <w:szCs w:val="24"/>
              <w:rtl/>
              <w:lang w:eastAsia="he-IL"/>
            </w:rPr>
          </w:rPrChange>
        </w:rPr>
        <w:t>א'</w:t>
      </w:r>
      <w:r w:rsidRPr="00DE7F64">
        <w:rPr>
          <w:rFonts w:ascii="Times New Roman" w:eastAsia="Times New Roman" w:hAnsi="Times New Roman" w:cs="David"/>
          <w:sz w:val="20"/>
          <w:szCs w:val="24"/>
          <w:rtl/>
          <w:lang w:eastAsia="he-IL"/>
          <w:rPrChange w:id="73" w:author="Avi Cohen" w:date="2022-05-02T11:52:00Z">
            <w:rPr>
              <w:rFonts w:ascii="Times New Roman" w:eastAsia="Times New Roman" w:hAnsi="Times New Roman" w:cs="David"/>
              <w:sz w:val="20"/>
              <w:szCs w:val="24"/>
              <w:rtl/>
              <w:lang w:eastAsia="he-IL"/>
            </w:rPr>
          </w:rPrChange>
        </w:rPr>
        <w:t xml:space="preserve"> המצ"ב.</w:t>
      </w:r>
    </w:p>
    <w:p w14:paraId="595D9AE2"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74" w:author="Avi Cohen" w:date="2022-05-02T11:52:00Z">
            <w:rPr>
              <w:rFonts w:ascii="Times New Roman" w:eastAsia="Times New Roman" w:hAnsi="Times New Roman" w:cs="David"/>
              <w:sz w:val="20"/>
              <w:szCs w:val="24"/>
              <w:rtl/>
              <w:lang w:eastAsia="he-IL"/>
            </w:rPr>
          </w:rPrChange>
        </w:rPr>
      </w:pPr>
    </w:p>
    <w:p w14:paraId="770BA73D" w14:textId="77777777" w:rsidR="005E50FA" w:rsidRPr="00DE7F64" w:rsidRDefault="005E50FA" w:rsidP="005E50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7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rtl/>
          <w:lang w:eastAsia="he-IL"/>
          <w:rPrChange w:id="76" w:author="Avi Cohen" w:date="2022-05-02T11:52:00Z">
            <w:rPr>
              <w:rFonts w:ascii="Times New Roman" w:eastAsia="Times New Roman" w:hAnsi="Times New Roman" w:cs="David"/>
              <w:bCs/>
              <w:sz w:val="20"/>
              <w:szCs w:val="24"/>
              <w:rtl/>
              <w:lang w:eastAsia="he-IL"/>
            </w:rPr>
          </w:rPrChange>
        </w:rPr>
        <w:t>"האתר"</w:t>
      </w:r>
      <w:r w:rsidRPr="00DE7F64">
        <w:rPr>
          <w:rFonts w:ascii="Times New Roman" w:eastAsia="Times New Roman" w:hAnsi="Times New Roman" w:cs="David"/>
          <w:sz w:val="20"/>
          <w:szCs w:val="24"/>
          <w:rtl/>
          <w:lang w:eastAsia="he-IL"/>
          <w:rPrChange w:id="77"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78"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79" w:author="Avi Cohen" w:date="2022-05-02T11:52:00Z">
            <w:rPr>
              <w:rFonts w:ascii="Times New Roman" w:eastAsia="Times New Roman" w:hAnsi="Times New Roman" w:cs="David"/>
              <w:sz w:val="20"/>
              <w:szCs w:val="24"/>
              <w:rtl/>
              <w:lang w:eastAsia="he-IL"/>
            </w:rPr>
          </w:rPrChange>
        </w:rPr>
        <w:tab/>
        <w:t>שטח התכנית/המקרקעין לרבות כל חלק ממנו כפי שיקבע ע"י המזמין מעת לעת על פי שיקול דעתו הבלעדי.</w:t>
      </w:r>
    </w:p>
    <w:p w14:paraId="151BD8E2"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80" w:author="Avi Cohen" w:date="2022-05-02T11:52:00Z">
            <w:rPr>
              <w:rFonts w:ascii="Times New Roman" w:eastAsia="Times New Roman" w:hAnsi="Times New Roman" w:cs="David"/>
              <w:sz w:val="20"/>
              <w:szCs w:val="24"/>
              <w:rtl/>
              <w:lang w:eastAsia="he-IL"/>
            </w:rPr>
          </w:rPrChange>
        </w:rPr>
      </w:pPr>
    </w:p>
    <w:p w14:paraId="685C042E" w14:textId="77777777" w:rsidR="005E50FA" w:rsidRPr="00DE7F64" w:rsidRDefault="005E50FA" w:rsidP="005E50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8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2"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83" w:author="Avi Cohen" w:date="2022-05-02T11:52:00Z">
            <w:rPr>
              <w:rFonts w:ascii="Times New Roman" w:eastAsia="Times New Roman" w:hAnsi="Times New Roman" w:cs="David"/>
              <w:b/>
              <w:bCs/>
              <w:sz w:val="20"/>
              <w:szCs w:val="24"/>
              <w:rtl/>
              <w:lang w:eastAsia="he-IL"/>
            </w:rPr>
          </w:rPrChange>
        </w:rPr>
        <w:t>היועצים</w:t>
      </w:r>
      <w:r w:rsidRPr="00DE7F64">
        <w:rPr>
          <w:rFonts w:ascii="Times New Roman" w:eastAsia="Times New Roman" w:hAnsi="Times New Roman" w:cs="David"/>
          <w:sz w:val="20"/>
          <w:szCs w:val="24"/>
          <w:rtl/>
          <w:lang w:eastAsia="he-IL"/>
          <w:rPrChange w:id="84"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85"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86" w:author="Avi Cohen" w:date="2022-05-02T11:52:00Z">
            <w:rPr>
              <w:rFonts w:ascii="Times New Roman" w:eastAsia="Times New Roman" w:hAnsi="Times New Roman" w:cs="David"/>
              <w:sz w:val="20"/>
              <w:szCs w:val="24"/>
              <w:rtl/>
              <w:lang w:eastAsia="he-IL"/>
            </w:rPr>
          </w:rPrChange>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D194DC0"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87" w:author="Avi Cohen" w:date="2022-05-02T11:52:00Z">
            <w:rPr>
              <w:rFonts w:ascii="Times New Roman" w:eastAsia="Times New Roman" w:hAnsi="Times New Roman" w:cs="David"/>
              <w:sz w:val="20"/>
              <w:szCs w:val="24"/>
              <w:rtl/>
              <w:lang w:eastAsia="he-IL"/>
            </w:rPr>
          </w:rPrChange>
        </w:rPr>
      </w:pPr>
    </w:p>
    <w:p w14:paraId="3EC88DF3" w14:textId="77777777" w:rsidR="005E50FA" w:rsidRPr="00DE7F64" w:rsidRDefault="005E50FA" w:rsidP="005E50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8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9"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90" w:author="Avi Cohen" w:date="2022-05-02T11:52:00Z">
            <w:rPr>
              <w:rFonts w:ascii="Times New Roman" w:eastAsia="Times New Roman" w:hAnsi="Times New Roman" w:cs="David"/>
              <w:b/>
              <w:bCs/>
              <w:sz w:val="20"/>
              <w:szCs w:val="24"/>
              <w:rtl/>
              <w:lang w:eastAsia="he-IL"/>
            </w:rPr>
          </w:rPrChange>
        </w:rPr>
        <w:t>התכניות</w:t>
      </w:r>
      <w:r w:rsidRPr="00DE7F64">
        <w:rPr>
          <w:rFonts w:ascii="Times New Roman" w:eastAsia="Times New Roman" w:hAnsi="Times New Roman" w:cs="David"/>
          <w:sz w:val="20"/>
          <w:szCs w:val="24"/>
          <w:rtl/>
          <w:lang w:eastAsia="he-IL"/>
          <w:rPrChange w:id="91"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92"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93" w:author="Avi Cohen" w:date="2022-05-02T11:52:00Z">
            <w:rPr>
              <w:rFonts w:ascii="Times New Roman" w:eastAsia="Times New Roman" w:hAnsi="Times New Roman" w:cs="David"/>
              <w:sz w:val="20"/>
              <w:szCs w:val="24"/>
              <w:rtl/>
              <w:lang w:eastAsia="he-IL"/>
            </w:rPr>
          </w:rPrChange>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E7F64">
        <w:rPr>
          <w:rFonts w:ascii="Times New Roman" w:eastAsia="Times New Roman" w:hAnsi="Times New Roman" w:cs="David" w:hint="cs"/>
          <w:sz w:val="20"/>
          <w:szCs w:val="24"/>
          <w:rtl/>
          <w:lang w:eastAsia="he-IL"/>
          <w:rPrChange w:id="9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95" w:author="Avi Cohen" w:date="2022-05-02T11:52:00Z">
            <w:rPr>
              <w:rFonts w:ascii="Times New Roman" w:eastAsia="Times New Roman" w:hAnsi="Times New Roman" w:cs="David"/>
              <w:sz w:val="20"/>
              <w:szCs w:val="24"/>
              <w:rtl/>
              <w:lang w:eastAsia="he-IL"/>
            </w:rPr>
          </w:rPrChange>
        </w:rPr>
        <w:t>צוע שרותי המתכנן, ע</w:t>
      </w:r>
      <w:r w:rsidRPr="00DE7F64">
        <w:rPr>
          <w:rFonts w:ascii="Times New Roman" w:eastAsia="Times New Roman" w:hAnsi="Times New Roman" w:cs="David" w:hint="cs"/>
          <w:sz w:val="20"/>
          <w:szCs w:val="24"/>
          <w:rtl/>
          <w:lang w:eastAsia="he-IL"/>
          <w:rPrChange w:id="96"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97" w:author="Avi Cohen" w:date="2022-05-02T11:52:00Z">
            <w:rPr>
              <w:rFonts w:ascii="Times New Roman" w:eastAsia="Times New Roman" w:hAnsi="Times New Roman" w:cs="David"/>
              <w:sz w:val="20"/>
              <w:szCs w:val="24"/>
              <w:rtl/>
              <w:lang w:eastAsia="he-IL"/>
            </w:rPr>
          </w:rPrChange>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E7F64">
        <w:rPr>
          <w:rFonts w:ascii="Times New Roman" w:eastAsia="Times New Roman" w:hAnsi="Times New Roman" w:cs="David"/>
          <w:b/>
          <w:bCs/>
          <w:sz w:val="20"/>
          <w:szCs w:val="24"/>
          <w:rtl/>
          <w:lang w:eastAsia="he-IL"/>
          <w:rPrChange w:id="98" w:author="Avi Cohen" w:date="2022-05-02T11:52:00Z">
            <w:rPr>
              <w:rFonts w:ascii="Times New Roman" w:eastAsia="Times New Roman" w:hAnsi="Times New Roman" w:cs="David"/>
              <w:b/>
              <w:bCs/>
              <w:sz w:val="20"/>
              <w:szCs w:val="24"/>
              <w:rtl/>
              <w:lang w:eastAsia="he-IL"/>
            </w:rPr>
          </w:rPrChange>
        </w:rPr>
        <w:t>ח'</w:t>
      </w:r>
      <w:r w:rsidRPr="00DE7F64">
        <w:rPr>
          <w:rFonts w:ascii="Times New Roman" w:eastAsia="Times New Roman" w:hAnsi="Times New Roman" w:cs="David"/>
          <w:sz w:val="20"/>
          <w:szCs w:val="24"/>
          <w:rtl/>
          <w:lang w:eastAsia="he-IL"/>
          <w:rPrChange w:id="99" w:author="Avi Cohen" w:date="2022-05-02T11:52:00Z">
            <w:rPr>
              <w:rFonts w:ascii="Times New Roman" w:eastAsia="Times New Roman" w:hAnsi="Times New Roman" w:cs="David"/>
              <w:sz w:val="20"/>
              <w:szCs w:val="24"/>
              <w:rtl/>
              <w:lang w:eastAsia="he-IL"/>
            </w:rPr>
          </w:rPrChange>
        </w:rPr>
        <w:t>. כל המסמכים שיערכו ע"י המתכנן כאמור יערכו בשפה העברית.</w:t>
      </w:r>
    </w:p>
    <w:p w14:paraId="2EFA7CE5"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00" w:author="Avi Cohen" w:date="2022-05-02T11:52:00Z">
            <w:rPr>
              <w:rFonts w:ascii="Times New Roman" w:eastAsia="Times New Roman" w:hAnsi="Times New Roman" w:cs="David"/>
              <w:sz w:val="20"/>
              <w:szCs w:val="24"/>
              <w:rtl/>
              <w:lang w:eastAsia="he-IL"/>
            </w:rPr>
          </w:rPrChange>
        </w:rPr>
      </w:pPr>
    </w:p>
    <w:p w14:paraId="5A9619F5"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101" w:author="Avi Cohen" w:date="2022-05-02T11:52:00Z">
            <w:rPr>
              <w:rFonts w:ascii="Times New Roman" w:eastAsia="Times New Roman" w:hAnsi="Times New Roman" w:cs="David"/>
              <w:b/>
              <w:bCs/>
              <w:sz w:val="20"/>
              <w:szCs w:val="24"/>
              <w:rtl/>
              <w:lang w:eastAsia="he-IL"/>
            </w:rPr>
          </w:rPrChange>
        </w:rPr>
      </w:pPr>
      <w:r w:rsidRPr="00DE7F64">
        <w:rPr>
          <w:rFonts w:ascii="Times New Roman" w:eastAsia="Times New Roman" w:hAnsi="Times New Roman" w:cs="David"/>
          <w:sz w:val="20"/>
          <w:szCs w:val="24"/>
          <w:rtl/>
          <w:lang w:eastAsia="he-IL"/>
          <w:rPrChange w:id="102"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103" w:author="Avi Cohen" w:date="2022-05-02T11:52:00Z">
            <w:rPr>
              <w:rFonts w:ascii="Times New Roman" w:eastAsia="Times New Roman" w:hAnsi="Times New Roman" w:cs="David"/>
              <w:b/>
              <w:bCs/>
              <w:sz w:val="20"/>
              <w:szCs w:val="24"/>
              <w:rtl/>
              <w:lang w:eastAsia="he-IL"/>
            </w:rPr>
          </w:rPrChange>
        </w:rPr>
        <w:t>שירותי</w:t>
      </w:r>
    </w:p>
    <w:p w14:paraId="4B6EB1C2"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0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0"/>
          <w:szCs w:val="24"/>
          <w:rtl/>
          <w:lang w:eastAsia="he-IL"/>
          <w:rPrChange w:id="105" w:author="Avi Cohen" w:date="2022-05-02T11:52:00Z">
            <w:rPr>
              <w:rFonts w:ascii="Times New Roman" w:eastAsia="Times New Roman" w:hAnsi="Times New Roman" w:cs="David"/>
              <w:b/>
              <w:bCs/>
              <w:sz w:val="20"/>
              <w:szCs w:val="24"/>
              <w:rtl/>
              <w:lang w:eastAsia="he-IL"/>
            </w:rPr>
          </w:rPrChange>
        </w:rPr>
        <w:t xml:space="preserve"> המתכנן</w:t>
      </w:r>
      <w:r w:rsidRPr="00DE7F64">
        <w:rPr>
          <w:rFonts w:ascii="Times New Roman" w:eastAsia="Times New Roman" w:hAnsi="Times New Roman" w:cs="David"/>
          <w:sz w:val="20"/>
          <w:szCs w:val="24"/>
          <w:rtl/>
          <w:lang w:eastAsia="he-IL"/>
          <w:rPrChange w:id="106"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107" w:author="Avi Cohen" w:date="2022-05-02T11:52:00Z">
            <w:rPr>
              <w:rFonts w:ascii="Times New Roman" w:eastAsia="Times New Roman" w:hAnsi="Times New Roman" w:cs="David"/>
              <w:sz w:val="20"/>
              <w:szCs w:val="24"/>
              <w:rtl/>
              <w:lang w:eastAsia="he-IL"/>
            </w:rPr>
          </w:rPrChange>
        </w:rPr>
        <w:tab/>
      </w:r>
    </w:p>
    <w:p w14:paraId="70A62C93"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0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09"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110" w:author="Avi Cohen" w:date="2022-05-02T11:52:00Z">
            <w:rPr>
              <w:rFonts w:ascii="Times New Roman" w:eastAsia="Times New Roman" w:hAnsi="Times New Roman" w:cs="David"/>
              <w:b/>
              <w:bCs/>
              <w:sz w:val="20"/>
              <w:szCs w:val="24"/>
              <w:rtl/>
              <w:lang w:eastAsia="he-IL"/>
            </w:rPr>
          </w:rPrChange>
        </w:rPr>
        <w:t>השירותים</w:t>
      </w:r>
      <w:r w:rsidRPr="00DE7F64">
        <w:rPr>
          <w:rFonts w:ascii="Times New Roman" w:eastAsia="Times New Roman" w:hAnsi="Times New Roman" w:cs="David"/>
          <w:sz w:val="20"/>
          <w:szCs w:val="24"/>
          <w:rtl/>
          <w:lang w:eastAsia="he-IL"/>
          <w:rPrChange w:id="111"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112" w:author="Avi Cohen" w:date="2022-05-02T11:52:00Z">
            <w:rPr>
              <w:rFonts w:ascii="Times New Roman" w:eastAsia="Times New Roman" w:hAnsi="Times New Roman" w:cs="David"/>
              <w:sz w:val="20"/>
              <w:szCs w:val="24"/>
              <w:rtl/>
              <w:lang w:eastAsia="he-IL"/>
            </w:rPr>
          </w:rPrChange>
        </w:rPr>
        <w:tab/>
        <w:t xml:space="preserve">השירותים כמוגדר וכמפורט בחוזה זה ובנספח </w:t>
      </w:r>
      <w:r w:rsidRPr="00DE7F64">
        <w:rPr>
          <w:rFonts w:ascii="Times New Roman" w:eastAsia="Times New Roman" w:hAnsi="Times New Roman" w:cs="David"/>
          <w:b/>
          <w:bCs/>
          <w:sz w:val="20"/>
          <w:szCs w:val="24"/>
          <w:rtl/>
          <w:lang w:eastAsia="he-IL"/>
          <w:rPrChange w:id="113" w:author="Avi Cohen" w:date="2022-05-02T11:52:00Z">
            <w:rPr>
              <w:rFonts w:ascii="Times New Roman" w:eastAsia="Times New Roman" w:hAnsi="Times New Roman" w:cs="David"/>
              <w:b/>
              <w:bCs/>
              <w:sz w:val="20"/>
              <w:szCs w:val="24"/>
              <w:rtl/>
              <w:lang w:eastAsia="he-IL"/>
            </w:rPr>
          </w:rPrChange>
        </w:rPr>
        <w:t>ב'</w:t>
      </w:r>
      <w:r w:rsidRPr="00DE7F64">
        <w:rPr>
          <w:rFonts w:ascii="Times New Roman" w:eastAsia="Times New Roman" w:hAnsi="Times New Roman" w:cs="David" w:hint="cs"/>
          <w:b/>
          <w:bCs/>
          <w:sz w:val="20"/>
          <w:szCs w:val="24"/>
          <w:rtl/>
          <w:lang w:eastAsia="he-IL"/>
          <w:rPrChange w:id="114" w:author="Avi Cohen" w:date="2022-05-02T11:52:00Z">
            <w:rPr>
              <w:rFonts w:ascii="Times New Roman" w:eastAsia="Times New Roman" w:hAnsi="Times New Roman" w:cs="David" w:hint="cs"/>
              <w:b/>
              <w:bCs/>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15" w:author="Avi Cohen" w:date="2022-05-02T11:52:00Z">
            <w:rPr>
              <w:rFonts w:ascii="Times New Roman" w:eastAsia="Times New Roman" w:hAnsi="Times New Roman" w:cs="David" w:hint="cs"/>
              <w:sz w:val="20"/>
              <w:szCs w:val="24"/>
              <w:rtl/>
              <w:lang w:eastAsia="he-IL"/>
            </w:rPr>
          </w:rPrChange>
        </w:rPr>
        <w:t>המצ"ב</w:t>
      </w:r>
      <w:r w:rsidRPr="00DE7F64">
        <w:rPr>
          <w:rFonts w:ascii="Times New Roman" w:eastAsia="Times New Roman" w:hAnsi="Times New Roman" w:cs="David"/>
          <w:sz w:val="20"/>
          <w:szCs w:val="24"/>
          <w:rtl/>
          <w:lang w:eastAsia="he-IL"/>
          <w:rPrChange w:id="116" w:author="Avi Cohen" w:date="2022-05-02T11:52:00Z">
            <w:rPr>
              <w:rFonts w:ascii="Times New Roman" w:eastAsia="Times New Roman" w:hAnsi="Times New Roman" w:cs="David"/>
              <w:sz w:val="20"/>
              <w:szCs w:val="24"/>
              <w:rtl/>
              <w:lang w:eastAsia="he-IL"/>
            </w:rPr>
          </w:rPrChange>
        </w:rPr>
        <w:t>.</w:t>
      </w:r>
    </w:p>
    <w:p w14:paraId="32090016"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17" w:author="Avi Cohen" w:date="2022-05-02T11:52:00Z">
            <w:rPr>
              <w:rFonts w:ascii="Times New Roman" w:eastAsia="Times New Roman" w:hAnsi="Times New Roman" w:cs="David"/>
              <w:sz w:val="20"/>
              <w:szCs w:val="24"/>
              <w:rtl/>
              <w:lang w:eastAsia="he-IL"/>
            </w:rPr>
          </w:rPrChange>
        </w:rPr>
      </w:pPr>
    </w:p>
    <w:p w14:paraId="1E550910" w14:textId="77777777" w:rsidR="005E50FA" w:rsidRPr="00DE7F64" w:rsidRDefault="005E50FA" w:rsidP="005E50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1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19"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120" w:author="Avi Cohen" w:date="2022-05-02T11:52:00Z">
            <w:rPr>
              <w:rFonts w:ascii="Times New Roman" w:eastAsia="Times New Roman" w:hAnsi="Times New Roman" w:cs="David"/>
              <w:b/>
              <w:bCs/>
              <w:sz w:val="20"/>
              <w:szCs w:val="24"/>
              <w:rtl/>
              <w:lang w:eastAsia="he-IL"/>
            </w:rPr>
          </w:rPrChange>
        </w:rPr>
        <w:t>המנהל</w:t>
      </w:r>
      <w:r w:rsidRPr="00DE7F64">
        <w:rPr>
          <w:rFonts w:ascii="Times New Roman" w:eastAsia="Times New Roman" w:hAnsi="Times New Roman" w:cs="David"/>
          <w:sz w:val="20"/>
          <w:szCs w:val="24"/>
          <w:rtl/>
          <w:lang w:eastAsia="he-IL"/>
          <w:rPrChange w:id="121"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122"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123" w:author="Avi Cohen" w:date="2022-05-02T11:52:00Z">
            <w:rPr>
              <w:rFonts w:ascii="Times New Roman" w:eastAsia="Times New Roman" w:hAnsi="Times New Roman" w:cs="David"/>
              <w:sz w:val="20"/>
              <w:szCs w:val="24"/>
              <w:rtl/>
              <w:lang w:eastAsia="he-IL"/>
            </w:rPr>
          </w:rPrChange>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F495FB6"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4" w:author="Avi Cohen" w:date="2022-05-02T11:52:00Z">
            <w:rPr>
              <w:rFonts w:ascii="Times New Roman" w:eastAsia="Times New Roman" w:hAnsi="Times New Roman" w:cs="David"/>
              <w:sz w:val="20"/>
              <w:szCs w:val="24"/>
              <w:rtl/>
              <w:lang w:eastAsia="he-IL"/>
            </w:rPr>
          </w:rPrChange>
        </w:rPr>
      </w:pPr>
    </w:p>
    <w:p w14:paraId="7CE9AC18"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26"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127" w:author="Avi Cohen" w:date="2022-05-02T11:52:00Z">
            <w:rPr>
              <w:rFonts w:ascii="Times New Roman" w:eastAsia="Times New Roman" w:hAnsi="Times New Roman" w:cs="David"/>
              <w:sz w:val="20"/>
              <w:szCs w:val="24"/>
              <w:rtl/>
              <w:lang w:eastAsia="he-IL"/>
            </w:rPr>
          </w:rPrChange>
        </w:rPr>
        <w:tab/>
        <w:t>מקום שמדובר בחוזה זה במזמין - גם המנהל במשמע.</w:t>
      </w:r>
    </w:p>
    <w:p w14:paraId="2B7C12E6"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8" w:author="Avi Cohen" w:date="2022-05-02T11:52:00Z">
            <w:rPr>
              <w:rFonts w:ascii="Times New Roman" w:eastAsia="Times New Roman" w:hAnsi="Times New Roman" w:cs="David"/>
              <w:sz w:val="20"/>
              <w:szCs w:val="24"/>
              <w:rtl/>
              <w:lang w:eastAsia="he-IL"/>
            </w:rPr>
          </w:rPrChange>
        </w:rPr>
      </w:pPr>
    </w:p>
    <w:p w14:paraId="51EDD6E6"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30"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131" w:author="Avi Cohen" w:date="2022-05-02T11:52:00Z">
            <w:rPr>
              <w:rFonts w:ascii="Times New Roman" w:eastAsia="Times New Roman" w:hAnsi="Times New Roman" w:cs="David"/>
              <w:b/>
              <w:bCs/>
              <w:sz w:val="20"/>
              <w:szCs w:val="24"/>
              <w:rtl/>
              <w:lang w:eastAsia="he-IL"/>
            </w:rPr>
          </w:rPrChange>
        </w:rPr>
        <w:t>החוזה</w:t>
      </w:r>
      <w:r w:rsidRPr="00DE7F64">
        <w:rPr>
          <w:rFonts w:ascii="Times New Roman" w:eastAsia="Times New Roman" w:hAnsi="Times New Roman" w:cs="David"/>
          <w:sz w:val="20"/>
          <w:szCs w:val="24"/>
          <w:rtl/>
          <w:lang w:eastAsia="he-IL"/>
          <w:rPrChange w:id="132"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hint="cs"/>
          <w:sz w:val="20"/>
          <w:szCs w:val="24"/>
          <w:rtl/>
          <w:lang w:eastAsia="he-IL"/>
          <w:rPrChange w:id="133" w:author="Avi Cohen" w:date="2022-05-02T11:52:00Z">
            <w:rPr>
              <w:rFonts w:ascii="Times New Roman" w:eastAsia="Times New Roman" w:hAnsi="Times New Roman" w:cs="David" w:hint="cs"/>
              <w:sz w:val="20"/>
              <w:szCs w:val="24"/>
              <w:rtl/>
              <w:lang w:eastAsia="he-IL"/>
            </w:rPr>
          </w:rPrChange>
        </w:rPr>
        <w:t>/</w:t>
      </w:r>
    </w:p>
    <w:p w14:paraId="2C5A0B20"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3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3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hint="cs"/>
          <w:b/>
          <w:bCs/>
          <w:sz w:val="20"/>
          <w:szCs w:val="24"/>
          <w:rtl/>
          <w:lang w:eastAsia="he-IL"/>
          <w:rPrChange w:id="136" w:author="Avi Cohen" w:date="2022-05-02T11:52:00Z">
            <w:rPr>
              <w:rFonts w:ascii="Times New Roman" w:eastAsia="Times New Roman" w:hAnsi="Times New Roman" w:cs="David" w:hint="cs"/>
              <w:b/>
              <w:bCs/>
              <w:sz w:val="20"/>
              <w:szCs w:val="24"/>
              <w:rtl/>
              <w:lang w:eastAsia="he-IL"/>
            </w:rPr>
          </w:rPrChange>
        </w:rPr>
        <w:t>ההסכם</w:t>
      </w:r>
      <w:r w:rsidRPr="00DE7F64">
        <w:rPr>
          <w:rFonts w:ascii="Times New Roman" w:eastAsia="Times New Roman" w:hAnsi="Times New Roman" w:cs="David" w:hint="cs"/>
          <w:sz w:val="20"/>
          <w:szCs w:val="24"/>
          <w:rtl/>
          <w:lang w:eastAsia="he-IL"/>
          <w:rPrChange w:id="137"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38"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139"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140" w:author="Avi Cohen" w:date="2022-05-02T11:52:00Z">
            <w:rPr>
              <w:rFonts w:ascii="Times New Roman" w:eastAsia="Times New Roman" w:hAnsi="Times New Roman" w:cs="David"/>
              <w:sz w:val="20"/>
              <w:szCs w:val="24"/>
              <w:rtl/>
              <w:lang w:eastAsia="he-IL"/>
            </w:rPr>
          </w:rPrChange>
        </w:rPr>
        <w:tab/>
        <w:t>חוזה זה על נספחיו.</w:t>
      </w:r>
    </w:p>
    <w:p w14:paraId="15698EBD" w14:textId="77777777" w:rsidR="005E50FA" w:rsidRPr="00DE7F64" w:rsidRDefault="005E50FA" w:rsidP="005E50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41" w:author="Avi Cohen" w:date="2022-05-02T11:52:00Z">
            <w:rPr>
              <w:rFonts w:ascii="Times New Roman" w:eastAsia="Times New Roman" w:hAnsi="Times New Roman" w:cs="David"/>
              <w:sz w:val="20"/>
              <w:szCs w:val="24"/>
              <w:rtl/>
              <w:lang w:eastAsia="he-IL"/>
            </w:rPr>
          </w:rPrChange>
        </w:rPr>
      </w:pPr>
    </w:p>
    <w:p w14:paraId="0D95A069" w14:textId="77777777" w:rsidR="005E50FA" w:rsidRPr="00DE7F64" w:rsidRDefault="005E50FA" w:rsidP="005E50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4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43"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144" w:author="Avi Cohen" w:date="2022-05-02T11:52:00Z">
            <w:rPr>
              <w:rFonts w:ascii="Times New Roman" w:eastAsia="Times New Roman" w:hAnsi="Times New Roman" w:cs="David"/>
              <w:b/>
              <w:bCs/>
              <w:sz w:val="20"/>
              <w:szCs w:val="24"/>
              <w:rtl/>
              <w:lang w:eastAsia="he-IL"/>
            </w:rPr>
          </w:rPrChange>
        </w:rPr>
        <w:t>הדין</w:t>
      </w:r>
      <w:r w:rsidRPr="00DE7F64">
        <w:rPr>
          <w:rFonts w:ascii="Times New Roman" w:eastAsia="Times New Roman" w:hAnsi="Times New Roman" w:cs="David"/>
          <w:sz w:val="20"/>
          <w:szCs w:val="24"/>
          <w:rtl/>
          <w:lang w:eastAsia="he-IL"/>
          <w:rPrChange w:id="145"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146"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147" w:author="Avi Cohen" w:date="2022-05-02T11:52:00Z">
            <w:rPr>
              <w:rFonts w:ascii="Times New Roman" w:eastAsia="Times New Roman" w:hAnsi="Times New Roman" w:cs="David"/>
              <w:sz w:val="20"/>
              <w:szCs w:val="24"/>
              <w:rtl/>
              <w:lang w:eastAsia="he-IL"/>
            </w:rPr>
          </w:rPrChange>
        </w:rPr>
        <w:tab/>
        <w:t>כהגדרתו בחוק ה</w:t>
      </w:r>
      <w:r w:rsidRPr="00DE7F64">
        <w:rPr>
          <w:rFonts w:ascii="Times New Roman" w:eastAsia="Times New Roman" w:hAnsi="Times New Roman" w:cs="David" w:hint="cs"/>
          <w:sz w:val="20"/>
          <w:szCs w:val="24"/>
          <w:rtl/>
          <w:lang w:eastAsia="he-IL"/>
          <w:rPrChange w:id="148" w:author="Avi Cohen" w:date="2022-05-02T11:52:00Z">
            <w:rPr>
              <w:rFonts w:ascii="Times New Roman" w:eastAsia="Times New Roman" w:hAnsi="Times New Roman" w:cs="David" w:hint="cs"/>
              <w:sz w:val="20"/>
              <w:szCs w:val="24"/>
              <w:rtl/>
              <w:lang w:eastAsia="he-IL"/>
            </w:rPr>
          </w:rPrChange>
        </w:rPr>
        <w:t>פרשנות, התשמ"א-1981</w:t>
      </w:r>
      <w:r w:rsidRPr="00DE7F64">
        <w:rPr>
          <w:rFonts w:ascii="Times New Roman" w:eastAsia="Times New Roman" w:hAnsi="Times New Roman" w:cs="David"/>
          <w:sz w:val="20"/>
          <w:szCs w:val="24"/>
          <w:rtl/>
          <w:lang w:eastAsia="he-IL"/>
          <w:rPrChange w:id="149" w:author="Avi Cohen" w:date="2022-05-02T11:52:00Z">
            <w:rPr>
              <w:rFonts w:ascii="Times New Roman" w:eastAsia="Times New Roman" w:hAnsi="Times New Roman" w:cs="David"/>
              <w:sz w:val="20"/>
              <w:szCs w:val="24"/>
              <w:rtl/>
              <w:lang w:eastAsia="he-IL"/>
            </w:rPr>
          </w:rPrChange>
        </w:rPr>
        <w:t xml:space="preserve"> לרבות כל </w:t>
      </w:r>
      <w:r w:rsidRPr="00DE7F64">
        <w:rPr>
          <w:rFonts w:ascii="Times New Roman" w:eastAsia="Times New Roman" w:hAnsi="Times New Roman" w:cs="David" w:hint="cs"/>
          <w:sz w:val="20"/>
          <w:szCs w:val="24"/>
          <w:rtl/>
          <w:lang w:eastAsia="he-IL"/>
          <w:rPrChange w:id="150" w:author="Avi Cohen" w:date="2022-05-02T11:52:00Z">
            <w:rPr>
              <w:rFonts w:ascii="Times New Roman" w:eastAsia="Times New Roman" w:hAnsi="Times New Roman" w:cs="David" w:hint="cs"/>
              <w:sz w:val="20"/>
              <w:szCs w:val="24"/>
              <w:rtl/>
              <w:lang w:eastAsia="he-IL"/>
            </w:rPr>
          </w:rPrChange>
        </w:rPr>
        <w:lastRenderedPageBreak/>
        <w:t xml:space="preserve">תקנה ו/או </w:t>
      </w:r>
      <w:r w:rsidRPr="00DE7F64">
        <w:rPr>
          <w:rFonts w:ascii="Times New Roman" w:eastAsia="Times New Roman" w:hAnsi="Times New Roman" w:cs="David"/>
          <w:sz w:val="20"/>
          <w:szCs w:val="24"/>
          <w:rtl/>
          <w:lang w:eastAsia="he-IL"/>
          <w:rPrChange w:id="151" w:author="Avi Cohen" w:date="2022-05-02T11:52:00Z">
            <w:rPr>
              <w:rFonts w:ascii="Times New Roman" w:eastAsia="Times New Roman" w:hAnsi="Times New Roman" w:cs="David"/>
              <w:sz w:val="20"/>
              <w:szCs w:val="24"/>
              <w:rtl/>
              <w:lang w:eastAsia="he-IL"/>
            </w:rPr>
          </w:rPrChange>
        </w:rPr>
        <w:t>הוראה של רשות מוסמכת בתוקף סמכותה על פי הדין.</w:t>
      </w:r>
    </w:p>
    <w:p w14:paraId="40379504"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52" w:author="Avi Cohen" w:date="2022-05-02T11:52:00Z">
            <w:rPr>
              <w:rFonts w:ascii="Times New Roman" w:eastAsia="Times New Roman" w:hAnsi="Times New Roman" w:cs="David"/>
              <w:sz w:val="20"/>
              <w:szCs w:val="24"/>
              <w:rtl/>
              <w:lang w:eastAsia="he-IL"/>
            </w:rPr>
          </w:rPrChange>
        </w:rPr>
      </w:pPr>
    </w:p>
    <w:p w14:paraId="2F5C8F20"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153" w:author="Avi Cohen" w:date="2022-05-02T11:52:00Z">
            <w:rPr>
              <w:rFonts w:ascii="Times New Roman" w:eastAsia="Times New Roman" w:hAnsi="Times New Roman" w:cs="David"/>
              <w:b/>
              <w:bCs/>
              <w:sz w:val="20"/>
              <w:szCs w:val="24"/>
              <w:rtl/>
              <w:lang w:eastAsia="he-IL"/>
            </w:rPr>
          </w:rPrChange>
        </w:rPr>
      </w:pPr>
      <w:r w:rsidRPr="00DE7F64">
        <w:rPr>
          <w:rFonts w:ascii="Times New Roman" w:eastAsia="Times New Roman" w:hAnsi="Times New Roman" w:cs="David"/>
          <w:sz w:val="20"/>
          <w:szCs w:val="24"/>
          <w:rtl/>
          <w:lang w:eastAsia="he-IL"/>
          <w:rPrChange w:id="154"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155" w:author="Avi Cohen" w:date="2022-05-02T11:52:00Z">
            <w:rPr>
              <w:rFonts w:ascii="Times New Roman" w:eastAsia="Times New Roman" w:hAnsi="Times New Roman" w:cs="David"/>
              <w:b/>
              <w:bCs/>
              <w:sz w:val="20"/>
              <w:szCs w:val="24"/>
              <w:rtl/>
              <w:lang w:eastAsia="he-IL"/>
            </w:rPr>
          </w:rPrChange>
        </w:rPr>
        <w:t>הרשות</w:t>
      </w:r>
    </w:p>
    <w:p w14:paraId="0CEB7BD8"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5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0"/>
          <w:szCs w:val="24"/>
          <w:rtl/>
          <w:lang w:eastAsia="he-IL"/>
          <w:rPrChange w:id="157" w:author="Avi Cohen" w:date="2022-05-02T11:52:00Z">
            <w:rPr>
              <w:rFonts w:ascii="Times New Roman" w:eastAsia="Times New Roman" w:hAnsi="Times New Roman" w:cs="David"/>
              <w:b/>
              <w:bCs/>
              <w:sz w:val="20"/>
              <w:szCs w:val="24"/>
              <w:rtl/>
              <w:lang w:eastAsia="he-IL"/>
            </w:rPr>
          </w:rPrChange>
        </w:rPr>
        <w:t xml:space="preserve"> המקומית</w:t>
      </w:r>
      <w:r w:rsidRPr="00DE7F64">
        <w:rPr>
          <w:rFonts w:ascii="Times New Roman" w:eastAsia="Times New Roman" w:hAnsi="Times New Roman" w:cs="David"/>
          <w:sz w:val="20"/>
          <w:szCs w:val="24"/>
          <w:rtl/>
          <w:lang w:eastAsia="he-IL"/>
          <w:rPrChange w:id="158"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159"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160" w:author="Avi Cohen" w:date="2022-05-02T11:52:00Z">
            <w:rPr>
              <w:rFonts w:ascii="Times New Roman" w:eastAsia="Times New Roman" w:hAnsi="Times New Roman" w:cs="David"/>
              <w:sz w:val="20"/>
              <w:szCs w:val="24"/>
              <w:rtl/>
              <w:lang w:eastAsia="he-IL"/>
            </w:rPr>
          </w:rPrChange>
        </w:rPr>
        <w:tab/>
        <w:t xml:space="preserve">כמוגדר בנספח </w:t>
      </w:r>
      <w:r w:rsidRPr="00DE7F64">
        <w:rPr>
          <w:rFonts w:ascii="Times New Roman" w:eastAsia="Times New Roman" w:hAnsi="Times New Roman" w:cs="David"/>
          <w:b/>
          <w:bCs/>
          <w:sz w:val="20"/>
          <w:szCs w:val="24"/>
          <w:rtl/>
          <w:lang w:eastAsia="he-IL"/>
          <w:rPrChange w:id="161" w:author="Avi Cohen" w:date="2022-05-02T11:52:00Z">
            <w:rPr>
              <w:rFonts w:ascii="Times New Roman" w:eastAsia="Times New Roman" w:hAnsi="Times New Roman" w:cs="David"/>
              <w:b/>
              <w:bCs/>
              <w:sz w:val="20"/>
              <w:szCs w:val="24"/>
              <w:rtl/>
              <w:lang w:eastAsia="he-IL"/>
            </w:rPr>
          </w:rPrChange>
        </w:rPr>
        <w:t>א'</w:t>
      </w:r>
      <w:r w:rsidRPr="00DE7F64">
        <w:rPr>
          <w:rFonts w:ascii="Times New Roman" w:eastAsia="Times New Roman" w:hAnsi="Times New Roman" w:cs="David"/>
          <w:sz w:val="20"/>
          <w:szCs w:val="24"/>
          <w:rtl/>
          <w:lang w:eastAsia="he-IL"/>
          <w:rPrChange w:id="162" w:author="Avi Cohen" w:date="2022-05-02T11:52:00Z">
            <w:rPr>
              <w:rFonts w:ascii="Times New Roman" w:eastAsia="Times New Roman" w:hAnsi="Times New Roman" w:cs="David"/>
              <w:sz w:val="20"/>
              <w:szCs w:val="24"/>
              <w:rtl/>
              <w:lang w:eastAsia="he-IL"/>
            </w:rPr>
          </w:rPrChange>
        </w:rPr>
        <w:t xml:space="preserve"> המצ"ב.</w:t>
      </w:r>
    </w:p>
    <w:p w14:paraId="40FAD04E"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63" w:author="Avi Cohen" w:date="2022-05-02T11:52:00Z">
            <w:rPr>
              <w:rFonts w:ascii="Times New Roman" w:eastAsia="Times New Roman" w:hAnsi="Times New Roman" w:cs="David"/>
              <w:sz w:val="20"/>
              <w:szCs w:val="24"/>
              <w:rtl/>
              <w:lang w:eastAsia="he-IL"/>
            </w:rPr>
          </w:rPrChange>
        </w:rPr>
      </w:pPr>
    </w:p>
    <w:p w14:paraId="71161B12" w14:textId="77777777" w:rsidR="005E50FA" w:rsidRPr="00DE7F64" w:rsidRDefault="005E50FA" w:rsidP="005E50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164" w:author="Avi Cohen" w:date="2022-05-02T11:52:00Z">
            <w:rPr>
              <w:rFonts w:ascii="Times New Roman" w:eastAsia="Times New Roman" w:hAnsi="Times New Roman" w:cs="David"/>
              <w:b/>
              <w:bCs/>
              <w:sz w:val="20"/>
              <w:szCs w:val="24"/>
              <w:rtl/>
              <w:lang w:eastAsia="he-IL"/>
            </w:rPr>
          </w:rPrChange>
        </w:rPr>
      </w:pPr>
      <w:r w:rsidRPr="00DE7F64">
        <w:rPr>
          <w:rFonts w:ascii="Times New Roman" w:eastAsia="Times New Roman" w:hAnsi="Times New Roman" w:cs="David"/>
          <w:sz w:val="20"/>
          <w:szCs w:val="24"/>
          <w:rtl/>
          <w:lang w:eastAsia="he-IL"/>
          <w:rPrChange w:id="165"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b/>
          <w:bCs/>
          <w:sz w:val="20"/>
          <w:szCs w:val="24"/>
          <w:rtl/>
          <w:lang w:eastAsia="he-IL"/>
          <w:rPrChange w:id="166" w:author="Avi Cohen" w:date="2022-05-02T11:52:00Z">
            <w:rPr>
              <w:rFonts w:ascii="Times New Roman" w:eastAsia="Times New Roman" w:hAnsi="Times New Roman" w:cs="David"/>
              <w:b/>
              <w:bCs/>
              <w:sz w:val="20"/>
              <w:szCs w:val="24"/>
              <w:rtl/>
              <w:lang w:eastAsia="he-IL"/>
            </w:rPr>
          </w:rPrChange>
        </w:rPr>
        <w:t>חוזה</w:t>
      </w:r>
    </w:p>
    <w:p w14:paraId="78198077" w14:textId="77777777" w:rsidR="005E50FA" w:rsidRPr="00DE7F64" w:rsidRDefault="005E50FA" w:rsidP="005E50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Change w:id="16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0"/>
          <w:szCs w:val="24"/>
          <w:rtl/>
          <w:lang w:eastAsia="he-IL"/>
          <w:rPrChange w:id="168" w:author="Avi Cohen" w:date="2022-05-02T11:52:00Z">
            <w:rPr>
              <w:rFonts w:ascii="Times New Roman" w:eastAsia="Times New Roman" w:hAnsi="Times New Roman" w:cs="David"/>
              <w:b/>
              <w:bCs/>
              <w:sz w:val="20"/>
              <w:szCs w:val="24"/>
              <w:rtl/>
              <w:lang w:eastAsia="he-IL"/>
            </w:rPr>
          </w:rPrChange>
        </w:rPr>
        <w:t xml:space="preserve"> הפיתוח</w:t>
      </w:r>
      <w:r w:rsidRPr="00DE7F64">
        <w:rPr>
          <w:rFonts w:ascii="Times New Roman" w:eastAsia="Times New Roman" w:hAnsi="Times New Roman" w:cs="David"/>
          <w:sz w:val="20"/>
          <w:szCs w:val="24"/>
          <w:rtl/>
          <w:lang w:eastAsia="he-IL"/>
          <w:rPrChange w:id="169"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sz w:val="20"/>
          <w:szCs w:val="24"/>
          <w:rtl/>
          <w:lang w:eastAsia="he-IL"/>
          <w:rPrChange w:id="170"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171" w:author="Avi Cohen" w:date="2022-05-02T11:52:00Z">
            <w:rPr>
              <w:rFonts w:ascii="Times New Roman" w:eastAsia="Times New Roman" w:hAnsi="Times New Roman" w:cs="David"/>
              <w:sz w:val="20"/>
              <w:szCs w:val="24"/>
              <w:rtl/>
              <w:lang w:eastAsia="he-IL"/>
            </w:rPr>
          </w:rPrChange>
        </w:rPr>
        <w:tab/>
        <w:t xml:space="preserve">כמוגדר בנספח </w:t>
      </w:r>
      <w:r w:rsidRPr="00DE7F64">
        <w:rPr>
          <w:rFonts w:ascii="Times New Roman" w:eastAsia="Times New Roman" w:hAnsi="Times New Roman" w:cs="David"/>
          <w:b/>
          <w:bCs/>
          <w:sz w:val="20"/>
          <w:szCs w:val="24"/>
          <w:rtl/>
          <w:lang w:eastAsia="he-IL"/>
          <w:rPrChange w:id="172" w:author="Avi Cohen" w:date="2022-05-02T11:52:00Z">
            <w:rPr>
              <w:rFonts w:ascii="Times New Roman" w:eastAsia="Times New Roman" w:hAnsi="Times New Roman" w:cs="David"/>
              <w:b/>
              <w:bCs/>
              <w:sz w:val="20"/>
              <w:szCs w:val="24"/>
              <w:rtl/>
              <w:lang w:eastAsia="he-IL"/>
            </w:rPr>
          </w:rPrChange>
        </w:rPr>
        <w:t>א'</w:t>
      </w:r>
      <w:r w:rsidRPr="00DE7F64">
        <w:rPr>
          <w:rFonts w:ascii="Times New Roman" w:eastAsia="Times New Roman" w:hAnsi="Times New Roman" w:cs="David" w:hint="cs"/>
          <w:sz w:val="20"/>
          <w:szCs w:val="24"/>
          <w:rtl/>
          <w:lang w:eastAsia="he-IL"/>
          <w:rPrChange w:id="173" w:author="Avi Cohen" w:date="2022-05-02T11:52:00Z">
            <w:rPr>
              <w:rFonts w:ascii="Times New Roman" w:eastAsia="Times New Roman" w:hAnsi="Times New Roman" w:cs="David" w:hint="cs"/>
              <w:sz w:val="20"/>
              <w:szCs w:val="24"/>
              <w:rtl/>
              <w:lang w:eastAsia="he-IL"/>
            </w:rPr>
          </w:rPrChange>
        </w:rPr>
        <w:t xml:space="preserve"> המצ"ב</w:t>
      </w:r>
      <w:r w:rsidRPr="00DE7F64">
        <w:rPr>
          <w:rFonts w:ascii="Times New Roman" w:eastAsia="Times New Roman" w:hAnsi="Times New Roman" w:cs="David"/>
          <w:sz w:val="20"/>
          <w:szCs w:val="24"/>
          <w:rtl/>
          <w:lang w:eastAsia="he-IL"/>
          <w:rPrChange w:id="174" w:author="Avi Cohen" w:date="2022-05-02T11:52:00Z">
            <w:rPr>
              <w:rFonts w:ascii="Times New Roman" w:eastAsia="Times New Roman" w:hAnsi="Times New Roman" w:cs="David"/>
              <w:sz w:val="20"/>
              <w:szCs w:val="24"/>
              <w:rtl/>
              <w:lang w:eastAsia="he-IL"/>
            </w:rPr>
          </w:rPrChange>
        </w:rPr>
        <w:t>.</w:t>
      </w:r>
    </w:p>
    <w:p w14:paraId="05624A0C" w14:textId="77777777" w:rsidR="005E50FA" w:rsidRPr="00DE7F64" w:rsidRDefault="005E50FA" w:rsidP="005E50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Change w:id="175" w:author="Avi Cohen" w:date="2022-05-02T11:52:00Z">
            <w:rPr>
              <w:rFonts w:ascii="Times New Roman" w:eastAsia="Times New Roman" w:hAnsi="Times New Roman" w:cs="David"/>
              <w:sz w:val="20"/>
              <w:szCs w:val="24"/>
              <w:rtl/>
              <w:lang w:eastAsia="he-IL"/>
            </w:rPr>
          </w:rPrChange>
        </w:rPr>
      </w:pPr>
    </w:p>
    <w:p w14:paraId="26BF68BB"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7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7" w:author="Avi Cohen" w:date="2022-05-02T11:52:00Z">
            <w:rPr>
              <w:rFonts w:ascii="Times New Roman" w:eastAsia="Times New Roman" w:hAnsi="Times New Roman" w:cs="David"/>
              <w:sz w:val="20"/>
              <w:szCs w:val="24"/>
              <w:rtl/>
              <w:lang w:eastAsia="he-IL"/>
            </w:rPr>
          </w:rPrChange>
        </w:rPr>
        <w:t xml:space="preserve">הכותרות בחוזה זה </w:t>
      </w:r>
      <w:r w:rsidRPr="00DE7F64">
        <w:rPr>
          <w:rFonts w:ascii="Times New Roman" w:eastAsia="Times New Roman" w:hAnsi="Times New Roman" w:cs="David" w:hint="cs"/>
          <w:sz w:val="20"/>
          <w:szCs w:val="24"/>
          <w:rtl/>
          <w:lang w:eastAsia="he-IL"/>
          <w:rPrChange w:id="178" w:author="Avi Cohen" w:date="2022-05-02T11:52:00Z">
            <w:rPr>
              <w:rFonts w:ascii="Times New Roman" w:eastAsia="Times New Roman" w:hAnsi="Times New Roman" w:cs="David" w:hint="cs"/>
              <w:sz w:val="20"/>
              <w:szCs w:val="24"/>
              <w:rtl/>
              <w:lang w:eastAsia="he-IL"/>
            </w:rPr>
          </w:rPrChange>
        </w:rPr>
        <w:t xml:space="preserve">הינן לנוחיות בלבד ובכל מקרה </w:t>
      </w:r>
      <w:r w:rsidRPr="00DE7F64">
        <w:rPr>
          <w:rFonts w:ascii="Times New Roman" w:eastAsia="Times New Roman" w:hAnsi="Times New Roman" w:cs="David"/>
          <w:sz w:val="20"/>
          <w:szCs w:val="24"/>
          <w:rtl/>
          <w:lang w:eastAsia="he-IL"/>
          <w:rPrChange w:id="179" w:author="Avi Cohen" w:date="2022-05-02T11:52:00Z">
            <w:rPr>
              <w:rFonts w:ascii="Times New Roman" w:eastAsia="Times New Roman" w:hAnsi="Times New Roman" w:cs="David"/>
              <w:sz w:val="20"/>
              <w:szCs w:val="24"/>
              <w:rtl/>
              <w:lang w:eastAsia="he-IL"/>
            </w:rPr>
          </w:rPrChange>
        </w:rPr>
        <w:t xml:space="preserve">לא ישמשו </w:t>
      </w:r>
      <w:r w:rsidRPr="00DE7F64">
        <w:rPr>
          <w:rFonts w:ascii="Times New Roman" w:eastAsia="Times New Roman" w:hAnsi="Times New Roman" w:cs="David" w:hint="cs"/>
          <w:sz w:val="20"/>
          <w:szCs w:val="24"/>
          <w:rtl/>
          <w:lang w:eastAsia="he-IL"/>
          <w:rPrChange w:id="180" w:author="Avi Cohen" w:date="2022-05-02T11:52:00Z">
            <w:rPr>
              <w:rFonts w:ascii="Times New Roman" w:eastAsia="Times New Roman" w:hAnsi="Times New Roman" w:cs="David" w:hint="cs"/>
              <w:sz w:val="20"/>
              <w:szCs w:val="24"/>
              <w:rtl/>
              <w:lang w:eastAsia="he-IL"/>
            </w:rPr>
          </w:rPrChange>
        </w:rPr>
        <w:t>ל</w:t>
      </w:r>
      <w:r w:rsidRPr="00DE7F64">
        <w:rPr>
          <w:rFonts w:ascii="Times New Roman" w:eastAsia="Times New Roman" w:hAnsi="Times New Roman" w:cs="David"/>
          <w:sz w:val="20"/>
          <w:szCs w:val="24"/>
          <w:rtl/>
          <w:lang w:eastAsia="he-IL"/>
          <w:rPrChange w:id="181" w:author="Avi Cohen" w:date="2022-05-02T11:52:00Z">
            <w:rPr>
              <w:rFonts w:ascii="Times New Roman" w:eastAsia="Times New Roman" w:hAnsi="Times New Roman" w:cs="David"/>
              <w:sz w:val="20"/>
              <w:szCs w:val="24"/>
              <w:rtl/>
              <w:lang w:eastAsia="he-IL"/>
            </w:rPr>
          </w:rPrChange>
        </w:rPr>
        <w:t>פרש</w:t>
      </w:r>
      <w:r w:rsidRPr="00DE7F64">
        <w:rPr>
          <w:rFonts w:ascii="Times New Roman" w:eastAsia="Times New Roman" w:hAnsi="Times New Roman" w:cs="David" w:hint="cs"/>
          <w:sz w:val="20"/>
          <w:szCs w:val="24"/>
          <w:rtl/>
          <w:lang w:eastAsia="he-IL"/>
          <w:rPrChange w:id="182" w:author="Avi Cohen" w:date="2022-05-02T11:52:00Z">
            <w:rPr>
              <w:rFonts w:ascii="Times New Roman" w:eastAsia="Times New Roman" w:hAnsi="Times New Roman" w:cs="David" w:hint="cs"/>
              <w:sz w:val="20"/>
              <w:szCs w:val="24"/>
              <w:rtl/>
              <w:lang w:eastAsia="he-IL"/>
            </w:rPr>
          </w:rPrChange>
        </w:rPr>
        <w:t>נות</w:t>
      </w:r>
      <w:r w:rsidRPr="00DE7F64">
        <w:rPr>
          <w:rFonts w:ascii="Times New Roman" w:eastAsia="Times New Roman" w:hAnsi="Times New Roman" w:cs="David"/>
          <w:sz w:val="20"/>
          <w:szCs w:val="24"/>
          <w:rtl/>
          <w:lang w:eastAsia="he-IL"/>
          <w:rPrChange w:id="183" w:author="Avi Cohen" w:date="2022-05-02T11:52:00Z">
            <w:rPr>
              <w:rFonts w:ascii="Times New Roman" w:eastAsia="Times New Roman" w:hAnsi="Times New Roman" w:cs="David"/>
              <w:sz w:val="20"/>
              <w:szCs w:val="24"/>
              <w:rtl/>
              <w:lang w:eastAsia="he-IL"/>
            </w:rPr>
          </w:rPrChange>
        </w:rPr>
        <w:t>ו.</w:t>
      </w:r>
    </w:p>
    <w:p w14:paraId="18219485"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8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85" w:author="Avi Cohen" w:date="2022-05-02T11:52:00Z">
            <w:rPr>
              <w:rFonts w:ascii="Times New Roman" w:eastAsia="Times New Roman" w:hAnsi="Times New Roman" w:cs="David"/>
              <w:sz w:val="20"/>
              <w:szCs w:val="24"/>
              <w:rtl/>
              <w:lang w:eastAsia="he-IL"/>
            </w:rPr>
          </w:rPrChange>
        </w:rPr>
        <w:t>הנספחים לחוזה זה מהווים חלק בלתי נפרד הימנו ואלה הם:</w:t>
      </w:r>
    </w:p>
    <w:p w14:paraId="5B4B69D6" w14:textId="77777777" w:rsidR="005E50FA" w:rsidRPr="00DE7F64" w:rsidRDefault="005E50FA" w:rsidP="005E50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Change w:id="186" w:author="Avi Cohen" w:date="2022-05-02T11:52:00Z">
            <w:rPr>
              <w:rFonts w:ascii="Times New Roman" w:eastAsia="Times New Roman" w:hAnsi="Times New Roman" w:cs="David"/>
              <w:bCs/>
              <w:sz w:val="20"/>
              <w:szCs w:val="24"/>
              <w:rtl/>
              <w:lang w:eastAsia="he-IL"/>
            </w:rPr>
          </w:rPrChange>
        </w:rPr>
      </w:pPr>
    </w:p>
    <w:p w14:paraId="7728276E" w14:textId="77777777"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8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rtl/>
          <w:lang w:eastAsia="he-IL"/>
          <w:rPrChange w:id="188" w:author="Avi Cohen" w:date="2022-05-02T11:52:00Z">
            <w:rPr>
              <w:rFonts w:ascii="Times New Roman" w:eastAsia="Times New Roman" w:hAnsi="Times New Roman" w:cs="David"/>
              <w:bCs/>
              <w:sz w:val="20"/>
              <w:szCs w:val="24"/>
              <w:rtl/>
              <w:lang w:eastAsia="he-IL"/>
            </w:rPr>
          </w:rPrChange>
        </w:rPr>
        <w:t xml:space="preserve">נספח א' </w:t>
      </w:r>
      <w:r w:rsidRPr="00DE7F64">
        <w:rPr>
          <w:rFonts w:ascii="Times New Roman" w:eastAsia="Times New Roman" w:hAnsi="Times New Roman" w:cs="David"/>
          <w:sz w:val="20"/>
          <w:szCs w:val="24"/>
          <w:rtl/>
          <w:lang w:eastAsia="he-IL"/>
          <w:rPrChange w:id="189"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190" w:author="Avi Cohen" w:date="2022-05-02T11:52:00Z">
            <w:rPr>
              <w:rFonts w:ascii="Times New Roman" w:eastAsia="Times New Roman" w:hAnsi="Times New Roman" w:cs="David"/>
              <w:sz w:val="20"/>
              <w:szCs w:val="24"/>
              <w:rtl/>
              <w:lang w:eastAsia="he-IL"/>
            </w:rPr>
          </w:rPrChange>
        </w:rPr>
        <w:tab/>
        <w:t>נספח כללי;</w:t>
      </w:r>
    </w:p>
    <w:p w14:paraId="5A7DAE5B" w14:textId="77777777"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9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rtl/>
          <w:lang w:eastAsia="he-IL"/>
          <w:rPrChange w:id="192" w:author="Avi Cohen" w:date="2022-05-02T11:52:00Z">
            <w:rPr>
              <w:rFonts w:ascii="Times New Roman" w:eastAsia="Times New Roman" w:hAnsi="Times New Roman" w:cs="David"/>
              <w:bCs/>
              <w:sz w:val="20"/>
              <w:szCs w:val="24"/>
              <w:rtl/>
              <w:lang w:eastAsia="he-IL"/>
            </w:rPr>
          </w:rPrChange>
        </w:rPr>
        <w:t>נספח ב'</w:t>
      </w:r>
      <w:r w:rsidRPr="00DE7F64">
        <w:rPr>
          <w:rFonts w:ascii="Times New Roman" w:eastAsia="Times New Roman" w:hAnsi="Times New Roman" w:cs="David"/>
          <w:sz w:val="20"/>
          <w:szCs w:val="24"/>
          <w:rtl/>
          <w:lang w:eastAsia="he-IL"/>
          <w:rPrChange w:id="193"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sz w:val="20"/>
          <w:szCs w:val="24"/>
          <w:rtl/>
          <w:lang w:eastAsia="he-IL"/>
          <w:rPrChange w:id="194" w:author="Avi Cohen" w:date="2022-05-02T11:52:00Z">
            <w:rPr>
              <w:rFonts w:ascii="Times New Roman" w:eastAsia="Times New Roman" w:hAnsi="Times New Roman" w:cs="David"/>
              <w:sz w:val="20"/>
              <w:szCs w:val="24"/>
              <w:rtl/>
              <w:lang w:eastAsia="he-IL"/>
            </w:rPr>
          </w:rPrChange>
        </w:rPr>
        <w:tab/>
        <w:t>שירותי המתכנן;</w:t>
      </w:r>
    </w:p>
    <w:p w14:paraId="2296BB97" w14:textId="77777777"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95" w:author="Avi Cohen" w:date="2022-05-02T11:52:00Z">
            <w:rPr>
              <w:rFonts w:ascii="Times New Roman" w:eastAsia="Times New Roman" w:hAnsi="Times New Roman" w:cs="David"/>
              <w:color w:val="000000"/>
              <w:sz w:val="20"/>
              <w:szCs w:val="24"/>
              <w:rtl/>
              <w:lang w:eastAsia="he-IL"/>
            </w:rPr>
          </w:rPrChange>
        </w:rPr>
      </w:pPr>
      <w:r w:rsidRPr="00DE7F64">
        <w:rPr>
          <w:rFonts w:ascii="Times New Roman" w:eastAsia="Times New Roman" w:hAnsi="Times New Roman" w:cs="David"/>
          <w:b/>
          <w:bCs/>
          <w:sz w:val="20"/>
          <w:szCs w:val="24"/>
          <w:rtl/>
          <w:lang w:eastAsia="he-IL"/>
          <w:rPrChange w:id="196" w:author="Avi Cohen" w:date="2022-05-02T11:52:00Z">
            <w:rPr>
              <w:rFonts w:ascii="Times New Roman" w:eastAsia="Times New Roman" w:hAnsi="Times New Roman" w:cs="David"/>
              <w:b/>
              <w:bCs/>
              <w:color w:val="000000"/>
              <w:sz w:val="20"/>
              <w:szCs w:val="24"/>
              <w:rtl/>
              <w:lang w:eastAsia="he-IL"/>
            </w:rPr>
          </w:rPrChange>
        </w:rPr>
        <w:t>נספח ג'</w:t>
      </w:r>
      <w:r w:rsidRPr="00DE7F64">
        <w:rPr>
          <w:rFonts w:ascii="Times New Roman" w:eastAsia="Times New Roman" w:hAnsi="Times New Roman" w:cs="David"/>
          <w:sz w:val="20"/>
          <w:szCs w:val="24"/>
          <w:rtl/>
          <w:lang w:eastAsia="he-IL"/>
          <w:rPrChange w:id="197" w:author="Avi Cohen" w:date="2022-05-02T11:52:00Z">
            <w:rPr>
              <w:rFonts w:ascii="Times New Roman" w:eastAsia="Times New Roman" w:hAnsi="Times New Roman" w:cs="David"/>
              <w:color w:val="000000"/>
              <w:sz w:val="20"/>
              <w:szCs w:val="24"/>
              <w:rtl/>
              <w:lang w:eastAsia="he-IL"/>
            </w:rPr>
          </w:rPrChange>
        </w:rPr>
        <w:t xml:space="preserve"> </w:t>
      </w:r>
      <w:r w:rsidRPr="00DE7F64">
        <w:rPr>
          <w:rFonts w:ascii="Times New Roman" w:eastAsia="Times New Roman" w:hAnsi="Times New Roman" w:cs="David"/>
          <w:sz w:val="20"/>
          <w:szCs w:val="24"/>
          <w:lang w:eastAsia="he-IL"/>
          <w:rPrChange w:id="198" w:author="Avi Cohen" w:date="2022-05-02T11:52:00Z">
            <w:rPr>
              <w:rFonts w:ascii="Times New Roman" w:eastAsia="Times New Roman" w:hAnsi="Times New Roman" w:cs="David"/>
              <w:color w:val="000000"/>
              <w:sz w:val="20"/>
              <w:szCs w:val="24"/>
              <w:lang w:eastAsia="he-IL"/>
            </w:rPr>
          </w:rPrChange>
        </w:rPr>
        <w:t>–</w:t>
      </w:r>
      <w:r w:rsidRPr="00DE7F64">
        <w:rPr>
          <w:rFonts w:ascii="Times New Roman" w:eastAsia="Times New Roman" w:hAnsi="Times New Roman" w:cs="David"/>
          <w:sz w:val="20"/>
          <w:szCs w:val="24"/>
          <w:rtl/>
          <w:lang w:eastAsia="he-IL"/>
          <w:rPrChange w:id="199" w:author="Avi Cohen" w:date="2022-05-02T11:52:00Z">
            <w:rPr>
              <w:rFonts w:ascii="Times New Roman" w:eastAsia="Times New Roman" w:hAnsi="Times New Roman" w:cs="David"/>
              <w:color w:val="000000"/>
              <w:sz w:val="20"/>
              <w:szCs w:val="24"/>
              <w:rtl/>
              <w:lang w:eastAsia="he-IL"/>
            </w:rPr>
          </w:rPrChange>
        </w:rPr>
        <w:t xml:space="preserve"> </w:t>
      </w:r>
      <w:r w:rsidRPr="00DE7F64">
        <w:rPr>
          <w:rFonts w:ascii="Times New Roman" w:eastAsia="Times New Roman" w:hAnsi="Times New Roman" w:cs="David"/>
          <w:sz w:val="20"/>
          <w:szCs w:val="24"/>
          <w:rtl/>
          <w:lang w:eastAsia="he-IL"/>
          <w:rPrChange w:id="200" w:author="Avi Cohen" w:date="2022-05-02T11:52:00Z">
            <w:rPr>
              <w:rFonts w:ascii="Times New Roman" w:eastAsia="Times New Roman" w:hAnsi="Times New Roman" w:cs="David"/>
              <w:color w:val="000000"/>
              <w:sz w:val="20"/>
              <w:szCs w:val="24"/>
              <w:rtl/>
              <w:lang w:eastAsia="he-IL"/>
            </w:rPr>
          </w:rPrChange>
        </w:rPr>
        <w:tab/>
        <w:t>לוח זמנים;</w:t>
      </w:r>
    </w:p>
    <w:p w14:paraId="0BA7643A" w14:textId="67841474"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01" w:author="Avi Cohen" w:date="2022-05-02T11:52:00Z">
            <w:rPr>
              <w:rFonts w:ascii="Times New Roman" w:eastAsia="Times New Roman" w:hAnsi="Times New Roman" w:cs="David"/>
              <w:color w:val="000000"/>
              <w:sz w:val="20"/>
              <w:szCs w:val="24"/>
              <w:rtl/>
              <w:lang w:eastAsia="he-IL"/>
            </w:rPr>
          </w:rPrChange>
        </w:rPr>
      </w:pPr>
      <w:r w:rsidRPr="00DE7F64">
        <w:rPr>
          <w:rFonts w:ascii="Times New Roman" w:eastAsia="Times New Roman" w:hAnsi="Times New Roman" w:cs="David"/>
          <w:b/>
          <w:bCs/>
          <w:sz w:val="20"/>
          <w:szCs w:val="24"/>
          <w:rtl/>
          <w:lang w:eastAsia="he-IL"/>
          <w:rPrChange w:id="202" w:author="Avi Cohen" w:date="2022-05-02T11:52:00Z">
            <w:rPr>
              <w:rFonts w:ascii="Times New Roman" w:eastAsia="Times New Roman" w:hAnsi="Times New Roman" w:cs="David"/>
              <w:b/>
              <w:bCs/>
              <w:color w:val="000000"/>
              <w:sz w:val="20"/>
              <w:szCs w:val="24"/>
              <w:rtl/>
              <w:lang w:eastAsia="he-IL"/>
            </w:rPr>
          </w:rPrChange>
        </w:rPr>
        <w:t>נספח ד'</w:t>
      </w:r>
      <w:r w:rsidRPr="00DE7F64">
        <w:rPr>
          <w:rFonts w:ascii="Times New Roman" w:eastAsia="Times New Roman" w:hAnsi="Times New Roman" w:cs="David"/>
          <w:sz w:val="20"/>
          <w:szCs w:val="24"/>
          <w:rtl/>
          <w:lang w:eastAsia="he-IL"/>
          <w:rPrChange w:id="203" w:author="Avi Cohen" w:date="2022-05-02T11:52:00Z">
            <w:rPr>
              <w:rFonts w:ascii="Times New Roman" w:eastAsia="Times New Roman" w:hAnsi="Times New Roman" w:cs="David"/>
              <w:color w:val="000000"/>
              <w:sz w:val="20"/>
              <w:szCs w:val="24"/>
              <w:rtl/>
              <w:lang w:eastAsia="he-IL"/>
            </w:rPr>
          </w:rPrChange>
        </w:rPr>
        <w:t xml:space="preserve"> - </w:t>
      </w:r>
      <w:r w:rsidRPr="00DE7F64">
        <w:rPr>
          <w:rFonts w:ascii="Times New Roman" w:eastAsia="Times New Roman" w:hAnsi="Times New Roman" w:cs="David"/>
          <w:sz w:val="20"/>
          <w:szCs w:val="24"/>
          <w:rtl/>
          <w:lang w:eastAsia="he-IL"/>
          <w:rPrChange w:id="204" w:author="Avi Cohen" w:date="2022-05-02T11:52:00Z">
            <w:rPr>
              <w:rFonts w:ascii="Times New Roman" w:eastAsia="Times New Roman" w:hAnsi="Times New Roman" w:cs="David"/>
              <w:color w:val="000000"/>
              <w:sz w:val="20"/>
              <w:szCs w:val="24"/>
              <w:rtl/>
              <w:lang w:eastAsia="he-IL"/>
            </w:rPr>
          </w:rPrChange>
        </w:rPr>
        <w:tab/>
      </w:r>
      <w:r w:rsidRPr="00DE7F64">
        <w:rPr>
          <w:rFonts w:ascii="Times New Roman" w:eastAsia="Times New Roman" w:hAnsi="Times New Roman" w:cs="David" w:hint="cs"/>
          <w:sz w:val="20"/>
          <w:szCs w:val="24"/>
          <w:rtl/>
          <w:lang w:eastAsia="he-IL"/>
          <w:rPrChange w:id="205" w:author="Avi Cohen" w:date="2022-05-02T11:52:00Z">
            <w:rPr>
              <w:rFonts w:ascii="Times New Roman" w:eastAsia="Times New Roman" w:hAnsi="Times New Roman" w:cs="David" w:hint="cs"/>
              <w:color w:val="000000"/>
              <w:sz w:val="20"/>
              <w:szCs w:val="24"/>
              <w:rtl/>
              <w:lang w:eastAsia="he-IL"/>
            </w:rPr>
          </w:rPrChange>
        </w:rPr>
        <w:t>התמורה בגין שירותי</w:t>
      </w:r>
      <w:r w:rsidRPr="00DE7F64">
        <w:rPr>
          <w:rFonts w:ascii="Times New Roman" w:eastAsia="Times New Roman" w:hAnsi="Times New Roman" w:cs="David"/>
          <w:sz w:val="20"/>
          <w:szCs w:val="24"/>
          <w:rtl/>
          <w:lang w:eastAsia="he-IL"/>
          <w:rPrChange w:id="206" w:author="Avi Cohen" w:date="2022-05-02T11:52:00Z">
            <w:rPr>
              <w:rFonts w:ascii="Times New Roman" w:eastAsia="Times New Roman" w:hAnsi="Times New Roman" w:cs="David"/>
              <w:color w:val="000000"/>
              <w:sz w:val="20"/>
              <w:szCs w:val="24"/>
              <w:rtl/>
              <w:lang w:eastAsia="he-IL"/>
            </w:rPr>
          </w:rPrChange>
        </w:rPr>
        <w:t xml:space="preserve"> המתכנן;</w:t>
      </w:r>
    </w:p>
    <w:p w14:paraId="2FBCCCC7" w14:textId="5111A6CB"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07" w:author="Avi Cohen" w:date="2022-05-02T11:52:00Z">
            <w:rPr>
              <w:rFonts w:ascii="Times New Roman" w:eastAsia="Times New Roman" w:hAnsi="Times New Roman" w:cs="David"/>
              <w:color w:val="000000"/>
              <w:sz w:val="20"/>
              <w:szCs w:val="24"/>
              <w:rtl/>
              <w:lang w:eastAsia="he-IL"/>
            </w:rPr>
          </w:rPrChange>
        </w:rPr>
      </w:pPr>
      <w:r w:rsidRPr="00DE7F64">
        <w:rPr>
          <w:rFonts w:ascii="Times New Roman" w:eastAsia="Times New Roman" w:hAnsi="Times New Roman" w:cs="David"/>
          <w:b/>
          <w:bCs/>
          <w:sz w:val="20"/>
          <w:szCs w:val="24"/>
          <w:rtl/>
          <w:lang w:eastAsia="he-IL"/>
          <w:rPrChange w:id="208" w:author="Avi Cohen" w:date="2022-05-02T11:52:00Z">
            <w:rPr>
              <w:rFonts w:ascii="Times New Roman" w:eastAsia="Times New Roman" w:hAnsi="Times New Roman" w:cs="David"/>
              <w:b/>
              <w:bCs/>
              <w:color w:val="000000"/>
              <w:sz w:val="20"/>
              <w:szCs w:val="24"/>
              <w:rtl/>
              <w:lang w:eastAsia="he-IL"/>
            </w:rPr>
          </w:rPrChange>
        </w:rPr>
        <w:t>נספח ה'</w:t>
      </w:r>
      <w:r w:rsidRPr="00DE7F64">
        <w:rPr>
          <w:rFonts w:ascii="Times New Roman" w:eastAsia="Times New Roman" w:hAnsi="Times New Roman" w:cs="David"/>
          <w:sz w:val="20"/>
          <w:szCs w:val="24"/>
          <w:rtl/>
          <w:lang w:eastAsia="he-IL"/>
          <w:rPrChange w:id="209" w:author="Avi Cohen" w:date="2022-05-02T11:52:00Z">
            <w:rPr>
              <w:rFonts w:ascii="Times New Roman" w:eastAsia="Times New Roman" w:hAnsi="Times New Roman" w:cs="David"/>
              <w:color w:val="000000"/>
              <w:sz w:val="20"/>
              <w:szCs w:val="24"/>
              <w:rtl/>
              <w:lang w:eastAsia="he-IL"/>
            </w:rPr>
          </w:rPrChange>
        </w:rPr>
        <w:t xml:space="preserve"> - </w:t>
      </w:r>
      <w:r w:rsidRPr="00DE7F64">
        <w:rPr>
          <w:rFonts w:ascii="Times New Roman" w:eastAsia="Times New Roman" w:hAnsi="Times New Roman" w:cs="David"/>
          <w:sz w:val="20"/>
          <w:szCs w:val="24"/>
          <w:rtl/>
          <w:lang w:eastAsia="he-IL"/>
          <w:rPrChange w:id="210" w:author="Avi Cohen" w:date="2022-05-02T11:52:00Z">
            <w:rPr>
              <w:rFonts w:ascii="Times New Roman" w:eastAsia="Times New Roman" w:hAnsi="Times New Roman" w:cs="David"/>
              <w:color w:val="000000"/>
              <w:sz w:val="20"/>
              <w:szCs w:val="24"/>
              <w:rtl/>
              <w:lang w:eastAsia="he-IL"/>
            </w:rPr>
          </w:rPrChange>
        </w:rPr>
        <w:tab/>
        <w:t xml:space="preserve">תשלומי </w:t>
      </w:r>
      <w:r w:rsidRPr="00DE7F64">
        <w:rPr>
          <w:rFonts w:ascii="Times New Roman" w:eastAsia="Times New Roman" w:hAnsi="Times New Roman" w:cs="David" w:hint="cs"/>
          <w:sz w:val="20"/>
          <w:szCs w:val="24"/>
          <w:rtl/>
          <w:lang w:eastAsia="he-IL"/>
          <w:rPrChange w:id="211" w:author="Avi Cohen" w:date="2022-05-02T11:52:00Z">
            <w:rPr>
              <w:rFonts w:ascii="Times New Roman" w:eastAsia="Times New Roman" w:hAnsi="Times New Roman" w:cs="David" w:hint="cs"/>
              <w:color w:val="000000"/>
              <w:sz w:val="20"/>
              <w:szCs w:val="24"/>
              <w:rtl/>
              <w:lang w:eastAsia="he-IL"/>
            </w:rPr>
          </w:rPrChange>
        </w:rPr>
        <w:t>התמורה ל</w:t>
      </w:r>
      <w:r w:rsidRPr="00DE7F64">
        <w:rPr>
          <w:rFonts w:ascii="Times New Roman" w:eastAsia="Times New Roman" w:hAnsi="Times New Roman" w:cs="David"/>
          <w:sz w:val="20"/>
          <w:szCs w:val="24"/>
          <w:rtl/>
          <w:lang w:eastAsia="he-IL"/>
          <w:rPrChange w:id="212" w:author="Avi Cohen" w:date="2022-05-02T11:52:00Z">
            <w:rPr>
              <w:rFonts w:ascii="Times New Roman" w:eastAsia="Times New Roman" w:hAnsi="Times New Roman" w:cs="David"/>
              <w:color w:val="000000"/>
              <w:sz w:val="20"/>
              <w:szCs w:val="24"/>
              <w:rtl/>
              <w:lang w:eastAsia="he-IL"/>
            </w:rPr>
          </w:rPrChange>
        </w:rPr>
        <w:t>מתכנן;</w:t>
      </w:r>
    </w:p>
    <w:p w14:paraId="7908C19C" w14:textId="77777777"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13" w:author="Avi Cohen" w:date="2022-05-02T11:52:00Z">
            <w:rPr>
              <w:rFonts w:ascii="Times New Roman" w:eastAsia="Times New Roman" w:hAnsi="Times New Roman" w:cs="David"/>
              <w:sz w:val="20"/>
              <w:szCs w:val="24"/>
              <w:rtl/>
              <w:lang w:eastAsia="he-IL"/>
            </w:rPr>
          </w:rPrChange>
        </w:rPr>
      </w:pPr>
      <w:r w:rsidRPr="00473317">
        <w:rPr>
          <w:rFonts w:ascii="Times New Roman" w:eastAsia="Times New Roman" w:hAnsi="Times New Roman" w:cs="David"/>
          <w:bCs/>
          <w:sz w:val="20"/>
          <w:szCs w:val="24"/>
          <w:rtl/>
          <w:lang w:eastAsia="he-IL"/>
        </w:rPr>
        <w:t xml:space="preserve">נספח ו </w:t>
      </w:r>
      <w:r w:rsidRPr="00DE7F64">
        <w:rPr>
          <w:rFonts w:ascii="Times New Roman" w:eastAsia="Times New Roman" w:hAnsi="Times New Roman" w:cs="David"/>
          <w:sz w:val="20"/>
          <w:szCs w:val="24"/>
          <w:rtl/>
          <w:lang w:eastAsia="he-IL"/>
          <w:rPrChange w:id="214"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215" w:author="Avi Cohen" w:date="2022-05-02T11:52:00Z">
            <w:rPr>
              <w:rFonts w:ascii="Times New Roman" w:eastAsia="Times New Roman" w:hAnsi="Times New Roman" w:cs="David"/>
              <w:sz w:val="20"/>
              <w:szCs w:val="24"/>
              <w:rtl/>
              <w:lang w:eastAsia="he-IL"/>
            </w:rPr>
          </w:rPrChange>
        </w:rPr>
        <w:tab/>
        <w:t>הצהרה והתחייבות לשמירת סודיות;</w:t>
      </w:r>
    </w:p>
    <w:p w14:paraId="5FF87D46" w14:textId="77777777"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1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rtl/>
          <w:lang w:eastAsia="he-IL"/>
          <w:rPrChange w:id="217" w:author="Avi Cohen" w:date="2022-05-02T11:52:00Z">
            <w:rPr>
              <w:rFonts w:ascii="Times New Roman" w:eastAsia="Times New Roman" w:hAnsi="Times New Roman" w:cs="David"/>
              <w:bCs/>
              <w:sz w:val="20"/>
              <w:szCs w:val="24"/>
              <w:rtl/>
              <w:lang w:eastAsia="he-IL"/>
            </w:rPr>
          </w:rPrChange>
        </w:rPr>
        <w:t>נספח ז</w:t>
      </w:r>
      <w:r w:rsidRPr="00DE7F64">
        <w:rPr>
          <w:rFonts w:ascii="Times New Roman" w:eastAsia="Times New Roman" w:hAnsi="Times New Roman" w:cs="David"/>
          <w:sz w:val="20"/>
          <w:szCs w:val="24"/>
          <w:rtl/>
          <w:lang w:eastAsia="he-IL"/>
          <w:rPrChange w:id="218"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sz w:val="20"/>
          <w:szCs w:val="24"/>
          <w:rtl/>
          <w:lang w:eastAsia="he-IL"/>
          <w:rPrChange w:id="219"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hint="cs"/>
          <w:sz w:val="20"/>
          <w:szCs w:val="24"/>
          <w:rtl/>
          <w:lang w:eastAsia="he-IL"/>
          <w:rPrChange w:id="220" w:author="Avi Cohen" w:date="2022-05-02T11:52:00Z">
            <w:rPr>
              <w:rFonts w:ascii="Times New Roman" w:eastAsia="Times New Roman" w:hAnsi="Times New Roman" w:cs="David" w:hint="cs"/>
              <w:sz w:val="20"/>
              <w:szCs w:val="24"/>
              <w:rtl/>
              <w:lang w:eastAsia="he-IL"/>
            </w:rPr>
          </w:rPrChange>
        </w:rPr>
        <w:t>מפרט</w:t>
      </w:r>
      <w:r w:rsidRPr="00DE7F64">
        <w:rPr>
          <w:rFonts w:ascii="Times New Roman" w:eastAsia="Times New Roman" w:hAnsi="Times New Roman" w:cs="David"/>
          <w:sz w:val="20"/>
          <w:szCs w:val="24"/>
          <w:rtl/>
          <w:lang w:eastAsia="he-IL"/>
          <w:rPrChange w:id="221"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222" w:author="Avi Cohen" w:date="2022-05-02T11:52:00Z">
            <w:rPr>
              <w:rFonts w:ascii="Times New Roman" w:eastAsia="Times New Roman" w:hAnsi="Times New Roman" w:cs="David" w:hint="cs"/>
              <w:sz w:val="20"/>
              <w:szCs w:val="24"/>
              <w:rtl/>
              <w:lang w:eastAsia="he-IL"/>
            </w:rPr>
          </w:rPrChange>
        </w:rPr>
        <w:t>ביטוחי</w:t>
      </w:r>
      <w:r w:rsidRPr="00DE7F64">
        <w:rPr>
          <w:rFonts w:ascii="Times New Roman" w:eastAsia="Times New Roman" w:hAnsi="Times New Roman" w:cs="David"/>
          <w:sz w:val="20"/>
          <w:szCs w:val="24"/>
          <w:rtl/>
          <w:lang w:eastAsia="he-IL"/>
          <w:rPrChange w:id="223"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224" w:author="Avi Cohen" w:date="2022-05-02T11:52:00Z">
            <w:rPr>
              <w:rFonts w:ascii="Times New Roman" w:eastAsia="Times New Roman" w:hAnsi="Times New Roman" w:cs="David" w:hint="cs"/>
              <w:sz w:val="20"/>
              <w:szCs w:val="24"/>
              <w:rtl/>
              <w:lang w:eastAsia="he-IL"/>
            </w:rPr>
          </w:rPrChange>
        </w:rPr>
        <w:t>המתכנן</w:t>
      </w:r>
      <w:r w:rsidRPr="00DE7F64">
        <w:rPr>
          <w:rFonts w:ascii="Times New Roman" w:eastAsia="Times New Roman" w:hAnsi="Times New Roman" w:cs="David"/>
          <w:sz w:val="20"/>
          <w:szCs w:val="24"/>
          <w:rtl/>
          <w:lang w:eastAsia="he-IL"/>
          <w:rPrChange w:id="225" w:author="Avi Cohen" w:date="2022-05-02T11:52:00Z">
            <w:rPr>
              <w:rFonts w:ascii="Times New Roman" w:eastAsia="Times New Roman" w:hAnsi="Times New Roman" w:cs="David"/>
              <w:sz w:val="20"/>
              <w:szCs w:val="24"/>
              <w:rtl/>
              <w:lang w:eastAsia="he-IL"/>
            </w:rPr>
          </w:rPrChange>
        </w:rPr>
        <w:t>;</w:t>
      </w:r>
    </w:p>
    <w:p w14:paraId="5AEACD28" w14:textId="77777777"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2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rtl/>
          <w:lang w:eastAsia="he-IL"/>
          <w:rPrChange w:id="227" w:author="Avi Cohen" w:date="2022-05-02T11:52:00Z">
            <w:rPr>
              <w:rFonts w:ascii="Times New Roman" w:eastAsia="Times New Roman" w:hAnsi="Times New Roman" w:cs="David"/>
              <w:bCs/>
              <w:sz w:val="20"/>
              <w:szCs w:val="24"/>
              <w:rtl/>
              <w:lang w:eastAsia="he-IL"/>
            </w:rPr>
          </w:rPrChange>
        </w:rPr>
        <w:t>נספח ז</w:t>
      </w:r>
      <w:r w:rsidRPr="00DE7F64">
        <w:rPr>
          <w:rFonts w:ascii="Times New Roman" w:eastAsia="Times New Roman" w:hAnsi="Times New Roman" w:cs="David" w:hint="cs"/>
          <w:bCs/>
          <w:sz w:val="20"/>
          <w:szCs w:val="24"/>
          <w:rtl/>
          <w:lang w:eastAsia="he-IL"/>
          <w:rPrChange w:id="228" w:author="Avi Cohen" w:date="2022-05-02T11:52:00Z">
            <w:rPr>
              <w:rFonts w:ascii="Times New Roman" w:eastAsia="Times New Roman" w:hAnsi="Times New Roman" w:cs="David" w:hint="cs"/>
              <w:bCs/>
              <w:sz w:val="20"/>
              <w:szCs w:val="24"/>
              <w:rtl/>
              <w:lang w:eastAsia="he-IL"/>
            </w:rPr>
          </w:rPrChange>
        </w:rPr>
        <w:t>1</w:t>
      </w:r>
      <w:r w:rsidRPr="00DE7F64">
        <w:rPr>
          <w:rFonts w:ascii="Times New Roman" w:eastAsia="Times New Roman" w:hAnsi="Times New Roman" w:cs="David"/>
          <w:sz w:val="20"/>
          <w:szCs w:val="24"/>
          <w:rtl/>
          <w:lang w:eastAsia="he-IL"/>
          <w:rPrChange w:id="229"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sz w:val="20"/>
          <w:szCs w:val="24"/>
          <w:rtl/>
          <w:lang w:eastAsia="he-IL"/>
          <w:rPrChange w:id="230" w:author="Avi Cohen" w:date="2022-05-02T11:52:00Z">
            <w:rPr>
              <w:rFonts w:ascii="Times New Roman" w:eastAsia="Times New Roman" w:hAnsi="Times New Roman" w:cs="David"/>
              <w:sz w:val="20"/>
              <w:szCs w:val="24"/>
              <w:rtl/>
              <w:lang w:eastAsia="he-IL"/>
            </w:rPr>
          </w:rPrChange>
        </w:rPr>
        <w:tab/>
        <w:t>אישור על קיום ביטוחי המתכנן;</w:t>
      </w:r>
    </w:p>
    <w:p w14:paraId="7CCD527E" w14:textId="77777777"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3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0"/>
          <w:szCs w:val="24"/>
          <w:rtl/>
          <w:lang w:eastAsia="he-IL"/>
          <w:rPrChange w:id="232" w:author="Avi Cohen" w:date="2022-05-02T11:52:00Z">
            <w:rPr>
              <w:rFonts w:ascii="Times New Roman" w:eastAsia="Times New Roman" w:hAnsi="Times New Roman" w:cs="David"/>
              <w:b/>
              <w:bCs/>
              <w:sz w:val="20"/>
              <w:szCs w:val="24"/>
              <w:rtl/>
              <w:lang w:eastAsia="he-IL"/>
            </w:rPr>
          </w:rPrChange>
        </w:rPr>
        <w:t>נספח ח'</w:t>
      </w:r>
      <w:r w:rsidRPr="00DE7F64">
        <w:rPr>
          <w:rFonts w:ascii="Times New Roman" w:eastAsia="Times New Roman" w:hAnsi="Times New Roman" w:cs="David"/>
          <w:sz w:val="20"/>
          <w:szCs w:val="24"/>
          <w:rtl/>
          <w:lang w:eastAsia="he-IL"/>
          <w:rPrChange w:id="233" w:author="Avi Cohen" w:date="2022-05-02T11:52:00Z">
            <w:rPr>
              <w:rFonts w:ascii="Times New Roman" w:eastAsia="Times New Roman" w:hAnsi="Times New Roman" w:cs="David"/>
              <w:sz w:val="20"/>
              <w:szCs w:val="24"/>
              <w:rtl/>
              <w:lang w:eastAsia="he-IL"/>
            </w:rPr>
          </w:rPrChange>
        </w:rPr>
        <w:t xml:space="preserve"> - </w:t>
      </w:r>
      <w:r w:rsidRPr="00DE7F64">
        <w:rPr>
          <w:rFonts w:ascii="Times New Roman" w:eastAsia="Times New Roman" w:hAnsi="Times New Roman" w:cs="David"/>
          <w:sz w:val="20"/>
          <w:szCs w:val="24"/>
          <w:rtl/>
          <w:lang w:eastAsia="he-IL"/>
          <w:rPrChange w:id="234" w:author="Avi Cohen" w:date="2022-05-02T11:52:00Z">
            <w:rPr>
              <w:rFonts w:ascii="Times New Roman" w:eastAsia="Times New Roman" w:hAnsi="Times New Roman" w:cs="David"/>
              <w:sz w:val="20"/>
              <w:szCs w:val="24"/>
              <w:rtl/>
              <w:lang w:eastAsia="he-IL"/>
            </w:rPr>
          </w:rPrChange>
        </w:rPr>
        <w:tab/>
        <w:t>רשימת התכניות והמסמכים שעל המתכנן להנפיק.</w:t>
      </w:r>
    </w:p>
    <w:p w14:paraId="6BE2993E" w14:textId="77777777" w:rsidR="005E50FA" w:rsidRPr="00DE7F64" w:rsidRDefault="005E50FA" w:rsidP="005E50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3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0"/>
          <w:szCs w:val="24"/>
          <w:rtl/>
          <w:lang w:eastAsia="he-IL"/>
          <w:rPrChange w:id="236" w:author="Avi Cohen" w:date="2022-05-02T11:52:00Z">
            <w:rPr>
              <w:rFonts w:ascii="Times New Roman" w:eastAsia="Times New Roman" w:hAnsi="Times New Roman" w:cs="David"/>
              <w:b/>
              <w:bCs/>
              <w:sz w:val="20"/>
              <w:szCs w:val="24"/>
              <w:rtl/>
              <w:lang w:eastAsia="he-IL"/>
            </w:rPr>
          </w:rPrChange>
        </w:rPr>
        <w:t>נספח ט'</w:t>
      </w:r>
      <w:r w:rsidRPr="00DE7F64">
        <w:rPr>
          <w:rFonts w:ascii="Times New Roman" w:eastAsia="Times New Roman" w:hAnsi="Times New Roman" w:cs="David"/>
          <w:sz w:val="20"/>
          <w:szCs w:val="24"/>
          <w:rtl/>
          <w:lang w:eastAsia="he-IL"/>
          <w:rPrChange w:id="237"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sz w:val="20"/>
          <w:szCs w:val="24"/>
          <w:rtl/>
          <w:lang w:eastAsia="he-IL"/>
          <w:rPrChange w:id="238" w:author="Avi Cohen" w:date="2022-05-02T11:52:00Z">
            <w:rPr>
              <w:rFonts w:ascii="Times New Roman" w:eastAsia="Times New Roman" w:hAnsi="Times New Roman" w:cs="David"/>
              <w:sz w:val="20"/>
              <w:szCs w:val="24"/>
              <w:rtl/>
              <w:lang w:eastAsia="he-IL"/>
            </w:rPr>
          </w:rPrChange>
        </w:rPr>
        <w:tab/>
        <w:t>אישור להשלמת הפרויקט/קטע מהפרויקט.</w:t>
      </w:r>
    </w:p>
    <w:p w14:paraId="6F1DC7E5" w14:textId="77777777" w:rsidR="005E50FA" w:rsidRPr="00DE7F64" w:rsidRDefault="005E50FA" w:rsidP="005E50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Change w:id="23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0"/>
          <w:szCs w:val="24"/>
          <w:rtl/>
          <w:lang w:eastAsia="he-IL"/>
          <w:rPrChange w:id="240" w:author="Avi Cohen" w:date="2022-05-02T11:52:00Z">
            <w:rPr>
              <w:rFonts w:ascii="Times New Roman" w:eastAsia="Times New Roman" w:hAnsi="Times New Roman" w:cs="David"/>
              <w:b/>
              <w:bCs/>
              <w:sz w:val="20"/>
              <w:szCs w:val="24"/>
              <w:rtl/>
              <w:lang w:eastAsia="he-IL"/>
            </w:rPr>
          </w:rPrChange>
        </w:rPr>
        <w:t xml:space="preserve">נספח י' </w:t>
      </w:r>
      <w:r w:rsidRPr="00DE7F64">
        <w:rPr>
          <w:rFonts w:ascii="Times New Roman" w:eastAsia="Times New Roman" w:hAnsi="Times New Roman" w:cs="David"/>
          <w:sz w:val="20"/>
          <w:szCs w:val="24"/>
          <w:rtl/>
          <w:lang w:eastAsia="he-IL"/>
          <w:rPrChange w:id="241"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sz w:val="20"/>
          <w:szCs w:val="24"/>
          <w:rtl/>
          <w:lang w:eastAsia="he-IL"/>
          <w:rPrChange w:id="242" w:author="Avi Cohen" w:date="2022-05-02T11:52:00Z">
            <w:rPr>
              <w:rFonts w:ascii="Times New Roman" w:eastAsia="Times New Roman" w:hAnsi="Times New Roman" w:cs="David"/>
              <w:sz w:val="20"/>
              <w:szCs w:val="24"/>
              <w:rtl/>
              <w:lang w:eastAsia="he-IL"/>
            </w:rPr>
          </w:rPrChange>
        </w:rPr>
        <w:tab/>
        <w:t>נספח היעדר תביעות.</w:t>
      </w:r>
    </w:p>
    <w:p w14:paraId="648A9D71"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24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244" w:author="Avi Cohen" w:date="2022-05-02T11:52:00Z">
            <w:rPr>
              <w:rFonts w:ascii="Times New Roman" w:eastAsia="Times New Roman" w:hAnsi="Times New Roman" w:cs="David"/>
              <w:bCs/>
              <w:sz w:val="20"/>
              <w:szCs w:val="24"/>
              <w:u w:val="single"/>
              <w:rtl/>
              <w:lang w:eastAsia="he-IL"/>
            </w:rPr>
          </w:rPrChange>
        </w:rPr>
        <w:t>שירותי המתכנן</w:t>
      </w:r>
    </w:p>
    <w:p w14:paraId="34C6DEA1"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24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246" w:author="Avi Cohen" w:date="2022-05-02T11:52:00Z">
            <w:rPr>
              <w:rFonts w:ascii="Times New Roman" w:eastAsia="Times New Roman" w:hAnsi="Times New Roman" w:cs="David"/>
              <w:sz w:val="20"/>
              <w:szCs w:val="24"/>
              <w:rtl/>
              <w:lang w:eastAsia="he-IL"/>
            </w:rPr>
          </w:rPrChange>
        </w:rPr>
        <w:t>המזמין מוסר בזה למתכנן והמתכנן מקבל על עצמו את ב</w:t>
      </w:r>
      <w:r w:rsidRPr="00DE7F64">
        <w:rPr>
          <w:rFonts w:ascii="Times New Roman" w:eastAsia="Times New Roman" w:hAnsi="Times New Roman" w:cs="David" w:hint="cs"/>
          <w:sz w:val="20"/>
          <w:szCs w:val="24"/>
          <w:rtl/>
          <w:lang w:eastAsia="he-IL"/>
          <w:rPrChange w:id="24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248" w:author="Avi Cohen" w:date="2022-05-02T11:52:00Z">
            <w:rPr>
              <w:rFonts w:ascii="Times New Roman" w:eastAsia="Times New Roman" w:hAnsi="Times New Roman" w:cs="David"/>
              <w:sz w:val="20"/>
              <w:szCs w:val="24"/>
              <w:rtl/>
              <w:lang w:eastAsia="he-IL"/>
            </w:rPr>
          </w:rPrChange>
        </w:rPr>
        <w:t>צוע</w:t>
      </w:r>
      <w:r w:rsidRPr="00DE7F64">
        <w:rPr>
          <w:rFonts w:ascii="Times New Roman" w:eastAsia="Times New Roman" w:hAnsi="Times New Roman" w:cs="David"/>
          <w:sz w:val="20"/>
          <w:szCs w:val="24"/>
          <w:lang w:eastAsia="he-IL"/>
          <w:rPrChange w:id="249" w:author="Avi Cohen" w:date="2022-05-02T11:52:00Z">
            <w:rPr>
              <w:rFonts w:ascii="Times New Roman" w:eastAsia="Times New Roman" w:hAnsi="Times New Roman" w:cs="David"/>
              <w:sz w:val="20"/>
              <w:szCs w:val="24"/>
              <w:lang w:eastAsia="he-IL"/>
            </w:rPr>
          </w:rPrChange>
        </w:rPr>
        <w:t xml:space="preserve"> </w:t>
      </w:r>
      <w:r w:rsidRPr="00DE7F64">
        <w:rPr>
          <w:rFonts w:ascii="Times New Roman" w:eastAsia="Times New Roman" w:hAnsi="Times New Roman" w:cs="David" w:hint="cs"/>
          <w:sz w:val="20"/>
          <w:szCs w:val="24"/>
          <w:rtl/>
          <w:lang w:eastAsia="he-IL"/>
          <w:rPrChange w:id="250" w:author="Avi Cohen" w:date="2022-05-02T11:52:00Z">
            <w:rPr>
              <w:rFonts w:ascii="Times New Roman" w:eastAsia="Times New Roman" w:hAnsi="Times New Roman" w:cs="David" w:hint="cs"/>
              <w:sz w:val="20"/>
              <w:szCs w:val="24"/>
              <w:rtl/>
              <w:lang w:eastAsia="he-IL"/>
            </w:rPr>
          </w:rPrChange>
        </w:rPr>
        <w:t>מלוא</w:t>
      </w:r>
      <w:r w:rsidRPr="00DE7F64">
        <w:rPr>
          <w:rFonts w:ascii="Times New Roman" w:eastAsia="Times New Roman" w:hAnsi="Times New Roman" w:cs="David"/>
          <w:sz w:val="20"/>
          <w:szCs w:val="24"/>
          <w:rtl/>
          <w:lang w:eastAsia="he-IL"/>
          <w:rPrChange w:id="251" w:author="Avi Cohen" w:date="2022-05-02T11:52:00Z">
            <w:rPr>
              <w:rFonts w:ascii="Times New Roman" w:eastAsia="Times New Roman" w:hAnsi="Times New Roman" w:cs="David"/>
              <w:sz w:val="20"/>
              <w:szCs w:val="24"/>
              <w:rtl/>
              <w:lang w:eastAsia="he-IL"/>
            </w:rPr>
          </w:rPrChange>
        </w:rPr>
        <w:t xml:space="preserve"> ש</w:t>
      </w:r>
      <w:r w:rsidRPr="00DE7F64">
        <w:rPr>
          <w:rFonts w:ascii="Times New Roman" w:eastAsia="Times New Roman" w:hAnsi="Times New Roman" w:cs="David" w:hint="cs"/>
          <w:sz w:val="20"/>
          <w:szCs w:val="24"/>
          <w:rtl/>
          <w:lang w:eastAsia="he-IL"/>
          <w:rPrChange w:id="25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253" w:author="Avi Cohen" w:date="2022-05-02T11:52:00Z">
            <w:rPr>
              <w:rFonts w:ascii="Times New Roman" w:eastAsia="Times New Roman" w:hAnsi="Times New Roman" w:cs="David"/>
              <w:sz w:val="20"/>
              <w:szCs w:val="24"/>
              <w:rtl/>
              <w:lang w:eastAsia="he-IL"/>
            </w:rPr>
          </w:rPrChange>
        </w:rPr>
        <w:t>רותי המתכנן</w:t>
      </w:r>
      <w:r w:rsidRPr="00DE7F64">
        <w:rPr>
          <w:rFonts w:ascii="Times New Roman" w:eastAsia="Times New Roman" w:hAnsi="Times New Roman" w:cs="David" w:hint="cs"/>
          <w:sz w:val="20"/>
          <w:szCs w:val="24"/>
          <w:rtl/>
          <w:lang w:eastAsia="he-IL"/>
          <w:rPrChange w:id="254" w:author="Avi Cohen" w:date="2022-05-02T11:52:00Z">
            <w:rPr>
              <w:rFonts w:ascii="Times New Roman" w:eastAsia="Times New Roman" w:hAnsi="Times New Roman" w:cs="David" w:hint="cs"/>
              <w:sz w:val="20"/>
              <w:szCs w:val="24"/>
              <w:rtl/>
              <w:lang w:eastAsia="he-IL"/>
            </w:rPr>
          </w:rPrChange>
        </w:rPr>
        <w:t>, הכל בהתאם להוראות הסכם זה</w:t>
      </w:r>
      <w:r w:rsidRPr="00DE7F64">
        <w:rPr>
          <w:rFonts w:ascii="Times New Roman" w:eastAsia="Times New Roman" w:hAnsi="Times New Roman" w:cs="David"/>
          <w:sz w:val="20"/>
          <w:szCs w:val="24"/>
          <w:rtl/>
          <w:lang w:eastAsia="he-IL"/>
          <w:rPrChange w:id="255" w:author="Avi Cohen" w:date="2022-05-02T11:52:00Z">
            <w:rPr>
              <w:rFonts w:ascii="Times New Roman" w:eastAsia="Times New Roman" w:hAnsi="Times New Roman" w:cs="David"/>
              <w:sz w:val="20"/>
              <w:szCs w:val="24"/>
              <w:rtl/>
              <w:lang w:eastAsia="he-IL"/>
            </w:rPr>
          </w:rPrChange>
        </w:rPr>
        <w:t>.</w:t>
      </w:r>
    </w:p>
    <w:p w14:paraId="4C579384"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lang w:eastAsia="he-IL"/>
          <w:rPrChange w:id="256" w:author="Avi Cohen" w:date="2022-05-02T11:52:00Z">
            <w:rPr>
              <w:rFonts w:ascii="Times New Roman" w:eastAsia="Times New Roman" w:hAnsi="Times New Roman" w:cs="David"/>
              <w:bCs/>
              <w:sz w:val="20"/>
              <w:szCs w:val="24"/>
              <w:u w:val="single"/>
              <w:lang w:eastAsia="he-IL"/>
            </w:rPr>
          </w:rPrChange>
        </w:rPr>
      </w:pPr>
      <w:r w:rsidRPr="00DE7F64">
        <w:rPr>
          <w:rFonts w:ascii="Times New Roman" w:eastAsia="Times New Roman" w:hAnsi="Times New Roman" w:cs="David" w:hint="cs"/>
          <w:bCs/>
          <w:sz w:val="20"/>
          <w:szCs w:val="24"/>
          <w:u w:val="single"/>
          <w:rtl/>
          <w:lang w:eastAsia="he-IL"/>
          <w:rPrChange w:id="257" w:author="Avi Cohen" w:date="2022-05-02T11:52:00Z">
            <w:rPr>
              <w:rFonts w:ascii="Times New Roman" w:eastAsia="Times New Roman" w:hAnsi="Times New Roman" w:cs="David" w:hint="cs"/>
              <w:bCs/>
              <w:sz w:val="20"/>
              <w:szCs w:val="24"/>
              <w:u w:val="single"/>
              <w:rtl/>
              <w:lang w:eastAsia="he-IL"/>
            </w:rPr>
          </w:rPrChange>
        </w:rPr>
        <w:t>הצהרות המתכנן</w:t>
      </w:r>
    </w:p>
    <w:p w14:paraId="56C2FE4D" w14:textId="77777777" w:rsidR="005E50FA" w:rsidRPr="00DE7F64" w:rsidRDefault="005E50FA" w:rsidP="005E50FA">
      <w:pPr>
        <w:widowControl w:val="0"/>
        <w:spacing w:before="0" w:beforeAutospacing="0" w:after="240" w:afterAutospacing="0" w:line="240" w:lineRule="auto"/>
        <w:ind w:left="363"/>
        <w:jc w:val="both"/>
        <w:rPr>
          <w:rFonts w:ascii="Times New Roman" w:eastAsia="Times New Roman" w:hAnsi="Times New Roman" w:cs="David"/>
          <w:b/>
          <w:sz w:val="20"/>
          <w:szCs w:val="24"/>
          <w:u w:val="single"/>
          <w:lang w:eastAsia="he-IL"/>
          <w:rPrChange w:id="258" w:author="Avi Cohen" w:date="2022-05-02T11:52:00Z">
            <w:rPr>
              <w:rFonts w:ascii="Times New Roman" w:eastAsia="Times New Roman" w:hAnsi="Times New Roman" w:cs="David"/>
              <w:b/>
              <w:sz w:val="20"/>
              <w:szCs w:val="24"/>
              <w:u w:val="single"/>
              <w:lang w:eastAsia="he-IL"/>
            </w:rPr>
          </w:rPrChange>
        </w:rPr>
      </w:pPr>
      <w:r w:rsidRPr="00DE7F64">
        <w:rPr>
          <w:rFonts w:ascii="Times New Roman" w:eastAsia="Times New Roman" w:hAnsi="Times New Roman" w:cs="David" w:hint="cs"/>
          <w:b/>
          <w:sz w:val="20"/>
          <w:szCs w:val="24"/>
          <w:u w:val="single"/>
          <w:rtl/>
          <w:lang w:eastAsia="he-IL"/>
          <w:rPrChange w:id="259" w:author="Avi Cohen" w:date="2022-05-02T11:52:00Z">
            <w:rPr>
              <w:rFonts w:ascii="Times New Roman" w:eastAsia="Times New Roman" w:hAnsi="Times New Roman" w:cs="David" w:hint="cs"/>
              <w:b/>
              <w:sz w:val="20"/>
              <w:szCs w:val="24"/>
              <w:u w:val="single"/>
              <w:rtl/>
              <w:lang w:eastAsia="he-IL"/>
            </w:rPr>
          </w:rPrChange>
        </w:rPr>
        <w:t>המתכנן מצהיר ומתחייב כדלקמן:</w:t>
      </w:r>
    </w:p>
    <w:p w14:paraId="11A2B787" w14:textId="03CC1C8A"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26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261" w:author="Avi Cohen" w:date="2022-05-02T11:52:00Z">
            <w:rPr>
              <w:rFonts w:ascii="Times New Roman" w:eastAsia="Times New Roman" w:hAnsi="Times New Roman" w:cs="David"/>
              <w:sz w:val="20"/>
              <w:szCs w:val="24"/>
              <w:rtl/>
              <w:lang w:eastAsia="he-IL"/>
            </w:rPr>
          </w:rPrChange>
        </w:rPr>
        <w:t>כי הינו מכיר ויודע את כל הנדרש למטרת ב</w:t>
      </w:r>
      <w:r w:rsidRPr="00DE7F64">
        <w:rPr>
          <w:rFonts w:ascii="Times New Roman" w:eastAsia="Times New Roman" w:hAnsi="Times New Roman" w:cs="David" w:hint="cs"/>
          <w:sz w:val="20"/>
          <w:szCs w:val="24"/>
          <w:rtl/>
          <w:lang w:eastAsia="he-IL"/>
          <w:rPrChange w:id="26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263" w:author="Avi Cohen" w:date="2022-05-02T11:52:00Z">
            <w:rPr>
              <w:rFonts w:ascii="Times New Roman" w:eastAsia="Times New Roman" w:hAnsi="Times New Roman" w:cs="David"/>
              <w:sz w:val="20"/>
              <w:szCs w:val="24"/>
              <w:rtl/>
              <w:lang w:eastAsia="he-IL"/>
            </w:rPr>
          </w:rPrChange>
        </w:rPr>
        <w:t>צוע ש</w:t>
      </w:r>
      <w:r w:rsidRPr="00DE7F64">
        <w:rPr>
          <w:rFonts w:ascii="Times New Roman" w:eastAsia="Times New Roman" w:hAnsi="Times New Roman" w:cs="David" w:hint="cs"/>
          <w:sz w:val="20"/>
          <w:szCs w:val="24"/>
          <w:rtl/>
          <w:lang w:eastAsia="he-IL"/>
          <w:rPrChange w:id="26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265" w:author="Avi Cohen" w:date="2022-05-02T11:52:00Z">
            <w:rPr>
              <w:rFonts w:ascii="Times New Roman" w:eastAsia="Times New Roman" w:hAnsi="Times New Roman" w:cs="David"/>
              <w:sz w:val="20"/>
              <w:szCs w:val="24"/>
              <w:rtl/>
              <w:lang w:eastAsia="he-IL"/>
            </w:rPr>
          </w:rPrChange>
        </w:rPr>
        <w:t xml:space="preserve">רותי המתכנן וכי הינו מורשה על פי </w:t>
      </w:r>
      <w:r w:rsidRPr="00DE7F64">
        <w:rPr>
          <w:rFonts w:ascii="Times New Roman" w:eastAsia="Times New Roman" w:hAnsi="Times New Roman" w:cs="David" w:hint="cs"/>
          <w:sz w:val="20"/>
          <w:szCs w:val="24"/>
          <w:rtl/>
          <w:lang w:eastAsia="he-IL"/>
          <w:rPrChange w:id="266" w:author="Avi Cohen" w:date="2022-05-02T11:52:00Z">
            <w:rPr>
              <w:rFonts w:ascii="Times New Roman" w:eastAsia="Times New Roman" w:hAnsi="Times New Roman" w:cs="David" w:hint="cs"/>
              <w:sz w:val="20"/>
              <w:szCs w:val="24"/>
              <w:rtl/>
              <w:lang w:eastAsia="he-IL"/>
            </w:rPr>
          </w:rPrChange>
        </w:rPr>
        <w:t xml:space="preserve">כל </w:t>
      </w:r>
      <w:r w:rsidRPr="00DE7F64">
        <w:rPr>
          <w:rFonts w:ascii="Times New Roman" w:eastAsia="Times New Roman" w:hAnsi="Times New Roman" w:cs="David"/>
          <w:sz w:val="20"/>
          <w:szCs w:val="24"/>
          <w:rtl/>
          <w:lang w:eastAsia="he-IL"/>
          <w:rPrChange w:id="267" w:author="Avi Cohen" w:date="2022-05-02T11:52:00Z">
            <w:rPr>
              <w:rFonts w:ascii="Times New Roman" w:eastAsia="Times New Roman" w:hAnsi="Times New Roman" w:cs="David"/>
              <w:sz w:val="20"/>
              <w:szCs w:val="24"/>
              <w:rtl/>
              <w:lang w:eastAsia="he-IL"/>
            </w:rPr>
          </w:rPrChange>
        </w:rPr>
        <w:t>דין למתן ש</w:t>
      </w:r>
      <w:r w:rsidRPr="00DE7F64">
        <w:rPr>
          <w:rFonts w:ascii="Times New Roman" w:eastAsia="Times New Roman" w:hAnsi="Times New Roman" w:cs="David" w:hint="cs"/>
          <w:sz w:val="20"/>
          <w:szCs w:val="24"/>
          <w:rtl/>
          <w:lang w:eastAsia="he-IL"/>
          <w:rPrChange w:id="26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269" w:author="Avi Cohen" w:date="2022-05-02T11:52:00Z">
            <w:rPr>
              <w:rFonts w:ascii="Times New Roman" w:eastAsia="Times New Roman" w:hAnsi="Times New Roman" w:cs="David"/>
              <w:sz w:val="20"/>
              <w:szCs w:val="24"/>
              <w:rtl/>
              <w:lang w:eastAsia="he-IL"/>
            </w:rPr>
          </w:rPrChange>
        </w:rPr>
        <w:t>רותי</w:t>
      </w:r>
      <w:r w:rsidRPr="00DE7F64">
        <w:rPr>
          <w:rFonts w:ascii="Times New Roman" w:eastAsia="Times New Roman" w:hAnsi="Times New Roman" w:cs="David" w:hint="cs"/>
          <w:sz w:val="20"/>
          <w:szCs w:val="24"/>
          <w:rtl/>
          <w:lang w:eastAsia="he-IL"/>
          <w:rPrChange w:id="270" w:author="Avi Cohen" w:date="2022-05-02T11:52:00Z">
            <w:rPr>
              <w:rFonts w:ascii="Times New Roman" w:eastAsia="Times New Roman" w:hAnsi="Times New Roman" w:cs="David" w:hint="cs"/>
              <w:sz w:val="20"/>
              <w:szCs w:val="24"/>
              <w:rtl/>
              <w:lang w:eastAsia="he-IL"/>
            </w:rPr>
          </w:rPrChange>
        </w:rPr>
        <w:t xml:space="preserve"> </w:t>
      </w:r>
      <w:r w:rsidRPr="00DE7F64">
        <w:rPr>
          <w:rFonts w:ascii="Times New Roman" w:eastAsia="Times New Roman" w:hAnsi="Times New Roman" w:cs="David"/>
          <w:sz w:val="20"/>
          <w:szCs w:val="24"/>
          <w:rtl/>
          <w:lang w:eastAsia="he-IL"/>
          <w:rPrChange w:id="271" w:author="Avi Cohen" w:date="2022-05-02T11:52:00Z">
            <w:rPr>
              <w:rFonts w:ascii="Times New Roman" w:eastAsia="Times New Roman" w:hAnsi="Times New Roman" w:cs="David"/>
              <w:sz w:val="20"/>
              <w:szCs w:val="24"/>
              <w:rtl/>
              <w:lang w:eastAsia="he-IL"/>
            </w:rPr>
          </w:rPrChange>
        </w:rPr>
        <w:t xml:space="preserve"> המתכנן, לרבות</w:t>
      </w:r>
      <w:r w:rsidRPr="00DE7F64">
        <w:rPr>
          <w:rFonts w:ascii="Times New Roman" w:eastAsia="Times New Roman" w:hAnsi="Times New Roman" w:cs="David" w:hint="cs"/>
          <w:sz w:val="20"/>
          <w:szCs w:val="24"/>
          <w:rtl/>
          <w:lang w:eastAsia="he-IL"/>
          <w:rPrChange w:id="272" w:author="Avi Cohen" w:date="2022-05-02T11:52:00Z">
            <w:rPr>
              <w:rFonts w:ascii="Times New Roman" w:eastAsia="Times New Roman" w:hAnsi="Times New Roman" w:cs="David" w:hint="cs"/>
              <w:sz w:val="20"/>
              <w:szCs w:val="24"/>
              <w:rtl/>
              <w:lang w:eastAsia="he-IL"/>
            </w:rPr>
          </w:rPrChange>
        </w:rPr>
        <w:t xml:space="preserve"> אך לא רק</w:t>
      </w:r>
      <w:r w:rsidRPr="00DE7F64">
        <w:rPr>
          <w:rFonts w:ascii="Times New Roman" w:eastAsia="Times New Roman" w:hAnsi="Times New Roman" w:cs="David"/>
          <w:sz w:val="20"/>
          <w:szCs w:val="24"/>
          <w:rtl/>
          <w:lang w:eastAsia="he-IL"/>
          <w:rPrChange w:id="273" w:author="Avi Cohen" w:date="2022-05-02T11:52:00Z">
            <w:rPr>
              <w:rFonts w:ascii="Times New Roman" w:eastAsia="Times New Roman" w:hAnsi="Times New Roman" w:cs="David"/>
              <w:sz w:val="20"/>
              <w:szCs w:val="24"/>
              <w:rtl/>
              <w:lang w:eastAsia="he-IL"/>
            </w:rPr>
          </w:rPrChange>
        </w:rPr>
        <w:t>, ע</w:t>
      </w:r>
      <w:r w:rsidRPr="00DE7F64">
        <w:rPr>
          <w:rFonts w:ascii="Times New Roman" w:eastAsia="Times New Roman" w:hAnsi="Times New Roman" w:cs="David" w:hint="cs"/>
          <w:sz w:val="20"/>
          <w:szCs w:val="24"/>
          <w:rtl/>
          <w:lang w:eastAsia="he-IL"/>
          <w:rPrChange w:id="274"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275" w:author="Avi Cohen" w:date="2022-05-02T11:52:00Z">
            <w:rPr>
              <w:rFonts w:ascii="Times New Roman" w:eastAsia="Times New Roman" w:hAnsi="Times New Roman" w:cs="David"/>
              <w:sz w:val="20"/>
              <w:szCs w:val="24"/>
              <w:rtl/>
              <w:lang w:eastAsia="he-IL"/>
            </w:rPr>
          </w:rPrChange>
        </w:rPr>
        <w:t xml:space="preserve"> חוק המהנדסים והאדריכלים</w:t>
      </w:r>
      <w:r w:rsidRPr="00DE7F64">
        <w:rPr>
          <w:rFonts w:ascii="Times New Roman" w:eastAsia="Times New Roman" w:hAnsi="Times New Roman" w:cs="David" w:hint="cs"/>
          <w:sz w:val="20"/>
          <w:szCs w:val="24"/>
          <w:rtl/>
          <w:lang w:eastAsia="he-IL"/>
          <w:rPrChange w:id="27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277"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278" w:author="Avi Cohen" w:date="2022-05-02T11:52:00Z">
            <w:rPr>
              <w:rFonts w:ascii="Times New Roman" w:eastAsia="Times New Roman" w:hAnsi="Times New Roman" w:cs="David" w:hint="cs"/>
              <w:sz w:val="20"/>
              <w:szCs w:val="24"/>
              <w:rtl/>
              <w:lang w:eastAsia="he-IL"/>
            </w:rPr>
          </w:rPrChange>
        </w:rPr>
        <w:t>ה</w:t>
      </w:r>
      <w:r w:rsidRPr="00DE7F64">
        <w:rPr>
          <w:rFonts w:ascii="Times New Roman" w:eastAsia="Times New Roman" w:hAnsi="Times New Roman" w:cs="David"/>
          <w:sz w:val="20"/>
          <w:szCs w:val="24"/>
          <w:rtl/>
          <w:lang w:eastAsia="he-IL"/>
          <w:rPrChange w:id="279" w:author="Avi Cohen" w:date="2022-05-02T11:52:00Z">
            <w:rPr>
              <w:rFonts w:ascii="Times New Roman" w:eastAsia="Times New Roman" w:hAnsi="Times New Roman" w:cs="David"/>
              <w:sz w:val="20"/>
              <w:szCs w:val="24"/>
              <w:rtl/>
              <w:lang w:eastAsia="he-IL"/>
            </w:rPr>
          </w:rPrChange>
        </w:rPr>
        <w:t>תשי"ח - 1958, כי יש בידו ר</w:t>
      </w:r>
      <w:r w:rsidRPr="00DE7F64">
        <w:rPr>
          <w:rFonts w:ascii="Times New Roman" w:eastAsia="Times New Roman" w:hAnsi="Times New Roman" w:cs="David" w:hint="cs"/>
          <w:sz w:val="20"/>
          <w:szCs w:val="24"/>
          <w:rtl/>
          <w:lang w:eastAsia="he-IL"/>
          <w:rPrChange w:id="28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281" w:author="Avi Cohen" w:date="2022-05-02T11:52:00Z">
            <w:rPr>
              <w:rFonts w:ascii="Times New Roman" w:eastAsia="Times New Roman" w:hAnsi="Times New Roman" w:cs="David"/>
              <w:sz w:val="20"/>
              <w:szCs w:val="24"/>
              <w:rtl/>
              <w:lang w:eastAsia="he-IL"/>
            </w:rPr>
          </w:rPrChange>
        </w:rPr>
        <w:t xml:space="preserve">שיון </w:t>
      </w:r>
      <w:r w:rsidRPr="00DE7F64">
        <w:rPr>
          <w:rFonts w:ascii="Times New Roman" w:eastAsia="Times New Roman" w:hAnsi="Times New Roman" w:cs="David" w:hint="cs"/>
          <w:sz w:val="20"/>
          <w:szCs w:val="24"/>
          <w:rtl/>
          <w:lang w:eastAsia="he-IL"/>
          <w:rPrChange w:id="282" w:author="Avi Cohen" w:date="2022-05-02T11:52:00Z">
            <w:rPr>
              <w:rFonts w:ascii="Times New Roman" w:eastAsia="Times New Roman" w:hAnsi="Times New Roman" w:cs="David" w:hint="cs"/>
              <w:sz w:val="20"/>
              <w:szCs w:val="24"/>
              <w:rtl/>
              <w:lang w:eastAsia="he-IL"/>
            </w:rPr>
          </w:rPrChange>
        </w:rPr>
        <w:t xml:space="preserve">בר </w:t>
      </w:r>
      <w:r w:rsidRPr="00DE7F64">
        <w:rPr>
          <w:rFonts w:ascii="Times New Roman" w:eastAsia="Times New Roman" w:hAnsi="Times New Roman" w:cs="David"/>
          <w:sz w:val="20"/>
          <w:szCs w:val="24"/>
          <w:rtl/>
          <w:lang w:eastAsia="he-IL"/>
          <w:rPrChange w:id="283" w:author="Avi Cohen" w:date="2022-05-02T11:52:00Z">
            <w:rPr>
              <w:rFonts w:ascii="Times New Roman" w:eastAsia="Times New Roman" w:hAnsi="Times New Roman" w:cs="David"/>
              <w:sz w:val="20"/>
              <w:szCs w:val="24"/>
              <w:rtl/>
              <w:lang w:eastAsia="he-IL"/>
            </w:rPr>
          </w:rPrChange>
        </w:rPr>
        <w:t>ת</w:t>
      </w:r>
      <w:r w:rsidRPr="00DE7F64">
        <w:rPr>
          <w:rFonts w:ascii="Times New Roman" w:eastAsia="Times New Roman" w:hAnsi="Times New Roman" w:cs="David" w:hint="cs"/>
          <w:sz w:val="20"/>
          <w:szCs w:val="24"/>
          <w:rtl/>
          <w:lang w:eastAsia="he-IL"/>
          <w:rPrChange w:id="28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285" w:author="Avi Cohen" w:date="2022-05-02T11:52:00Z">
            <w:rPr>
              <w:rFonts w:ascii="Times New Roman" w:eastAsia="Times New Roman" w:hAnsi="Times New Roman" w:cs="David"/>
              <w:sz w:val="20"/>
              <w:szCs w:val="24"/>
              <w:rtl/>
              <w:lang w:eastAsia="he-IL"/>
            </w:rPr>
          </w:rPrChange>
        </w:rPr>
        <w:t xml:space="preserve">קף לביצוע שירותי </w:t>
      </w:r>
      <w:r w:rsidRPr="00DE7F64">
        <w:rPr>
          <w:rFonts w:ascii="Times New Roman" w:eastAsia="Times New Roman" w:hAnsi="Times New Roman" w:cs="David" w:hint="cs"/>
          <w:sz w:val="20"/>
          <w:szCs w:val="24"/>
          <w:rtl/>
          <w:lang w:eastAsia="he-IL"/>
          <w:rPrChange w:id="286" w:author="Avi Cohen" w:date="2022-05-02T11:52:00Z">
            <w:rPr>
              <w:rFonts w:ascii="Times New Roman" w:eastAsia="Times New Roman" w:hAnsi="Times New Roman" w:cs="David" w:hint="cs"/>
              <w:sz w:val="20"/>
              <w:szCs w:val="24"/>
              <w:rtl/>
              <w:lang w:eastAsia="he-IL"/>
            </w:rPr>
          </w:rPrChange>
        </w:rPr>
        <w:t xml:space="preserve"> המתכנן על פי הדין</w:t>
      </w:r>
      <w:r w:rsidRPr="00DE7F64">
        <w:rPr>
          <w:rFonts w:ascii="Times New Roman" w:eastAsia="Times New Roman" w:hAnsi="Times New Roman" w:cs="David"/>
          <w:sz w:val="20"/>
          <w:szCs w:val="24"/>
          <w:rtl/>
          <w:lang w:eastAsia="he-IL"/>
          <w:rPrChange w:id="287"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288"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289" w:author="Avi Cohen" w:date="2022-05-02T11:52:00Z">
            <w:rPr>
              <w:rFonts w:ascii="Times New Roman" w:eastAsia="Times New Roman" w:hAnsi="Times New Roman" w:cs="David"/>
              <w:sz w:val="20"/>
              <w:szCs w:val="24"/>
              <w:rtl/>
              <w:lang w:eastAsia="he-IL"/>
            </w:rPr>
          </w:rPrChange>
        </w:rPr>
        <w:t>כי הוא בעל הכישורים, הר</w:t>
      </w:r>
      <w:r w:rsidRPr="00DE7F64">
        <w:rPr>
          <w:rFonts w:ascii="Times New Roman" w:eastAsia="Times New Roman" w:hAnsi="Times New Roman" w:cs="David" w:hint="cs"/>
          <w:sz w:val="20"/>
          <w:szCs w:val="24"/>
          <w:rtl/>
          <w:lang w:eastAsia="he-IL"/>
          <w:rPrChange w:id="29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291" w:author="Avi Cohen" w:date="2022-05-02T11:52:00Z">
            <w:rPr>
              <w:rFonts w:ascii="Times New Roman" w:eastAsia="Times New Roman" w:hAnsi="Times New Roman" w:cs="David"/>
              <w:sz w:val="20"/>
              <w:szCs w:val="24"/>
              <w:rtl/>
              <w:lang w:eastAsia="he-IL"/>
            </w:rPr>
          </w:rPrChange>
        </w:rPr>
        <w:t xml:space="preserve">שיונות, הידע, הניסיון והאמצעים המאפשרים לו </w:t>
      </w:r>
      <w:r w:rsidRPr="00DE7F64">
        <w:rPr>
          <w:rFonts w:ascii="Times New Roman" w:eastAsia="Times New Roman" w:hAnsi="Times New Roman" w:cs="David" w:hint="cs"/>
          <w:sz w:val="20"/>
          <w:szCs w:val="24"/>
          <w:rtl/>
          <w:lang w:eastAsia="he-IL"/>
          <w:rPrChange w:id="292" w:author="Avi Cohen" w:date="2022-05-02T11:52:00Z">
            <w:rPr>
              <w:rFonts w:ascii="Times New Roman" w:eastAsia="Times New Roman" w:hAnsi="Times New Roman" w:cs="David" w:hint="cs"/>
              <w:sz w:val="20"/>
              <w:szCs w:val="24"/>
              <w:rtl/>
              <w:lang w:eastAsia="he-IL"/>
            </w:rPr>
          </w:rPrChange>
        </w:rPr>
        <w:t xml:space="preserve">את </w:t>
      </w:r>
      <w:r w:rsidRPr="00DE7F64">
        <w:rPr>
          <w:rFonts w:ascii="Times New Roman" w:eastAsia="Times New Roman" w:hAnsi="Times New Roman" w:cs="David"/>
          <w:sz w:val="20"/>
          <w:szCs w:val="24"/>
          <w:rtl/>
          <w:lang w:eastAsia="he-IL"/>
          <w:rPrChange w:id="293" w:author="Avi Cohen" w:date="2022-05-02T11:52:00Z">
            <w:rPr>
              <w:rFonts w:ascii="Times New Roman" w:eastAsia="Times New Roman" w:hAnsi="Times New Roman" w:cs="David"/>
              <w:sz w:val="20"/>
              <w:szCs w:val="24"/>
              <w:rtl/>
              <w:lang w:eastAsia="he-IL"/>
            </w:rPr>
          </w:rPrChange>
        </w:rPr>
        <w:t>ביצועם ברמה מקצועית גבוהה</w:t>
      </w:r>
      <w:r w:rsidRPr="00DE7F64">
        <w:rPr>
          <w:rFonts w:ascii="Times New Roman" w:eastAsia="Times New Roman" w:hAnsi="Times New Roman" w:cs="David" w:hint="cs"/>
          <w:sz w:val="20"/>
          <w:szCs w:val="24"/>
          <w:rtl/>
          <w:lang w:eastAsia="he-IL"/>
          <w:rPrChange w:id="294" w:author="Avi Cohen" w:date="2022-05-02T11:52:00Z">
            <w:rPr>
              <w:rFonts w:ascii="Times New Roman" w:eastAsia="Times New Roman" w:hAnsi="Times New Roman" w:cs="David" w:hint="cs"/>
              <w:sz w:val="20"/>
              <w:szCs w:val="24"/>
              <w:rtl/>
              <w:lang w:eastAsia="he-IL"/>
            </w:rPr>
          </w:rPrChange>
        </w:rPr>
        <w:t>, בלוחות הזמנים הנדרשים</w:t>
      </w:r>
      <w:r w:rsidRPr="00DE7F64">
        <w:rPr>
          <w:rFonts w:ascii="Times New Roman" w:eastAsia="Times New Roman" w:hAnsi="Times New Roman" w:cs="David"/>
          <w:sz w:val="20"/>
          <w:szCs w:val="24"/>
          <w:rtl/>
          <w:lang w:eastAsia="he-IL"/>
          <w:rPrChange w:id="295" w:author="Avi Cohen" w:date="2022-05-02T11:52:00Z">
            <w:rPr>
              <w:rFonts w:ascii="Times New Roman" w:eastAsia="Times New Roman" w:hAnsi="Times New Roman" w:cs="David"/>
              <w:sz w:val="20"/>
              <w:szCs w:val="24"/>
              <w:rtl/>
              <w:lang w:eastAsia="he-IL"/>
            </w:rPr>
          </w:rPrChange>
        </w:rPr>
        <w:t xml:space="preserve"> ובהתאם למותנה בחוזה.</w:t>
      </w:r>
      <w:r w:rsidRPr="00DE7F64">
        <w:rPr>
          <w:rFonts w:cs="David" w:hint="cs"/>
          <w:szCs w:val="24"/>
          <w:rtl/>
          <w:rPrChange w:id="296" w:author="Avi Cohen" w:date="2022-05-02T11:52:00Z">
            <w:rPr>
              <w:rFonts w:cs="David" w:hint="cs"/>
              <w:szCs w:val="24"/>
              <w:rtl/>
            </w:rPr>
          </w:rPrChange>
        </w:rPr>
        <w:t xml:space="preserve"> </w:t>
      </w:r>
    </w:p>
    <w:p w14:paraId="2A676A92" w14:textId="38751B8C"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297" w:author="Avi Cohen" w:date="2022-05-02T11:52:00Z">
            <w:rPr>
              <w:rFonts w:ascii="Times New Roman" w:eastAsia="Times New Roman" w:hAnsi="Times New Roman" w:cs="David"/>
              <w:sz w:val="20"/>
              <w:szCs w:val="24"/>
              <w:rtl/>
              <w:lang w:eastAsia="he-IL"/>
            </w:rPr>
          </w:rPrChange>
        </w:rPr>
      </w:pPr>
      <w:r w:rsidRPr="00DE7F64">
        <w:rPr>
          <w:rFonts w:cs="David" w:hint="cs"/>
          <w:szCs w:val="24"/>
          <w:rtl/>
          <w:rPrChange w:id="298" w:author="Avi Cohen" w:date="2022-05-02T11:52:00Z">
            <w:rPr>
              <w:rFonts w:cs="David" w:hint="cs"/>
              <w:szCs w:val="24"/>
              <w:rtl/>
            </w:rPr>
          </w:rPrChange>
        </w:rPr>
        <w:t xml:space="preserve">כי </w:t>
      </w:r>
      <w:r w:rsidRPr="00DE7F64">
        <w:rPr>
          <w:rFonts w:cs="David" w:hint="eastAsia"/>
          <w:szCs w:val="24"/>
          <w:rtl/>
          <w:rPrChange w:id="299" w:author="Avi Cohen" w:date="2022-05-02T11:52:00Z">
            <w:rPr>
              <w:rFonts w:cs="David" w:hint="eastAsia"/>
              <w:szCs w:val="24"/>
              <w:rtl/>
            </w:rPr>
          </w:rPrChange>
        </w:rPr>
        <w:t>אין</w:t>
      </w:r>
      <w:r w:rsidRPr="00DE7F64">
        <w:rPr>
          <w:rFonts w:cs="David"/>
          <w:szCs w:val="24"/>
          <w:rtl/>
          <w:rPrChange w:id="300" w:author="Avi Cohen" w:date="2022-05-02T11:52:00Z">
            <w:rPr>
              <w:rFonts w:cs="David"/>
              <w:szCs w:val="24"/>
              <w:rtl/>
            </w:rPr>
          </w:rPrChange>
        </w:rPr>
        <w:t xml:space="preserve"> </w:t>
      </w:r>
      <w:r w:rsidRPr="00DE7F64">
        <w:rPr>
          <w:rFonts w:cs="David" w:hint="cs"/>
          <w:szCs w:val="24"/>
          <w:rtl/>
          <w:rPrChange w:id="301" w:author="Avi Cohen" w:date="2022-05-02T11:52:00Z">
            <w:rPr>
              <w:rFonts w:cs="David" w:hint="cs"/>
              <w:szCs w:val="24"/>
              <w:rtl/>
            </w:rPr>
          </w:rPrChange>
        </w:rPr>
        <w:t xml:space="preserve">כל </w:t>
      </w:r>
      <w:r w:rsidRPr="00DE7F64">
        <w:rPr>
          <w:rFonts w:cs="David"/>
          <w:szCs w:val="24"/>
          <w:rtl/>
          <w:rPrChange w:id="302" w:author="Avi Cohen" w:date="2022-05-02T11:52:00Z">
            <w:rPr>
              <w:rFonts w:cs="David"/>
              <w:szCs w:val="24"/>
              <w:rtl/>
            </w:rPr>
          </w:rPrChange>
        </w:rPr>
        <w:t xml:space="preserve">מניעה חוקית </w:t>
      </w:r>
      <w:r w:rsidRPr="00DE7F64">
        <w:rPr>
          <w:rFonts w:cs="David" w:hint="cs"/>
          <w:szCs w:val="24"/>
          <w:rtl/>
          <w:rPrChange w:id="303" w:author="Avi Cohen" w:date="2022-05-02T11:52:00Z">
            <w:rPr>
              <w:rFonts w:cs="David" w:hint="cs"/>
              <w:szCs w:val="24"/>
              <w:rtl/>
            </w:rPr>
          </w:rPrChange>
        </w:rPr>
        <w:t>ו/</w:t>
      </w:r>
      <w:r w:rsidRPr="00DE7F64">
        <w:rPr>
          <w:rFonts w:cs="David"/>
          <w:szCs w:val="24"/>
          <w:rtl/>
          <w:rPrChange w:id="304" w:author="Avi Cohen" w:date="2022-05-02T11:52:00Z">
            <w:rPr>
              <w:rFonts w:cs="David"/>
              <w:szCs w:val="24"/>
              <w:rtl/>
            </w:rPr>
          </w:rPrChange>
        </w:rPr>
        <w:t xml:space="preserve">או חוזית </w:t>
      </w:r>
      <w:r w:rsidRPr="00DE7F64">
        <w:rPr>
          <w:rFonts w:cs="David" w:hint="cs"/>
          <w:szCs w:val="24"/>
          <w:rtl/>
          <w:rPrChange w:id="305" w:author="Avi Cohen" w:date="2022-05-02T11:52:00Z">
            <w:rPr>
              <w:rFonts w:cs="David" w:hint="cs"/>
              <w:szCs w:val="24"/>
              <w:rtl/>
            </w:rPr>
          </w:rPrChange>
        </w:rPr>
        <w:t>להתקשרותו בהסכם זה ו</w:t>
      </w:r>
      <w:r w:rsidRPr="00DE7F64">
        <w:rPr>
          <w:rFonts w:cs="David"/>
          <w:szCs w:val="24"/>
          <w:rtl/>
          <w:rPrChange w:id="306" w:author="Avi Cohen" w:date="2022-05-02T11:52:00Z">
            <w:rPr>
              <w:rFonts w:cs="David"/>
              <w:szCs w:val="24"/>
              <w:rtl/>
            </w:rPr>
          </w:rPrChange>
        </w:rPr>
        <w:t>חתימת</w:t>
      </w:r>
      <w:r w:rsidRPr="00DE7F64">
        <w:rPr>
          <w:rFonts w:cs="David" w:hint="cs"/>
          <w:szCs w:val="24"/>
          <w:rtl/>
          <w:rPrChange w:id="307" w:author="Avi Cohen" w:date="2022-05-02T11:52:00Z">
            <w:rPr>
              <w:rFonts w:cs="David" w:hint="cs"/>
              <w:szCs w:val="24"/>
              <w:rtl/>
            </w:rPr>
          </w:rPrChange>
        </w:rPr>
        <w:t>ו</w:t>
      </w:r>
      <w:r w:rsidRPr="00DE7F64">
        <w:rPr>
          <w:rFonts w:cs="David"/>
          <w:szCs w:val="24"/>
          <w:rtl/>
          <w:rPrChange w:id="308" w:author="Avi Cohen" w:date="2022-05-02T11:52:00Z">
            <w:rPr>
              <w:rFonts w:cs="David"/>
              <w:szCs w:val="24"/>
              <w:rtl/>
            </w:rPr>
          </w:rPrChange>
        </w:rPr>
        <w:t xml:space="preserve"> על </w:t>
      </w:r>
      <w:r w:rsidRPr="00DE7F64">
        <w:rPr>
          <w:rFonts w:cs="David" w:hint="cs"/>
          <w:szCs w:val="24"/>
          <w:rtl/>
          <w:rPrChange w:id="309" w:author="Avi Cohen" w:date="2022-05-02T11:52:00Z">
            <w:rPr>
              <w:rFonts w:cs="David" w:hint="cs"/>
              <w:szCs w:val="24"/>
              <w:rtl/>
            </w:rPr>
          </w:rPrChange>
        </w:rPr>
        <w:t>הסכם זה וביצוע מלוא התחייבויותיו על פיו ו/</w:t>
      </w:r>
      <w:r w:rsidRPr="00DE7F64">
        <w:rPr>
          <w:rFonts w:cs="David"/>
          <w:szCs w:val="24"/>
          <w:rtl/>
          <w:rPrChange w:id="310" w:author="Avi Cohen" w:date="2022-05-02T11:52:00Z">
            <w:rPr>
              <w:rFonts w:cs="David"/>
              <w:szCs w:val="24"/>
              <w:rtl/>
            </w:rPr>
          </w:rPrChange>
        </w:rPr>
        <w:t xml:space="preserve">או </w:t>
      </w:r>
      <w:r w:rsidRPr="00DE7F64">
        <w:rPr>
          <w:rFonts w:cs="David" w:hint="cs"/>
          <w:szCs w:val="24"/>
          <w:rtl/>
          <w:rPrChange w:id="311" w:author="Avi Cohen" w:date="2022-05-02T11:52:00Z">
            <w:rPr>
              <w:rFonts w:cs="David" w:hint="cs"/>
              <w:szCs w:val="24"/>
              <w:rtl/>
            </w:rPr>
          </w:rPrChange>
        </w:rPr>
        <w:t xml:space="preserve">ביצוע  שירותי התכנון </w:t>
      </w:r>
      <w:r w:rsidRPr="00DE7F64">
        <w:rPr>
          <w:rFonts w:cs="David"/>
          <w:szCs w:val="24"/>
          <w:rtl/>
          <w:rPrChange w:id="312" w:author="Avi Cohen" w:date="2022-05-02T11:52:00Z">
            <w:rPr>
              <w:rFonts w:cs="David"/>
              <w:szCs w:val="24"/>
              <w:rtl/>
            </w:rPr>
          </w:rPrChange>
        </w:rPr>
        <w:t xml:space="preserve">לא יהוו הפרה של </w:t>
      </w:r>
      <w:r w:rsidRPr="00DE7F64">
        <w:rPr>
          <w:rFonts w:cs="David" w:hint="cs"/>
          <w:szCs w:val="24"/>
          <w:rtl/>
          <w:rPrChange w:id="313" w:author="Avi Cohen" w:date="2022-05-02T11:52:00Z">
            <w:rPr>
              <w:rFonts w:cs="David" w:hint="cs"/>
              <w:szCs w:val="24"/>
              <w:rtl/>
            </w:rPr>
          </w:rPrChange>
        </w:rPr>
        <w:t>הסכם</w:t>
      </w:r>
      <w:r w:rsidRPr="00DE7F64">
        <w:rPr>
          <w:rFonts w:cs="David"/>
          <w:szCs w:val="24"/>
          <w:rtl/>
          <w:rPrChange w:id="314" w:author="Avi Cohen" w:date="2022-05-02T11:52:00Z">
            <w:rPr>
              <w:rFonts w:cs="David"/>
              <w:szCs w:val="24"/>
              <w:rtl/>
            </w:rPr>
          </w:rPrChange>
        </w:rPr>
        <w:t xml:space="preserve"> או התחייבות ש</w:t>
      </w:r>
      <w:r w:rsidRPr="00DE7F64">
        <w:rPr>
          <w:rFonts w:cs="David" w:hint="cs"/>
          <w:szCs w:val="24"/>
          <w:rtl/>
          <w:rPrChange w:id="315" w:author="Avi Cohen" w:date="2022-05-02T11:52:00Z">
            <w:rPr>
              <w:rFonts w:cs="David" w:hint="cs"/>
              <w:szCs w:val="24"/>
              <w:rtl/>
            </w:rPr>
          </w:rPrChange>
        </w:rPr>
        <w:t xml:space="preserve">המתכנן </w:t>
      </w:r>
      <w:r w:rsidRPr="00DE7F64">
        <w:rPr>
          <w:rFonts w:cs="David"/>
          <w:szCs w:val="24"/>
          <w:rtl/>
          <w:rPrChange w:id="316" w:author="Avi Cohen" w:date="2022-05-02T11:52:00Z">
            <w:rPr>
              <w:rFonts w:cs="David"/>
              <w:szCs w:val="24"/>
              <w:rtl/>
            </w:rPr>
          </w:rPrChange>
        </w:rPr>
        <w:t>צד להם או שה</w:t>
      </w:r>
      <w:r w:rsidRPr="00DE7F64">
        <w:rPr>
          <w:rFonts w:cs="David" w:hint="cs"/>
          <w:szCs w:val="24"/>
          <w:rtl/>
          <w:rPrChange w:id="317" w:author="Avi Cohen" w:date="2022-05-02T11:52:00Z">
            <w:rPr>
              <w:rFonts w:cs="David" w:hint="cs"/>
              <w:szCs w:val="24"/>
              <w:rtl/>
            </w:rPr>
          </w:rPrChange>
        </w:rPr>
        <w:t>וא</w:t>
      </w:r>
      <w:r w:rsidRPr="00DE7F64">
        <w:rPr>
          <w:rFonts w:cs="David"/>
          <w:szCs w:val="24"/>
          <w:rtl/>
          <w:rPrChange w:id="318" w:author="Avi Cohen" w:date="2022-05-02T11:52:00Z">
            <w:rPr>
              <w:rFonts w:cs="David"/>
              <w:szCs w:val="24"/>
              <w:rtl/>
            </w:rPr>
          </w:rPrChange>
        </w:rPr>
        <w:t xml:space="preserve"> כפוף להם, וכי </w:t>
      </w:r>
      <w:r w:rsidRPr="00DE7F64">
        <w:rPr>
          <w:rFonts w:cs="David" w:hint="cs"/>
          <w:szCs w:val="24"/>
          <w:rtl/>
          <w:rPrChange w:id="319" w:author="Avi Cohen" w:date="2022-05-02T11:52:00Z">
            <w:rPr>
              <w:rFonts w:cs="David" w:hint="cs"/>
              <w:szCs w:val="24"/>
              <w:rtl/>
            </w:rPr>
          </w:rPrChange>
        </w:rPr>
        <w:t xml:space="preserve">המתכנן </w:t>
      </w:r>
      <w:r w:rsidRPr="00DE7F64">
        <w:rPr>
          <w:rFonts w:cs="David"/>
          <w:szCs w:val="24"/>
          <w:rtl/>
          <w:rPrChange w:id="320" w:author="Avi Cohen" w:date="2022-05-02T11:52:00Z">
            <w:rPr>
              <w:rFonts w:cs="David"/>
              <w:szCs w:val="24"/>
              <w:rtl/>
            </w:rPr>
          </w:rPrChange>
        </w:rPr>
        <w:t>אינ</w:t>
      </w:r>
      <w:r w:rsidRPr="00DE7F64">
        <w:rPr>
          <w:rFonts w:cs="David" w:hint="cs"/>
          <w:szCs w:val="24"/>
          <w:rtl/>
          <w:rPrChange w:id="321" w:author="Avi Cohen" w:date="2022-05-02T11:52:00Z">
            <w:rPr>
              <w:rFonts w:cs="David" w:hint="cs"/>
              <w:szCs w:val="24"/>
              <w:rtl/>
            </w:rPr>
          </w:rPrChange>
        </w:rPr>
        <w:t>ו</w:t>
      </w:r>
      <w:r w:rsidRPr="00DE7F64">
        <w:rPr>
          <w:rFonts w:cs="David"/>
          <w:szCs w:val="24"/>
          <w:rtl/>
          <w:rPrChange w:id="322" w:author="Avi Cohen" w:date="2022-05-02T11:52:00Z">
            <w:rPr>
              <w:rFonts w:cs="David"/>
              <w:szCs w:val="24"/>
              <w:rtl/>
            </w:rPr>
          </w:rPrChange>
        </w:rPr>
        <w:t xml:space="preserve"> נזקק לצורך </w:t>
      </w:r>
      <w:r w:rsidRPr="00DE7F64">
        <w:rPr>
          <w:rFonts w:cs="David" w:hint="cs"/>
          <w:szCs w:val="24"/>
          <w:rtl/>
          <w:rPrChange w:id="323" w:author="Avi Cohen" w:date="2022-05-02T11:52:00Z">
            <w:rPr>
              <w:rFonts w:cs="David" w:hint="cs"/>
              <w:szCs w:val="24"/>
              <w:rtl/>
            </w:rPr>
          </w:rPrChange>
        </w:rPr>
        <w:lastRenderedPageBreak/>
        <w:t xml:space="preserve">התקשרותו בהסכם זה או ביצוע התחייבויותיו על פיו </w:t>
      </w:r>
      <w:r w:rsidRPr="00DE7F64">
        <w:rPr>
          <w:rFonts w:cs="David"/>
          <w:szCs w:val="24"/>
          <w:rtl/>
          <w:rPrChange w:id="324" w:author="Avi Cohen" w:date="2022-05-02T11:52:00Z">
            <w:rPr>
              <w:rFonts w:cs="David"/>
              <w:szCs w:val="24"/>
              <w:rtl/>
            </w:rPr>
          </w:rPrChange>
        </w:rPr>
        <w:t xml:space="preserve">להסכמה כלשהי של כל </w:t>
      </w:r>
      <w:r w:rsidRPr="00DE7F64">
        <w:rPr>
          <w:rFonts w:cs="David" w:hint="cs"/>
          <w:szCs w:val="24"/>
          <w:rtl/>
          <w:rPrChange w:id="325" w:author="Avi Cohen" w:date="2022-05-02T11:52:00Z">
            <w:rPr>
              <w:rFonts w:cs="David" w:hint="cs"/>
              <w:szCs w:val="24"/>
              <w:rtl/>
            </w:rPr>
          </w:rPrChange>
        </w:rPr>
        <w:t>גוף שלישי שהוא.</w:t>
      </w:r>
    </w:p>
    <w:p w14:paraId="5C70232D" w14:textId="77777777" w:rsidR="005E50FA" w:rsidRPr="00DE7F64" w:rsidRDefault="005E50FA" w:rsidP="005E50FA">
      <w:pPr>
        <w:widowControl w:val="0"/>
        <w:numPr>
          <w:ilvl w:val="1"/>
          <w:numId w:val="16"/>
        </w:numPr>
        <w:spacing w:before="0" w:beforeAutospacing="0" w:after="200" w:afterAutospacing="0" w:line="240" w:lineRule="auto"/>
        <w:jc w:val="both"/>
        <w:rPr>
          <w:rFonts w:cs="David"/>
          <w:szCs w:val="24"/>
          <w:rPrChange w:id="326" w:author="Avi Cohen" w:date="2022-05-02T11:52:00Z">
            <w:rPr>
              <w:rFonts w:cs="David"/>
              <w:szCs w:val="24"/>
            </w:rPr>
          </w:rPrChange>
        </w:rPr>
      </w:pPr>
      <w:r w:rsidRPr="00DE7F64">
        <w:rPr>
          <w:rFonts w:cs="David" w:hint="cs"/>
          <w:szCs w:val="24"/>
          <w:rtl/>
          <w:rPrChange w:id="327" w:author="Avi Cohen" w:date="2022-05-02T11:52:00Z">
            <w:rPr>
              <w:rFonts w:cs="David" w:hint="cs"/>
              <w:szCs w:val="24"/>
              <w:rtl/>
            </w:rPr>
          </w:rPrChange>
        </w:rPr>
        <w:t xml:space="preserve">יובהר כי ככל שתשלום כלשהו הקבוע בנספח </w:t>
      </w:r>
      <w:r w:rsidRPr="00DE7F64">
        <w:rPr>
          <w:rFonts w:cs="David" w:hint="eastAsia"/>
          <w:szCs w:val="24"/>
          <w:rtl/>
          <w:rPrChange w:id="328" w:author="Avi Cohen" w:date="2022-05-02T11:52:00Z">
            <w:rPr>
              <w:rFonts w:cs="David" w:hint="eastAsia"/>
              <w:szCs w:val="24"/>
              <w:highlight w:val="yellow"/>
              <w:rtl/>
            </w:rPr>
          </w:rPrChange>
        </w:rPr>
        <w:t>ב</w:t>
      </w:r>
      <w:r w:rsidRPr="00DE7F64">
        <w:rPr>
          <w:rFonts w:cs="David"/>
          <w:szCs w:val="24"/>
          <w:rtl/>
          <w:rPrChange w:id="329" w:author="Avi Cohen" w:date="2022-05-02T11:52:00Z">
            <w:rPr>
              <w:rFonts w:cs="David"/>
              <w:szCs w:val="24"/>
              <w:highlight w:val="yellow"/>
              <w:rtl/>
            </w:rPr>
          </w:rPrChange>
        </w:rPr>
        <w:t>'</w:t>
      </w:r>
      <w:r w:rsidRPr="00473317">
        <w:rPr>
          <w:rFonts w:cs="David" w:hint="cs"/>
          <w:szCs w:val="24"/>
          <w:rtl/>
        </w:rPr>
        <w:t xml:space="preserve"> להסכם זה נקוב באחוז מסך התמורה לה זכאי המתכנן עבור ביצוע שירותי התכנון על פי הסכם זה, אין הדבר מהווה אישור לכך שחלוקת התמורה הקבועה בנספח ב' מהווה את ערכו הכספי של אותו השלב, לרבות ככל שהמתכנן יידרש לחזור ולבצע עבודות חוזרות בגין אותו שלב ו/או ככל שהמזמין</w:t>
      </w:r>
      <w:r w:rsidRPr="00DE7F64">
        <w:rPr>
          <w:rFonts w:cs="David" w:hint="cs"/>
          <w:szCs w:val="24"/>
          <w:rtl/>
          <w:rPrChange w:id="330" w:author="Avi Cohen" w:date="2022-05-02T11:52:00Z">
            <w:rPr>
              <w:rFonts w:cs="David" w:hint="cs"/>
              <w:szCs w:val="24"/>
              <w:rtl/>
            </w:rPr>
          </w:rPrChange>
        </w:rPr>
        <w:t xml:space="preserve"> יחליט לבטל את ביצועו של אותו שלב, שאז תקבע התמורה עבור אותו השלב בהתאם לסיכום בין הצדדים ובהיעדר הסכמה בהתאם החלטת המנהל. </w:t>
      </w:r>
    </w:p>
    <w:p w14:paraId="550261C5"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33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332" w:author="Avi Cohen" w:date="2022-05-02T11:52:00Z">
            <w:rPr>
              <w:rFonts w:ascii="Times New Roman" w:eastAsia="Times New Roman" w:hAnsi="Times New Roman" w:cs="David"/>
              <w:sz w:val="20"/>
              <w:szCs w:val="24"/>
              <w:rtl/>
              <w:lang w:eastAsia="he-IL"/>
            </w:rPr>
          </w:rPrChange>
        </w:rPr>
        <w:t>כי ידוע לו שש</w:t>
      </w:r>
      <w:r w:rsidRPr="00DE7F64">
        <w:rPr>
          <w:rFonts w:ascii="Times New Roman" w:eastAsia="Times New Roman" w:hAnsi="Times New Roman" w:cs="David" w:hint="cs"/>
          <w:sz w:val="20"/>
          <w:szCs w:val="24"/>
          <w:rtl/>
          <w:lang w:eastAsia="he-IL"/>
          <w:rPrChange w:id="33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334" w:author="Avi Cohen" w:date="2022-05-02T11:52:00Z">
            <w:rPr>
              <w:rFonts w:ascii="Times New Roman" w:eastAsia="Times New Roman" w:hAnsi="Times New Roman" w:cs="David"/>
              <w:sz w:val="20"/>
              <w:szCs w:val="24"/>
              <w:rtl/>
              <w:lang w:eastAsia="he-IL"/>
            </w:rPr>
          </w:rPrChange>
        </w:rPr>
        <w:t>רותי המתכנן ע</w:t>
      </w:r>
      <w:r w:rsidRPr="00DE7F64">
        <w:rPr>
          <w:rFonts w:ascii="Times New Roman" w:eastAsia="Times New Roman" w:hAnsi="Times New Roman" w:cs="David" w:hint="cs"/>
          <w:sz w:val="20"/>
          <w:szCs w:val="24"/>
          <w:rtl/>
          <w:lang w:eastAsia="he-IL"/>
          <w:rPrChange w:id="335"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336" w:author="Avi Cohen" w:date="2022-05-02T11:52:00Z">
            <w:rPr>
              <w:rFonts w:ascii="Times New Roman" w:eastAsia="Times New Roman" w:hAnsi="Times New Roman" w:cs="David"/>
              <w:sz w:val="20"/>
              <w:szCs w:val="24"/>
              <w:rtl/>
              <w:lang w:eastAsia="he-IL"/>
            </w:rPr>
          </w:rPrChange>
        </w:rPr>
        <w:t xml:space="preserve"> חוזה זה הינם לשלבים ו/או קטעים בפרויקט כפי שיוזמנו בכתב ע"י המזמין מעת לעת ע</w:t>
      </w:r>
      <w:r w:rsidRPr="00DE7F64">
        <w:rPr>
          <w:rFonts w:ascii="Times New Roman" w:eastAsia="Times New Roman" w:hAnsi="Times New Roman" w:cs="David" w:hint="cs"/>
          <w:sz w:val="20"/>
          <w:szCs w:val="24"/>
          <w:rtl/>
          <w:lang w:eastAsia="he-IL"/>
          <w:rPrChange w:id="337"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338" w:author="Avi Cohen" w:date="2022-05-02T11:52:00Z">
            <w:rPr>
              <w:rFonts w:ascii="Times New Roman" w:eastAsia="Times New Roman" w:hAnsi="Times New Roman" w:cs="David"/>
              <w:sz w:val="20"/>
              <w:szCs w:val="24"/>
              <w:rtl/>
              <w:lang w:eastAsia="he-IL"/>
            </w:rPr>
          </w:rPrChange>
        </w:rPr>
        <w:t xml:space="preserve"> שיקול דעתו</w:t>
      </w:r>
      <w:r w:rsidRPr="00DE7F64">
        <w:rPr>
          <w:rFonts w:ascii="Times New Roman" w:eastAsia="Times New Roman" w:hAnsi="Times New Roman" w:cs="David" w:hint="cs"/>
          <w:sz w:val="20"/>
          <w:szCs w:val="24"/>
          <w:rtl/>
          <w:lang w:eastAsia="he-IL"/>
          <w:rPrChange w:id="339" w:author="Avi Cohen" w:date="2022-05-02T11:52:00Z">
            <w:rPr>
              <w:rFonts w:ascii="Times New Roman" w:eastAsia="Times New Roman" w:hAnsi="Times New Roman" w:cs="David" w:hint="cs"/>
              <w:sz w:val="20"/>
              <w:szCs w:val="24"/>
              <w:rtl/>
              <w:lang w:eastAsia="he-IL"/>
            </w:rPr>
          </w:rPrChange>
        </w:rPr>
        <w:t xml:space="preserve"> הבלעדי</w:t>
      </w:r>
      <w:r w:rsidRPr="00DE7F64">
        <w:rPr>
          <w:rFonts w:ascii="Times New Roman" w:eastAsia="Times New Roman" w:hAnsi="Times New Roman" w:cs="David"/>
          <w:sz w:val="20"/>
          <w:szCs w:val="24"/>
          <w:rtl/>
          <w:lang w:eastAsia="he-IL"/>
          <w:rPrChange w:id="340" w:author="Avi Cohen" w:date="2022-05-02T11:52:00Z">
            <w:rPr>
              <w:rFonts w:ascii="Times New Roman" w:eastAsia="Times New Roman" w:hAnsi="Times New Roman" w:cs="David"/>
              <w:sz w:val="20"/>
              <w:szCs w:val="24"/>
              <w:rtl/>
              <w:lang w:eastAsia="he-IL"/>
            </w:rPr>
          </w:rPrChange>
        </w:rPr>
        <w:t xml:space="preserve"> ו</w:t>
      </w:r>
      <w:r w:rsidRPr="00DE7F64">
        <w:rPr>
          <w:rFonts w:ascii="Times New Roman" w:eastAsia="Times New Roman" w:hAnsi="Times New Roman" w:cs="David" w:hint="cs"/>
          <w:sz w:val="20"/>
          <w:szCs w:val="24"/>
          <w:rtl/>
          <w:lang w:eastAsia="he-IL"/>
          <w:rPrChange w:id="341" w:author="Avi Cohen" w:date="2022-05-02T11:52:00Z">
            <w:rPr>
              <w:rFonts w:ascii="Times New Roman" w:eastAsia="Times New Roman" w:hAnsi="Times New Roman" w:cs="David" w:hint="cs"/>
              <w:sz w:val="20"/>
              <w:szCs w:val="24"/>
              <w:rtl/>
              <w:lang w:eastAsia="he-IL"/>
            </w:rPr>
          </w:rPrChange>
        </w:rPr>
        <w:t xml:space="preserve">כי </w:t>
      </w:r>
      <w:r w:rsidRPr="00DE7F64">
        <w:rPr>
          <w:rFonts w:ascii="Times New Roman" w:eastAsia="Times New Roman" w:hAnsi="Times New Roman" w:cs="David"/>
          <w:sz w:val="20"/>
          <w:szCs w:val="24"/>
          <w:rtl/>
          <w:lang w:eastAsia="he-IL"/>
          <w:rPrChange w:id="342" w:author="Avi Cohen" w:date="2022-05-02T11:52:00Z">
            <w:rPr>
              <w:rFonts w:ascii="Times New Roman" w:eastAsia="Times New Roman" w:hAnsi="Times New Roman" w:cs="David"/>
              <w:sz w:val="20"/>
              <w:szCs w:val="24"/>
              <w:rtl/>
              <w:lang w:eastAsia="he-IL"/>
            </w:rPr>
          </w:rPrChange>
        </w:rPr>
        <w:t xml:space="preserve">הם יינתנו על ידו בשלבי עבודה כמפורט בנספח </w:t>
      </w:r>
      <w:r w:rsidRPr="00DE7F64">
        <w:rPr>
          <w:rFonts w:ascii="Times New Roman" w:eastAsia="Times New Roman" w:hAnsi="Times New Roman" w:cs="David"/>
          <w:bCs/>
          <w:sz w:val="20"/>
          <w:szCs w:val="24"/>
          <w:rtl/>
          <w:lang w:eastAsia="he-IL"/>
          <w:rPrChange w:id="343" w:author="Avi Cohen" w:date="2022-05-02T11:52:00Z">
            <w:rPr>
              <w:rFonts w:ascii="Times New Roman" w:eastAsia="Times New Roman" w:hAnsi="Times New Roman" w:cs="David"/>
              <w:bCs/>
              <w:sz w:val="20"/>
              <w:szCs w:val="24"/>
              <w:rtl/>
              <w:lang w:eastAsia="he-IL"/>
            </w:rPr>
          </w:rPrChange>
        </w:rPr>
        <w:t>ב'</w:t>
      </w:r>
      <w:r w:rsidRPr="00DE7F64">
        <w:rPr>
          <w:rFonts w:ascii="Times New Roman" w:eastAsia="Times New Roman" w:hAnsi="Times New Roman" w:cs="David"/>
          <w:sz w:val="20"/>
          <w:szCs w:val="24"/>
          <w:rtl/>
          <w:lang w:eastAsia="he-IL"/>
          <w:rPrChange w:id="344"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345" w:author="Avi Cohen" w:date="2022-05-02T11:52:00Z">
            <w:rPr>
              <w:rFonts w:ascii="Times New Roman" w:eastAsia="Times New Roman" w:hAnsi="Times New Roman" w:cs="David" w:hint="cs"/>
              <w:sz w:val="20"/>
              <w:szCs w:val="24"/>
              <w:rtl/>
              <w:lang w:eastAsia="he-IL"/>
            </w:rPr>
          </w:rPrChange>
        </w:rPr>
        <w:t>המצ"ב</w:t>
      </w:r>
      <w:r w:rsidRPr="00DE7F64">
        <w:rPr>
          <w:rFonts w:ascii="Times New Roman" w:eastAsia="Times New Roman" w:hAnsi="Times New Roman" w:cs="David"/>
          <w:sz w:val="20"/>
          <w:szCs w:val="24"/>
          <w:rtl/>
          <w:lang w:eastAsia="he-IL"/>
          <w:rPrChange w:id="346"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347" w:author="Avi Cohen" w:date="2022-05-02T11:52:00Z">
            <w:rPr>
              <w:rFonts w:ascii="Times New Roman" w:eastAsia="Times New Roman" w:hAnsi="Times New Roman" w:cs="David" w:hint="cs"/>
              <w:sz w:val="20"/>
              <w:szCs w:val="24"/>
              <w:rtl/>
              <w:lang w:eastAsia="he-IL"/>
            </w:rPr>
          </w:rPrChange>
        </w:rPr>
        <w:t>עוד</w:t>
      </w:r>
      <w:r w:rsidRPr="00DE7F64">
        <w:rPr>
          <w:rFonts w:ascii="Times New Roman" w:eastAsia="Times New Roman" w:hAnsi="Times New Roman" w:cs="David"/>
          <w:sz w:val="20"/>
          <w:szCs w:val="24"/>
          <w:rtl/>
          <w:lang w:eastAsia="he-IL"/>
          <w:rPrChange w:id="348" w:author="Avi Cohen" w:date="2022-05-02T11:52:00Z">
            <w:rPr>
              <w:rFonts w:ascii="Times New Roman" w:eastAsia="Times New Roman" w:hAnsi="Times New Roman" w:cs="David"/>
              <w:sz w:val="20"/>
              <w:szCs w:val="24"/>
              <w:rtl/>
              <w:lang w:eastAsia="he-IL"/>
            </w:rPr>
          </w:rPrChange>
        </w:rPr>
        <w:t xml:space="preserve"> מוסיף ומצהיר</w:t>
      </w:r>
      <w:r w:rsidRPr="00DE7F64">
        <w:rPr>
          <w:rFonts w:ascii="Times New Roman" w:eastAsia="Times New Roman" w:hAnsi="Times New Roman" w:cs="David" w:hint="cs"/>
          <w:sz w:val="20"/>
          <w:szCs w:val="24"/>
          <w:rtl/>
          <w:lang w:eastAsia="he-IL"/>
          <w:rPrChange w:id="349" w:author="Avi Cohen" w:date="2022-05-02T11:52:00Z">
            <w:rPr>
              <w:rFonts w:ascii="Times New Roman" w:eastAsia="Times New Roman" w:hAnsi="Times New Roman" w:cs="David" w:hint="cs"/>
              <w:sz w:val="20"/>
              <w:szCs w:val="24"/>
              <w:rtl/>
              <w:lang w:eastAsia="he-IL"/>
            </w:rPr>
          </w:rPrChange>
        </w:rPr>
        <w:t xml:space="preserve"> המתכנן,</w:t>
      </w:r>
      <w:r w:rsidRPr="00DE7F64">
        <w:rPr>
          <w:rFonts w:ascii="Times New Roman" w:eastAsia="Times New Roman" w:hAnsi="Times New Roman" w:cs="David"/>
          <w:sz w:val="20"/>
          <w:szCs w:val="24"/>
          <w:rtl/>
          <w:lang w:eastAsia="he-IL"/>
          <w:rPrChange w:id="350" w:author="Avi Cohen" w:date="2022-05-02T11:52:00Z">
            <w:rPr>
              <w:rFonts w:ascii="Times New Roman" w:eastAsia="Times New Roman" w:hAnsi="Times New Roman" w:cs="David"/>
              <w:sz w:val="20"/>
              <w:szCs w:val="24"/>
              <w:rtl/>
              <w:lang w:eastAsia="he-IL"/>
            </w:rPr>
          </w:rPrChange>
        </w:rPr>
        <w:t xml:space="preserve"> כי ידוע לו שהמזמין אינו מתחייב להזמין מ</w:t>
      </w:r>
      <w:r w:rsidRPr="00DE7F64">
        <w:rPr>
          <w:rFonts w:ascii="Times New Roman" w:eastAsia="Times New Roman" w:hAnsi="Times New Roman" w:cs="David" w:hint="cs"/>
          <w:sz w:val="20"/>
          <w:szCs w:val="24"/>
          <w:rtl/>
          <w:lang w:eastAsia="he-IL"/>
          <w:rPrChange w:id="351" w:author="Avi Cohen" w:date="2022-05-02T11:52:00Z">
            <w:rPr>
              <w:rFonts w:ascii="Times New Roman" w:eastAsia="Times New Roman" w:hAnsi="Times New Roman" w:cs="David" w:hint="cs"/>
              <w:sz w:val="20"/>
              <w:szCs w:val="24"/>
              <w:rtl/>
              <w:lang w:eastAsia="he-IL"/>
            </w:rPr>
          </w:rPrChange>
        </w:rPr>
        <w:t>מנו</w:t>
      </w:r>
      <w:r w:rsidRPr="00DE7F64">
        <w:rPr>
          <w:rFonts w:ascii="Times New Roman" w:eastAsia="Times New Roman" w:hAnsi="Times New Roman" w:cs="David"/>
          <w:sz w:val="20"/>
          <w:szCs w:val="24"/>
          <w:rtl/>
          <w:lang w:eastAsia="he-IL"/>
          <w:rPrChange w:id="352" w:author="Avi Cohen" w:date="2022-05-02T11:52:00Z">
            <w:rPr>
              <w:rFonts w:ascii="Times New Roman" w:eastAsia="Times New Roman" w:hAnsi="Times New Roman" w:cs="David"/>
              <w:sz w:val="20"/>
              <w:szCs w:val="24"/>
              <w:rtl/>
              <w:lang w:eastAsia="he-IL"/>
            </w:rPr>
          </w:rPrChange>
        </w:rPr>
        <w:t xml:space="preserve"> שירותים נוספים מעבר לנקוב בחוזה זה ו</w:t>
      </w:r>
      <w:r w:rsidRPr="00DE7F64">
        <w:rPr>
          <w:rFonts w:ascii="Times New Roman" w:eastAsia="Times New Roman" w:hAnsi="Times New Roman" w:cs="David" w:hint="cs"/>
          <w:sz w:val="20"/>
          <w:szCs w:val="24"/>
          <w:rtl/>
          <w:lang w:eastAsia="he-IL"/>
          <w:rPrChange w:id="353" w:author="Avi Cohen" w:date="2022-05-02T11:52:00Z">
            <w:rPr>
              <w:rFonts w:ascii="Times New Roman" w:eastAsia="Times New Roman" w:hAnsi="Times New Roman" w:cs="David" w:hint="cs"/>
              <w:sz w:val="20"/>
              <w:szCs w:val="24"/>
              <w:rtl/>
              <w:lang w:eastAsia="he-IL"/>
            </w:rPr>
          </w:rPrChange>
        </w:rPr>
        <w:t xml:space="preserve">כמפורט </w:t>
      </w:r>
      <w:r w:rsidRPr="00DE7F64">
        <w:rPr>
          <w:rFonts w:ascii="Times New Roman" w:eastAsia="Times New Roman" w:hAnsi="Times New Roman" w:cs="David"/>
          <w:sz w:val="20"/>
          <w:szCs w:val="24"/>
          <w:rtl/>
          <w:lang w:eastAsia="he-IL"/>
          <w:rPrChange w:id="354" w:author="Avi Cohen" w:date="2022-05-02T11:52:00Z">
            <w:rPr>
              <w:rFonts w:ascii="Times New Roman" w:eastAsia="Times New Roman" w:hAnsi="Times New Roman" w:cs="David"/>
              <w:sz w:val="20"/>
              <w:szCs w:val="24"/>
              <w:rtl/>
              <w:lang w:eastAsia="he-IL"/>
            </w:rPr>
          </w:rPrChange>
        </w:rPr>
        <w:t xml:space="preserve">בנספח </w:t>
      </w:r>
      <w:r w:rsidRPr="00DE7F64">
        <w:rPr>
          <w:rFonts w:ascii="Times New Roman" w:eastAsia="Times New Roman" w:hAnsi="Times New Roman" w:cs="David"/>
          <w:bCs/>
          <w:sz w:val="20"/>
          <w:szCs w:val="24"/>
          <w:rtl/>
          <w:lang w:eastAsia="he-IL"/>
          <w:rPrChange w:id="355" w:author="Avi Cohen" w:date="2022-05-02T11:52:00Z">
            <w:rPr>
              <w:rFonts w:ascii="Times New Roman" w:eastAsia="Times New Roman" w:hAnsi="Times New Roman" w:cs="David"/>
              <w:bCs/>
              <w:sz w:val="20"/>
              <w:szCs w:val="24"/>
              <w:rtl/>
              <w:lang w:eastAsia="he-IL"/>
            </w:rPr>
          </w:rPrChange>
        </w:rPr>
        <w:t xml:space="preserve">ב' </w:t>
      </w:r>
      <w:r w:rsidRPr="00DE7F64">
        <w:rPr>
          <w:rFonts w:ascii="Times New Roman" w:eastAsia="Times New Roman" w:hAnsi="Times New Roman" w:cs="David" w:hint="cs"/>
          <w:sz w:val="20"/>
          <w:szCs w:val="24"/>
          <w:rtl/>
          <w:lang w:eastAsia="he-IL"/>
          <w:rPrChange w:id="356" w:author="Avi Cohen" w:date="2022-05-02T11:52:00Z">
            <w:rPr>
              <w:rFonts w:ascii="Times New Roman" w:eastAsia="Times New Roman" w:hAnsi="Times New Roman" w:cs="David" w:hint="cs"/>
              <w:sz w:val="20"/>
              <w:szCs w:val="24"/>
              <w:rtl/>
              <w:lang w:eastAsia="he-IL"/>
            </w:rPr>
          </w:rPrChange>
        </w:rPr>
        <w:t>המצ"ב</w:t>
      </w:r>
      <w:r w:rsidRPr="00DE7F64">
        <w:rPr>
          <w:rFonts w:ascii="Times New Roman" w:eastAsia="Times New Roman" w:hAnsi="Times New Roman" w:cs="David"/>
          <w:sz w:val="20"/>
          <w:szCs w:val="24"/>
          <w:rtl/>
          <w:lang w:eastAsia="he-IL"/>
          <w:rPrChange w:id="357" w:author="Avi Cohen" w:date="2022-05-02T11:52:00Z">
            <w:rPr>
              <w:rFonts w:ascii="Times New Roman" w:eastAsia="Times New Roman" w:hAnsi="Times New Roman" w:cs="David"/>
              <w:sz w:val="20"/>
              <w:szCs w:val="24"/>
              <w:rtl/>
              <w:lang w:eastAsia="he-IL"/>
            </w:rPr>
          </w:rPrChange>
        </w:rPr>
        <w:t>.</w:t>
      </w:r>
    </w:p>
    <w:p w14:paraId="576D9609" w14:textId="14828834"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35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359" w:author="Avi Cohen" w:date="2022-05-02T11:52:00Z">
            <w:rPr>
              <w:rFonts w:ascii="Times New Roman" w:eastAsia="Times New Roman" w:hAnsi="Times New Roman" w:cs="David" w:hint="cs"/>
              <w:sz w:val="20"/>
              <w:szCs w:val="24"/>
              <w:rtl/>
              <w:lang w:eastAsia="he-IL"/>
            </w:rPr>
          </w:rPrChange>
        </w:rPr>
        <w:t>כי י</w:t>
      </w:r>
      <w:r w:rsidRPr="00DE7F64">
        <w:rPr>
          <w:rFonts w:ascii="Times New Roman" w:eastAsia="Times New Roman" w:hAnsi="Times New Roman" w:cs="David"/>
          <w:sz w:val="20"/>
          <w:szCs w:val="24"/>
          <w:rtl/>
          <w:lang w:eastAsia="he-IL"/>
          <w:rPrChange w:id="360" w:author="Avi Cohen" w:date="2022-05-02T11:52:00Z">
            <w:rPr>
              <w:rFonts w:ascii="Times New Roman" w:eastAsia="Times New Roman" w:hAnsi="Times New Roman" w:cs="David"/>
              <w:sz w:val="20"/>
              <w:szCs w:val="24"/>
              <w:rtl/>
              <w:lang w:eastAsia="he-IL"/>
            </w:rPr>
          </w:rPrChange>
        </w:rPr>
        <w:t xml:space="preserve">בצע את שרותי המתכנן בזהירות, בנאמנות וברמה מקצועית גבוהה, </w:t>
      </w:r>
      <w:r w:rsidRPr="00DE7F64">
        <w:rPr>
          <w:rFonts w:cs="David"/>
          <w:szCs w:val="24"/>
          <w:rtl/>
          <w:rPrChange w:id="361" w:author="Avi Cohen" w:date="2022-05-02T11:52:00Z">
            <w:rPr>
              <w:rFonts w:cs="David"/>
              <w:szCs w:val="24"/>
              <w:rtl/>
            </w:rPr>
          </w:rPrChange>
        </w:rPr>
        <w:t xml:space="preserve">בהתאם </w:t>
      </w:r>
      <w:r w:rsidRPr="00DE7F64">
        <w:rPr>
          <w:rFonts w:cs="David" w:hint="cs"/>
          <w:szCs w:val="24"/>
          <w:rtl/>
          <w:rPrChange w:id="362" w:author="Avi Cohen" w:date="2022-05-02T11:52:00Z">
            <w:rPr>
              <w:rFonts w:cs="David" w:hint="cs"/>
              <w:szCs w:val="24"/>
              <w:rtl/>
            </w:rPr>
          </w:rPrChange>
        </w:rPr>
        <w:t>להוראות</w:t>
      </w:r>
      <w:r w:rsidRPr="00DE7F64">
        <w:rPr>
          <w:rFonts w:ascii="Times New Roman" w:eastAsia="Times New Roman" w:hAnsi="Times New Roman" w:cs="David" w:hint="cs"/>
          <w:sz w:val="20"/>
          <w:szCs w:val="24"/>
          <w:rtl/>
          <w:lang w:eastAsia="he-IL"/>
          <w:rPrChange w:id="363" w:author="Avi Cohen" w:date="2022-05-02T11:52:00Z">
            <w:rPr>
              <w:rFonts w:ascii="Times New Roman" w:eastAsia="Times New Roman" w:hAnsi="Times New Roman" w:cs="David" w:hint="cs"/>
              <w:sz w:val="20"/>
              <w:szCs w:val="24"/>
              <w:rtl/>
              <w:lang w:eastAsia="he-IL"/>
            </w:rPr>
          </w:rPrChange>
        </w:rPr>
        <w:t xml:space="preserve"> כ</w:t>
      </w:r>
      <w:r w:rsidRPr="00DE7F64">
        <w:rPr>
          <w:rFonts w:ascii="Times New Roman" w:eastAsia="Times New Roman" w:hAnsi="Times New Roman" w:cs="David"/>
          <w:sz w:val="20"/>
          <w:szCs w:val="24"/>
          <w:rtl/>
          <w:lang w:eastAsia="he-IL"/>
          <w:rPrChange w:id="364" w:author="Avi Cohen" w:date="2022-05-02T11:52:00Z">
            <w:rPr>
              <w:rFonts w:ascii="Times New Roman" w:eastAsia="Times New Roman" w:hAnsi="Times New Roman" w:cs="David"/>
              <w:sz w:val="20"/>
              <w:szCs w:val="24"/>
              <w:rtl/>
              <w:lang w:eastAsia="he-IL"/>
            </w:rPr>
          </w:rPrChange>
        </w:rPr>
        <w:t>ל</w:t>
      </w:r>
      <w:r w:rsidRPr="00DE7F64">
        <w:rPr>
          <w:rFonts w:ascii="Times New Roman" w:eastAsia="Times New Roman" w:hAnsi="Times New Roman" w:cs="David" w:hint="cs"/>
          <w:sz w:val="20"/>
          <w:szCs w:val="24"/>
          <w:rtl/>
          <w:lang w:eastAsia="he-IL"/>
          <w:rPrChange w:id="365" w:author="Avi Cohen" w:date="2022-05-02T11:52:00Z">
            <w:rPr>
              <w:rFonts w:ascii="Times New Roman" w:eastAsia="Times New Roman" w:hAnsi="Times New Roman" w:cs="David" w:hint="cs"/>
              <w:sz w:val="20"/>
              <w:szCs w:val="24"/>
              <w:rtl/>
              <w:lang w:eastAsia="he-IL"/>
            </w:rPr>
          </w:rPrChange>
        </w:rPr>
        <w:t xml:space="preserve"> </w:t>
      </w:r>
      <w:r w:rsidRPr="00DE7F64">
        <w:rPr>
          <w:rFonts w:ascii="Times New Roman" w:eastAsia="Times New Roman" w:hAnsi="Times New Roman" w:cs="David"/>
          <w:sz w:val="20"/>
          <w:szCs w:val="24"/>
          <w:rtl/>
          <w:lang w:eastAsia="he-IL"/>
          <w:rPrChange w:id="366" w:author="Avi Cohen" w:date="2022-05-02T11:52:00Z">
            <w:rPr>
              <w:rFonts w:ascii="Times New Roman" w:eastAsia="Times New Roman" w:hAnsi="Times New Roman" w:cs="David"/>
              <w:sz w:val="20"/>
              <w:szCs w:val="24"/>
              <w:rtl/>
              <w:lang w:eastAsia="he-IL"/>
            </w:rPr>
          </w:rPrChange>
        </w:rPr>
        <w:t>דין ולהנחת דעת המזמין, ותוך שמירת לוחות הזמנים והמסגרת התקציבית, שייקבעו על ידי המזמין.</w:t>
      </w:r>
    </w:p>
    <w:p w14:paraId="2221BE73"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36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368" w:author="Avi Cohen" w:date="2022-05-02T11:52:00Z">
            <w:rPr>
              <w:rFonts w:ascii="Times New Roman" w:eastAsia="Times New Roman" w:hAnsi="Times New Roman" w:cs="David"/>
              <w:sz w:val="20"/>
              <w:szCs w:val="24"/>
              <w:rtl/>
              <w:lang w:eastAsia="he-IL"/>
            </w:rPr>
          </w:rPrChange>
        </w:rPr>
        <w:t>המתכנן יבסס את שרותי המתכנן על הנתונים, קווי היסוד, התקציב וההנחיות שיקבעו ע"י המזמין ובתאום מלא עם ה</w:t>
      </w:r>
      <w:r w:rsidRPr="00DE7F64">
        <w:rPr>
          <w:rFonts w:ascii="Times New Roman" w:eastAsia="Times New Roman" w:hAnsi="Times New Roman" w:cs="David" w:hint="cs"/>
          <w:sz w:val="20"/>
          <w:szCs w:val="24"/>
          <w:rtl/>
          <w:lang w:eastAsia="he-IL"/>
          <w:rPrChange w:id="369" w:author="Avi Cohen" w:date="2022-05-02T11:52:00Z">
            <w:rPr>
              <w:rFonts w:ascii="Times New Roman" w:eastAsia="Times New Roman" w:hAnsi="Times New Roman" w:cs="David" w:hint="cs"/>
              <w:sz w:val="20"/>
              <w:szCs w:val="24"/>
              <w:rtl/>
              <w:lang w:eastAsia="he-IL"/>
            </w:rPr>
          </w:rPrChange>
        </w:rPr>
        <w:t xml:space="preserve">יועצים ו/או </w:t>
      </w:r>
      <w:r w:rsidRPr="00DE7F64">
        <w:rPr>
          <w:rFonts w:ascii="Times New Roman" w:eastAsia="Times New Roman" w:hAnsi="Times New Roman" w:cs="David"/>
          <w:sz w:val="20"/>
          <w:szCs w:val="24"/>
          <w:rtl/>
          <w:lang w:eastAsia="he-IL"/>
          <w:rPrChange w:id="370" w:author="Avi Cohen" w:date="2022-05-02T11:52:00Z">
            <w:rPr>
              <w:rFonts w:ascii="Times New Roman" w:eastAsia="Times New Roman" w:hAnsi="Times New Roman" w:cs="David"/>
              <w:sz w:val="20"/>
              <w:szCs w:val="24"/>
              <w:rtl/>
              <w:lang w:eastAsia="he-IL"/>
            </w:rPr>
          </w:rPrChange>
        </w:rPr>
        <w:t>גורמים השונים</w:t>
      </w:r>
      <w:r w:rsidRPr="00DE7F64">
        <w:rPr>
          <w:rFonts w:ascii="Times New Roman" w:eastAsia="Times New Roman" w:hAnsi="Times New Roman" w:cs="David" w:hint="cs"/>
          <w:sz w:val="20"/>
          <w:szCs w:val="24"/>
          <w:rtl/>
          <w:lang w:eastAsia="he-IL"/>
          <w:rPrChange w:id="37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372" w:author="Avi Cohen" w:date="2022-05-02T11:52:00Z">
            <w:rPr>
              <w:rFonts w:ascii="Times New Roman" w:eastAsia="Times New Roman" w:hAnsi="Times New Roman" w:cs="David"/>
              <w:sz w:val="20"/>
              <w:szCs w:val="24"/>
              <w:rtl/>
              <w:lang w:eastAsia="he-IL"/>
            </w:rPr>
          </w:rPrChange>
        </w:rPr>
        <w:t xml:space="preserve"> כפי שיקבעו מ</w:t>
      </w:r>
      <w:r w:rsidRPr="00DE7F64">
        <w:rPr>
          <w:rFonts w:ascii="Times New Roman" w:eastAsia="Times New Roman" w:hAnsi="Times New Roman" w:cs="David" w:hint="cs"/>
          <w:sz w:val="20"/>
          <w:szCs w:val="24"/>
          <w:rtl/>
          <w:lang w:eastAsia="he-IL"/>
          <w:rPrChange w:id="373" w:author="Avi Cohen" w:date="2022-05-02T11:52:00Z">
            <w:rPr>
              <w:rFonts w:ascii="Times New Roman" w:eastAsia="Times New Roman" w:hAnsi="Times New Roman" w:cs="David" w:hint="cs"/>
              <w:sz w:val="20"/>
              <w:szCs w:val="24"/>
              <w:rtl/>
              <w:lang w:eastAsia="he-IL"/>
            </w:rPr>
          </w:rPrChange>
        </w:rPr>
        <w:t>עת לעת</w:t>
      </w:r>
      <w:r w:rsidRPr="00DE7F64">
        <w:rPr>
          <w:rFonts w:ascii="Times New Roman" w:eastAsia="Times New Roman" w:hAnsi="Times New Roman" w:cs="David"/>
          <w:sz w:val="20"/>
          <w:szCs w:val="24"/>
          <w:rtl/>
          <w:lang w:eastAsia="he-IL"/>
          <w:rPrChange w:id="374" w:author="Avi Cohen" w:date="2022-05-02T11:52:00Z">
            <w:rPr>
              <w:rFonts w:ascii="Times New Roman" w:eastAsia="Times New Roman" w:hAnsi="Times New Roman" w:cs="David"/>
              <w:sz w:val="20"/>
              <w:szCs w:val="24"/>
              <w:rtl/>
              <w:lang w:eastAsia="he-IL"/>
            </w:rPr>
          </w:rPrChange>
        </w:rPr>
        <w:t xml:space="preserve"> ע"י המזמין ויהיה חייב לנהוג לפיהם ולקיימם ללא סטייה</w:t>
      </w:r>
      <w:r w:rsidRPr="00DE7F64">
        <w:rPr>
          <w:rFonts w:ascii="Times New Roman" w:eastAsia="Times New Roman" w:hAnsi="Times New Roman" w:cs="David" w:hint="cs"/>
          <w:sz w:val="20"/>
          <w:szCs w:val="24"/>
          <w:rtl/>
          <w:lang w:eastAsia="he-IL"/>
          <w:rPrChange w:id="37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376" w:author="Avi Cohen" w:date="2022-05-02T11:52:00Z">
            <w:rPr>
              <w:rFonts w:ascii="Times New Roman" w:eastAsia="Times New Roman" w:hAnsi="Times New Roman" w:cs="David"/>
              <w:sz w:val="20"/>
              <w:szCs w:val="24"/>
              <w:rtl/>
              <w:lang w:eastAsia="he-IL"/>
            </w:rPr>
          </w:rPrChange>
        </w:rPr>
        <w:t xml:space="preserve"> אלא אם כן ק</w:t>
      </w:r>
      <w:r w:rsidRPr="00DE7F64">
        <w:rPr>
          <w:rFonts w:ascii="Times New Roman" w:eastAsia="Times New Roman" w:hAnsi="Times New Roman" w:cs="David" w:hint="cs"/>
          <w:sz w:val="20"/>
          <w:szCs w:val="24"/>
          <w:rtl/>
          <w:lang w:eastAsia="he-IL"/>
          <w:rPrChange w:id="37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378" w:author="Avi Cohen" w:date="2022-05-02T11:52:00Z">
            <w:rPr>
              <w:rFonts w:ascii="Times New Roman" w:eastAsia="Times New Roman" w:hAnsi="Times New Roman" w:cs="David"/>
              <w:sz w:val="20"/>
              <w:szCs w:val="24"/>
              <w:rtl/>
              <w:lang w:eastAsia="he-IL"/>
            </w:rPr>
          </w:rPrChange>
        </w:rPr>
        <w:t>בל הוראה</w:t>
      </w:r>
      <w:r w:rsidRPr="00DE7F64">
        <w:rPr>
          <w:rFonts w:ascii="Times New Roman" w:eastAsia="Times New Roman" w:hAnsi="Times New Roman" w:cs="David" w:hint="cs"/>
          <w:sz w:val="20"/>
          <w:szCs w:val="24"/>
          <w:rtl/>
          <w:lang w:eastAsia="he-IL"/>
          <w:rPrChange w:id="379" w:author="Avi Cohen" w:date="2022-05-02T11:52:00Z">
            <w:rPr>
              <w:rFonts w:ascii="Times New Roman" w:eastAsia="Times New Roman" w:hAnsi="Times New Roman" w:cs="David" w:hint="cs"/>
              <w:sz w:val="20"/>
              <w:szCs w:val="24"/>
              <w:rtl/>
              <w:lang w:eastAsia="he-IL"/>
            </w:rPr>
          </w:rPrChange>
        </w:rPr>
        <w:t xml:space="preserve"> מפורשת</w:t>
      </w:r>
      <w:r w:rsidRPr="00DE7F64">
        <w:rPr>
          <w:rFonts w:ascii="Times New Roman" w:eastAsia="Times New Roman" w:hAnsi="Times New Roman" w:cs="David"/>
          <w:sz w:val="20"/>
          <w:szCs w:val="24"/>
          <w:rtl/>
          <w:lang w:eastAsia="he-IL"/>
          <w:rPrChange w:id="380"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381"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382" w:author="Avi Cohen" w:date="2022-05-02T11:52:00Z">
            <w:rPr>
              <w:rFonts w:ascii="Times New Roman" w:eastAsia="Times New Roman" w:hAnsi="Times New Roman" w:cs="David"/>
              <w:sz w:val="20"/>
              <w:szCs w:val="24"/>
              <w:rtl/>
              <w:lang w:eastAsia="he-IL"/>
            </w:rPr>
          </w:rPrChange>
        </w:rPr>
        <w:t>או א</w:t>
      </w:r>
      <w:r w:rsidRPr="00DE7F64">
        <w:rPr>
          <w:rFonts w:ascii="Times New Roman" w:eastAsia="Times New Roman" w:hAnsi="Times New Roman" w:cs="David" w:hint="cs"/>
          <w:sz w:val="20"/>
          <w:szCs w:val="24"/>
          <w:rtl/>
          <w:lang w:eastAsia="he-IL"/>
          <w:rPrChange w:id="38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384" w:author="Avi Cohen" w:date="2022-05-02T11:52:00Z">
            <w:rPr>
              <w:rFonts w:ascii="Times New Roman" w:eastAsia="Times New Roman" w:hAnsi="Times New Roman" w:cs="David"/>
              <w:sz w:val="20"/>
              <w:szCs w:val="24"/>
              <w:rtl/>
              <w:lang w:eastAsia="he-IL"/>
            </w:rPr>
          </w:rPrChange>
        </w:rPr>
        <w:t>שור בכתב מהמזמין.</w:t>
      </w:r>
    </w:p>
    <w:p w14:paraId="0393F9D4" w14:textId="6EAFF37A"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38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386" w:author="Avi Cohen" w:date="2022-05-02T11:52:00Z">
            <w:rPr>
              <w:rFonts w:ascii="Times New Roman" w:eastAsia="Times New Roman" w:hAnsi="Times New Roman" w:cs="David" w:hint="cs"/>
              <w:sz w:val="20"/>
              <w:szCs w:val="24"/>
              <w:rtl/>
              <w:lang w:eastAsia="he-IL"/>
            </w:rPr>
          </w:rPrChange>
        </w:rPr>
        <w:t>כי י</w:t>
      </w:r>
      <w:r w:rsidRPr="00DE7F64">
        <w:rPr>
          <w:rFonts w:ascii="Times New Roman" w:eastAsia="Times New Roman" w:hAnsi="Times New Roman" w:cs="David"/>
          <w:sz w:val="20"/>
          <w:szCs w:val="24"/>
          <w:rtl/>
          <w:lang w:eastAsia="he-IL"/>
          <w:rPrChange w:id="387" w:author="Avi Cohen" w:date="2022-05-02T11:52:00Z">
            <w:rPr>
              <w:rFonts w:ascii="Times New Roman" w:eastAsia="Times New Roman" w:hAnsi="Times New Roman" w:cs="David"/>
              <w:sz w:val="20"/>
              <w:szCs w:val="24"/>
              <w:rtl/>
              <w:lang w:eastAsia="he-IL"/>
            </w:rPr>
          </w:rPrChange>
        </w:rPr>
        <w:t>בצע את שרותי המתכנן בתיאום מלא, בשיתוף פעולה ותוך קיום קשר מתמיד עם המזמין והמנהל, עם צוותו המקצועי וצוות הניהול, ת</w:t>
      </w:r>
      <w:r w:rsidRPr="00DE7F64">
        <w:rPr>
          <w:rFonts w:ascii="Times New Roman" w:eastAsia="Times New Roman" w:hAnsi="Times New Roman" w:cs="David" w:hint="cs"/>
          <w:sz w:val="20"/>
          <w:szCs w:val="24"/>
          <w:rtl/>
          <w:lang w:eastAsia="he-IL"/>
          <w:rPrChange w:id="38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389" w:author="Avi Cohen" w:date="2022-05-02T11:52:00Z">
            <w:rPr>
              <w:rFonts w:ascii="Times New Roman" w:eastAsia="Times New Roman" w:hAnsi="Times New Roman" w:cs="David"/>
              <w:sz w:val="20"/>
              <w:szCs w:val="24"/>
              <w:rtl/>
              <w:lang w:eastAsia="he-IL"/>
            </w:rPr>
          </w:rPrChange>
        </w:rPr>
        <w:t>אום ופיקוח של המזמין, עם היועצים, ועם כל יתר הגורמים שיפעלו באתר, ככל שיידרש לקידום, תכנון וב</w:t>
      </w:r>
      <w:r w:rsidRPr="00DE7F64">
        <w:rPr>
          <w:rFonts w:ascii="Times New Roman" w:eastAsia="Times New Roman" w:hAnsi="Times New Roman" w:cs="David" w:hint="cs"/>
          <w:sz w:val="20"/>
          <w:szCs w:val="24"/>
          <w:rtl/>
          <w:lang w:eastAsia="he-IL"/>
          <w:rPrChange w:id="39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391" w:author="Avi Cohen" w:date="2022-05-02T11:52:00Z">
            <w:rPr>
              <w:rFonts w:ascii="Times New Roman" w:eastAsia="Times New Roman" w:hAnsi="Times New Roman" w:cs="David"/>
              <w:sz w:val="20"/>
              <w:szCs w:val="24"/>
              <w:rtl/>
              <w:lang w:eastAsia="he-IL"/>
            </w:rPr>
          </w:rPrChange>
        </w:rPr>
        <w:t>צוע ש</w:t>
      </w:r>
      <w:r w:rsidRPr="00DE7F64">
        <w:rPr>
          <w:rFonts w:ascii="Times New Roman" w:eastAsia="Times New Roman" w:hAnsi="Times New Roman" w:cs="David" w:hint="cs"/>
          <w:sz w:val="20"/>
          <w:szCs w:val="24"/>
          <w:rtl/>
          <w:lang w:eastAsia="he-IL"/>
          <w:rPrChange w:id="39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393" w:author="Avi Cohen" w:date="2022-05-02T11:52:00Z">
            <w:rPr>
              <w:rFonts w:ascii="Times New Roman" w:eastAsia="Times New Roman" w:hAnsi="Times New Roman" w:cs="David"/>
              <w:sz w:val="20"/>
              <w:szCs w:val="24"/>
              <w:rtl/>
              <w:lang w:eastAsia="he-IL"/>
            </w:rPr>
          </w:rPrChange>
        </w:rPr>
        <w:t xml:space="preserve">רותי המתכנן, </w:t>
      </w:r>
      <w:r w:rsidRPr="00DE7F64">
        <w:rPr>
          <w:rFonts w:ascii="Times New Roman" w:eastAsia="Times New Roman" w:hAnsi="Times New Roman" w:cs="David" w:hint="cs"/>
          <w:sz w:val="20"/>
          <w:szCs w:val="24"/>
          <w:rtl/>
          <w:lang w:eastAsia="he-IL"/>
          <w:rPrChange w:id="39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395" w:author="Avi Cohen" w:date="2022-05-02T11:52:00Z">
            <w:rPr>
              <w:rFonts w:ascii="Times New Roman" w:eastAsia="Times New Roman" w:hAnsi="Times New Roman" w:cs="David"/>
              <w:sz w:val="20"/>
              <w:szCs w:val="24"/>
              <w:rtl/>
              <w:lang w:eastAsia="he-IL"/>
            </w:rPr>
          </w:rPrChange>
        </w:rPr>
        <w:t>הכל כפי שיקבע ע"י המנהל. כן מתחייב המתכנן</w:t>
      </w:r>
      <w:r w:rsidRPr="00DE7F64">
        <w:rPr>
          <w:rFonts w:ascii="Times New Roman" w:eastAsia="Times New Roman" w:hAnsi="Times New Roman" w:cs="David" w:hint="cs"/>
          <w:sz w:val="20"/>
          <w:szCs w:val="24"/>
          <w:rtl/>
          <w:lang w:eastAsia="he-IL"/>
          <w:rPrChange w:id="39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397" w:author="Avi Cohen" w:date="2022-05-02T11:52:00Z">
            <w:rPr>
              <w:rFonts w:ascii="Times New Roman" w:eastAsia="Times New Roman" w:hAnsi="Times New Roman" w:cs="David"/>
              <w:sz w:val="20"/>
              <w:szCs w:val="24"/>
              <w:rtl/>
              <w:lang w:eastAsia="he-IL"/>
            </w:rPr>
          </w:rPrChange>
        </w:rPr>
        <w:t xml:space="preserve"> להשתתף בת</w:t>
      </w:r>
      <w:r w:rsidRPr="00DE7F64">
        <w:rPr>
          <w:rFonts w:ascii="Times New Roman" w:eastAsia="Times New Roman" w:hAnsi="Times New Roman" w:cs="David" w:hint="cs"/>
          <w:sz w:val="20"/>
          <w:szCs w:val="24"/>
          <w:rtl/>
          <w:lang w:eastAsia="he-IL"/>
          <w:rPrChange w:id="39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399" w:author="Avi Cohen" w:date="2022-05-02T11:52:00Z">
            <w:rPr>
              <w:rFonts w:ascii="Times New Roman" w:eastAsia="Times New Roman" w:hAnsi="Times New Roman" w:cs="David"/>
              <w:sz w:val="20"/>
              <w:szCs w:val="24"/>
              <w:rtl/>
              <w:lang w:eastAsia="he-IL"/>
            </w:rPr>
          </w:rPrChange>
        </w:rPr>
        <w:t>אום מראש בכל ישיבות התיאום אליהן יוזמן.</w:t>
      </w:r>
    </w:p>
    <w:p w14:paraId="5EE3E865"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40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401" w:author="Avi Cohen" w:date="2022-05-02T11:52:00Z">
            <w:rPr>
              <w:rFonts w:ascii="Times New Roman" w:eastAsia="Times New Roman" w:hAnsi="Times New Roman" w:cs="David"/>
              <w:sz w:val="20"/>
              <w:szCs w:val="24"/>
              <w:rtl/>
              <w:lang w:eastAsia="he-IL"/>
            </w:rPr>
          </w:rPrChange>
        </w:rPr>
        <w:t>המתכנן ישמור על נוהלי קשר, תיאום, ר</w:t>
      </w:r>
      <w:r w:rsidRPr="00DE7F64">
        <w:rPr>
          <w:rFonts w:ascii="Times New Roman" w:eastAsia="Times New Roman" w:hAnsi="Times New Roman" w:cs="David" w:hint="cs"/>
          <w:sz w:val="20"/>
          <w:szCs w:val="24"/>
          <w:rtl/>
          <w:lang w:eastAsia="he-IL"/>
          <w:rPrChange w:id="40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403" w:author="Avi Cohen" w:date="2022-05-02T11:52:00Z">
            <w:rPr>
              <w:rFonts w:ascii="Times New Roman" w:eastAsia="Times New Roman" w:hAnsi="Times New Roman" w:cs="David"/>
              <w:sz w:val="20"/>
              <w:szCs w:val="24"/>
              <w:rtl/>
              <w:lang w:eastAsia="he-IL"/>
            </w:rPr>
          </w:rPrChange>
        </w:rPr>
        <w:t>שום וצורת המסמכים לפי דרישת המנהל.</w:t>
      </w:r>
    </w:p>
    <w:p w14:paraId="6857553D"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40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405" w:author="Avi Cohen" w:date="2022-05-02T11:52:00Z">
            <w:rPr>
              <w:rFonts w:ascii="Times New Roman" w:eastAsia="Times New Roman" w:hAnsi="Times New Roman" w:cs="David"/>
              <w:sz w:val="20"/>
              <w:szCs w:val="24"/>
              <w:rtl/>
              <w:lang w:eastAsia="he-IL"/>
            </w:rPr>
          </w:rPrChange>
        </w:rPr>
        <w:t>כל עוד לא יקבע אחרת ע"י המזמין, יהיה המנהל כ</w:t>
      </w:r>
      <w:r w:rsidRPr="00DE7F64">
        <w:rPr>
          <w:rFonts w:ascii="Times New Roman" w:eastAsia="Times New Roman" w:hAnsi="Times New Roman" w:cs="David" w:hint="cs"/>
          <w:sz w:val="20"/>
          <w:szCs w:val="24"/>
          <w:rtl/>
          <w:lang w:eastAsia="he-IL"/>
          <w:rPrChange w:id="406" w:author="Avi Cohen" w:date="2022-05-02T11:52:00Z">
            <w:rPr>
              <w:rFonts w:ascii="Times New Roman" w:eastAsia="Times New Roman" w:hAnsi="Times New Roman" w:cs="David" w:hint="cs"/>
              <w:sz w:val="20"/>
              <w:szCs w:val="24"/>
              <w:rtl/>
              <w:lang w:eastAsia="he-IL"/>
            </w:rPr>
          </w:rPrChange>
        </w:rPr>
        <w:t>הגדרתו</w:t>
      </w:r>
      <w:r w:rsidRPr="00DE7F64">
        <w:rPr>
          <w:rFonts w:ascii="Times New Roman" w:eastAsia="Times New Roman" w:hAnsi="Times New Roman" w:cs="David"/>
          <w:sz w:val="20"/>
          <w:szCs w:val="24"/>
          <w:rtl/>
          <w:lang w:eastAsia="he-IL"/>
          <w:rPrChange w:id="407" w:author="Avi Cohen" w:date="2022-05-02T11:52:00Z">
            <w:rPr>
              <w:rFonts w:ascii="Times New Roman" w:eastAsia="Times New Roman" w:hAnsi="Times New Roman" w:cs="David"/>
              <w:sz w:val="20"/>
              <w:szCs w:val="24"/>
              <w:rtl/>
              <w:lang w:eastAsia="he-IL"/>
            </w:rPr>
          </w:rPrChange>
        </w:rPr>
        <w:t xml:space="preserve"> בנספח </w:t>
      </w:r>
      <w:r w:rsidRPr="00DE7F64">
        <w:rPr>
          <w:rFonts w:ascii="Times New Roman" w:eastAsia="Times New Roman" w:hAnsi="Times New Roman" w:cs="David"/>
          <w:bCs/>
          <w:sz w:val="20"/>
          <w:szCs w:val="24"/>
          <w:rtl/>
          <w:lang w:eastAsia="he-IL"/>
          <w:rPrChange w:id="408" w:author="Avi Cohen" w:date="2022-05-02T11:52:00Z">
            <w:rPr>
              <w:rFonts w:ascii="Times New Roman" w:eastAsia="Times New Roman" w:hAnsi="Times New Roman" w:cs="David"/>
              <w:bCs/>
              <w:sz w:val="20"/>
              <w:szCs w:val="24"/>
              <w:rtl/>
              <w:lang w:eastAsia="he-IL"/>
            </w:rPr>
          </w:rPrChange>
        </w:rPr>
        <w:t xml:space="preserve">א' </w:t>
      </w:r>
      <w:r w:rsidRPr="00DE7F64">
        <w:rPr>
          <w:rFonts w:ascii="Times New Roman" w:eastAsia="Times New Roman" w:hAnsi="Times New Roman" w:cs="David"/>
          <w:sz w:val="20"/>
          <w:szCs w:val="24"/>
          <w:rtl/>
          <w:lang w:eastAsia="he-IL"/>
          <w:rPrChange w:id="409" w:author="Avi Cohen" w:date="2022-05-02T11:52:00Z">
            <w:rPr>
              <w:rFonts w:ascii="Times New Roman" w:eastAsia="Times New Roman" w:hAnsi="Times New Roman" w:cs="David"/>
              <w:sz w:val="20"/>
              <w:szCs w:val="24"/>
              <w:rtl/>
              <w:lang w:eastAsia="he-IL"/>
            </w:rPr>
          </w:rPrChange>
        </w:rPr>
        <w:t>ועל המתכנן להיות</w:t>
      </w:r>
      <w:r w:rsidRPr="00DE7F64">
        <w:rPr>
          <w:rFonts w:ascii="Times New Roman" w:eastAsia="Times New Roman" w:hAnsi="Times New Roman" w:cs="David" w:hint="cs"/>
          <w:sz w:val="20"/>
          <w:szCs w:val="24"/>
          <w:rtl/>
          <w:lang w:eastAsia="he-IL"/>
          <w:rPrChange w:id="410" w:author="Avi Cohen" w:date="2022-05-02T11:52:00Z">
            <w:rPr>
              <w:rFonts w:ascii="Times New Roman" w:eastAsia="Times New Roman" w:hAnsi="Times New Roman" w:cs="David" w:hint="cs"/>
              <w:sz w:val="20"/>
              <w:szCs w:val="24"/>
              <w:rtl/>
              <w:lang w:eastAsia="he-IL"/>
            </w:rPr>
          </w:rPrChange>
        </w:rPr>
        <w:t xml:space="preserve"> עמו</w:t>
      </w:r>
      <w:r w:rsidRPr="00DE7F64">
        <w:rPr>
          <w:rFonts w:ascii="Times New Roman" w:eastAsia="Times New Roman" w:hAnsi="Times New Roman" w:cs="David"/>
          <w:sz w:val="20"/>
          <w:szCs w:val="24"/>
          <w:rtl/>
          <w:lang w:eastAsia="he-IL"/>
          <w:rPrChange w:id="411" w:author="Avi Cohen" w:date="2022-05-02T11:52:00Z">
            <w:rPr>
              <w:rFonts w:ascii="Times New Roman" w:eastAsia="Times New Roman" w:hAnsi="Times New Roman" w:cs="David"/>
              <w:sz w:val="20"/>
              <w:szCs w:val="24"/>
              <w:rtl/>
              <w:lang w:eastAsia="he-IL"/>
            </w:rPr>
          </w:rPrChange>
        </w:rPr>
        <w:t xml:space="preserve"> בקשר מתמי</w:t>
      </w:r>
      <w:r w:rsidRPr="00DE7F64">
        <w:rPr>
          <w:rFonts w:ascii="Times New Roman" w:eastAsia="Times New Roman" w:hAnsi="Times New Roman" w:cs="David" w:hint="cs"/>
          <w:sz w:val="20"/>
          <w:szCs w:val="24"/>
          <w:rtl/>
          <w:lang w:eastAsia="he-IL"/>
          <w:rPrChange w:id="412" w:author="Avi Cohen" w:date="2022-05-02T11:52:00Z">
            <w:rPr>
              <w:rFonts w:ascii="Times New Roman" w:eastAsia="Times New Roman" w:hAnsi="Times New Roman" w:cs="David" w:hint="cs"/>
              <w:sz w:val="20"/>
              <w:szCs w:val="24"/>
              <w:rtl/>
              <w:lang w:eastAsia="he-IL"/>
            </w:rPr>
          </w:rPrChange>
        </w:rPr>
        <w:t>ד</w:t>
      </w:r>
      <w:r w:rsidRPr="00DE7F64">
        <w:rPr>
          <w:rFonts w:ascii="Times New Roman" w:eastAsia="Times New Roman" w:hAnsi="Times New Roman" w:cs="David"/>
          <w:sz w:val="20"/>
          <w:szCs w:val="24"/>
          <w:rtl/>
          <w:lang w:eastAsia="he-IL"/>
          <w:rPrChange w:id="413" w:author="Avi Cohen" w:date="2022-05-02T11:52:00Z">
            <w:rPr>
              <w:rFonts w:ascii="Times New Roman" w:eastAsia="Times New Roman" w:hAnsi="Times New Roman" w:cs="David"/>
              <w:sz w:val="20"/>
              <w:szCs w:val="24"/>
              <w:rtl/>
              <w:lang w:eastAsia="he-IL"/>
            </w:rPr>
          </w:rPrChange>
        </w:rPr>
        <w:t xml:space="preserve"> ולתאם עמו את כל פעולותיו, אלא אם נקבע </w:t>
      </w:r>
      <w:r w:rsidRPr="00DE7F64">
        <w:rPr>
          <w:rFonts w:ascii="Times New Roman" w:eastAsia="Times New Roman" w:hAnsi="Times New Roman" w:cs="David" w:hint="cs"/>
          <w:sz w:val="20"/>
          <w:szCs w:val="24"/>
          <w:rtl/>
          <w:lang w:eastAsia="he-IL"/>
          <w:rPrChange w:id="414" w:author="Avi Cohen" w:date="2022-05-02T11:52:00Z">
            <w:rPr>
              <w:rFonts w:ascii="Times New Roman" w:eastAsia="Times New Roman" w:hAnsi="Times New Roman" w:cs="David" w:hint="cs"/>
              <w:sz w:val="20"/>
              <w:szCs w:val="24"/>
              <w:rtl/>
              <w:lang w:eastAsia="he-IL"/>
            </w:rPr>
          </w:rPrChange>
        </w:rPr>
        <w:t xml:space="preserve">מפורשות </w:t>
      </w:r>
      <w:r w:rsidRPr="00DE7F64">
        <w:rPr>
          <w:rFonts w:ascii="Times New Roman" w:eastAsia="Times New Roman" w:hAnsi="Times New Roman" w:cs="David"/>
          <w:sz w:val="20"/>
          <w:szCs w:val="24"/>
          <w:rtl/>
          <w:lang w:eastAsia="he-IL"/>
          <w:rPrChange w:id="415" w:author="Avi Cohen" w:date="2022-05-02T11:52:00Z">
            <w:rPr>
              <w:rFonts w:ascii="Times New Roman" w:eastAsia="Times New Roman" w:hAnsi="Times New Roman" w:cs="David"/>
              <w:sz w:val="20"/>
              <w:szCs w:val="24"/>
              <w:rtl/>
              <w:lang w:eastAsia="he-IL"/>
            </w:rPr>
          </w:rPrChange>
        </w:rPr>
        <w:t>אחרת ע"י המזמין.</w:t>
      </w:r>
    </w:p>
    <w:p w14:paraId="796DEA3C" w14:textId="743DDEDD"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41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417" w:author="Avi Cohen" w:date="2022-05-02T11:52:00Z">
            <w:rPr>
              <w:rFonts w:ascii="Times New Roman" w:eastAsia="Times New Roman" w:hAnsi="Times New Roman" w:cs="David"/>
              <w:sz w:val="20"/>
              <w:szCs w:val="24"/>
              <w:rtl/>
              <w:lang w:eastAsia="he-IL"/>
            </w:rPr>
          </w:rPrChange>
        </w:rPr>
        <w:t xml:space="preserve">כי </w:t>
      </w:r>
      <w:r w:rsidRPr="00DE7F64">
        <w:rPr>
          <w:rFonts w:cs="David" w:hint="cs"/>
          <w:szCs w:val="24"/>
          <w:rtl/>
          <w:rPrChange w:id="418" w:author="Avi Cohen" w:date="2022-05-02T11:52:00Z">
            <w:rPr>
              <w:rFonts w:cs="David" w:hint="cs"/>
              <w:szCs w:val="24"/>
              <w:rtl/>
            </w:rPr>
          </w:rPrChange>
        </w:rPr>
        <w:t>ערך וביצע את כל הבדיקות המקדמיות הנדרשות על מנת לבחון את הפרויקט, כל הקשרו לשירותי המתכנן ו</w:t>
      </w:r>
      <w:r w:rsidRPr="00DE7F64">
        <w:rPr>
          <w:rFonts w:ascii="Times New Roman" w:eastAsia="Times New Roman" w:hAnsi="Times New Roman" w:cs="David"/>
          <w:sz w:val="20"/>
          <w:szCs w:val="24"/>
          <w:rtl/>
          <w:lang w:eastAsia="he-IL"/>
          <w:rPrChange w:id="419" w:author="Avi Cohen" w:date="2022-05-02T11:52:00Z">
            <w:rPr>
              <w:rFonts w:ascii="Times New Roman" w:eastAsia="Times New Roman" w:hAnsi="Times New Roman" w:cs="David"/>
              <w:sz w:val="20"/>
              <w:szCs w:val="24"/>
              <w:rtl/>
              <w:lang w:eastAsia="he-IL"/>
            </w:rPr>
          </w:rPrChange>
        </w:rPr>
        <w:t xml:space="preserve">ידועות לו הוראות כל התכניות הקיימות </w:t>
      </w:r>
      <w:r w:rsidRPr="00DE7F64">
        <w:rPr>
          <w:rFonts w:ascii="Times New Roman" w:eastAsia="Times New Roman" w:hAnsi="Times New Roman" w:cs="David" w:hint="cs"/>
          <w:sz w:val="20"/>
          <w:szCs w:val="24"/>
          <w:rtl/>
          <w:lang w:eastAsia="he-IL"/>
          <w:rPrChange w:id="420"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421" w:author="Avi Cohen" w:date="2022-05-02T11:52:00Z">
            <w:rPr>
              <w:rFonts w:ascii="Times New Roman" w:eastAsia="Times New Roman" w:hAnsi="Times New Roman" w:cs="David"/>
              <w:sz w:val="20"/>
              <w:szCs w:val="24"/>
              <w:rtl/>
              <w:lang w:eastAsia="he-IL"/>
            </w:rPr>
          </w:rPrChange>
        </w:rPr>
        <w:t>או הנמצאות בשלבי הכנה על ידי הרשויות המוסמכות לכך לגבי האתר וכן הוראות</w:t>
      </w:r>
      <w:r w:rsidRPr="00DE7F64">
        <w:rPr>
          <w:rFonts w:ascii="Times New Roman" w:eastAsia="Times New Roman" w:hAnsi="Times New Roman" w:cs="David" w:hint="cs"/>
          <w:sz w:val="20"/>
          <w:szCs w:val="24"/>
          <w:rtl/>
          <w:lang w:eastAsia="he-IL"/>
          <w:rPrChange w:id="422" w:author="Avi Cohen" w:date="2022-05-02T11:52:00Z">
            <w:rPr>
              <w:rFonts w:ascii="Times New Roman" w:eastAsia="Times New Roman" w:hAnsi="Times New Roman" w:cs="David" w:hint="cs"/>
              <w:sz w:val="20"/>
              <w:szCs w:val="24"/>
              <w:rtl/>
              <w:lang w:eastAsia="he-IL"/>
            </w:rPr>
          </w:rPrChange>
        </w:rPr>
        <w:t>יהם של</w:t>
      </w:r>
      <w:r w:rsidRPr="00DE7F64">
        <w:rPr>
          <w:rFonts w:ascii="Times New Roman" w:eastAsia="Times New Roman" w:hAnsi="Times New Roman" w:cs="David"/>
          <w:sz w:val="20"/>
          <w:szCs w:val="24"/>
          <w:rtl/>
          <w:lang w:eastAsia="he-IL"/>
          <w:rPrChange w:id="423" w:author="Avi Cohen" w:date="2022-05-02T11:52:00Z">
            <w:rPr>
              <w:rFonts w:ascii="Times New Roman" w:eastAsia="Times New Roman" w:hAnsi="Times New Roman" w:cs="David"/>
              <w:sz w:val="20"/>
              <w:szCs w:val="24"/>
              <w:rtl/>
              <w:lang w:eastAsia="he-IL"/>
            </w:rPr>
          </w:rPrChange>
        </w:rPr>
        <w:t xml:space="preserve"> הדין</w:t>
      </w:r>
      <w:r w:rsidRPr="00DE7F64">
        <w:rPr>
          <w:rFonts w:ascii="Times New Roman" w:eastAsia="Times New Roman" w:hAnsi="Times New Roman" w:cs="David" w:hint="cs"/>
          <w:sz w:val="20"/>
          <w:szCs w:val="24"/>
          <w:rtl/>
          <w:lang w:eastAsia="he-IL"/>
          <w:rPrChange w:id="424"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425" w:author="Avi Cohen" w:date="2022-05-02T11:52:00Z">
            <w:rPr>
              <w:rFonts w:ascii="Times New Roman" w:eastAsia="Times New Roman" w:hAnsi="Times New Roman" w:cs="David"/>
              <w:sz w:val="20"/>
              <w:szCs w:val="24"/>
              <w:rtl/>
              <w:lang w:eastAsia="he-IL"/>
            </w:rPr>
          </w:rPrChange>
        </w:rPr>
        <w:t xml:space="preserve"> הנהלים</w:t>
      </w:r>
      <w:r w:rsidRPr="00DE7F64">
        <w:rPr>
          <w:rFonts w:ascii="Times New Roman" w:eastAsia="Times New Roman" w:hAnsi="Times New Roman" w:cs="David" w:hint="cs"/>
          <w:sz w:val="20"/>
          <w:szCs w:val="24"/>
          <w:rtl/>
          <w:lang w:eastAsia="he-IL"/>
          <w:rPrChange w:id="426"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427" w:author="Avi Cohen" w:date="2022-05-02T11:52:00Z">
            <w:rPr>
              <w:rFonts w:ascii="Times New Roman" w:eastAsia="Times New Roman" w:hAnsi="Times New Roman" w:cs="David"/>
              <w:sz w:val="20"/>
              <w:szCs w:val="24"/>
              <w:rtl/>
              <w:lang w:eastAsia="he-IL"/>
            </w:rPr>
          </w:rPrChange>
        </w:rPr>
        <w:t xml:space="preserve"> התקנים ו</w:t>
      </w:r>
      <w:r w:rsidRPr="00DE7F64">
        <w:rPr>
          <w:rFonts w:ascii="Times New Roman" w:eastAsia="Times New Roman" w:hAnsi="Times New Roman" w:cs="David" w:hint="cs"/>
          <w:sz w:val="20"/>
          <w:szCs w:val="24"/>
          <w:rtl/>
          <w:lang w:eastAsia="he-IL"/>
          <w:rPrChange w:id="428"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429" w:author="Avi Cohen" w:date="2022-05-02T11:52:00Z">
            <w:rPr>
              <w:rFonts w:ascii="Times New Roman" w:eastAsia="Times New Roman" w:hAnsi="Times New Roman" w:cs="David"/>
              <w:sz w:val="20"/>
              <w:szCs w:val="24"/>
              <w:rtl/>
              <w:lang w:eastAsia="he-IL"/>
            </w:rPr>
          </w:rPrChange>
        </w:rPr>
        <w:t>התקנות החלים בקשר עם ב</w:t>
      </w:r>
      <w:r w:rsidRPr="00DE7F64">
        <w:rPr>
          <w:rFonts w:ascii="Times New Roman" w:eastAsia="Times New Roman" w:hAnsi="Times New Roman" w:cs="David" w:hint="cs"/>
          <w:sz w:val="20"/>
          <w:szCs w:val="24"/>
          <w:rtl/>
          <w:lang w:eastAsia="he-IL"/>
          <w:rPrChange w:id="43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431" w:author="Avi Cohen" w:date="2022-05-02T11:52:00Z">
            <w:rPr>
              <w:rFonts w:ascii="Times New Roman" w:eastAsia="Times New Roman" w:hAnsi="Times New Roman" w:cs="David"/>
              <w:sz w:val="20"/>
              <w:szCs w:val="24"/>
              <w:rtl/>
              <w:lang w:eastAsia="he-IL"/>
            </w:rPr>
          </w:rPrChange>
        </w:rPr>
        <w:t>צוע שרותי המתכנן והוא מתחייב לפעול בהתאם לקבוע בהם. כמו כן</w:t>
      </w:r>
      <w:r w:rsidRPr="00DE7F64">
        <w:rPr>
          <w:rFonts w:ascii="Times New Roman" w:eastAsia="Times New Roman" w:hAnsi="Times New Roman" w:cs="David" w:hint="cs"/>
          <w:sz w:val="20"/>
          <w:szCs w:val="24"/>
          <w:rtl/>
          <w:lang w:eastAsia="he-IL"/>
          <w:rPrChange w:id="43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433" w:author="Avi Cohen" w:date="2022-05-02T11:52:00Z">
            <w:rPr>
              <w:rFonts w:ascii="Times New Roman" w:eastAsia="Times New Roman" w:hAnsi="Times New Roman" w:cs="David"/>
              <w:sz w:val="20"/>
              <w:szCs w:val="24"/>
              <w:rtl/>
              <w:lang w:eastAsia="he-IL"/>
            </w:rPr>
          </w:rPrChange>
        </w:rPr>
        <w:t xml:space="preserve"> מצהיר המתכנן כי </w:t>
      </w:r>
      <w:r w:rsidRPr="00DE7F64">
        <w:rPr>
          <w:rFonts w:ascii="Times New Roman" w:eastAsia="Times New Roman" w:hAnsi="Times New Roman" w:cs="David" w:hint="cs"/>
          <w:sz w:val="20"/>
          <w:szCs w:val="24"/>
          <w:rtl/>
          <w:lang w:eastAsia="he-IL"/>
          <w:rPrChange w:id="434" w:author="Avi Cohen" w:date="2022-05-02T11:52:00Z">
            <w:rPr>
              <w:rFonts w:ascii="Times New Roman" w:eastAsia="Times New Roman" w:hAnsi="Times New Roman" w:cs="David" w:hint="cs"/>
              <w:sz w:val="20"/>
              <w:szCs w:val="24"/>
              <w:rtl/>
              <w:lang w:eastAsia="he-IL"/>
            </w:rPr>
          </w:rPrChange>
        </w:rPr>
        <w:t xml:space="preserve">הוא </w:t>
      </w:r>
      <w:r w:rsidRPr="00DE7F64">
        <w:rPr>
          <w:rFonts w:ascii="Times New Roman" w:eastAsia="Times New Roman" w:hAnsi="Times New Roman" w:cs="David"/>
          <w:sz w:val="20"/>
          <w:szCs w:val="24"/>
          <w:rtl/>
          <w:lang w:eastAsia="he-IL"/>
          <w:rPrChange w:id="435" w:author="Avi Cohen" w:date="2022-05-02T11:52:00Z">
            <w:rPr>
              <w:rFonts w:ascii="Times New Roman" w:eastAsia="Times New Roman" w:hAnsi="Times New Roman" w:cs="David"/>
              <w:sz w:val="20"/>
              <w:szCs w:val="24"/>
              <w:rtl/>
              <w:lang w:eastAsia="he-IL"/>
            </w:rPr>
          </w:rPrChange>
        </w:rPr>
        <w:t xml:space="preserve">בדק בעצמו את כל הנושאים הרלוונטיים </w:t>
      </w:r>
      <w:r w:rsidRPr="00DE7F64">
        <w:rPr>
          <w:rFonts w:ascii="Times New Roman" w:eastAsia="Times New Roman" w:hAnsi="Times New Roman" w:cs="David" w:hint="cs"/>
          <w:sz w:val="20"/>
          <w:szCs w:val="24"/>
          <w:rtl/>
          <w:lang w:eastAsia="he-IL"/>
          <w:rPrChange w:id="436" w:author="Avi Cohen" w:date="2022-05-02T11:52:00Z">
            <w:rPr>
              <w:rFonts w:ascii="Times New Roman" w:eastAsia="Times New Roman" w:hAnsi="Times New Roman" w:cs="David" w:hint="cs"/>
              <w:sz w:val="20"/>
              <w:szCs w:val="24"/>
              <w:rtl/>
              <w:lang w:eastAsia="he-IL"/>
            </w:rPr>
          </w:rPrChange>
        </w:rPr>
        <w:t xml:space="preserve">ו/או </w:t>
      </w:r>
      <w:r w:rsidRPr="00DE7F64">
        <w:rPr>
          <w:rFonts w:ascii="Times New Roman" w:eastAsia="Times New Roman" w:hAnsi="Times New Roman" w:cs="David"/>
          <w:sz w:val="20"/>
          <w:szCs w:val="24"/>
          <w:rtl/>
          <w:lang w:eastAsia="he-IL"/>
          <w:rPrChange w:id="437" w:author="Avi Cohen" w:date="2022-05-02T11:52:00Z">
            <w:rPr>
              <w:rFonts w:ascii="Times New Roman" w:eastAsia="Times New Roman" w:hAnsi="Times New Roman" w:cs="David"/>
              <w:sz w:val="20"/>
              <w:szCs w:val="24"/>
              <w:rtl/>
              <w:lang w:eastAsia="he-IL"/>
            </w:rPr>
          </w:rPrChange>
        </w:rPr>
        <w:t xml:space="preserve">הקשורים </w:t>
      </w:r>
      <w:r w:rsidRPr="00DE7F64">
        <w:rPr>
          <w:rFonts w:ascii="Times New Roman" w:eastAsia="Times New Roman" w:hAnsi="Times New Roman" w:cs="David"/>
          <w:sz w:val="20"/>
          <w:szCs w:val="24"/>
          <w:rtl/>
          <w:lang w:eastAsia="he-IL"/>
          <w:rPrChange w:id="438" w:author="Avi Cohen" w:date="2022-05-02T11:52:00Z">
            <w:rPr>
              <w:rFonts w:ascii="Times New Roman" w:eastAsia="Times New Roman" w:hAnsi="Times New Roman" w:cs="David"/>
              <w:sz w:val="20"/>
              <w:szCs w:val="24"/>
              <w:rtl/>
              <w:lang w:eastAsia="he-IL"/>
            </w:rPr>
          </w:rPrChange>
        </w:rPr>
        <w:lastRenderedPageBreak/>
        <w:t>למתן שירותי המתכנן, הן אצל המזמין, ומצא הכל מתאים למטרותיו, ויש בידיו את כל הנתונים הנוגעים לאתר, כנדרש לשם ביצוע שירותי המתכנן.</w:t>
      </w:r>
    </w:p>
    <w:p w14:paraId="08C00147" w14:textId="123364F0"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43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440" w:author="Avi Cohen" w:date="2022-05-02T11:52:00Z">
            <w:rPr>
              <w:rFonts w:ascii="Times New Roman" w:eastAsia="Times New Roman" w:hAnsi="Times New Roman" w:cs="David" w:hint="cs"/>
              <w:sz w:val="20"/>
              <w:szCs w:val="24"/>
              <w:rtl/>
              <w:lang w:eastAsia="he-IL"/>
            </w:rPr>
          </w:rPrChange>
        </w:rPr>
        <w:t>כי ינ</w:t>
      </w:r>
      <w:r w:rsidRPr="00DE7F64">
        <w:rPr>
          <w:rFonts w:ascii="Times New Roman" w:eastAsia="Times New Roman" w:hAnsi="Times New Roman" w:cs="David"/>
          <w:sz w:val="20"/>
          <w:szCs w:val="24"/>
          <w:rtl/>
          <w:lang w:eastAsia="he-IL"/>
          <w:rPrChange w:id="441" w:author="Avi Cohen" w:date="2022-05-02T11:52:00Z">
            <w:rPr>
              <w:rFonts w:ascii="Times New Roman" w:eastAsia="Times New Roman" w:hAnsi="Times New Roman" w:cs="David"/>
              <w:sz w:val="20"/>
              <w:szCs w:val="24"/>
              <w:rtl/>
              <w:lang w:eastAsia="he-IL"/>
            </w:rPr>
          </w:rPrChange>
        </w:rPr>
        <w:t xml:space="preserve">פיק את כל התכניות </w:t>
      </w:r>
      <w:r w:rsidRPr="00DE7F64">
        <w:rPr>
          <w:rFonts w:ascii="Times New Roman" w:eastAsia="Times New Roman" w:hAnsi="Times New Roman" w:cs="David" w:hint="cs"/>
          <w:sz w:val="20"/>
          <w:szCs w:val="24"/>
          <w:rtl/>
          <w:lang w:eastAsia="he-IL"/>
          <w:rPrChange w:id="442" w:author="Avi Cohen" w:date="2022-05-02T11:52:00Z">
            <w:rPr>
              <w:rFonts w:ascii="Times New Roman" w:eastAsia="Times New Roman" w:hAnsi="Times New Roman" w:cs="David" w:hint="cs"/>
              <w:sz w:val="20"/>
              <w:szCs w:val="24"/>
              <w:rtl/>
              <w:lang w:eastAsia="he-IL"/>
            </w:rPr>
          </w:rPrChange>
        </w:rPr>
        <w:t>נשוא</w:t>
      </w:r>
      <w:r w:rsidRPr="00DE7F64">
        <w:rPr>
          <w:rFonts w:ascii="Times New Roman" w:eastAsia="Times New Roman" w:hAnsi="Times New Roman" w:cs="David"/>
          <w:sz w:val="20"/>
          <w:szCs w:val="24"/>
          <w:rtl/>
          <w:lang w:eastAsia="he-IL"/>
          <w:rPrChange w:id="443" w:author="Avi Cohen" w:date="2022-05-02T11:52:00Z">
            <w:rPr>
              <w:rFonts w:ascii="Times New Roman" w:eastAsia="Times New Roman" w:hAnsi="Times New Roman" w:cs="David"/>
              <w:sz w:val="20"/>
              <w:szCs w:val="24"/>
              <w:rtl/>
              <w:lang w:eastAsia="he-IL"/>
            </w:rPr>
          </w:rPrChange>
        </w:rPr>
        <w:t xml:space="preserve"> חוזה זה, בכל שלבי הביצוע של שירותי המתכנן, ולרבות כל שינוי בתכניותיו</w:t>
      </w:r>
      <w:r w:rsidRPr="00DE7F64">
        <w:rPr>
          <w:rFonts w:ascii="Times New Roman" w:eastAsia="Times New Roman" w:hAnsi="Times New Roman" w:cs="David" w:hint="cs"/>
          <w:sz w:val="20"/>
          <w:szCs w:val="24"/>
          <w:rtl/>
          <w:lang w:eastAsia="he-IL"/>
          <w:rPrChange w:id="44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445" w:author="Avi Cohen" w:date="2022-05-02T11:52:00Z">
            <w:rPr>
              <w:rFonts w:ascii="Times New Roman" w:eastAsia="Times New Roman" w:hAnsi="Times New Roman" w:cs="David"/>
              <w:sz w:val="20"/>
              <w:szCs w:val="24"/>
              <w:rtl/>
              <w:lang w:eastAsia="he-IL"/>
            </w:rPr>
          </w:rPrChange>
        </w:rPr>
        <w:t xml:space="preserve"> באמצעות מחשב בתוכנה או בקבצים במתכונת הקבועה בנספח </w:t>
      </w:r>
      <w:r w:rsidRPr="00DE7F64">
        <w:rPr>
          <w:rFonts w:ascii="Times New Roman" w:eastAsia="Times New Roman" w:hAnsi="Times New Roman" w:cs="David"/>
          <w:b/>
          <w:bCs/>
          <w:sz w:val="20"/>
          <w:szCs w:val="24"/>
          <w:rtl/>
          <w:lang w:eastAsia="he-IL"/>
          <w:rPrChange w:id="446" w:author="Avi Cohen" w:date="2022-05-02T11:52:00Z">
            <w:rPr>
              <w:rFonts w:ascii="Times New Roman" w:eastAsia="Times New Roman" w:hAnsi="Times New Roman" w:cs="David"/>
              <w:b/>
              <w:bCs/>
              <w:sz w:val="20"/>
              <w:szCs w:val="24"/>
              <w:rtl/>
              <w:lang w:eastAsia="he-IL"/>
            </w:rPr>
          </w:rPrChange>
        </w:rPr>
        <w:t>א'</w:t>
      </w:r>
      <w:r w:rsidRPr="00DE7F64">
        <w:rPr>
          <w:rFonts w:ascii="Times New Roman" w:eastAsia="Times New Roman" w:hAnsi="Times New Roman" w:cs="David"/>
          <w:sz w:val="20"/>
          <w:szCs w:val="24"/>
          <w:rtl/>
          <w:lang w:eastAsia="he-IL"/>
          <w:rPrChange w:id="447"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448" w:author="Avi Cohen" w:date="2022-05-02T11:52:00Z">
            <w:rPr>
              <w:rFonts w:ascii="Times New Roman" w:eastAsia="Times New Roman" w:hAnsi="Times New Roman" w:cs="David" w:hint="cs"/>
              <w:sz w:val="20"/>
              <w:szCs w:val="24"/>
              <w:rtl/>
              <w:lang w:eastAsia="he-IL"/>
            </w:rPr>
          </w:rPrChange>
        </w:rPr>
        <w:t xml:space="preserve">המצ"ב </w:t>
      </w:r>
      <w:r w:rsidRPr="00DE7F64">
        <w:rPr>
          <w:rFonts w:ascii="Times New Roman" w:eastAsia="Times New Roman" w:hAnsi="Times New Roman" w:cs="David"/>
          <w:sz w:val="20"/>
          <w:szCs w:val="24"/>
          <w:rtl/>
          <w:lang w:eastAsia="he-IL"/>
          <w:rPrChange w:id="449" w:author="Avi Cohen" w:date="2022-05-02T11:52:00Z">
            <w:rPr>
              <w:rFonts w:ascii="Times New Roman" w:eastAsia="Times New Roman" w:hAnsi="Times New Roman" w:cs="David"/>
              <w:sz w:val="20"/>
              <w:szCs w:val="24"/>
              <w:rtl/>
              <w:lang w:eastAsia="he-IL"/>
            </w:rPr>
          </w:rPrChange>
        </w:rPr>
        <w:t>וע</w:t>
      </w:r>
      <w:r w:rsidRPr="00DE7F64">
        <w:rPr>
          <w:rFonts w:ascii="Times New Roman" w:eastAsia="Times New Roman" w:hAnsi="Times New Roman" w:cs="David" w:hint="cs"/>
          <w:sz w:val="20"/>
          <w:szCs w:val="24"/>
          <w:rtl/>
          <w:lang w:eastAsia="he-IL"/>
          <w:rPrChange w:id="450"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451" w:author="Avi Cohen" w:date="2022-05-02T11:52:00Z">
            <w:rPr>
              <w:rFonts w:ascii="Times New Roman" w:eastAsia="Times New Roman" w:hAnsi="Times New Roman" w:cs="David"/>
              <w:sz w:val="20"/>
              <w:szCs w:val="24"/>
              <w:rtl/>
              <w:lang w:eastAsia="he-IL"/>
            </w:rPr>
          </w:rPrChange>
        </w:rPr>
        <w:t xml:space="preserve"> הנחיות המזמין מעת לעת. המתכנן מתחייב להעביר ליועצים ולקבל מהם קבצים אך ורק באותה מתכונת שנקבעה</w:t>
      </w:r>
      <w:r w:rsidRPr="00DE7F64">
        <w:rPr>
          <w:rFonts w:ascii="Times New Roman" w:eastAsia="Times New Roman" w:hAnsi="Times New Roman" w:cs="David" w:hint="cs"/>
          <w:sz w:val="20"/>
          <w:szCs w:val="24"/>
          <w:rtl/>
          <w:lang w:eastAsia="he-IL"/>
          <w:rPrChange w:id="452" w:author="Avi Cohen" w:date="2022-05-02T11:52:00Z">
            <w:rPr>
              <w:rFonts w:ascii="Times New Roman" w:eastAsia="Times New Roman" w:hAnsi="Times New Roman" w:cs="David" w:hint="cs"/>
              <w:sz w:val="20"/>
              <w:szCs w:val="24"/>
              <w:rtl/>
              <w:lang w:eastAsia="he-IL"/>
            </w:rPr>
          </w:rPrChange>
        </w:rPr>
        <w:t xml:space="preserve"> בנספח </w:t>
      </w:r>
      <w:r w:rsidRPr="00DE7F64">
        <w:rPr>
          <w:rFonts w:ascii="Times New Roman" w:eastAsia="Times New Roman" w:hAnsi="Times New Roman" w:cs="David" w:hint="cs"/>
          <w:b/>
          <w:bCs/>
          <w:sz w:val="20"/>
          <w:szCs w:val="24"/>
          <w:rtl/>
          <w:lang w:eastAsia="he-IL"/>
          <w:rPrChange w:id="453" w:author="Avi Cohen" w:date="2022-05-02T11:52:00Z">
            <w:rPr>
              <w:rFonts w:ascii="Times New Roman" w:eastAsia="Times New Roman" w:hAnsi="Times New Roman" w:cs="David" w:hint="cs"/>
              <w:b/>
              <w:bCs/>
              <w:sz w:val="20"/>
              <w:szCs w:val="24"/>
              <w:rtl/>
              <w:lang w:eastAsia="he-IL"/>
            </w:rPr>
          </w:rPrChange>
        </w:rPr>
        <w:t>א'</w:t>
      </w:r>
      <w:r w:rsidRPr="00DE7F64">
        <w:rPr>
          <w:rFonts w:ascii="Times New Roman" w:eastAsia="Times New Roman" w:hAnsi="Times New Roman" w:cs="David" w:hint="cs"/>
          <w:sz w:val="20"/>
          <w:szCs w:val="24"/>
          <w:rtl/>
          <w:lang w:eastAsia="he-IL"/>
          <w:rPrChange w:id="45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455" w:author="Avi Cohen" w:date="2022-05-02T11:52:00Z">
            <w:rPr>
              <w:rFonts w:ascii="Times New Roman" w:eastAsia="Times New Roman" w:hAnsi="Times New Roman" w:cs="David"/>
              <w:sz w:val="20"/>
              <w:szCs w:val="24"/>
              <w:rtl/>
              <w:lang w:eastAsia="he-IL"/>
            </w:rPr>
          </w:rPrChange>
        </w:rPr>
        <w:t xml:space="preserve"> כאמור.</w:t>
      </w:r>
    </w:p>
    <w:p w14:paraId="48FDAF79" w14:textId="0EB8D4DA"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45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457" w:author="Avi Cohen" w:date="2022-05-02T11:52:00Z">
            <w:rPr>
              <w:rFonts w:ascii="Times New Roman" w:eastAsia="Times New Roman" w:hAnsi="Times New Roman" w:cs="David" w:hint="cs"/>
              <w:sz w:val="20"/>
              <w:szCs w:val="24"/>
              <w:rtl/>
              <w:lang w:eastAsia="he-IL"/>
            </w:rPr>
          </w:rPrChange>
        </w:rPr>
        <w:t>כי</w:t>
      </w:r>
      <w:r w:rsidRPr="00DE7F64">
        <w:rPr>
          <w:rFonts w:ascii="Times New Roman" w:eastAsia="Times New Roman" w:hAnsi="Times New Roman" w:cs="David"/>
          <w:sz w:val="20"/>
          <w:szCs w:val="24"/>
          <w:rtl/>
          <w:lang w:eastAsia="he-IL"/>
          <w:rPrChange w:id="458" w:author="Avi Cohen" w:date="2022-05-02T11:52:00Z">
            <w:rPr>
              <w:rFonts w:ascii="Times New Roman" w:eastAsia="Times New Roman" w:hAnsi="Times New Roman" w:cs="David"/>
              <w:sz w:val="20"/>
              <w:szCs w:val="24"/>
              <w:rtl/>
              <w:lang w:eastAsia="he-IL"/>
            </w:rPr>
          </w:rPrChange>
        </w:rPr>
        <w:t xml:space="preserve"> לא יגיש ליועצים</w:t>
      </w:r>
      <w:r w:rsidRPr="00DE7F64">
        <w:rPr>
          <w:rFonts w:ascii="Times New Roman" w:eastAsia="Times New Roman" w:hAnsi="Times New Roman" w:cs="David" w:hint="cs"/>
          <w:sz w:val="20"/>
          <w:szCs w:val="24"/>
          <w:rtl/>
          <w:lang w:eastAsia="he-IL"/>
          <w:rPrChange w:id="459"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460" w:author="Avi Cohen" w:date="2022-05-02T11:52:00Z">
            <w:rPr>
              <w:rFonts w:ascii="Times New Roman" w:eastAsia="Times New Roman" w:hAnsi="Times New Roman" w:cs="David"/>
              <w:sz w:val="20"/>
              <w:szCs w:val="24"/>
              <w:rtl/>
              <w:lang w:eastAsia="he-IL"/>
            </w:rPr>
          </w:rPrChange>
        </w:rPr>
        <w:t xml:space="preserve"> לקבלנים ו</w:t>
      </w:r>
      <w:r w:rsidRPr="00DE7F64">
        <w:rPr>
          <w:rFonts w:ascii="Times New Roman" w:eastAsia="Times New Roman" w:hAnsi="Times New Roman" w:cs="David" w:hint="cs"/>
          <w:sz w:val="20"/>
          <w:szCs w:val="24"/>
          <w:rtl/>
          <w:lang w:eastAsia="he-IL"/>
          <w:rPrChange w:id="461"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462" w:author="Avi Cohen" w:date="2022-05-02T11:52:00Z">
            <w:rPr>
              <w:rFonts w:ascii="Times New Roman" w:eastAsia="Times New Roman" w:hAnsi="Times New Roman" w:cs="David"/>
              <w:sz w:val="20"/>
              <w:szCs w:val="24"/>
              <w:rtl/>
              <w:lang w:eastAsia="he-IL"/>
            </w:rPr>
          </w:rPrChange>
        </w:rPr>
        <w:t xml:space="preserve">לכל גורם אחר הקשור בפרויקט כל שרות הקשור במישרין או בעקיפין בו, בין בתמורה ובין שלא בתמורה, פרט לשירותים המתחייבים </w:t>
      </w:r>
      <w:r w:rsidRPr="00DE7F64">
        <w:rPr>
          <w:rFonts w:ascii="Times New Roman" w:eastAsia="Times New Roman" w:hAnsi="Times New Roman" w:cs="David" w:hint="cs"/>
          <w:sz w:val="20"/>
          <w:szCs w:val="24"/>
          <w:rtl/>
          <w:lang w:eastAsia="he-IL"/>
          <w:rPrChange w:id="463" w:author="Avi Cohen" w:date="2022-05-02T11:52:00Z">
            <w:rPr>
              <w:rFonts w:ascii="Times New Roman" w:eastAsia="Times New Roman" w:hAnsi="Times New Roman" w:cs="David" w:hint="cs"/>
              <w:sz w:val="20"/>
              <w:szCs w:val="24"/>
              <w:rtl/>
              <w:lang w:eastAsia="he-IL"/>
            </w:rPr>
          </w:rPrChange>
        </w:rPr>
        <w:t xml:space="preserve">מפורשות על פי </w:t>
      </w:r>
      <w:r w:rsidRPr="00DE7F64">
        <w:rPr>
          <w:rFonts w:ascii="Times New Roman" w:eastAsia="Times New Roman" w:hAnsi="Times New Roman" w:cs="David"/>
          <w:sz w:val="20"/>
          <w:szCs w:val="24"/>
          <w:rtl/>
          <w:lang w:eastAsia="he-IL"/>
          <w:rPrChange w:id="464" w:author="Avi Cohen" w:date="2022-05-02T11:52:00Z">
            <w:rPr>
              <w:rFonts w:ascii="Times New Roman" w:eastAsia="Times New Roman" w:hAnsi="Times New Roman" w:cs="David"/>
              <w:sz w:val="20"/>
              <w:szCs w:val="24"/>
              <w:rtl/>
              <w:lang w:eastAsia="he-IL"/>
            </w:rPr>
          </w:rPrChange>
        </w:rPr>
        <w:t>חוזה זה.</w:t>
      </w:r>
    </w:p>
    <w:p w14:paraId="47419504"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46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466" w:author="Avi Cohen" w:date="2022-05-02T11:52:00Z">
            <w:rPr>
              <w:rFonts w:ascii="Times New Roman" w:eastAsia="Times New Roman" w:hAnsi="Times New Roman" w:cs="David" w:hint="cs"/>
              <w:sz w:val="20"/>
              <w:szCs w:val="24"/>
              <w:rtl/>
              <w:lang w:eastAsia="he-IL"/>
            </w:rPr>
          </w:rPrChange>
        </w:rPr>
        <w:t>כי ידוע לו ש</w:t>
      </w:r>
      <w:r w:rsidRPr="00DE7F64">
        <w:rPr>
          <w:rFonts w:ascii="Times New Roman" w:eastAsia="Times New Roman" w:hAnsi="Times New Roman" w:cs="David"/>
          <w:sz w:val="20"/>
          <w:szCs w:val="24"/>
          <w:rtl/>
          <w:lang w:eastAsia="he-IL"/>
          <w:rPrChange w:id="467" w:author="Avi Cohen" w:date="2022-05-02T11:52:00Z">
            <w:rPr>
              <w:rFonts w:ascii="Times New Roman" w:eastAsia="Times New Roman" w:hAnsi="Times New Roman" w:cs="David"/>
              <w:sz w:val="20"/>
              <w:szCs w:val="24"/>
              <w:rtl/>
              <w:lang w:eastAsia="he-IL"/>
            </w:rPr>
          </w:rPrChange>
        </w:rPr>
        <w:t>המזמין רשאי להזמין אצל מתכננים אחרים שירותים כלשהם על פי שיקול דעתו הבלעדי והמתכנן מצהיר</w:t>
      </w:r>
      <w:r w:rsidRPr="00DE7F64">
        <w:rPr>
          <w:rFonts w:ascii="Times New Roman" w:eastAsia="Times New Roman" w:hAnsi="Times New Roman" w:cs="David" w:hint="cs"/>
          <w:sz w:val="20"/>
          <w:szCs w:val="24"/>
          <w:rtl/>
          <w:lang w:eastAsia="he-IL"/>
          <w:rPrChange w:id="468"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469" w:author="Avi Cohen" w:date="2022-05-02T11:52:00Z">
            <w:rPr>
              <w:rFonts w:ascii="Times New Roman" w:eastAsia="Times New Roman" w:hAnsi="Times New Roman" w:cs="David"/>
              <w:sz w:val="20"/>
              <w:szCs w:val="24"/>
              <w:rtl/>
              <w:lang w:eastAsia="he-IL"/>
            </w:rPr>
          </w:rPrChange>
        </w:rPr>
        <w:t xml:space="preserve"> כי אין לו ולא תהינה לו </w:t>
      </w:r>
      <w:r w:rsidRPr="00DE7F64">
        <w:rPr>
          <w:rFonts w:ascii="Times New Roman" w:eastAsia="Times New Roman" w:hAnsi="Times New Roman" w:cs="David" w:hint="cs"/>
          <w:sz w:val="20"/>
          <w:szCs w:val="24"/>
          <w:rtl/>
          <w:lang w:eastAsia="he-IL"/>
          <w:rPrChange w:id="470" w:author="Avi Cohen" w:date="2022-05-02T11:52:00Z">
            <w:rPr>
              <w:rFonts w:ascii="Times New Roman" w:eastAsia="Times New Roman" w:hAnsi="Times New Roman" w:cs="David" w:hint="cs"/>
              <w:sz w:val="20"/>
              <w:szCs w:val="24"/>
              <w:rtl/>
              <w:lang w:eastAsia="he-IL"/>
            </w:rPr>
          </w:rPrChange>
        </w:rPr>
        <w:t xml:space="preserve">כל </w:t>
      </w:r>
      <w:r w:rsidRPr="00DE7F64">
        <w:rPr>
          <w:rFonts w:ascii="Times New Roman" w:eastAsia="Times New Roman" w:hAnsi="Times New Roman" w:cs="David"/>
          <w:sz w:val="20"/>
          <w:szCs w:val="24"/>
          <w:rtl/>
          <w:lang w:eastAsia="he-IL"/>
          <w:rPrChange w:id="471" w:author="Avi Cohen" w:date="2022-05-02T11:52:00Z">
            <w:rPr>
              <w:rFonts w:ascii="Times New Roman" w:eastAsia="Times New Roman" w:hAnsi="Times New Roman" w:cs="David"/>
              <w:sz w:val="20"/>
              <w:szCs w:val="24"/>
              <w:rtl/>
              <w:lang w:eastAsia="he-IL"/>
            </w:rPr>
          </w:rPrChange>
        </w:rPr>
        <w:t>תביעות ו/או טענות</w:t>
      </w:r>
      <w:r w:rsidRPr="00DE7F64">
        <w:rPr>
          <w:rFonts w:ascii="Times New Roman" w:eastAsia="Times New Roman" w:hAnsi="Times New Roman" w:cs="David" w:hint="cs"/>
          <w:sz w:val="20"/>
          <w:szCs w:val="24"/>
          <w:rtl/>
          <w:lang w:eastAsia="he-IL"/>
          <w:rPrChange w:id="472" w:author="Avi Cohen" w:date="2022-05-02T11:52:00Z">
            <w:rPr>
              <w:rFonts w:ascii="Times New Roman" w:eastAsia="Times New Roman" w:hAnsi="Times New Roman" w:cs="David" w:hint="cs"/>
              <w:sz w:val="20"/>
              <w:szCs w:val="24"/>
              <w:rtl/>
              <w:lang w:eastAsia="he-IL"/>
            </w:rPr>
          </w:rPrChange>
        </w:rPr>
        <w:t xml:space="preserve"> ו/או דרישות ו/או תלונות</w:t>
      </w:r>
      <w:r w:rsidRPr="00DE7F64">
        <w:rPr>
          <w:rFonts w:ascii="Times New Roman" w:eastAsia="Times New Roman" w:hAnsi="Times New Roman" w:cs="David"/>
          <w:sz w:val="20"/>
          <w:szCs w:val="24"/>
          <w:rtl/>
          <w:lang w:eastAsia="he-IL"/>
          <w:rPrChange w:id="473" w:author="Avi Cohen" w:date="2022-05-02T11:52:00Z">
            <w:rPr>
              <w:rFonts w:ascii="Times New Roman" w:eastAsia="Times New Roman" w:hAnsi="Times New Roman" w:cs="David"/>
              <w:sz w:val="20"/>
              <w:szCs w:val="24"/>
              <w:rtl/>
              <w:lang w:eastAsia="he-IL"/>
            </w:rPr>
          </w:rPrChange>
        </w:rPr>
        <w:t xml:space="preserve"> כלפי המזמין </w:t>
      </w:r>
      <w:r w:rsidRPr="00DE7F64">
        <w:rPr>
          <w:rFonts w:ascii="Times New Roman" w:eastAsia="Times New Roman" w:hAnsi="Times New Roman" w:cs="David" w:hint="cs"/>
          <w:sz w:val="20"/>
          <w:szCs w:val="24"/>
          <w:rtl/>
          <w:lang w:eastAsia="he-IL"/>
          <w:rPrChange w:id="47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475" w:author="Avi Cohen" w:date="2022-05-02T11:52:00Z">
            <w:rPr>
              <w:rFonts w:ascii="Times New Roman" w:eastAsia="Times New Roman" w:hAnsi="Times New Roman" w:cs="David"/>
              <w:sz w:val="20"/>
              <w:szCs w:val="24"/>
              <w:rtl/>
              <w:lang w:eastAsia="he-IL"/>
            </w:rPr>
          </w:rPrChange>
        </w:rPr>
        <w:t>או כלפי המתכננים האחרים בגין מסירת העבודות</w:t>
      </w:r>
      <w:r w:rsidRPr="00DE7F64">
        <w:rPr>
          <w:rFonts w:ascii="Times New Roman" w:eastAsia="Times New Roman" w:hAnsi="Times New Roman" w:cs="David" w:hint="cs"/>
          <w:sz w:val="20"/>
          <w:szCs w:val="24"/>
          <w:rtl/>
          <w:lang w:eastAsia="he-IL"/>
          <w:rPrChange w:id="47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477" w:author="Avi Cohen" w:date="2022-05-02T11:52:00Z">
            <w:rPr>
              <w:rFonts w:ascii="Times New Roman" w:eastAsia="Times New Roman" w:hAnsi="Times New Roman" w:cs="David"/>
              <w:sz w:val="20"/>
              <w:szCs w:val="24"/>
              <w:rtl/>
              <w:lang w:eastAsia="he-IL"/>
            </w:rPr>
          </w:rPrChange>
        </w:rPr>
        <w:t xml:space="preserve"> כאמור. משמסר המזמין </w:t>
      </w:r>
      <w:r w:rsidRPr="00DE7F64">
        <w:rPr>
          <w:rFonts w:ascii="Times New Roman" w:eastAsia="Times New Roman" w:hAnsi="Times New Roman" w:cs="David" w:hint="cs"/>
          <w:sz w:val="20"/>
          <w:szCs w:val="24"/>
          <w:rtl/>
          <w:lang w:eastAsia="he-IL"/>
          <w:rPrChange w:id="478" w:author="Avi Cohen" w:date="2022-05-02T11:52:00Z">
            <w:rPr>
              <w:rFonts w:ascii="Times New Roman" w:eastAsia="Times New Roman" w:hAnsi="Times New Roman" w:cs="David" w:hint="cs"/>
              <w:sz w:val="20"/>
              <w:szCs w:val="24"/>
              <w:rtl/>
              <w:lang w:eastAsia="he-IL"/>
            </w:rPr>
          </w:rPrChange>
        </w:rPr>
        <w:t xml:space="preserve">את </w:t>
      </w:r>
      <w:r w:rsidRPr="00DE7F64">
        <w:rPr>
          <w:rFonts w:ascii="Times New Roman" w:eastAsia="Times New Roman" w:hAnsi="Times New Roman" w:cs="David"/>
          <w:sz w:val="20"/>
          <w:szCs w:val="24"/>
          <w:rtl/>
          <w:lang w:eastAsia="he-IL"/>
          <w:rPrChange w:id="479" w:author="Avi Cohen" w:date="2022-05-02T11:52:00Z">
            <w:rPr>
              <w:rFonts w:ascii="Times New Roman" w:eastAsia="Times New Roman" w:hAnsi="Times New Roman" w:cs="David"/>
              <w:sz w:val="20"/>
              <w:szCs w:val="24"/>
              <w:rtl/>
              <w:lang w:eastAsia="he-IL"/>
            </w:rPr>
          </w:rPrChange>
        </w:rPr>
        <w:t xml:space="preserve">ביצוע </w:t>
      </w:r>
      <w:r w:rsidRPr="00DE7F64">
        <w:rPr>
          <w:rFonts w:ascii="Times New Roman" w:eastAsia="Times New Roman" w:hAnsi="Times New Roman" w:cs="David" w:hint="cs"/>
          <w:sz w:val="20"/>
          <w:szCs w:val="24"/>
          <w:rtl/>
          <w:lang w:eastAsia="he-IL"/>
          <w:rPrChange w:id="480" w:author="Avi Cohen" w:date="2022-05-02T11:52:00Z">
            <w:rPr>
              <w:rFonts w:ascii="Times New Roman" w:eastAsia="Times New Roman" w:hAnsi="Times New Roman" w:cs="David" w:hint="cs"/>
              <w:sz w:val="20"/>
              <w:szCs w:val="24"/>
              <w:rtl/>
              <w:lang w:eastAsia="he-IL"/>
            </w:rPr>
          </w:rPrChange>
        </w:rPr>
        <w:t>ה</w:t>
      </w:r>
      <w:r w:rsidRPr="00DE7F64">
        <w:rPr>
          <w:rFonts w:ascii="Times New Roman" w:eastAsia="Times New Roman" w:hAnsi="Times New Roman" w:cs="David"/>
          <w:sz w:val="20"/>
          <w:szCs w:val="24"/>
          <w:rtl/>
          <w:lang w:eastAsia="he-IL"/>
          <w:rPrChange w:id="481" w:author="Avi Cohen" w:date="2022-05-02T11:52:00Z">
            <w:rPr>
              <w:rFonts w:ascii="Times New Roman" w:eastAsia="Times New Roman" w:hAnsi="Times New Roman" w:cs="David"/>
              <w:sz w:val="20"/>
              <w:szCs w:val="24"/>
              <w:rtl/>
              <w:lang w:eastAsia="he-IL"/>
            </w:rPr>
          </w:rPrChange>
        </w:rPr>
        <w:t>שירותים כאמור למתכנן אחר, מתחייב המתכנן לשתף עמו פעולה ככל שיידרש.</w:t>
      </w:r>
    </w:p>
    <w:p w14:paraId="39FE8F0C"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Change w:id="482"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483" w:author="Avi Cohen" w:date="2022-05-02T11:52:00Z">
            <w:rPr>
              <w:rFonts w:ascii="Times New Roman" w:eastAsia="Times New Roman" w:hAnsi="Times New Roman" w:cs="David"/>
              <w:sz w:val="20"/>
              <w:szCs w:val="24"/>
              <w:rtl/>
              <w:lang w:eastAsia="he-IL"/>
            </w:rPr>
          </w:rPrChange>
        </w:rPr>
        <w:t>המתכנן ערוך לביצוע העבודות, בין היתר, גם במערכת ניהול ותיאום פרויקטים באמצעות האינטרנט, כדוגמת "</w:t>
      </w:r>
      <w:r w:rsidRPr="00DE7F64">
        <w:rPr>
          <w:rFonts w:ascii="Times New Roman" w:eastAsia="Times New Roman" w:hAnsi="Times New Roman" w:cs="David"/>
          <w:sz w:val="24"/>
          <w:szCs w:val="24"/>
          <w:lang w:eastAsia="he-IL"/>
          <w:rPrChange w:id="484" w:author="Avi Cohen" w:date="2022-05-02T11:52:00Z">
            <w:rPr>
              <w:rFonts w:ascii="Times New Roman" w:eastAsia="Times New Roman" w:hAnsi="Times New Roman" w:cs="David"/>
              <w:sz w:val="24"/>
              <w:szCs w:val="24"/>
              <w:lang w:eastAsia="he-IL"/>
            </w:rPr>
          </w:rPrChange>
        </w:rPr>
        <w:t>view</w:t>
      </w:r>
      <w:r w:rsidRPr="00DE7F64">
        <w:rPr>
          <w:rFonts w:ascii="Times New Roman" w:eastAsia="Times New Roman" w:hAnsi="Times New Roman" w:cs="David"/>
          <w:sz w:val="24"/>
          <w:szCs w:val="24"/>
          <w:rtl/>
          <w:lang w:eastAsia="he-IL"/>
          <w:rPrChange w:id="485"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hint="cs"/>
          <w:sz w:val="20"/>
          <w:szCs w:val="24"/>
          <w:rtl/>
          <w:lang w:eastAsia="he-IL"/>
          <w:rPrChange w:id="486" w:author="Avi Cohen" w:date="2022-05-02T11:52:00Z">
            <w:rPr>
              <w:rFonts w:ascii="Times New Roman" w:eastAsia="Times New Roman" w:hAnsi="Times New Roman" w:cs="David" w:hint="cs"/>
              <w:sz w:val="20"/>
              <w:szCs w:val="24"/>
              <w:rtl/>
              <w:lang w:eastAsia="he-IL"/>
            </w:rPr>
          </w:rPrChange>
        </w:rPr>
        <w:t>", "רמדורנט"</w:t>
      </w:r>
      <w:r w:rsidRPr="00DE7F64">
        <w:rPr>
          <w:rFonts w:ascii="Times New Roman" w:eastAsia="Times New Roman" w:hAnsi="Times New Roman" w:cs="David"/>
          <w:sz w:val="20"/>
          <w:szCs w:val="24"/>
          <w:rtl/>
          <w:lang w:eastAsia="he-IL"/>
          <w:rPrChange w:id="487" w:author="Avi Cohen" w:date="2022-05-02T11:52:00Z">
            <w:rPr>
              <w:rFonts w:ascii="Times New Roman" w:eastAsia="Times New Roman" w:hAnsi="Times New Roman" w:cs="David"/>
              <w:sz w:val="20"/>
              <w:szCs w:val="24"/>
              <w:rtl/>
              <w:lang w:eastAsia="he-IL"/>
            </w:rPr>
          </w:rPrChange>
        </w:rPr>
        <w:t xml:space="preserve"> של רמדור או אחרת המאושרת ע"י המזמין ויפעל במערכת זו ללא כל תמורה נוספת</w:t>
      </w:r>
      <w:r w:rsidRPr="00DE7F64">
        <w:rPr>
          <w:rFonts w:ascii="Times New Roman" w:eastAsia="Times New Roman" w:hAnsi="Times New Roman" w:cs="David" w:hint="cs"/>
          <w:sz w:val="20"/>
          <w:szCs w:val="24"/>
          <w:rtl/>
          <w:lang w:eastAsia="he-IL"/>
          <w:rPrChange w:id="488" w:author="Avi Cohen" w:date="2022-05-02T11:52:00Z">
            <w:rPr>
              <w:rFonts w:ascii="Times New Roman" w:eastAsia="Times New Roman" w:hAnsi="Times New Roman" w:cs="David" w:hint="cs"/>
              <w:sz w:val="20"/>
              <w:szCs w:val="24"/>
              <w:rtl/>
              <w:lang w:eastAsia="he-IL"/>
            </w:rPr>
          </w:rPrChange>
        </w:rPr>
        <w:t>.</w:t>
      </w:r>
    </w:p>
    <w:p w14:paraId="75C29BF8"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489" w:author="Avi Cohen" w:date="2022-05-02T11:52:00Z">
            <w:rPr>
              <w:rFonts w:ascii="Times New Roman" w:eastAsia="Times New Roman" w:hAnsi="Times New Roman" w:cs="David"/>
              <w:sz w:val="20"/>
              <w:szCs w:val="24"/>
              <w:rtl/>
              <w:lang w:eastAsia="he-IL"/>
            </w:rPr>
          </w:rPrChange>
        </w:rPr>
      </w:pPr>
      <w:r w:rsidRPr="00DE7F64">
        <w:rPr>
          <w:rFonts w:cs="David"/>
          <w:szCs w:val="24"/>
          <w:rtl/>
          <w:rPrChange w:id="490" w:author="Avi Cohen" w:date="2022-05-02T11:52:00Z">
            <w:rPr>
              <w:rFonts w:cs="David"/>
              <w:szCs w:val="24"/>
              <w:rtl/>
            </w:rPr>
          </w:rPrChange>
        </w:rPr>
        <w:t xml:space="preserve">כי לא יקבל ולא תצמח לו ו/או למי מטעמו, במישרין או בעקיפין, כל טובת הנאה שהיא, בין בכסף ובין בשווה כסף, מביצוע שירותי </w:t>
      </w:r>
      <w:r w:rsidRPr="00DE7F64">
        <w:rPr>
          <w:rFonts w:cs="David" w:hint="cs"/>
          <w:szCs w:val="24"/>
          <w:rtl/>
          <w:rPrChange w:id="491" w:author="Avi Cohen" w:date="2022-05-02T11:52:00Z">
            <w:rPr>
              <w:rFonts w:cs="David" w:hint="cs"/>
              <w:szCs w:val="24"/>
              <w:rtl/>
            </w:rPr>
          </w:rPrChange>
        </w:rPr>
        <w:t>המתכנן</w:t>
      </w:r>
      <w:r w:rsidRPr="00DE7F64">
        <w:rPr>
          <w:rFonts w:cs="David"/>
          <w:szCs w:val="24"/>
          <w:rtl/>
          <w:rPrChange w:id="492" w:author="Avi Cohen" w:date="2022-05-02T11:52:00Z">
            <w:rPr>
              <w:rFonts w:cs="David"/>
              <w:szCs w:val="24"/>
              <w:rtl/>
            </w:rPr>
          </w:rPrChange>
        </w:rPr>
        <w:t>, מעבר לתמורה כפי שהיא באה לידי ביטוי ב</w:t>
      </w:r>
      <w:r w:rsidRPr="00DE7F64">
        <w:rPr>
          <w:rFonts w:cs="David" w:hint="cs"/>
          <w:szCs w:val="24"/>
          <w:rtl/>
          <w:rPrChange w:id="493" w:author="Avi Cohen" w:date="2022-05-02T11:52:00Z">
            <w:rPr>
              <w:rFonts w:cs="David" w:hint="cs"/>
              <w:szCs w:val="24"/>
              <w:rtl/>
            </w:rPr>
          </w:rPrChange>
        </w:rPr>
        <w:t>חוזה</w:t>
      </w:r>
      <w:r w:rsidRPr="00DE7F64">
        <w:rPr>
          <w:rFonts w:cs="David"/>
          <w:szCs w:val="24"/>
          <w:rtl/>
          <w:rPrChange w:id="494" w:author="Avi Cohen" w:date="2022-05-02T11:52:00Z">
            <w:rPr>
              <w:rFonts w:cs="David"/>
              <w:szCs w:val="24"/>
              <w:rtl/>
            </w:rPr>
          </w:rPrChange>
        </w:rPr>
        <w:t xml:space="preserve"> זה, וכי הוא לא יעמיד עצמו במצב בו יימצא או יהא עלול להימצא בניגוד עניינים עם המזמין</w:t>
      </w:r>
      <w:r w:rsidRPr="00DE7F64">
        <w:rPr>
          <w:rFonts w:cs="David" w:hint="cs"/>
          <w:szCs w:val="24"/>
          <w:rtl/>
          <w:rPrChange w:id="495" w:author="Avi Cohen" w:date="2022-05-02T11:52:00Z">
            <w:rPr>
              <w:rFonts w:cs="David" w:hint="cs"/>
              <w:szCs w:val="24"/>
              <w:rtl/>
            </w:rPr>
          </w:rPrChange>
        </w:rPr>
        <w:t>.</w:t>
      </w:r>
    </w:p>
    <w:p w14:paraId="45E6666A"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49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497" w:author="Avi Cohen" w:date="2022-05-02T11:52:00Z">
            <w:rPr>
              <w:rFonts w:ascii="Times New Roman" w:eastAsia="Times New Roman" w:hAnsi="Times New Roman" w:cs="David"/>
              <w:bCs/>
              <w:sz w:val="20"/>
              <w:szCs w:val="24"/>
              <w:u w:val="single"/>
              <w:rtl/>
              <w:lang w:eastAsia="he-IL"/>
            </w:rPr>
          </w:rPrChange>
        </w:rPr>
        <w:t>צוות עובדים ואמצעים</w:t>
      </w:r>
    </w:p>
    <w:p w14:paraId="32F3CAF3"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49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499" w:author="Avi Cohen" w:date="2022-05-02T11:52:00Z">
            <w:rPr>
              <w:rFonts w:ascii="Times New Roman" w:eastAsia="Times New Roman" w:hAnsi="Times New Roman" w:cs="David"/>
              <w:sz w:val="20"/>
              <w:szCs w:val="24"/>
              <w:rtl/>
              <w:lang w:eastAsia="he-IL"/>
            </w:rPr>
          </w:rPrChange>
        </w:rPr>
        <w:t>המתכנן מתחייב</w:t>
      </w:r>
      <w:r w:rsidRPr="00DE7F64">
        <w:rPr>
          <w:rFonts w:ascii="Times New Roman" w:eastAsia="Times New Roman" w:hAnsi="Times New Roman" w:cs="David" w:hint="cs"/>
          <w:sz w:val="20"/>
          <w:szCs w:val="24"/>
          <w:rtl/>
          <w:lang w:eastAsia="he-IL"/>
          <w:rPrChange w:id="50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501" w:author="Avi Cohen" w:date="2022-05-02T11:52:00Z">
            <w:rPr>
              <w:rFonts w:ascii="Times New Roman" w:eastAsia="Times New Roman" w:hAnsi="Times New Roman" w:cs="David"/>
              <w:sz w:val="20"/>
              <w:szCs w:val="24"/>
              <w:rtl/>
              <w:lang w:eastAsia="he-IL"/>
            </w:rPr>
          </w:rPrChange>
        </w:rPr>
        <w:t xml:space="preserve"> כי במשך כל תקופת ב</w:t>
      </w:r>
      <w:r w:rsidRPr="00DE7F64">
        <w:rPr>
          <w:rFonts w:ascii="Times New Roman" w:eastAsia="Times New Roman" w:hAnsi="Times New Roman" w:cs="David" w:hint="cs"/>
          <w:sz w:val="20"/>
          <w:szCs w:val="24"/>
          <w:rtl/>
          <w:lang w:eastAsia="he-IL"/>
          <w:rPrChange w:id="50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03" w:author="Avi Cohen" w:date="2022-05-02T11:52:00Z">
            <w:rPr>
              <w:rFonts w:ascii="Times New Roman" w:eastAsia="Times New Roman" w:hAnsi="Times New Roman" w:cs="David"/>
              <w:sz w:val="20"/>
              <w:szCs w:val="24"/>
              <w:rtl/>
              <w:lang w:eastAsia="he-IL"/>
            </w:rPr>
          </w:rPrChange>
        </w:rPr>
        <w:t>צוע שרותי המתכנן יקיים משרד מאויש</w:t>
      </w:r>
      <w:r w:rsidRPr="00DE7F64">
        <w:rPr>
          <w:rFonts w:ascii="Times New Roman" w:eastAsia="Times New Roman" w:hAnsi="Times New Roman" w:cs="David" w:hint="cs"/>
          <w:sz w:val="20"/>
          <w:szCs w:val="24"/>
          <w:rtl/>
          <w:lang w:eastAsia="he-IL"/>
          <w:rPrChange w:id="50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505" w:author="Avi Cohen" w:date="2022-05-02T11:52:00Z">
            <w:rPr>
              <w:rFonts w:ascii="Times New Roman" w:eastAsia="Times New Roman" w:hAnsi="Times New Roman" w:cs="David"/>
              <w:sz w:val="20"/>
              <w:szCs w:val="24"/>
              <w:rtl/>
              <w:lang w:eastAsia="he-IL"/>
            </w:rPr>
          </w:rPrChange>
        </w:rPr>
        <w:t xml:space="preserve"> מאורגן ומצויד</w:t>
      </w:r>
      <w:r w:rsidRPr="00DE7F64">
        <w:rPr>
          <w:rFonts w:ascii="Times New Roman" w:eastAsia="Times New Roman" w:hAnsi="Times New Roman" w:cs="David" w:hint="cs"/>
          <w:sz w:val="20"/>
          <w:szCs w:val="24"/>
          <w:rtl/>
          <w:lang w:eastAsia="he-IL"/>
          <w:rPrChange w:id="50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507" w:author="Avi Cohen" w:date="2022-05-02T11:52:00Z">
            <w:rPr>
              <w:rFonts w:ascii="Times New Roman" w:eastAsia="Times New Roman" w:hAnsi="Times New Roman" w:cs="David"/>
              <w:sz w:val="20"/>
              <w:szCs w:val="24"/>
              <w:rtl/>
              <w:lang w:eastAsia="he-IL"/>
            </w:rPr>
          </w:rPrChange>
        </w:rPr>
        <w:t xml:space="preserve"> באופן שיאפשר </w:t>
      </w:r>
      <w:r w:rsidRPr="00DE7F64">
        <w:rPr>
          <w:rFonts w:ascii="Times New Roman" w:eastAsia="Times New Roman" w:hAnsi="Times New Roman" w:cs="David" w:hint="cs"/>
          <w:sz w:val="20"/>
          <w:szCs w:val="24"/>
          <w:rtl/>
          <w:lang w:eastAsia="he-IL"/>
          <w:rPrChange w:id="508" w:author="Avi Cohen" w:date="2022-05-02T11:52:00Z">
            <w:rPr>
              <w:rFonts w:ascii="Times New Roman" w:eastAsia="Times New Roman" w:hAnsi="Times New Roman" w:cs="David" w:hint="cs"/>
              <w:sz w:val="20"/>
              <w:szCs w:val="24"/>
              <w:rtl/>
              <w:lang w:eastAsia="he-IL"/>
            </w:rPr>
          </w:rPrChange>
        </w:rPr>
        <w:t xml:space="preserve">את </w:t>
      </w:r>
      <w:r w:rsidRPr="00DE7F64">
        <w:rPr>
          <w:rFonts w:ascii="Times New Roman" w:eastAsia="Times New Roman" w:hAnsi="Times New Roman" w:cs="David"/>
          <w:sz w:val="20"/>
          <w:szCs w:val="24"/>
          <w:rtl/>
          <w:lang w:eastAsia="he-IL"/>
          <w:rPrChange w:id="509" w:author="Avi Cohen" w:date="2022-05-02T11:52:00Z">
            <w:rPr>
              <w:rFonts w:ascii="Times New Roman" w:eastAsia="Times New Roman" w:hAnsi="Times New Roman" w:cs="David"/>
              <w:sz w:val="20"/>
              <w:szCs w:val="24"/>
              <w:rtl/>
              <w:lang w:eastAsia="he-IL"/>
            </w:rPr>
          </w:rPrChange>
        </w:rPr>
        <w:t>ב</w:t>
      </w:r>
      <w:r w:rsidRPr="00DE7F64">
        <w:rPr>
          <w:rFonts w:ascii="Times New Roman" w:eastAsia="Times New Roman" w:hAnsi="Times New Roman" w:cs="David" w:hint="cs"/>
          <w:sz w:val="20"/>
          <w:szCs w:val="24"/>
          <w:rtl/>
          <w:lang w:eastAsia="he-IL"/>
          <w:rPrChange w:id="51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11" w:author="Avi Cohen" w:date="2022-05-02T11:52:00Z">
            <w:rPr>
              <w:rFonts w:ascii="Times New Roman" w:eastAsia="Times New Roman" w:hAnsi="Times New Roman" w:cs="David"/>
              <w:sz w:val="20"/>
              <w:szCs w:val="24"/>
              <w:rtl/>
              <w:lang w:eastAsia="he-IL"/>
            </w:rPr>
          </w:rPrChange>
        </w:rPr>
        <w:t>צוע ש</w:t>
      </w:r>
      <w:r w:rsidRPr="00DE7F64">
        <w:rPr>
          <w:rFonts w:ascii="Times New Roman" w:eastAsia="Times New Roman" w:hAnsi="Times New Roman" w:cs="David" w:hint="cs"/>
          <w:sz w:val="20"/>
          <w:szCs w:val="24"/>
          <w:rtl/>
          <w:lang w:eastAsia="he-IL"/>
          <w:rPrChange w:id="51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13" w:author="Avi Cohen" w:date="2022-05-02T11:52:00Z">
            <w:rPr>
              <w:rFonts w:ascii="Times New Roman" w:eastAsia="Times New Roman" w:hAnsi="Times New Roman" w:cs="David"/>
              <w:sz w:val="20"/>
              <w:szCs w:val="24"/>
              <w:rtl/>
              <w:lang w:eastAsia="he-IL"/>
            </w:rPr>
          </w:rPrChange>
        </w:rPr>
        <w:t>רותי המתכנן בהתאם להוראות חוזה זה.</w:t>
      </w:r>
    </w:p>
    <w:p w14:paraId="4DBD88F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51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515" w:author="Avi Cohen" w:date="2022-05-02T11:52:00Z">
            <w:rPr>
              <w:rFonts w:ascii="Times New Roman" w:eastAsia="Times New Roman" w:hAnsi="Times New Roman" w:cs="David"/>
              <w:sz w:val="20"/>
              <w:szCs w:val="24"/>
              <w:rtl/>
              <w:lang w:eastAsia="he-IL"/>
            </w:rPr>
          </w:rPrChange>
        </w:rPr>
        <w:t>המתכנן מתחייב</w:t>
      </w:r>
      <w:r w:rsidRPr="00DE7F64">
        <w:rPr>
          <w:rFonts w:ascii="Times New Roman" w:eastAsia="Times New Roman" w:hAnsi="Times New Roman" w:cs="David" w:hint="cs"/>
          <w:sz w:val="20"/>
          <w:szCs w:val="24"/>
          <w:rtl/>
          <w:lang w:eastAsia="he-IL"/>
          <w:rPrChange w:id="51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517" w:author="Avi Cohen" w:date="2022-05-02T11:52:00Z">
            <w:rPr>
              <w:rFonts w:ascii="Times New Roman" w:eastAsia="Times New Roman" w:hAnsi="Times New Roman" w:cs="David"/>
              <w:sz w:val="20"/>
              <w:szCs w:val="24"/>
              <w:rtl/>
              <w:lang w:eastAsia="he-IL"/>
            </w:rPr>
          </w:rPrChange>
        </w:rPr>
        <w:t xml:space="preserve"> שהרכבם המספרי והמקצועי של צוות עובדיו, כמפורט בנספח </w:t>
      </w:r>
      <w:r w:rsidRPr="00DE7F64">
        <w:rPr>
          <w:rFonts w:ascii="Times New Roman" w:eastAsia="Times New Roman" w:hAnsi="Times New Roman" w:cs="David"/>
          <w:bCs/>
          <w:sz w:val="20"/>
          <w:szCs w:val="24"/>
          <w:rtl/>
          <w:lang w:eastAsia="he-IL"/>
          <w:rPrChange w:id="518" w:author="Avi Cohen" w:date="2022-05-02T11:52:00Z">
            <w:rPr>
              <w:rFonts w:ascii="Times New Roman" w:eastAsia="Times New Roman" w:hAnsi="Times New Roman" w:cs="David"/>
              <w:bCs/>
              <w:sz w:val="20"/>
              <w:szCs w:val="24"/>
              <w:rtl/>
              <w:lang w:eastAsia="he-IL"/>
            </w:rPr>
          </w:rPrChange>
        </w:rPr>
        <w:t>א'</w:t>
      </w:r>
      <w:r w:rsidRPr="00DE7F64">
        <w:rPr>
          <w:rFonts w:ascii="Times New Roman" w:eastAsia="Times New Roman" w:hAnsi="Times New Roman" w:cs="David" w:hint="cs"/>
          <w:bCs/>
          <w:sz w:val="20"/>
          <w:szCs w:val="24"/>
          <w:rtl/>
          <w:lang w:eastAsia="he-IL"/>
          <w:rPrChange w:id="519" w:author="Avi Cohen" w:date="2022-05-02T11:52:00Z">
            <w:rPr>
              <w:rFonts w:ascii="Times New Roman" w:eastAsia="Times New Roman" w:hAnsi="Times New Roman" w:cs="David" w:hint="cs"/>
              <w:bCs/>
              <w:sz w:val="20"/>
              <w:szCs w:val="24"/>
              <w:rtl/>
              <w:lang w:eastAsia="he-IL"/>
            </w:rPr>
          </w:rPrChange>
        </w:rPr>
        <w:t xml:space="preserve"> </w:t>
      </w:r>
      <w:r w:rsidRPr="00DE7F64">
        <w:rPr>
          <w:rFonts w:ascii="Times New Roman" w:eastAsia="Times New Roman" w:hAnsi="Times New Roman" w:cs="David" w:hint="cs"/>
          <w:b/>
          <w:sz w:val="20"/>
          <w:szCs w:val="24"/>
          <w:rtl/>
          <w:lang w:eastAsia="he-IL"/>
          <w:rPrChange w:id="520" w:author="Avi Cohen" w:date="2022-05-02T11:52:00Z">
            <w:rPr>
              <w:rFonts w:ascii="Times New Roman" w:eastAsia="Times New Roman" w:hAnsi="Times New Roman" w:cs="David" w:hint="cs"/>
              <w:b/>
              <w:sz w:val="20"/>
              <w:szCs w:val="24"/>
              <w:rtl/>
              <w:lang w:eastAsia="he-IL"/>
            </w:rPr>
          </w:rPrChange>
        </w:rPr>
        <w:t>המצ"ב,</w:t>
      </w:r>
      <w:r w:rsidRPr="00DE7F64">
        <w:rPr>
          <w:rFonts w:ascii="Times New Roman" w:eastAsia="Times New Roman" w:hAnsi="Times New Roman" w:cs="David"/>
          <w:sz w:val="20"/>
          <w:szCs w:val="24"/>
          <w:rtl/>
          <w:lang w:eastAsia="he-IL"/>
          <w:rPrChange w:id="521" w:author="Avi Cohen" w:date="2022-05-02T11:52:00Z">
            <w:rPr>
              <w:rFonts w:ascii="Times New Roman" w:eastAsia="Times New Roman" w:hAnsi="Times New Roman" w:cs="David"/>
              <w:sz w:val="20"/>
              <w:szCs w:val="24"/>
              <w:rtl/>
              <w:lang w:eastAsia="he-IL"/>
            </w:rPr>
          </w:rPrChange>
        </w:rPr>
        <w:t xml:space="preserve"> יתאים לביצוע ש</w:t>
      </w:r>
      <w:r w:rsidRPr="00DE7F64">
        <w:rPr>
          <w:rFonts w:ascii="Times New Roman" w:eastAsia="Times New Roman" w:hAnsi="Times New Roman" w:cs="David" w:hint="cs"/>
          <w:sz w:val="20"/>
          <w:szCs w:val="24"/>
          <w:rtl/>
          <w:lang w:eastAsia="he-IL"/>
          <w:rPrChange w:id="52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23" w:author="Avi Cohen" w:date="2022-05-02T11:52:00Z">
            <w:rPr>
              <w:rFonts w:ascii="Times New Roman" w:eastAsia="Times New Roman" w:hAnsi="Times New Roman" w:cs="David"/>
              <w:sz w:val="20"/>
              <w:szCs w:val="24"/>
              <w:rtl/>
              <w:lang w:eastAsia="he-IL"/>
            </w:rPr>
          </w:rPrChange>
        </w:rPr>
        <w:t>רותי המתכנן ברמה ובמועדים</w:t>
      </w:r>
      <w:r w:rsidRPr="00DE7F64">
        <w:rPr>
          <w:rFonts w:ascii="Times New Roman" w:eastAsia="Times New Roman" w:hAnsi="Times New Roman" w:cs="David" w:hint="cs"/>
          <w:sz w:val="20"/>
          <w:szCs w:val="24"/>
          <w:rtl/>
          <w:lang w:eastAsia="he-IL"/>
          <w:rPrChange w:id="52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525" w:author="Avi Cohen" w:date="2022-05-02T11:52:00Z">
            <w:rPr>
              <w:rFonts w:ascii="Times New Roman" w:eastAsia="Times New Roman" w:hAnsi="Times New Roman" w:cs="David"/>
              <w:sz w:val="20"/>
              <w:szCs w:val="24"/>
              <w:rtl/>
              <w:lang w:eastAsia="he-IL"/>
            </w:rPr>
          </w:rPrChange>
        </w:rPr>
        <w:t xml:space="preserve"> המפורטים בחוזה זה ויניח את דעתו של המנהל במשך כל תקופת מתן שרותי המתכנן.</w:t>
      </w:r>
    </w:p>
    <w:p w14:paraId="7B3C70E0"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52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527" w:author="Avi Cohen" w:date="2022-05-02T11:52:00Z">
            <w:rPr>
              <w:rFonts w:ascii="Times New Roman" w:eastAsia="Times New Roman" w:hAnsi="Times New Roman" w:cs="David"/>
              <w:sz w:val="20"/>
              <w:szCs w:val="24"/>
              <w:rtl/>
              <w:lang w:eastAsia="he-IL"/>
            </w:rPr>
          </w:rPrChange>
        </w:rPr>
        <w:t xml:space="preserve">מבלי לגרוע מהתחייבותו האמורה של המתכנן, רשאי המנהל - אם וכאשר יראה צורך בכך על פי שיקול דעתו </w:t>
      </w:r>
      <w:r w:rsidRPr="00DE7F64">
        <w:rPr>
          <w:rFonts w:ascii="Times New Roman" w:eastAsia="Times New Roman" w:hAnsi="Times New Roman" w:cs="David" w:hint="cs"/>
          <w:sz w:val="20"/>
          <w:szCs w:val="24"/>
          <w:rtl/>
          <w:lang w:eastAsia="he-IL"/>
          <w:rPrChange w:id="528" w:author="Avi Cohen" w:date="2022-05-02T11:52:00Z">
            <w:rPr>
              <w:rFonts w:ascii="Times New Roman" w:eastAsia="Times New Roman" w:hAnsi="Times New Roman" w:cs="David" w:hint="cs"/>
              <w:sz w:val="20"/>
              <w:szCs w:val="24"/>
              <w:rtl/>
              <w:lang w:eastAsia="he-IL"/>
            </w:rPr>
          </w:rPrChange>
        </w:rPr>
        <w:t xml:space="preserve">המוחלט </w:t>
      </w:r>
      <w:r w:rsidRPr="00DE7F64">
        <w:rPr>
          <w:rFonts w:ascii="Times New Roman" w:eastAsia="Times New Roman" w:hAnsi="Times New Roman" w:cs="David"/>
          <w:sz w:val="20"/>
          <w:szCs w:val="24"/>
          <w:rtl/>
          <w:lang w:eastAsia="he-IL"/>
          <w:rPrChange w:id="529" w:author="Avi Cohen" w:date="2022-05-02T11:52:00Z">
            <w:rPr>
              <w:rFonts w:ascii="Times New Roman" w:eastAsia="Times New Roman" w:hAnsi="Times New Roman" w:cs="David"/>
              <w:sz w:val="20"/>
              <w:szCs w:val="24"/>
              <w:rtl/>
              <w:lang w:eastAsia="he-IL"/>
            </w:rPr>
          </w:rPrChange>
        </w:rPr>
        <w:t>- להורות למתכנן מ</w:t>
      </w:r>
      <w:r w:rsidRPr="00DE7F64">
        <w:rPr>
          <w:rFonts w:ascii="Times New Roman" w:eastAsia="Times New Roman" w:hAnsi="Times New Roman" w:cs="David" w:hint="cs"/>
          <w:sz w:val="20"/>
          <w:szCs w:val="24"/>
          <w:rtl/>
          <w:lang w:eastAsia="he-IL"/>
          <w:rPrChange w:id="530" w:author="Avi Cohen" w:date="2022-05-02T11:52:00Z">
            <w:rPr>
              <w:rFonts w:ascii="Times New Roman" w:eastAsia="Times New Roman" w:hAnsi="Times New Roman" w:cs="David" w:hint="cs"/>
              <w:sz w:val="20"/>
              <w:szCs w:val="24"/>
              <w:rtl/>
              <w:lang w:eastAsia="he-IL"/>
            </w:rPr>
          </w:rPrChange>
        </w:rPr>
        <w:t>עת לעת,</w:t>
      </w:r>
      <w:r w:rsidRPr="00DE7F64">
        <w:rPr>
          <w:rFonts w:ascii="Times New Roman" w:eastAsia="Times New Roman" w:hAnsi="Times New Roman" w:cs="David"/>
          <w:sz w:val="20"/>
          <w:szCs w:val="24"/>
          <w:rtl/>
          <w:lang w:eastAsia="he-IL"/>
          <w:rPrChange w:id="531" w:author="Avi Cohen" w:date="2022-05-02T11:52:00Z">
            <w:rPr>
              <w:rFonts w:ascii="Times New Roman" w:eastAsia="Times New Roman" w:hAnsi="Times New Roman" w:cs="David"/>
              <w:sz w:val="20"/>
              <w:szCs w:val="24"/>
              <w:rtl/>
              <w:lang w:eastAsia="he-IL"/>
            </w:rPr>
          </w:rPrChange>
        </w:rPr>
        <w:t xml:space="preserve"> להגדיל את צוות עובדיו, על חשבונו ואחריותו של המתכנן, במספר, לתקופה ובמקומות אותם יציין המנהל בהוראותיו.</w:t>
      </w:r>
    </w:p>
    <w:p w14:paraId="58C338F6"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53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533" w:author="Avi Cohen" w:date="2022-05-02T11:52:00Z">
            <w:rPr>
              <w:rFonts w:ascii="Times New Roman" w:eastAsia="Times New Roman" w:hAnsi="Times New Roman" w:cs="David"/>
              <w:sz w:val="20"/>
              <w:szCs w:val="24"/>
              <w:rtl/>
              <w:lang w:eastAsia="he-IL"/>
            </w:rPr>
          </w:rPrChange>
        </w:rPr>
        <w:lastRenderedPageBreak/>
        <w:t>מוסכם בזה</w:t>
      </w:r>
      <w:r w:rsidRPr="00DE7F64">
        <w:rPr>
          <w:rFonts w:ascii="Times New Roman" w:eastAsia="Times New Roman" w:hAnsi="Times New Roman" w:cs="David" w:hint="cs"/>
          <w:sz w:val="20"/>
          <w:szCs w:val="24"/>
          <w:rtl/>
          <w:lang w:eastAsia="he-IL"/>
          <w:rPrChange w:id="53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535" w:author="Avi Cohen" w:date="2022-05-02T11:52:00Z">
            <w:rPr>
              <w:rFonts w:ascii="Times New Roman" w:eastAsia="Times New Roman" w:hAnsi="Times New Roman" w:cs="David"/>
              <w:sz w:val="20"/>
              <w:szCs w:val="24"/>
              <w:rtl/>
              <w:lang w:eastAsia="he-IL"/>
            </w:rPr>
          </w:rPrChange>
        </w:rPr>
        <w:t xml:space="preserve"> כי במשך כל תקופת החוזה יהיה האדריכל ו/או המהנדס ו/או היועץ הנקוב בנספח </w:t>
      </w:r>
      <w:r w:rsidRPr="00DE7F64">
        <w:rPr>
          <w:rFonts w:ascii="Times New Roman" w:eastAsia="Times New Roman" w:hAnsi="Times New Roman" w:cs="David"/>
          <w:bCs/>
          <w:sz w:val="20"/>
          <w:szCs w:val="24"/>
          <w:rtl/>
          <w:lang w:eastAsia="he-IL"/>
          <w:rPrChange w:id="536" w:author="Avi Cohen" w:date="2022-05-02T11:52:00Z">
            <w:rPr>
              <w:rFonts w:ascii="Times New Roman" w:eastAsia="Times New Roman" w:hAnsi="Times New Roman" w:cs="David"/>
              <w:bCs/>
              <w:sz w:val="20"/>
              <w:szCs w:val="24"/>
              <w:rtl/>
              <w:lang w:eastAsia="he-IL"/>
            </w:rPr>
          </w:rPrChange>
        </w:rPr>
        <w:t>א'</w:t>
      </w:r>
      <w:r w:rsidRPr="00DE7F64">
        <w:rPr>
          <w:rFonts w:ascii="Times New Roman" w:eastAsia="Times New Roman" w:hAnsi="Times New Roman" w:cs="David"/>
          <w:sz w:val="20"/>
          <w:szCs w:val="24"/>
          <w:rtl/>
          <w:lang w:eastAsia="he-IL"/>
          <w:rPrChange w:id="537"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538" w:author="Avi Cohen" w:date="2022-05-02T11:52:00Z">
            <w:rPr>
              <w:rFonts w:ascii="Times New Roman" w:eastAsia="Times New Roman" w:hAnsi="Times New Roman" w:cs="David" w:hint="cs"/>
              <w:sz w:val="20"/>
              <w:szCs w:val="24"/>
              <w:rtl/>
              <w:lang w:eastAsia="he-IL"/>
            </w:rPr>
          </w:rPrChange>
        </w:rPr>
        <w:t>המצ"ב</w:t>
      </w:r>
      <w:r w:rsidRPr="00DE7F64">
        <w:rPr>
          <w:rFonts w:ascii="Times New Roman" w:eastAsia="Times New Roman" w:hAnsi="Times New Roman" w:cs="David"/>
          <w:sz w:val="20"/>
          <w:szCs w:val="24"/>
          <w:rtl/>
          <w:lang w:eastAsia="he-IL"/>
          <w:rPrChange w:id="539" w:author="Avi Cohen" w:date="2022-05-02T11:52:00Z">
            <w:rPr>
              <w:rFonts w:ascii="Times New Roman" w:eastAsia="Times New Roman" w:hAnsi="Times New Roman" w:cs="David"/>
              <w:sz w:val="20"/>
              <w:szCs w:val="24"/>
              <w:rtl/>
              <w:lang w:eastAsia="he-IL"/>
            </w:rPr>
          </w:rPrChange>
        </w:rPr>
        <w:t>, מנהלו הראשי של המתכנן למטרת ב</w:t>
      </w:r>
      <w:r w:rsidRPr="00DE7F64">
        <w:rPr>
          <w:rFonts w:ascii="Times New Roman" w:eastAsia="Times New Roman" w:hAnsi="Times New Roman" w:cs="David" w:hint="cs"/>
          <w:sz w:val="20"/>
          <w:szCs w:val="24"/>
          <w:rtl/>
          <w:lang w:eastAsia="he-IL"/>
          <w:rPrChange w:id="54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41" w:author="Avi Cohen" w:date="2022-05-02T11:52:00Z">
            <w:rPr>
              <w:rFonts w:ascii="Times New Roman" w:eastAsia="Times New Roman" w:hAnsi="Times New Roman" w:cs="David"/>
              <w:sz w:val="20"/>
              <w:szCs w:val="24"/>
              <w:rtl/>
              <w:lang w:eastAsia="he-IL"/>
            </w:rPr>
          </w:rPrChange>
        </w:rPr>
        <w:t>צוע חוזה</w:t>
      </w:r>
      <w:r w:rsidRPr="00DE7F64">
        <w:rPr>
          <w:rFonts w:ascii="Times New Roman" w:eastAsia="Times New Roman" w:hAnsi="Times New Roman" w:cs="David" w:hint="cs"/>
          <w:sz w:val="20"/>
          <w:szCs w:val="24"/>
          <w:rtl/>
          <w:lang w:eastAsia="he-IL"/>
          <w:rPrChange w:id="542"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543" w:author="Avi Cohen" w:date="2022-05-02T11:52:00Z">
            <w:rPr>
              <w:rFonts w:ascii="Times New Roman" w:eastAsia="Times New Roman" w:hAnsi="Times New Roman" w:cs="David"/>
              <w:sz w:val="20"/>
              <w:szCs w:val="24"/>
              <w:rtl/>
              <w:lang w:eastAsia="he-IL"/>
            </w:rPr>
          </w:rPrChange>
        </w:rPr>
        <w:t xml:space="preserve"> (להלן: "</w:t>
      </w:r>
      <w:r w:rsidRPr="00DE7F64">
        <w:rPr>
          <w:rFonts w:ascii="Times New Roman" w:eastAsia="Times New Roman" w:hAnsi="Times New Roman" w:cs="David"/>
          <w:b/>
          <w:bCs/>
          <w:sz w:val="20"/>
          <w:szCs w:val="24"/>
          <w:rtl/>
          <w:lang w:eastAsia="he-IL"/>
          <w:rPrChange w:id="544" w:author="Avi Cohen" w:date="2022-05-02T11:52:00Z">
            <w:rPr>
              <w:rFonts w:ascii="Times New Roman" w:eastAsia="Times New Roman" w:hAnsi="Times New Roman" w:cs="David"/>
              <w:b/>
              <w:bCs/>
              <w:sz w:val="20"/>
              <w:szCs w:val="24"/>
              <w:rtl/>
              <w:lang w:eastAsia="he-IL"/>
            </w:rPr>
          </w:rPrChange>
        </w:rPr>
        <w:t>המנהל הראשי</w:t>
      </w:r>
      <w:r w:rsidRPr="00DE7F64">
        <w:rPr>
          <w:rFonts w:ascii="Times New Roman" w:eastAsia="Times New Roman" w:hAnsi="Times New Roman" w:cs="David"/>
          <w:sz w:val="20"/>
          <w:szCs w:val="24"/>
          <w:rtl/>
          <w:lang w:eastAsia="he-IL"/>
          <w:rPrChange w:id="545" w:author="Avi Cohen" w:date="2022-05-02T11:52:00Z">
            <w:rPr>
              <w:rFonts w:ascii="Times New Roman" w:eastAsia="Times New Roman" w:hAnsi="Times New Roman" w:cs="David"/>
              <w:sz w:val="20"/>
              <w:szCs w:val="24"/>
              <w:rtl/>
              <w:lang w:eastAsia="he-IL"/>
            </w:rPr>
          </w:rPrChange>
        </w:rPr>
        <w:t>"). החלפת המנהל הראשי בממלא מקום מתאים ולתקופה מוגדרת, תיעשה לאחר אישורו של המזמין</w:t>
      </w:r>
      <w:r w:rsidRPr="00DE7F64">
        <w:rPr>
          <w:rFonts w:ascii="Times New Roman" w:eastAsia="Times New Roman" w:hAnsi="Times New Roman" w:cs="David" w:hint="cs"/>
          <w:sz w:val="20"/>
          <w:szCs w:val="24"/>
          <w:rtl/>
          <w:lang w:eastAsia="he-IL"/>
          <w:rPrChange w:id="546" w:author="Avi Cohen" w:date="2022-05-02T11:52:00Z">
            <w:rPr>
              <w:rFonts w:ascii="Times New Roman" w:eastAsia="Times New Roman" w:hAnsi="Times New Roman" w:cs="David" w:hint="cs"/>
              <w:sz w:val="20"/>
              <w:szCs w:val="24"/>
              <w:rtl/>
              <w:lang w:eastAsia="he-IL"/>
            </w:rPr>
          </w:rPrChange>
        </w:rPr>
        <w:t xml:space="preserve"> מראש ובכתב</w:t>
      </w:r>
      <w:r w:rsidRPr="00DE7F64">
        <w:rPr>
          <w:rFonts w:ascii="Times New Roman" w:eastAsia="Times New Roman" w:hAnsi="Times New Roman" w:cs="David"/>
          <w:sz w:val="20"/>
          <w:szCs w:val="24"/>
          <w:rtl/>
          <w:lang w:eastAsia="he-IL"/>
          <w:rPrChange w:id="547" w:author="Avi Cohen" w:date="2022-05-02T11:52:00Z">
            <w:rPr>
              <w:rFonts w:ascii="Times New Roman" w:eastAsia="Times New Roman" w:hAnsi="Times New Roman" w:cs="David"/>
              <w:sz w:val="20"/>
              <w:szCs w:val="24"/>
              <w:rtl/>
              <w:lang w:eastAsia="he-IL"/>
            </w:rPr>
          </w:rPrChange>
        </w:rPr>
        <w:t>.</w:t>
      </w:r>
    </w:p>
    <w:p w14:paraId="546D0B4F" w14:textId="77777777" w:rsidR="005E50FA" w:rsidRPr="00DE7F64" w:rsidRDefault="005E50FA" w:rsidP="005E50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54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549" w:author="Avi Cohen" w:date="2022-05-02T11:52:00Z">
            <w:rPr>
              <w:rFonts w:ascii="Times New Roman" w:eastAsia="Times New Roman" w:hAnsi="Times New Roman" w:cs="David"/>
              <w:sz w:val="20"/>
              <w:szCs w:val="24"/>
              <w:rtl/>
              <w:lang w:eastAsia="he-IL"/>
            </w:rPr>
          </w:rPrChange>
        </w:rPr>
        <w:t>המתכנן מ</w:t>
      </w:r>
      <w:r w:rsidRPr="00DE7F64">
        <w:rPr>
          <w:rFonts w:ascii="Times New Roman" w:eastAsia="Times New Roman" w:hAnsi="Times New Roman" w:cs="David" w:hint="cs"/>
          <w:sz w:val="20"/>
          <w:szCs w:val="24"/>
          <w:rtl/>
          <w:lang w:eastAsia="he-IL"/>
          <w:rPrChange w:id="550" w:author="Avi Cohen" w:date="2022-05-02T11:52:00Z">
            <w:rPr>
              <w:rFonts w:ascii="Times New Roman" w:eastAsia="Times New Roman" w:hAnsi="Times New Roman" w:cs="David" w:hint="cs"/>
              <w:sz w:val="20"/>
              <w:szCs w:val="24"/>
              <w:rtl/>
              <w:lang w:eastAsia="he-IL"/>
            </w:rPr>
          </w:rPrChange>
        </w:rPr>
        <w:t>צהיר, כי ידוע לו, ש</w:t>
      </w:r>
      <w:r w:rsidRPr="00DE7F64">
        <w:rPr>
          <w:rFonts w:ascii="Times New Roman" w:eastAsia="Times New Roman" w:hAnsi="Times New Roman" w:cs="David"/>
          <w:sz w:val="20"/>
          <w:szCs w:val="24"/>
          <w:rtl/>
          <w:lang w:eastAsia="he-IL"/>
          <w:rPrChange w:id="551" w:author="Avi Cohen" w:date="2022-05-02T11:52:00Z">
            <w:rPr>
              <w:rFonts w:ascii="Times New Roman" w:eastAsia="Times New Roman" w:hAnsi="Times New Roman" w:cs="David"/>
              <w:sz w:val="20"/>
              <w:szCs w:val="24"/>
              <w:rtl/>
              <w:lang w:eastAsia="he-IL"/>
            </w:rPr>
          </w:rPrChange>
        </w:rPr>
        <w:t>במשך כל ת</w:t>
      </w:r>
      <w:r w:rsidRPr="00DE7F64">
        <w:rPr>
          <w:rFonts w:ascii="Times New Roman" w:eastAsia="Times New Roman" w:hAnsi="Times New Roman" w:cs="David" w:hint="cs"/>
          <w:sz w:val="20"/>
          <w:szCs w:val="24"/>
          <w:rtl/>
          <w:lang w:eastAsia="he-IL"/>
          <w:rPrChange w:id="55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553" w:author="Avi Cohen" w:date="2022-05-02T11:52:00Z">
            <w:rPr>
              <w:rFonts w:ascii="Times New Roman" w:eastAsia="Times New Roman" w:hAnsi="Times New Roman" w:cs="David"/>
              <w:sz w:val="20"/>
              <w:szCs w:val="24"/>
              <w:rtl/>
              <w:lang w:eastAsia="he-IL"/>
            </w:rPr>
          </w:rPrChange>
        </w:rPr>
        <w:t>קפ</w:t>
      </w:r>
      <w:r w:rsidRPr="00DE7F64">
        <w:rPr>
          <w:rFonts w:ascii="Times New Roman" w:eastAsia="Times New Roman" w:hAnsi="Times New Roman" w:cs="David" w:hint="cs"/>
          <w:sz w:val="20"/>
          <w:szCs w:val="24"/>
          <w:rtl/>
          <w:lang w:eastAsia="he-IL"/>
          <w:rPrChange w:id="554" w:author="Avi Cohen" w:date="2022-05-02T11:52:00Z">
            <w:rPr>
              <w:rFonts w:ascii="Times New Roman" w:eastAsia="Times New Roman" w:hAnsi="Times New Roman" w:cs="David" w:hint="cs"/>
              <w:sz w:val="20"/>
              <w:szCs w:val="24"/>
              <w:rtl/>
              <w:lang w:eastAsia="he-IL"/>
            </w:rPr>
          </w:rPrChange>
        </w:rPr>
        <w:t>ו של</w:t>
      </w:r>
      <w:r w:rsidRPr="00DE7F64">
        <w:rPr>
          <w:rFonts w:ascii="Times New Roman" w:eastAsia="Times New Roman" w:hAnsi="Times New Roman" w:cs="David"/>
          <w:sz w:val="20"/>
          <w:szCs w:val="24"/>
          <w:rtl/>
          <w:lang w:eastAsia="he-IL"/>
          <w:rPrChange w:id="555" w:author="Avi Cohen" w:date="2022-05-02T11:52:00Z">
            <w:rPr>
              <w:rFonts w:ascii="Times New Roman" w:eastAsia="Times New Roman" w:hAnsi="Times New Roman" w:cs="David"/>
              <w:sz w:val="20"/>
              <w:szCs w:val="24"/>
              <w:rtl/>
              <w:lang w:eastAsia="he-IL"/>
            </w:rPr>
          </w:rPrChange>
        </w:rPr>
        <w:t xml:space="preserve"> חוזה</w:t>
      </w:r>
      <w:r w:rsidRPr="00DE7F64">
        <w:rPr>
          <w:rFonts w:ascii="Times New Roman" w:eastAsia="Times New Roman" w:hAnsi="Times New Roman" w:cs="David" w:hint="cs"/>
          <w:sz w:val="20"/>
          <w:szCs w:val="24"/>
          <w:rtl/>
          <w:lang w:eastAsia="he-IL"/>
          <w:rPrChange w:id="556"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557" w:author="Avi Cohen" w:date="2022-05-02T11:52:00Z">
            <w:rPr>
              <w:rFonts w:ascii="Times New Roman" w:eastAsia="Times New Roman" w:hAnsi="Times New Roman" w:cs="David"/>
              <w:sz w:val="20"/>
              <w:szCs w:val="24"/>
              <w:rtl/>
              <w:lang w:eastAsia="he-IL"/>
            </w:rPr>
          </w:rPrChange>
        </w:rPr>
        <w:t xml:space="preserve"> יעמוד המנהל הראשי בראשו, יהיה מעורב אישית בב</w:t>
      </w:r>
      <w:r w:rsidRPr="00DE7F64">
        <w:rPr>
          <w:rFonts w:ascii="Times New Roman" w:eastAsia="Times New Roman" w:hAnsi="Times New Roman" w:cs="David" w:hint="cs"/>
          <w:sz w:val="20"/>
          <w:szCs w:val="24"/>
          <w:rtl/>
          <w:lang w:eastAsia="he-IL"/>
          <w:rPrChange w:id="55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59" w:author="Avi Cohen" w:date="2022-05-02T11:52:00Z">
            <w:rPr>
              <w:rFonts w:ascii="Times New Roman" w:eastAsia="Times New Roman" w:hAnsi="Times New Roman" w:cs="David"/>
              <w:sz w:val="20"/>
              <w:szCs w:val="24"/>
              <w:rtl/>
              <w:lang w:eastAsia="he-IL"/>
            </w:rPr>
          </w:rPrChange>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E7F64">
        <w:rPr>
          <w:rFonts w:ascii="Times New Roman" w:eastAsia="Times New Roman" w:hAnsi="Times New Roman" w:cs="David" w:hint="cs"/>
          <w:sz w:val="20"/>
          <w:szCs w:val="24"/>
          <w:rtl/>
          <w:lang w:eastAsia="he-IL"/>
          <w:rPrChange w:id="56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61" w:author="Avi Cohen" w:date="2022-05-02T11:52:00Z">
            <w:rPr>
              <w:rFonts w:ascii="Times New Roman" w:eastAsia="Times New Roman" w:hAnsi="Times New Roman" w:cs="David"/>
              <w:sz w:val="20"/>
              <w:szCs w:val="24"/>
              <w:rtl/>
              <w:lang w:eastAsia="he-IL"/>
            </w:rPr>
          </w:rPrChange>
        </w:rPr>
        <w:t>צוע ש</w:t>
      </w:r>
      <w:r w:rsidRPr="00DE7F64">
        <w:rPr>
          <w:rFonts w:ascii="Times New Roman" w:eastAsia="Times New Roman" w:hAnsi="Times New Roman" w:cs="David" w:hint="cs"/>
          <w:sz w:val="20"/>
          <w:szCs w:val="24"/>
          <w:rtl/>
          <w:lang w:eastAsia="he-IL"/>
          <w:rPrChange w:id="56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63" w:author="Avi Cohen" w:date="2022-05-02T11:52:00Z">
            <w:rPr>
              <w:rFonts w:ascii="Times New Roman" w:eastAsia="Times New Roman" w:hAnsi="Times New Roman" w:cs="David"/>
              <w:sz w:val="20"/>
              <w:szCs w:val="24"/>
              <w:rtl/>
              <w:lang w:eastAsia="he-IL"/>
            </w:rPr>
          </w:rPrChange>
        </w:rPr>
        <w:t>רותי התכנון. מבלי לגרוע מהתחייבויות המתכנן כמתחייב מ</w:t>
      </w:r>
      <w:r w:rsidRPr="00DE7F64">
        <w:rPr>
          <w:rFonts w:ascii="Times New Roman" w:eastAsia="Times New Roman" w:hAnsi="Times New Roman" w:cs="David" w:hint="cs"/>
          <w:sz w:val="20"/>
          <w:szCs w:val="24"/>
          <w:rtl/>
          <w:lang w:eastAsia="he-IL"/>
          <w:rPrChange w:id="564" w:author="Avi Cohen" w:date="2022-05-02T11:52:00Z">
            <w:rPr>
              <w:rFonts w:ascii="Times New Roman" w:eastAsia="Times New Roman" w:hAnsi="Times New Roman" w:cs="David" w:hint="cs"/>
              <w:sz w:val="20"/>
              <w:szCs w:val="24"/>
              <w:rtl/>
              <w:lang w:eastAsia="he-IL"/>
            </w:rPr>
          </w:rPrChange>
        </w:rPr>
        <w:t>חוזה זה,</w:t>
      </w:r>
      <w:r w:rsidRPr="00DE7F64">
        <w:rPr>
          <w:rFonts w:ascii="Times New Roman" w:eastAsia="Times New Roman" w:hAnsi="Times New Roman" w:cs="David"/>
          <w:sz w:val="20"/>
          <w:szCs w:val="24"/>
          <w:rtl/>
          <w:lang w:eastAsia="he-IL"/>
          <w:rPrChange w:id="565" w:author="Avi Cohen" w:date="2022-05-02T11:52:00Z">
            <w:rPr>
              <w:rFonts w:ascii="Times New Roman" w:eastAsia="Times New Roman" w:hAnsi="Times New Roman" w:cs="David"/>
              <w:sz w:val="20"/>
              <w:szCs w:val="24"/>
              <w:rtl/>
              <w:lang w:eastAsia="he-IL"/>
            </w:rPr>
          </w:rPrChange>
        </w:rPr>
        <w:t xml:space="preserve"> הרי בכל מקרה שהשירותים לא יינתנו ע"י המנהל הראשי כאמור מכל סיבה שהיא, יהיה המזמין זכאי לבטל את החוזה</w:t>
      </w:r>
      <w:r w:rsidRPr="00DE7F64">
        <w:rPr>
          <w:rFonts w:ascii="Times New Roman" w:eastAsia="Times New Roman" w:hAnsi="Times New Roman" w:cs="David" w:hint="cs"/>
          <w:sz w:val="20"/>
          <w:szCs w:val="24"/>
          <w:rtl/>
          <w:lang w:eastAsia="he-IL"/>
          <w:rPrChange w:id="566" w:author="Avi Cohen" w:date="2022-05-02T11:52:00Z">
            <w:rPr>
              <w:rFonts w:ascii="Times New Roman" w:eastAsia="Times New Roman" w:hAnsi="Times New Roman" w:cs="David" w:hint="cs"/>
              <w:sz w:val="20"/>
              <w:szCs w:val="24"/>
              <w:rtl/>
              <w:lang w:eastAsia="he-IL"/>
            </w:rPr>
          </w:rPrChange>
        </w:rPr>
        <w:t xml:space="preserve"> מבלי שתהא למתכנן כל דרישה ו/או טענה ו/או תביעה כלפי המזמין</w:t>
      </w:r>
      <w:r w:rsidRPr="00DE7F64">
        <w:rPr>
          <w:rFonts w:ascii="Times New Roman" w:eastAsia="Times New Roman" w:hAnsi="Times New Roman" w:cs="David"/>
          <w:sz w:val="20"/>
          <w:szCs w:val="24"/>
          <w:rtl/>
          <w:lang w:eastAsia="he-IL"/>
          <w:rPrChange w:id="567" w:author="Avi Cohen" w:date="2022-05-02T11:52:00Z">
            <w:rPr>
              <w:rFonts w:ascii="Times New Roman" w:eastAsia="Times New Roman" w:hAnsi="Times New Roman" w:cs="David"/>
              <w:sz w:val="20"/>
              <w:szCs w:val="24"/>
              <w:rtl/>
              <w:lang w:eastAsia="he-IL"/>
            </w:rPr>
          </w:rPrChange>
        </w:rPr>
        <w:t xml:space="preserve"> ויחולו הוראות סעיפים 12.3.2 ו - 12.3.3 להלן.</w:t>
      </w:r>
    </w:p>
    <w:p w14:paraId="7657BCA6"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Change w:id="568" w:author="Avi Cohen" w:date="2022-05-02T11:52:00Z">
            <w:rPr>
              <w:rFonts w:ascii="Times New Roman" w:eastAsia="Times New Roman" w:hAnsi="Times New Roman" w:cs="David"/>
              <w:sz w:val="20"/>
              <w:szCs w:val="24"/>
              <w:lang w:eastAsia="he-IL"/>
            </w:rPr>
          </w:rPrChange>
        </w:rPr>
      </w:pPr>
    </w:p>
    <w:p w14:paraId="1EED1C2D"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56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570" w:author="Avi Cohen" w:date="2022-05-02T11:52:00Z">
            <w:rPr>
              <w:rFonts w:ascii="Times New Roman" w:eastAsia="Times New Roman" w:hAnsi="Times New Roman" w:cs="David" w:hint="cs"/>
              <w:sz w:val="20"/>
              <w:szCs w:val="24"/>
              <w:rtl/>
              <w:lang w:eastAsia="he-IL"/>
            </w:rPr>
          </w:rPrChange>
        </w:rPr>
        <w:t xml:space="preserve">המזמין רשאי </w:t>
      </w:r>
      <w:r w:rsidRPr="00DE7F64">
        <w:rPr>
          <w:rFonts w:ascii="Times New Roman" w:eastAsia="Times New Roman" w:hAnsi="Times New Roman" w:cs="David"/>
          <w:sz w:val="20"/>
          <w:szCs w:val="24"/>
          <w:rtl/>
          <w:lang w:eastAsia="he-IL"/>
          <w:rPrChange w:id="571" w:author="Avi Cohen" w:date="2022-05-02T11:52:00Z">
            <w:rPr>
              <w:rFonts w:ascii="Times New Roman" w:eastAsia="Times New Roman" w:hAnsi="Times New Roman" w:cs="David"/>
              <w:sz w:val="20"/>
              <w:szCs w:val="24"/>
              <w:rtl/>
              <w:lang w:eastAsia="he-IL"/>
            </w:rPr>
          </w:rPrChange>
        </w:rPr>
        <w:t xml:space="preserve">לדרוש מהמתכנן להחליף כל עובד מעובדיו של המתכנן שלדעת המזמין אינו מתאים לתפקידו </w:t>
      </w:r>
      <w:r w:rsidRPr="00DE7F64">
        <w:rPr>
          <w:rFonts w:ascii="Times New Roman" w:eastAsia="Times New Roman" w:hAnsi="Times New Roman" w:cs="David" w:hint="cs"/>
          <w:sz w:val="20"/>
          <w:szCs w:val="24"/>
          <w:rtl/>
          <w:lang w:eastAsia="he-IL"/>
          <w:rPrChange w:id="57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573" w:author="Avi Cohen" w:date="2022-05-02T11:52:00Z">
            <w:rPr>
              <w:rFonts w:ascii="Times New Roman" w:eastAsia="Times New Roman" w:hAnsi="Times New Roman" w:cs="David"/>
              <w:sz w:val="20"/>
              <w:szCs w:val="24"/>
              <w:rtl/>
              <w:lang w:eastAsia="he-IL"/>
            </w:rPr>
          </w:rPrChange>
        </w:rPr>
        <w:t xml:space="preserve">או אינו מבצעו להנחת דעתו, אף אם אושר תחילה ע"י המזמין וכן לדרוש תגבור צוות המתכנן, ועל המתכנן למלא </w:t>
      </w:r>
      <w:r w:rsidRPr="00DE7F64">
        <w:rPr>
          <w:rFonts w:ascii="Times New Roman" w:eastAsia="Times New Roman" w:hAnsi="Times New Roman" w:cs="David" w:hint="cs"/>
          <w:sz w:val="20"/>
          <w:szCs w:val="24"/>
          <w:rtl/>
          <w:lang w:eastAsia="he-IL"/>
          <w:rPrChange w:id="574" w:author="Avi Cohen" w:date="2022-05-02T11:52:00Z">
            <w:rPr>
              <w:rFonts w:ascii="Times New Roman" w:eastAsia="Times New Roman" w:hAnsi="Times New Roman" w:cs="David" w:hint="cs"/>
              <w:sz w:val="20"/>
              <w:szCs w:val="24"/>
              <w:rtl/>
              <w:lang w:eastAsia="he-IL"/>
            </w:rPr>
          </w:rPrChange>
        </w:rPr>
        <w:t xml:space="preserve">אחר </w:t>
      </w:r>
      <w:r w:rsidRPr="00DE7F64">
        <w:rPr>
          <w:rFonts w:ascii="Times New Roman" w:eastAsia="Times New Roman" w:hAnsi="Times New Roman" w:cs="David"/>
          <w:sz w:val="20"/>
          <w:szCs w:val="24"/>
          <w:rtl/>
          <w:lang w:eastAsia="he-IL"/>
          <w:rPrChange w:id="575" w:author="Avi Cohen" w:date="2022-05-02T11:52:00Z">
            <w:rPr>
              <w:rFonts w:ascii="Times New Roman" w:eastAsia="Times New Roman" w:hAnsi="Times New Roman" w:cs="David"/>
              <w:sz w:val="20"/>
              <w:szCs w:val="24"/>
              <w:rtl/>
              <w:lang w:eastAsia="he-IL"/>
            </w:rPr>
          </w:rPrChange>
        </w:rPr>
        <w:t>דרישת המזמין לאלתר.</w:t>
      </w:r>
    </w:p>
    <w:p w14:paraId="095EA52C"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57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577" w:author="Avi Cohen" w:date="2022-05-02T11:52:00Z">
            <w:rPr>
              <w:rFonts w:ascii="Times New Roman" w:eastAsia="Times New Roman" w:hAnsi="Times New Roman" w:cs="David"/>
              <w:sz w:val="20"/>
              <w:szCs w:val="24"/>
              <w:rtl/>
              <w:lang w:eastAsia="he-IL"/>
            </w:rPr>
          </w:rPrChange>
        </w:rPr>
        <w:t>החלטות המזמין בדבר א</w:t>
      </w:r>
      <w:r w:rsidRPr="00DE7F64">
        <w:rPr>
          <w:rFonts w:ascii="Times New Roman" w:eastAsia="Times New Roman" w:hAnsi="Times New Roman" w:cs="David" w:hint="cs"/>
          <w:sz w:val="20"/>
          <w:szCs w:val="24"/>
          <w:rtl/>
          <w:lang w:eastAsia="he-IL"/>
          <w:rPrChange w:id="57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79" w:author="Avi Cohen" w:date="2022-05-02T11:52:00Z">
            <w:rPr>
              <w:rFonts w:ascii="Times New Roman" w:eastAsia="Times New Roman" w:hAnsi="Times New Roman" w:cs="David"/>
              <w:sz w:val="20"/>
              <w:szCs w:val="24"/>
              <w:rtl/>
              <w:lang w:eastAsia="he-IL"/>
            </w:rPr>
          </w:rPrChange>
        </w:rPr>
        <w:t>שור ו/או החלפת עובד מעובדי המתכנן תינתנה לפי ש</w:t>
      </w:r>
      <w:r w:rsidRPr="00DE7F64">
        <w:rPr>
          <w:rFonts w:ascii="Times New Roman" w:eastAsia="Times New Roman" w:hAnsi="Times New Roman" w:cs="David" w:hint="cs"/>
          <w:sz w:val="20"/>
          <w:szCs w:val="24"/>
          <w:rtl/>
          <w:lang w:eastAsia="he-IL"/>
          <w:rPrChange w:id="58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81" w:author="Avi Cohen" w:date="2022-05-02T11:52:00Z">
            <w:rPr>
              <w:rFonts w:ascii="Times New Roman" w:eastAsia="Times New Roman" w:hAnsi="Times New Roman" w:cs="David"/>
              <w:sz w:val="20"/>
              <w:szCs w:val="24"/>
              <w:rtl/>
              <w:lang w:eastAsia="he-IL"/>
            </w:rPr>
          </w:rPrChange>
        </w:rPr>
        <w:t>קול דעתו המוחלט</w:t>
      </w:r>
      <w:r w:rsidRPr="00DE7F64">
        <w:rPr>
          <w:rFonts w:ascii="Times New Roman" w:eastAsia="Times New Roman" w:hAnsi="Times New Roman" w:cs="David" w:hint="cs"/>
          <w:sz w:val="20"/>
          <w:szCs w:val="24"/>
          <w:rtl/>
          <w:lang w:eastAsia="he-IL"/>
          <w:rPrChange w:id="582" w:author="Avi Cohen" w:date="2022-05-02T11:52:00Z">
            <w:rPr>
              <w:rFonts w:ascii="Times New Roman" w:eastAsia="Times New Roman" w:hAnsi="Times New Roman" w:cs="David" w:hint="cs"/>
              <w:sz w:val="20"/>
              <w:szCs w:val="24"/>
              <w:rtl/>
              <w:lang w:eastAsia="he-IL"/>
            </w:rPr>
          </w:rPrChange>
        </w:rPr>
        <w:t xml:space="preserve"> של המזמין</w:t>
      </w:r>
      <w:r w:rsidRPr="00DE7F64">
        <w:rPr>
          <w:rFonts w:ascii="Times New Roman" w:eastAsia="Times New Roman" w:hAnsi="Times New Roman" w:cs="David"/>
          <w:sz w:val="20"/>
          <w:szCs w:val="24"/>
          <w:rtl/>
          <w:lang w:eastAsia="he-IL"/>
          <w:rPrChange w:id="583" w:author="Avi Cohen" w:date="2022-05-02T11:52:00Z">
            <w:rPr>
              <w:rFonts w:ascii="Times New Roman" w:eastAsia="Times New Roman" w:hAnsi="Times New Roman" w:cs="David"/>
              <w:sz w:val="20"/>
              <w:szCs w:val="24"/>
              <w:rtl/>
              <w:lang w:eastAsia="he-IL"/>
            </w:rPr>
          </w:rPrChange>
        </w:rPr>
        <w:t xml:space="preserve"> וללא צורך במתן נימוקים</w:t>
      </w:r>
      <w:r w:rsidRPr="00DE7F64">
        <w:rPr>
          <w:rFonts w:ascii="Times New Roman" w:eastAsia="Times New Roman" w:hAnsi="Times New Roman" w:cs="David" w:hint="cs"/>
          <w:sz w:val="20"/>
          <w:szCs w:val="24"/>
          <w:rtl/>
          <w:lang w:eastAsia="he-IL"/>
          <w:rPrChange w:id="584" w:author="Avi Cohen" w:date="2022-05-02T11:52:00Z">
            <w:rPr>
              <w:rFonts w:ascii="Times New Roman" w:eastAsia="Times New Roman" w:hAnsi="Times New Roman" w:cs="David" w:hint="cs"/>
              <w:sz w:val="20"/>
              <w:szCs w:val="24"/>
              <w:rtl/>
              <w:lang w:eastAsia="he-IL"/>
            </w:rPr>
          </w:rPrChange>
        </w:rPr>
        <w:t xml:space="preserve"> כאלה ואחרים</w:t>
      </w:r>
      <w:r w:rsidRPr="00DE7F64">
        <w:rPr>
          <w:rFonts w:ascii="Times New Roman" w:eastAsia="Times New Roman" w:hAnsi="Times New Roman" w:cs="David"/>
          <w:sz w:val="20"/>
          <w:szCs w:val="24"/>
          <w:rtl/>
          <w:lang w:eastAsia="he-IL"/>
          <w:rPrChange w:id="585" w:author="Avi Cohen" w:date="2022-05-02T11:52:00Z">
            <w:rPr>
              <w:rFonts w:ascii="Times New Roman" w:eastAsia="Times New Roman" w:hAnsi="Times New Roman" w:cs="David"/>
              <w:sz w:val="20"/>
              <w:szCs w:val="24"/>
              <w:rtl/>
              <w:lang w:eastAsia="he-IL"/>
            </w:rPr>
          </w:rPrChange>
        </w:rPr>
        <w:t>. אין בהחלטות אלה</w:t>
      </w:r>
      <w:r w:rsidRPr="00DE7F64">
        <w:rPr>
          <w:rFonts w:ascii="Times New Roman" w:eastAsia="Times New Roman" w:hAnsi="Times New Roman" w:cs="David" w:hint="cs"/>
          <w:sz w:val="20"/>
          <w:szCs w:val="24"/>
          <w:rtl/>
          <w:lang w:eastAsia="he-IL"/>
          <w:rPrChange w:id="58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587" w:author="Avi Cohen" w:date="2022-05-02T11:52:00Z">
            <w:rPr>
              <w:rFonts w:ascii="Times New Roman" w:eastAsia="Times New Roman" w:hAnsi="Times New Roman" w:cs="David"/>
              <w:sz w:val="20"/>
              <w:szCs w:val="24"/>
              <w:rtl/>
              <w:lang w:eastAsia="he-IL"/>
            </w:rPr>
          </w:rPrChange>
        </w:rPr>
        <w:t xml:space="preserve"> כדי לשחרר את המתכנן מאי</w:t>
      </w:r>
      <w:r w:rsidRPr="00DE7F64">
        <w:rPr>
          <w:rFonts w:ascii="Times New Roman" w:eastAsia="Times New Roman" w:hAnsi="Times New Roman" w:cs="David" w:hint="cs"/>
          <w:sz w:val="20"/>
          <w:szCs w:val="24"/>
          <w:rtl/>
          <w:lang w:eastAsia="he-IL"/>
          <w:rPrChange w:id="588" w:author="Avi Cohen" w:date="2022-05-02T11:52:00Z">
            <w:rPr>
              <w:rFonts w:ascii="Times New Roman" w:eastAsia="Times New Roman" w:hAnsi="Times New Roman" w:cs="David" w:hint="cs"/>
              <w:sz w:val="20"/>
              <w:szCs w:val="24"/>
              <w:rtl/>
              <w:lang w:eastAsia="he-IL"/>
            </w:rPr>
          </w:rPrChange>
        </w:rPr>
        <w:t>לו</w:t>
      </w:r>
      <w:r w:rsidRPr="00DE7F64">
        <w:rPr>
          <w:rFonts w:ascii="Times New Roman" w:eastAsia="Times New Roman" w:hAnsi="Times New Roman" w:cs="David"/>
          <w:sz w:val="20"/>
          <w:szCs w:val="24"/>
          <w:rtl/>
          <w:lang w:eastAsia="he-IL"/>
          <w:rPrChange w:id="589" w:author="Avi Cohen" w:date="2022-05-02T11:52:00Z">
            <w:rPr>
              <w:rFonts w:ascii="Times New Roman" w:eastAsia="Times New Roman" w:hAnsi="Times New Roman" w:cs="David"/>
              <w:sz w:val="20"/>
              <w:szCs w:val="24"/>
              <w:rtl/>
              <w:lang w:eastAsia="he-IL"/>
            </w:rPr>
          </w:rPrChange>
        </w:rPr>
        <w:t xml:space="preserve"> מהתחייבויותיו לפי חוזה זה ואין בהן כדי להטיל על המזמין כל אחריות</w:t>
      </w:r>
      <w:r w:rsidRPr="00DE7F64">
        <w:rPr>
          <w:rFonts w:ascii="Times New Roman" w:eastAsia="Times New Roman" w:hAnsi="Times New Roman" w:cs="David" w:hint="cs"/>
          <w:sz w:val="20"/>
          <w:szCs w:val="24"/>
          <w:rtl/>
          <w:lang w:eastAsia="he-IL"/>
          <w:rPrChange w:id="590" w:author="Avi Cohen" w:date="2022-05-02T11:52:00Z">
            <w:rPr>
              <w:rFonts w:ascii="Times New Roman" w:eastAsia="Times New Roman" w:hAnsi="Times New Roman" w:cs="David" w:hint="cs"/>
              <w:sz w:val="20"/>
              <w:szCs w:val="24"/>
              <w:rtl/>
              <w:lang w:eastAsia="he-IL"/>
            </w:rPr>
          </w:rPrChange>
        </w:rPr>
        <w:t xml:space="preserve"> ו/או חבות</w:t>
      </w:r>
      <w:r w:rsidRPr="00DE7F64">
        <w:rPr>
          <w:rFonts w:ascii="Times New Roman" w:eastAsia="Times New Roman" w:hAnsi="Times New Roman" w:cs="David"/>
          <w:sz w:val="20"/>
          <w:szCs w:val="24"/>
          <w:rtl/>
          <w:lang w:eastAsia="he-IL"/>
          <w:rPrChange w:id="591" w:author="Avi Cohen" w:date="2022-05-02T11:52:00Z">
            <w:rPr>
              <w:rFonts w:ascii="Times New Roman" w:eastAsia="Times New Roman" w:hAnsi="Times New Roman" w:cs="David"/>
              <w:sz w:val="20"/>
              <w:szCs w:val="24"/>
              <w:rtl/>
              <w:lang w:eastAsia="he-IL"/>
            </w:rPr>
          </w:rPrChange>
        </w:rPr>
        <w:t xml:space="preserve"> שהיא.</w:t>
      </w:r>
    </w:p>
    <w:p w14:paraId="0EF32CA7"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59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593" w:author="Avi Cohen" w:date="2022-05-02T11:52:00Z">
            <w:rPr>
              <w:rFonts w:ascii="Times New Roman" w:eastAsia="Times New Roman" w:hAnsi="Times New Roman" w:cs="David"/>
              <w:sz w:val="20"/>
              <w:szCs w:val="24"/>
              <w:rtl/>
              <w:lang w:eastAsia="he-IL"/>
            </w:rPr>
          </w:rPrChange>
        </w:rPr>
        <w:t>המתכנן מתחייב</w:t>
      </w:r>
      <w:r w:rsidRPr="00DE7F64">
        <w:rPr>
          <w:rFonts w:ascii="Times New Roman" w:eastAsia="Times New Roman" w:hAnsi="Times New Roman" w:cs="David" w:hint="cs"/>
          <w:sz w:val="20"/>
          <w:szCs w:val="24"/>
          <w:rtl/>
          <w:lang w:eastAsia="he-IL"/>
          <w:rPrChange w:id="59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595" w:author="Avi Cohen" w:date="2022-05-02T11:52:00Z">
            <w:rPr>
              <w:rFonts w:ascii="Times New Roman" w:eastAsia="Times New Roman" w:hAnsi="Times New Roman" w:cs="David"/>
              <w:sz w:val="20"/>
              <w:szCs w:val="24"/>
              <w:rtl/>
              <w:lang w:eastAsia="he-IL"/>
            </w:rPr>
          </w:rPrChange>
        </w:rPr>
        <w:t xml:space="preserve"> לצייד על חשבונו את צוות עובדיו בכל הציוד הדרוש לב</w:t>
      </w:r>
      <w:r w:rsidRPr="00DE7F64">
        <w:rPr>
          <w:rFonts w:ascii="Times New Roman" w:eastAsia="Times New Roman" w:hAnsi="Times New Roman" w:cs="David" w:hint="cs"/>
          <w:sz w:val="20"/>
          <w:szCs w:val="24"/>
          <w:rtl/>
          <w:lang w:eastAsia="he-IL"/>
          <w:rPrChange w:id="59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597" w:author="Avi Cohen" w:date="2022-05-02T11:52:00Z">
            <w:rPr>
              <w:rFonts w:ascii="Times New Roman" w:eastAsia="Times New Roman" w:hAnsi="Times New Roman" w:cs="David"/>
              <w:sz w:val="20"/>
              <w:szCs w:val="24"/>
              <w:rtl/>
              <w:lang w:eastAsia="he-IL"/>
            </w:rPr>
          </w:rPrChange>
        </w:rPr>
        <w:t xml:space="preserve">צוע שרותי המתכנן. </w:t>
      </w:r>
      <w:r w:rsidRPr="00DE7F64">
        <w:rPr>
          <w:rFonts w:ascii="Times New Roman" w:eastAsia="Times New Roman" w:hAnsi="Times New Roman" w:cs="David" w:hint="cs"/>
          <w:sz w:val="20"/>
          <w:szCs w:val="24"/>
          <w:rtl/>
          <w:lang w:eastAsia="he-IL"/>
          <w:rPrChange w:id="598" w:author="Avi Cohen" w:date="2022-05-02T11:52:00Z">
            <w:rPr>
              <w:rFonts w:ascii="Times New Roman" w:eastAsia="Times New Roman" w:hAnsi="Times New Roman" w:cs="David" w:hint="cs"/>
              <w:sz w:val="20"/>
              <w:szCs w:val="24"/>
              <w:rtl/>
              <w:lang w:eastAsia="he-IL"/>
            </w:rPr>
          </w:rPrChange>
        </w:rPr>
        <w:t>האחריות בגין אחזקת</w:t>
      </w:r>
      <w:r w:rsidRPr="00DE7F64">
        <w:rPr>
          <w:rFonts w:ascii="Times New Roman" w:eastAsia="Times New Roman" w:hAnsi="Times New Roman" w:cs="David"/>
          <w:sz w:val="20"/>
          <w:szCs w:val="24"/>
          <w:rtl/>
          <w:lang w:eastAsia="he-IL"/>
          <w:rPrChange w:id="599" w:author="Avi Cohen" w:date="2022-05-02T11:52:00Z">
            <w:rPr>
              <w:rFonts w:ascii="Times New Roman" w:eastAsia="Times New Roman" w:hAnsi="Times New Roman" w:cs="David"/>
              <w:sz w:val="20"/>
              <w:szCs w:val="24"/>
              <w:rtl/>
              <w:lang w:eastAsia="he-IL"/>
            </w:rPr>
          </w:rPrChange>
        </w:rPr>
        <w:t xml:space="preserve"> ושמיר</w:t>
      </w:r>
      <w:r w:rsidRPr="00DE7F64">
        <w:rPr>
          <w:rFonts w:ascii="Times New Roman" w:eastAsia="Times New Roman" w:hAnsi="Times New Roman" w:cs="David" w:hint="cs"/>
          <w:sz w:val="20"/>
          <w:szCs w:val="24"/>
          <w:rtl/>
          <w:lang w:eastAsia="he-IL"/>
          <w:rPrChange w:id="600" w:author="Avi Cohen" w:date="2022-05-02T11:52:00Z">
            <w:rPr>
              <w:rFonts w:ascii="Times New Roman" w:eastAsia="Times New Roman" w:hAnsi="Times New Roman" w:cs="David" w:hint="cs"/>
              <w:sz w:val="20"/>
              <w:szCs w:val="24"/>
              <w:rtl/>
              <w:lang w:eastAsia="he-IL"/>
            </w:rPr>
          </w:rPrChange>
        </w:rPr>
        <w:t>ת</w:t>
      </w:r>
      <w:r w:rsidRPr="00DE7F64">
        <w:rPr>
          <w:rFonts w:ascii="Times New Roman" w:eastAsia="Times New Roman" w:hAnsi="Times New Roman" w:cs="David"/>
          <w:sz w:val="20"/>
          <w:szCs w:val="24"/>
          <w:rtl/>
          <w:lang w:eastAsia="he-IL"/>
          <w:rPrChange w:id="601"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602" w:author="Avi Cohen" w:date="2022-05-02T11:52:00Z">
            <w:rPr>
              <w:rFonts w:ascii="Times New Roman" w:eastAsia="Times New Roman" w:hAnsi="Times New Roman" w:cs="David" w:hint="cs"/>
              <w:sz w:val="20"/>
              <w:szCs w:val="24"/>
              <w:rtl/>
              <w:lang w:eastAsia="he-IL"/>
            </w:rPr>
          </w:rPrChange>
        </w:rPr>
        <w:t>ה</w:t>
      </w:r>
      <w:r w:rsidRPr="00DE7F64">
        <w:rPr>
          <w:rFonts w:ascii="Times New Roman" w:eastAsia="Times New Roman" w:hAnsi="Times New Roman" w:cs="David"/>
          <w:sz w:val="20"/>
          <w:szCs w:val="24"/>
          <w:rtl/>
          <w:lang w:eastAsia="he-IL"/>
          <w:rPrChange w:id="603" w:author="Avi Cohen" w:date="2022-05-02T11:52:00Z">
            <w:rPr>
              <w:rFonts w:ascii="Times New Roman" w:eastAsia="Times New Roman" w:hAnsi="Times New Roman" w:cs="David"/>
              <w:sz w:val="20"/>
              <w:szCs w:val="24"/>
              <w:rtl/>
              <w:lang w:eastAsia="he-IL"/>
            </w:rPr>
          </w:rPrChange>
        </w:rPr>
        <w:t>ציוד</w:t>
      </w:r>
      <w:r w:rsidRPr="00DE7F64">
        <w:rPr>
          <w:rFonts w:ascii="Times New Roman" w:eastAsia="Times New Roman" w:hAnsi="Times New Roman" w:cs="David" w:hint="cs"/>
          <w:sz w:val="20"/>
          <w:szCs w:val="24"/>
          <w:rtl/>
          <w:lang w:eastAsia="he-IL"/>
          <w:rPrChange w:id="604" w:author="Avi Cohen" w:date="2022-05-02T11:52:00Z">
            <w:rPr>
              <w:rFonts w:ascii="Times New Roman" w:eastAsia="Times New Roman" w:hAnsi="Times New Roman" w:cs="David" w:hint="cs"/>
              <w:sz w:val="20"/>
              <w:szCs w:val="24"/>
              <w:rtl/>
              <w:lang w:eastAsia="he-IL"/>
            </w:rPr>
          </w:rPrChange>
        </w:rPr>
        <w:t xml:space="preserve"> כאמור,</w:t>
      </w:r>
      <w:r w:rsidRPr="00DE7F64">
        <w:rPr>
          <w:rFonts w:ascii="Times New Roman" w:eastAsia="Times New Roman" w:hAnsi="Times New Roman" w:cs="David"/>
          <w:sz w:val="20"/>
          <w:szCs w:val="24"/>
          <w:rtl/>
          <w:lang w:eastAsia="he-IL"/>
          <w:rPrChange w:id="605" w:author="Avi Cohen" w:date="2022-05-02T11:52:00Z">
            <w:rPr>
              <w:rFonts w:ascii="Times New Roman" w:eastAsia="Times New Roman" w:hAnsi="Times New Roman" w:cs="David"/>
              <w:sz w:val="20"/>
              <w:szCs w:val="24"/>
              <w:rtl/>
              <w:lang w:eastAsia="he-IL"/>
            </w:rPr>
          </w:rPrChange>
        </w:rPr>
        <w:t xml:space="preserve"> תהיה בידי המתכנן ועל חשבונו, והמזמין לא </w:t>
      </w:r>
      <w:r w:rsidRPr="00DE7F64">
        <w:rPr>
          <w:rFonts w:ascii="Times New Roman" w:eastAsia="Times New Roman" w:hAnsi="Times New Roman" w:cs="David" w:hint="cs"/>
          <w:sz w:val="20"/>
          <w:szCs w:val="24"/>
          <w:rtl/>
          <w:lang w:eastAsia="he-IL"/>
          <w:rPrChange w:id="60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607" w:author="Avi Cohen" w:date="2022-05-02T11:52:00Z">
            <w:rPr>
              <w:rFonts w:ascii="Times New Roman" w:eastAsia="Times New Roman" w:hAnsi="Times New Roman" w:cs="David"/>
              <w:sz w:val="20"/>
              <w:szCs w:val="24"/>
              <w:rtl/>
              <w:lang w:eastAsia="he-IL"/>
            </w:rPr>
          </w:rPrChange>
        </w:rPr>
        <w:t xml:space="preserve">ישא בכל אחריות </w:t>
      </w:r>
      <w:r w:rsidRPr="00DE7F64">
        <w:rPr>
          <w:rFonts w:ascii="Times New Roman" w:eastAsia="Times New Roman" w:hAnsi="Times New Roman" w:cs="David" w:hint="cs"/>
          <w:sz w:val="20"/>
          <w:szCs w:val="24"/>
          <w:rtl/>
          <w:lang w:eastAsia="he-IL"/>
          <w:rPrChange w:id="608" w:author="Avi Cohen" w:date="2022-05-02T11:52:00Z">
            <w:rPr>
              <w:rFonts w:ascii="Times New Roman" w:eastAsia="Times New Roman" w:hAnsi="Times New Roman" w:cs="David" w:hint="cs"/>
              <w:sz w:val="20"/>
              <w:szCs w:val="24"/>
              <w:rtl/>
              <w:lang w:eastAsia="he-IL"/>
            </w:rPr>
          </w:rPrChange>
        </w:rPr>
        <w:t xml:space="preserve">ו/או חבות </w:t>
      </w:r>
      <w:r w:rsidRPr="00DE7F64">
        <w:rPr>
          <w:rFonts w:ascii="Times New Roman" w:eastAsia="Times New Roman" w:hAnsi="Times New Roman" w:cs="David"/>
          <w:sz w:val="20"/>
          <w:szCs w:val="24"/>
          <w:rtl/>
          <w:lang w:eastAsia="he-IL"/>
          <w:rPrChange w:id="609" w:author="Avi Cohen" w:date="2022-05-02T11:52:00Z">
            <w:rPr>
              <w:rFonts w:ascii="Times New Roman" w:eastAsia="Times New Roman" w:hAnsi="Times New Roman" w:cs="David"/>
              <w:sz w:val="20"/>
              <w:szCs w:val="24"/>
              <w:rtl/>
              <w:lang w:eastAsia="he-IL"/>
            </w:rPr>
          </w:rPrChange>
        </w:rPr>
        <w:t>בגין א</w:t>
      </w:r>
      <w:r w:rsidRPr="00DE7F64">
        <w:rPr>
          <w:rFonts w:ascii="Times New Roman" w:eastAsia="Times New Roman" w:hAnsi="Times New Roman" w:cs="David" w:hint="cs"/>
          <w:sz w:val="20"/>
          <w:szCs w:val="24"/>
          <w:rtl/>
          <w:lang w:eastAsia="he-IL"/>
          <w:rPrChange w:id="610"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11" w:author="Avi Cohen" w:date="2022-05-02T11:52:00Z">
            <w:rPr>
              <w:rFonts w:ascii="Times New Roman" w:eastAsia="Times New Roman" w:hAnsi="Times New Roman" w:cs="David"/>
              <w:sz w:val="20"/>
              <w:szCs w:val="24"/>
              <w:rtl/>
              <w:lang w:eastAsia="he-IL"/>
            </w:rPr>
          </w:rPrChange>
        </w:rPr>
        <w:t xml:space="preserve">בדן </w:t>
      </w:r>
      <w:r w:rsidRPr="00DE7F64">
        <w:rPr>
          <w:rFonts w:ascii="Times New Roman" w:eastAsia="Times New Roman" w:hAnsi="Times New Roman" w:cs="David" w:hint="cs"/>
          <w:sz w:val="20"/>
          <w:szCs w:val="24"/>
          <w:rtl/>
          <w:lang w:eastAsia="he-IL"/>
          <w:rPrChange w:id="612" w:author="Avi Cohen" w:date="2022-05-02T11:52:00Z">
            <w:rPr>
              <w:rFonts w:ascii="Times New Roman" w:eastAsia="Times New Roman" w:hAnsi="Times New Roman" w:cs="David" w:hint="cs"/>
              <w:sz w:val="20"/>
              <w:szCs w:val="24"/>
              <w:rtl/>
              <w:lang w:eastAsia="he-IL"/>
            </w:rPr>
          </w:rPrChange>
        </w:rPr>
        <w:t>ן/</w:t>
      </w:r>
      <w:r w:rsidRPr="00DE7F64">
        <w:rPr>
          <w:rFonts w:ascii="Times New Roman" w:eastAsia="Times New Roman" w:hAnsi="Times New Roman" w:cs="David"/>
          <w:sz w:val="20"/>
          <w:szCs w:val="24"/>
          <w:rtl/>
          <w:lang w:eastAsia="he-IL"/>
          <w:rPrChange w:id="613" w:author="Avi Cohen" w:date="2022-05-02T11:52:00Z">
            <w:rPr>
              <w:rFonts w:ascii="Times New Roman" w:eastAsia="Times New Roman" w:hAnsi="Times New Roman" w:cs="David"/>
              <w:sz w:val="20"/>
              <w:szCs w:val="24"/>
              <w:rtl/>
              <w:lang w:eastAsia="he-IL"/>
            </w:rPr>
          </w:rPrChange>
        </w:rPr>
        <w:t>או נזק</w:t>
      </w:r>
      <w:r w:rsidRPr="00DE7F64">
        <w:rPr>
          <w:rFonts w:ascii="Times New Roman" w:eastAsia="Times New Roman" w:hAnsi="Times New Roman" w:cs="David" w:hint="cs"/>
          <w:sz w:val="20"/>
          <w:szCs w:val="24"/>
          <w:rtl/>
          <w:lang w:eastAsia="he-IL"/>
          <w:rPrChange w:id="614" w:author="Avi Cohen" w:date="2022-05-02T11:52:00Z">
            <w:rPr>
              <w:rFonts w:ascii="Times New Roman" w:eastAsia="Times New Roman" w:hAnsi="Times New Roman" w:cs="David" w:hint="cs"/>
              <w:sz w:val="20"/>
              <w:szCs w:val="24"/>
              <w:rtl/>
              <w:lang w:eastAsia="he-IL"/>
            </w:rPr>
          </w:rPrChange>
        </w:rPr>
        <w:t xml:space="preserve"> ו/או קלקול</w:t>
      </w:r>
      <w:r w:rsidRPr="00DE7F64">
        <w:rPr>
          <w:rFonts w:ascii="Times New Roman" w:eastAsia="Times New Roman" w:hAnsi="Times New Roman" w:cs="David"/>
          <w:sz w:val="20"/>
          <w:szCs w:val="24"/>
          <w:rtl/>
          <w:lang w:eastAsia="he-IL"/>
          <w:rPrChange w:id="615" w:author="Avi Cohen" w:date="2022-05-02T11:52:00Z">
            <w:rPr>
              <w:rFonts w:ascii="Times New Roman" w:eastAsia="Times New Roman" w:hAnsi="Times New Roman" w:cs="David"/>
              <w:sz w:val="20"/>
              <w:szCs w:val="24"/>
              <w:rtl/>
              <w:lang w:eastAsia="he-IL"/>
            </w:rPr>
          </w:rPrChange>
        </w:rPr>
        <w:t xml:space="preserve"> כלשהו לציוד </w:t>
      </w:r>
      <w:r w:rsidRPr="00DE7F64">
        <w:rPr>
          <w:rFonts w:ascii="Times New Roman" w:eastAsia="Times New Roman" w:hAnsi="Times New Roman" w:cs="David" w:hint="cs"/>
          <w:sz w:val="20"/>
          <w:szCs w:val="24"/>
          <w:rtl/>
          <w:lang w:eastAsia="he-IL"/>
          <w:rPrChange w:id="61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17" w:author="Avi Cohen" w:date="2022-05-02T11:52:00Z">
            <w:rPr>
              <w:rFonts w:ascii="Times New Roman" w:eastAsia="Times New Roman" w:hAnsi="Times New Roman" w:cs="David"/>
              <w:sz w:val="20"/>
              <w:szCs w:val="24"/>
              <w:rtl/>
              <w:lang w:eastAsia="he-IL"/>
            </w:rPr>
          </w:rPrChange>
        </w:rPr>
        <w:t>או לכל חלק ממנו מכל סיבה שהיא.</w:t>
      </w:r>
    </w:p>
    <w:p w14:paraId="2204C7D4"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61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619" w:author="Avi Cohen" w:date="2022-05-02T11:52:00Z">
            <w:rPr>
              <w:rFonts w:ascii="Times New Roman" w:eastAsia="Times New Roman" w:hAnsi="Times New Roman" w:cs="David"/>
              <w:bCs/>
              <w:sz w:val="20"/>
              <w:szCs w:val="24"/>
              <w:u w:val="single"/>
              <w:rtl/>
              <w:lang w:eastAsia="he-IL"/>
            </w:rPr>
          </w:rPrChange>
        </w:rPr>
        <w:t>סמכויות המתכנן</w:t>
      </w:r>
    </w:p>
    <w:p w14:paraId="2C72DC9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62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621" w:author="Avi Cohen" w:date="2022-05-02T11:52:00Z">
            <w:rPr>
              <w:rFonts w:ascii="Times New Roman" w:eastAsia="Times New Roman" w:hAnsi="Times New Roman" w:cs="David"/>
              <w:sz w:val="20"/>
              <w:szCs w:val="24"/>
              <w:rtl/>
              <w:lang w:eastAsia="he-IL"/>
            </w:rPr>
          </w:rPrChange>
        </w:rPr>
        <w:t>במגעים עם רשויות מוסמכות</w:t>
      </w:r>
      <w:r w:rsidRPr="00DE7F64">
        <w:rPr>
          <w:rFonts w:ascii="Times New Roman" w:eastAsia="Times New Roman" w:hAnsi="Times New Roman" w:cs="David" w:hint="cs"/>
          <w:sz w:val="20"/>
          <w:szCs w:val="24"/>
          <w:rtl/>
          <w:lang w:eastAsia="he-IL"/>
          <w:rPrChange w:id="62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23" w:author="Avi Cohen" w:date="2022-05-02T11:52:00Z">
            <w:rPr>
              <w:rFonts w:ascii="Times New Roman" w:eastAsia="Times New Roman" w:hAnsi="Times New Roman" w:cs="David"/>
              <w:sz w:val="20"/>
              <w:szCs w:val="24"/>
              <w:rtl/>
              <w:lang w:eastAsia="he-IL"/>
            </w:rPr>
          </w:rPrChange>
        </w:rPr>
        <w:t xml:space="preserve"> לרבות עם הרשות המקומית</w:t>
      </w:r>
      <w:r w:rsidRPr="00DE7F64">
        <w:rPr>
          <w:rFonts w:ascii="Times New Roman" w:eastAsia="Times New Roman" w:hAnsi="Times New Roman" w:cs="David" w:hint="cs"/>
          <w:sz w:val="20"/>
          <w:szCs w:val="24"/>
          <w:rtl/>
          <w:lang w:eastAsia="he-IL"/>
          <w:rPrChange w:id="62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25" w:author="Avi Cohen" w:date="2022-05-02T11:52:00Z">
            <w:rPr>
              <w:rFonts w:ascii="Times New Roman" w:eastAsia="Times New Roman" w:hAnsi="Times New Roman" w:cs="David"/>
              <w:sz w:val="20"/>
              <w:szCs w:val="24"/>
              <w:rtl/>
              <w:lang w:eastAsia="he-IL"/>
            </w:rPr>
          </w:rPrChange>
        </w:rPr>
        <w:t xml:space="preserve"> בכל הנוגע לש</w:t>
      </w:r>
      <w:r w:rsidRPr="00DE7F64">
        <w:rPr>
          <w:rFonts w:ascii="Times New Roman" w:eastAsia="Times New Roman" w:hAnsi="Times New Roman" w:cs="David" w:hint="cs"/>
          <w:sz w:val="20"/>
          <w:szCs w:val="24"/>
          <w:rtl/>
          <w:lang w:eastAsia="he-IL"/>
          <w:rPrChange w:id="62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627" w:author="Avi Cohen" w:date="2022-05-02T11:52:00Z">
            <w:rPr>
              <w:rFonts w:ascii="Times New Roman" w:eastAsia="Times New Roman" w:hAnsi="Times New Roman" w:cs="David"/>
              <w:sz w:val="20"/>
              <w:szCs w:val="24"/>
              <w:rtl/>
              <w:lang w:eastAsia="he-IL"/>
            </w:rPr>
          </w:rPrChange>
        </w:rPr>
        <w:t>רותי המתכנן וכל הכרוך בכך</w:t>
      </w:r>
      <w:r w:rsidRPr="00DE7F64">
        <w:rPr>
          <w:rFonts w:ascii="Times New Roman" w:eastAsia="Times New Roman" w:hAnsi="Times New Roman" w:cs="David" w:hint="cs"/>
          <w:sz w:val="20"/>
          <w:szCs w:val="24"/>
          <w:rtl/>
          <w:lang w:eastAsia="he-IL"/>
          <w:rPrChange w:id="62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29" w:author="Avi Cohen" w:date="2022-05-02T11:52:00Z">
            <w:rPr>
              <w:rFonts w:ascii="Times New Roman" w:eastAsia="Times New Roman" w:hAnsi="Times New Roman" w:cs="David"/>
              <w:sz w:val="20"/>
              <w:szCs w:val="24"/>
              <w:rtl/>
              <w:lang w:eastAsia="he-IL"/>
            </w:rPr>
          </w:rPrChange>
        </w:rPr>
        <w:t xml:space="preserve"> יפעל המתכנן בתור בא-כוחו הטכני של המזמין והמזמין מסמיכו לכך</w:t>
      </w:r>
      <w:r w:rsidRPr="00DE7F64">
        <w:rPr>
          <w:rFonts w:ascii="Times New Roman" w:eastAsia="Times New Roman" w:hAnsi="Times New Roman" w:cs="David" w:hint="cs"/>
          <w:sz w:val="20"/>
          <w:szCs w:val="24"/>
          <w:rtl/>
          <w:lang w:eastAsia="he-IL"/>
          <w:rPrChange w:id="63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31" w:author="Avi Cohen" w:date="2022-05-02T11:52:00Z">
            <w:rPr>
              <w:rFonts w:ascii="Times New Roman" w:eastAsia="Times New Roman" w:hAnsi="Times New Roman" w:cs="David"/>
              <w:sz w:val="20"/>
              <w:szCs w:val="24"/>
              <w:rtl/>
              <w:lang w:eastAsia="he-IL"/>
            </w:rPr>
          </w:rPrChange>
        </w:rPr>
        <w:t xml:space="preserve"> ובלבד:</w:t>
      </w:r>
    </w:p>
    <w:p w14:paraId="4D857F1F"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63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633" w:author="Avi Cohen" w:date="2022-05-02T11:52:00Z">
            <w:rPr>
              <w:rFonts w:ascii="Times New Roman" w:eastAsia="Times New Roman" w:hAnsi="Times New Roman" w:cs="David"/>
              <w:sz w:val="20"/>
              <w:szCs w:val="24"/>
              <w:rtl/>
              <w:lang w:eastAsia="he-IL"/>
            </w:rPr>
          </w:rPrChange>
        </w:rPr>
        <w:t xml:space="preserve">שהמתכנן לא יגיש תכניות </w:t>
      </w:r>
      <w:r w:rsidRPr="00DE7F64">
        <w:rPr>
          <w:rFonts w:ascii="Times New Roman" w:eastAsia="Times New Roman" w:hAnsi="Times New Roman" w:cs="David" w:hint="cs"/>
          <w:sz w:val="20"/>
          <w:szCs w:val="24"/>
          <w:rtl/>
          <w:lang w:eastAsia="he-IL"/>
          <w:rPrChange w:id="63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35" w:author="Avi Cohen" w:date="2022-05-02T11:52:00Z">
            <w:rPr>
              <w:rFonts w:ascii="Times New Roman" w:eastAsia="Times New Roman" w:hAnsi="Times New Roman" w:cs="David"/>
              <w:sz w:val="20"/>
              <w:szCs w:val="24"/>
              <w:rtl/>
              <w:lang w:eastAsia="he-IL"/>
            </w:rPr>
          </w:rPrChange>
        </w:rPr>
        <w:t>או תיקונים לתכניות לא</w:t>
      </w:r>
      <w:r w:rsidRPr="00DE7F64">
        <w:rPr>
          <w:rFonts w:ascii="Times New Roman" w:eastAsia="Times New Roman" w:hAnsi="Times New Roman" w:cs="David" w:hint="cs"/>
          <w:sz w:val="20"/>
          <w:szCs w:val="24"/>
          <w:rtl/>
          <w:lang w:eastAsia="he-IL"/>
          <w:rPrChange w:id="63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637" w:author="Avi Cohen" w:date="2022-05-02T11:52:00Z">
            <w:rPr>
              <w:rFonts w:ascii="Times New Roman" w:eastAsia="Times New Roman" w:hAnsi="Times New Roman" w:cs="David"/>
              <w:sz w:val="20"/>
              <w:szCs w:val="24"/>
              <w:rtl/>
              <w:lang w:eastAsia="he-IL"/>
            </w:rPr>
          </w:rPrChange>
        </w:rPr>
        <w:t>שור הרשויות המוסמכות</w:t>
      </w:r>
      <w:r w:rsidRPr="00DE7F64">
        <w:rPr>
          <w:rFonts w:ascii="Times New Roman" w:eastAsia="Times New Roman" w:hAnsi="Times New Roman" w:cs="David" w:hint="cs"/>
          <w:sz w:val="20"/>
          <w:szCs w:val="24"/>
          <w:rtl/>
          <w:lang w:eastAsia="he-IL"/>
          <w:rPrChange w:id="63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39" w:author="Avi Cohen" w:date="2022-05-02T11:52:00Z">
            <w:rPr>
              <w:rFonts w:ascii="Times New Roman" w:eastAsia="Times New Roman" w:hAnsi="Times New Roman" w:cs="David"/>
              <w:sz w:val="20"/>
              <w:szCs w:val="24"/>
              <w:rtl/>
              <w:lang w:eastAsia="he-IL"/>
            </w:rPr>
          </w:rPrChange>
        </w:rPr>
        <w:t xml:space="preserve"> אלא אם כן אושרו קודם לכן</w:t>
      </w:r>
      <w:r w:rsidRPr="00DE7F64">
        <w:rPr>
          <w:rFonts w:ascii="Times New Roman" w:eastAsia="Times New Roman" w:hAnsi="Times New Roman" w:cs="David" w:hint="cs"/>
          <w:sz w:val="20"/>
          <w:szCs w:val="24"/>
          <w:rtl/>
          <w:lang w:eastAsia="he-IL"/>
          <w:rPrChange w:id="640" w:author="Avi Cohen" w:date="2022-05-02T11:52:00Z">
            <w:rPr>
              <w:rFonts w:ascii="Times New Roman" w:eastAsia="Times New Roman" w:hAnsi="Times New Roman" w:cs="David" w:hint="cs"/>
              <w:sz w:val="20"/>
              <w:szCs w:val="24"/>
              <w:rtl/>
              <w:lang w:eastAsia="he-IL"/>
            </w:rPr>
          </w:rPrChange>
        </w:rPr>
        <w:t>, מראש ובכתב,</w:t>
      </w:r>
      <w:r w:rsidRPr="00DE7F64">
        <w:rPr>
          <w:rFonts w:ascii="Times New Roman" w:eastAsia="Times New Roman" w:hAnsi="Times New Roman" w:cs="David"/>
          <w:sz w:val="20"/>
          <w:szCs w:val="24"/>
          <w:rtl/>
          <w:lang w:eastAsia="he-IL"/>
          <w:rPrChange w:id="641" w:author="Avi Cohen" w:date="2022-05-02T11:52:00Z">
            <w:rPr>
              <w:rFonts w:ascii="Times New Roman" w:eastAsia="Times New Roman" w:hAnsi="Times New Roman" w:cs="David"/>
              <w:sz w:val="20"/>
              <w:szCs w:val="24"/>
              <w:rtl/>
              <w:lang w:eastAsia="he-IL"/>
            </w:rPr>
          </w:rPrChange>
        </w:rPr>
        <w:t xml:space="preserve"> ע"י המזמין.</w:t>
      </w:r>
    </w:p>
    <w:p w14:paraId="156AA22E"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64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643" w:author="Avi Cohen" w:date="2022-05-02T11:52:00Z">
            <w:rPr>
              <w:rFonts w:ascii="Times New Roman" w:eastAsia="Times New Roman" w:hAnsi="Times New Roman" w:cs="David"/>
              <w:sz w:val="20"/>
              <w:szCs w:val="24"/>
              <w:rtl/>
              <w:lang w:eastAsia="he-IL"/>
            </w:rPr>
          </w:rPrChange>
        </w:rPr>
        <w:t>שהמתכנן לא יקבל כל החלטה ולא יפעל ולא יחייב את המזמין בכל עניין</w:t>
      </w:r>
      <w:r w:rsidRPr="00DE7F64">
        <w:rPr>
          <w:rFonts w:ascii="Times New Roman" w:eastAsia="Times New Roman" w:hAnsi="Times New Roman" w:cs="David" w:hint="cs"/>
          <w:sz w:val="20"/>
          <w:szCs w:val="24"/>
          <w:rtl/>
          <w:lang w:eastAsia="he-IL"/>
          <w:rPrChange w:id="64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45" w:author="Avi Cohen" w:date="2022-05-02T11:52:00Z">
            <w:rPr>
              <w:rFonts w:ascii="Times New Roman" w:eastAsia="Times New Roman" w:hAnsi="Times New Roman" w:cs="David"/>
              <w:sz w:val="20"/>
              <w:szCs w:val="24"/>
              <w:rtl/>
              <w:lang w:eastAsia="he-IL"/>
            </w:rPr>
          </w:rPrChange>
        </w:rPr>
        <w:t xml:space="preserve"> הכרוך בהתחייבות חוקית </w:t>
      </w:r>
      <w:r w:rsidRPr="00DE7F64">
        <w:rPr>
          <w:rFonts w:ascii="Times New Roman" w:eastAsia="Times New Roman" w:hAnsi="Times New Roman" w:cs="David" w:hint="cs"/>
          <w:sz w:val="20"/>
          <w:szCs w:val="24"/>
          <w:rtl/>
          <w:lang w:eastAsia="he-IL"/>
          <w:rPrChange w:id="64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47" w:author="Avi Cohen" w:date="2022-05-02T11:52:00Z">
            <w:rPr>
              <w:rFonts w:ascii="Times New Roman" w:eastAsia="Times New Roman" w:hAnsi="Times New Roman" w:cs="David"/>
              <w:sz w:val="20"/>
              <w:szCs w:val="24"/>
              <w:rtl/>
              <w:lang w:eastAsia="he-IL"/>
            </w:rPr>
          </w:rPrChange>
        </w:rPr>
        <w:t>או כספית</w:t>
      </w:r>
      <w:r w:rsidRPr="00DE7F64">
        <w:rPr>
          <w:rFonts w:ascii="Times New Roman" w:eastAsia="Times New Roman" w:hAnsi="Times New Roman" w:cs="David" w:hint="cs"/>
          <w:sz w:val="20"/>
          <w:szCs w:val="24"/>
          <w:rtl/>
          <w:lang w:eastAsia="he-IL"/>
          <w:rPrChange w:id="648" w:author="Avi Cohen" w:date="2022-05-02T11:52:00Z">
            <w:rPr>
              <w:rFonts w:ascii="Times New Roman" w:eastAsia="Times New Roman" w:hAnsi="Times New Roman" w:cs="David" w:hint="cs"/>
              <w:sz w:val="20"/>
              <w:szCs w:val="24"/>
              <w:rtl/>
              <w:lang w:eastAsia="he-IL"/>
            </w:rPr>
          </w:rPrChange>
        </w:rPr>
        <w:t xml:space="preserve"> ו/או אחרת,</w:t>
      </w:r>
      <w:r w:rsidRPr="00DE7F64">
        <w:rPr>
          <w:rFonts w:ascii="Times New Roman" w:eastAsia="Times New Roman" w:hAnsi="Times New Roman" w:cs="David"/>
          <w:sz w:val="20"/>
          <w:szCs w:val="24"/>
          <w:rtl/>
          <w:lang w:eastAsia="he-IL"/>
          <w:rPrChange w:id="649" w:author="Avi Cohen" w:date="2022-05-02T11:52:00Z">
            <w:rPr>
              <w:rFonts w:ascii="Times New Roman" w:eastAsia="Times New Roman" w:hAnsi="Times New Roman" w:cs="David"/>
              <w:sz w:val="20"/>
              <w:szCs w:val="24"/>
              <w:rtl/>
              <w:lang w:eastAsia="he-IL"/>
            </w:rPr>
          </w:rPrChange>
        </w:rPr>
        <w:t xml:space="preserve"> אלא בא</w:t>
      </w:r>
      <w:r w:rsidRPr="00DE7F64">
        <w:rPr>
          <w:rFonts w:ascii="Times New Roman" w:eastAsia="Times New Roman" w:hAnsi="Times New Roman" w:cs="David" w:hint="cs"/>
          <w:sz w:val="20"/>
          <w:szCs w:val="24"/>
          <w:rtl/>
          <w:lang w:eastAsia="he-IL"/>
          <w:rPrChange w:id="65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651" w:author="Avi Cohen" w:date="2022-05-02T11:52:00Z">
            <w:rPr>
              <w:rFonts w:ascii="Times New Roman" w:eastAsia="Times New Roman" w:hAnsi="Times New Roman" w:cs="David"/>
              <w:sz w:val="20"/>
              <w:szCs w:val="24"/>
              <w:rtl/>
              <w:lang w:eastAsia="he-IL"/>
            </w:rPr>
          </w:rPrChange>
        </w:rPr>
        <w:t>שורו של המזמין</w:t>
      </w:r>
      <w:r w:rsidRPr="00DE7F64">
        <w:rPr>
          <w:rFonts w:ascii="Times New Roman" w:eastAsia="Times New Roman" w:hAnsi="Times New Roman" w:cs="David" w:hint="cs"/>
          <w:sz w:val="20"/>
          <w:szCs w:val="24"/>
          <w:rtl/>
          <w:lang w:eastAsia="he-IL"/>
          <w:rPrChange w:id="652" w:author="Avi Cohen" w:date="2022-05-02T11:52:00Z">
            <w:rPr>
              <w:rFonts w:ascii="Times New Roman" w:eastAsia="Times New Roman" w:hAnsi="Times New Roman" w:cs="David" w:hint="cs"/>
              <w:sz w:val="20"/>
              <w:szCs w:val="24"/>
              <w:rtl/>
              <w:lang w:eastAsia="he-IL"/>
            </w:rPr>
          </w:rPrChange>
        </w:rPr>
        <w:t xml:space="preserve"> מראש ובכתב</w:t>
      </w:r>
      <w:r w:rsidRPr="00DE7F64">
        <w:rPr>
          <w:rFonts w:ascii="Times New Roman" w:eastAsia="Times New Roman" w:hAnsi="Times New Roman" w:cs="David"/>
          <w:sz w:val="20"/>
          <w:szCs w:val="24"/>
          <w:rtl/>
          <w:lang w:eastAsia="he-IL"/>
          <w:rPrChange w:id="653" w:author="Avi Cohen" w:date="2022-05-02T11:52:00Z">
            <w:rPr>
              <w:rFonts w:ascii="Times New Roman" w:eastAsia="Times New Roman" w:hAnsi="Times New Roman" w:cs="David"/>
              <w:sz w:val="20"/>
              <w:szCs w:val="24"/>
              <w:rtl/>
              <w:lang w:eastAsia="he-IL"/>
            </w:rPr>
          </w:rPrChange>
        </w:rPr>
        <w:t>.</w:t>
      </w:r>
    </w:p>
    <w:p w14:paraId="36DC70FD"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65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655" w:author="Avi Cohen" w:date="2022-05-02T11:52:00Z">
            <w:rPr>
              <w:rFonts w:ascii="Times New Roman" w:eastAsia="Times New Roman" w:hAnsi="Times New Roman" w:cs="David" w:hint="cs"/>
              <w:sz w:val="20"/>
              <w:szCs w:val="24"/>
              <w:rtl/>
              <w:lang w:eastAsia="he-IL"/>
            </w:rPr>
          </w:rPrChange>
        </w:rPr>
        <w:lastRenderedPageBreak/>
        <w:t>זולת אם</w:t>
      </w:r>
      <w:r w:rsidRPr="00DE7F64">
        <w:rPr>
          <w:rFonts w:ascii="Times New Roman" w:eastAsia="Times New Roman" w:hAnsi="Times New Roman" w:cs="David"/>
          <w:sz w:val="20"/>
          <w:szCs w:val="24"/>
          <w:rtl/>
          <w:lang w:eastAsia="he-IL"/>
          <w:rPrChange w:id="656" w:author="Avi Cohen" w:date="2022-05-02T11:52:00Z">
            <w:rPr>
              <w:rFonts w:ascii="Times New Roman" w:eastAsia="Times New Roman" w:hAnsi="Times New Roman" w:cs="David"/>
              <w:sz w:val="20"/>
              <w:szCs w:val="24"/>
              <w:rtl/>
              <w:lang w:eastAsia="he-IL"/>
            </w:rPr>
          </w:rPrChange>
        </w:rPr>
        <w:t xml:space="preserve"> יוסמך לכך ע"י המזמין </w:t>
      </w:r>
      <w:r w:rsidRPr="00DE7F64">
        <w:rPr>
          <w:rFonts w:ascii="Times New Roman" w:eastAsia="Times New Roman" w:hAnsi="Times New Roman" w:cs="David" w:hint="cs"/>
          <w:sz w:val="20"/>
          <w:szCs w:val="24"/>
          <w:rtl/>
          <w:lang w:eastAsia="he-IL"/>
          <w:rPrChange w:id="657" w:author="Avi Cohen" w:date="2022-05-02T11:52:00Z">
            <w:rPr>
              <w:rFonts w:ascii="Times New Roman" w:eastAsia="Times New Roman" w:hAnsi="Times New Roman" w:cs="David" w:hint="cs"/>
              <w:sz w:val="20"/>
              <w:szCs w:val="24"/>
              <w:rtl/>
              <w:lang w:eastAsia="he-IL"/>
            </w:rPr>
          </w:rPrChange>
        </w:rPr>
        <w:t>מראש ו</w:t>
      </w:r>
      <w:r w:rsidRPr="00DE7F64">
        <w:rPr>
          <w:rFonts w:ascii="Times New Roman" w:eastAsia="Times New Roman" w:hAnsi="Times New Roman" w:cs="David"/>
          <w:sz w:val="20"/>
          <w:szCs w:val="24"/>
          <w:rtl/>
          <w:lang w:eastAsia="he-IL"/>
          <w:rPrChange w:id="658" w:author="Avi Cohen" w:date="2022-05-02T11:52:00Z">
            <w:rPr>
              <w:rFonts w:ascii="Times New Roman" w:eastAsia="Times New Roman" w:hAnsi="Times New Roman" w:cs="David"/>
              <w:sz w:val="20"/>
              <w:szCs w:val="24"/>
              <w:rtl/>
              <w:lang w:eastAsia="he-IL"/>
            </w:rPr>
          </w:rPrChange>
        </w:rPr>
        <w:t>בכתב</w:t>
      </w:r>
      <w:r w:rsidRPr="00DE7F64">
        <w:rPr>
          <w:rFonts w:ascii="Times New Roman" w:eastAsia="Times New Roman" w:hAnsi="Times New Roman" w:cs="David" w:hint="cs"/>
          <w:sz w:val="20"/>
          <w:szCs w:val="24"/>
          <w:rtl/>
          <w:lang w:eastAsia="he-IL"/>
          <w:rPrChange w:id="65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60" w:author="Avi Cohen" w:date="2022-05-02T11:52:00Z">
            <w:rPr>
              <w:rFonts w:ascii="Times New Roman" w:eastAsia="Times New Roman" w:hAnsi="Times New Roman" w:cs="David"/>
              <w:sz w:val="20"/>
              <w:szCs w:val="24"/>
              <w:rtl/>
              <w:lang w:eastAsia="he-IL"/>
            </w:rPr>
          </w:rPrChange>
        </w:rPr>
        <w:t xml:space="preserve"> לא יהיה המתכנן רשאי ליתן הוראות </w:t>
      </w:r>
      <w:r w:rsidRPr="00DE7F64">
        <w:rPr>
          <w:rFonts w:ascii="Times New Roman" w:eastAsia="Times New Roman" w:hAnsi="Times New Roman" w:cs="David" w:hint="cs"/>
          <w:sz w:val="20"/>
          <w:szCs w:val="24"/>
          <w:rtl/>
          <w:lang w:eastAsia="he-IL"/>
          <w:rPrChange w:id="661"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62" w:author="Avi Cohen" w:date="2022-05-02T11:52:00Z">
            <w:rPr>
              <w:rFonts w:ascii="Times New Roman" w:eastAsia="Times New Roman" w:hAnsi="Times New Roman" w:cs="David"/>
              <w:sz w:val="20"/>
              <w:szCs w:val="24"/>
              <w:rtl/>
              <w:lang w:eastAsia="he-IL"/>
            </w:rPr>
          </w:rPrChange>
        </w:rPr>
        <w:t>או הנחיות</w:t>
      </w:r>
      <w:r w:rsidRPr="00DE7F64">
        <w:rPr>
          <w:rFonts w:ascii="Times New Roman" w:eastAsia="Times New Roman" w:hAnsi="Times New Roman" w:cs="David" w:hint="cs"/>
          <w:sz w:val="20"/>
          <w:szCs w:val="24"/>
          <w:rtl/>
          <w:lang w:eastAsia="he-IL"/>
          <w:rPrChange w:id="663" w:author="Avi Cohen" w:date="2022-05-02T11:52:00Z">
            <w:rPr>
              <w:rFonts w:ascii="Times New Roman" w:eastAsia="Times New Roman" w:hAnsi="Times New Roman" w:cs="David" w:hint="cs"/>
              <w:sz w:val="20"/>
              <w:szCs w:val="24"/>
              <w:rtl/>
              <w:lang w:eastAsia="he-IL"/>
            </w:rPr>
          </w:rPrChange>
        </w:rPr>
        <w:t>, בין</w:t>
      </w:r>
      <w:r w:rsidRPr="00DE7F64">
        <w:rPr>
          <w:rFonts w:ascii="Times New Roman" w:eastAsia="Times New Roman" w:hAnsi="Times New Roman" w:cs="David"/>
          <w:sz w:val="20"/>
          <w:szCs w:val="24"/>
          <w:rtl/>
          <w:lang w:eastAsia="he-IL"/>
          <w:rPrChange w:id="664" w:author="Avi Cohen" w:date="2022-05-02T11:52:00Z">
            <w:rPr>
              <w:rFonts w:ascii="Times New Roman" w:eastAsia="Times New Roman" w:hAnsi="Times New Roman" w:cs="David"/>
              <w:sz w:val="20"/>
              <w:szCs w:val="24"/>
              <w:rtl/>
              <w:lang w:eastAsia="he-IL"/>
            </w:rPr>
          </w:rPrChange>
        </w:rPr>
        <w:t xml:space="preserve"> במישרין</w:t>
      </w:r>
      <w:r w:rsidRPr="00DE7F64">
        <w:rPr>
          <w:rFonts w:ascii="Times New Roman" w:eastAsia="Times New Roman" w:hAnsi="Times New Roman" w:cs="David" w:hint="cs"/>
          <w:sz w:val="20"/>
          <w:szCs w:val="24"/>
          <w:rtl/>
          <w:lang w:eastAsia="he-IL"/>
          <w:rPrChange w:id="665" w:author="Avi Cohen" w:date="2022-05-02T11:52:00Z">
            <w:rPr>
              <w:rFonts w:ascii="Times New Roman" w:eastAsia="Times New Roman" w:hAnsi="Times New Roman" w:cs="David" w:hint="cs"/>
              <w:sz w:val="20"/>
              <w:szCs w:val="24"/>
              <w:rtl/>
              <w:lang w:eastAsia="he-IL"/>
            </w:rPr>
          </w:rPrChange>
        </w:rPr>
        <w:t xml:space="preserve"> ובין בעקיפין,</w:t>
      </w:r>
      <w:r w:rsidRPr="00DE7F64">
        <w:rPr>
          <w:rFonts w:ascii="Times New Roman" w:eastAsia="Times New Roman" w:hAnsi="Times New Roman" w:cs="David"/>
          <w:sz w:val="20"/>
          <w:szCs w:val="24"/>
          <w:rtl/>
          <w:lang w:eastAsia="he-IL"/>
          <w:rPrChange w:id="666" w:author="Avi Cohen" w:date="2022-05-02T11:52:00Z">
            <w:rPr>
              <w:rFonts w:ascii="Times New Roman" w:eastAsia="Times New Roman" w:hAnsi="Times New Roman" w:cs="David"/>
              <w:sz w:val="20"/>
              <w:szCs w:val="24"/>
              <w:rtl/>
              <w:lang w:eastAsia="he-IL"/>
            </w:rPr>
          </w:rPrChange>
        </w:rPr>
        <w:t xml:space="preserve"> לקבלן הראשי </w:t>
      </w:r>
      <w:r w:rsidRPr="00DE7F64">
        <w:rPr>
          <w:rFonts w:ascii="Times New Roman" w:eastAsia="Times New Roman" w:hAnsi="Times New Roman" w:cs="David" w:hint="cs"/>
          <w:sz w:val="20"/>
          <w:szCs w:val="24"/>
          <w:rtl/>
          <w:lang w:eastAsia="he-IL"/>
          <w:rPrChange w:id="667"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68" w:author="Avi Cohen" w:date="2022-05-02T11:52:00Z">
            <w:rPr>
              <w:rFonts w:ascii="Times New Roman" w:eastAsia="Times New Roman" w:hAnsi="Times New Roman" w:cs="David"/>
              <w:sz w:val="20"/>
              <w:szCs w:val="24"/>
              <w:rtl/>
              <w:lang w:eastAsia="he-IL"/>
            </w:rPr>
          </w:rPrChange>
        </w:rPr>
        <w:t xml:space="preserve">או לקבלן העבודות </w:t>
      </w:r>
      <w:r w:rsidRPr="00DE7F64">
        <w:rPr>
          <w:rFonts w:ascii="Times New Roman" w:eastAsia="Times New Roman" w:hAnsi="Times New Roman" w:cs="David" w:hint="cs"/>
          <w:sz w:val="20"/>
          <w:szCs w:val="24"/>
          <w:rtl/>
          <w:lang w:eastAsia="he-IL"/>
          <w:rPrChange w:id="669"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70" w:author="Avi Cohen" w:date="2022-05-02T11:52:00Z">
            <w:rPr>
              <w:rFonts w:ascii="Times New Roman" w:eastAsia="Times New Roman" w:hAnsi="Times New Roman" w:cs="David"/>
              <w:sz w:val="20"/>
              <w:szCs w:val="24"/>
              <w:rtl/>
              <w:lang w:eastAsia="he-IL"/>
            </w:rPr>
          </w:rPrChange>
        </w:rPr>
        <w:t xml:space="preserve">או לנהל עמם מו"מ ביחס למחירים </w:t>
      </w:r>
      <w:r w:rsidRPr="00DE7F64">
        <w:rPr>
          <w:rFonts w:ascii="Times New Roman" w:eastAsia="Times New Roman" w:hAnsi="Times New Roman" w:cs="David" w:hint="cs"/>
          <w:sz w:val="20"/>
          <w:szCs w:val="24"/>
          <w:rtl/>
          <w:lang w:eastAsia="he-IL"/>
          <w:rPrChange w:id="671"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72" w:author="Avi Cohen" w:date="2022-05-02T11:52:00Z">
            <w:rPr>
              <w:rFonts w:ascii="Times New Roman" w:eastAsia="Times New Roman" w:hAnsi="Times New Roman" w:cs="David"/>
              <w:sz w:val="20"/>
              <w:szCs w:val="24"/>
              <w:rtl/>
              <w:lang w:eastAsia="he-IL"/>
            </w:rPr>
          </w:rPrChange>
        </w:rPr>
        <w:t xml:space="preserve">או </w:t>
      </w:r>
      <w:r w:rsidRPr="00DE7F64">
        <w:rPr>
          <w:rFonts w:ascii="Times New Roman" w:eastAsia="Times New Roman" w:hAnsi="Times New Roman" w:cs="David" w:hint="cs"/>
          <w:sz w:val="20"/>
          <w:szCs w:val="24"/>
          <w:rtl/>
          <w:lang w:eastAsia="he-IL"/>
          <w:rPrChange w:id="673" w:author="Avi Cohen" w:date="2022-05-02T11:52:00Z">
            <w:rPr>
              <w:rFonts w:ascii="Times New Roman" w:eastAsia="Times New Roman" w:hAnsi="Times New Roman" w:cs="David" w:hint="cs"/>
              <w:sz w:val="20"/>
              <w:szCs w:val="24"/>
              <w:rtl/>
              <w:lang w:eastAsia="he-IL"/>
            </w:rPr>
          </w:rPrChange>
        </w:rPr>
        <w:t>ל</w:t>
      </w:r>
      <w:r w:rsidRPr="00DE7F64">
        <w:rPr>
          <w:rFonts w:ascii="Times New Roman" w:eastAsia="Times New Roman" w:hAnsi="Times New Roman" w:cs="David"/>
          <w:sz w:val="20"/>
          <w:szCs w:val="24"/>
          <w:rtl/>
          <w:lang w:eastAsia="he-IL"/>
          <w:rPrChange w:id="674" w:author="Avi Cohen" w:date="2022-05-02T11:52:00Z">
            <w:rPr>
              <w:rFonts w:ascii="Times New Roman" w:eastAsia="Times New Roman" w:hAnsi="Times New Roman" w:cs="David"/>
              <w:sz w:val="20"/>
              <w:szCs w:val="24"/>
              <w:rtl/>
              <w:lang w:eastAsia="he-IL"/>
            </w:rPr>
          </w:rPrChange>
        </w:rPr>
        <w:t>דרכי ביצוע הכרוכים בש</w:t>
      </w:r>
      <w:r w:rsidRPr="00DE7F64">
        <w:rPr>
          <w:rFonts w:ascii="Times New Roman" w:eastAsia="Times New Roman" w:hAnsi="Times New Roman" w:cs="David" w:hint="cs"/>
          <w:sz w:val="20"/>
          <w:szCs w:val="24"/>
          <w:rtl/>
          <w:lang w:eastAsia="he-IL"/>
          <w:rPrChange w:id="67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676" w:author="Avi Cohen" w:date="2022-05-02T11:52:00Z">
            <w:rPr>
              <w:rFonts w:ascii="Times New Roman" w:eastAsia="Times New Roman" w:hAnsi="Times New Roman" w:cs="David"/>
              <w:sz w:val="20"/>
              <w:szCs w:val="24"/>
              <w:rtl/>
              <w:lang w:eastAsia="he-IL"/>
            </w:rPr>
          </w:rPrChange>
        </w:rPr>
        <w:t>נוי מחירים</w:t>
      </w:r>
      <w:r w:rsidRPr="00DE7F64">
        <w:rPr>
          <w:rFonts w:ascii="Times New Roman" w:eastAsia="Times New Roman" w:hAnsi="Times New Roman" w:cs="David" w:hint="cs"/>
          <w:sz w:val="20"/>
          <w:szCs w:val="24"/>
          <w:rtl/>
          <w:lang w:eastAsia="he-IL"/>
          <w:rPrChange w:id="677" w:author="Avi Cohen" w:date="2022-05-02T11:52:00Z">
            <w:rPr>
              <w:rFonts w:ascii="Times New Roman" w:eastAsia="Times New Roman" w:hAnsi="Times New Roman" w:cs="David" w:hint="cs"/>
              <w:sz w:val="20"/>
              <w:szCs w:val="24"/>
              <w:rtl/>
              <w:lang w:eastAsia="he-IL"/>
            </w:rPr>
          </w:rPrChange>
        </w:rPr>
        <w:t xml:space="preserve"> ו/או כמויות</w:t>
      </w:r>
      <w:r w:rsidRPr="00DE7F64">
        <w:rPr>
          <w:rFonts w:ascii="Times New Roman" w:eastAsia="Times New Roman" w:hAnsi="Times New Roman" w:cs="David"/>
          <w:sz w:val="20"/>
          <w:szCs w:val="24"/>
          <w:rtl/>
          <w:lang w:eastAsia="he-IL"/>
          <w:rPrChange w:id="678" w:author="Avi Cohen" w:date="2022-05-02T11:52:00Z">
            <w:rPr>
              <w:rFonts w:ascii="Times New Roman" w:eastAsia="Times New Roman" w:hAnsi="Times New Roman" w:cs="David"/>
              <w:sz w:val="20"/>
              <w:szCs w:val="24"/>
              <w:rtl/>
              <w:lang w:eastAsia="he-IL"/>
            </w:rPr>
          </w:rPrChange>
        </w:rPr>
        <w:t>, אלא באמצעות המזמין או המנהל.</w:t>
      </w:r>
    </w:p>
    <w:p w14:paraId="41E76F2E"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67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680" w:author="Avi Cohen" w:date="2022-05-02T11:52:00Z">
            <w:rPr>
              <w:rFonts w:ascii="Times New Roman" w:eastAsia="Times New Roman" w:hAnsi="Times New Roman" w:cs="David"/>
              <w:bCs/>
              <w:sz w:val="20"/>
              <w:szCs w:val="24"/>
              <w:u w:val="single"/>
              <w:rtl/>
              <w:lang w:eastAsia="he-IL"/>
            </w:rPr>
          </w:rPrChange>
        </w:rPr>
        <w:t>סמכויות המנהל</w:t>
      </w:r>
    </w:p>
    <w:p w14:paraId="66A1064F"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68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682" w:author="Avi Cohen" w:date="2022-05-02T11:52:00Z">
            <w:rPr>
              <w:rFonts w:ascii="Times New Roman" w:eastAsia="Times New Roman" w:hAnsi="Times New Roman" w:cs="David"/>
              <w:sz w:val="20"/>
              <w:szCs w:val="24"/>
              <w:rtl/>
              <w:lang w:eastAsia="he-IL"/>
            </w:rPr>
          </w:rPrChange>
        </w:rPr>
        <w:t>המנהל רשאי לבדוק</w:t>
      </w:r>
      <w:r w:rsidRPr="00DE7F64">
        <w:rPr>
          <w:rFonts w:ascii="Times New Roman" w:eastAsia="Times New Roman" w:hAnsi="Times New Roman" w:cs="David" w:hint="cs"/>
          <w:sz w:val="20"/>
          <w:szCs w:val="24"/>
          <w:rtl/>
          <w:lang w:eastAsia="he-IL"/>
          <w:rPrChange w:id="68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84" w:author="Avi Cohen" w:date="2022-05-02T11:52:00Z">
            <w:rPr>
              <w:rFonts w:ascii="Times New Roman" w:eastAsia="Times New Roman" w:hAnsi="Times New Roman" w:cs="David"/>
              <w:sz w:val="20"/>
              <w:szCs w:val="24"/>
              <w:rtl/>
              <w:lang w:eastAsia="he-IL"/>
            </w:rPr>
          </w:rPrChange>
        </w:rPr>
        <w:t xml:space="preserve"> בכל עת</w:t>
      </w:r>
      <w:r w:rsidRPr="00DE7F64">
        <w:rPr>
          <w:rFonts w:ascii="Times New Roman" w:eastAsia="Times New Roman" w:hAnsi="Times New Roman" w:cs="David" w:hint="cs"/>
          <w:sz w:val="20"/>
          <w:szCs w:val="24"/>
          <w:rtl/>
          <w:lang w:eastAsia="he-IL"/>
          <w:rPrChange w:id="68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86" w:author="Avi Cohen" w:date="2022-05-02T11:52:00Z">
            <w:rPr>
              <w:rFonts w:ascii="Times New Roman" w:eastAsia="Times New Roman" w:hAnsi="Times New Roman" w:cs="David"/>
              <w:sz w:val="20"/>
              <w:szCs w:val="24"/>
              <w:rtl/>
              <w:lang w:eastAsia="he-IL"/>
            </w:rPr>
          </w:rPrChange>
        </w:rPr>
        <w:t xml:space="preserve"> את שרותי המתכנן כולם או </w:t>
      </w:r>
      <w:r w:rsidRPr="00DE7F64">
        <w:rPr>
          <w:rFonts w:ascii="Times New Roman" w:eastAsia="Times New Roman" w:hAnsi="Times New Roman" w:cs="David" w:hint="cs"/>
          <w:sz w:val="20"/>
          <w:szCs w:val="24"/>
          <w:rtl/>
          <w:lang w:eastAsia="he-IL"/>
          <w:rPrChange w:id="687" w:author="Avi Cohen" w:date="2022-05-02T11:52:00Z">
            <w:rPr>
              <w:rFonts w:ascii="Times New Roman" w:eastAsia="Times New Roman" w:hAnsi="Times New Roman" w:cs="David" w:hint="cs"/>
              <w:sz w:val="20"/>
              <w:szCs w:val="24"/>
              <w:rtl/>
              <w:lang w:eastAsia="he-IL"/>
            </w:rPr>
          </w:rPrChange>
        </w:rPr>
        <w:t>מקצתם</w:t>
      </w:r>
      <w:r w:rsidRPr="00DE7F64">
        <w:rPr>
          <w:rFonts w:ascii="Times New Roman" w:eastAsia="Times New Roman" w:hAnsi="Times New Roman" w:cs="David"/>
          <w:sz w:val="20"/>
          <w:szCs w:val="24"/>
          <w:rtl/>
          <w:lang w:eastAsia="he-IL"/>
          <w:rPrChange w:id="688" w:author="Avi Cohen" w:date="2022-05-02T11:52:00Z">
            <w:rPr>
              <w:rFonts w:ascii="Times New Roman" w:eastAsia="Times New Roman" w:hAnsi="Times New Roman" w:cs="David"/>
              <w:sz w:val="20"/>
              <w:szCs w:val="24"/>
              <w:rtl/>
              <w:lang w:eastAsia="he-IL"/>
            </w:rPr>
          </w:rPrChange>
        </w:rPr>
        <w:t xml:space="preserve">, להשגיח על ביצוע שרותי המתכנן וכן לבדוק את טיב שירותי המתכנן הנעשים על ידי המתכנן </w:t>
      </w:r>
      <w:r w:rsidRPr="00DE7F64">
        <w:rPr>
          <w:rFonts w:ascii="Times New Roman" w:eastAsia="Times New Roman" w:hAnsi="Times New Roman" w:cs="David" w:hint="cs"/>
          <w:sz w:val="20"/>
          <w:szCs w:val="24"/>
          <w:rtl/>
          <w:lang w:eastAsia="he-IL"/>
          <w:rPrChange w:id="689"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690" w:author="Avi Cohen" w:date="2022-05-02T11:52:00Z">
            <w:rPr>
              <w:rFonts w:ascii="Times New Roman" w:eastAsia="Times New Roman" w:hAnsi="Times New Roman" w:cs="David"/>
              <w:sz w:val="20"/>
              <w:szCs w:val="24"/>
              <w:rtl/>
              <w:lang w:eastAsia="he-IL"/>
            </w:rPr>
          </w:rPrChange>
        </w:rPr>
        <w:t xml:space="preserve">או </w:t>
      </w:r>
      <w:r w:rsidRPr="00DE7F64">
        <w:rPr>
          <w:rFonts w:ascii="Times New Roman" w:eastAsia="Times New Roman" w:hAnsi="Times New Roman" w:cs="David" w:hint="cs"/>
          <w:sz w:val="20"/>
          <w:szCs w:val="24"/>
          <w:rtl/>
          <w:lang w:eastAsia="he-IL"/>
          <w:rPrChange w:id="691" w:author="Avi Cohen" w:date="2022-05-02T11:52:00Z">
            <w:rPr>
              <w:rFonts w:ascii="Times New Roman" w:eastAsia="Times New Roman" w:hAnsi="Times New Roman" w:cs="David" w:hint="cs"/>
              <w:sz w:val="20"/>
              <w:szCs w:val="24"/>
              <w:rtl/>
              <w:lang w:eastAsia="he-IL"/>
            </w:rPr>
          </w:rPrChange>
        </w:rPr>
        <w:t xml:space="preserve">על ידי מי </w:t>
      </w:r>
      <w:r w:rsidRPr="00DE7F64">
        <w:rPr>
          <w:rFonts w:ascii="Times New Roman" w:eastAsia="Times New Roman" w:hAnsi="Times New Roman" w:cs="David"/>
          <w:sz w:val="20"/>
          <w:szCs w:val="24"/>
          <w:rtl/>
          <w:lang w:eastAsia="he-IL"/>
          <w:rPrChange w:id="692" w:author="Avi Cohen" w:date="2022-05-02T11:52:00Z">
            <w:rPr>
              <w:rFonts w:ascii="Times New Roman" w:eastAsia="Times New Roman" w:hAnsi="Times New Roman" w:cs="David"/>
              <w:sz w:val="20"/>
              <w:szCs w:val="24"/>
              <w:rtl/>
              <w:lang w:eastAsia="he-IL"/>
            </w:rPr>
          </w:rPrChange>
        </w:rPr>
        <w:t>מטעמו. כן רשאי המנהל</w:t>
      </w:r>
      <w:r w:rsidRPr="00DE7F64">
        <w:rPr>
          <w:rFonts w:ascii="Times New Roman" w:eastAsia="Times New Roman" w:hAnsi="Times New Roman" w:cs="David" w:hint="cs"/>
          <w:sz w:val="20"/>
          <w:szCs w:val="24"/>
          <w:rtl/>
          <w:lang w:eastAsia="he-IL"/>
          <w:rPrChange w:id="69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694" w:author="Avi Cohen" w:date="2022-05-02T11:52:00Z">
            <w:rPr>
              <w:rFonts w:ascii="Times New Roman" w:eastAsia="Times New Roman" w:hAnsi="Times New Roman" w:cs="David"/>
              <w:sz w:val="20"/>
              <w:szCs w:val="24"/>
              <w:rtl/>
              <w:lang w:eastAsia="he-IL"/>
            </w:rPr>
          </w:rPrChange>
        </w:rPr>
        <w:t xml:space="preserve"> לבדוק אם המתכנן מבצע כהלכה את הוראות חוזה זה, את הוראות המזמין ואת הוראותיו.</w:t>
      </w:r>
    </w:p>
    <w:p w14:paraId="4A7BF34B"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69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696" w:author="Avi Cohen" w:date="2022-05-02T11:52:00Z">
            <w:rPr>
              <w:rFonts w:ascii="Times New Roman" w:eastAsia="Times New Roman" w:hAnsi="Times New Roman" w:cs="David"/>
              <w:sz w:val="20"/>
              <w:szCs w:val="24"/>
              <w:rtl/>
              <w:lang w:eastAsia="he-IL"/>
            </w:rPr>
          </w:rPrChange>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E7F64">
        <w:rPr>
          <w:rFonts w:ascii="Times New Roman" w:eastAsia="Times New Roman" w:hAnsi="Times New Roman" w:cs="David"/>
          <w:bCs/>
          <w:sz w:val="20"/>
          <w:szCs w:val="24"/>
          <w:rtl/>
          <w:lang w:eastAsia="he-IL"/>
          <w:rPrChange w:id="697" w:author="Avi Cohen" w:date="2022-05-02T11:52:00Z">
            <w:rPr>
              <w:rFonts w:ascii="Times New Roman" w:eastAsia="Times New Roman" w:hAnsi="Times New Roman" w:cs="David"/>
              <w:bCs/>
              <w:sz w:val="20"/>
              <w:szCs w:val="24"/>
              <w:rtl/>
              <w:lang w:eastAsia="he-IL"/>
            </w:rPr>
          </w:rPrChange>
        </w:rPr>
        <w:t>א'</w:t>
      </w:r>
      <w:r w:rsidRPr="00DE7F64">
        <w:rPr>
          <w:rFonts w:ascii="Times New Roman" w:eastAsia="Times New Roman" w:hAnsi="Times New Roman" w:cs="David" w:hint="cs"/>
          <w:b/>
          <w:sz w:val="20"/>
          <w:szCs w:val="24"/>
          <w:rtl/>
          <w:lang w:eastAsia="he-IL"/>
          <w:rPrChange w:id="698" w:author="Avi Cohen" w:date="2022-05-02T11:52:00Z">
            <w:rPr>
              <w:rFonts w:ascii="Times New Roman" w:eastAsia="Times New Roman" w:hAnsi="Times New Roman" w:cs="David" w:hint="cs"/>
              <w:b/>
              <w:sz w:val="20"/>
              <w:szCs w:val="24"/>
              <w:rtl/>
              <w:lang w:eastAsia="he-IL"/>
            </w:rPr>
          </w:rPrChange>
        </w:rPr>
        <w:t xml:space="preserve"> המצ"ב</w:t>
      </w:r>
      <w:r w:rsidRPr="00DE7F64">
        <w:rPr>
          <w:rFonts w:ascii="Times New Roman" w:eastAsia="Times New Roman" w:hAnsi="Times New Roman" w:cs="David"/>
          <w:sz w:val="20"/>
          <w:szCs w:val="24"/>
          <w:rtl/>
          <w:lang w:eastAsia="he-IL"/>
          <w:rPrChange w:id="699" w:author="Avi Cohen" w:date="2022-05-02T11:52:00Z">
            <w:rPr>
              <w:rFonts w:ascii="Times New Roman" w:eastAsia="Times New Roman" w:hAnsi="Times New Roman" w:cs="David"/>
              <w:sz w:val="20"/>
              <w:szCs w:val="24"/>
              <w:rtl/>
              <w:lang w:eastAsia="he-IL"/>
            </w:rPr>
          </w:rPrChange>
        </w:rPr>
        <w:t>.</w:t>
      </w:r>
    </w:p>
    <w:p w14:paraId="103161FC"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70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701" w:author="Avi Cohen" w:date="2022-05-02T11:52:00Z">
            <w:rPr>
              <w:rFonts w:ascii="Times New Roman" w:eastAsia="Times New Roman" w:hAnsi="Times New Roman" w:cs="David"/>
              <w:sz w:val="20"/>
              <w:szCs w:val="24"/>
              <w:rtl/>
              <w:lang w:eastAsia="he-IL"/>
            </w:rPr>
          </w:rPrChange>
        </w:rPr>
        <w:t>לצורך הפעלת סמכויותיו</w:t>
      </w:r>
      <w:r w:rsidRPr="00DE7F64">
        <w:rPr>
          <w:rFonts w:ascii="Times New Roman" w:eastAsia="Times New Roman" w:hAnsi="Times New Roman" w:cs="David" w:hint="cs"/>
          <w:sz w:val="20"/>
          <w:szCs w:val="24"/>
          <w:rtl/>
          <w:lang w:eastAsia="he-IL"/>
          <w:rPrChange w:id="70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703" w:author="Avi Cohen" w:date="2022-05-02T11:52:00Z">
            <w:rPr>
              <w:rFonts w:ascii="Times New Roman" w:eastAsia="Times New Roman" w:hAnsi="Times New Roman" w:cs="David"/>
              <w:sz w:val="20"/>
              <w:szCs w:val="24"/>
              <w:rtl/>
              <w:lang w:eastAsia="he-IL"/>
            </w:rPr>
          </w:rPrChange>
        </w:rPr>
        <w:t xml:space="preserve"> רשאי המנהל </w:t>
      </w:r>
      <w:r w:rsidRPr="00DE7F64">
        <w:rPr>
          <w:rFonts w:ascii="Times New Roman" w:eastAsia="Times New Roman" w:hAnsi="Times New Roman" w:cs="David" w:hint="cs"/>
          <w:sz w:val="20"/>
          <w:szCs w:val="24"/>
          <w:rtl/>
          <w:lang w:eastAsia="he-IL"/>
          <w:rPrChange w:id="70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705" w:author="Avi Cohen" w:date="2022-05-02T11:52:00Z">
            <w:rPr>
              <w:rFonts w:ascii="Times New Roman" w:eastAsia="Times New Roman" w:hAnsi="Times New Roman" w:cs="David"/>
              <w:sz w:val="20"/>
              <w:szCs w:val="24"/>
              <w:rtl/>
              <w:lang w:eastAsia="he-IL"/>
            </w:rPr>
          </w:rPrChange>
        </w:rPr>
        <w:t xml:space="preserve">או מי מטעמו לבקר במשרד המתכנן </w:t>
      </w:r>
      <w:r w:rsidRPr="00DE7F64">
        <w:rPr>
          <w:rFonts w:ascii="Times New Roman" w:eastAsia="Times New Roman" w:hAnsi="Times New Roman" w:cs="David" w:hint="cs"/>
          <w:sz w:val="20"/>
          <w:szCs w:val="24"/>
          <w:rtl/>
          <w:lang w:eastAsia="he-IL"/>
          <w:rPrChange w:id="70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707" w:author="Avi Cohen" w:date="2022-05-02T11:52:00Z">
            <w:rPr>
              <w:rFonts w:ascii="Times New Roman" w:eastAsia="Times New Roman" w:hAnsi="Times New Roman" w:cs="David"/>
              <w:sz w:val="20"/>
              <w:szCs w:val="24"/>
              <w:rtl/>
              <w:lang w:eastAsia="he-IL"/>
            </w:rPr>
          </w:rPrChange>
        </w:rPr>
        <w:t>או בכל מקום אחר</w:t>
      </w:r>
      <w:r w:rsidRPr="00DE7F64">
        <w:rPr>
          <w:rFonts w:ascii="Times New Roman" w:eastAsia="Times New Roman" w:hAnsi="Times New Roman" w:cs="David" w:hint="cs"/>
          <w:sz w:val="20"/>
          <w:szCs w:val="24"/>
          <w:rtl/>
          <w:lang w:eastAsia="he-IL"/>
          <w:rPrChange w:id="70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709" w:author="Avi Cohen" w:date="2022-05-02T11:52:00Z">
            <w:rPr>
              <w:rFonts w:ascii="Times New Roman" w:eastAsia="Times New Roman" w:hAnsi="Times New Roman" w:cs="David"/>
              <w:sz w:val="20"/>
              <w:szCs w:val="24"/>
              <w:rtl/>
              <w:lang w:eastAsia="he-IL"/>
            </w:rPr>
          </w:rPrChange>
        </w:rPr>
        <w:t xml:space="preserve"> בו מבוצעים שירותי המתכנן והמתכנן מתחייב למסור כל הסבר שיידרש על יד</w:t>
      </w:r>
      <w:r w:rsidRPr="00DE7F64">
        <w:rPr>
          <w:rFonts w:ascii="Times New Roman" w:eastAsia="Times New Roman" w:hAnsi="Times New Roman" w:cs="David" w:hint="cs"/>
          <w:sz w:val="20"/>
          <w:szCs w:val="24"/>
          <w:rtl/>
          <w:lang w:eastAsia="he-IL"/>
          <w:rPrChange w:id="710" w:author="Avi Cohen" w:date="2022-05-02T11:52:00Z">
            <w:rPr>
              <w:rFonts w:ascii="Times New Roman" w:eastAsia="Times New Roman" w:hAnsi="Times New Roman" w:cs="David" w:hint="cs"/>
              <w:sz w:val="20"/>
              <w:szCs w:val="24"/>
              <w:rtl/>
              <w:lang w:eastAsia="he-IL"/>
            </w:rPr>
          </w:rPrChange>
        </w:rPr>
        <w:t>י המנהל ו/</w:t>
      </w:r>
      <w:r w:rsidRPr="00DE7F64">
        <w:rPr>
          <w:rFonts w:ascii="Times New Roman" w:eastAsia="Times New Roman" w:hAnsi="Times New Roman" w:cs="David"/>
          <w:sz w:val="20"/>
          <w:szCs w:val="24"/>
          <w:rtl/>
          <w:lang w:eastAsia="he-IL"/>
          <w:rPrChange w:id="711" w:author="Avi Cohen" w:date="2022-05-02T11:52:00Z">
            <w:rPr>
              <w:rFonts w:ascii="Times New Roman" w:eastAsia="Times New Roman" w:hAnsi="Times New Roman" w:cs="David"/>
              <w:sz w:val="20"/>
              <w:szCs w:val="24"/>
              <w:rtl/>
              <w:lang w:eastAsia="he-IL"/>
            </w:rPr>
          </w:rPrChange>
        </w:rPr>
        <w:t xml:space="preserve">או </w:t>
      </w:r>
      <w:r w:rsidRPr="00DE7F64">
        <w:rPr>
          <w:rFonts w:ascii="Times New Roman" w:eastAsia="Times New Roman" w:hAnsi="Times New Roman" w:cs="David" w:hint="cs"/>
          <w:sz w:val="20"/>
          <w:szCs w:val="24"/>
          <w:rtl/>
          <w:lang w:eastAsia="he-IL"/>
          <w:rPrChange w:id="712" w:author="Avi Cohen" w:date="2022-05-02T11:52:00Z">
            <w:rPr>
              <w:rFonts w:ascii="Times New Roman" w:eastAsia="Times New Roman" w:hAnsi="Times New Roman" w:cs="David" w:hint="cs"/>
              <w:sz w:val="20"/>
              <w:szCs w:val="24"/>
              <w:rtl/>
              <w:lang w:eastAsia="he-IL"/>
            </w:rPr>
          </w:rPrChange>
        </w:rPr>
        <w:t xml:space="preserve">על ידי מי </w:t>
      </w:r>
      <w:r w:rsidRPr="00DE7F64">
        <w:rPr>
          <w:rFonts w:ascii="Times New Roman" w:eastAsia="Times New Roman" w:hAnsi="Times New Roman" w:cs="David"/>
          <w:sz w:val="20"/>
          <w:szCs w:val="24"/>
          <w:rtl/>
          <w:lang w:eastAsia="he-IL"/>
          <w:rPrChange w:id="713" w:author="Avi Cohen" w:date="2022-05-02T11:52:00Z">
            <w:rPr>
              <w:rFonts w:ascii="Times New Roman" w:eastAsia="Times New Roman" w:hAnsi="Times New Roman" w:cs="David"/>
              <w:sz w:val="20"/>
              <w:szCs w:val="24"/>
              <w:rtl/>
              <w:lang w:eastAsia="he-IL"/>
            </w:rPr>
          </w:rPrChange>
        </w:rPr>
        <w:t>מטעמו.</w:t>
      </w:r>
    </w:p>
    <w:p w14:paraId="5188BCF0"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71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715" w:author="Avi Cohen" w:date="2022-05-02T11:52:00Z">
            <w:rPr>
              <w:rFonts w:ascii="Times New Roman" w:eastAsia="Times New Roman" w:hAnsi="Times New Roman" w:cs="David"/>
              <w:sz w:val="20"/>
              <w:szCs w:val="24"/>
              <w:rtl/>
              <w:lang w:eastAsia="he-IL"/>
            </w:rPr>
          </w:rPrChange>
        </w:rPr>
        <w:t>אין בהפעלת סמכויות המנהל על פי חוזה זה</w:t>
      </w:r>
      <w:r w:rsidRPr="00DE7F64">
        <w:rPr>
          <w:rFonts w:ascii="Times New Roman" w:eastAsia="Times New Roman" w:hAnsi="Times New Roman" w:cs="David" w:hint="cs"/>
          <w:sz w:val="20"/>
          <w:szCs w:val="24"/>
          <w:rtl/>
          <w:lang w:eastAsia="he-IL"/>
          <w:rPrChange w:id="71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717" w:author="Avi Cohen" w:date="2022-05-02T11:52:00Z">
            <w:rPr>
              <w:rFonts w:ascii="Times New Roman" w:eastAsia="Times New Roman" w:hAnsi="Times New Roman" w:cs="David"/>
              <w:sz w:val="20"/>
              <w:szCs w:val="24"/>
              <w:rtl/>
              <w:lang w:eastAsia="he-IL"/>
            </w:rPr>
          </w:rPrChange>
        </w:rPr>
        <w:t xml:space="preserve"> כדי לגרוע </w:t>
      </w:r>
      <w:r w:rsidRPr="00DE7F64">
        <w:rPr>
          <w:rFonts w:ascii="Times New Roman" w:eastAsia="Times New Roman" w:hAnsi="Times New Roman" w:cs="David" w:hint="cs"/>
          <w:sz w:val="20"/>
          <w:szCs w:val="24"/>
          <w:rtl/>
          <w:lang w:eastAsia="he-IL"/>
          <w:rPrChange w:id="718" w:author="Avi Cohen" w:date="2022-05-02T11:52:00Z">
            <w:rPr>
              <w:rFonts w:ascii="Times New Roman" w:eastAsia="Times New Roman" w:hAnsi="Times New Roman" w:cs="David" w:hint="cs"/>
              <w:sz w:val="20"/>
              <w:szCs w:val="24"/>
              <w:rtl/>
              <w:lang w:eastAsia="he-IL"/>
            </w:rPr>
          </w:rPrChange>
        </w:rPr>
        <w:t xml:space="preserve">ו/או לשחרר </w:t>
      </w:r>
      <w:r w:rsidRPr="00DE7F64">
        <w:rPr>
          <w:rFonts w:ascii="Times New Roman" w:eastAsia="Times New Roman" w:hAnsi="Times New Roman" w:cs="David"/>
          <w:sz w:val="20"/>
          <w:szCs w:val="24"/>
          <w:rtl/>
          <w:lang w:eastAsia="he-IL"/>
          <w:rPrChange w:id="719" w:author="Avi Cohen" w:date="2022-05-02T11:52:00Z">
            <w:rPr>
              <w:rFonts w:ascii="Times New Roman" w:eastAsia="Times New Roman" w:hAnsi="Times New Roman" w:cs="David"/>
              <w:sz w:val="20"/>
              <w:szCs w:val="24"/>
              <w:rtl/>
              <w:lang w:eastAsia="he-IL"/>
            </w:rPr>
          </w:rPrChange>
        </w:rPr>
        <w:t xml:space="preserve">מאחריות </w:t>
      </w:r>
      <w:r w:rsidRPr="00DE7F64">
        <w:rPr>
          <w:rFonts w:ascii="Times New Roman" w:eastAsia="Times New Roman" w:hAnsi="Times New Roman" w:cs="David" w:hint="cs"/>
          <w:sz w:val="20"/>
          <w:szCs w:val="24"/>
          <w:rtl/>
          <w:lang w:eastAsia="he-IL"/>
          <w:rPrChange w:id="720" w:author="Avi Cohen" w:date="2022-05-02T11:52:00Z">
            <w:rPr>
              <w:rFonts w:ascii="Times New Roman" w:eastAsia="Times New Roman" w:hAnsi="Times New Roman" w:cs="David" w:hint="cs"/>
              <w:sz w:val="20"/>
              <w:szCs w:val="24"/>
              <w:rtl/>
              <w:lang w:eastAsia="he-IL"/>
            </w:rPr>
          </w:rPrChange>
        </w:rPr>
        <w:t>המתכנן על פי חוזה זה ו/או על פי כל דין.</w:t>
      </w:r>
      <w:r w:rsidRPr="00DE7F64">
        <w:rPr>
          <w:rFonts w:ascii="Times New Roman" w:eastAsia="Times New Roman" w:hAnsi="Times New Roman" w:cs="David"/>
          <w:sz w:val="20"/>
          <w:szCs w:val="24"/>
          <w:rtl/>
          <w:lang w:eastAsia="he-IL"/>
          <w:rPrChange w:id="721" w:author="Avi Cohen" w:date="2022-05-02T11:52:00Z">
            <w:rPr>
              <w:rFonts w:ascii="Times New Roman" w:eastAsia="Times New Roman" w:hAnsi="Times New Roman" w:cs="David"/>
              <w:sz w:val="20"/>
              <w:szCs w:val="24"/>
              <w:rtl/>
              <w:lang w:eastAsia="he-IL"/>
            </w:rPr>
          </w:rPrChange>
        </w:rPr>
        <w:t xml:space="preserve"> בהקשר זה מובהר</w:t>
      </w:r>
      <w:r w:rsidRPr="00DE7F64">
        <w:rPr>
          <w:rFonts w:ascii="Times New Roman" w:eastAsia="Times New Roman" w:hAnsi="Times New Roman" w:cs="David" w:hint="cs"/>
          <w:sz w:val="20"/>
          <w:szCs w:val="24"/>
          <w:rtl/>
          <w:lang w:eastAsia="he-IL"/>
          <w:rPrChange w:id="72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723" w:author="Avi Cohen" w:date="2022-05-02T11:52:00Z">
            <w:rPr>
              <w:rFonts w:ascii="Times New Roman" w:eastAsia="Times New Roman" w:hAnsi="Times New Roman" w:cs="David"/>
              <w:sz w:val="20"/>
              <w:szCs w:val="24"/>
              <w:rtl/>
              <w:lang w:eastAsia="he-IL"/>
            </w:rPr>
          </w:rPrChange>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5C52C77"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72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725" w:author="Avi Cohen" w:date="2022-05-02T11:52:00Z">
            <w:rPr>
              <w:rFonts w:ascii="Times New Roman" w:eastAsia="Times New Roman" w:hAnsi="Times New Roman" w:cs="David"/>
              <w:sz w:val="20"/>
              <w:szCs w:val="24"/>
              <w:rtl/>
              <w:lang w:eastAsia="he-IL"/>
            </w:rPr>
          </w:rPrChange>
        </w:rPr>
        <w:t xml:space="preserve">אישר המנהל תכניות </w:t>
      </w:r>
      <w:r w:rsidRPr="00DE7F64">
        <w:rPr>
          <w:rFonts w:ascii="Times New Roman" w:eastAsia="Times New Roman" w:hAnsi="Times New Roman" w:cs="David" w:hint="cs"/>
          <w:sz w:val="20"/>
          <w:szCs w:val="24"/>
          <w:rtl/>
          <w:lang w:eastAsia="he-IL"/>
          <w:rPrChange w:id="72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727" w:author="Avi Cohen" w:date="2022-05-02T11:52:00Z">
            <w:rPr>
              <w:rFonts w:ascii="Times New Roman" w:eastAsia="Times New Roman" w:hAnsi="Times New Roman" w:cs="David"/>
              <w:sz w:val="20"/>
              <w:szCs w:val="24"/>
              <w:rtl/>
              <w:lang w:eastAsia="he-IL"/>
            </w:rPr>
          </w:rPrChange>
        </w:rPr>
        <w:t>או מסמכים אחרים הקשורים בשרותי המתכנן על פי חוזה זה או שדרש המנהל מהמתכנן להכינם בהתאם ל</w:t>
      </w:r>
      <w:r w:rsidRPr="00DE7F64">
        <w:rPr>
          <w:rFonts w:ascii="Times New Roman" w:eastAsia="Times New Roman" w:hAnsi="Times New Roman" w:cs="David" w:hint="cs"/>
          <w:sz w:val="20"/>
          <w:szCs w:val="24"/>
          <w:rtl/>
          <w:lang w:eastAsia="he-IL"/>
          <w:rPrChange w:id="728" w:author="Avi Cohen" w:date="2022-05-02T11:52:00Z">
            <w:rPr>
              <w:rFonts w:ascii="Times New Roman" w:eastAsia="Times New Roman" w:hAnsi="Times New Roman" w:cs="David" w:hint="cs"/>
              <w:sz w:val="20"/>
              <w:szCs w:val="24"/>
              <w:rtl/>
              <w:lang w:eastAsia="he-IL"/>
            </w:rPr>
          </w:rPrChange>
        </w:rPr>
        <w:t>חוזה</w:t>
      </w:r>
      <w:r w:rsidRPr="00DE7F64">
        <w:rPr>
          <w:rFonts w:ascii="Times New Roman" w:eastAsia="Times New Roman" w:hAnsi="Times New Roman" w:cs="David"/>
          <w:sz w:val="20"/>
          <w:szCs w:val="24"/>
          <w:rtl/>
          <w:lang w:eastAsia="he-IL"/>
          <w:rPrChange w:id="729" w:author="Avi Cohen" w:date="2022-05-02T11:52:00Z">
            <w:rPr>
              <w:rFonts w:ascii="Times New Roman" w:eastAsia="Times New Roman" w:hAnsi="Times New Roman" w:cs="David"/>
              <w:sz w:val="20"/>
              <w:szCs w:val="24"/>
              <w:rtl/>
              <w:lang w:eastAsia="he-IL"/>
            </w:rPr>
          </w:rPrChange>
        </w:rPr>
        <w:t xml:space="preserve"> זה, </w:t>
      </w:r>
      <w:r w:rsidRPr="00DE7F64">
        <w:rPr>
          <w:rFonts w:ascii="Times New Roman" w:eastAsia="Times New Roman" w:hAnsi="Times New Roman" w:cs="David" w:hint="cs"/>
          <w:sz w:val="20"/>
          <w:szCs w:val="24"/>
          <w:rtl/>
          <w:lang w:eastAsia="he-IL"/>
          <w:rPrChange w:id="730" w:author="Avi Cohen" w:date="2022-05-02T11:52:00Z">
            <w:rPr>
              <w:rFonts w:ascii="Times New Roman" w:eastAsia="Times New Roman" w:hAnsi="Times New Roman" w:cs="David" w:hint="cs"/>
              <w:sz w:val="20"/>
              <w:szCs w:val="24"/>
              <w:rtl/>
              <w:lang w:eastAsia="he-IL"/>
            </w:rPr>
          </w:rPrChange>
        </w:rPr>
        <w:t>לא יהא</w:t>
      </w:r>
      <w:r w:rsidRPr="00DE7F64">
        <w:rPr>
          <w:rFonts w:ascii="Times New Roman" w:eastAsia="Times New Roman" w:hAnsi="Times New Roman" w:cs="David"/>
          <w:sz w:val="20"/>
          <w:szCs w:val="24"/>
          <w:rtl/>
          <w:lang w:eastAsia="he-IL"/>
          <w:rPrChange w:id="731" w:author="Avi Cohen" w:date="2022-05-02T11:52:00Z">
            <w:rPr>
              <w:rFonts w:ascii="Times New Roman" w:eastAsia="Times New Roman" w:hAnsi="Times New Roman" w:cs="David"/>
              <w:sz w:val="20"/>
              <w:szCs w:val="24"/>
              <w:rtl/>
              <w:lang w:eastAsia="he-IL"/>
            </w:rPr>
          </w:rPrChange>
        </w:rPr>
        <w:t xml:space="preserve"> בכך כדי לשחרר את המתכנן מאחריותו המקצועית המלאה ו</w:t>
      </w:r>
      <w:r w:rsidRPr="00DE7F64">
        <w:rPr>
          <w:rFonts w:ascii="Times New Roman" w:eastAsia="Times New Roman" w:hAnsi="Times New Roman" w:cs="David" w:hint="cs"/>
          <w:sz w:val="20"/>
          <w:szCs w:val="24"/>
          <w:rtl/>
          <w:lang w:eastAsia="he-IL"/>
          <w:rPrChange w:id="732" w:author="Avi Cohen" w:date="2022-05-02T11:52:00Z">
            <w:rPr>
              <w:rFonts w:ascii="Times New Roman" w:eastAsia="Times New Roman" w:hAnsi="Times New Roman" w:cs="David" w:hint="cs"/>
              <w:sz w:val="20"/>
              <w:szCs w:val="24"/>
              <w:rtl/>
              <w:lang w:eastAsia="he-IL"/>
            </w:rPr>
          </w:rPrChange>
        </w:rPr>
        <w:t>לא יהא</w:t>
      </w:r>
      <w:r w:rsidRPr="00DE7F64">
        <w:rPr>
          <w:rFonts w:ascii="Times New Roman" w:eastAsia="Times New Roman" w:hAnsi="Times New Roman" w:cs="David"/>
          <w:sz w:val="20"/>
          <w:szCs w:val="24"/>
          <w:rtl/>
          <w:lang w:eastAsia="he-IL"/>
          <w:rPrChange w:id="733" w:author="Avi Cohen" w:date="2022-05-02T11:52:00Z">
            <w:rPr>
              <w:rFonts w:ascii="Times New Roman" w:eastAsia="Times New Roman" w:hAnsi="Times New Roman" w:cs="David"/>
              <w:sz w:val="20"/>
              <w:szCs w:val="24"/>
              <w:rtl/>
              <w:lang w:eastAsia="he-IL"/>
            </w:rPr>
          </w:rPrChange>
        </w:rPr>
        <w:t xml:space="preserve"> בכך כדי להטיל על המנהל </w:t>
      </w:r>
      <w:r w:rsidRPr="00DE7F64">
        <w:rPr>
          <w:rFonts w:ascii="Times New Roman" w:eastAsia="Times New Roman" w:hAnsi="Times New Roman" w:cs="David" w:hint="cs"/>
          <w:sz w:val="20"/>
          <w:szCs w:val="24"/>
          <w:rtl/>
          <w:lang w:eastAsia="he-IL"/>
          <w:rPrChange w:id="73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735" w:author="Avi Cohen" w:date="2022-05-02T11:52:00Z">
            <w:rPr>
              <w:rFonts w:ascii="Times New Roman" w:eastAsia="Times New Roman" w:hAnsi="Times New Roman" w:cs="David"/>
              <w:sz w:val="20"/>
              <w:szCs w:val="24"/>
              <w:rtl/>
              <w:lang w:eastAsia="he-IL"/>
            </w:rPr>
          </w:rPrChange>
        </w:rPr>
        <w:t xml:space="preserve">או על המזמין אחריות כלשהי לטיב התכניות </w:t>
      </w:r>
      <w:r w:rsidRPr="00DE7F64">
        <w:rPr>
          <w:rFonts w:ascii="Times New Roman" w:eastAsia="Times New Roman" w:hAnsi="Times New Roman" w:cs="David" w:hint="cs"/>
          <w:sz w:val="20"/>
          <w:szCs w:val="24"/>
          <w:rtl/>
          <w:lang w:eastAsia="he-IL"/>
          <w:rPrChange w:id="73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737" w:author="Avi Cohen" w:date="2022-05-02T11:52:00Z">
            <w:rPr>
              <w:rFonts w:ascii="Times New Roman" w:eastAsia="Times New Roman" w:hAnsi="Times New Roman" w:cs="David"/>
              <w:sz w:val="20"/>
              <w:szCs w:val="24"/>
              <w:rtl/>
              <w:lang w:eastAsia="he-IL"/>
            </w:rPr>
          </w:rPrChange>
        </w:rPr>
        <w:t>או המסמכים האמורים.</w:t>
      </w:r>
    </w:p>
    <w:p w14:paraId="78478C92"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73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739" w:author="Avi Cohen" w:date="2022-05-02T11:52:00Z">
            <w:rPr>
              <w:rFonts w:ascii="Times New Roman" w:eastAsia="Times New Roman" w:hAnsi="Times New Roman" w:cs="David"/>
              <w:bCs/>
              <w:sz w:val="20"/>
              <w:szCs w:val="24"/>
              <w:u w:val="single"/>
              <w:rtl/>
              <w:lang w:eastAsia="he-IL"/>
            </w:rPr>
          </w:rPrChange>
        </w:rPr>
        <w:t>לוח זמנים ושלבי ב</w:t>
      </w:r>
      <w:r w:rsidRPr="00DE7F64">
        <w:rPr>
          <w:rFonts w:ascii="Times New Roman" w:eastAsia="Times New Roman" w:hAnsi="Times New Roman" w:cs="David" w:hint="cs"/>
          <w:bCs/>
          <w:sz w:val="20"/>
          <w:szCs w:val="24"/>
          <w:u w:val="single"/>
          <w:rtl/>
          <w:lang w:eastAsia="he-IL"/>
          <w:rPrChange w:id="740" w:author="Avi Cohen" w:date="2022-05-02T11:52:00Z">
            <w:rPr>
              <w:rFonts w:ascii="Times New Roman" w:eastAsia="Times New Roman" w:hAnsi="Times New Roman" w:cs="David" w:hint="cs"/>
              <w:bCs/>
              <w:sz w:val="20"/>
              <w:szCs w:val="24"/>
              <w:u w:val="single"/>
              <w:rtl/>
              <w:lang w:eastAsia="he-IL"/>
            </w:rPr>
          </w:rPrChange>
        </w:rPr>
        <w:t>י</w:t>
      </w:r>
      <w:r w:rsidRPr="00DE7F64">
        <w:rPr>
          <w:rFonts w:ascii="Times New Roman" w:eastAsia="Times New Roman" w:hAnsi="Times New Roman" w:cs="David"/>
          <w:bCs/>
          <w:sz w:val="20"/>
          <w:szCs w:val="24"/>
          <w:u w:val="single"/>
          <w:rtl/>
          <w:lang w:eastAsia="he-IL"/>
          <w:rPrChange w:id="741" w:author="Avi Cohen" w:date="2022-05-02T11:52:00Z">
            <w:rPr>
              <w:rFonts w:ascii="Times New Roman" w:eastAsia="Times New Roman" w:hAnsi="Times New Roman" w:cs="David"/>
              <w:bCs/>
              <w:sz w:val="20"/>
              <w:szCs w:val="24"/>
              <w:u w:val="single"/>
              <w:rtl/>
              <w:lang w:eastAsia="he-IL"/>
            </w:rPr>
          </w:rPrChange>
        </w:rPr>
        <w:t>צוע</w:t>
      </w:r>
    </w:p>
    <w:p w14:paraId="6BE8B7D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74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743" w:author="Avi Cohen" w:date="2022-05-02T11:52:00Z">
            <w:rPr>
              <w:rFonts w:ascii="Times New Roman" w:eastAsia="Times New Roman" w:hAnsi="Times New Roman" w:cs="David"/>
              <w:sz w:val="20"/>
              <w:szCs w:val="24"/>
              <w:rtl/>
              <w:lang w:eastAsia="he-IL"/>
            </w:rPr>
          </w:rPrChange>
        </w:rPr>
        <w:t xml:space="preserve">המתכנן יבצע את שרותי המתכנן בשלבים ובמועדים כמפורט בנספח </w:t>
      </w:r>
      <w:r w:rsidRPr="00DE7F64">
        <w:rPr>
          <w:rFonts w:ascii="Times New Roman" w:eastAsia="Times New Roman" w:hAnsi="Times New Roman" w:cs="David"/>
          <w:b/>
          <w:bCs/>
          <w:sz w:val="20"/>
          <w:szCs w:val="24"/>
          <w:rtl/>
          <w:lang w:eastAsia="he-IL"/>
          <w:rPrChange w:id="744" w:author="Avi Cohen" w:date="2022-05-02T11:52:00Z">
            <w:rPr>
              <w:rFonts w:ascii="Times New Roman" w:eastAsia="Times New Roman" w:hAnsi="Times New Roman" w:cs="David"/>
              <w:b/>
              <w:bCs/>
              <w:sz w:val="20"/>
              <w:szCs w:val="24"/>
              <w:rtl/>
              <w:lang w:eastAsia="he-IL"/>
            </w:rPr>
          </w:rPrChange>
        </w:rPr>
        <w:t>ג'</w:t>
      </w:r>
      <w:r w:rsidRPr="00DE7F64">
        <w:rPr>
          <w:rFonts w:ascii="Times New Roman" w:eastAsia="Times New Roman" w:hAnsi="Times New Roman" w:cs="David" w:hint="cs"/>
          <w:sz w:val="20"/>
          <w:szCs w:val="24"/>
          <w:rtl/>
          <w:lang w:eastAsia="he-IL"/>
          <w:rPrChange w:id="745" w:author="Avi Cohen" w:date="2022-05-02T11:52:00Z">
            <w:rPr>
              <w:rFonts w:ascii="Times New Roman" w:eastAsia="Times New Roman" w:hAnsi="Times New Roman" w:cs="David" w:hint="cs"/>
              <w:sz w:val="20"/>
              <w:szCs w:val="24"/>
              <w:rtl/>
              <w:lang w:eastAsia="he-IL"/>
            </w:rPr>
          </w:rPrChange>
        </w:rPr>
        <w:t xml:space="preserve"> המצ"ב</w:t>
      </w:r>
      <w:r w:rsidRPr="00DE7F64">
        <w:rPr>
          <w:rFonts w:ascii="Times New Roman" w:eastAsia="Times New Roman" w:hAnsi="Times New Roman" w:cs="David"/>
          <w:sz w:val="20"/>
          <w:szCs w:val="24"/>
          <w:rtl/>
          <w:lang w:eastAsia="he-IL"/>
          <w:rPrChange w:id="746" w:author="Avi Cohen" w:date="2022-05-02T11:52:00Z">
            <w:rPr>
              <w:rFonts w:ascii="Times New Roman" w:eastAsia="Times New Roman" w:hAnsi="Times New Roman" w:cs="David"/>
              <w:sz w:val="20"/>
              <w:szCs w:val="24"/>
              <w:rtl/>
              <w:lang w:eastAsia="he-IL"/>
            </w:rPr>
          </w:rPrChange>
        </w:rPr>
        <w:t xml:space="preserve"> (להלן: "</w:t>
      </w:r>
      <w:r w:rsidRPr="00DE7F64">
        <w:rPr>
          <w:rFonts w:ascii="Times New Roman" w:eastAsia="Times New Roman" w:hAnsi="Times New Roman" w:cs="David"/>
          <w:b/>
          <w:bCs/>
          <w:sz w:val="20"/>
          <w:szCs w:val="24"/>
          <w:rtl/>
          <w:lang w:eastAsia="he-IL"/>
          <w:rPrChange w:id="747" w:author="Avi Cohen" w:date="2022-05-02T11:52:00Z">
            <w:rPr>
              <w:rFonts w:ascii="Times New Roman" w:eastAsia="Times New Roman" w:hAnsi="Times New Roman" w:cs="David"/>
              <w:b/>
              <w:bCs/>
              <w:sz w:val="20"/>
              <w:szCs w:val="24"/>
              <w:rtl/>
              <w:lang w:eastAsia="he-IL"/>
            </w:rPr>
          </w:rPrChange>
        </w:rPr>
        <w:t>לוח הזמנים</w:t>
      </w:r>
      <w:r w:rsidRPr="00DE7F64">
        <w:rPr>
          <w:rFonts w:ascii="Times New Roman" w:eastAsia="Times New Roman" w:hAnsi="Times New Roman" w:cs="David"/>
          <w:sz w:val="20"/>
          <w:szCs w:val="24"/>
          <w:rtl/>
          <w:lang w:eastAsia="he-IL"/>
          <w:rPrChange w:id="748" w:author="Avi Cohen" w:date="2022-05-02T11:52:00Z">
            <w:rPr>
              <w:rFonts w:ascii="Times New Roman" w:eastAsia="Times New Roman" w:hAnsi="Times New Roman" w:cs="David"/>
              <w:sz w:val="20"/>
              <w:szCs w:val="24"/>
              <w:rtl/>
              <w:lang w:eastAsia="he-IL"/>
            </w:rPr>
          </w:rPrChange>
        </w:rPr>
        <w:t>"). כל ש</w:t>
      </w:r>
      <w:r w:rsidRPr="00DE7F64">
        <w:rPr>
          <w:rFonts w:ascii="Times New Roman" w:eastAsia="Times New Roman" w:hAnsi="Times New Roman" w:cs="David" w:hint="cs"/>
          <w:sz w:val="20"/>
          <w:szCs w:val="24"/>
          <w:rtl/>
          <w:lang w:eastAsia="he-IL"/>
          <w:rPrChange w:id="749"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750" w:author="Avi Cohen" w:date="2022-05-02T11:52:00Z">
            <w:rPr>
              <w:rFonts w:ascii="Times New Roman" w:eastAsia="Times New Roman" w:hAnsi="Times New Roman" w:cs="David"/>
              <w:sz w:val="20"/>
              <w:szCs w:val="24"/>
              <w:rtl/>
              <w:lang w:eastAsia="he-IL"/>
            </w:rPr>
          </w:rPrChange>
        </w:rPr>
        <w:t>רות הכלול בשרותי המתכנן</w:t>
      </w:r>
      <w:r w:rsidRPr="00DE7F64">
        <w:rPr>
          <w:rFonts w:ascii="Times New Roman" w:eastAsia="Times New Roman" w:hAnsi="Times New Roman" w:cs="David" w:hint="cs"/>
          <w:sz w:val="20"/>
          <w:szCs w:val="24"/>
          <w:rtl/>
          <w:lang w:eastAsia="he-IL"/>
          <w:rPrChange w:id="75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752" w:author="Avi Cohen" w:date="2022-05-02T11:52:00Z">
            <w:rPr>
              <w:rFonts w:ascii="Times New Roman" w:eastAsia="Times New Roman" w:hAnsi="Times New Roman" w:cs="David"/>
              <w:sz w:val="20"/>
              <w:szCs w:val="24"/>
              <w:rtl/>
              <w:lang w:eastAsia="he-IL"/>
            </w:rPr>
          </w:rPrChange>
        </w:rPr>
        <w:t xml:space="preserve"> אשר לא נקבע לו מועד בלוח הזמנים</w:t>
      </w:r>
      <w:r w:rsidRPr="00DE7F64">
        <w:rPr>
          <w:rFonts w:ascii="Times New Roman" w:eastAsia="Times New Roman" w:hAnsi="Times New Roman" w:cs="David" w:hint="cs"/>
          <w:sz w:val="20"/>
          <w:szCs w:val="24"/>
          <w:rtl/>
          <w:lang w:eastAsia="he-IL"/>
          <w:rPrChange w:id="75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754" w:author="Avi Cohen" w:date="2022-05-02T11:52:00Z">
            <w:rPr>
              <w:rFonts w:ascii="Times New Roman" w:eastAsia="Times New Roman" w:hAnsi="Times New Roman" w:cs="David"/>
              <w:sz w:val="20"/>
              <w:szCs w:val="24"/>
              <w:rtl/>
              <w:lang w:eastAsia="he-IL"/>
            </w:rPr>
          </w:rPrChange>
        </w:rPr>
        <w:t xml:space="preserve"> יבוצע על ידי המתכנן במועד שיהיה דרוש על מנת להבטיח</w:t>
      </w:r>
      <w:r w:rsidRPr="00DE7F64">
        <w:rPr>
          <w:rFonts w:ascii="Times New Roman" w:eastAsia="Times New Roman" w:hAnsi="Times New Roman" w:cs="David" w:hint="cs"/>
          <w:sz w:val="20"/>
          <w:szCs w:val="24"/>
          <w:rtl/>
          <w:lang w:eastAsia="he-IL"/>
          <w:rPrChange w:id="755" w:author="Avi Cohen" w:date="2022-05-02T11:52:00Z">
            <w:rPr>
              <w:rFonts w:ascii="Times New Roman" w:eastAsia="Times New Roman" w:hAnsi="Times New Roman" w:cs="David" w:hint="cs"/>
              <w:sz w:val="20"/>
              <w:szCs w:val="24"/>
              <w:rtl/>
              <w:lang w:eastAsia="he-IL"/>
            </w:rPr>
          </w:rPrChange>
        </w:rPr>
        <w:t xml:space="preserve"> את</w:t>
      </w:r>
      <w:r w:rsidRPr="00DE7F64">
        <w:rPr>
          <w:rFonts w:ascii="Times New Roman" w:eastAsia="Times New Roman" w:hAnsi="Times New Roman" w:cs="David"/>
          <w:sz w:val="20"/>
          <w:szCs w:val="24"/>
          <w:rtl/>
          <w:lang w:eastAsia="he-IL"/>
          <w:rPrChange w:id="756" w:author="Avi Cohen" w:date="2022-05-02T11:52:00Z">
            <w:rPr>
              <w:rFonts w:ascii="Times New Roman" w:eastAsia="Times New Roman" w:hAnsi="Times New Roman" w:cs="David"/>
              <w:sz w:val="20"/>
              <w:szCs w:val="24"/>
              <w:rtl/>
              <w:lang w:eastAsia="he-IL"/>
            </w:rPr>
          </w:rPrChange>
        </w:rPr>
        <w:t xml:space="preserve"> ב</w:t>
      </w:r>
      <w:r w:rsidRPr="00DE7F64">
        <w:rPr>
          <w:rFonts w:ascii="Times New Roman" w:eastAsia="Times New Roman" w:hAnsi="Times New Roman" w:cs="David" w:hint="cs"/>
          <w:sz w:val="20"/>
          <w:szCs w:val="24"/>
          <w:rtl/>
          <w:lang w:eastAsia="he-IL"/>
          <w:rPrChange w:id="75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758" w:author="Avi Cohen" w:date="2022-05-02T11:52:00Z">
            <w:rPr>
              <w:rFonts w:ascii="Times New Roman" w:eastAsia="Times New Roman" w:hAnsi="Times New Roman" w:cs="David"/>
              <w:sz w:val="20"/>
              <w:szCs w:val="24"/>
              <w:rtl/>
              <w:lang w:eastAsia="he-IL"/>
            </w:rPr>
          </w:rPrChange>
        </w:rPr>
        <w:t xml:space="preserve">צוע שרותי המתכנן בהתאם ללוח הזמנים ובאופן שיאפשר את גמר ביצוע הפרויקט על ידי הקבלן הראשי וגמר ביצוע עבודות </w:t>
      </w:r>
      <w:r w:rsidRPr="00DE7F64">
        <w:rPr>
          <w:rFonts w:ascii="Times New Roman" w:eastAsia="Times New Roman" w:hAnsi="Times New Roman" w:cs="David" w:hint="cs"/>
          <w:sz w:val="20"/>
          <w:szCs w:val="24"/>
          <w:rtl/>
          <w:lang w:eastAsia="he-IL"/>
          <w:rPrChange w:id="759" w:author="Avi Cohen" w:date="2022-05-02T11:52:00Z">
            <w:rPr>
              <w:rFonts w:ascii="Times New Roman" w:eastAsia="Times New Roman" w:hAnsi="Times New Roman" w:cs="David" w:hint="cs"/>
              <w:sz w:val="20"/>
              <w:szCs w:val="24"/>
              <w:rtl/>
              <w:lang w:eastAsia="he-IL"/>
            </w:rPr>
          </w:rPrChange>
        </w:rPr>
        <w:t>ה</w:t>
      </w:r>
      <w:r w:rsidRPr="00DE7F64">
        <w:rPr>
          <w:rFonts w:ascii="Times New Roman" w:eastAsia="Times New Roman" w:hAnsi="Times New Roman" w:cs="David"/>
          <w:sz w:val="20"/>
          <w:szCs w:val="24"/>
          <w:rtl/>
          <w:lang w:eastAsia="he-IL"/>
          <w:rPrChange w:id="760" w:author="Avi Cohen" w:date="2022-05-02T11:52:00Z">
            <w:rPr>
              <w:rFonts w:ascii="Times New Roman" w:eastAsia="Times New Roman" w:hAnsi="Times New Roman" w:cs="David"/>
              <w:sz w:val="20"/>
              <w:szCs w:val="24"/>
              <w:rtl/>
              <w:lang w:eastAsia="he-IL"/>
            </w:rPr>
          </w:rPrChange>
        </w:rPr>
        <w:t xml:space="preserve">קבלנים </w:t>
      </w:r>
      <w:r w:rsidRPr="00DE7F64">
        <w:rPr>
          <w:rFonts w:ascii="Times New Roman" w:eastAsia="Times New Roman" w:hAnsi="Times New Roman" w:cs="David" w:hint="cs"/>
          <w:sz w:val="20"/>
          <w:szCs w:val="24"/>
          <w:rtl/>
          <w:lang w:eastAsia="he-IL"/>
          <w:rPrChange w:id="761" w:author="Avi Cohen" w:date="2022-05-02T11:52:00Z">
            <w:rPr>
              <w:rFonts w:ascii="Times New Roman" w:eastAsia="Times New Roman" w:hAnsi="Times New Roman" w:cs="David" w:hint="cs"/>
              <w:sz w:val="20"/>
              <w:szCs w:val="24"/>
              <w:rtl/>
              <w:lang w:eastAsia="he-IL"/>
            </w:rPr>
          </w:rPrChange>
        </w:rPr>
        <w:t>ה</w:t>
      </w:r>
      <w:r w:rsidRPr="00DE7F64">
        <w:rPr>
          <w:rFonts w:ascii="Times New Roman" w:eastAsia="Times New Roman" w:hAnsi="Times New Roman" w:cs="David"/>
          <w:sz w:val="20"/>
          <w:szCs w:val="24"/>
          <w:rtl/>
          <w:lang w:eastAsia="he-IL"/>
          <w:rPrChange w:id="762" w:author="Avi Cohen" w:date="2022-05-02T11:52:00Z">
            <w:rPr>
              <w:rFonts w:ascii="Times New Roman" w:eastAsia="Times New Roman" w:hAnsi="Times New Roman" w:cs="David"/>
              <w:sz w:val="20"/>
              <w:szCs w:val="24"/>
              <w:rtl/>
              <w:lang w:eastAsia="he-IL"/>
            </w:rPr>
          </w:rPrChange>
        </w:rPr>
        <w:t>אחרים בהתאם ללוח הזמנים המוסכם ע</w:t>
      </w:r>
      <w:r w:rsidRPr="00DE7F64">
        <w:rPr>
          <w:rFonts w:ascii="Times New Roman" w:eastAsia="Times New Roman" w:hAnsi="Times New Roman" w:cs="David" w:hint="cs"/>
          <w:sz w:val="20"/>
          <w:szCs w:val="24"/>
          <w:rtl/>
          <w:lang w:eastAsia="he-IL"/>
          <w:rPrChange w:id="76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764" w:author="Avi Cohen" w:date="2022-05-02T11:52:00Z">
            <w:rPr>
              <w:rFonts w:ascii="Times New Roman" w:eastAsia="Times New Roman" w:hAnsi="Times New Roman" w:cs="David"/>
              <w:sz w:val="20"/>
              <w:szCs w:val="24"/>
              <w:rtl/>
              <w:lang w:eastAsia="he-IL"/>
            </w:rPr>
          </w:rPrChange>
        </w:rPr>
        <w:t>מם.</w:t>
      </w:r>
    </w:p>
    <w:p w14:paraId="59E1CE95"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76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766" w:author="Avi Cohen" w:date="2022-05-02T11:52:00Z">
            <w:rPr>
              <w:rFonts w:ascii="Times New Roman" w:eastAsia="Times New Roman" w:hAnsi="Times New Roman" w:cs="David"/>
              <w:sz w:val="20"/>
              <w:szCs w:val="24"/>
              <w:rtl/>
              <w:lang w:eastAsia="he-IL"/>
            </w:rPr>
          </w:rPrChange>
        </w:rPr>
        <w:t>לא יתחיל המתכנן בב</w:t>
      </w:r>
      <w:r w:rsidRPr="00DE7F64">
        <w:rPr>
          <w:rFonts w:ascii="Times New Roman" w:eastAsia="Times New Roman" w:hAnsi="Times New Roman" w:cs="David" w:hint="cs"/>
          <w:sz w:val="20"/>
          <w:szCs w:val="24"/>
          <w:rtl/>
          <w:lang w:eastAsia="he-IL"/>
          <w:rPrChange w:id="76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768" w:author="Avi Cohen" w:date="2022-05-02T11:52:00Z">
            <w:rPr>
              <w:rFonts w:ascii="Times New Roman" w:eastAsia="Times New Roman" w:hAnsi="Times New Roman" w:cs="David"/>
              <w:sz w:val="20"/>
              <w:szCs w:val="24"/>
              <w:rtl/>
              <w:lang w:eastAsia="he-IL"/>
            </w:rPr>
          </w:rPrChange>
        </w:rPr>
        <w:t xml:space="preserve">צוע קטע מהפרויקט ו/או שלב משלבי </w:t>
      </w:r>
      <w:r w:rsidRPr="00DE7F64">
        <w:rPr>
          <w:rFonts w:ascii="Times New Roman" w:eastAsia="Times New Roman" w:hAnsi="Times New Roman" w:cs="David"/>
          <w:sz w:val="20"/>
          <w:szCs w:val="24"/>
          <w:rtl/>
          <w:lang w:eastAsia="he-IL"/>
          <w:rPrChange w:id="769" w:author="Avi Cohen" w:date="2022-05-02T11:52:00Z">
            <w:rPr>
              <w:rFonts w:ascii="Times New Roman" w:eastAsia="Times New Roman" w:hAnsi="Times New Roman" w:cs="David"/>
              <w:sz w:val="20"/>
              <w:szCs w:val="24"/>
              <w:rtl/>
              <w:lang w:eastAsia="he-IL"/>
            </w:rPr>
          </w:rPrChange>
        </w:rPr>
        <w:lastRenderedPageBreak/>
        <w:t xml:space="preserve">העבודה כמפורט בנספח </w:t>
      </w:r>
      <w:r w:rsidRPr="00DE7F64">
        <w:rPr>
          <w:rFonts w:ascii="Times New Roman" w:eastAsia="Times New Roman" w:hAnsi="Times New Roman" w:cs="David"/>
          <w:bCs/>
          <w:sz w:val="20"/>
          <w:szCs w:val="24"/>
          <w:rtl/>
          <w:lang w:eastAsia="he-IL"/>
          <w:rPrChange w:id="770" w:author="Avi Cohen" w:date="2022-05-02T11:52:00Z">
            <w:rPr>
              <w:rFonts w:ascii="Times New Roman" w:eastAsia="Times New Roman" w:hAnsi="Times New Roman" w:cs="David"/>
              <w:bCs/>
              <w:sz w:val="20"/>
              <w:szCs w:val="24"/>
              <w:rtl/>
              <w:lang w:eastAsia="he-IL"/>
            </w:rPr>
          </w:rPrChange>
        </w:rPr>
        <w:t>ב'</w:t>
      </w:r>
      <w:r w:rsidRPr="00DE7F64">
        <w:rPr>
          <w:rFonts w:ascii="Times New Roman" w:eastAsia="Times New Roman" w:hAnsi="Times New Roman" w:cs="David"/>
          <w:sz w:val="20"/>
          <w:szCs w:val="24"/>
          <w:rtl/>
          <w:lang w:eastAsia="he-IL"/>
          <w:rPrChange w:id="771" w:author="Avi Cohen" w:date="2022-05-02T11:52:00Z">
            <w:rPr>
              <w:rFonts w:ascii="Times New Roman" w:eastAsia="Times New Roman" w:hAnsi="Times New Roman" w:cs="David"/>
              <w:sz w:val="20"/>
              <w:szCs w:val="24"/>
              <w:rtl/>
              <w:lang w:eastAsia="he-IL"/>
            </w:rPr>
          </w:rPrChange>
        </w:rPr>
        <w:t xml:space="preserve"> או </w:t>
      </w:r>
      <w:r w:rsidRPr="00DE7F64">
        <w:rPr>
          <w:rFonts w:ascii="Times New Roman" w:eastAsia="Times New Roman" w:hAnsi="Times New Roman" w:cs="David"/>
          <w:b/>
          <w:bCs/>
          <w:sz w:val="20"/>
          <w:szCs w:val="24"/>
          <w:rtl/>
          <w:lang w:eastAsia="he-IL"/>
          <w:rPrChange w:id="772" w:author="Avi Cohen" w:date="2022-05-02T11:52:00Z">
            <w:rPr>
              <w:rFonts w:ascii="Times New Roman" w:eastAsia="Times New Roman" w:hAnsi="Times New Roman" w:cs="David"/>
              <w:b/>
              <w:bCs/>
              <w:sz w:val="20"/>
              <w:szCs w:val="24"/>
              <w:rtl/>
              <w:lang w:eastAsia="he-IL"/>
            </w:rPr>
          </w:rPrChange>
        </w:rPr>
        <w:t xml:space="preserve">ג' </w:t>
      </w:r>
      <w:r w:rsidRPr="00DE7F64">
        <w:rPr>
          <w:rFonts w:ascii="Times New Roman" w:eastAsia="Times New Roman" w:hAnsi="Times New Roman" w:cs="David" w:hint="cs"/>
          <w:sz w:val="20"/>
          <w:szCs w:val="24"/>
          <w:rtl/>
          <w:lang w:eastAsia="he-IL"/>
          <w:rPrChange w:id="773" w:author="Avi Cohen" w:date="2022-05-02T11:52:00Z">
            <w:rPr>
              <w:rFonts w:ascii="Times New Roman" w:eastAsia="Times New Roman" w:hAnsi="Times New Roman" w:cs="David" w:hint="cs"/>
              <w:sz w:val="20"/>
              <w:szCs w:val="24"/>
              <w:rtl/>
              <w:lang w:eastAsia="he-IL"/>
            </w:rPr>
          </w:rPrChange>
        </w:rPr>
        <w:t xml:space="preserve">המצ"ב, </w:t>
      </w:r>
      <w:r w:rsidRPr="00DE7F64">
        <w:rPr>
          <w:rFonts w:ascii="Times New Roman" w:eastAsia="Times New Roman" w:hAnsi="Times New Roman" w:cs="David"/>
          <w:sz w:val="20"/>
          <w:szCs w:val="24"/>
          <w:rtl/>
          <w:lang w:eastAsia="he-IL"/>
          <w:rPrChange w:id="774" w:author="Avi Cohen" w:date="2022-05-02T11:52:00Z">
            <w:rPr>
              <w:rFonts w:ascii="Times New Roman" w:eastAsia="Times New Roman" w:hAnsi="Times New Roman" w:cs="David"/>
              <w:sz w:val="20"/>
              <w:szCs w:val="24"/>
              <w:rtl/>
              <w:lang w:eastAsia="he-IL"/>
            </w:rPr>
          </w:rPrChange>
        </w:rPr>
        <w:t>אלא אם כן הודיע למזמין תחילה</w:t>
      </w:r>
      <w:r w:rsidRPr="00DE7F64">
        <w:rPr>
          <w:rFonts w:ascii="Times New Roman" w:eastAsia="Times New Roman" w:hAnsi="Times New Roman" w:cs="David" w:hint="cs"/>
          <w:sz w:val="20"/>
          <w:szCs w:val="24"/>
          <w:rtl/>
          <w:lang w:eastAsia="he-IL"/>
          <w:rPrChange w:id="77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776" w:author="Avi Cohen" w:date="2022-05-02T11:52:00Z">
            <w:rPr>
              <w:rFonts w:ascii="Times New Roman" w:eastAsia="Times New Roman" w:hAnsi="Times New Roman" w:cs="David"/>
              <w:sz w:val="20"/>
              <w:szCs w:val="24"/>
              <w:rtl/>
              <w:lang w:eastAsia="he-IL"/>
            </w:rPr>
          </w:rPrChange>
        </w:rPr>
        <w:t xml:space="preserve"> כי הגיע לדעתו מועד ב</w:t>
      </w:r>
      <w:r w:rsidRPr="00DE7F64">
        <w:rPr>
          <w:rFonts w:ascii="Times New Roman" w:eastAsia="Times New Roman" w:hAnsi="Times New Roman" w:cs="David" w:hint="cs"/>
          <w:sz w:val="20"/>
          <w:szCs w:val="24"/>
          <w:rtl/>
          <w:lang w:eastAsia="he-IL"/>
          <w:rPrChange w:id="77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778" w:author="Avi Cohen" w:date="2022-05-02T11:52:00Z">
            <w:rPr>
              <w:rFonts w:ascii="Times New Roman" w:eastAsia="Times New Roman" w:hAnsi="Times New Roman" w:cs="David"/>
              <w:sz w:val="20"/>
              <w:szCs w:val="24"/>
              <w:rtl/>
              <w:lang w:eastAsia="he-IL"/>
            </w:rPr>
          </w:rPrChange>
        </w:rPr>
        <w:t>צוע שלב זה וק</w:t>
      </w:r>
      <w:r w:rsidRPr="00DE7F64">
        <w:rPr>
          <w:rFonts w:ascii="Times New Roman" w:eastAsia="Times New Roman" w:hAnsi="Times New Roman" w:cs="David" w:hint="cs"/>
          <w:sz w:val="20"/>
          <w:szCs w:val="24"/>
          <w:rtl/>
          <w:lang w:eastAsia="he-IL"/>
          <w:rPrChange w:id="779"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780" w:author="Avi Cohen" w:date="2022-05-02T11:52:00Z">
            <w:rPr>
              <w:rFonts w:ascii="Times New Roman" w:eastAsia="Times New Roman" w:hAnsi="Times New Roman" w:cs="David"/>
              <w:sz w:val="20"/>
              <w:szCs w:val="24"/>
              <w:rtl/>
              <w:lang w:eastAsia="he-IL"/>
            </w:rPr>
          </w:rPrChange>
        </w:rPr>
        <w:t>בל מהמזמין א</w:t>
      </w:r>
      <w:r w:rsidRPr="00DE7F64">
        <w:rPr>
          <w:rFonts w:ascii="Times New Roman" w:eastAsia="Times New Roman" w:hAnsi="Times New Roman" w:cs="David" w:hint="cs"/>
          <w:sz w:val="20"/>
          <w:szCs w:val="24"/>
          <w:rtl/>
          <w:lang w:eastAsia="he-IL"/>
          <w:rPrChange w:id="781"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782" w:author="Avi Cohen" w:date="2022-05-02T11:52:00Z">
            <w:rPr>
              <w:rFonts w:ascii="Times New Roman" w:eastAsia="Times New Roman" w:hAnsi="Times New Roman" w:cs="David"/>
              <w:sz w:val="20"/>
              <w:szCs w:val="24"/>
              <w:rtl/>
              <w:lang w:eastAsia="he-IL"/>
            </w:rPr>
          </w:rPrChange>
        </w:rPr>
        <w:t>שור בכתב לביצועו.</w:t>
      </w:r>
      <w:r w:rsidRPr="00DE7F64">
        <w:rPr>
          <w:rFonts w:ascii="Times New Roman" w:eastAsia="Times New Roman" w:hAnsi="Times New Roman" w:cs="David" w:hint="cs"/>
          <w:sz w:val="20"/>
          <w:szCs w:val="24"/>
          <w:rtl/>
          <w:lang w:eastAsia="he-IL"/>
          <w:rPrChange w:id="783" w:author="Avi Cohen" w:date="2022-05-02T11:52:00Z">
            <w:rPr>
              <w:rFonts w:ascii="Times New Roman" w:eastAsia="Times New Roman" w:hAnsi="Times New Roman" w:cs="David" w:hint="cs"/>
              <w:sz w:val="20"/>
              <w:szCs w:val="24"/>
              <w:rtl/>
              <w:lang w:eastAsia="he-IL"/>
            </w:rPr>
          </w:rPrChange>
        </w:rPr>
        <w:t xml:space="preserve"> </w:t>
      </w:r>
      <w:r w:rsidRPr="00DE7F64">
        <w:rPr>
          <w:rFonts w:cs="David" w:hint="cs"/>
          <w:szCs w:val="24"/>
          <w:rtl/>
          <w:rPrChange w:id="784" w:author="Avi Cohen" w:date="2022-05-02T11:52:00Z">
            <w:rPr>
              <w:rFonts w:cs="David" w:hint="cs"/>
              <w:szCs w:val="24"/>
              <w:rtl/>
            </w:rPr>
          </w:rPrChange>
        </w:rPr>
        <w:t xml:space="preserve">החל המתכנן בביצוע שלב משלבי העבודה ו/או בביצוע חלק ממנה ללא קבלת אישור המזמין כאמור, לא יהיה המזמין חייב בתשלום התמורה בגין ביצוע השלב האמור. </w:t>
      </w:r>
    </w:p>
    <w:p w14:paraId="46BF005F"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78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786" w:author="Avi Cohen" w:date="2022-05-02T11:52:00Z">
            <w:rPr>
              <w:rFonts w:ascii="Times New Roman" w:eastAsia="Times New Roman" w:hAnsi="Times New Roman" w:cs="David"/>
              <w:sz w:val="20"/>
              <w:szCs w:val="24"/>
              <w:rtl/>
              <w:lang w:eastAsia="he-IL"/>
            </w:rPr>
          </w:rPrChange>
        </w:rPr>
        <w:t xml:space="preserve">יש לראות </w:t>
      </w:r>
      <w:r w:rsidRPr="00DE7F64">
        <w:rPr>
          <w:rFonts w:ascii="Times New Roman" w:eastAsia="Times New Roman" w:hAnsi="Times New Roman" w:cs="David" w:hint="cs"/>
          <w:sz w:val="20"/>
          <w:szCs w:val="24"/>
          <w:rtl/>
          <w:lang w:eastAsia="he-IL"/>
          <w:rPrChange w:id="787" w:author="Avi Cohen" w:date="2022-05-02T11:52:00Z">
            <w:rPr>
              <w:rFonts w:ascii="Times New Roman" w:eastAsia="Times New Roman" w:hAnsi="Times New Roman" w:cs="David" w:hint="cs"/>
              <w:sz w:val="20"/>
              <w:szCs w:val="24"/>
              <w:rtl/>
              <w:lang w:eastAsia="he-IL"/>
            </w:rPr>
          </w:rPrChange>
        </w:rPr>
        <w:t>ב</w:t>
      </w:r>
      <w:r w:rsidRPr="00DE7F64">
        <w:rPr>
          <w:rFonts w:ascii="Times New Roman" w:eastAsia="Times New Roman" w:hAnsi="Times New Roman" w:cs="David"/>
          <w:sz w:val="20"/>
          <w:szCs w:val="24"/>
          <w:rtl/>
          <w:lang w:eastAsia="he-IL"/>
          <w:rPrChange w:id="788" w:author="Avi Cohen" w:date="2022-05-02T11:52:00Z">
            <w:rPr>
              <w:rFonts w:ascii="Times New Roman" w:eastAsia="Times New Roman" w:hAnsi="Times New Roman" w:cs="David"/>
              <w:sz w:val="20"/>
              <w:szCs w:val="24"/>
              <w:rtl/>
              <w:lang w:eastAsia="he-IL"/>
            </w:rPr>
          </w:rPrChange>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87E18FA"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78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790" w:author="Avi Cohen" w:date="2022-05-02T11:52:00Z">
            <w:rPr>
              <w:rFonts w:ascii="Times New Roman" w:eastAsia="Times New Roman" w:hAnsi="Times New Roman" w:cs="David"/>
              <w:sz w:val="20"/>
              <w:szCs w:val="24"/>
              <w:rtl/>
              <w:lang w:eastAsia="he-IL"/>
            </w:rPr>
          </w:rPrChange>
        </w:rPr>
        <w:t>ידוע למתכנן</w:t>
      </w:r>
      <w:r w:rsidRPr="00DE7F64">
        <w:rPr>
          <w:rFonts w:ascii="Times New Roman" w:eastAsia="Times New Roman" w:hAnsi="Times New Roman" w:cs="David" w:hint="cs"/>
          <w:sz w:val="20"/>
          <w:szCs w:val="24"/>
          <w:rtl/>
          <w:lang w:eastAsia="he-IL"/>
          <w:rPrChange w:id="79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792" w:author="Avi Cohen" w:date="2022-05-02T11:52:00Z">
            <w:rPr>
              <w:rFonts w:ascii="Times New Roman" w:eastAsia="Times New Roman" w:hAnsi="Times New Roman" w:cs="David"/>
              <w:sz w:val="20"/>
              <w:szCs w:val="24"/>
              <w:rtl/>
              <w:lang w:eastAsia="he-IL"/>
            </w:rPr>
          </w:rPrChange>
        </w:rPr>
        <w:t xml:space="preserve"> כי התחייבויות היועצים</w:t>
      </w:r>
      <w:r w:rsidRPr="00DE7F64">
        <w:rPr>
          <w:rFonts w:ascii="Times New Roman" w:eastAsia="Times New Roman" w:hAnsi="Times New Roman" w:cs="David" w:hint="cs"/>
          <w:sz w:val="20"/>
          <w:szCs w:val="24"/>
          <w:rtl/>
          <w:lang w:eastAsia="he-IL"/>
          <w:rPrChange w:id="793"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794" w:author="Avi Cohen" w:date="2022-05-02T11:52:00Z">
            <w:rPr>
              <w:rFonts w:ascii="Times New Roman" w:eastAsia="Times New Roman" w:hAnsi="Times New Roman" w:cs="David"/>
              <w:sz w:val="20"/>
              <w:szCs w:val="24"/>
              <w:rtl/>
              <w:lang w:eastAsia="he-IL"/>
            </w:rPr>
          </w:rPrChange>
        </w:rPr>
        <w:t xml:space="preserve"> הקבלנים ו</w:t>
      </w:r>
      <w:r w:rsidRPr="00DE7F64">
        <w:rPr>
          <w:rFonts w:ascii="Times New Roman" w:eastAsia="Times New Roman" w:hAnsi="Times New Roman" w:cs="David" w:hint="cs"/>
          <w:sz w:val="20"/>
          <w:szCs w:val="24"/>
          <w:rtl/>
          <w:lang w:eastAsia="he-IL"/>
          <w:rPrChange w:id="795"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796" w:author="Avi Cohen" w:date="2022-05-02T11:52:00Z">
            <w:rPr>
              <w:rFonts w:ascii="Times New Roman" w:eastAsia="Times New Roman" w:hAnsi="Times New Roman" w:cs="David"/>
              <w:sz w:val="20"/>
              <w:szCs w:val="24"/>
              <w:rtl/>
              <w:lang w:eastAsia="he-IL"/>
            </w:rPr>
          </w:rPrChange>
        </w:rPr>
        <w:t>יתר הגורמים, מותנות בכך שיסופקו להם כל התכניות</w:t>
      </w:r>
      <w:r w:rsidRPr="00DE7F64">
        <w:rPr>
          <w:rFonts w:ascii="Times New Roman" w:eastAsia="Times New Roman" w:hAnsi="Times New Roman" w:cs="David" w:hint="cs"/>
          <w:sz w:val="20"/>
          <w:szCs w:val="24"/>
          <w:rtl/>
          <w:lang w:eastAsia="he-IL"/>
          <w:rPrChange w:id="797"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798" w:author="Avi Cohen" w:date="2022-05-02T11:52:00Z">
            <w:rPr>
              <w:rFonts w:ascii="Times New Roman" w:eastAsia="Times New Roman" w:hAnsi="Times New Roman" w:cs="David"/>
              <w:sz w:val="20"/>
              <w:szCs w:val="24"/>
              <w:rtl/>
              <w:lang w:eastAsia="he-IL"/>
            </w:rPr>
          </w:rPrChange>
        </w:rPr>
        <w:t xml:space="preserve"> ההנחיות</w:t>
      </w:r>
      <w:r w:rsidRPr="00DE7F64">
        <w:rPr>
          <w:rFonts w:ascii="Times New Roman" w:eastAsia="Times New Roman" w:hAnsi="Times New Roman" w:cs="David" w:hint="cs"/>
          <w:sz w:val="20"/>
          <w:szCs w:val="24"/>
          <w:rtl/>
          <w:lang w:eastAsia="he-IL"/>
          <w:rPrChange w:id="799"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800" w:author="Avi Cohen" w:date="2022-05-02T11:52:00Z">
            <w:rPr>
              <w:rFonts w:ascii="Times New Roman" w:eastAsia="Times New Roman" w:hAnsi="Times New Roman" w:cs="David"/>
              <w:sz w:val="20"/>
              <w:szCs w:val="24"/>
              <w:rtl/>
              <w:lang w:eastAsia="he-IL"/>
            </w:rPr>
          </w:rPrChange>
        </w:rPr>
        <w:t xml:space="preserve"> ההוראות</w:t>
      </w:r>
      <w:r w:rsidRPr="00DE7F64">
        <w:rPr>
          <w:rFonts w:ascii="Times New Roman" w:eastAsia="Times New Roman" w:hAnsi="Times New Roman" w:cs="David" w:hint="cs"/>
          <w:sz w:val="20"/>
          <w:szCs w:val="24"/>
          <w:rtl/>
          <w:lang w:eastAsia="he-IL"/>
          <w:rPrChange w:id="801"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802" w:author="Avi Cohen" w:date="2022-05-02T11:52:00Z">
            <w:rPr>
              <w:rFonts w:ascii="Times New Roman" w:eastAsia="Times New Roman" w:hAnsi="Times New Roman" w:cs="David"/>
              <w:sz w:val="20"/>
              <w:szCs w:val="24"/>
              <w:rtl/>
              <w:lang w:eastAsia="he-IL"/>
            </w:rPr>
          </w:rPrChange>
        </w:rPr>
        <w:t xml:space="preserve"> הפרטים ו</w:t>
      </w:r>
      <w:r w:rsidRPr="00DE7F64">
        <w:rPr>
          <w:rFonts w:ascii="Times New Roman" w:eastAsia="Times New Roman" w:hAnsi="Times New Roman" w:cs="David" w:hint="cs"/>
          <w:sz w:val="20"/>
          <w:szCs w:val="24"/>
          <w:rtl/>
          <w:lang w:eastAsia="he-IL"/>
          <w:rPrChange w:id="803"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804" w:author="Avi Cohen" w:date="2022-05-02T11:52:00Z">
            <w:rPr>
              <w:rFonts w:ascii="Times New Roman" w:eastAsia="Times New Roman" w:hAnsi="Times New Roman" w:cs="David"/>
              <w:sz w:val="20"/>
              <w:szCs w:val="24"/>
              <w:rtl/>
              <w:lang w:eastAsia="he-IL"/>
            </w:rPr>
          </w:rPrChange>
        </w:rPr>
        <w:t>הביאורים שידרשו לב</w:t>
      </w:r>
      <w:r w:rsidRPr="00DE7F64">
        <w:rPr>
          <w:rFonts w:ascii="Times New Roman" w:eastAsia="Times New Roman" w:hAnsi="Times New Roman" w:cs="David" w:hint="cs"/>
          <w:sz w:val="20"/>
          <w:szCs w:val="24"/>
          <w:rtl/>
          <w:lang w:eastAsia="he-IL"/>
          <w:rPrChange w:id="80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06" w:author="Avi Cohen" w:date="2022-05-02T11:52:00Z">
            <w:rPr>
              <w:rFonts w:ascii="Times New Roman" w:eastAsia="Times New Roman" w:hAnsi="Times New Roman" w:cs="David"/>
              <w:sz w:val="20"/>
              <w:szCs w:val="24"/>
              <w:rtl/>
              <w:lang w:eastAsia="he-IL"/>
            </w:rPr>
          </w:rPrChange>
        </w:rPr>
        <w:t>צוע עבודותיהם ושרותיהם במהירות ובקצב שימנעו כל עיכוב בביצועם וברציפותם. המתכנן מתחייב לבצע את שרותי המתכנן באופן שימנע כל עילה מהיועצים ו</w:t>
      </w:r>
      <w:r w:rsidRPr="00DE7F64">
        <w:rPr>
          <w:rFonts w:ascii="Times New Roman" w:eastAsia="Times New Roman" w:hAnsi="Times New Roman" w:cs="David" w:hint="cs"/>
          <w:sz w:val="20"/>
          <w:szCs w:val="24"/>
          <w:rtl/>
          <w:lang w:eastAsia="he-IL"/>
          <w:rPrChange w:id="807"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808" w:author="Avi Cohen" w:date="2022-05-02T11:52:00Z">
            <w:rPr>
              <w:rFonts w:ascii="Times New Roman" w:eastAsia="Times New Roman" w:hAnsi="Times New Roman" w:cs="David"/>
              <w:sz w:val="20"/>
              <w:szCs w:val="24"/>
              <w:rtl/>
              <w:lang w:eastAsia="he-IL"/>
            </w:rPr>
          </w:rPrChange>
        </w:rPr>
        <w:t>מהקבלנים מלטעון לעיכוב מוצדק בב</w:t>
      </w:r>
      <w:r w:rsidRPr="00DE7F64">
        <w:rPr>
          <w:rFonts w:ascii="Times New Roman" w:eastAsia="Times New Roman" w:hAnsi="Times New Roman" w:cs="David" w:hint="cs"/>
          <w:sz w:val="20"/>
          <w:szCs w:val="24"/>
          <w:rtl/>
          <w:lang w:eastAsia="he-IL"/>
          <w:rPrChange w:id="809"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10" w:author="Avi Cohen" w:date="2022-05-02T11:52:00Z">
            <w:rPr>
              <w:rFonts w:ascii="Times New Roman" w:eastAsia="Times New Roman" w:hAnsi="Times New Roman" w:cs="David"/>
              <w:sz w:val="20"/>
              <w:szCs w:val="24"/>
              <w:rtl/>
              <w:lang w:eastAsia="he-IL"/>
            </w:rPr>
          </w:rPrChange>
        </w:rPr>
        <w:t>צוע עבודותיהם ובאופן שיבטיח ביצועם בהתאם ללוחות הזמנים שיהיו רצופים לחוזים שיחתמו עמם.</w:t>
      </w:r>
    </w:p>
    <w:p w14:paraId="0890E7D8"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Change w:id="811"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812" w:author="Avi Cohen" w:date="2022-05-02T11:52:00Z">
            <w:rPr>
              <w:rFonts w:ascii="Times New Roman" w:eastAsia="Times New Roman" w:hAnsi="Times New Roman" w:cs="David"/>
              <w:sz w:val="20"/>
              <w:szCs w:val="24"/>
              <w:rtl/>
              <w:lang w:eastAsia="he-IL"/>
            </w:rPr>
          </w:rPrChange>
        </w:rPr>
        <w:t>עיכוב בב</w:t>
      </w:r>
      <w:r w:rsidRPr="00DE7F64">
        <w:rPr>
          <w:rFonts w:ascii="Times New Roman" w:eastAsia="Times New Roman" w:hAnsi="Times New Roman" w:cs="David" w:hint="cs"/>
          <w:sz w:val="20"/>
          <w:szCs w:val="24"/>
          <w:rtl/>
          <w:lang w:eastAsia="he-IL"/>
          <w:rPrChange w:id="81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14" w:author="Avi Cohen" w:date="2022-05-02T11:52:00Z">
            <w:rPr>
              <w:rFonts w:ascii="Times New Roman" w:eastAsia="Times New Roman" w:hAnsi="Times New Roman" w:cs="David"/>
              <w:sz w:val="20"/>
              <w:szCs w:val="24"/>
              <w:rtl/>
              <w:lang w:eastAsia="he-IL"/>
            </w:rPr>
          </w:rPrChange>
        </w:rPr>
        <w:t>צוע שירותי המתכנן יוכר כמוצדק</w:t>
      </w:r>
      <w:r w:rsidRPr="00DE7F64">
        <w:rPr>
          <w:rFonts w:ascii="Times New Roman" w:eastAsia="Times New Roman" w:hAnsi="Times New Roman" w:cs="David" w:hint="cs"/>
          <w:sz w:val="20"/>
          <w:szCs w:val="24"/>
          <w:rtl/>
          <w:lang w:eastAsia="he-IL"/>
          <w:rPrChange w:id="81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816"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817" w:author="Avi Cohen" w:date="2022-05-02T11:52:00Z">
            <w:rPr>
              <w:rFonts w:ascii="Times New Roman" w:eastAsia="Times New Roman" w:hAnsi="Times New Roman" w:cs="David" w:hint="cs"/>
              <w:sz w:val="20"/>
              <w:szCs w:val="24"/>
              <w:rtl/>
              <w:lang w:eastAsia="he-IL"/>
            </w:rPr>
          </w:rPrChange>
        </w:rPr>
        <w:t>אך ו</w:t>
      </w:r>
      <w:r w:rsidRPr="00DE7F64">
        <w:rPr>
          <w:rFonts w:ascii="Times New Roman" w:eastAsia="Times New Roman" w:hAnsi="Times New Roman" w:cs="David"/>
          <w:sz w:val="20"/>
          <w:szCs w:val="24"/>
          <w:rtl/>
          <w:lang w:eastAsia="he-IL"/>
          <w:rPrChange w:id="818" w:author="Avi Cohen" w:date="2022-05-02T11:52:00Z">
            <w:rPr>
              <w:rFonts w:ascii="Times New Roman" w:eastAsia="Times New Roman" w:hAnsi="Times New Roman" w:cs="David"/>
              <w:sz w:val="20"/>
              <w:szCs w:val="24"/>
              <w:rtl/>
              <w:lang w:eastAsia="he-IL"/>
            </w:rPr>
          </w:rPrChange>
        </w:rPr>
        <w:t>רק בהימלא כל התנאים המצטברים הבאים ולמשך הזמן שהמנהל יקבע, דהיינו:</w:t>
      </w:r>
    </w:p>
    <w:p w14:paraId="3A1B05B6"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1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20" w:author="Avi Cohen" w:date="2022-05-02T11:52:00Z">
            <w:rPr>
              <w:rFonts w:ascii="Times New Roman" w:eastAsia="Times New Roman" w:hAnsi="Times New Roman" w:cs="David"/>
              <w:sz w:val="20"/>
              <w:szCs w:val="24"/>
              <w:rtl/>
              <w:lang w:eastAsia="he-IL"/>
            </w:rPr>
          </w:rPrChange>
        </w:rPr>
        <w:t>הוא נובע מכ</w:t>
      </w:r>
      <w:r w:rsidRPr="00DE7F64">
        <w:rPr>
          <w:rFonts w:ascii="Times New Roman" w:eastAsia="Times New Roman" w:hAnsi="Times New Roman" w:cs="David" w:hint="cs"/>
          <w:sz w:val="20"/>
          <w:szCs w:val="24"/>
          <w:rtl/>
          <w:lang w:eastAsia="he-IL"/>
          <w:rPrChange w:id="821"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822" w:author="Avi Cohen" w:date="2022-05-02T11:52:00Z">
            <w:rPr>
              <w:rFonts w:ascii="Times New Roman" w:eastAsia="Times New Roman" w:hAnsi="Times New Roman" w:cs="David"/>
              <w:sz w:val="20"/>
              <w:szCs w:val="24"/>
              <w:rtl/>
              <w:lang w:eastAsia="he-IL"/>
            </w:rPr>
          </w:rPrChange>
        </w:rPr>
        <w:t>ח עליון או גורם אחר (להלן יחדיו: "</w:t>
      </w:r>
      <w:r w:rsidRPr="00DE7F64">
        <w:rPr>
          <w:rFonts w:ascii="Times New Roman" w:eastAsia="Times New Roman" w:hAnsi="Times New Roman" w:cs="David"/>
          <w:b/>
          <w:bCs/>
          <w:sz w:val="20"/>
          <w:szCs w:val="24"/>
          <w:rtl/>
          <w:lang w:eastAsia="he-IL"/>
          <w:rPrChange w:id="823" w:author="Avi Cohen" w:date="2022-05-02T11:52:00Z">
            <w:rPr>
              <w:rFonts w:ascii="Times New Roman" w:eastAsia="Times New Roman" w:hAnsi="Times New Roman" w:cs="David"/>
              <w:b/>
              <w:bCs/>
              <w:sz w:val="20"/>
              <w:szCs w:val="24"/>
              <w:rtl/>
              <w:lang w:eastAsia="he-IL"/>
            </w:rPr>
          </w:rPrChange>
        </w:rPr>
        <w:t>אירוע דוחה</w:t>
      </w:r>
      <w:r w:rsidRPr="00DE7F64">
        <w:rPr>
          <w:rFonts w:ascii="Times New Roman" w:eastAsia="Times New Roman" w:hAnsi="Times New Roman" w:cs="David"/>
          <w:sz w:val="20"/>
          <w:szCs w:val="24"/>
          <w:rtl/>
          <w:lang w:eastAsia="he-IL"/>
          <w:rPrChange w:id="824" w:author="Avi Cohen" w:date="2022-05-02T11:52:00Z">
            <w:rPr>
              <w:rFonts w:ascii="Times New Roman" w:eastAsia="Times New Roman" w:hAnsi="Times New Roman" w:cs="David"/>
              <w:sz w:val="20"/>
              <w:szCs w:val="24"/>
              <w:rtl/>
              <w:lang w:eastAsia="he-IL"/>
            </w:rPr>
          </w:rPrChange>
        </w:rPr>
        <w:t>") שלדעת המנהל לא הייתה למתכנן שליטה עליו.</w:t>
      </w:r>
    </w:p>
    <w:p w14:paraId="39B6F275"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2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26" w:author="Avi Cohen" w:date="2022-05-02T11:52:00Z">
            <w:rPr>
              <w:rFonts w:ascii="Times New Roman" w:eastAsia="Times New Roman" w:hAnsi="Times New Roman" w:cs="David"/>
              <w:sz w:val="20"/>
              <w:szCs w:val="24"/>
              <w:rtl/>
              <w:lang w:eastAsia="he-IL"/>
            </w:rPr>
          </w:rPrChange>
        </w:rPr>
        <w:t>מיד משהתרחש אירוע דוחה הודיע המתכנן למנהל על קיומו ועל משך העיכוב הצפוי.</w:t>
      </w:r>
    </w:p>
    <w:p w14:paraId="3A803617"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2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28" w:author="Avi Cohen" w:date="2022-05-02T11:52:00Z">
            <w:rPr>
              <w:rFonts w:ascii="Times New Roman" w:eastAsia="Times New Roman" w:hAnsi="Times New Roman" w:cs="David"/>
              <w:sz w:val="20"/>
              <w:szCs w:val="24"/>
              <w:rtl/>
              <w:lang w:eastAsia="he-IL"/>
            </w:rPr>
          </w:rPrChange>
        </w:rPr>
        <w:t>המתכנן לא קיבל תכניות, הנחיות, הוראות, פרטים וב</w:t>
      </w:r>
      <w:r w:rsidRPr="00DE7F64">
        <w:rPr>
          <w:rFonts w:ascii="Times New Roman" w:eastAsia="Times New Roman" w:hAnsi="Times New Roman" w:cs="David" w:hint="cs"/>
          <w:sz w:val="20"/>
          <w:szCs w:val="24"/>
          <w:rtl/>
          <w:lang w:eastAsia="he-IL"/>
          <w:rPrChange w:id="829"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30" w:author="Avi Cohen" w:date="2022-05-02T11:52:00Z">
            <w:rPr>
              <w:rFonts w:ascii="Times New Roman" w:eastAsia="Times New Roman" w:hAnsi="Times New Roman" w:cs="David"/>
              <w:sz w:val="20"/>
              <w:szCs w:val="24"/>
              <w:rtl/>
              <w:lang w:eastAsia="he-IL"/>
            </w:rPr>
          </w:rPrChange>
        </w:rPr>
        <w:t xml:space="preserve">אורים שנדרשו על ידו </w:t>
      </w:r>
      <w:r w:rsidRPr="00DE7F64">
        <w:rPr>
          <w:rFonts w:ascii="Times New Roman" w:eastAsia="Times New Roman" w:hAnsi="Times New Roman" w:cs="David" w:hint="cs"/>
          <w:sz w:val="20"/>
          <w:szCs w:val="24"/>
          <w:rtl/>
          <w:lang w:eastAsia="he-IL"/>
          <w:rPrChange w:id="831" w:author="Avi Cohen" w:date="2022-05-02T11:52:00Z">
            <w:rPr>
              <w:rFonts w:ascii="Times New Roman" w:eastAsia="Times New Roman" w:hAnsi="Times New Roman" w:cs="David" w:hint="cs"/>
              <w:sz w:val="20"/>
              <w:szCs w:val="24"/>
              <w:rtl/>
              <w:lang w:eastAsia="he-IL"/>
            </w:rPr>
          </w:rPrChange>
        </w:rPr>
        <w:t xml:space="preserve">בכתב </w:t>
      </w:r>
      <w:r w:rsidRPr="00DE7F64">
        <w:rPr>
          <w:rFonts w:ascii="Times New Roman" w:eastAsia="Times New Roman" w:hAnsi="Times New Roman" w:cs="David"/>
          <w:sz w:val="20"/>
          <w:szCs w:val="24"/>
          <w:rtl/>
          <w:lang w:eastAsia="he-IL"/>
          <w:rPrChange w:id="832" w:author="Avi Cohen" w:date="2022-05-02T11:52:00Z">
            <w:rPr>
              <w:rFonts w:ascii="Times New Roman" w:eastAsia="Times New Roman" w:hAnsi="Times New Roman" w:cs="David"/>
              <w:sz w:val="20"/>
              <w:szCs w:val="24"/>
              <w:rtl/>
              <w:lang w:eastAsia="he-IL"/>
            </w:rPr>
          </w:rPrChange>
        </w:rPr>
        <w:t>ונדרשים לביצוע התכנון מהמזמין או היועצים במועד שסוכם עימם.</w:t>
      </w:r>
    </w:p>
    <w:p w14:paraId="63A7E40C"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Change w:id="83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34" w:author="Avi Cohen" w:date="2022-05-02T11:52:00Z">
            <w:rPr>
              <w:rFonts w:ascii="Times New Roman" w:eastAsia="Times New Roman" w:hAnsi="Times New Roman" w:cs="David"/>
              <w:sz w:val="20"/>
              <w:szCs w:val="24"/>
              <w:rtl/>
              <w:lang w:eastAsia="he-IL"/>
            </w:rPr>
          </w:rPrChange>
        </w:rPr>
        <w:t>המנהל אישר</w:t>
      </w:r>
      <w:r w:rsidRPr="00DE7F64">
        <w:rPr>
          <w:rFonts w:ascii="Times New Roman" w:eastAsia="Times New Roman" w:hAnsi="Times New Roman" w:cs="David" w:hint="cs"/>
          <w:sz w:val="20"/>
          <w:szCs w:val="24"/>
          <w:rtl/>
          <w:lang w:eastAsia="he-IL"/>
          <w:rPrChange w:id="83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836" w:author="Avi Cohen" w:date="2022-05-02T11:52:00Z">
            <w:rPr>
              <w:rFonts w:ascii="Times New Roman" w:eastAsia="Times New Roman" w:hAnsi="Times New Roman" w:cs="David"/>
              <w:sz w:val="20"/>
              <w:szCs w:val="24"/>
              <w:rtl/>
              <w:lang w:eastAsia="he-IL"/>
            </w:rPr>
          </w:rPrChange>
        </w:rPr>
        <w:t xml:space="preserve"> כי האירוע הדוחה אכן מצדיק עיכוב בב</w:t>
      </w:r>
      <w:r w:rsidRPr="00DE7F64">
        <w:rPr>
          <w:rFonts w:ascii="Times New Roman" w:eastAsia="Times New Roman" w:hAnsi="Times New Roman" w:cs="David" w:hint="cs"/>
          <w:sz w:val="20"/>
          <w:szCs w:val="24"/>
          <w:rtl/>
          <w:lang w:eastAsia="he-IL"/>
          <w:rPrChange w:id="83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38" w:author="Avi Cohen" w:date="2022-05-02T11:52:00Z">
            <w:rPr>
              <w:rFonts w:ascii="Times New Roman" w:eastAsia="Times New Roman" w:hAnsi="Times New Roman" w:cs="David"/>
              <w:sz w:val="20"/>
              <w:szCs w:val="24"/>
              <w:rtl/>
              <w:lang w:eastAsia="he-IL"/>
            </w:rPr>
          </w:rPrChange>
        </w:rPr>
        <w:t>צוע השירות ואת משך הדחייה.</w:t>
      </w:r>
    </w:p>
    <w:p w14:paraId="3AE49C71" w14:textId="77777777" w:rsidR="005E50FA" w:rsidRPr="00DE7F64" w:rsidRDefault="005E50FA" w:rsidP="005E50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Change w:id="83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40" w:author="Avi Cohen" w:date="2022-05-02T11:52:00Z">
            <w:rPr>
              <w:rFonts w:ascii="Times New Roman" w:eastAsia="Times New Roman" w:hAnsi="Times New Roman" w:cs="David"/>
              <w:sz w:val="20"/>
              <w:szCs w:val="24"/>
              <w:rtl/>
              <w:lang w:eastAsia="he-IL"/>
            </w:rPr>
          </w:rPrChange>
        </w:rPr>
        <w:t>מבלי לגרוע מ</w:t>
      </w:r>
      <w:r w:rsidRPr="00DE7F64">
        <w:rPr>
          <w:rFonts w:ascii="Times New Roman" w:eastAsia="Times New Roman" w:hAnsi="Times New Roman" w:cs="David" w:hint="cs"/>
          <w:sz w:val="20"/>
          <w:szCs w:val="24"/>
          <w:rtl/>
          <w:lang w:eastAsia="he-IL"/>
          <w:rPrChange w:id="841" w:author="Avi Cohen" w:date="2022-05-02T11:52:00Z">
            <w:rPr>
              <w:rFonts w:ascii="Times New Roman" w:eastAsia="Times New Roman" w:hAnsi="Times New Roman" w:cs="David" w:hint="cs"/>
              <w:sz w:val="20"/>
              <w:szCs w:val="24"/>
              <w:rtl/>
              <w:lang w:eastAsia="he-IL"/>
            </w:rPr>
          </w:rPrChange>
        </w:rPr>
        <w:t xml:space="preserve">כלליות </w:t>
      </w:r>
      <w:r w:rsidRPr="00DE7F64">
        <w:rPr>
          <w:rFonts w:ascii="Times New Roman" w:eastAsia="Times New Roman" w:hAnsi="Times New Roman" w:cs="David"/>
          <w:sz w:val="20"/>
          <w:szCs w:val="24"/>
          <w:rtl/>
          <w:lang w:eastAsia="he-IL"/>
          <w:rPrChange w:id="842" w:author="Avi Cohen" w:date="2022-05-02T11:52:00Z">
            <w:rPr>
              <w:rFonts w:ascii="Times New Roman" w:eastAsia="Times New Roman" w:hAnsi="Times New Roman" w:cs="David"/>
              <w:sz w:val="20"/>
              <w:szCs w:val="24"/>
              <w:rtl/>
              <w:lang w:eastAsia="he-IL"/>
            </w:rPr>
          </w:rPrChange>
        </w:rPr>
        <w:t>האמור לעיל</w:t>
      </w:r>
      <w:r w:rsidRPr="00DE7F64">
        <w:rPr>
          <w:rFonts w:ascii="Times New Roman" w:eastAsia="Times New Roman" w:hAnsi="Times New Roman" w:cs="David" w:hint="cs"/>
          <w:sz w:val="20"/>
          <w:szCs w:val="24"/>
          <w:rtl/>
          <w:lang w:eastAsia="he-IL"/>
          <w:rPrChange w:id="84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844" w:author="Avi Cohen" w:date="2022-05-02T11:52:00Z">
            <w:rPr>
              <w:rFonts w:ascii="Times New Roman" w:eastAsia="Times New Roman" w:hAnsi="Times New Roman" w:cs="David"/>
              <w:sz w:val="20"/>
              <w:szCs w:val="24"/>
              <w:rtl/>
              <w:lang w:eastAsia="he-IL"/>
            </w:rPr>
          </w:rPrChange>
        </w:rPr>
        <w:t xml:space="preserve"> מותנה בזה</w:t>
      </w:r>
      <w:r w:rsidRPr="00DE7F64">
        <w:rPr>
          <w:rFonts w:ascii="Times New Roman" w:eastAsia="Times New Roman" w:hAnsi="Times New Roman" w:cs="David" w:hint="cs"/>
          <w:sz w:val="20"/>
          <w:szCs w:val="24"/>
          <w:rtl/>
          <w:lang w:eastAsia="he-IL"/>
          <w:rPrChange w:id="84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846" w:author="Avi Cohen" w:date="2022-05-02T11:52:00Z">
            <w:rPr>
              <w:rFonts w:ascii="Times New Roman" w:eastAsia="Times New Roman" w:hAnsi="Times New Roman" w:cs="David"/>
              <w:sz w:val="20"/>
              <w:szCs w:val="24"/>
              <w:rtl/>
              <w:lang w:eastAsia="he-IL"/>
            </w:rPr>
          </w:rPrChange>
        </w:rPr>
        <w:t xml:space="preserve"> כי א</w:t>
      </w:r>
      <w:r w:rsidRPr="00DE7F64">
        <w:rPr>
          <w:rFonts w:ascii="Times New Roman" w:eastAsia="Times New Roman" w:hAnsi="Times New Roman" w:cs="David" w:hint="cs"/>
          <w:sz w:val="20"/>
          <w:szCs w:val="24"/>
          <w:rtl/>
          <w:lang w:eastAsia="he-IL"/>
          <w:rPrChange w:id="84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48" w:author="Avi Cohen" w:date="2022-05-02T11:52:00Z">
            <w:rPr>
              <w:rFonts w:ascii="Times New Roman" w:eastAsia="Times New Roman" w:hAnsi="Times New Roman" w:cs="David"/>
              <w:sz w:val="20"/>
              <w:szCs w:val="24"/>
              <w:rtl/>
              <w:lang w:eastAsia="he-IL"/>
            </w:rPr>
          </w:rPrChange>
        </w:rPr>
        <w:t>חור בב</w:t>
      </w:r>
      <w:r w:rsidRPr="00DE7F64">
        <w:rPr>
          <w:rFonts w:ascii="Times New Roman" w:eastAsia="Times New Roman" w:hAnsi="Times New Roman" w:cs="David" w:hint="cs"/>
          <w:sz w:val="20"/>
          <w:szCs w:val="24"/>
          <w:rtl/>
          <w:lang w:eastAsia="he-IL"/>
          <w:rPrChange w:id="849"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50" w:author="Avi Cohen" w:date="2022-05-02T11:52:00Z">
            <w:rPr>
              <w:rFonts w:ascii="Times New Roman" w:eastAsia="Times New Roman" w:hAnsi="Times New Roman" w:cs="David"/>
              <w:sz w:val="20"/>
              <w:szCs w:val="24"/>
              <w:rtl/>
              <w:lang w:eastAsia="he-IL"/>
            </w:rPr>
          </w:rPrChange>
        </w:rPr>
        <w:t>צוע עבודות תכנון ע"י אחרים לא יהווה עילה לעיכוב בב</w:t>
      </w:r>
      <w:r w:rsidRPr="00DE7F64">
        <w:rPr>
          <w:rFonts w:ascii="Times New Roman" w:eastAsia="Times New Roman" w:hAnsi="Times New Roman" w:cs="David" w:hint="cs"/>
          <w:sz w:val="20"/>
          <w:szCs w:val="24"/>
          <w:rtl/>
          <w:lang w:eastAsia="he-IL"/>
          <w:rPrChange w:id="851"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52" w:author="Avi Cohen" w:date="2022-05-02T11:52:00Z">
            <w:rPr>
              <w:rFonts w:ascii="Times New Roman" w:eastAsia="Times New Roman" w:hAnsi="Times New Roman" w:cs="David"/>
              <w:sz w:val="20"/>
              <w:szCs w:val="24"/>
              <w:rtl/>
              <w:lang w:eastAsia="he-IL"/>
            </w:rPr>
          </w:rPrChange>
        </w:rPr>
        <w:t>צוע שירותי המתכנן</w:t>
      </w:r>
      <w:r w:rsidRPr="00DE7F64">
        <w:rPr>
          <w:rFonts w:ascii="Times New Roman" w:eastAsia="Times New Roman" w:hAnsi="Times New Roman" w:cs="David" w:hint="cs"/>
          <w:sz w:val="20"/>
          <w:szCs w:val="24"/>
          <w:rtl/>
          <w:lang w:eastAsia="he-IL"/>
          <w:rPrChange w:id="85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854" w:author="Avi Cohen" w:date="2022-05-02T11:52:00Z">
            <w:rPr>
              <w:rFonts w:ascii="Times New Roman" w:eastAsia="Times New Roman" w:hAnsi="Times New Roman" w:cs="David"/>
              <w:sz w:val="20"/>
              <w:szCs w:val="24"/>
              <w:rtl/>
              <w:lang w:eastAsia="he-IL"/>
            </w:rPr>
          </w:rPrChange>
        </w:rPr>
        <w:t xml:space="preserve"> אלא בא</w:t>
      </w:r>
      <w:r w:rsidRPr="00DE7F64">
        <w:rPr>
          <w:rFonts w:ascii="Times New Roman" w:eastAsia="Times New Roman" w:hAnsi="Times New Roman" w:cs="David" w:hint="cs"/>
          <w:sz w:val="20"/>
          <w:szCs w:val="24"/>
          <w:rtl/>
          <w:lang w:eastAsia="he-IL"/>
          <w:rPrChange w:id="85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56" w:author="Avi Cohen" w:date="2022-05-02T11:52:00Z">
            <w:rPr>
              <w:rFonts w:ascii="Times New Roman" w:eastAsia="Times New Roman" w:hAnsi="Times New Roman" w:cs="David"/>
              <w:sz w:val="20"/>
              <w:szCs w:val="24"/>
              <w:rtl/>
              <w:lang w:eastAsia="he-IL"/>
            </w:rPr>
          </w:rPrChange>
        </w:rPr>
        <w:t xml:space="preserve">שור המנהל </w:t>
      </w:r>
      <w:r w:rsidRPr="00DE7F64">
        <w:rPr>
          <w:rFonts w:ascii="Times New Roman" w:eastAsia="Times New Roman" w:hAnsi="Times New Roman" w:cs="David" w:hint="cs"/>
          <w:sz w:val="20"/>
          <w:szCs w:val="24"/>
          <w:rtl/>
          <w:lang w:eastAsia="he-IL"/>
          <w:rPrChange w:id="857" w:author="Avi Cohen" w:date="2022-05-02T11:52:00Z">
            <w:rPr>
              <w:rFonts w:ascii="Times New Roman" w:eastAsia="Times New Roman" w:hAnsi="Times New Roman" w:cs="David" w:hint="cs"/>
              <w:sz w:val="20"/>
              <w:szCs w:val="24"/>
              <w:rtl/>
              <w:lang w:eastAsia="he-IL"/>
            </w:rPr>
          </w:rPrChange>
        </w:rPr>
        <w:t>מראש ו</w:t>
      </w:r>
      <w:r w:rsidRPr="00DE7F64">
        <w:rPr>
          <w:rFonts w:ascii="Times New Roman" w:eastAsia="Times New Roman" w:hAnsi="Times New Roman" w:cs="David"/>
          <w:sz w:val="20"/>
          <w:szCs w:val="24"/>
          <w:rtl/>
          <w:lang w:eastAsia="he-IL"/>
          <w:rPrChange w:id="858" w:author="Avi Cohen" w:date="2022-05-02T11:52:00Z">
            <w:rPr>
              <w:rFonts w:ascii="Times New Roman" w:eastAsia="Times New Roman" w:hAnsi="Times New Roman" w:cs="David"/>
              <w:sz w:val="20"/>
              <w:szCs w:val="24"/>
              <w:rtl/>
              <w:lang w:eastAsia="he-IL"/>
            </w:rPr>
          </w:rPrChange>
        </w:rPr>
        <w:t>בכתב.</w:t>
      </w:r>
    </w:p>
    <w:p w14:paraId="6F526D1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85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60" w:author="Avi Cohen" w:date="2022-05-02T11:52:00Z">
            <w:rPr>
              <w:rFonts w:ascii="Times New Roman" w:eastAsia="Times New Roman" w:hAnsi="Times New Roman" w:cs="David"/>
              <w:sz w:val="20"/>
              <w:szCs w:val="24"/>
              <w:rtl/>
              <w:lang w:eastAsia="he-IL"/>
            </w:rPr>
          </w:rPrChange>
        </w:rPr>
        <w:t>המתכנן מתחייב להודיע למנהל מידית, על כל עיכוב</w:t>
      </w:r>
      <w:r w:rsidRPr="00DE7F64">
        <w:rPr>
          <w:rFonts w:ascii="Times New Roman" w:eastAsia="Times New Roman" w:hAnsi="Times New Roman" w:cs="David" w:hint="cs"/>
          <w:sz w:val="20"/>
          <w:szCs w:val="24"/>
          <w:rtl/>
          <w:lang w:eastAsia="he-IL"/>
          <w:rPrChange w:id="86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862" w:author="Avi Cohen" w:date="2022-05-02T11:52:00Z">
            <w:rPr>
              <w:rFonts w:ascii="Times New Roman" w:eastAsia="Times New Roman" w:hAnsi="Times New Roman" w:cs="David"/>
              <w:sz w:val="20"/>
              <w:szCs w:val="24"/>
              <w:rtl/>
              <w:lang w:eastAsia="he-IL"/>
            </w:rPr>
          </w:rPrChange>
        </w:rPr>
        <w:t xml:space="preserve"> אשר לפי הערכתו עלול לגרום לאיחור בקיום לוח הזמנים.</w:t>
      </w:r>
    </w:p>
    <w:p w14:paraId="48302DF3"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Change w:id="863"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864" w:author="Avi Cohen" w:date="2022-05-02T11:52:00Z">
            <w:rPr>
              <w:rFonts w:ascii="Times New Roman" w:eastAsia="Times New Roman" w:hAnsi="Times New Roman" w:cs="David"/>
              <w:sz w:val="20"/>
              <w:szCs w:val="24"/>
              <w:rtl/>
              <w:lang w:eastAsia="he-IL"/>
            </w:rPr>
          </w:rPrChange>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B5FA368" w14:textId="77777777" w:rsidR="005E50FA" w:rsidRPr="00DE7F64" w:rsidRDefault="005E50FA" w:rsidP="005E50FA">
      <w:pPr>
        <w:widowControl w:val="0"/>
        <w:spacing w:before="0" w:beforeAutospacing="0" w:after="200" w:afterAutospacing="0" w:line="240" w:lineRule="auto"/>
        <w:jc w:val="both"/>
        <w:rPr>
          <w:rFonts w:ascii="Times New Roman" w:eastAsia="Times New Roman" w:hAnsi="Times New Roman" w:cs="David"/>
          <w:sz w:val="20"/>
          <w:szCs w:val="24"/>
          <w:rtl/>
          <w:lang w:eastAsia="he-IL"/>
          <w:rPrChange w:id="865" w:author="Avi Cohen" w:date="2022-05-02T11:52:00Z">
            <w:rPr>
              <w:rFonts w:ascii="Times New Roman" w:eastAsia="Times New Roman" w:hAnsi="Times New Roman" w:cs="David"/>
              <w:sz w:val="20"/>
              <w:szCs w:val="24"/>
              <w:rtl/>
              <w:lang w:eastAsia="he-IL"/>
            </w:rPr>
          </w:rPrChange>
        </w:rPr>
      </w:pPr>
    </w:p>
    <w:p w14:paraId="1F0CCEB6"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Change w:id="866"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867" w:author="Avi Cohen" w:date="2022-05-02T11:52:00Z">
            <w:rPr>
              <w:rFonts w:ascii="Times New Roman" w:eastAsia="Times New Roman" w:hAnsi="Times New Roman" w:cs="David"/>
              <w:sz w:val="20"/>
              <w:szCs w:val="24"/>
              <w:rtl/>
              <w:lang w:eastAsia="he-IL"/>
            </w:rPr>
          </w:rPrChange>
        </w:rPr>
        <w:lastRenderedPageBreak/>
        <w:t>המנהל רשאי לבקר במשרד המתכנן ולעיין בהתקדמות ובאופן ב</w:t>
      </w:r>
      <w:r w:rsidRPr="00DE7F64">
        <w:rPr>
          <w:rFonts w:ascii="Times New Roman" w:eastAsia="Times New Roman" w:hAnsi="Times New Roman" w:cs="David" w:hint="cs"/>
          <w:sz w:val="20"/>
          <w:szCs w:val="24"/>
          <w:rtl/>
          <w:lang w:eastAsia="he-IL"/>
          <w:rPrChange w:id="86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69" w:author="Avi Cohen" w:date="2022-05-02T11:52:00Z">
            <w:rPr>
              <w:rFonts w:ascii="Times New Roman" w:eastAsia="Times New Roman" w:hAnsi="Times New Roman" w:cs="David"/>
              <w:sz w:val="20"/>
              <w:szCs w:val="24"/>
              <w:rtl/>
              <w:lang w:eastAsia="he-IL"/>
            </w:rPr>
          </w:rPrChange>
        </w:rPr>
        <w:t xml:space="preserve">צוע שרותי המתכנן, והמתכנן ימסור למנהל כל הסבר </w:t>
      </w:r>
      <w:r w:rsidRPr="00DE7F64">
        <w:rPr>
          <w:rFonts w:ascii="Times New Roman" w:eastAsia="Times New Roman" w:hAnsi="Times New Roman" w:cs="David" w:hint="cs"/>
          <w:sz w:val="20"/>
          <w:szCs w:val="24"/>
          <w:rtl/>
          <w:lang w:eastAsia="he-IL"/>
          <w:rPrChange w:id="870" w:author="Avi Cohen" w:date="2022-05-02T11:52:00Z">
            <w:rPr>
              <w:rFonts w:ascii="Times New Roman" w:eastAsia="Times New Roman" w:hAnsi="Times New Roman" w:cs="David" w:hint="cs"/>
              <w:sz w:val="20"/>
              <w:szCs w:val="24"/>
              <w:rtl/>
              <w:lang w:eastAsia="he-IL"/>
            </w:rPr>
          </w:rPrChange>
        </w:rPr>
        <w:t xml:space="preserve">ו/או </w:t>
      </w:r>
      <w:r w:rsidRPr="00DE7F64">
        <w:rPr>
          <w:rFonts w:ascii="Times New Roman" w:eastAsia="Times New Roman" w:hAnsi="Times New Roman" w:cs="David"/>
          <w:sz w:val="20"/>
          <w:szCs w:val="24"/>
          <w:rtl/>
          <w:lang w:eastAsia="he-IL"/>
          <w:rPrChange w:id="871" w:author="Avi Cohen" w:date="2022-05-02T11:52:00Z">
            <w:rPr>
              <w:rFonts w:ascii="Times New Roman" w:eastAsia="Times New Roman" w:hAnsi="Times New Roman" w:cs="David"/>
              <w:sz w:val="20"/>
              <w:szCs w:val="24"/>
              <w:rtl/>
              <w:lang w:eastAsia="he-IL"/>
            </w:rPr>
          </w:rPrChange>
        </w:rPr>
        <w:t>פרט ו</w:t>
      </w:r>
      <w:r w:rsidRPr="00DE7F64">
        <w:rPr>
          <w:rFonts w:ascii="Times New Roman" w:eastAsia="Times New Roman" w:hAnsi="Times New Roman" w:cs="David" w:hint="cs"/>
          <w:sz w:val="20"/>
          <w:szCs w:val="24"/>
          <w:rtl/>
          <w:lang w:eastAsia="he-IL"/>
          <w:rPrChange w:id="872"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873" w:author="Avi Cohen" w:date="2022-05-02T11:52:00Z">
            <w:rPr>
              <w:rFonts w:ascii="Times New Roman" w:eastAsia="Times New Roman" w:hAnsi="Times New Roman" w:cs="David"/>
              <w:sz w:val="20"/>
              <w:szCs w:val="24"/>
              <w:rtl/>
              <w:lang w:eastAsia="he-IL"/>
            </w:rPr>
          </w:rPrChange>
        </w:rPr>
        <w:t>דיווח</w:t>
      </w:r>
      <w:r w:rsidRPr="00DE7F64">
        <w:rPr>
          <w:rFonts w:ascii="Times New Roman" w:eastAsia="Times New Roman" w:hAnsi="Times New Roman" w:cs="David" w:hint="cs"/>
          <w:sz w:val="20"/>
          <w:szCs w:val="24"/>
          <w:rtl/>
          <w:lang w:eastAsia="he-IL"/>
          <w:rPrChange w:id="874" w:author="Avi Cohen" w:date="2022-05-02T11:52:00Z">
            <w:rPr>
              <w:rFonts w:ascii="Times New Roman" w:eastAsia="Times New Roman" w:hAnsi="Times New Roman" w:cs="David" w:hint="cs"/>
              <w:sz w:val="20"/>
              <w:szCs w:val="24"/>
              <w:rtl/>
              <w:lang w:eastAsia="he-IL"/>
            </w:rPr>
          </w:rPrChange>
        </w:rPr>
        <w:t>, מיד</w:t>
      </w:r>
      <w:r w:rsidRPr="00DE7F64">
        <w:rPr>
          <w:rFonts w:ascii="Times New Roman" w:eastAsia="Times New Roman" w:hAnsi="Times New Roman" w:cs="David"/>
          <w:sz w:val="20"/>
          <w:szCs w:val="24"/>
          <w:rtl/>
          <w:lang w:eastAsia="he-IL"/>
          <w:rPrChange w:id="875" w:author="Avi Cohen" w:date="2022-05-02T11:52:00Z">
            <w:rPr>
              <w:rFonts w:ascii="Times New Roman" w:eastAsia="Times New Roman" w:hAnsi="Times New Roman" w:cs="David"/>
              <w:sz w:val="20"/>
              <w:szCs w:val="24"/>
              <w:rtl/>
              <w:lang w:eastAsia="he-IL"/>
            </w:rPr>
          </w:rPrChange>
        </w:rPr>
        <w:t xml:space="preserve"> לפי בקשתו. אין בסעיף זה כדי לגרוע מהתחייבויות המתכנן לפי חוזה</w:t>
      </w:r>
      <w:r w:rsidRPr="00DE7F64">
        <w:rPr>
          <w:rFonts w:ascii="Times New Roman" w:eastAsia="Times New Roman" w:hAnsi="Times New Roman" w:cs="David" w:hint="cs"/>
          <w:sz w:val="20"/>
          <w:szCs w:val="24"/>
          <w:rtl/>
          <w:lang w:eastAsia="he-IL"/>
          <w:rPrChange w:id="876" w:author="Avi Cohen" w:date="2022-05-02T11:52:00Z">
            <w:rPr>
              <w:rFonts w:ascii="Times New Roman" w:eastAsia="Times New Roman" w:hAnsi="Times New Roman" w:cs="David" w:hint="cs"/>
              <w:sz w:val="20"/>
              <w:szCs w:val="24"/>
              <w:rtl/>
              <w:lang w:eastAsia="he-IL"/>
            </w:rPr>
          </w:rPrChange>
        </w:rPr>
        <w:t xml:space="preserve"> זה ו/או לפי כל דין</w:t>
      </w:r>
      <w:r w:rsidRPr="00DE7F64">
        <w:rPr>
          <w:rFonts w:ascii="Times New Roman" w:eastAsia="Times New Roman" w:hAnsi="Times New Roman" w:cs="David"/>
          <w:sz w:val="20"/>
          <w:szCs w:val="24"/>
          <w:rtl/>
          <w:lang w:eastAsia="he-IL"/>
          <w:rPrChange w:id="877" w:author="Avi Cohen" w:date="2022-05-02T11:52:00Z">
            <w:rPr>
              <w:rFonts w:ascii="Times New Roman" w:eastAsia="Times New Roman" w:hAnsi="Times New Roman" w:cs="David"/>
              <w:sz w:val="20"/>
              <w:szCs w:val="24"/>
              <w:rtl/>
              <w:lang w:eastAsia="he-IL"/>
            </w:rPr>
          </w:rPrChange>
        </w:rPr>
        <w:t>.</w:t>
      </w:r>
    </w:p>
    <w:p w14:paraId="4962CE65" w14:textId="63CA6C2F"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Change w:id="878" w:author="Avi Cohen" w:date="2022-05-02T11:52:00Z">
            <w:rPr>
              <w:rFonts w:ascii="Times New Roman" w:eastAsia="Times New Roman" w:hAnsi="Times New Roman" w:cs="David"/>
              <w:bCs/>
              <w:sz w:val="20"/>
              <w:szCs w:val="24"/>
              <w:u w:val="single"/>
              <w:rtl/>
              <w:lang w:eastAsia="he-IL"/>
            </w:rPr>
          </w:rPrChange>
        </w:rPr>
      </w:pPr>
      <w:r w:rsidRPr="00DE7F64">
        <w:rPr>
          <w:rFonts w:ascii="Times New Roman" w:eastAsia="Times New Roman" w:hAnsi="Times New Roman" w:cs="David" w:hint="cs"/>
          <w:bCs/>
          <w:sz w:val="20"/>
          <w:szCs w:val="24"/>
          <w:u w:val="single"/>
          <w:rtl/>
          <w:lang w:eastAsia="he-IL"/>
          <w:rPrChange w:id="879" w:author="Avi Cohen" w:date="2022-05-02T11:52:00Z">
            <w:rPr>
              <w:rFonts w:ascii="Times New Roman" w:eastAsia="Times New Roman" w:hAnsi="Times New Roman" w:cs="David" w:hint="cs"/>
              <w:bCs/>
              <w:sz w:val="20"/>
              <w:szCs w:val="24"/>
              <w:u w:val="single"/>
              <w:rtl/>
              <w:lang w:eastAsia="he-IL"/>
            </w:rPr>
          </w:rPrChange>
        </w:rPr>
        <w:t>התמורה</w:t>
      </w:r>
    </w:p>
    <w:p w14:paraId="6E94CDF5" w14:textId="6CD752B5"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88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81" w:author="Avi Cohen" w:date="2022-05-02T11:52:00Z">
            <w:rPr>
              <w:rFonts w:ascii="Times New Roman" w:eastAsia="Times New Roman" w:hAnsi="Times New Roman" w:cs="David"/>
              <w:sz w:val="20"/>
              <w:szCs w:val="24"/>
              <w:rtl/>
              <w:lang w:eastAsia="he-IL"/>
            </w:rPr>
          </w:rPrChange>
        </w:rPr>
        <w:t>תמורת שרותי המתכנן וכל יתר התחייבויותיו לפי חוזה זה</w:t>
      </w:r>
      <w:r w:rsidRPr="00DE7F64">
        <w:rPr>
          <w:rFonts w:ascii="Times New Roman" w:eastAsia="Times New Roman" w:hAnsi="Times New Roman" w:cs="David" w:hint="cs"/>
          <w:sz w:val="20"/>
          <w:szCs w:val="24"/>
          <w:rtl/>
          <w:lang w:eastAsia="he-IL"/>
          <w:rPrChange w:id="88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883"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884" w:author="Avi Cohen" w:date="2022-05-02T11:52:00Z">
            <w:rPr>
              <w:rFonts w:ascii="Times New Roman" w:eastAsia="Times New Roman" w:hAnsi="Times New Roman" w:cs="David" w:hint="cs"/>
              <w:sz w:val="20"/>
              <w:szCs w:val="24"/>
              <w:rtl/>
              <w:lang w:eastAsia="he-IL"/>
            </w:rPr>
          </w:rPrChange>
        </w:rPr>
        <w:t xml:space="preserve">יהיה זכאי המתכנן לקבל מאת </w:t>
      </w:r>
      <w:r w:rsidRPr="00DE7F64">
        <w:rPr>
          <w:rFonts w:ascii="Times New Roman" w:eastAsia="Times New Roman" w:hAnsi="Times New Roman" w:cs="David"/>
          <w:sz w:val="20"/>
          <w:szCs w:val="24"/>
          <w:rtl/>
          <w:lang w:eastAsia="he-IL"/>
          <w:rPrChange w:id="885" w:author="Avi Cohen" w:date="2022-05-02T11:52:00Z">
            <w:rPr>
              <w:rFonts w:ascii="Times New Roman" w:eastAsia="Times New Roman" w:hAnsi="Times New Roman" w:cs="David"/>
              <w:sz w:val="20"/>
              <w:szCs w:val="24"/>
              <w:rtl/>
              <w:lang w:eastAsia="he-IL"/>
            </w:rPr>
          </w:rPrChange>
        </w:rPr>
        <w:t xml:space="preserve">המזמין </w:t>
      </w:r>
      <w:r w:rsidRPr="00DE7F64">
        <w:rPr>
          <w:rFonts w:ascii="Times New Roman" w:eastAsia="Times New Roman" w:hAnsi="Times New Roman" w:cs="David" w:hint="cs"/>
          <w:sz w:val="20"/>
          <w:szCs w:val="24"/>
          <w:rtl/>
          <w:lang w:eastAsia="he-IL"/>
          <w:rPrChange w:id="886" w:author="Avi Cohen" w:date="2022-05-02T11:52:00Z">
            <w:rPr>
              <w:rFonts w:ascii="Times New Roman" w:eastAsia="Times New Roman" w:hAnsi="Times New Roman" w:cs="David" w:hint="cs"/>
              <w:sz w:val="20"/>
              <w:szCs w:val="24"/>
              <w:rtl/>
              <w:lang w:eastAsia="he-IL"/>
            </w:rPr>
          </w:rPrChange>
        </w:rPr>
        <w:t>תמורה</w:t>
      </w:r>
      <w:r w:rsidRPr="00DE7F64">
        <w:rPr>
          <w:rFonts w:ascii="Times New Roman" w:eastAsia="Times New Roman" w:hAnsi="Times New Roman" w:cs="David"/>
          <w:sz w:val="20"/>
          <w:szCs w:val="24"/>
          <w:rtl/>
          <w:lang w:eastAsia="he-IL"/>
          <w:rPrChange w:id="887" w:author="Avi Cohen" w:date="2022-05-02T11:52:00Z">
            <w:rPr>
              <w:rFonts w:ascii="Times New Roman" w:eastAsia="Times New Roman" w:hAnsi="Times New Roman" w:cs="David"/>
              <w:sz w:val="20"/>
              <w:szCs w:val="24"/>
              <w:rtl/>
              <w:lang w:eastAsia="he-IL"/>
            </w:rPr>
          </w:rPrChange>
        </w:rPr>
        <w:t xml:space="preserve"> כמפורט בנספח </w:t>
      </w:r>
      <w:r w:rsidRPr="00DE7F64">
        <w:rPr>
          <w:rFonts w:ascii="Times New Roman" w:eastAsia="Times New Roman" w:hAnsi="Times New Roman" w:cs="David"/>
          <w:bCs/>
          <w:sz w:val="20"/>
          <w:szCs w:val="24"/>
          <w:rtl/>
          <w:lang w:eastAsia="he-IL"/>
          <w:rPrChange w:id="888" w:author="Avi Cohen" w:date="2022-05-02T11:52:00Z">
            <w:rPr>
              <w:rFonts w:ascii="Times New Roman" w:eastAsia="Times New Roman" w:hAnsi="Times New Roman" w:cs="David"/>
              <w:bCs/>
              <w:sz w:val="20"/>
              <w:szCs w:val="24"/>
              <w:rtl/>
              <w:lang w:eastAsia="he-IL"/>
            </w:rPr>
          </w:rPrChange>
        </w:rPr>
        <w:t xml:space="preserve">ד' </w:t>
      </w:r>
      <w:r w:rsidRPr="00DE7F64">
        <w:rPr>
          <w:rFonts w:ascii="Times New Roman" w:eastAsia="Times New Roman" w:hAnsi="Times New Roman" w:cs="David" w:hint="cs"/>
          <w:b/>
          <w:sz w:val="20"/>
          <w:szCs w:val="24"/>
          <w:rtl/>
          <w:lang w:eastAsia="he-IL"/>
          <w:rPrChange w:id="889" w:author="Avi Cohen" w:date="2022-05-02T11:52:00Z">
            <w:rPr>
              <w:rFonts w:ascii="Times New Roman" w:eastAsia="Times New Roman" w:hAnsi="Times New Roman" w:cs="David" w:hint="cs"/>
              <w:b/>
              <w:sz w:val="20"/>
              <w:szCs w:val="24"/>
              <w:rtl/>
              <w:lang w:eastAsia="he-IL"/>
            </w:rPr>
          </w:rPrChange>
        </w:rPr>
        <w:t xml:space="preserve">המצ"ב </w:t>
      </w:r>
      <w:r w:rsidRPr="00DE7F64">
        <w:rPr>
          <w:rFonts w:ascii="Times New Roman" w:eastAsia="Times New Roman" w:hAnsi="Times New Roman" w:cs="David"/>
          <w:sz w:val="20"/>
          <w:szCs w:val="24"/>
          <w:rtl/>
          <w:lang w:eastAsia="he-IL"/>
          <w:rPrChange w:id="890" w:author="Avi Cohen" w:date="2022-05-02T11:52:00Z">
            <w:rPr>
              <w:rFonts w:ascii="Times New Roman" w:eastAsia="Times New Roman" w:hAnsi="Times New Roman" w:cs="David"/>
              <w:sz w:val="20"/>
              <w:szCs w:val="24"/>
              <w:rtl/>
              <w:lang w:eastAsia="he-IL"/>
            </w:rPr>
          </w:rPrChange>
        </w:rPr>
        <w:t>(להלן: "</w:t>
      </w:r>
      <w:r w:rsidRPr="00DE7F64">
        <w:rPr>
          <w:rFonts w:ascii="Times New Roman" w:eastAsia="Times New Roman" w:hAnsi="Times New Roman" w:cs="David" w:hint="cs"/>
          <w:b/>
          <w:bCs/>
          <w:sz w:val="20"/>
          <w:szCs w:val="24"/>
          <w:rtl/>
          <w:lang w:eastAsia="he-IL"/>
          <w:rPrChange w:id="891" w:author="Avi Cohen" w:date="2022-05-02T11:52:00Z">
            <w:rPr>
              <w:rFonts w:ascii="Times New Roman" w:eastAsia="Times New Roman" w:hAnsi="Times New Roman" w:cs="David" w:hint="cs"/>
              <w:b/>
              <w:bCs/>
              <w:sz w:val="20"/>
              <w:szCs w:val="24"/>
              <w:rtl/>
              <w:lang w:eastAsia="he-IL"/>
            </w:rPr>
          </w:rPrChange>
        </w:rPr>
        <w:t>התמורה</w:t>
      </w:r>
      <w:r w:rsidRPr="00DE7F64">
        <w:rPr>
          <w:rFonts w:ascii="Times New Roman" w:eastAsia="Times New Roman" w:hAnsi="Times New Roman" w:cs="David"/>
          <w:sz w:val="20"/>
          <w:szCs w:val="24"/>
          <w:rtl/>
          <w:lang w:eastAsia="he-IL"/>
          <w:rPrChange w:id="892" w:author="Avi Cohen" w:date="2022-05-02T11:52:00Z">
            <w:rPr>
              <w:rFonts w:ascii="Times New Roman" w:eastAsia="Times New Roman" w:hAnsi="Times New Roman" w:cs="David"/>
              <w:sz w:val="20"/>
              <w:szCs w:val="24"/>
              <w:rtl/>
              <w:lang w:eastAsia="he-IL"/>
            </w:rPr>
          </w:rPrChange>
        </w:rPr>
        <w:t>").</w:t>
      </w:r>
    </w:p>
    <w:p w14:paraId="5DAE24F7"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89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894" w:author="Avi Cohen" w:date="2022-05-02T11:52:00Z">
            <w:rPr>
              <w:rFonts w:ascii="Times New Roman" w:eastAsia="Times New Roman" w:hAnsi="Times New Roman" w:cs="David"/>
              <w:sz w:val="20"/>
              <w:szCs w:val="24"/>
              <w:rtl/>
              <w:lang w:eastAsia="he-IL"/>
            </w:rPr>
          </w:rPrChange>
        </w:rPr>
        <w:t>בהוצאות הממשיות בשרותי העזר המפורטים להלן</w:t>
      </w:r>
      <w:r w:rsidRPr="00DE7F64">
        <w:rPr>
          <w:rFonts w:ascii="Times New Roman" w:eastAsia="Times New Roman" w:hAnsi="Times New Roman" w:cs="David" w:hint="cs"/>
          <w:sz w:val="20"/>
          <w:szCs w:val="24"/>
          <w:rtl/>
          <w:lang w:eastAsia="he-IL"/>
          <w:rPrChange w:id="89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896" w:author="Avi Cohen" w:date="2022-05-02T11:52:00Z">
            <w:rPr>
              <w:rFonts w:ascii="Times New Roman" w:eastAsia="Times New Roman" w:hAnsi="Times New Roman" w:cs="David"/>
              <w:sz w:val="20"/>
              <w:szCs w:val="24"/>
              <w:rtl/>
              <w:lang w:eastAsia="he-IL"/>
            </w:rPr>
          </w:rPrChange>
        </w:rPr>
        <w:t xml:space="preserve"> י</w:t>
      </w:r>
      <w:r w:rsidRPr="00DE7F64">
        <w:rPr>
          <w:rFonts w:ascii="Times New Roman" w:eastAsia="Times New Roman" w:hAnsi="Times New Roman" w:cs="David" w:hint="cs"/>
          <w:sz w:val="20"/>
          <w:szCs w:val="24"/>
          <w:rtl/>
          <w:lang w:eastAsia="he-IL"/>
          <w:rPrChange w:id="89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898" w:author="Avi Cohen" w:date="2022-05-02T11:52:00Z">
            <w:rPr>
              <w:rFonts w:ascii="Times New Roman" w:eastAsia="Times New Roman" w:hAnsi="Times New Roman" w:cs="David"/>
              <w:sz w:val="20"/>
              <w:szCs w:val="24"/>
              <w:rtl/>
              <w:lang w:eastAsia="he-IL"/>
            </w:rPr>
          </w:rPrChange>
        </w:rPr>
        <w:t>שא המזמין:</w:t>
      </w:r>
    </w:p>
    <w:p w14:paraId="7CCD0665"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9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00" w:author="Avi Cohen" w:date="2022-05-02T11:52:00Z">
            <w:rPr>
              <w:rFonts w:ascii="Times New Roman" w:eastAsia="Times New Roman" w:hAnsi="Times New Roman" w:cs="David"/>
              <w:sz w:val="20"/>
              <w:szCs w:val="24"/>
              <w:rtl/>
              <w:lang w:eastAsia="he-IL"/>
            </w:rPr>
          </w:rPrChange>
        </w:rPr>
        <w:t>הדפסות בתוויין המיועדות להפצה לאחרים</w:t>
      </w:r>
      <w:r w:rsidRPr="00DE7F64">
        <w:rPr>
          <w:rFonts w:ascii="Times New Roman" w:eastAsia="Times New Roman" w:hAnsi="Times New Roman" w:cs="David" w:hint="cs"/>
          <w:sz w:val="20"/>
          <w:szCs w:val="24"/>
          <w:rtl/>
          <w:lang w:eastAsia="he-IL"/>
          <w:rPrChange w:id="90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02" w:author="Avi Cohen" w:date="2022-05-02T11:52:00Z">
            <w:rPr>
              <w:rFonts w:ascii="Times New Roman" w:eastAsia="Times New Roman" w:hAnsi="Times New Roman" w:cs="David"/>
              <w:sz w:val="20"/>
              <w:szCs w:val="24"/>
              <w:rtl/>
              <w:lang w:eastAsia="he-IL"/>
            </w:rPr>
          </w:rPrChange>
        </w:rPr>
        <w:t xml:space="preserve"> למעט הדפסות שיפיק המתכנן במשרדו. להסרת ספקות, יובהר כי בגין הוצאות הדפסות בתוויין</w:t>
      </w:r>
      <w:r w:rsidRPr="00DE7F64">
        <w:rPr>
          <w:rFonts w:ascii="Times New Roman" w:eastAsia="Times New Roman" w:hAnsi="Times New Roman" w:cs="David" w:hint="cs"/>
          <w:sz w:val="20"/>
          <w:szCs w:val="24"/>
          <w:rtl/>
          <w:lang w:eastAsia="he-IL"/>
          <w:rPrChange w:id="90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04" w:author="Avi Cohen" w:date="2022-05-02T11:52:00Z">
            <w:rPr>
              <w:rFonts w:ascii="Times New Roman" w:eastAsia="Times New Roman" w:hAnsi="Times New Roman" w:cs="David"/>
              <w:sz w:val="20"/>
              <w:szCs w:val="24"/>
              <w:rtl/>
              <w:lang w:eastAsia="he-IL"/>
            </w:rPr>
          </w:rPrChange>
        </w:rPr>
        <w:t xml:space="preserve"> אשר מיועדות למתכנן בהליך עבודתו, לא יהיה המתכנן זכאי לקבל</w:t>
      </w:r>
      <w:r w:rsidRPr="00DE7F64">
        <w:rPr>
          <w:rFonts w:ascii="Times New Roman" w:eastAsia="Times New Roman" w:hAnsi="Times New Roman" w:cs="David" w:hint="cs"/>
          <w:sz w:val="20"/>
          <w:szCs w:val="24"/>
          <w:rtl/>
          <w:lang w:eastAsia="he-IL"/>
          <w:rPrChange w:id="905" w:author="Avi Cohen" w:date="2022-05-02T11:52:00Z">
            <w:rPr>
              <w:rFonts w:ascii="Times New Roman" w:eastAsia="Times New Roman" w:hAnsi="Times New Roman" w:cs="David" w:hint="cs"/>
              <w:sz w:val="20"/>
              <w:szCs w:val="24"/>
              <w:rtl/>
              <w:lang w:eastAsia="he-IL"/>
            </w:rPr>
          </w:rPrChange>
        </w:rPr>
        <w:t>ת</w:t>
      </w:r>
      <w:r w:rsidRPr="00DE7F64">
        <w:rPr>
          <w:rFonts w:ascii="Times New Roman" w:eastAsia="Times New Roman" w:hAnsi="Times New Roman" w:cs="David"/>
          <w:sz w:val="20"/>
          <w:szCs w:val="24"/>
          <w:rtl/>
          <w:lang w:eastAsia="he-IL"/>
          <w:rPrChange w:id="906" w:author="Avi Cohen" w:date="2022-05-02T11:52:00Z">
            <w:rPr>
              <w:rFonts w:ascii="Times New Roman" w:eastAsia="Times New Roman" w:hAnsi="Times New Roman" w:cs="David"/>
              <w:sz w:val="20"/>
              <w:szCs w:val="24"/>
              <w:rtl/>
              <w:lang w:eastAsia="he-IL"/>
            </w:rPr>
          </w:rPrChange>
        </w:rPr>
        <w:t xml:space="preserve"> החזר.</w:t>
      </w:r>
    </w:p>
    <w:p w14:paraId="607B5BC2" w14:textId="77777777" w:rsidR="005E50FA" w:rsidRPr="00DE7F64" w:rsidRDefault="005E50FA" w:rsidP="005E50FA">
      <w:pPr>
        <w:widowControl w:val="0"/>
        <w:spacing w:before="0" w:beforeAutospacing="0" w:after="0" w:afterAutospacing="0" w:line="240" w:lineRule="auto"/>
        <w:rPr>
          <w:rFonts w:ascii="Times New Roman" w:eastAsia="Times New Roman" w:hAnsi="Times New Roman" w:cs="David"/>
          <w:sz w:val="20"/>
          <w:szCs w:val="24"/>
          <w:rtl/>
          <w:lang w:eastAsia="he-IL"/>
          <w:rPrChange w:id="907" w:author="Avi Cohen" w:date="2022-05-02T11:52:00Z">
            <w:rPr>
              <w:rFonts w:ascii="Times New Roman" w:eastAsia="Times New Roman" w:hAnsi="Times New Roman" w:cs="David"/>
              <w:sz w:val="20"/>
              <w:szCs w:val="24"/>
              <w:rtl/>
              <w:lang w:eastAsia="he-IL"/>
            </w:rPr>
          </w:rPrChange>
        </w:rPr>
      </w:pPr>
    </w:p>
    <w:p w14:paraId="777C001C"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90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09" w:author="Avi Cohen" w:date="2022-05-02T11:52:00Z">
            <w:rPr>
              <w:rFonts w:ascii="Times New Roman" w:eastAsia="Times New Roman" w:hAnsi="Times New Roman" w:cs="David"/>
              <w:sz w:val="20"/>
              <w:szCs w:val="24"/>
              <w:rtl/>
              <w:lang w:eastAsia="he-IL"/>
            </w:rPr>
          </w:rPrChange>
        </w:rPr>
        <w:t>העתקות שנמסרו ע"י המתכנן למזמין</w:t>
      </w:r>
      <w:r w:rsidRPr="00DE7F64">
        <w:rPr>
          <w:rFonts w:ascii="Times New Roman" w:eastAsia="Times New Roman" w:hAnsi="Times New Roman" w:cs="David" w:hint="cs"/>
          <w:sz w:val="20"/>
          <w:szCs w:val="24"/>
          <w:rtl/>
          <w:lang w:eastAsia="he-IL"/>
          <w:rPrChange w:id="910"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911" w:author="Avi Cohen" w:date="2022-05-02T11:52:00Z">
            <w:rPr>
              <w:rFonts w:ascii="Times New Roman" w:eastAsia="Times New Roman" w:hAnsi="Times New Roman" w:cs="David"/>
              <w:sz w:val="20"/>
              <w:szCs w:val="24"/>
              <w:rtl/>
              <w:lang w:eastAsia="he-IL"/>
            </w:rPr>
          </w:rPrChange>
        </w:rPr>
        <w:t xml:space="preserve"> לרשויות המוסמכות</w:t>
      </w:r>
      <w:r w:rsidRPr="00DE7F64">
        <w:rPr>
          <w:rFonts w:ascii="Times New Roman" w:eastAsia="Times New Roman" w:hAnsi="Times New Roman" w:cs="David" w:hint="cs"/>
          <w:sz w:val="20"/>
          <w:szCs w:val="24"/>
          <w:rtl/>
          <w:lang w:eastAsia="he-IL"/>
          <w:rPrChange w:id="912"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913" w:author="Avi Cohen" w:date="2022-05-02T11:52:00Z">
            <w:rPr>
              <w:rFonts w:ascii="Times New Roman" w:eastAsia="Times New Roman" w:hAnsi="Times New Roman" w:cs="David"/>
              <w:sz w:val="20"/>
              <w:szCs w:val="24"/>
              <w:rtl/>
              <w:lang w:eastAsia="he-IL"/>
            </w:rPr>
          </w:rPrChange>
        </w:rPr>
        <w:t xml:space="preserve"> ליועצים, למעט העתקות וצילומים שיפיק המתכנן במשרדו.</w:t>
      </w:r>
    </w:p>
    <w:p w14:paraId="6B1D1BD2"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91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15" w:author="Avi Cohen" w:date="2022-05-02T11:52:00Z">
            <w:rPr>
              <w:rFonts w:ascii="Times New Roman" w:eastAsia="Times New Roman" w:hAnsi="Times New Roman" w:cs="David"/>
              <w:sz w:val="20"/>
              <w:szCs w:val="24"/>
              <w:rtl/>
              <w:lang w:eastAsia="he-IL"/>
            </w:rPr>
          </w:rPrChange>
        </w:rPr>
        <w:t>שכפול מסמכים.</w:t>
      </w:r>
    </w:p>
    <w:p w14:paraId="56C1259F"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91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17" w:author="Avi Cohen" w:date="2022-05-02T11:52:00Z">
            <w:rPr>
              <w:rFonts w:ascii="Times New Roman" w:eastAsia="Times New Roman" w:hAnsi="Times New Roman" w:cs="David"/>
              <w:sz w:val="20"/>
              <w:szCs w:val="24"/>
              <w:rtl/>
              <w:lang w:eastAsia="he-IL"/>
            </w:rPr>
          </w:rPrChange>
        </w:rPr>
        <w:t>מודלים, פרוספקטים ופרספקטיבות, המוזמנים לצורכי שיווק (למעט מודלים ופרספקטיבות לצורכי עבודה והחלטה).</w:t>
      </w:r>
    </w:p>
    <w:p w14:paraId="4ACD38FA"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91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19" w:author="Avi Cohen" w:date="2022-05-02T11:52:00Z">
            <w:rPr>
              <w:rFonts w:ascii="Times New Roman" w:eastAsia="Times New Roman" w:hAnsi="Times New Roman" w:cs="David"/>
              <w:sz w:val="20"/>
              <w:szCs w:val="24"/>
              <w:rtl/>
              <w:lang w:eastAsia="he-IL"/>
            </w:rPr>
          </w:rPrChange>
        </w:rPr>
        <w:t>מדידות וצילומי אויר.</w:t>
      </w:r>
    </w:p>
    <w:p w14:paraId="3E0F9E18"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92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21" w:author="Avi Cohen" w:date="2022-05-02T11:52:00Z">
            <w:rPr>
              <w:rFonts w:ascii="Times New Roman" w:eastAsia="Times New Roman" w:hAnsi="Times New Roman" w:cs="David"/>
              <w:sz w:val="20"/>
              <w:szCs w:val="24"/>
              <w:rtl/>
              <w:lang w:eastAsia="he-IL"/>
            </w:rPr>
          </w:rPrChange>
        </w:rPr>
        <w:t>קידוחים ובדיקות קרקע.</w:t>
      </w:r>
    </w:p>
    <w:p w14:paraId="7830DF4C"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Change w:id="92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23" w:author="Avi Cohen" w:date="2022-05-02T11:52:00Z">
            <w:rPr>
              <w:rFonts w:ascii="Times New Roman" w:eastAsia="Times New Roman" w:hAnsi="Times New Roman" w:cs="David"/>
              <w:sz w:val="20"/>
              <w:szCs w:val="24"/>
              <w:rtl/>
              <w:lang w:eastAsia="he-IL"/>
            </w:rPr>
          </w:rPrChange>
        </w:rPr>
        <w:t>שליחויות.</w:t>
      </w:r>
    </w:p>
    <w:p w14:paraId="05F36BFC" w14:textId="77777777" w:rsidR="005E50FA" w:rsidRPr="00DE7F64" w:rsidRDefault="005E50FA" w:rsidP="005E50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92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25" w:author="Avi Cohen" w:date="2022-05-02T11:52:00Z">
            <w:rPr>
              <w:rFonts w:ascii="Times New Roman" w:eastAsia="Times New Roman" w:hAnsi="Times New Roman" w:cs="David"/>
              <w:sz w:val="20"/>
              <w:szCs w:val="24"/>
              <w:rtl/>
              <w:lang w:eastAsia="he-IL"/>
            </w:rPr>
          </w:rPrChange>
        </w:rPr>
        <w:t>ש</w:t>
      </w:r>
      <w:r w:rsidRPr="00DE7F64">
        <w:rPr>
          <w:rFonts w:ascii="Times New Roman" w:eastAsia="Times New Roman" w:hAnsi="Times New Roman" w:cs="David" w:hint="cs"/>
          <w:sz w:val="20"/>
          <w:szCs w:val="24"/>
          <w:rtl/>
          <w:lang w:eastAsia="he-IL"/>
          <w:rPrChange w:id="92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927" w:author="Avi Cohen" w:date="2022-05-02T11:52:00Z">
            <w:rPr>
              <w:rFonts w:ascii="Times New Roman" w:eastAsia="Times New Roman" w:hAnsi="Times New Roman" w:cs="David"/>
              <w:sz w:val="20"/>
              <w:szCs w:val="24"/>
              <w:rtl/>
              <w:lang w:eastAsia="he-IL"/>
            </w:rPr>
          </w:rPrChange>
        </w:rPr>
        <w:t>רותי העזר המפורטים בסעיפים 7.2.1 עד 7.2.3 לעיל</w:t>
      </w:r>
      <w:r w:rsidRPr="00DE7F64">
        <w:rPr>
          <w:rFonts w:ascii="Times New Roman" w:eastAsia="Times New Roman" w:hAnsi="Times New Roman" w:cs="David" w:hint="cs"/>
          <w:sz w:val="20"/>
          <w:szCs w:val="24"/>
          <w:rtl/>
          <w:lang w:eastAsia="he-IL"/>
          <w:rPrChange w:id="92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29" w:author="Avi Cohen" w:date="2022-05-02T11:52:00Z">
            <w:rPr>
              <w:rFonts w:ascii="Times New Roman" w:eastAsia="Times New Roman" w:hAnsi="Times New Roman" w:cs="David"/>
              <w:sz w:val="20"/>
              <w:szCs w:val="24"/>
              <w:rtl/>
              <w:lang w:eastAsia="he-IL"/>
            </w:rPr>
          </w:rPrChange>
        </w:rPr>
        <w:t xml:space="preserve"> יוזמנו על ידי המתכנן באמצעות מערכת ניהול פרויקטים </w:t>
      </w:r>
      <w:r w:rsidRPr="00DE7F64">
        <w:rPr>
          <w:rFonts w:ascii="Times New Roman" w:eastAsia="Times New Roman" w:hAnsi="Times New Roman" w:cs="David"/>
          <w:sz w:val="20"/>
          <w:szCs w:val="24"/>
          <w:lang w:eastAsia="he-IL"/>
          <w:rPrChange w:id="930" w:author="Avi Cohen" w:date="2022-05-02T11:52:00Z">
            <w:rPr>
              <w:rFonts w:ascii="Times New Roman" w:eastAsia="Times New Roman" w:hAnsi="Times New Roman" w:cs="David"/>
              <w:sz w:val="20"/>
              <w:szCs w:val="24"/>
              <w:lang w:eastAsia="he-IL"/>
            </w:rPr>
          </w:rPrChange>
        </w:rPr>
        <w:t>VIEW</w:t>
      </w:r>
      <w:r w:rsidRPr="00DE7F64">
        <w:rPr>
          <w:rFonts w:ascii="Times New Roman" w:eastAsia="Times New Roman" w:hAnsi="Times New Roman" w:cs="David" w:hint="cs"/>
          <w:sz w:val="20"/>
          <w:szCs w:val="24"/>
          <w:rtl/>
          <w:lang w:eastAsia="he-IL"/>
          <w:rPrChange w:id="93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32" w:author="Avi Cohen" w:date="2022-05-02T11:52:00Z">
            <w:rPr>
              <w:rFonts w:ascii="Times New Roman" w:eastAsia="Times New Roman" w:hAnsi="Times New Roman" w:cs="David"/>
              <w:sz w:val="20"/>
              <w:szCs w:val="24"/>
              <w:rtl/>
              <w:lang w:eastAsia="he-IL"/>
            </w:rPr>
          </w:rPrChange>
        </w:rPr>
        <w:t xml:space="preserve"> / מערכת רמדורנט מודול ניהול מסמכים (</w:t>
      </w:r>
      <w:r w:rsidRPr="00DE7F64">
        <w:rPr>
          <w:rFonts w:ascii="Times New Roman" w:eastAsia="Times New Roman" w:hAnsi="Times New Roman" w:cs="David"/>
          <w:sz w:val="20"/>
          <w:szCs w:val="24"/>
          <w:lang w:eastAsia="he-IL"/>
          <w:rPrChange w:id="933" w:author="Avi Cohen" w:date="2022-05-02T11:52:00Z">
            <w:rPr>
              <w:rFonts w:ascii="Times New Roman" w:eastAsia="Times New Roman" w:hAnsi="Times New Roman" w:cs="David"/>
              <w:sz w:val="20"/>
              <w:szCs w:val="24"/>
              <w:lang w:eastAsia="he-IL"/>
            </w:rPr>
          </w:rPrChange>
        </w:rPr>
        <w:t>DM</w:t>
      </w:r>
      <w:r w:rsidRPr="00DE7F64">
        <w:rPr>
          <w:rFonts w:ascii="Times New Roman" w:eastAsia="Times New Roman" w:hAnsi="Times New Roman" w:cs="David"/>
          <w:sz w:val="20"/>
          <w:szCs w:val="24"/>
          <w:rtl/>
          <w:lang w:eastAsia="he-IL"/>
          <w:rPrChange w:id="934" w:author="Avi Cohen" w:date="2022-05-02T11:52:00Z">
            <w:rPr>
              <w:rFonts w:ascii="Times New Roman" w:eastAsia="Times New Roman" w:hAnsi="Times New Roman" w:cs="David"/>
              <w:sz w:val="20"/>
              <w:szCs w:val="24"/>
              <w:rtl/>
              <w:lang w:eastAsia="he-IL"/>
            </w:rPr>
          </w:rPrChange>
        </w:rPr>
        <w:t>) רק ממכונים המאושרים ע"י המזמין לבצע עבודות עבורו</w:t>
      </w:r>
      <w:r w:rsidRPr="00DE7F64">
        <w:rPr>
          <w:rFonts w:ascii="Times New Roman" w:eastAsia="Times New Roman" w:hAnsi="Times New Roman" w:cs="David" w:hint="cs"/>
          <w:sz w:val="20"/>
          <w:szCs w:val="24"/>
          <w:rtl/>
          <w:lang w:eastAsia="he-IL"/>
          <w:rPrChange w:id="93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36" w:author="Avi Cohen" w:date="2022-05-02T11:52:00Z">
            <w:rPr>
              <w:rFonts w:ascii="Times New Roman" w:eastAsia="Times New Roman" w:hAnsi="Times New Roman" w:cs="David"/>
              <w:sz w:val="20"/>
              <w:szCs w:val="24"/>
              <w:rtl/>
              <w:lang w:eastAsia="he-IL"/>
            </w:rPr>
          </w:rPrChange>
        </w:rPr>
        <w:t xml:space="preserve"> הוצאות לפי סעיפים 7.2.4 עד 7.2.7 ועבור הדפסות והעתקות צבעוניות יוצאו רק אם אושרו תחילה בכתב, טרם הזמנתם ע"י המנהל.</w:t>
      </w:r>
    </w:p>
    <w:p w14:paraId="6682624F" w14:textId="1B8CE8FC"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93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38" w:author="Avi Cohen" w:date="2022-05-02T11:52:00Z">
            <w:rPr>
              <w:rFonts w:ascii="Times New Roman" w:eastAsia="Times New Roman" w:hAnsi="Times New Roman" w:cs="David"/>
              <w:sz w:val="20"/>
              <w:szCs w:val="24"/>
              <w:rtl/>
              <w:lang w:eastAsia="he-IL"/>
            </w:rPr>
          </w:rPrChange>
        </w:rPr>
        <w:t xml:space="preserve">על חשבון </w:t>
      </w:r>
      <w:r w:rsidRPr="00DE7F64">
        <w:rPr>
          <w:rFonts w:ascii="Times New Roman" w:eastAsia="Times New Roman" w:hAnsi="Times New Roman" w:cs="David" w:hint="cs"/>
          <w:sz w:val="20"/>
          <w:szCs w:val="24"/>
          <w:rtl/>
          <w:lang w:eastAsia="he-IL"/>
          <w:rPrChange w:id="939" w:author="Avi Cohen" w:date="2022-05-02T11:52:00Z">
            <w:rPr>
              <w:rFonts w:ascii="Times New Roman" w:eastAsia="Times New Roman" w:hAnsi="Times New Roman" w:cs="David" w:hint="cs"/>
              <w:sz w:val="20"/>
              <w:szCs w:val="24"/>
              <w:rtl/>
              <w:lang w:eastAsia="he-IL"/>
            </w:rPr>
          </w:rPrChange>
        </w:rPr>
        <w:t>התמורה</w:t>
      </w:r>
      <w:r w:rsidRPr="00DE7F64">
        <w:rPr>
          <w:rFonts w:ascii="Times New Roman" w:eastAsia="Times New Roman" w:hAnsi="Times New Roman" w:cs="David"/>
          <w:sz w:val="20"/>
          <w:szCs w:val="24"/>
          <w:rtl/>
          <w:lang w:eastAsia="he-IL"/>
          <w:rPrChange w:id="940" w:author="Avi Cohen" w:date="2022-05-02T11:52:00Z">
            <w:rPr>
              <w:rFonts w:ascii="Times New Roman" w:eastAsia="Times New Roman" w:hAnsi="Times New Roman" w:cs="David"/>
              <w:sz w:val="20"/>
              <w:szCs w:val="24"/>
              <w:rtl/>
              <w:lang w:eastAsia="he-IL"/>
            </w:rPr>
          </w:rPrChange>
        </w:rPr>
        <w:t xml:space="preserve"> ישולמו למתכנן תשלומי ביניים בש</w:t>
      </w:r>
      <w:r w:rsidRPr="00DE7F64">
        <w:rPr>
          <w:rFonts w:ascii="Times New Roman" w:eastAsia="Times New Roman" w:hAnsi="Times New Roman" w:cs="David" w:hint="cs"/>
          <w:sz w:val="20"/>
          <w:szCs w:val="24"/>
          <w:rtl/>
          <w:lang w:eastAsia="he-IL"/>
          <w:rPrChange w:id="941"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942" w:author="Avi Cohen" w:date="2022-05-02T11:52:00Z">
            <w:rPr>
              <w:rFonts w:ascii="Times New Roman" w:eastAsia="Times New Roman" w:hAnsi="Times New Roman" w:cs="David"/>
              <w:sz w:val="20"/>
              <w:szCs w:val="24"/>
              <w:rtl/>
              <w:lang w:eastAsia="he-IL"/>
            </w:rPr>
          </w:rPrChange>
        </w:rPr>
        <w:t>עורים ובמועדים המפורטים בנספח</w:t>
      </w:r>
      <w:r w:rsidRPr="00DE7F64">
        <w:rPr>
          <w:rFonts w:ascii="Times New Roman" w:eastAsia="Times New Roman" w:hAnsi="Times New Roman" w:cs="David"/>
          <w:bCs/>
          <w:sz w:val="20"/>
          <w:szCs w:val="24"/>
          <w:rtl/>
          <w:lang w:eastAsia="he-IL"/>
          <w:rPrChange w:id="943" w:author="Avi Cohen" w:date="2022-05-02T11:52:00Z">
            <w:rPr>
              <w:rFonts w:ascii="Times New Roman" w:eastAsia="Times New Roman" w:hAnsi="Times New Roman" w:cs="David"/>
              <w:bCs/>
              <w:sz w:val="20"/>
              <w:szCs w:val="24"/>
              <w:rtl/>
              <w:lang w:eastAsia="he-IL"/>
            </w:rPr>
          </w:rPrChange>
        </w:rPr>
        <w:t xml:space="preserve"> ה'</w:t>
      </w:r>
      <w:r w:rsidRPr="00DE7F64">
        <w:rPr>
          <w:rFonts w:ascii="Times New Roman" w:eastAsia="Times New Roman" w:hAnsi="Times New Roman" w:cs="David" w:hint="cs"/>
          <w:sz w:val="20"/>
          <w:szCs w:val="24"/>
          <w:rtl/>
          <w:lang w:eastAsia="he-IL"/>
          <w:rPrChange w:id="944" w:author="Avi Cohen" w:date="2022-05-02T11:52:00Z">
            <w:rPr>
              <w:rFonts w:ascii="Times New Roman" w:eastAsia="Times New Roman" w:hAnsi="Times New Roman" w:cs="David" w:hint="cs"/>
              <w:sz w:val="20"/>
              <w:szCs w:val="24"/>
              <w:rtl/>
              <w:lang w:eastAsia="he-IL"/>
            </w:rPr>
          </w:rPrChange>
        </w:rPr>
        <w:t xml:space="preserve"> המצ"ב,</w:t>
      </w:r>
      <w:r w:rsidRPr="00DE7F64">
        <w:rPr>
          <w:rFonts w:ascii="Times New Roman" w:eastAsia="Times New Roman" w:hAnsi="Times New Roman" w:cs="David"/>
          <w:sz w:val="20"/>
          <w:szCs w:val="24"/>
          <w:rtl/>
          <w:lang w:eastAsia="he-IL"/>
          <w:rPrChange w:id="945" w:author="Avi Cohen" w:date="2022-05-02T11:52:00Z">
            <w:rPr>
              <w:rFonts w:ascii="Times New Roman" w:eastAsia="Times New Roman" w:hAnsi="Times New Roman" w:cs="David"/>
              <w:sz w:val="20"/>
              <w:szCs w:val="24"/>
              <w:rtl/>
              <w:lang w:eastAsia="he-IL"/>
            </w:rPr>
          </w:rPrChange>
        </w:rPr>
        <w:t xml:space="preserve"> וכן כל תשלומי ביניים נוספים במידה והמזמין יחליט לשלמם לפי ש</w:t>
      </w:r>
      <w:r w:rsidRPr="00DE7F64">
        <w:rPr>
          <w:rFonts w:ascii="Times New Roman" w:eastAsia="Times New Roman" w:hAnsi="Times New Roman" w:cs="David" w:hint="cs"/>
          <w:sz w:val="20"/>
          <w:szCs w:val="24"/>
          <w:rtl/>
          <w:lang w:eastAsia="he-IL"/>
          <w:rPrChange w:id="94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947" w:author="Avi Cohen" w:date="2022-05-02T11:52:00Z">
            <w:rPr>
              <w:rFonts w:ascii="Times New Roman" w:eastAsia="Times New Roman" w:hAnsi="Times New Roman" w:cs="David"/>
              <w:sz w:val="20"/>
              <w:szCs w:val="24"/>
              <w:rtl/>
              <w:lang w:eastAsia="he-IL"/>
            </w:rPr>
          </w:rPrChange>
        </w:rPr>
        <w:t>קול דעתו הבלעדי.</w:t>
      </w:r>
    </w:p>
    <w:p w14:paraId="330260A5" w14:textId="07D2CF83" w:rsidR="005E50FA" w:rsidRPr="00DE7F64" w:rsidRDefault="005E50FA" w:rsidP="005E50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94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949" w:author="Avi Cohen" w:date="2022-05-02T11:52:00Z">
            <w:rPr>
              <w:rFonts w:ascii="Times New Roman" w:eastAsia="Times New Roman" w:hAnsi="Times New Roman" w:cs="David"/>
              <w:sz w:val="20"/>
              <w:szCs w:val="24"/>
              <w:rtl/>
              <w:lang w:eastAsia="he-IL"/>
            </w:rPr>
          </w:rPrChange>
        </w:rPr>
        <w:t>כל תשלומי הביניים לפי פסקה זו</w:t>
      </w:r>
      <w:r w:rsidRPr="00DE7F64">
        <w:rPr>
          <w:rFonts w:ascii="Times New Roman" w:eastAsia="Times New Roman" w:hAnsi="Times New Roman" w:cs="David" w:hint="cs"/>
          <w:sz w:val="20"/>
          <w:szCs w:val="24"/>
          <w:rtl/>
          <w:lang w:eastAsia="he-IL"/>
          <w:rPrChange w:id="95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51" w:author="Avi Cohen" w:date="2022-05-02T11:52:00Z">
            <w:rPr>
              <w:rFonts w:ascii="Times New Roman" w:eastAsia="Times New Roman" w:hAnsi="Times New Roman" w:cs="David"/>
              <w:sz w:val="20"/>
              <w:szCs w:val="24"/>
              <w:rtl/>
              <w:lang w:eastAsia="he-IL"/>
            </w:rPr>
          </w:rPrChange>
        </w:rPr>
        <w:t xml:space="preserve"> הינם מקדמות על חשבון התמורה ואין באישורם ו/או בתשלומם משום אישור כלשהו מצד המזמין לגבי ב</w:t>
      </w:r>
      <w:r w:rsidRPr="00DE7F64">
        <w:rPr>
          <w:rFonts w:ascii="Times New Roman" w:eastAsia="Times New Roman" w:hAnsi="Times New Roman" w:cs="David" w:hint="cs"/>
          <w:sz w:val="20"/>
          <w:szCs w:val="24"/>
          <w:rtl/>
          <w:lang w:eastAsia="he-IL"/>
          <w:rPrChange w:id="95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953" w:author="Avi Cohen" w:date="2022-05-02T11:52:00Z">
            <w:rPr>
              <w:rFonts w:ascii="Times New Roman" w:eastAsia="Times New Roman" w:hAnsi="Times New Roman" w:cs="David"/>
              <w:sz w:val="20"/>
              <w:szCs w:val="24"/>
              <w:rtl/>
              <w:lang w:eastAsia="he-IL"/>
            </w:rPr>
          </w:rPrChange>
        </w:rPr>
        <w:t>צוע שלב משלבי שירותי המתכנן ו/או טיב הש</w:t>
      </w:r>
      <w:r w:rsidRPr="00DE7F64">
        <w:rPr>
          <w:rFonts w:ascii="Times New Roman" w:eastAsia="Times New Roman" w:hAnsi="Times New Roman" w:cs="David" w:hint="cs"/>
          <w:sz w:val="20"/>
          <w:szCs w:val="24"/>
          <w:rtl/>
          <w:lang w:eastAsia="he-IL"/>
          <w:rPrChange w:id="95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955" w:author="Avi Cohen" w:date="2022-05-02T11:52:00Z">
            <w:rPr>
              <w:rFonts w:ascii="Times New Roman" w:eastAsia="Times New Roman" w:hAnsi="Times New Roman" w:cs="David"/>
              <w:sz w:val="20"/>
              <w:szCs w:val="24"/>
              <w:rtl/>
              <w:lang w:eastAsia="he-IL"/>
            </w:rPr>
          </w:rPrChange>
        </w:rPr>
        <w:t xml:space="preserve">רות ו/או הסכום המגיע למתכנן. במקרה של הפסקת עבודתו של </w:t>
      </w:r>
      <w:r w:rsidRPr="00DE7F64">
        <w:rPr>
          <w:rFonts w:ascii="Times New Roman" w:eastAsia="Times New Roman" w:hAnsi="Times New Roman" w:cs="David"/>
          <w:sz w:val="20"/>
          <w:szCs w:val="24"/>
          <w:rtl/>
          <w:lang w:eastAsia="he-IL"/>
          <w:rPrChange w:id="956" w:author="Avi Cohen" w:date="2022-05-02T11:52:00Z">
            <w:rPr>
              <w:rFonts w:ascii="Times New Roman" w:eastAsia="Times New Roman" w:hAnsi="Times New Roman" w:cs="David"/>
              <w:sz w:val="20"/>
              <w:szCs w:val="24"/>
              <w:rtl/>
              <w:lang w:eastAsia="he-IL"/>
            </w:rPr>
          </w:rPrChange>
        </w:rPr>
        <w:lastRenderedPageBreak/>
        <w:t xml:space="preserve">המתכנן כאמור בסעיף 6.3 לעיל, יחולו הוראות סעיף 12.1.2 להלן. </w:t>
      </w:r>
    </w:p>
    <w:p w14:paraId="7D425BA6" w14:textId="7950F68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Change w:id="957" w:author="Avi Cohen" w:date="2022-05-02T11:52:00Z">
            <w:rPr>
              <w:rFonts w:ascii="Times New Roman" w:eastAsia="Times New Roman" w:hAnsi="Times New Roman" w:cs="David"/>
              <w:strike/>
              <w:sz w:val="20"/>
              <w:szCs w:val="24"/>
              <w:rtl/>
              <w:lang w:eastAsia="he-IL"/>
            </w:rPr>
          </w:rPrChange>
        </w:rPr>
      </w:pPr>
      <w:r w:rsidRPr="00DE7F64">
        <w:rPr>
          <w:rFonts w:ascii="Times New Roman" w:eastAsia="Times New Roman" w:hAnsi="Times New Roman" w:cs="David"/>
          <w:sz w:val="20"/>
          <w:szCs w:val="24"/>
          <w:rtl/>
          <w:lang w:eastAsia="he-IL"/>
          <w:rPrChange w:id="958" w:author="Avi Cohen" w:date="2022-05-02T11:52:00Z">
            <w:rPr>
              <w:rFonts w:ascii="Times New Roman" w:eastAsia="Times New Roman" w:hAnsi="Times New Roman" w:cs="David"/>
              <w:sz w:val="20"/>
              <w:szCs w:val="24"/>
              <w:rtl/>
              <w:lang w:eastAsia="he-IL"/>
            </w:rPr>
          </w:rPrChange>
        </w:rPr>
        <w:t>מוסכם במפורש</w:t>
      </w:r>
      <w:r w:rsidRPr="00DE7F64">
        <w:rPr>
          <w:rFonts w:ascii="Times New Roman" w:eastAsia="Times New Roman" w:hAnsi="Times New Roman" w:cs="David" w:hint="cs"/>
          <w:sz w:val="20"/>
          <w:szCs w:val="24"/>
          <w:rtl/>
          <w:lang w:eastAsia="he-IL"/>
          <w:rPrChange w:id="95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60" w:author="Avi Cohen" w:date="2022-05-02T11:52:00Z">
            <w:rPr>
              <w:rFonts w:ascii="Times New Roman" w:eastAsia="Times New Roman" w:hAnsi="Times New Roman" w:cs="David"/>
              <w:sz w:val="20"/>
              <w:szCs w:val="24"/>
              <w:rtl/>
              <w:lang w:eastAsia="he-IL"/>
            </w:rPr>
          </w:rPrChange>
        </w:rPr>
        <w:t xml:space="preserve"> כי ה</w:t>
      </w:r>
      <w:r w:rsidRPr="00DE7F64">
        <w:rPr>
          <w:rFonts w:ascii="Times New Roman" w:eastAsia="Times New Roman" w:hAnsi="Times New Roman" w:cs="David" w:hint="cs"/>
          <w:sz w:val="20"/>
          <w:szCs w:val="24"/>
          <w:rtl/>
          <w:lang w:eastAsia="he-IL"/>
          <w:rPrChange w:id="961" w:author="Avi Cohen" w:date="2022-05-02T11:52:00Z">
            <w:rPr>
              <w:rFonts w:ascii="Times New Roman" w:eastAsia="Times New Roman" w:hAnsi="Times New Roman" w:cs="David" w:hint="cs"/>
              <w:sz w:val="20"/>
              <w:szCs w:val="24"/>
              <w:rtl/>
              <w:lang w:eastAsia="he-IL"/>
            </w:rPr>
          </w:rPrChange>
        </w:rPr>
        <w:t>תמורה</w:t>
      </w:r>
      <w:r w:rsidRPr="00DE7F64">
        <w:rPr>
          <w:rFonts w:ascii="Times New Roman" w:eastAsia="Times New Roman" w:hAnsi="Times New Roman" w:cs="David"/>
          <w:sz w:val="20"/>
          <w:szCs w:val="24"/>
          <w:rtl/>
          <w:lang w:eastAsia="he-IL"/>
          <w:rPrChange w:id="962" w:author="Avi Cohen" w:date="2022-05-02T11:52:00Z">
            <w:rPr>
              <w:rFonts w:ascii="Times New Roman" w:eastAsia="Times New Roman" w:hAnsi="Times New Roman" w:cs="David"/>
              <w:sz w:val="20"/>
              <w:szCs w:val="24"/>
              <w:rtl/>
              <w:lang w:eastAsia="he-IL"/>
            </w:rPr>
          </w:rPrChange>
        </w:rPr>
        <w:t xml:space="preserve"> האמור בנספח </w:t>
      </w:r>
      <w:r w:rsidRPr="00DE7F64">
        <w:rPr>
          <w:rFonts w:ascii="Times New Roman" w:eastAsia="Times New Roman" w:hAnsi="Times New Roman" w:cs="David"/>
          <w:b/>
          <w:bCs/>
          <w:sz w:val="20"/>
          <w:szCs w:val="24"/>
          <w:rtl/>
          <w:lang w:eastAsia="he-IL"/>
          <w:rPrChange w:id="963" w:author="Avi Cohen" w:date="2022-05-02T11:52:00Z">
            <w:rPr>
              <w:rFonts w:ascii="Times New Roman" w:eastAsia="Times New Roman" w:hAnsi="Times New Roman" w:cs="David"/>
              <w:b/>
              <w:bCs/>
              <w:sz w:val="20"/>
              <w:szCs w:val="24"/>
              <w:rtl/>
              <w:lang w:eastAsia="he-IL"/>
            </w:rPr>
          </w:rPrChange>
        </w:rPr>
        <w:t xml:space="preserve">ד' </w:t>
      </w:r>
      <w:r w:rsidRPr="00DE7F64">
        <w:rPr>
          <w:rFonts w:ascii="Times New Roman" w:eastAsia="Times New Roman" w:hAnsi="Times New Roman" w:cs="David" w:hint="cs"/>
          <w:sz w:val="20"/>
          <w:szCs w:val="24"/>
          <w:rtl/>
          <w:lang w:eastAsia="he-IL"/>
          <w:rPrChange w:id="964" w:author="Avi Cohen" w:date="2022-05-02T11:52:00Z">
            <w:rPr>
              <w:rFonts w:ascii="Times New Roman" w:eastAsia="Times New Roman" w:hAnsi="Times New Roman" w:cs="David" w:hint="cs"/>
              <w:sz w:val="20"/>
              <w:szCs w:val="24"/>
              <w:rtl/>
              <w:lang w:eastAsia="he-IL"/>
            </w:rPr>
          </w:rPrChange>
        </w:rPr>
        <w:t xml:space="preserve">המצ"ב, </w:t>
      </w:r>
      <w:r w:rsidRPr="00DE7F64">
        <w:rPr>
          <w:rFonts w:ascii="Times New Roman" w:eastAsia="Times New Roman" w:hAnsi="Times New Roman" w:cs="David"/>
          <w:sz w:val="20"/>
          <w:szCs w:val="24"/>
          <w:rtl/>
          <w:lang w:eastAsia="he-IL"/>
          <w:rPrChange w:id="965" w:author="Avi Cohen" w:date="2022-05-02T11:52:00Z">
            <w:rPr>
              <w:rFonts w:ascii="Times New Roman" w:eastAsia="Times New Roman" w:hAnsi="Times New Roman" w:cs="David"/>
              <w:sz w:val="20"/>
              <w:szCs w:val="24"/>
              <w:rtl/>
              <w:lang w:eastAsia="he-IL"/>
            </w:rPr>
          </w:rPrChange>
        </w:rPr>
        <w:t>ה</w:t>
      </w:r>
      <w:r w:rsidRPr="00DE7F64">
        <w:rPr>
          <w:rFonts w:ascii="Times New Roman" w:eastAsia="Times New Roman" w:hAnsi="Times New Roman" w:cs="David" w:hint="cs"/>
          <w:sz w:val="20"/>
          <w:szCs w:val="24"/>
          <w:rtl/>
          <w:lang w:eastAsia="he-IL"/>
          <w:rPrChange w:id="966" w:author="Avi Cohen" w:date="2022-05-02T11:52:00Z">
            <w:rPr>
              <w:rFonts w:ascii="Times New Roman" w:eastAsia="Times New Roman" w:hAnsi="Times New Roman" w:cs="David" w:hint="cs"/>
              <w:sz w:val="20"/>
              <w:szCs w:val="24"/>
              <w:rtl/>
              <w:lang w:eastAsia="he-IL"/>
            </w:rPr>
          </w:rPrChange>
        </w:rPr>
        <w:t xml:space="preserve">ינו </w:t>
      </w:r>
      <w:r w:rsidRPr="00DE7F64">
        <w:rPr>
          <w:rFonts w:ascii="Times New Roman" w:eastAsia="Times New Roman" w:hAnsi="Times New Roman" w:cs="David"/>
          <w:sz w:val="20"/>
          <w:szCs w:val="24"/>
          <w:rtl/>
          <w:lang w:eastAsia="he-IL"/>
          <w:rPrChange w:id="967" w:author="Avi Cohen" w:date="2022-05-02T11:52:00Z">
            <w:rPr>
              <w:rFonts w:ascii="Times New Roman" w:eastAsia="Times New Roman" w:hAnsi="Times New Roman" w:cs="David"/>
              <w:sz w:val="20"/>
              <w:szCs w:val="24"/>
              <w:rtl/>
              <w:lang w:eastAsia="he-IL"/>
            </w:rPr>
          </w:rPrChange>
        </w:rPr>
        <w:t>סופי</w:t>
      </w:r>
      <w:r w:rsidRPr="00DE7F64">
        <w:rPr>
          <w:rFonts w:ascii="Times New Roman" w:eastAsia="Times New Roman" w:hAnsi="Times New Roman" w:cs="David" w:hint="cs"/>
          <w:sz w:val="20"/>
          <w:szCs w:val="24"/>
          <w:rtl/>
          <w:lang w:eastAsia="he-IL"/>
          <w:rPrChange w:id="968" w:author="Avi Cohen" w:date="2022-05-02T11:52:00Z">
            <w:rPr>
              <w:rFonts w:ascii="Times New Roman" w:eastAsia="Times New Roman" w:hAnsi="Times New Roman" w:cs="David" w:hint="cs"/>
              <w:sz w:val="20"/>
              <w:szCs w:val="24"/>
              <w:rtl/>
              <w:lang w:eastAsia="he-IL"/>
            </w:rPr>
          </w:rPrChange>
        </w:rPr>
        <w:t>ת</w:t>
      </w:r>
      <w:r w:rsidRPr="00DE7F64">
        <w:rPr>
          <w:rFonts w:ascii="Times New Roman" w:eastAsia="Times New Roman" w:hAnsi="Times New Roman" w:cs="David"/>
          <w:sz w:val="20"/>
          <w:szCs w:val="24"/>
          <w:rtl/>
          <w:lang w:eastAsia="he-IL"/>
          <w:rPrChange w:id="969" w:author="Avi Cohen" w:date="2022-05-02T11:52:00Z">
            <w:rPr>
              <w:rFonts w:ascii="Times New Roman" w:eastAsia="Times New Roman" w:hAnsi="Times New Roman" w:cs="David"/>
              <w:sz w:val="20"/>
              <w:szCs w:val="24"/>
              <w:rtl/>
              <w:lang w:eastAsia="he-IL"/>
            </w:rPr>
          </w:rPrChange>
        </w:rPr>
        <w:t xml:space="preserve"> ומוחלט</w:t>
      </w:r>
      <w:r w:rsidRPr="00DE7F64">
        <w:rPr>
          <w:rFonts w:ascii="Times New Roman" w:eastAsia="Times New Roman" w:hAnsi="Times New Roman" w:cs="David" w:hint="cs"/>
          <w:sz w:val="20"/>
          <w:szCs w:val="24"/>
          <w:rtl/>
          <w:lang w:eastAsia="he-IL"/>
          <w:rPrChange w:id="970" w:author="Avi Cohen" w:date="2022-05-02T11:52:00Z">
            <w:rPr>
              <w:rFonts w:ascii="Times New Roman" w:eastAsia="Times New Roman" w:hAnsi="Times New Roman" w:cs="David" w:hint="cs"/>
              <w:sz w:val="20"/>
              <w:szCs w:val="24"/>
              <w:rtl/>
              <w:lang w:eastAsia="he-IL"/>
            </w:rPr>
          </w:rPrChange>
        </w:rPr>
        <w:t>ת</w:t>
      </w:r>
      <w:r w:rsidRPr="00DE7F64">
        <w:rPr>
          <w:rFonts w:ascii="Times New Roman" w:eastAsia="Times New Roman" w:hAnsi="Times New Roman" w:cs="David"/>
          <w:sz w:val="20"/>
          <w:szCs w:val="24"/>
          <w:rtl/>
          <w:lang w:eastAsia="he-IL"/>
          <w:rPrChange w:id="971" w:author="Avi Cohen" w:date="2022-05-02T11:52:00Z">
            <w:rPr>
              <w:rFonts w:ascii="Times New Roman" w:eastAsia="Times New Roman" w:hAnsi="Times New Roman" w:cs="David"/>
              <w:sz w:val="20"/>
              <w:szCs w:val="24"/>
              <w:rtl/>
              <w:lang w:eastAsia="he-IL"/>
            </w:rPr>
          </w:rPrChange>
        </w:rPr>
        <w:t>, והמתכנן לא יהיה זכאי לשום תוספת מסיבת הימשכות עבודות הפרויקט מעל למצופה, הקטנת היקף היחידות בפרויקט, קצב הבניה,</w:t>
      </w:r>
      <w:r w:rsidRPr="00DE7F64">
        <w:rPr>
          <w:rFonts w:ascii="Times New Roman" w:eastAsia="Times New Roman" w:hAnsi="Times New Roman" w:cs="David" w:hint="cs"/>
          <w:sz w:val="20"/>
          <w:szCs w:val="24"/>
          <w:rtl/>
          <w:lang w:eastAsia="he-IL"/>
          <w:rPrChange w:id="972" w:author="Avi Cohen" w:date="2022-05-02T11:52:00Z">
            <w:rPr>
              <w:rFonts w:ascii="Times New Roman" w:eastAsia="Times New Roman" w:hAnsi="Times New Roman" w:cs="David" w:hint="cs"/>
              <w:sz w:val="20"/>
              <w:szCs w:val="24"/>
              <w:rtl/>
              <w:lang w:eastAsia="he-IL"/>
            </w:rPr>
          </w:rPrChange>
        </w:rPr>
        <w:t xml:space="preserve"> ביצוע חלק משלבי הביצוע,</w:t>
      </w:r>
      <w:r w:rsidRPr="00DE7F64">
        <w:rPr>
          <w:rFonts w:ascii="Times New Roman" w:eastAsia="Times New Roman" w:hAnsi="Times New Roman" w:cs="David"/>
          <w:sz w:val="20"/>
          <w:szCs w:val="24"/>
          <w:rtl/>
          <w:lang w:eastAsia="he-IL"/>
          <w:rPrChange w:id="973" w:author="Avi Cohen" w:date="2022-05-02T11:52:00Z">
            <w:rPr>
              <w:rFonts w:ascii="Times New Roman" w:eastAsia="Times New Roman" w:hAnsi="Times New Roman" w:cs="David"/>
              <w:sz w:val="20"/>
              <w:szCs w:val="24"/>
              <w:rtl/>
              <w:lang w:eastAsia="he-IL"/>
            </w:rPr>
          </w:rPrChange>
        </w:rPr>
        <w:t xml:space="preserve"> מידת השינויים שידרשו ע"י המזמין, ו/או צורת ביצוע הבניה או מכל עילה אחרת איזו שהיא, אלא אם נאמר בחוזה </w:t>
      </w:r>
      <w:r w:rsidRPr="00DE7F64">
        <w:rPr>
          <w:rFonts w:ascii="Times New Roman" w:eastAsia="Times New Roman" w:hAnsi="Times New Roman" w:cs="David" w:hint="cs"/>
          <w:sz w:val="20"/>
          <w:szCs w:val="24"/>
          <w:rtl/>
          <w:lang w:eastAsia="he-IL"/>
          <w:rPrChange w:id="974" w:author="Avi Cohen" w:date="2022-05-02T11:52:00Z">
            <w:rPr>
              <w:rFonts w:ascii="Times New Roman" w:eastAsia="Times New Roman" w:hAnsi="Times New Roman" w:cs="David" w:hint="cs"/>
              <w:sz w:val="20"/>
              <w:szCs w:val="24"/>
              <w:rtl/>
              <w:lang w:eastAsia="he-IL"/>
            </w:rPr>
          </w:rPrChange>
        </w:rPr>
        <w:t xml:space="preserve">זה </w:t>
      </w:r>
      <w:r w:rsidRPr="00DE7F64">
        <w:rPr>
          <w:rFonts w:ascii="Times New Roman" w:eastAsia="Times New Roman" w:hAnsi="Times New Roman" w:cs="David"/>
          <w:sz w:val="20"/>
          <w:szCs w:val="24"/>
          <w:rtl/>
          <w:lang w:eastAsia="he-IL"/>
          <w:rPrChange w:id="975" w:author="Avi Cohen" w:date="2022-05-02T11:52:00Z">
            <w:rPr>
              <w:rFonts w:ascii="Times New Roman" w:eastAsia="Times New Roman" w:hAnsi="Times New Roman" w:cs="David"/>
              <w:sz w:val="20"/>
              <w:szCs w:val="24"/>
              <w:rtl/>
              <w:lang w:eastAsia="he-IL"/>
            </w:rPr>
          </w:rPrChange>
        </w:rPr>
        <w:t>במפורש אחרת. תנאי לתשלום התמורה במלואו</w:t>
      </w:r>
      <w:r w:rsidRPr="00DE7F64">
        <w:rPr>
          <w:rFonts w:ascii="Times New Roman" w:eastAsia="Times New Roman" w:hAnsi="Times New Roman" w:cs="David" w:hint="cs"/>
          <w:sz w:val="20"/>
          <w:szCs w:val="24"/>
          <w:rtl/>
          <w:lang w:eastAsia="he-IL"/>
          <w:rPrChange w:id="97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77" w:author="Avi Cohen" w:date="2022-05-02T11:52:00Z">
            <w:rPr>
              <w:rFonts w:ascii="Times New Roman" w:eastAsia="Times New Roman" w:hAnsi="Times New Roman" w:cs="David"/>
              <w:sz w:val="20"/>
              <w:szCs w:val="24"/>
              <w:rtl/>
              <w:lang w:eastAsia="he-IL"/>
            </w:rPr>
          </w:rPrChange>
        </w:rPr>
        <w:t xml:space="preserve"> הינו המצאת הצהרה</w:t>
      </w:r>
      <w:r w:rsidRPr="00DE7F64">
        <w:rPr>
          <w:rFonts w:ascii="Times New Roman" w:eastAsia="Times New Roman" w:hAnsi="Times New Roman" w:cs="David" w:hint="cs"/>
          <w:sz w:val="20"/>
          <w:szCs w:val="24"/>
          <w:rtl/>
          <w:lang w:eastAsia="he-IL"/>
          <w:rPrChange w:id="97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79" w:author="Avi Cohen" w:date="2022-05-02T11:52:00Z">
            <w:rPr>
              <w:rFonts w:ascii="Times New Roman" w:eastAsia="Times New Roman" w:hAnsi="Times New Roman" w:cs="David"/>
              <w:sz w:val="20"/>
              <w:szCs w:val="24"/>
              <w:rtl/>
              <w:lang w:eastAsia="he-IL"/>
            </w:rPr>
          </w:rPrChange>
        </w:rPr>
        <w:t xml:space="preserve"> לפיה בדק המתכנן את העבודות ומצא אותן תואמות לתכניותיו ולתקנים המחייבים וכי הן בוצעו לשביעות רצונו בנוסח המצורף כנספח </w:t>
      </w:r>
      <w:r w:rsidRPr="00DE7F64">
        <w:rPr>
          <w:rFonts w:ascii="Times New Roman" w:eastAsia="Times New Roman" w:hAnsi="Times New Roman" w:cs="David"/>
          <w:b/>
          <w:bCs/>
          <w:sz w:val="20"/>
          <w:szCs w:val="24"/>
          <w:rtl/>
          <w:lang w:eastAsia="he-IL"/>
          <w:rPrChange w:id="980" w:author="Avi Cohen" w:date="2022-05-02T11:52:00Z">
            <w:rPr>
              <w:rFonts w:ascii="Times New Roman" w:eastAsia="Times New Roman" w:hAnsi="Times New Roman" w:cs="David"/>
              <w:b/>
              <w:bCs/>
              <w:sz w:val="20"/>
              <w:szCs w:val="24"/>
              <w:rtl/>
              <w:lang w:eastAsia="he-IL"/>
            </w:rPr>
          </w:rPrChange>
        </w:rPr>
        <w:t>ט'</w:t>
      </w:r>
      <w:r w:rsidRPr="00DE7F64">
        <w:rPr>
          <w:rFonts w:ascii="Times New Roman" w:eastAsia="Times New Roman" w:hAnsi="Times New Roman" w:cs="David"/>
          <w:sz w:val="20"/>
          <w:szCs w:val="24"/>
          <w:rtl/>
          <w:lang w:eastAsia="he-IL"/>
          <w:rPrChange w:id="981" w:author="Avi Cohen" w:date="2022-05-02T11:52:00Z">
            <w:rPr>
              <w:rFonts w:ascii="Times New Roman" w:eastAsia="Times New Roman" w:hAnsi="Times New Roman" w:cs="David"/>
              <w:sz w:val="20"/>
              <w:szCs w:val="24"/>
              <w:rtl/>
              <w:lang w:eastAsia="he-IL"/>
            </w:rPr>
          </w:rPrChange>
        </w:rPr>
        <w:t xml:space="preserve"> לחוזה זה וכתב היעדר תביעות המצורף כנספח</w:t>
      </w:r>
      <w:r w:rsidRPr="00DE7F64">
        <w:rPr>
          <w:rFonts w:ascii="Times New Roman" w:eastAsia="Times New Roman" w:hAnsi="Times New Roman" w:cs="David"/>
          <w:b/>
          <w:bCs/>
          <w:sz w:val="20"/>
          <w:szCs w:val="24"/>
          <w:rtl/>
          <w:lang w:eastAsia="he-IL"/>
          <w:rPrChange w:id="982" w:author="Avi Cohen" w:date="2022-05-02T11:52:00Z">
            <w:rPr>
              <w:rFonts w:ascii="Times New Roman" w:eastAsia="Times New Roman" w:hAnsi="Times New Roman" w:cs="David"/>
              <w:b/>
              <w:bCs/>
              <w:sz w:val="20"/>
              <w:szCs w:val="24"/>
              <w:rtl/>
              <w:lang w:eastAsia="he-IL"/>
            </w:rPr>
          </w:rPrChange>
        </w:rPr>
        <w:t xml:space="preserve"> י'</w:t>
      </w:r>
      <w:r w:rsidRPr="00DE7F64">
        <w:rPr>
          <w:rFonts w:ascii="Times New Roman" w:eastAsia="Times New Roman" w:hAnsi="Times New Roman" w:cs="David"/>
          <w:sz w:val="20"/>
          <w:szCs w:val="24"/>
          <w:rtl/>
          <w:lang w:eastAsia="he-IL"/>
          <w:rPrChange w:id="983" w:author="Avi Cohen" w:date="2022-05-02T11:52:00Z">
            <w:rPr>
              <w:rFonts w:ascii="Times New Roman" w:eastAsia="Times New Roman" w:hAnsi="Times New Roman" w:cs="David"/>
              <w:sz w:val="20"/>
              <w:szCs w:val="24"/>
              <w:rtl/>
              <w:lang w:eastAsia="he-IL"/>
            </w:rPr>
          </w:rPrChange>
        </w:rPr>
        <w:t xml:space="preserve"> לחוזה זה למזמין, חתום ע"י המתכנן ומאומת כנדרש בו</w:t>
      </w:r>
      <w:r w:rsidRPr="00DE7F64">
        <w:rPr>
          <w:rFonts w:ascii="Times New Roman" w:eastAsia="Times New Roman" w:hAnsi="Times New Roman" w:cs="David" w:hint="cs"/>
          <w:sz w:val="20"/>
          <w:szCs w:val="24"/>
          <w:rtl/>
          <w:lang w:eastAsia="he-IL"/>
          <w:rPrChange w:id="984" w:author="Avi Cohen" w:date="2022-05-02T11:52:00Z">
            <w:rPr>
              <w:rFonts w:ascii="Times New Roman" w:eastAsia="Times New Roman" w:hAnsi="Times New Roman" w:cs="David" w:hint="cs"/>
              <w:sz w:val="20"/>
              <w:szCs w:val="24"/>
              <w:rtl/>
              <w:lang w:eastAsia="he-IL"/>
            </w:rPr>
          </w:rPrChange>
        </w:rPr>
        <w:t>, עבור כל אחד משלבי הפרויקט</w:t>
      </w:r>
      <w:r w:rsidRPr="00DE7F64">
        <w:rPr>
          <w:rFonts w:ascii="Times New Roman" w:eastAsia="Times New Roman" w:hAnsi="Times New Roman" w:cs="David"/>
          <w:sz w:val="20"/>
          <w:szCs w:val="24"/>
          <w:rtl/>
          <w:lang w:eastAsia="he-IL"/>
          <w:rPrChange w:id="985" w:author="Avi Cohen" w:date="2022-05-02T11:52:00Z">
            <w:rPr>
              <w:rFonts w:ascii="Times New Roman" w:eastAsia="Times New Roman" w:hAnsi="Times New Roman" w:cs="David"/>
              <w:sz w:val="20"/>
              <w:szCs w:val="24"/>
              <w:rtl/>
              <w:lang w:eastAsia="he-IL"/>
            </w:rPr>
          </w:rPrChange>
        </w:rPr>
        <w:t>.</w:t>
      </w:r>
    </w:p>
    <w:p w14:paraId="75C2FAF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Change w:id="986"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987" w:author="Avi Cohen" w:date="2022-05-02T11:52:00Z">
            <w:rPr>
              <w:rFonts w:ascii="Times New Roman" w:eastAsia="Times New Roman" w:hAnsi="Times New Roman" w:cs="David"/>
              <w:sz w:val="20"/>
              <w:szCs w:val="24"/>
              <w:rtl/>
              <w:lang w:eastAsia="he-IL"/>
            </w:rPr>
          </w:rPrChange>
        </w:rPr>
        <w:t xml:space="preserve">מבלי לפגוע בכלליות האמור בסעיף </w:t>
      </w:r>
      <w:r w:rsidRPr="00DE7F64">
        <w:rPr>
          <w:rFonts w:ascii="Times New Roman" w:eastAsia="Times New Roman" w:hAnsi="Times New Roman" w:cs="David" w:hint="cs"/>
          <w:sz w:val="20"/>
          <w:szCs w:val="24"/>
          <w:rtl/>
          <w:lang w:eastAsia="he-IL"/>
          <w:rPrChange w:id="988" w:author="Avi Cohen" w:date="2022-05-02T11:52:00Z">
            <w:rPr>
              <w:rFonts w:ascii="Times New Roman" w:eastAsia="Times New Roman" w:hAnsi="Times New Roman" w:cs="David" w:hint="cs"/>
              <w:sz w:val="20"/>
              <w:szCs w:val="24"/>
              <w:rtl/>
              <w:lang w:eastAsia="he-IL"/>
            </w:rPr>
          </w:rPrChange>
        </w:rPr>
        <w:t>7 לעיל</w:t>
      </w:r>
      <w:r w:rsidRPr="00DE7F64">
        <w:rPr>
          <w:rFonts w:ascii="Times New Roman" w:eastAsia="Times New Roman" w:hAnsi="Times New Roman" w:cs="David"/>
          <w:sz w:val="20"/>
          <w:szCs w:val="24"/>
          <w:rtl/>
          <w:lang w:eastAsia="he-IL"/>
          <w:rPrChange w:id="989" w:author="Avi Cohen" w:date="2022-05-02T11:52:00Z">
            <w:rPr>
              <w:rFonts w:ascii="Times New Roman" w:eastAsia="Times New Roman" w:hAnsi="Times New Roman" w:cs="David"/>
              <w:sz w:val="20"/>
              <w:szCs w:val="24"/>
              <w:rtl/>
              <w:lang w:eastAsia="he-IL"/>
            </w:rPr>
          </w:rPrChange>
        </w:rPr>
        <w:t>, מוסכם בזה</w:t>
      </w:r>
      <w:r w:rsidRPr="00DE7F64">
        <w:rPr>
          <w:rFonts w:ascii="Times New Roman" w:eastAsia="Times New Roman" w:hAnsi="Times New Roman" w:cs="David" w:hint="cs"/>
          <w:sz w:val="20"/>
          <w:szCs w:val="24"/>
          <w:rtl/>
          <w:lang w:eastAsia="he-IL"/>
          <w:rPrChange w:id="99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91" w:author="Avi Cohen" w:date="2022-05-02T11:52:00Z">
            <w:rPr>
              <w:rFonts w:ascii="Times New Roman" w:eastAsia="Times New Roman" w:hAnsi="Times New Roman" w:cs="David"/>
              <w:sz w:val="20"/>
              <w:szCs w:val="24"/>
              <w:rtl/>
              <w:lang w:eastAsia="he-IL"/>
            </w:rPr>
          </w:rPrChange>
        </w:rPr>
        <w:t xml:space="preserve"> כי המתכנן לא יהיה זכאי, בשום מקרה, לקבל תמורה ו/או שכר ו/או טובות הנאה כלשהן מכל צד שלישי אחר, לרבות מהיועצים </w:t>
      </w:r>
      <w:r w:rsidRPr="00DE7F64">
        <w:rPr>
          <w:rFonts w:ascii="Times New Roman" w:eastAsia="Times New Roman" w:hAnsi="Times New Roman" w:cs="David" w:hint="cs"/>
          <w:sz w:val="20"/>
          <w:szCs w:val="24"/>
          <w:rtl/>
          <w:lang w:eastAsia="he-IL"/>
          <w:rPrChange w:id="99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993" w:author="Avi Cohen" w:date="2022-05-02T11:52:00Z">
            <w:rPr>
              <w:rFonts w:ascii="Times New Roman" w:eastAsia="Times New Roman" w:hAnsi="Times New Roman" w:cs="David"/>
              <w:sz w:val="20"/>
              <w:szCs w:val="24"/>
              <w:rtl/>
              <w:lang w:eastAsia="he-IL"/>
            </w:rPr>
          </w:rPrChange>
        </w:rPr>
        <w:t>או מהקבלן, וכל סכום שיתקבל על ידו כאמור, בין במישרין ובין בעקיפין</w:t>
      </w:r>
      <w:r w:rsidRPr="00DE7F64">
        <w:rPr>
          <w:rFonts w:ascii="Times New Roman" w:eastAsia="Times New Roman" w:hAnsi="Times New Roman" w:cs="David" w:hint="cs"/>
          <w:sz w:val="20"/>
          <w:szCs w:val="24"/>
          <w:rtl/>
          <w:lang w:eastAsia="he-IL"/>
          <w:rPrChange w:id="99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95" w:author="Avi Cohen" w:date="2022-05-02T11:52:00Z">
            <w:rPr>
              <w:rFonts w:ascii="Times New Roman" w:eastAsia="Times New Roman" w:hAnsi="Times New Roman" w:cs="David"/>
              <w:sz w:val="20"/>
              <w:szCs w:val="24"/>
              <w:rtl/>
              <w:lang w:eastAsia="he-IL"/>
            </w:rPr>
          </w:rPrChange>
        </w:rPr>
        <w:t xml:space="preserve"> יהיה רכוש ה</w:t>
      </w:r>
      <w:r w:rsidRPr="00DE7F64">
        <w:rPr>
          <w:rFonts w:ascii="Times New Roman" w:eastAsia="Times New Roman" w:hAnsi="Times New Roman" w:cs="David" w:hint="cs"/>
          <w:sz w:val="20"/>
          <w:szCs w:val="24"/>
          <w:rtl/>
          <w:lang w:eastAsia="he-IL"/>
          <w:rPrChange w:id="996" w:author="Avi Cohen" w:date="2022-05-02T11:52:00Z">
            <w:rPr>
              <w:rFonts w:ascii="Times New Roman" w:eastAsia="Times New Roman" w:hAnsi="Times New Roman" w:cs="David" w:hint="cs"/>
              <w:sz w:val="20"/>
              <w:szCs w:val="24"/>
              <w:rtl/>
              <w:lang w:eastAsia="he-IL"/>
            </w:rPr>
          </w:rPrChange>
        </w:rPr>
        <w:t>מזמין</w:t>
      </w:r>
      <w:r w:rsidRPr="00DE7F64">
        <w:rPr>
          <w:rFonts w:ascii="Times New Roman" w:eastAsia="Times New Roman" w:hAnsi="Times New Roman" w:cs="David"/>
          <w:sz w:val="20"/>
          <w:szCs w:val="24"/>
          <w:rtl/>
          <w:lang w:eastAsia="he-IL"/>
          <w:rPrChange w:id="997" w:author="Avi Cohen" w:date="2022-05-02T11:52:00Z">
            <w:rPr>
              <w:rFonts w:ascii="Times New Roman" w:eastAsia="Times New Roman" w:hAnsi="Times New Roman" w:cs="David"/>
              <w:sz w:val="20"/>
              <w:szCs w:val="24"/>
              <w:rtl/>
              <w:lang w:eastAsia="he-IL"/>
            </w:rPr>
          </w:rPrChange>
        </w:rPr>
        <w:t>. מובהר בזה</w:t>
      </w:r>
      <w:r w:rsidRPr="00DE7F64">
        <w:rPr>
          <w:rFonts w:ascii="Times New Roman" w:eastAsia="Times New Roman" w:hAnsi="Times New Roman" w:cs="David" w:hint="cs"/>
          <w:sz w:val="20"/>
          <w:szCs w:val="24"/>
          <w:rtl/>
          <w:lang w:eastAsia="he-IL"/>
          <w:rPrChange w:id="99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999" w:author="Avi Cohen" w:date="2022-05-02T11:52:00Z">
            <w:rPr>
              <w:rFonts w:ascii="Times New Roman" w:eastAsia="Times New Roman" w:hAnsi="Times New Roman" w:cs="David"/>
              <w:sz w:val="20"/>
              <w:szCs w:val="24"/>
              <w:rtl/>
              <w:lang w:eastAsia="he-IL"/>
            </w:rPr>
          </w:rPrChange>
        </w:rPr>
        <w:t xml:space="preserve"> כי הפרת סעיף זה על ידי המתכנן תה</w:t>
      </w:r>
      <w:r w:rsidRPr="00DE7F64">
        <w:rPr>
          <w:rFonts w:ascii="Times New Roman" w:eastAsia="Times New Roman" w:hAnsi="Times New Roman" w:cs="David" w:hint="cs"/>
          <w:sz w:val="20"/>
          <w:szCs w:val="24"/>
          <w:rtl/>
          <w:lang w:eastAsia="he-IL"/>
          <w:rPrChange w:id="1000" w:author="Avi Cohen" w:date="2022-05-02T11:52:00Z">
            <w:rPr>
              <w:rFonts w:ascii="Times New Roman" w:eastAsia="Times New Roman" w:hAnsi="Times New Roman" w:cs="David" w:hint="cs"/>
              <w:sz w:val="20"/>
              <w:szCs w:val="24"/>
              <w:rtl/>
              <w:lang w:eastAsia="he-IL"/>
            </w:rPr>
          </w:rPrChange>
        </w:rPr>
        <w:t>ווה</w:t>
      </w:r>
      <w:r w:rsidRPr="00DE7F64">
        <w:rPr>
          <w:rFonts w:ascii="Times New Roman" w:eastAsia="Times New Roman" w:hAnsi="Times New Roman" w:cs="David"/>
          <w:sz w:val="20"/>
          <w:szCs w:val="24"/>
          <w:rtl/>
          <w:lang w:eastAsia="he-IL"/>
          <w:rPrChange w:id="1001" w:author="Avi Cohen" w:date="2022-05-02T11:52:00Z">
            <w:rPr>
              <w:rFonts w:ascii="Times New Roman" w:eastAsia="Times New Roman" w:hAnsi="Times New Roman" w:cs="David"/>
              <w:sz w:val="20"/>
              <w:szCs w:val="24"/>
              <w:rtl/>
              <w:lang w:eastAsia="he-IL"/>
            </w:rPr>
          </w:rPrChange>
        </w:rPr>
        <w:t xml:space="preserve"> הפרה יסודית של חוזה</w:t>
      </w:r>
      <w:r w:rsidRPr="00DE7F64">
        <w:rPr>
          <w:rFonts w:ascii="Times New Roman" w:eastAsia="Times New Roman" w:hAnsi="Times New Roman" w:cs="David" w:hint="cs"/>
          <w:sz w:val="20"/>
          <w:szCs w:val="24"/>
          <w:rtl/>
          <w:lang w:eastAsia="he-IL"/>
          <w:rPrChange w:id="1002" w:author="Avi Cohen" w:date="2022-05-02T11:52:00Z">
            <w:rPr>
              <w:rFonts w:ascii="Times New Roman" w:eastAsia="Times New Roman" w:hAnsi="Times New Roman" w:cs="David" w:hint="cs"/>
              <w:sz w:val="20"/>
              <w:szCs w:val="24"/>
              <w:rtl/>
              <w:lang w:eastAsia="he-IL"/>
            </w:rPr>
          </w:rPrChange>
        </w:rPr>
        <w:t xml:space="preserve"> זה. </w:t>
      </w:r>
    </w:p>
    <w:p w14:paraId="5422EC1C" w14:textId="768FB1F5"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100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004" w:author="Avi Cohen" w:date="2022-05-02T11:52:00Z">
            <w:rPr>
              <w:rFonts w:ascii="Times New Roman" w:eastAsia="Times New Roman" w:hAnsi="Times New Roman" w:cs="David"/>
              <w:sz w:val="20"/>
              <w:szCs w:val="24"/>
              <w:rtl/>
              <w:lang w:eastAsia="he-IL"/>
            </w:rPr>
          </w:rPrChange>
        </w:rPr>
        <w:t>תנאים מקדמיים לביצוע תשלום כלשהו ע"ח התמורה</w:t>
      </w:r>
      <w:r w:rsidRPr="00DE7F64">
        <w:rPr>
          <w:rFonts w:ascii="Times New Roman" w:eastAsia="Times New Roman" w:hAnsi="Times New Roman" w:cs="David" w:hint="cs"/>
          <w:sz w:val="20"/>
          <w:szCs w:val="24"/>
          <w:rtl/>
          <w:lang w:eastAsia="he-IL"/>
          <w:rPrChange w:id="100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06" w:author="Avi Cohen" w:date="2022-05-02T11:52:00Z">
            <w:rPr>
              <w:rFonts w:ascii="Times New Roman" w:eastAsia="Times New Roman" w:hAnsi="Times New Roman" w:cs="David"/>
              <w:sz w:val="20"/>
              <w:szCs w:val="24"/>
              <w:rtl/>
              <w:lang w:eastAsia="he-IL"/>
            </w:rPr>
          </w:rPrChange>
        </w:rPr>
        <w:t xml:space="preserve"> הינם הצגת ר</w:t>
      </w:r>
      <w:r w:rsidRPr="00DE7F64">
        <w:rPr>
          <w:rFonts w:ascii="Times New Roman" w:eastAsia="Times New Roman" w:hAnsi="Times New Roman" w:cs="David" w:hint="cs"/>
          <w:sz w:val="20"/>
          <w:szCs w:val="24"/>
          <w:rtl/>
          <w:lang w:eastAsia="he-IL"/>
          <w:rPrChange w:id="100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008" w:author="Avi Cohen" w:date="2022-05-02T11:52:00Z">
            <w:rPr>
              <w:rFonts w:ascii="Times New Roman" w:eastAsia="Times New Roman" w:hAnsi="Times New Roman" w:cs="David"/>
              <w:sz w:val="20"/>
              <w:szCs w:val="24"/>
              <w:rtl/>
              <w:lang w:eastAsia="he-IL"/>
            </w:rPr>
          </w:rPrChange>
        </w:rPr>
        <w:t>שיון המתכנן כאמור בסעיף 2.2 לעיל והמצאת אישור בדבר ניהול ספרי המתכנן כדין, חתום ע"י רו"ח או רשויות המס, כנדרש. כמו כן</w:t>
      </w:r>
      <w:r w:rsidRPr="00DE7F64">
        <w:rPr>
          <w:rFonts w:ascii="Times New Roman" w:eastAsia="Times New Roman" w:hAnsi="Times New Roman" w:cs="David" w:hint="cs"/>
          <w:sz w:val="20"/>
          <w:szCs w:val="24"/>
          <w:rtl/>
          <w:lang w:eastAsia="he-IL"/>
          <w:rPrChange w:id="100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10" w:author="Avi Cohen" w:date="2022-05-02T11:52:00Z">
            <w:rPr>
              <w:rFonts w:ascii="Times New Roman" w:eastAsia="Times New Roman" w:hAnsi="Times New Roman" w:cs="David"/>
              <w:sz w:val="20"/>
              <w:szCs w:val="24"/>
              <w:rtl/>
              <w:lang w:eastAsia="he-IL"/>
            </w:rPr>
          </w:rPrChange>
        </w:rPr>
        <w:t xml:space="preserve"> ככל שהמתכנן לא ימציא למזמין אישור תקף בדבר פטור מניכוי מס במקור, </w:t>
      </w:r>
      <w:r w:rsidRPr="00DE7F64">
        <w:rPr>
          <w:rFonts w:ascii="Times New Roman" w:eastAsia="Times New Roman" w:hAnsi="Times New Roman" w:cs="David" w:hint="cs"/>
          <w:sz w:val="20"/>
          <w:szCs w:val="24"/>
          <w:rtl/>
          <w:lang w:eastAsia="he-IL"/>
          <w:rPrChange w:id="1011" w:author="Avi Cohen" w:date="2022-05-02T11:52:00Z">
            <w:rPr>
              <w:rFonts w:ascii="Times New Roman" w:eastAsia="Times New Roman" w:hAnsi="Times New Roman" w:cs="David" w:hint="cs"/>
              <w:sz w:val="20"/>
              <w:szCs w:val="24"/>
              <w:rtl/>
              <w:lang w:eastAsia="he-IL"/>
            </w:rPr>
          </w:rPrChange>
        </w:rPr>
        <w:t>עובר</w:t>
      </w:r>
      <w:r w:rsidRPr="00DE7F64">
        <w:rPr>
          <w:rFonts w:ascii="Times New Roman" w:eastAsia="Times New Roman" w:hAnsi="Times New Roman" w:cs="David"/>
          <w:sz w:val="20"/>
          <w:szCs w:val="24"/>
          <w:rtl/>
          <w:lang w:eastAsia="he-IL"/>
          <w:rPrChange w:id="1012" w:author="Avi Cohen" w:date="2022-05-02T11:52:00Z">
            <w:rPr>
              <w:rFonts w:ascii="Times New Roman" w:eastAsia="Times New Roman" w:hAnsi="Times New Roman" w:cs="David"/>
              <w:sz w:val="20"/>
              <w:szCs w:val="24"/>
              <w:rtl/>
              <w:lang w:eastAsia="he-IL"/>
            </w:rPr>
          </w:rPrChange>
        </w:rPr>
        <w:t xml:space="preserve"> לביצוע כל תשלום ע"ח התמורה, ינוכה מס במקור כדין, מכל סכום ע"ח התמורה שישולם ע"י המזמין. למען הסר ספק מובהר ומוסכם</w:t>
      </w:r>
      <w:r w:rsidRPr="00DE7F64">
        <w:rPr>
          <w:rFonts w:ascii="Times New Roman" w:eastAsia="Times New Roman" w:hAnsi="Times New Roman" w:cs="David" w:hint="cs"/>
          <w:sz w:val="20"/>
          <w:szCs w:val="24"/>
          <w:rtl/>
          <w:lang w:eastAsia="he-IL"/>
          <w:rPrChange w:id="101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14" w:author="Avi Cohen" w:date="2022-05-02T11:52:00Z">
            <w:rPr>
              <w:rFonts w:ascii="Times New Roman" w:eastAsia="Times New Roman" w:hAnsi="Times New Roman" w:cs="David"/>
              <w:sz w:val="20"/>
              <w:szCs w:val="24"/>
              <w:rtl/>
              <w:lang w:eastAsia="he-IL"/>
            </w:rPr>
          </w:rPrChange>
        </w:rPr>
        <w:t xml:space="preserve"> כי המצאת אישור בדבר ניכוי המס במקור, תיחשב כביצוע תשלום של המזמין ע"ח התמורה בגובה הסכום הנקוב באישור.  </w:t>
      </w:r>
    </w:p>
    <w:p w14:paraId="5AC8DD4A"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101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1016" w:author="Avi Cohen" w:date="2022-05-02T11:52:00Z">
            <w:rPr>
              <w:rFonts w:ascii="Times New Roman" w:eastAsia="Times New Roman" w:hAnsi="Times New Roman" w:cs="David"/>
              <w:bCs/>
              <w:sz w:val="20"/>
              <w:szCs w:val="24"/>
              <w:u w:val="single"/>
              <w:rtl/>
              <w:lang w:eastAsia="he-IL"/>
            </w:rPr>
          </w:rPrChange>
        </w:rPr>
        <w:t>שנויים בתכנון</w:t>
      </w:r>
    </w:p>
    <w:p w14:paraId="66DE4808" w14:textId="10EC753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Change w:id="1017"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018" w:author="Avi Cohen" w:date="2022-05-02T11:52:00Z">
            <w:rPr>
              <w:rFonts w:ascii="Times New Roman" w:eastAsia="Times New Roman" w:hAnsi="Times New Roman" w:cs="David"/>
              <w:sz w:val="20"/>
              <w:szCs w:val="24"/>
              <w:rtl/>
              <w:lang w:eastAsia="he-IL"/>
            </w:rPr>
          </w:rPrChange>
        </w:rPr>
        <w:t>המתכנן מתחייב</w:t>
      </w:r>
      <w:r w:rsidRPr="00DE7F64">
        <w:rPr>
          <w:rFonts w:ascii="Times New Roman" w:eastAsia="Times New Roman" w:hAnsi="Times New Roman" w:cs="David" w:hint="cs"/>
          <w:sz w:val="20"/>
          <w:szCs w:val="24"/>
          <w:rtl/>
          <w:lang w:eastAsia="he-IL"/>
          <w:rPrChange w:id="101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20" w:author="Avi Cohen" w:date="2022-05-02T11:52:00Z">
            <w:rPr>
              <w:rFonts w:ascii="Times New Roman" w:eastAsia="Times New Roman" w:hAnsi="Times New Roman" w:cs="David"/>
              <w:sz w:val="20"/>
              <w:szCs w:val="24"/>
              <w:rtl/>
              <w:lang w:eastAsia="he-IL"/>
            </w:rPr>
          </w:rPrChange>
        </w:rPr>
        <w:t xml:space="preserve"> לפי דרישת המנהל</w:t>
      </w:r>
      <w:r w:rsidRPr="00DE7F64">
        <w:rPr>
          <w:rFonts w:ascii="Times New Roman" w:eastAsia="Times New Roman" w:hAnsi="Times New Roman" w:cs="David" w:hint="cs"/>
          <w:sz w:val="20"/>
          <w:szCs w:val="24"/>
          <w:rtl/>
          <w:lang w:eastAsia="he-IL"/>
          <w:rPrChange w:id="102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22" w:author="Avi Cohen" w:date="2022-05-02T11:52:00Z">
            <w:rPr>
              <w:rFonts w:ascii="Times New Roman" w:eastAsia="Times New Roman" w:hAnsi="Times New Roman" w:cs="David"/>
              <w:sz w:val="20"/>
              <w:szCs w:val="24"/>
              <w:rtl/>
              <w:lang w:eastAsia="he-IL"/>
            </w:rPr>
          </w:rPrChange>
        </w:rPr>
        <w:t xml:space="preserve"> לערוך בכל קטע מקטעי הפרויקט ו/או בכל שלב משלבי התכנון או העבודה את כל השינויים בתכניות שיידרשו</w:t>
      </w:r>
      <w:r w:rsidRPr="00DE7F64">
        <w:rPr>
          <w:rFonts w:ascii="Times New Roman" w:eastAsia="Times New Roman" w:hAnsi="Times New Roman" w:cs="David" w:hint="cs"/>
          <w:sz w:val="20"/>
          <w:szCs w:val="24"/>
          <w:rtl/>
          <w:lang w:eastAsia="he-IL"/>
          <w:rPrChange w:id="1023" w:author="Avi Cohen" w:date="2022-05-02T11:52:00Z">
            <w:rPr>
              <w:rFonts w:ascii="Times New Roman" w:eastAsia="Times New Roman" w:hAnsi="Times New Roman" w:cs="David" w:hint="cs"/>
              <w:sz w:val="20"/>
              <w:szCs w:val="24"/>
              <w:rtl/>
              <w:lang w:eastAsia="he-IL"/>
            </w:rPr>
          </w:rPrChange>
        </w:rPr>
        <w:t xml:space="preserve">, </w:t>
      </w:r>
      <w:r w:rsidRPr="00DE7F64">
        <w:rPr>
          <w:rFonts w:cs="David"/>
          <w:szCs w:val="24"/>
          <w:rtl/>
          <w:rPrChange w:id="1024" w:author="Avi Cohen" w:date="2022-05-02T11:52:00Z">
            <w:rPr>
              <w:rFonts w:cs="David"/>
              <w:szCs w:val="24"/>
              <w:rtl/>
            </w:rPr>
          </w:rPrChange>
        </w:rPr>
        <w:t>לרבות שינוי התכניות ומתן אלטרנטיבות</w:t>
      </w:r>
      <w:r w:rsidRPr="00DE7F64">
        <w:rPr>
          <w:rFonts w:cs="David" w:hint="cs"/>
          <w:szCs w:val="24"/>
          <w:rtl/>
          <w:rPrChange w:id="1025" w:author="Avi Cohen" w:date="2022-05-02T11:52:00Z">
            <w:rPr>
              <w:rFonts w:cs="David" w:hint="cs"/>
              <w:szCs w:val="24"/>
              <w:rtl/>
            </w:rPr>
          </w:rPrChange>
        </w:rPr>
        <w:t xml:space="preserve"> או </w:t>
      </w:r>
      <w:r w:rsidRPr="00DE7F64">
        <w:rPr>
          <w:rFonts w:ascii="David" w:hAnsi="David" w:cs="David" w:hint="cs"/>
          <w:szCs w:val="24"/>
          <w:rtl/>
          <w:rPrChange w:id="1026" w:author="Avi Cohen" w:date="2022-05-02T11:52:00Z">
            <w:rPr>
              <w:rFonts w:ascii="David" w:hAnsi="David" w:cs="David" w:hint="cs"/>
              <w:szCs w:val="24"/>
              <w:rtl/>
            </w:rPr>
          </w:rPrChange>
        </w:rPr>
        <w:t>ביטול איזה מבין השירותים או שלבי התכנון או ביצוע הפרויקט,</w:t>
      </w:r>
      <w:r w:rsidRPr="00DE7F64">
        <w:rPr>
          <w:rFonts w:ascii="Times New Roman" w:eastAsia="Times New Roman" w:hAnsi="Times New Roman" w:cs="David"/>
          <w:sz w:val="20"/>
          <w:szCs w:val="24"/>
          <w:rtl/>
          <w:lang w:eastAsia="he-IL"/>
          <w:rPrChange w:id="1027" w:author="Avi Cohen" w:date="2022-05-02T11:52:00Z">
            <w:rPr>
              <w:rFonts w:ascii="Times New Roman" w:eastAsia="Times New Roman" w:hAnsi="Times New Roman" w:cs="David"/>
              <w:sz w:val="20"/>
              <w:szCs w:val="24"/>
              <w:rtl/>
              <w:lang w:eastAsia="he-IL"/>
            </w:rPr>
          </w:rPrChange>
        </w:rPr>
        <w:t xml:space="preserve"> מבלי שיהיה זכאי לכל תשלום נוסף בעד עבודות אלו, אלא כפי שנקבע בסעיף </w:t>
      </w:r>
      <w:r w:rsidRPr="00473317">
        <w:rPr>
          <w:rFonts w:ascii="Times New Roman" w:eastAsia="Times New Roman" w:hAnsi="Times New Roman" w:cs="David"/>
          <w:sz w:val="20"/>
          <w:szCs w:val="24"/>
          <w:rtl/>
          <w:lang w:eastAsia="he-IL"/>
        </w:rPr>
        <w:fldChar w:fldCharType="begin"/>
      </w:r>
      <w:r w:rsidRPr="00DE7F64">
        <w:rPr>
          <w:rFonts w:ascii="Times New Roman" w:eastAsia="Times New Roman" w:hAnsi="Times New Roman" w:cs="David"/>
          <w:sz w:val="20"/>
          <w:szCs w:val="24"/>
          <w:rtl/>
          <w:lang w:eastAsia="he-IL"/>
          <w:rPrChange w:id="1028" w:author="Avi Cohen" w:date="2022-05-02T11:52:00Z">
            <w:rPr>
              <w:rFonts w:ascii="Times New Roman" w:eastAsia="Times New Roman" w:hAnsi="Times New Roman" w:cs="David"/>
              <w:sz w:val="20"/>
              <w:szCs w:val="24"/>
              <w:rtl/>
              <w:lang w:eastAsia="he-IL"/>
            </w:rPr>
          </w:rPrChange>
        </w:rPr>
        <w:instrText xml:space="preserve"> </w:instrText>
      </w:r>
      <w:r w:rsidRPr="00DE7F64">
        <w:rPr>
          <w:rFonts w:ascii="Times New Roman" w:eastAsia="Times New Roman" w:hAnsi="Times New Roman" w:cs="David"/>
          <w:sz w:val="20"/>
          <w:szCs w:val="24"/>
          <w:lang w:eastAsia="he-IL"/>
          <w:rPrChange w:id="1029" w:author="Avi Cohen" w:date="2022-05-02T11:52:00Z">
            <w:rPr>
              <w:rFonts w:ascii="Times New Roman" w:eastAsia="Times New Roman" w:hAnsi="Times New Roman" w:cs="David"/>
              <w:sz w:val="20"/>
              <w:szCs w:val="24"/>
              <w:lang w:eastAsia="he-IL"/>
            </w:rPr>
          </w:rPrChange>
        </w:rPr>
        <w:instrText>REF</w:instrText>
      </w:r>
      <w:r w:rsidRPr="00DE7F64">
        <w:rPr>
          <w:rFonts w:ascii="Times New Roman" w:eastAsia="Times New Roman" w:hAnsi="Times New Roman" w:cs="David"/>
          <w:sz w:val="20"/>
          <w:szCs w:val="24"/>
          <w:rtl/>
          <w:lang w:eastAsia="he-IL"/>
          <w:rPrChange w:id="1030" w:author="Avi Cohen" w:date="2022-05-02T11:52:00Z">
            <w:rPr>
              <w:rFonts w:ascii="Times New Roman" w:eastAsia="Times New Roman" w:hAnsi="Times New Roman" w:cs="David"/>
              <w:sz w:val="20"/>
              <w:szCs w:val="24"/>
              <w:rtl/>
              <w:lang w:eastAsia="he-IL"/>
            </w:rPr>
          </w:rPrChange>
        </w:rPr>
        <w:instrText xml:space="preserve"> _</w:instrText>
      </w:r>
      <w:r w:rsidRPr="00DE7F64">
        <w:rPr>
          <w:rFonts w:ascii="Times New Roman" w:eastAsia="Times New Roman" w:hAnsi="Times New Roman" w:cs="David"/>
          <w:sz w:val="20"/>
          <w:szCs w:val="24"/>
          <w:lang w:eastAsia="he-IL"/>
          <w:rPrChange w:id="1031" w:author="Avi Cohen" w:date="2022-05-02T11:52:00Z">
            <w:rPr>
              <w:rFonts w:ascii="Times New Roman" w:eastAsia="Times New Roman" w:hAnsi="Times New Roman" w:cs="David"/>
              <w:sz w:val="20"/>
              <w:szCs w:val="24"/>
              <w:lang w:eastAsia="he-IL"/>
            </w:rPr>
          </w:rPrChange>
        </w:rPr>
        <w:instrText>Ref97820207 \r \h</w:instrText>
      </w:r>
      <w:r w:rsidRPr="00DE7F64">
        <w:rPr>
          <w:rFonts w:ascii="Times New Roman" w:eastAsia="Times New Roman" w:hAnsi="Times New Roman" w:cs="David"/>
          <w:sz w:val="20"/>
          <w:szCs w:val="24"/>
          <w:rtl/>
          <w:lang w:eastAsia="he-IL"/>
          <w:rPrChange w:id="1032" w:author="Avi Cohen" w:date="2022-05-02T11:52:00Z">
            <w:rPr>
              <w:rFonts w:ascii="Times New Roman" w:eastAsia="Times New Roman" w:hAnsi="Times New Roman" w:cs="David"/>
              <w:sz w:val="20"/>
              <w:szCs w:val="24"/>
              <w:rtl/>
              <w:lang w:eastAsia="he-IL"/>
            </w:rPr>
          </w:rPrChange>
        </w:rPr>
        <w:instrText xml:space="preserve"> </w:instrText>
      </w:r>
      <w:r w:rsidRPr="00DE7F64">
        <w:rPr>
          <w:rFonts w:ascii="Times New Roman" w:eastAsia="Times New Roman" w:hAnsi="Times New Roman" w:cs="David"/>
          <w:sz w:val="20"/>
          <w:szCs w:val="24"/>
          <w:rtl/>
          <w:lang w:eastAsia="he-IL"/>
          <w:rPrChange w:id="1033" w:author="Avi Cohen" w:date="2022-05-02T11:52:00Z">
            <w:rPr>
              <w:rFonts w:ascii="Times New Roman" w:eastAsia="Times New Roman" w:hAnsi="Times New Roman" w:cs="David"/>
              <w:sz w:val="20"/>
              <w:szCs w:val="24"/>
              <w:rtl/>
              <w:lang w:eastAsia="he-IL"/>
            </w:rPr>
          </w:rPrChange>
        </w:rPr>
      </w:r>
      <w:r w:rsidR="00DE7F64">
        <w:rPr>
          <w:rFonts w:ascii="Times New Roman" w:eastAsia="Times New Roman" w:hAnsi="Times New Roman" w:cs="David"/>
          <w:sz w:val="20"/>
          <w:szCs w:val="24"/>
          <w:rtl/>
          <w:lang w:eastAsia="he-IL"/>
        </w:rPr>
        <w:instrText xml:space="preserve"> \* </w:instrText>
      </w:r>
      <w:r w:rsidR="00DE7F64">
        <w:rPr>
          <w:rFonts w:ascii="Times New Roman" w:eastAsia="Times New Roman" w:hAnsi="Times New Roman" w:cs="David"/>
          <w:sz w:val="20"/>
          <w:szCs w:val="24"/>
          <w:lang w:eastAsia="he-IL"/>
        </w:rPr>
        <w:instrText>MERGEFORMAT</w:instrText>
      </w:r>
      <w:r w:rsidR="00DE7F64">
        <w:rPr>
          <w:rFonts w:ascii="Times New Roman" w:eastAsia="Times New Roman" w:hAnsi="Times New Roman" w:cs="David"/>
          <w:sz w:val="20"/>
          <w:szCs w:val="24"/>
          <w:rtl/>
          <w:lang w:eastAsia="he-IL"/>
        </w:rPr>
        <w:instrText xml:space="preserve"> </w:instrText>
      </w:r>
      <w:r w:rsidRPr="00DE7F64">
        <w:rPr>
          <w:rFonts w:ascii="Times New Roman" w:eastAsia="Times New Roman" w:hAnsi="Times New Roman" w:cs="David"/>
          <w:sz w:val="20"/>
          <w:szCs w:val="24"/>
          <w:rtl/>
          <w:lang w:eastAsia="he-IL"/>
          <w:rPrChange w:id="1034" w:author="Avi Cohen" w:date="2022-05-02T11:52:00Z">
            <w:rPr>
              <w:rFonts w:ascii="Times New Roman" w:eastAsia="Times New Roman" w:hAnsi="Times New Roman" w:cs="David"/>
              <w:sz w:val="20"/>
              <w:szCs w:val="24"/>
              <w:rtl/>
              <w:lang w:eastAsia="he-IL"/>
            </w:rPr>
          </w:rPrChange>
        </w:rPr>
        <w:fldChar w:fldCharType="separate"/>
      </w:r>
      <w:ins w:id="1035" w:author="Avi Cohen" w:date="2022-05-02T11:53:00Z">
        <w:r w:rsidR="00473317">
          <w:rPr>
            <w:rFonts w:ascii="Times New Roman" w:eastAsia="Times New Roman" w:hAnsi="Times New Roman" w:cs="David"/>
            <w:sz w:val="20"/>
            <w:szCs w:val="24"/>
            <w:rtl/>
            <w:lang w:eastAsia="he-IL"/>
          </w:rPr>
          <w:t>‏9.2</w:t>
        </w:r>
      </w:ins>
      <w:del w:id="1036" w:author="Avi Cohen" w:date="2022-05-02T11:53:00Z">
        <w:r w:rsidRPr="00DE7F64" w:rsidDel="00473317">
          <w:rPr>
            <w:rFonts w:ascii="Times New Roman" w:eastAsia="Times New Roman" w:hAnsi="Times New Roman" w:cs="David"/>
            <w:sz w:val="20"/>
            <w:szCs w:val="24"/>
            <w:rtl/>
            <w:lang w:eastAsia="he-IL"/>
            <w:rPrChange w:id="1037" w:author="Avi Cohen" w:date="2022-05-02T11:52:00Z">
              <w:rPr>
                <w:rFonts w:ascii="Times New Roman" w:eastAsia="Times New Roman" w:hAnsi="Times New Roman" w:cs="David"/>
                <w:sz w:val="20"/>
                <w:szCs w:val="24"/>
                <w:rtl/>
                <w:lang w:eastAsia="he-IL"/>
              </w:rPr>
            </w:rPrChange>
          </w:rPr>
          <w:delText>‏9.2</w:delText>
        </w:r>
      </w:del>
      <w:r w:rsidRPr="00DE7F64">
        <w:rPr>
          <w:rFonts w:ascii="Times New Roman" w:eastAsia="Times New Roman" w:hAnsi="Times New Roman" w:cs="David"/>
          <w:sz w:val="20"/>
          <w:szCs w:val="24"/>
          <w:rtl/>
          <w:lang w:eastAsia="he-IL"/>
          <w:rPrChange w:id="1038" w:author="Avi Cohen" w:date="2022-05-02T11:52:00Z">
            <w:rPr>
              <w:rFonts w:ascii="Times New Roman" w:eastAsia="Times New Roman" w:hAnsi="Times New Roman" w:cs="David"/>
              <w:sz w:val="20"/>
              <w:szCs w:val="24"/>
              <w:rtl/>
              <w:lang w:eastAsia="he-IL"/>
            </w:rPr>
          </w:rPrChange>
        </w:rPr>
        <w:fldChar w:fldCharType="end"/>
      </w:r>
      <w:r w:rsidRPr="00473317">
        <w:rPr>
          <w:rFonts w:ascii="Times New Roman" w:eastAsia="Times New Roman" w:hAnsi="Times New Roman" w:cs="David"/>
          <w:sz w:val="20"/>
          <w:szCs w:val="24"/>
          <w:rtl/>
          <w:lang w:eastAsia="he-IL"/>
        </w:rPr>
        <w:t xml:space="preserve"> להלן.</w:t>
      </w:r>
      <w:r w:rsidRPr="00DE7F64">
        <w:rPr>
          <w:rFonts w:ascii="Times New Roman" w:eastAsia="Times New Roman" w:hAnsi="Times New Roman" w:cs="David" w:hint="cs"/>
          <w:sz w:val="20"/>
          <w:szCs w:val="24"/>
          <w:rtl/>
          <w:lang w:eastAsia="he-IL"/>
          <w:rPrChange w:id="1039" w:author="Avi Cohen" w:date="2022-05-02T11:52:00Z">
            <w:rPr>
              <w:rFonts w:ascii="Times New Roman" w:eastAsia="Times New Roman" w:hAnsi="Times New Roman" w:cs="David" w:hint="cs"/>
              <w:sz w:val="20"/>
              <w:szCs w:val="24"/>
              <w:rtl/>
              <w:lang w:eastAsia="he-IL"/>
            </w:rPr>
          </w:rPrChange>
        </w:rPr>
        <w:t xml:space="preserve"> </w:t>
      </w:r>
      <w:r w:rsidRPr="00DE7F64">
        <w:rPr>
          <w:rFonts w:cs="David" w:hint="cs"/>
          <w:szCs w:val="24"/>
          <w:rtl/>
          <w:rPrChange w:id="1040" w:author="Avi Cohen" w:date="2022-05-02T11:52:00Z">
            <w:rPr>
              <w:rFonts w:cs="David" w:hint="cs"/>
              <w:szCs w:val="24"/>
              <w:rtl/>
            </w:rPr>
          </w:rPrChange>
        </w:rPr>
        <w:t xml:space="preserve">כמו </w:t>
      </w:r>
      <w:r w:rsidRPr="00DE7F64">
        <w:rPr>
          <w:rFonts w:cs="David"/>
          <w:szCs w:val="24"/>
          <w:rtl/>
          <w:rPrChange w:id="1041" w:author="Avi Cohen" w:date="2022-05-02T11:52:00Z">
            <w:rPr>
              <w:rFonts w:cs="David"/>
              <w:szCs w:val="24"/>
              <w:rtl/>
            </w:rPr>
          </w:rPrChange>
        </w:rPr>
        <w:t>כן יהא המזמין רשאי, על פי שיקול דעתו הבלעדי, להורות ל</w:t>
      </w:r>
      <w:r w:rsidRPr="00DE7F64">
        <w:rPr>
          <w:rFonts w:cs="David" w:hint="cs"/>
          <w:szCs w:val="24"/>
          <w:rtl/>
          <w:rPrChange w:id="1042" w:author="Avi Cohen" w:date="2022-05-02T11:52:00Z">
            <w:rPr>
              <w:rFonts w:cs="David" w:hint="cs"/>
              <w:szCs w:val="24"/>
              <w:rtl/>
            </w:rPr>
          </w:rPrChange>
        </w:rPr>
        <w:t>מתכנן</w:t>
      </w:r>
      <w:r w:rsidRPr="00DE7F64">
        <w:rPr>
          <w:rFonts w:cs="David"/>
          <w:szCs w:val="24"/>
          <w:rtl/>
          <w:rPrChange w:id="1043" w:author="Avi Cohen" w:date="2022-05-02T11:52:00Z">
            <w:rPr>
              <w:rFonts w:cs="David"/>
              <w:szCs w:val="24"/>
              <w:rtl/>
            </w:rPr>
          </w:rPrChange>
        </w:rPr>
        <w:t xml:space="preserve"> על שינוי לוח הזמנים לביצוע שירותי ה</w:t>
      </w:r>
      <w:r w:rsidRPr="00DE7F64">
        <w:rPr>
          <w:rFonts w:cs="David" w:hint="cs"/>
          <w:szCs w:val="24"/>
          <w:rtl/>
          <w:rPrChange w:id="1044" w:author="Avi Cohen" w:date="2022-05-02T11:52:00Z">
            <w:rPr>
              <w:rFonts w:cs="David" w:hint="cs"/>
              <w:szCs w:val="24"/>
              <w:rtl/>
            </w:rPr>
          </w:rPrChange>
        </w:rPr>
        <w:t>מתכנן</w:t>
      </w:r>
      <w:r w:rsidRPr="00DE7F64">
        <w:rPr>
          <w:rFonts w:cs="David"/>
          <w:szCs w:val="24"/>
          <w:rtl/>
          <w:rPrChange w:id="1045" w:author="Avi Cohen" w:date="2022-05-02T11:52:00Z">
            <w:rPr>
              <w:rFonts w:cs="David"/>
              <w:szCs w:val="24"/>
              <w:rtl/>
            </w:rPr>
          </w:rPrChange>
        </w:rPr>
        <w:t>, לרבות האצת או השהיית ביצועם לכל תקופה שהיא, מבלי שתהא ליועץ כל טענה או תביעה בקשר לכך</w:t>
      </w:r>
      <w:r w:rsidRPr="00DE7F64">
        <w:rPr>
          <w:rFonts w:cs="David" w:hint="cs"/>
          <w:szCs w:val="24"/>
          <w:rtl/>
          <w:rPrChange w:id="1046" w:author="Avi Cohen" w:date="2022-05-02T11:52:00Z">
            <w:rPr>
              <w:rFonts w:cs="David" w:hint="cs"/>
              <w:szCs w:val="24"/>
              <w:rtl/>
            </w:rPr>
          </w:rPrChange>
        </w:rPr>
        <w:t>.</w:t>
      </w:r>
    </w:p>
    <w:p w14:paraId="787E472D" w14:textId="1A3D2673"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047" w:author="Avi Cohen" w:date="2022-05-02T11:52:00Z">
            <w:rPr>
              <w:rFonts w:ascii="Times New Roman" w:eastAsia="Times New Roman" w:hAnsi="Times New Roman" w:cs="David"/>
              <w:sz w:val="20"/>
              <w:szCs w:val="24"/>
              <w:rtl/>
              <w:lang w:eastAsia="he-IL"/>
            </w:rPr>
          </w:rPrChange>
        </w:rPr>
      </w:pPr>
      <w:bookmarkStart w:id="1048" w:name="_Ref97820207"/>
      <w:r w:rsidRPr="00DE7F64">
        <w:rPr>
          <w:rFonts w:ascii="Times New Roman" w:eastAsia="Times New Roman" w:hAnsi="Times New Roman" w:cs="David"/>
          <w:sz w:val="20"/>
          <w:szCs w:val="24"/>
          <w:rtl/>
          <w:lang w:eastAsia="he-IL"/>
          <w:rPrChange w:id="1049" w:author="Avi Cohen" w:date="2022-05-02T11:52:00Z">
            <w:rPr>
              <w:rFonts w:ascii="Times New Roman" w:eastAsia="Times New Roman" w:hAnsi="Times New Roman" w:cs="David"/>
              <w:sz w:val="20"/>
              <w:szCs w:val="24"/>
              <w:rtl/>
              <w:lang w:eastAsia="he-IL"/>
            </w:rPr>
          </w:rPrChange>
        </w:rPr>
        <w:t>נדרשו השינויים לאחר שלב התכנון המפורט שהוזמן ע"י המזמין כמפורט בנספח</w:t>
      </w:r>
      <w:r w:rsidRPr="00DE7F64">
        <w:rPr>
          <w:rFonts w:ascii="Times New Roman" w:eastAsia="Times New Roman" w:hAnsi="Times New Roman" w:cs="David" w:hint="cs"/>
          <w:sz w:val="20"/>
          <w:szCs w:val="24"/>
          <w:rtl/>
          <w:lang w:eastAsia="he-IL"/>
          <w:rPrChange w:id="1050" w:author="Avi Cohen" w:date="2022-05-02T11:52:00Z">
            <w:rPr>
              <w:rFonts w:ascii="Times New Roman" w:eastAsia="Times New Roman" w:hAnsi="Times New Roman" w:cs="David" w:hint="cs"/>
              <w:sz w:val="20"/>
              <w:szCs w:val="24"/>
              <w:rtl/>
              <w:lang w:eastAsia="he-IL"/>
            </w:rPr>
          </w:rPrChange>
        </w:rPr>
        <w:t>ים</w:t>
      </w:r>
      <w:r w:rsidRPr="00DE7F64">
        <w:rPr>
          <w:rFonts w:ascii="Times New Roman" w:eastAsia="Times New Roman" w:hAnsi="Times New Roman" w:cs="David"/>
          <w:sz w:val="20"/>
          <w:szCs w:val="24"/>
          <w:rtl/>
          <w:lang w:eastAsia="he-IL"/>
          <w:rPrChange w:id="1051"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bCs/>
          <w:sz w:val="20"/>
          <w:szCs w:val="24"/>
          <w:rtl/>
          <w:lang w:eastAsia="he-IL"/>
          <w:rPrChange w:id="1052" w:author="Avi Cohen" w:date="2022-05-02T11:52:00Z">
            <w:rPr>
              <w:rFonts w:ascii="Times New Roman" w:eastAsia="Times New Roman" w:hAnsi="Times New Roman" w:cs="David"/>
              <w:bCs/>
              <w:sz w:val="20"/>
              <w:szCs w:val="24"/>
              <w:rtl/>
              <w:lang w:eastAsia="he-IL"/>
            </w:rPr>
          </w:rPrChange>
        </w:rPr>
        <w:t>ב' או ג'</w:t>
      </w:r>
      <w:r w:rsidRPr="00DE7F64">
        <w:rPr>
          <w:rFonts w:ascii="Times New Roman" w:eastAsia="Times New Roman" w:hAnsi="Times New Roman" w:cs="David" w:hint="cs"/>
          <w:b/>
          <w:sz w:val="20"/>
          <w:szCs w:val="24"/>
          <w:rtl/>
          <w:lang w:eastAsia="he-IL"/>
          <w:rPrChange w:id="1053" w:author="Avi Cohen" w:date="2022-05-02T11:52:00Z">
            <w:rPr>
              <w:rFonts w:ascii="Times New Roman" w:eastAsia="Times New Roman" w:hAnsi="Times New Roman" w:cs="David" w:hint="cs"/>
              <w:b/>
              <w:sz w:val="20"/>
              <w:szCs w:val="24"/>
              <w:rtl/>
              <w:lang w:eastAsia="he-IL"/>
            </w:rPr>
          </w:rPrChange>
        </w:rPr>
        <w:t xml:space="preserve"> המצ"ב</w:t>
      </w:r>
      <w:r w:rsidRPr="00DE7F64">
        <w:rPr>
          <w:rFonts w:ascii="Times New Roman" w:eastAsia="Times New Roman" w:hAnsi="Times New Roman" w:cs="David"/>
          <w:sz w:val="20"/>
          <w:szCs w:val="24"/>
          <w:rtl/>
          <w:lang w:eastAsia="he-IL"/>
          <w:rPrChange w:id="1054" w:author="Avi Cohen" w:date="2022-05-02T11:52:00Z">
            <w:rPr>
              <w:rFonts w:ascii="Times New Roman" w:eastAsia="Times New Roman" w:hAnsi="Times New Roman" w:cs="David"/>
              <w:sz w:val="20"/>
              <w:szCs w:val="24"/>
              <w:rtl/>
              <w:lang w:eastAsia="he-IL"/>
            </w:rPr>
          </w:rPrChange>
        </w:rPr>
        <w:t>, וב</w:t>
      </w:r>
      <w:r w:rsidRPr="00DE7F64">
        <w:rPr>
          <w:rFonts w:ascii="Times New Roman" w:eastAsia="Times New Roman" w:hAnsi="Times New Roman" w:cs="David" w:hint="cs"/>
          <w:sz w:val="20"/>
          <w:szCs w:val="24"/>
          <w:rtl/>
          <w:lang w:eastAsia="he-IL"/>
          <w:rPrChange w:id="105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056" w:author="Avi Cohen" w:date="2022-05-02T11:52:00Z">
            <w:rPr>
              <w:rFonts w:ascii="Times New Roman" w:eastAsia="Times New Roman" w:hAnsi="Times New Roman" w:cs="David"/>
              <w:sz w:val="20"/>
              <w:szCs w:val="24"/>
              <w:rtl/>
              <w:lang w:eastAsia="he-IL"/>
            </w:rPr>
          </w:rPrChange>
        </w:rPr>
        <w:t>צוע השינויים מחייב את המתכנן בעבודה העולה במידה רבה ובאופן יסודי על ש</w:t>
      </w:r>
      <w:r w:rsidRPr="00DE7F64">
        <w:rPr>
          <w:rFonts w:ascii="Times New Roman" w:eastAsia="Times New Roman" w:hAnsi="Times New Roman" w:cs="David" w:hint="cs"/>
          <w:sz w:val="20"/>
          <w:szCs w:val="24"/>
          <w:rtl/>
          <w:lang w:eastAsia="he-IL"/>
          <w:rPrChange w:id="105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058" w:author="Avi Cohen" w:date="2022-05-02T11:52:00Z">
            <w:rPr>
              <w:rFonts w:ascii="Times New Roman" w:eastAsia="Times New Roman" w:hAnsi="Times New Roman" w:cs="David"/>
              <w:sz w:val="20"/>
              <w:szCs w:val="24"/>
              <w:rtl/>
              <w:lang w:eastAsia="he-IL"/>
            </w:rPr>
          </w:rPrChange>
        </w:rPr>
        <w:t>רותי המתכנן</w:t>
      </w:r>
      <w:r w:rsidRPr="00DE7F64">
        <w:rPr>
          <w:rFonts w:ascii="Times New Roman" w:eastAsia="Times New Roman" w:hAnsi="Times New Roman" w:cs="David" w:hint="cs"/>
          <w:sz w:val="20"/>
          <w:szCs w:val="24"/>
          <w:rtl/>
          <w:lang w:eastAsia="he-IL"/>
          <w:rPrChange w:id="105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60" w:author="Avi Cohen" w:date="2022-05-02T11:52:00Z">
            <w:rPr>
              <w:rFonts w:ascii="Times New Roman" w:eastAsia="Times New Roman" w:hAnsi="Times New Roman" w:cs="David"/>
              <w:sz w:val="20"/>
              <w:szCs w:val="24"/>
              <w:rtl/>
              <w:lang w:eastAsia="he-IL"/>
            </w:rPr>
          </w:rPrChange>
        </w:rPr>
        <w:t xml:space="preserve"> אלמלא השנויים</w:t>
      </w:r>
      <w:r w:rsidRPr="00DE7F64">
        <w:rPr>
          <w:rFonts w:ascii="Times New Roman" w:eastAsia="Times New Roman" w:hAnsi="Times New Roman" w:cs="David" w:hint="cs"/>
          <w:sz w:val="20"/>
          <w:szCs w:val="24"/>
          <w:rtl/>
          <w:lang w:eastAsia="he-IL"/>
          <w:rPrChange w:id="1061" w:author="Avi Cohen" w:date="2022-05-02T11:52:00Z">
            <w:rPr>
              <w:rFonts w:ascii="Times New Roman" w:eastAsia="Times New Roman" w:hAnsi="Times New Roman" w:cs="David" w:hint="cs"/>
              <w:sz w:val="20"/>
              <w:szCs w:val="24"/>
              <w:rtl/>
              <w:lang w:eastAsia="he-IL"/>
            </w:rPr>
          </w:rPrChange>
        </w:rPr>
        <w:t xml:space="preserve"> כאמור</w:t>
      </w:r>
      <w:r w:rsidRPr="00DE7F64">
        <w:rPr>
          <w:rFonts w:ascii="Times New Roman" w:eastAsia="Times New Roman" w:hAnsi="Times New Roman" w:cs="David"/>
          <w:sz w:val="20"/>
          <w:szCs w:val="24"/>
          <w:rtl/>
          <w:lang w:eastAsia="he-IL"/>
          <w:rPrChange w:id="1062" w:author="Avi Cohen" w:date="2022-05-02T11:52:00Z">
            <w:rPr>
              <w:rFonts w:ascii="Times New Roman" w:eastAsia="Times New Roman" w:hAnsi="Times New Roman" w:cs="David"/>
              <w:sz w:val="20"/>
              <w:szCs w:val="24"/>
              <w:rtl/>
              <w:lang w:eastAsia="he-IL"/>
            </w:rPr>
          </w:rPrChange>
        </w:rPr>
        <w:t>, יהיה</w:t>
      </w:r>
      <w:r w:rsidRPr="00DE7F64">
        <w:rPr>
          <w:rFonts w:ascii="Times New Roman" w:eastAsia="Times New Roman" w:hAnsi="Times New Roman" w:cs="David" w:hint="cs"/>
          <w:sz w:val="20"/>
          <w:szCs w:val="24"/>
          <w:rtl/>
          <w:lang w:eastAsia="he-IL"/>
          <w:rPrChange w:id="1063" w:author="Avi Cohen" w:date="2022-05-02T11:52:00Z">
            <w:rPr>
              <w:rFonts w:ascii="Times New Roman" w:eastAsia="Times New Roman" w:hAnsi="Times New Roman" w:cs="David" w:hint="cs"/>
              <w:sz w:val="20"/>
              <w:szCs w:val="24"/>
              <w:rtl/>
              <w:lang w:eastAsia="he-IL"/>
            </w:rPr>
          </w:rPrChange>
        </w:rPr>
        <w:t xml:space="preserve"> </w:t>
      </w:r>
      <w:r w:rsidRPr="00DE7F64">
        <w:rPr>
          <w:rFonts w:ascii="Times New Roman" w:eastAsia="Times New Roman" w:hAnsi="Times New Roman" w:cs="David"/>
          <w:sz w:val="20"/>
          <w:szCs w:val="24"/>
          <w:rtl/>
          <w:lang w:eastAsia="he-IL"/>
          <w:rPrChange w:id="1064" w:author="Avi Cohen" w:date="2022-05-02T11:52:00Z">
            <w:rPr>
              <w:rFonts w:ascii="Times New Roman" w:eastAsia="Times New Roman" w:hAnsi="Times New Roman" w:cs="David"/>
              <w:sz w:val="20"/>
              <w:szCs w:val="24"/>
              <w:rtl/>
              <w:lang w:eastAsia="he-IL"/>
            </w:rPr>
          </w:rPrChange>
        </w:rPr>
        <w:t>זכאי לפיצוי בעד העבודה הנוספת שב</w:t>
      </w:r>
      <w:r w:rsidRPr="00DE7F64">
        <w:rPr>
          <w:rFonts w:ascii="Times New Roman" w:eastAsia="Times New Roman" w:hAnsi="Times New Roman" w:cs="David" w:hint="cs"/>
          <w:sz w:val="20"/>
          <w:szCs w:val="24"/>
          <w:rtl/>
          <w:lang w:eastAsia="he-IL"/>
          <w:rPrChange w:id="106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066" w:author="Avi Cohen" w:date="2022-05-02T11:52:00Z">
            <w:rPr>
              <w:rFonts w:ascii="Times New Roman" w:eastAsia="Times New Roman" w:hAnsi="Times New Roman" w:cs="David"/>
              <w:sz w:val="20"/>
              <w:szCs w:val="24"/>
              <w:rtl/>
              <w:lang w:eastAsia="he-IL"/>
            </w:rPr>
          </w:rPrChange>
        </w:rPr>
        <w:t>צע עקב השנויים</w:t>
      </w:r>
      <w:r w:rsidRPr="00DE7F64">
        <w:rPr>
          <w:rFonts w:ascii="Times New Roman" w:eastAsia="Times New Roman" w:hAnsi="Times New Roman" w:cs="David" w:hint="cs"/>
          <w:sz w:val="20"/>
          <w:szCs w:val="24"/>
          <w:rtl/>
          <w:lang w:eastAsia="he-IL"/>
          <w:rPrChange w:id="1067"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68"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069" w:author="Avi Cohen" w:date="2022-05-02T11:52:00Z">
            <w:rPr>
              <w:rFonts w:ascii="Times New Roman" w:eastAsia="Times New Roman" w:hAnsi="Times New Roman" w:cs="David" w:hint="cs"/>
              <w:sz w:val="20"/>
              <w:szCs w:val="24"/>
              <w:rtl/>
              <w:lang w:eastAsia="he-IL"/>
            </w:rPr>
          </w:rPrChange>
        </w:rPr>
        <w:t>כאמור</w:t>
      </w:r>
      <w:r w:rsidRPr="00DE7F64">
        <w:rPr>
          <w:rFonts w:ascii="Times New Roman" w:eastAsia="Times New Roman" w:hAnsi="Times New Roman" w:cs="David"/>
          <w:sz w:val="20"/>
          <w:szCs w:val="24"/>
          <w:rtl/>
          <w:lang w:eastAsia="he-IL"/>
          <w:rPrChange w:id="1070" w:author="Avi Cohen" w:date="2022-05-02T11:52:00Z">
            <w:rPr>
              <w:rFonts w:ascii="Times New Roman" w:eastAsia="Times New Roman" w:hAnsi="Times New Roman" w:cs="David"/>
              <w:sz w:val="20"/>
              <w:szCs w:val="24"/>
              <w:rtl/>
              <w:lang w:eastAsia="he-IL"/>
            </w:rPr>
          </w:rPrChange>
        </w:rPr>
        <w:t>. הפיצוי ישולם בגין העבודה הנוספת שהמתכנן ב</w:t>
      </w:r>
      <w:r w:rsidRPr="00DE7F64">
        <w:rPr>
          <w:rFonts w:ascii="Times New Roman" w:eastAsia="Times New Roman" w:hAnsi="Times New Roman" w:cs="David" w:hint="cs"/>
          <w:sz w:val="20"/>
          <w:szCs w:val="24"/>
          <w:rtl/>
          <w:lang w:eastAsia="he-IL"/>
          <w:rPrChange w:id="1071"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072" w:author="Avi Cohen" w:date="2022-05-02T11:52:00Z">
            <w:rPr>
              <w:rFonts w:ascii="Times New Roman" w:eastAsia="Times New Roman" w:hAnsi="Times New Roman" w:cs="David"/>
              <w:sz w:val="20"/>
              <w:szCs w:val="24"/>
              <w:rtl/>
              <w:lang w:eastAsia="he-IL"/>
            </w:rPr>
          </w:rPrChange>
        </w:rPr>
        <w:t xml:space="preserve">צע לעומת העבודה שהיה עליו לבצע אלמלא השנויים, כפי שיקבע ע"י המנהל בהתאם לחלקו של התכנון החוזר </w:t>
      </w:r>
      <w:r w:rsidRPr="00DE7F64">
        <w:rPr>
          <w:rFonts w:ascii="Times New Roman" w:eastAsia="Times New Roman" w:hAnsi="Times New Roman" w:cs="David"/>
          <w:sz w:val="20"/>
          <w:szCs w:val="24"/>
          <w:rtl/>
          <w:lang w:eastAsia="he-IL"/>
          <w:rPrChange w:id="1073" w:author="Avi Cohen" w:date="2022-05-02T11:52:00Z">
            <w:rPr>
              <w:rFonts w:ascii="Times New Roman" w:eastAsia="Times New Roman" w:hAnsi="Times New Roman" w:cs="David"/>
              <w:sz w:val="20"/>
              <w:szCs w:val="24"/>
              <w:rtl/>
              <w:lang w:eastAsia="he-IL"/>
            </w:rPr>
          </w:rPrChange>
        </w:rPr>
        <w:lastRenderedPageBreak/>
        <w:t>כפי שיקבע ע"י המנהל מתוך סך שרותי</w:t>
      </w:r>
      <w:r w:rsidRPr="00DE7F64">
        <w:rPr>
          <w:rFonts w:ascii="Times New Roman" w:eastAsia="Times New Roman" w:hAnsi="Times New Roman" w:cs="David" w:hint="cs"/>
          <w:sz w:val="20"/>
          <w:szCs w:val="24"/>
          <w:rtl/>
          <w:lang w:eastAsia="he-IL"/>
          <w:rPrChange w:id="1074" w:author="Avi Cohen" w:date="2022-05-02T11:52:00Z">
            <w:rPr>
              <w:rFonts w:ascii="Times New Roman" w:eastAsia="Times New Roman" w:hAnsi="Times New Roman" w:cs="David" w:hint="cs"/>
              <w:sz w:val="20"/>
              <w:szCs w:val="24"/>
              <w:rtl/>
              <w:lang w:eastAsia="he-IL"/>
            </w:rPr>
          </w:rPrChange>
        </w:rPr>
        <w:t xml:space="preserve"> </w:t>
      </w:r>
      <w:r w:rsidRPr="00DE7F64">
        <w:rPr>
          <w:rFonts w:ascii="Times New Roman" w:eastAsia="Times New Roman" w:hAnsi="Times New Roman" w:cs="David"/>
          <w:sz w:val="20"/>
          <w:szCs w:val="24"/>
          <w:rtl/>
          <w:lang w:eastAsia="he-IL"/>
          <w:rPrChange w:id="1075" w:author="Avi Cohen" w:date="2022-05-02T11:52:00Z">
            <w:rPr>
              <w:rFonts w:ascii="Times New Roman" w:eastAsia="Times New Roman" w:hAnsi="Times New Roman" w:cs="David"/>
              <w:sz w:val="20"/>
              <w:szCs w:val="24"/>
              <w:rtl/>
              <w:lang w:eastAsia="he-IL"/>
            </w:rPr>
          </w:rPrChange>
        </w:rPr>
        <w:t xml:space="preserve"> המתכנן והתמורה. בכל מקרה</w:t>
      </w:r>
      <w:r w:rsidRPr="00DE7F64">
        <w:rPr>
          <w:rFonts w:ascii="Times New Roman" w:eastAsia="Times New Roman" w:hAnsi="Times New Roman" w:cs="David" w:hint="cs"/>
          <w:sz w:val="20"/>
          <w:szCs w:val="24"/>
          <w:rtl/>
          <w:lang w:eastAsia="he-IL"/>
          <w:rPrChange w:id="107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77"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078" w:author="Avi Cohen" w:date="2022-05-02T11:52:00Z">
            <w:rPr>
              <w:rFonts w:ascii="Times New Roman" w:eastAsia="Times New Roman" w:hAnsi="Times New Roman" w:cs="David" w:hint="cs"/>
              <w:sz w:val="20"/>
              <w:szCs w:val="24"/>
              <w:rtl/>
              <w:lang w:eastAsia="he-IL"/>
            </w:rPr>
          </w:rPrChange>
        </w:rPr>
        <w:t>ה</w:t>
      </w:r>
      <w:r w:rsidRPr="00DE7F64">
        <w:rPr>
          <w:rFonts w:ascii="Times New Roman" w:eastAsia="Times New Roman" w:hAnsi="Times New Roman" w:cs="David"/>
          <w:sz w:val="20"/>
          <w:szCs w:val="24"/>
          <w:rtl/>
          <w:lang w:eastAsia="he-IL"/>
          <w:rPrChange w:id="1079" w:author="Avi Cohen" w:date="2022-05-02T11:52:00Z">
            <w:rPr>
              <w:rFonts w:ascii="Times New Roman" w:eastAsia="Times New Roman" w:hAnsi="Times New Roman" w:cs="David"/>
              <w:sz w:val="20"/>
              <w:szCs w:val="24"/>
              <w:rtl/>
              <w:lang w:eastAsia="he-IL"/>
            </w:rPr>
          </w:rPrChange>
        </w:rPr>
        <w:t>שנויים</w:t>
      </w:r>
      <w:r w:rsidRPr="00DE7F64">
        <w:rPr>
          <w:rFonts w:ascii="Times New Roman" w:eastAsia="Times New Roman" w:hAnsi="Times New Roman" w:cs="David" w:hint="cs"/>
          <w:sz w:val="20"/>
          <w:szCs w:val="24"/>
          <w:rtl/>
          <w:lang w:eastAsia="he-IL"/>
          <w:rPrChange w:id="1080" w:author="Avi Cohen" w:date="2022-05-02T11:52:00Z">
            <w:rPr>
              <w:rFonts w:ascii="Times New Roman" w:eastAsia="Times New Roman" w:hAnsi="Times New Roman" w:cs="David" w:hint="cs"/>
              <w:sz w:val="20"/>
              <w:szCs w:val="24"/>
              <w:rtl/>
              <w:lang w:eastAsia="he-IL"/>
            </w:rPr>
          </w:rPrChange>
        </w:rPr>
        <w:t xml:space="preserve"> כאמור, לא יהוו</w:t>
      </w:r>
      <w:r w:rsidRPr="00DE7F64">
        <w:rPr>
          <w:rFonts w:ascii="Times New Roman" w:eastAsia="Times New Roman" w:hAnsi="Times New Roman" w:cs="David"/>
          <w:sz w:val="20"/>
          <w:szCs w:val="24"/>
          <w:rtl/>
          <w:lang w:eastAsia="he-IL"/>
          <w:rPrChange w:id="1081" w:author="Avi Cohen" w:date="2022-05-02T11:52:00Z">
            <w:rPr>
              <w:rFonts w:ascii="Times New Roman" w:eastAsia="Times New Roman" w:hAnsi="Times New Roman" w:cs="David"/>
              <w:sz w:val="20"/>
              <w:szCs w:val="24"/>
              <w:rtl/>
              <w:lang w:eastAsia="he-IL"/>
            </w:rPr>
          </w:rPrChange>
        </w:rPr>
        <w:t xml:space="preserve"> עילה לש</w:t>
      </w:r>
      <w:r w:rsidRPr="00DE7F64">
        <w:rPr>
          <w:rFonts w:ascii="Times New Roman" w:eastAsia="Times New Roman" w:hAnsi="Times New Roman" w:cs="David" w:hint="cs"/>
          <w:sz w:val="20"/>
          <w:szCs w:val="24"/>
          <w:rtl/>
          <w:lang w:eastAsia="he-IL"/>
          <w:rPrChange w:id="108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083" w:author="Avi Cohen" w:date="2022-05-02T11:52:00Z">
            <w:rPr>
              <w:rFonts w:ascii="Times New Roman" w:eastAsia="Times New Roman" w:hAnsi="Times New Roman" w:cs="David"/>
              <w:sz w:val="20"/>
              <w:szCs w:val="24"/>
              <w:rtl/>
              <w:lang w:eastAsia="he-IL"/>
            </w:rPr>
          </w:rPrChange>
        </w:rPr>
        <w:t>נוי בלוח הזמנים</w:t>
      </w:r>
      <w:r w:rsidRPr="00DE7F64">
        <w:rPr>
          <w:rFonts w:ascii="Times New Roman" w:eastAsia="Times New Roman" w:hAnsi="Times New Roman" w:cs="David" w:hint="cs"/>
          <w:sz w:val="20"/>
          <w:szCs w:val="24"/>
          <w:rtl/>
          <w:lang w:eastAsia="he-IL"/>
          <w:rPrChange w:id="108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85" w:author="Avi Cohen" w:date="2022-05-02T11:52:00Z">
            <w:rPr>
              <w:rFonts w:ascii="Times New Roman" w:eastAsia="Times New Roman" w:hAnsi="Times New Roman" w:cs="David"/>
              <w:sz w:val="20"/>
              <w:szCs w:val="24"/>
              <w:rtl/>
              <w:lang w:eastAsia="he-IL"/>
            </w:rPr>
          </w:rPrChange>
        </w:rPr>
        <w:t xml:space="preserve"> אלא בא</w:t>
      </w:r>
      <w:r w:rsidRPr="00DE7F64">
        <w:rPr>
          <w:rFonts w:ascii="Times New Roman" w:eastAsia="Times New Roman" w:hAnsi="Times New Roman" w:cs="David" w:hint="cs"/>
          <w:sz w:val="20"/>
          <w:szCs w:val="24"/>
          <w:rtl/>
          <w:lang w:eastAsia="he-IL"/>
          <w:rPrChange w:id="108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087" w:author="Avi Cohen" w:date="2022-05-02T11:52:00Z">
            <w:rPr>
              <w:rFonts w:ascii="Times New Roman" w:eastAsia="Times New Roman" w:hAnsi="Times New Roman" w:cs="David"/>
              <w:sz w:val="20"/>
              <w:szCs w:val="24"/>
              <w:rtl/>
              <w:lang w:eastAsia="he-IL"/>
            </w:rPr>
          </w:rPrChange>
        </w:rPr>
        <w:t xml:space="preserve">שור המנהל </w:t>
      </w:r>
      <w:r w:rsidRPr="00DE7F64">
        <w:rPr>
          <w:rFonts w:ascii="Times New Roman" w:eastAsia="Times New Roman" w:hAnsi="Times New Roman" w:cs="David" w:hint="cs"/>
          <w:sz w:val="20"/>
          <w:szCs w:val="24"/>
          <w:rtl/>
          <w:lang w:eastAsia="he-IL"/>
          <w:rPrChange w:id="1088" w:author="Avi Cohen" w:date="2022-05-02T11:52:00Z">
            <w:rPr>
              <w:rFonts w:ascii="Times New Roman" w:eastAsia="Times New Roman" w:hAnsi="Times New Roman" w:cs="David" w:hint="cs"/>
              <w:sz w:val="20"/>
              <w:szCs w:val="24"/>
              <w:rtl/>
              <w:lang w:eastAsia="he-IL"/>
            </w:rPr>
          </w:rPrChange>
        </w:rPr>
        <w:t>מראש ו</w:t>
      </w:r>
      <w:r w:rsidRPr="00DE7F64">
        <w:rPr>
          <w:rFonts w:ascii="Times New Roman" w:eastAsia="Times New Roman" w:hAnsi="Times New Roman" w:cs="David"/>
          <w:sz w:val="20"/>
          <w:szCs w:val="24"/>
          <w:rtl/>
          <w:lang w:eastAsia="he-IL"/>
          <w:rPrChange w:id="1089" w:author="Avi Cohen" w:date="2022-05-02T11:52:00Z">
            <w:rPr>
              <w:rFonts w:ascii="Times New Roman" w:eastAsia="Times New Roman" w:hAnsi="Times New Roman" w:cs="David"/>
              <w:sz w:val="20"/>
              <w:szCs w:val="24"/>
              <w:rtl/>
              <w:lang w:eastAsia="he-IL"/>
            </w:rPr>
          </w:rPrChange>
        </w:rPr>
        <w:t>בכתב.</w:t>
      </w:r>
      <w:bookmarkEnd w:id="1048"/>
      <w:r w:rsidRPr="00DE7F64">
        <w:rPr>
          <w:rFonts w:ascii="Times New Roman" w:eastAsia="Times New Roman" w:hAnsi="Times New Roman" w:cs="David" w:hint="cs"/>
          <w:sz w:val="20"/>
          <w:szCs w:val="24"/>
          <w:rtl/>
          <w:lang w:eastAsia="he-IL"/>
          <w:rPrChange w:id="1090" w:author="Avi Cohen" w:date="2022-05-02T11:52:00Z">
            <w:rPr>
              <w:rFonts w:ascii="Times New Roman" w:eastAsia="Times New Roman" w:hAnsi="Times New Roman" w:cs="David" w:hint="cs"/>
              <w:sz w:val="20"/>
              <w:szCs w:val="24"/>
              <w:rtl/>
              <w:lang w:eastAsia="he-IL"/>
            </w:rPr>
          </w:rPrChange>
        </w:rPr>
        <w:t xml:space="preserve"> </w:t>
      </w:r>
      <w:r w:rsidRPr="00DE7F64">
        <w:rPr>
          <w:rFonts w:cs="David"/>
          <w:szCs w:val="24"/>
          <w:rtl/>
          <w:rPrChange w:id="1091" w:author="Avi Cohen" w:date="2022-05-02T11:52:00Z">
            <w:rPr>
              <w:rFonts w:cs="David"/>
              <w:szCs w:val="24"/>
              <w:rtl/>
            </w:rPr>
          </w:rPrChange>
        </w:rPr>
        <w:t>מודגש בזה, כי ה</w:t>
      </w:r>
      <w:r w:rsidRPr="00DE7F64">
        <w:rPr>
          <w:rFonts w:cs="David" w:hint="cs"/>
          <w:szCs w:val="24"/>
          <w:rtl/>
          <w:rPrChange w:id="1092" w:author="Avi Cohen" w:date="2022-05-02T11:52:00Z">
            <w:rPr>
              <w:rFonts w:cs="David" w:hint="cs"/>
              <w:szCs w:val="24"/>
              <w:rtl/>
            </w:rPr>
          </w:rPrChange>
        </w:rPr>
        <w:t xml:space="preserve">מתכנן </w:t>
      </w:r>
      <w:r w:rsidRPr="00DE7F64">
        <w:rPr>
          <w:rFonts w:cs="David"/>
          <w:szCs w:val="24"/>
          <w:rtl/>
          <w:rPrChange w:id="1093" w:author="Avi Cohen" w:date="2022-05-02T11:52:00Z">
            <w:rPr>
              <w:rFonts w:cs="David"/>
              <w:szCs w:val="24"/>
              <w:rtl/>
            </w:rPr>
          </w:rPrChange>
        </w:rPr>
        <w:t xml:space="preserve">יהא חייב בביצוע השינויים כאמור ולא יהא רשאי לעכבם בשל </w:t>
      </w:r>
      <w:r w:rsidRPr="00DE7F64">
        <w:rPr>
          <w:rFonts w:cs="David" w:hint="cs"/>
          <w:szCs w:val="24"/>
          <w:rtl/>
          <w:rPrChange w:id="1094" w:author="Avi Cohen" w:date="2022-05-02T11:52:00Z">
            <w:rPr>
              <w:rFonts w:cs="David" w:hint="cs"/>
              <w:szCs w:val="24"/>
              <w:rtl/>
            </w:rPr>
          </w:rPrChange>
        </w:rPr>
        <w:t xml:space="preserve">עיכוב בהערכת המנהל ביחס לסכום הפיצוי כאמור. </w:t>
      </w:r>
    </w:p>
    <w:p w14:paraId="1F7D753F"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09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096" w:author="Avi Cohen" w:date="2022-05-02T11:52:00Z">
            <w:rPr>
              <w:rFonts w:ascii="Times New Roman" w:eastAsia="Times New Roman" w:hAnsi="Times New Roman" w:cs="David" w:hint="cs"/>
              <w:sz w:val="20"/>
              <w:szCs w:val="24"/>
              <w:rtl/>
              <w:lang w:eastAsia="he-IL"/>
            </w:rPr>
          </w:rPrChange>
        </w:rPr>
        <w:t>על אף</w:t>
      </w:r>
      <w:r w:rsidRPr="00DE7F64">
        <w:rPr>
          <w:rFonts w:ascii="Times New Roman" w:eastAsia="Times New Roman" w:hAnsi="Times New Roman" w:cs="David"/>
          <w:sz w:val="20"/>
          <w:szCs w:val="24"/>
          <w:rtl/>
          <w:lang w:eastAsia="he-IL"/>
          <w:rPrChange w:id="1097" w:author="Avi Cohen" w:date="2022-05-02T11:52:00Z">
            <w:rPr>
              <w:rFonts w:ascii="Times New Roman" w:eastAsia="Times New Roman" w:hAnsi="Times New Roman" w:cs="David"/>
              <w:sz w:val="20"/>
              <w:szCs w:val="24"/>
              <w:rtl/>
              <w:lang w:eastAsia="he-IL"/>
            </w:rPr>
          </w:rPrChange>
        </w:rPr>
        <w:t xml:space="preserve"> האמור בסעיף 8.2 לעיל</w:t>
      </w:r>
      <w:r w:rsidRPr="00DE7F64">
        <w:rPr>
          <w:rFonts w:ascii="Times New Roman" w:eastAsia="Times New Roman" w:hAnsi="Times New Roman" w:cs="David" w:hint="cs"/>
          <w:sz w:val="20"/>
          <w:szCs w:val="24"/>
          <w:rtl/>
          <w:lang w:eastAsia="he-IL"/>
          <w:rPrChange w:id="109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099" w:author="Avi Cohen" w:date="2022-05-02T11:52:00Z">
            <w:rPr>
              <w:rFonts w:ascii="Times New Roman" w:eastAsia="Times New Roman" w:hAnsi="Times New Roman" w:cs="David"/>
              <w:sz w:val="20"/>
              <w:szCs w:val="24"/>
              <w:rtl/>
              <w:lang w:eastAsia="he-IL"/>
            </w:rPr>
          </w:rPrChange>
        </w:rPr>
        <w:t xml:space="preserve"> לא יגיע למתכנן דבר בגין שינויים הנובעים מ:</w:t>
      </w:r>
    </w:p>
    <w:p w14:paraId="2B07BAF2"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110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101" w:author="Avi Cohen" w:date="2022-05-02T11:52:00Z">
            <w:rPr>
              <w:rFonts w:ascii="Times New Roman" w:eastAsia="Times New Roman" w:hAnsi="Times New Roman" w:cs="David"/>
              <w:sz w:val="20"/>
              <w:szCs w:val="24"/>
              <w:rtl/>
              <w:lang w:eastAsia="he-IL"/>
            </w:rPr>
          </w:rPrChange>
        </w:rPr>
        <w:t xml:space="preserve">טעות </w:t>
      </w:r>
      <w:r w:rsidRPr="00DE7F64">
        <w:rPr>
          <w:rFonts w:ascii="Times New Roman" w:eastAsia="Times New Roman" w:hAnsi="Times New Roman" w:cs="David" w:hint="cs"/>
          <w:sz w:val="20"/>
          <w:szCs w:val="24"/>
          <w:rtl/>
          <w:lang w:eastAsia="he-IL"/>
          <w:rPrChange w:id="110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103" w:author="Avi Cohen" w:date="2022-05-02T11:52:00Z">
            <w:rPr>
              <w:rFonts w:ascii="Times New Roman" w:eastAsia="Times New Roman" w:hAnsi="Times New Roman" w:cs="David"/>
              <w:sz w:val="20"/>
              <w:szCs w:val="24"/>
              <w:rtl/>
              <w:lang w:eastAsia="he-IL"/>
            </w:rPr>
          </w:rPrChange>
        </w:rPr>
        <w:t>או ל</w:t>
      </w:r>
      <w:r w:rsidRPr="00DE7F64">
        <w:rPr>
          <w:rFonts w:ascii="Times New Roman" w:eastAsia="Times New Roman" w:hAnsi="Times New Roman" w:cs="David" w:hint="cs"/>
          <w:sz w:val="20"/>
          <w:szCs w:val="24"/>
          <w:rtl/>
          <w:lang w:eastAsia="he-IL"/>
          <w:rPrChange w:id="110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105" w:author="Avi Cohen" w:date="2022-05-02T11:52:00Z">
            <w:rPr>
              <w:rFonts w:ascii="Times New Roman" w:eastAsia="Times New Roman" w:hAnsi="Times New Roman" w:cs="David"/>
              <w:sz w:val="20"/>
              <w:szCs w:val="24"/>
              <w:rtl/>
              <w:lang w:eastAsia="he-IL"/>
            </w:rPr>
          </w:rPrChange>
        </w:rPr>
        <w:t xml:space="preserve">קוי בתכנון ו/או באומדן של המתכנן </w:t>
      </w:r>
      <w:r w:rsidRPr="00DE7F64">
        <w:rPr>
          <w:rFonts w:ascii="Times New Roman" w:eastAsia="Times New Roman" w:hAnsi="Times New Roman" w:cs="David" w:hint="cs"/>
          <w:sz w:val="20"/>
          <w:szCs w:val="24"/>
          <w:rtl/>
          <w:lang w:eastAsia="he-IL"/>
          <w:rPrChange w:id="110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107" w:author="Avi Cohen" w:date="2022-05-02T11:52:00Z">
            <w:rPr>
              <w:rFonts w:ascii="Times New Roman" w:eastAsia="Times New Roman" w:hAnsi="Times New Roman" w:cs="David"/>
              <w:sz w:val="20"/>
              <w:szCs w:val="24"/>
              <w:rtl/>
              <w:lang w:eastAsia="he-IL"/>
            </w:rPr>
          </w:rPrChange>
        </w:rPr>
        <w:t>או של היועצים.</w:t>
      </w:r>
    </w:p>
    <w:p w14:paraId="629B8D36"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110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109" w:author="Avi Cohen" w:date="2022-05-02T11:52:00Z">
            <w:rPr>
              <w:rFonts w:ascii="Times New Roman" w:eastAsia="Times New Roman" w:hAnsi="Times New Roman" w:cs="David"/>
              <w:sz w:val="20"/>
              <w:szCs w:val="24"/>
              <w:rtl/>
              <w:lang w:eastAsia="he-IL"/>
            </w:rPr>
          </w:rPrChange>
        </w:rPr>
        <w:t>התכנון אינו התכנון היעיל ביותר.</w:t>
      </w:r>
    </w:p>
    <w:p w14:paraId="04852C69"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111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111" w:author="Avi Cohen" w:date="2022-05-02T11:52:00Z">
            <w:rPr>
              <w:rFonts w:ascii="Times New Roman" w:eastAsia="Times New Roman" w:hAnsi="Times New Roman" w:cs="David"/>
              <w:sz w:val="20"/>
              <w:szCs w:val="24"/>
              <w:rtl/>
              <w:lang w:eastAsia="he-IL"/>
            </w:rPr>
          </w:rPrChange>
        </w:rPr>
        <w:t>השינוי מתחייב במישרין או בעקיפין מהפרת איזה מהוראות חוזה זה ע"י המתכנן.</w:t>
      </w:r>
    </w:p>
    <w:p w14:paraId="040558D1" w14:textId="77777777" w:rsidR="005E50FA" w:rsidRPr="00DE7F64" w:rsidRDefault="005E50FA" w:rsidP="005E50FA">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lang w:eastAsia="he-IL"/>
          <w:rPrChange w:id="1112"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113" w:author="Avi Cohen" w:date="2022-05-02T11:52:00Z">
            <w:rPr>
              <w:rFonts w:ascii="Times New Roman" w:eastAsia="Times New Roman" w:hAnsi="Times New Roman" w:cs="David"/>
              <w:sz w:val="20"/>
              <w:szCs w:val="24"/>
              <w:rtl/>
              <w:lang w:eastAsia="he-IL"/>
            </w:rPr>
          </w:rPrChange>
        </w:rPr>
        <w:t xml:space="preserve">השינויים מתחייבים מדרישת רשויות מוסמכות. </w:t>
      </w:r>
    </w:p>
    <w:p w14:paraId="5C2D04E5" w14:textId="77777777" w:rsidR="005E50FA" w:rsidRPr="00DE7F64" w:rsidRDefault="005E50FA" w:rsidP="005E50FA">
      <w:pPr>
        <w:widowControl w:val="0"/>
        <w:numPr>
          <w:ilvl w:val="1"/>
          <w:numId w:val="16"/>
        </w:numPr>
        <w:tabs>
          <w:tab w:val="num" w:pos="1507"/>
        </w:tabs>
        <w:spacing w:before="0" w:beforeAutospacing="0" w:after="200" w:afterAutospacing="0" w:line="240" w:lineRule="auto"/>
        <w:jc w:val="both"/>
        <w:rPr>
          <w:rFonts w:ascii="Times New Roman" w:eastAsia="Times New Roman" w:hAnsi="Times New Roman" w:cs="David"/>
          <w:sz w:val="20"/>
          <w:szCs w:val="24"/>
          <w:rtl/>
          <w:lang w:eastAsia="he-IL"/>
          <w:rPrChange w:id="1114" w:author="Avi Cohen" w:date="2022-05-02T11:52:00Z">
            <w:rPr>
              <w:rFonts w:ascii="Times New Roman" w:eastAsia="Times New Roman" w:hAnsi="Times New Roman" w:cs="David"/>
              <w:sz w:val="20"/>
              <w:szCs w:val="24"/>
              <w:rtl/>
              <w:lang w:eastAsia="he-IL"/>
            </w:rPr>
          </w:rPrChange>
        </w:rPr>
      </w:pPr>
      <w:r w:rsidRPr="00DE7F64">
        <w:rPr>
          <w:rFonts w:cs="David"/>
          <w:szCs w:val="24"/>
          <w:rtl/>
          <w:rPrChange w:id="1115" w:author="Avi Cohen" w:date="2022-05-02T11:52:00Z">
            <w:rPr>
              <w:rFonts w:cs="David"/>
              <w:szCs w:val="24"/>
              <w:rtl/>
            </w:rPr>
          </w:rPrChange>
        </w:rPr>
        <w:t>היה והשינויים יביאו לצמצום מהותי בהיקף העבודה</w:t>
      </w:r>
      <w:r w:rsidRPr="00DE7F64">
        <w:rPr>
          <w:rFonts w:cs="David" w:hint="cs"/>
          <w:szCs w:val="24"/>
          <w:rtl/>
          <w:rPrChange w:id="1116" w:author="Avi Cohen" w:date="2022-05-02T11:52:00Z">
            <w:rPr>
              <w:rFonts w:cs="David" w:hint="cs"/>
              <w:szCs w:val="24"/>
              <w:rtl/>
            </w:rPr>
          </w:rPrChange>
        </w:rPr>
        <w:t xml:space="preserve"> ביחס לשלב תכנון שאושר לביצוע על ידי המנהל</w:t>
      </w:r>
      <w:r w:rsidRPr="00DE7F64">
        <w:rPr>
          <w:rFonts w:cs="David"/>
          <w:szCs w:val="24"/>
          <w:rtl/>
          <w:rPrChange w:id="1117" w:author="Avi Cohen" w:date="2022-05-02T11:52:00Z">
            <w:rPr>
              <w:rFonts w:cs="David"/>
              <w:szCs w:val="24"/>
              <w:rtl/>
            </w:rPr>
          </w:rPrChange>
        </w:rPr>
        <w:t>,</w:t>
      </w:r>
      <w:r w:rsidRPr="00DE7F64">
        <w:rPr>
          <w:rFonts w:cs="David" w:hint="cs"/>
          <w:szCs w:val="24"/>
          <w:rtl/>
          <w:rPrChange w:id="1118" w:author="Avi Cohen" w:date="2022-05-02T11:52:00Z">
            <w:rPr>
              <w:rFonts w:cs="David" w:hint="cs"/>
              <w:szCs w:val="24"/>
              <w:rtl/>
            </w:rPr>
          </w:rPrChange>
        </w:rPr>
        <w:t xml:space="preserve"> יהיה זכאי המנהל לה</w:t>
      </w:r>
      <w:r w:rsidRPr="00DE7F64">
        <w:rPr>
          <w:rFonts w:cs="David"/>
          <w:szCs w:val="24"/>
          <w:rtl/>
          <w:rPrChange w:id="1119" w:author="Avi Cohen" w:date="2022-05-02T11:52:00Z">
            <w:rPr>
              <w:rFonts w:cs="David"/>
              <w:szCs w:val="24"/>
              <w:rtl/>
            </w:rPr>
          </w:rPrChange>
        </w:rPr>
        <w:t>פח</w:t>
      </w:r>
      <w:r w:rsidRPr="00DE7F64">
        <w:rPr>
          <w:rFonts w:cs="David" w:hint="cs"/>
          <w:szCs w:val="24"/>
          <w:rtl/>
          <w:rPrChange w:id="1120" w:author="Avi Cohen" w:date="2022-05-02T11:52:00Z">
            <w:rPr>
              <w:rFonts w:cs="David" w:hint="cs"/>
              <w:szCs w:val="24"/>
              <w:rtl/>
            </w:rPr>
          </w:rPrChange>
        </w:rPr>
        <w:t>י</w:t>
      </w:r>
      <w:r w:rsidRPr="00DE7F64">
        <w:rPr>
          <w:rFonts w:cs="David"/>
          <w:szCs w:val="24"/>
          <w:rtl/>
          <w:rPrChange w:id="1121" w:author="Avi Cohen" w:date="2022-05-02T11:52:00Z">
            <w:rPr>
              <w:rFonts w:cs="David"/>
              <w:szCs w:val="24"/>
              <w:rtl/>
            </w:rPr>
          </w:rPrChange>
        </w:rPr>
        <w:t>ת מן התמורה ל</w:t>
      </w:r>
      <w:r w:rsidRPr="00DE7F64">
        <w:rPr>
          <w:rFonts w:cs="David" w:hint="cs"/>
          <w:szCs w:val="24"/>
          <w:rtl/>
          <w:rPrChange w:id="1122" w:author="Avi Cohen" w:date="2022-05-02T11:52:00Z">
            <w:rPr>
              <w:rFonts w:cs="David" w:hint="cs"/>
              <w:szCs w:val="24"/>
              <w:rtl/>
            </w:rPr>
          </w:rPrChange>
        </w:rPr>
        <w:t>מתכנן</w:t>
      </w:r>
      <w:r w:rsidRPr="00DE7F64">
        <w:rPr>
          <w:rFonts w:cs="David"/>
          <w:szCs w:val="24"/>
          <w:rtl/>
          <w:rPrChange w:id="1123" w:author="Avi Cohen" w:date="2022-05-02T11:52:00Z">
            <w:rPr>
              <w:rFonts w:cs="David"/>
              <w:szCs w:val="24"/>
              <w:rtl/>
            </w:rPr>
          </w:rPrChange>
        </w:rPr>
        <w:t xml:space="preserve"> סכום </w:t>
      </w:r>
      <w:r w:rsidRPr="00DE7F64">
        <w:rPr>
          <w:rFonts w:cs="David" w:hint="cs"/>
          <w:szCs w:val="24"/>
          <w:rtl/>
          <w:rPrChange w:id="1124" w:author="Avi Cohen" w:date="2022-05-02T11:52:00Z">
            <w:rPr>
              <w:rFonts w:cs="David" w:hint="cs"/>
              <w:szCs w:val="24"/>
              <w:rtl/>
            </w:rPr>
          </w:rPrChange>
        </w:rPr>
        <w:t>שיקבע על ידי המנהל.</w:t>
      </w:r>
    </w:p>
    <w:p w14:paraId="46219D28"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Change w:id="1125"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bCs/>
          <w:sz w:val="20"/>
          <w:szCs w:val="24"/>
          <w:u w:val="single"/>
          <w:rtl/>
          <w:lang w:eastAsia="he-IL"/>
          <w:rPrChange w:id="1126" w:author="Avi Cohen" w:date="2022-05-02T11:52:00Z">
            <w:rPr>
              <w:rFonts w:ascii="Times New Roman" w:eastAsia="Times New Roman" w:hAnsi="Times New Roman" w:cs="David"/>
              <w:bCs/>
              <w:sz w:val="20"/>
              <w:szCs w:val="24"/>
              <w:u w:val="single"/>
              <w:rtl/>
              <w:lang w:eastAsia="he-IL"/>
            </w:rPr>
          </w:rPrChange>
        </w:rPr>
        <w:t>אחריות וביטוח</w:t>
      </w:r>
    </w:p>
    <w:p w14:paraId="1296EAD0" w14:textId="77777777" w:rsidR="005E50FA" w:rsidRPr="00DE7F64" w:rsidRDefault="005E50FA" w:rsidP="005E50FA">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Change w:id="1127" w:author="Avi Cohen" w:date="2022-05-02T11:52:00Z">
            <w:rPr>
              <w:rFonts w:ascii="Times New Roman" w:eastAsia="Times New Roman" w:hAnsi="Times New Roman" w:cs="David"/>
              <w:b/>
              <w:bCs/>
              <w:sz w:val="20"/>
              <w:szCs w:val="24"/>
              <w:u w:val="single"/>
              <w:lang w:eastAsia="he-IL"/>
            </w:rPr>
          </w:rPrChange>
        </w:rPr>
      </w:pPr>
      <w:r w:rsidRPr="00DE7F64">
        <w:rPr>
          <w:rFonts w:ascii="Times New Roman" w:eastAsia="Times New Roman" w:hAnsi="Times New Roman" w:cs="David" w:hint="cs"/>
          <w:b/>
          <w:bCs/>
          <w:sz w:val="20"/>
          <w:szCs w:val="24"/>
          <w:u w:val="single"/>
          <w:rtl/>
          <w:lang w:eastAsia="he-IL"/>
          <w:rPrChange w:id="1128" w:author="Avi Cohen" w:date="2022-05-02T11:52:00Z">
            <w:rPr>
              <w:rFonts w:ascii="Times New Roman" w:eastAsia="Times New Roman" w:hAnsi="Times New Roman" w:cs="David" w:hint="cs"/>
              <w:b/>
              <w:bCs/>
              <w:sz w:val="20"/>
              <w:szCs w:val="24"/>
              <w:u w:val="single"/>
              <w:rtl/>
              <w:lang w:eastAsia="he-IL"/>
            </w:rPr>
          </w:rPrChange>
        </w:rPr>
        <w:t>אחריות</w:t>
      </w:r>
    </w:p>
    <w:p w14:paraId="42BAFAE3" w14:textId="77777777" w:rsidR="005E50FA" w:rsidRPr="00DE7F64" w:rsidRDefault="005E50FA" w:rsidP="005E50FA">
      <w:pPr>
        <w:numPr>
          <w:ilvl w:val="1"/>
          <w:numId w:val="16"/>
        </w:numPr>
        <w:spacing w:before="0" w:beforeAutospacing="0" w:after="0" w:afterAutospacing="0" w:line="240" w:lineRule="auto"/>
        <w:jc w:val="both"/>
        <w:rPr>
          <w:rFonts w:ascii="Times New Roman" w:eastAsia="Times New Roman" w:hAnsi="Times New Roman" w:cs="David"/>
          <w:sz w:val="20"/>
          <w:szCs w:val="24"/>
          <w:lang w:eastAsia="he-IL"/>
          <w:rPrChange w:id="1129"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hint="cs"/>
          <w:sz w:val="20"/>
          <w:szCs w:val="24"/>
          <w:rtl/>
          <w:lang w:eastAsia="he-IL"/>
          <w:rPrChange w:id="1130" w:author="Avi Cohen" w:date="2022-05-02T11:52:00Z">
            <w:rPr>
              <w:rFonts w:ascii="Times New Roman" w:eastAsia="Times New Roman" w:hAnsi="Times New Roman" w:cs="David" w:hint="cs"/>
              <w:sz w:val="20"/>
              <w:szCs w:val="24"/>
              <w:rtl/>
              <w:lang w:eastAsia="he-IL"/>
            </w:rPr>
          </w:rPrChange>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A37C1B1" w14:textId="77777777" w:rsidR="005E50FA" w:rsidRPr="00DE7F64" w:rsidRDefault="005E50FA" w:rsidP="005E50FA">
      <w:pPr>
        <w:spacing w:before="0" w:beforeAutospacing="0" w:after="0" w:afterAutospacing="0" w:line="240" w:lineRule="auto"/>
        <w:ind w:left="792"/>
        <w:jc w:val="both"/>
        <w:rPr>
          <w:rFonts w:ascii="Times New Roman" w:eastAsia="Times New Roman" w:hAnsi="Times New Roman" w:cs="David"/>
          <w:sz w:val="20"/>
          <w:szCs w:val="24"/>
          <w:rtl/>
          <w:lang w:eastAsia="he-IL"/>
          <w:rPrChange w:id="113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32" w:author="Avi Cohen" w:date="2022-05-02T11:52:00Z">
            <w:rPr>
              <w:rFonts w:ascii="Times New Roman" w:eastAsia="Times New Roman" w:hAnsi="Times New Roman" w:cs="David" w:hint="cs"/>
              <w:sz w:val="20"/>
              <w:szCs w:val="24"/>
              <w:rtl/>
              <w:lang w:eastAsia="he-IL"/>
            </w:rPr>
          </w:rPrChange>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80E5401" w14:textId="77777777" w:rsidR="005E50FA" w:rsidRPr="00DE7F64" w:rsidRDefault="005E50FA" w:rsidP="005E50FA">
      <w:pPr>
        <w:numPr>
          <w:ilvl w:val="1"/>
          <w:numId w:val="16"/>
        </w:numPr>
        <w:spacing w:before="0" w:beforeAutospacing="0" w:after="0" w:afterAutospacing="0" w:line="240" w:lineRule="auto"/>
        <w:jc w:val="both"/>
        <w:rPr>
          <w:rFonts w:ascii="Times New Roman" w:eastAsia="Times New Roman" w:hAnsi="Times New Roman" w:cs="David"/>
          <w:sz w:val="20"/>
          <w:szCs w:val="24"/>
          <w:lang w:eastAsia="he-IL"/>
          <w:rPrChange w:id="1133"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134" w:author="Avi Cohen" w:date="2022-05-02T11:52:00Z">
            <w:rPr>
              <w:rFonts w:ascii="Times New Roman" w:eastAsia="Times New Roman" w:hAnsi="Times New Roman" w:cs="David"/>
              <w:sz w:val="20"/>
              <w:szCs w:val="24"/>
              <w:rtl/>
              <w:lang w:eastAsia="he-IL"/>
            </w:rPr>
          </w:rPrChange>
        </w:rPr>
        <w:t>א</w:t>
      </w:r>
      <w:r w:rsidRPr="00DE7F64">
        <w:rPr>
          <w:rFonts w:ascii="Times New Roman" w:eastAsia="Times New Roman" w:hAnsi="Times New Roman" w:cs="David" w:hint="cs"/>
          <w:sz w:val="20"/>
          <w:szCs w:val="24"/>
          <w:rtl/>
          <w:lang w:eastAsia="he-IL"/>
          <w:rPrChange w:id="113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136" w:author="Avi Cohen" w:date="2022-05-02T11:52:00Z">
            <w:rPr>
              <w:rFonts w:ascii="Times New Roman" w:eastAsia="Times New Roman" w:hAnsi="Times New Roman" w:cs="David"/>
              <w:sz w:val="20"/>
              <w:szCs w:val="24"/>
              <w:rtl/>
              <w:lang w:eastAsia="he-IL"/>
            </w:rPr>
          </w:rPrChange>
        </w:rPr>
        <w:t>שור המזמין</w:t>
      </w:r>
      <w:r w:rsidRPr="00DE7F64">
        <w:rPr>
          <w:rFonts w:ascii="Times New Roman" w:eastAsia="Times New Roman" w:hAnsi="Times New Roman" w:cs="David" w:hint="cs"/>
          <w:sz w:val="20"/>
          <w:szCs w:val="24"/>
          <w:rtl/>
          <w:lang w:eastAsia="he-IL"/>
          <w:rPrChange w:id="1137" w:author="Avi Cohen" w:date="2022-05-02T11:52:00Z">
            <w:rPr>
              <w:rFonts w:ascii="Times New Roman" w:eastAsia="Times New Roman" w:hAnsi="Times New Roman" w:cs="David" w:hint="cs"/>
              <w:sz w:val="20"/>
              <w:szCs w:val="24"/>
              <w:rtl/>
              <w:lang w:eastAsia="he-IL"/>
            </w:rPr>
          </w:rPrChange>
        </w:rPr>
        <w:t xml:space="preserve"> או המנהל</w:t>
      </w:r>
      <w:r w:rsidRPr="00DE7F64">
        <w:rPr>
          <w:rFonts w:ascii="Times New Roman" w:eastAsia="Times New Roman" w:hAnsi="Times New Roman" w:cs="David"/>
          <w:sz w:val="20"/>
          <w:szCs w:val="24"/>
          <w:rtl/>
          <w:lang w:eastAsia="he-IL"/>
          <w:rPrChange w:id="1138" w:author="Avi Cohen" w:date="2022-05-02T11:52:00Z">
            <w:rPr>
              <w:rFonts w:ascii="Times New Roman" w:eastAsia="Times New Roman" w:hAnsi="Times New Roman" w:cs="David"/>
              <w:sz w:val="20"/>
              <w:szCs w:val="24"/>
              <w:rtl/>
              <w:lang w:eastAsia="he-IL"/>
            </w:rPr>
          </w:rPrChange>
        </w:rPr>
        <w:t xml:space="preserve"> למסמכים ו/או כל גורמים אחרים הקשורים בשירותי המתכנן ו/או מתן הוראות למתכנן אינו משחרר </w:t>
      </w:r>
      <w:r w:rsidRPr="00DE7F64">
        <w:rPr>
          <w:rFonts w:ascii="Times New Roman" w:eastAsia="Times New Roman" w:hAnsi="Times New Roman" w:cs="David"/>
          <w:sz w:val="20"/>
          <w:szCs w:val="24"/>
          <w:rtl/>
          <w:lang w:eastAsia="he-IL"/>
          <w:rPrChange w:id="1139" w:author="Avi Cohen" w:date="2022-05-02T11:52:00Z">
            <w:rPr>
              <w:rFonts w:ascii="Times New Roman" w:eastAsia="Times New Roman" w:hAnsi="Times New Roman" w:cs="David"/>
              <w:sz w:val="20"/>
              <w:szCs w:val="24"/>
              <w:rtl/>
              <w:lang w:eastAsia="he-IL"/>
            </w:rPr>
          </w:rPrChange>
        </w:rPr>
        <w:lastRenderedPageBreak/>
        <w:t xml:space="preserve">את המתכנן מאחריותו המלאה, ואין בו כדי להטיל על המזמין </w:t>
      </w:r>
      <w:r w:rsidRPr="00DE7F64">
        <w:rPr>
          <w:rFonts w:ascii="Times New Roman" w:eastAsia="Times New Roman" w:hAnsi="Times New Roman" w:cs="David" w:hint="cs"/>
          <w:sz w:val="20"/>
          <w:szCs w:val="24"/>
          <w:rtl/>
          <w:lang w:eastAsia="he-IL"/>
          <w:rPrChange w:id="1140" w:author="Avi Cohen" w:date="2022-05-02T11:52:00Z">
            <w:rPr>
              <w:rFonts w:ascii="Times New Roman" w:eastAsia="Times New Roman" w:hAnsi="Times New Roman" w:cs="David" w:hint="cs"/>
              <w:sz w:val="20"/>
              <w:szCs w:val="24"/>
              <w:rtl/>
              <w:lang w:eastAsia="he-IL"/>
            </w:rPr>
          </w:rPrChange>
        </w:rPr>
        <w:t xml:space="preserve">או המנהל </w:t>
      </w:r>
      <w:r w:rsidRPr="00DE7F64">
        <w:rPr>
          <w:rFonts w:ascii="Times New Roman" w:eastAsia="Times New Roman" w:hAnsi="Times New Roman" w:cs="David"/>
          <w:sz w:val="20"/>
          <w:szCs w:val="24"/>
          <w:rtl/>
          <w:lang w:eastAsia="he-IL"/>
          <w:rPrChange w:id="1141" w:author="Avi Cohen" w:date="2022-05-02T11:52:00Z">
            <w:rPr>
              <w:rFonts w:ascii="Times New Roman" w:eastAsia="Times New Roman" w:hAnsi="Times New Roman" w:cs="David"/>
              <w:sz w:val="20"/>
              <w:szCs w:val="24"/>
              <w:rtl/>
              <w:lang w:eastAsia="he-IL"/>
            </w:rPr>
          </w:rPrChange>
        </w:rPr>
        <w:t>אחריות כלשהי.</w:t>
      </w:r>
    </w:p>
    <w:p w14:paraId="08B986C1" w14:textId="77777777" w:rsidR="005E50FA" w:rsidRPr="00DE7F64" w:rsidRDefault="005E50FA" w:rsidP="005E50FA">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Change w:id="1142" w:author="Avi Cohen" w:date="2022-05-02T11:52:00Z">
            <w:rPr>
              <w:rFonts w:ascii="Times New Roman" w:eastAsia="Times New Roman" w:hAnsi="Times New Roman" w:cs="David"/>
              <w:b/>
              <w:bCs/>
              <w:sz w:val="20"/>
              <w:szCs w:val="24"/>
              <w:u w:val="single"/>
              <w:rtl/>
              <w:lang w:eastAsia="he-IL"/>
            </w:rPr>
          </w:rPrChange>
        </w:rPr>
      </w:pPr>
    </w:p>
    <w:p w14:paraId="50734C2A" w14:textId="77777777" w:rsidR="005E50FA" w:rsidRPr="00DE7F64" w:rsidRDefault="005E50FA" w:rsidP="005E50FA">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Change w:id="1143" w:author="Avi Cohen" w:date="2022-05-02T11:52:00Z">
            <w:rPr>
              <w:rFonts w:ascii="Times New Roman" w:eastAsia="Times New Roman" w:hAnsi="Times New Roman" w:cs="David"/>
              <w:b/>
              <w:bCs/>
              <w:sz w:val="20"/>
              <w:szCs w:val="24"/>
              <w:u w:val="single"/>
              <w:lang w:eastAsia="he-IL"/>
            </w:rPr>
          </w:rPrChange>
        </w:rPr>
      </w:pPr>
      <w:r w:rsidRPr="00DE7F64">
        <w:rPr>
          <w:rFonts w:ascii="Times New Roman" w:eastAsia="Times New Roman" w:hAnsi="Times New Roman" w:cs="David" w:hint="cs"/>
          <w:b/>
          <w:bCs/>
          <w:sz w:val="20"/>
          <w:szCs w:val="24"/>
          <w:u w:val="single"/>
          <w:rtl/>
          <w:lang w:eastAsia="he-IL"/>
          <w:rPrChange w:id="1144" w:author="Avi Cohen" w:date="2022-05-02T11:52:00Z">
            <w:rPr>
              <w:rFonts w:ascii="Times New Roman" w:eastAsia="Times New Roman" w:hAnsi="Times New Roman" w:cs="David" w:hint="cs"/>
              <w:b/>
              <w:bCs/>
              <w:sz w:val="20"/>
              <w:szCs w:val="24"/>
              <w:u w:val="single"/>
              <w:rtl/>
              <w:lang w:eastAsia="he-IL"/>
            </w:rPr>
          </w:rPrChange>
        </w:rPr>
        <w:t>ביטוח</w:t>
      </w:r>
    </w:p>
    <w:p w14:paraId="723DCDFB" w14:textId="77777777" w:rsidR="005E50FA" w:rsidRPr="00DE7F64" w:rsidRDefault="005E50FA" w:rsidP="005E50FA">
      <w:pPr>
        <w:widowControl w:val="0"/>
        <w:numPr>
          <w:ilvl w:val="1"/>
          <w:numId w:val="16"/>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Change w:id="1145"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hint="cs"/>
          <w:sz w:val="20"/>
          <w:szCs w:val="24"/>
          <w:rtl/>
          <w:lang w:eastAsia="he-IL"/>
          <w:rPrChange w:id="1146" w:author="Avi Cohen" w:date="2022-05-02T11:52:00Z">
            <w:rPr>
              <w:rFonts w:ascii="Times New Roman" w:eastAsia="Times New Roman" w:hAnsi="Times New Roman" w:cs="David" w:hint="cs"/>
              <w:sz w:val="20"/>
              <w:szCs w:val="24"/>
              <w:rtl/>
              <w:lang w:eastAsia="he-IL"/>
            </w:rPr>
          </w:rPrChange>
        </w:rPr>
        <w:t>מבלי לגרוע מאחריות המתכנן על פי הסכם זה או על פי כל דין, על המתכנן</w:t>
      </w:r>
      <w:r w:rsidRPr="00DE7F64">
        <w:rPr>
          <w:rFonts w:ascii="Times New Roman" w:eastAsia="Times New Roman" w:hAnsi="Times New Roman" w:cs="David"/>
          <w:sz w:val="20"/>
          <w:szCs w:val="24"/>
          <w:rtl/>
          <w:lang w:eastAsia="he-IL"/>
          <w:rPrChange w:id="1147"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148" w:author="Avi Cohen" w:date="2022-05-02T11:52:00Z">
            <w:rPr>
              <w:rFonts w:ascii="Times New Roman" w:eastAsia="Times New Roman" w:hAnsi="Times New Roman" w:cs="David" w:hint="cs"/>
              <w:sz w:val="20"/>
              <w:szCs w:val="24"/>
              <w:rtl/>
              <w:lang w:eastAsia="he-IL"/>
            </w:rPr>
          </w:rPrChange>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DE7F64">
        <w:rPr>
          <w:rFonts w:ascii="Times New Roman" w:eastAsia="Times New Roman" w:hAnsi="Times New Roman" w:cs="David" w:hint="eastAsia"/>
          <w:b/>
          <w:bCs/>
          <w:sz w:val="20"/>
          <w:szCs w:val="24"/>
          <w:u w:val="single"/>
          <w:rtl/>
          <w:lang w:eastAsia="he-IL"/>
          <w:rPrChange w:id="1149" w:author="Avi Cohen" w:date="2022-05-02T11:52:00Z">
            <w:rPr>
              <w:rFonts w:ascii="Times New Roman" w:eastAsia="Times New Roman" w:hAnsi="Times New Roman" w:cs="David" w:hint="eastAsia"/>
              <w:b/>
              <w:bCs/>
              <w:sz w:val="20"/>
              <w:szCs w:val="24"/>
              <w:u w:val="single"/>
              <w:rtl/>
              <w:lang w:eastAsia="he-IL"/>
            </w:rPr>
          </w:rPrChange>
        </w:rPr>
        <w:t>כ</w:t>
      </w:r>
      <w:r w:rsidRPr="00DE7F64">
        <w:rPr>
          <w:rFonts w:ascii="Times New Roman" w:eastAsia="Times New Roman" w:hAnsi="Times New Roman" w:cs="David" w:hint="cs"/>
          <w:b/>
          <w:bCs/>
          <w:sz w:val="20"/>
          <w:szCs w:val="24"/>
          <w:u w:val="single"/>
          <w:rtl/>
          <w:lang w:eastAsia="he-IL"/>
          <w:rPrChange w:id="1150" w:author="Avi Cohen" w:date="2022-05-02T11:52:00Z">
            <w:rPr>
              <w:rFonts w:ascii="Times New Roman" w:eastAsia="Times New Roman" w:hAnsi="Times New Roman" w:cs="David" w:hint="cs"/>
              <w:b/>
              <w:bCs/>
              <w:sz w:val="20"/>
              <w:szCs w:val="24"/>
              <w:u w:val="single"/>
              <w:rtl/>
              <w:lang w:eastAsia="he-IL"/>
            </w:rPr>
          </w:rPrChange>
        </w:rPr>
        <w:t xml:space="preserve">נספח </w:t>
      </w:r>
      <w:r w:rsidRPr="00DE7F64">
        <w:rPr>
          <w:rFonts w:ascii="Times New Roman" w:eastAsia="Times New Roman" w:hAnsi="Times New Roman" w:cs="David" w:hint="eastAsia"/>
          <w:b/>
          <w:bCs/>
          <w:sz w:val="20"/>
          <w:szCs w:val="24"/>
          <w:u w:val="single"/>
          <w:rtl/>
          <w:lang w:eastAsia="he-IL"/>
          <w:rPrChange w:id="1151" w:author="Avi Cohen" w:date="2022-05-02T11:52:00Z">
            <w:rPr>
              <w:rFonts w:ascii="Times New Roman" w:eastAsia="Times New Roman" w:hAnsi="Times New Roman" w:cs="David" w:hint="eastAsia"/>
              <w:b/>
              <w:bCs/>
              <w:sz w:val="20"/>
              <w:szCs w:val="24"/>
              <w:u w:val="single"/>
              <w:rtl/>
              <w:lang w:eastAsia="he-IL"/>
            </w:rPr>
          </w:rPrChange>
        </w:rPr>
        <w:t>ז</w:t>
      </w:r>
      <w:r w:rsidRPr="00DE7F64">
        <w:rPr>
          <w:rFonts w:ascii="Times New Roman" w:eastAsia="Times New Roman" w:hAnsi="Times New Roman" w:cs="David" w:hint="cs"/>
          <w:b/>
          <w:bCs/>
          <w:sz w:val="20"/>
          <w:szCs w:val="24"/>
          <w:u w:val="single"/>
          <w:rtl/>
          <w:lang w:eastAsia="he-IL"/>
          <w:rPrChange w:id="1152" w:author="Avi Cohen" w:date="2022-05-02T11:52:00Z">
            <w:rPr>
              <w:rFonts w:ascii="Times New Roman" w:eastAsia="Times New Roman" w:hAnsi="Times New Roman" w:cs="David" w:hint="cs"/>
              <w:b/>
              <w:bCs/>
              <w:sz w:val="20"/>
              <w:szCs w:val="24"/>
              <w:u w:val="single"/>
              <w:rtl/>
              <w:lang w:eastAsia="he-IL"/>
            </w:rPr>
          </w:rPrChange>
        </w:rPr>
        <w:t>'</w:t>
      </w:r>
      <w:r w:rsidRPr="00DE7F64">
        <w:rPr>
          <w:rFonts w:ascii="Times New Roman" w:eastAsia="Times New Roman" w:hAnsi="Times New Roman" w:cs="David" w:hint="cs"/>
          <w:sz w:val="20"/>
          <w:szCs w:val="24"/>
          <w:rtl/>
          <w:lang w:eastAsia="he-IL"/>
          <w:rPrChange w:id="1153" w:author="Avi Cohen" w:date="2022-05-02T11:52:00Z">
            <w:rPr>
              <w:rFonts w:ascii="Times New Roman" w:eastAsia="Times New Roman" w:hAnsi="Times New Roman" w:cs="David" w:hint="cs"/>
              <w:sz w:val="20"/>
              <w:szCs w:val="24"/>
              <w:rtl/>
              <w:lang w:eastAsia="he-IL"/>
            </w:rPr>
          </w:rPrChange>
        </w:rPr>
        <w:t xml:space="preserve"> וכן אישור עריכת הביטוח המצורף להסכם זה כ</w:t>
      </w:r>
      <w:r w:rsidRPr="00DE7F64">
        <w:rPr>
          <w:rFonts w:ascii="Times New Roman" w:eastAsia="Times New Roman" w:hAnsi="Times New Roman" w:cs="David" w:hint="cs"/>
          <w:b/>
          <w:bCs/>
          <w:sz w:val="20"/>
          <w:szCs w:val="24"/>
          <w:u w:val="single"/>
          <w:rtl/>
          <w:lang w:eastAsia="he-IL"/>
          <w:rPrChange w:id="1154" w:author="Avi Cohen" w:date="2022-05-02T11:52:00Z">
            <w:rPr>
              <w:rFonts w:ascii="Times New Roman" w:eastAsia="Times New Roman" w:hAnsi="Times New Roman" w:cs="David" w:hint="cs"/>
              <w:b/>
              <w:bCs/>
              <w:sz w:val="20"/>
              <w:szCs w:val="24"/>
              <w:u w:val="single"/>
              <w:rtl/>
              <w:lang w:eastAsia="he-IL"/>
            </w:rPr>
          </w:rPrChange>
        </w:rPr>
        <w:t>נספח ז1'</w:t>
      </w:r>
      <w:r w:rsidRPr="00DE7F64">
        <w:rPr>
          <w:rFonts w:ascii="Times New Roman" w:eastAsia="Times New Roman" w:hAnsi="Times New Roman" w:cs="David" w:hint="cs"/>
          <w:sz w:val="20"/>
          <w:szCs w:val="24"/>
          <w:rtl/>
          <w:lang w:eastAsia="he-IL"/>
          <w:rPrChange w:id="1155" w:author="Avi Cohen" w:date="2022-05-02T11:52:00Z">
            <w:rPr>
              <w:rFonts w:ascii="Times New Roman" w:eastAsia="Times New Roman" w:hAnsi="Times New Roman" w:cs="David" w:hint="cs"/>
              <w:sz w:val="20"/>
              <w:szCs w:val="24"/>
              <w:rtl/>
              <w:lang w:eastAsia="he-IL"/>
            </w:rPr>
          </w:rPrChange>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DE7F64">
        <w:rPr>
          <w:rFonts w:ascii="Times New Roman" w:eastAsia="Times New Roman" w:hAnsi="Times New Roman" w:cs="David"/>
          <w:sz w:val="20"/>
          <w:szCs w:val="24"/>
          <w:rtl/>
          <w:lang w:eastAsia="he-IL"/>
          <w:rPrChange w:id="1156"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157" w:author="Avi Cohen" w:date="2022-05-02T11:52:00Z">
            <w:rPr>
              <w:rFonts w:ascii="Times New Roman" w:eastAsia="Times New Roman" w:hAnsi="Times New Roman" w:cs="David" w:hint="cs"/>
              <w:sz w:val="20"/>
              <w:szCs w:val="24"/>
              <w:rtl/>
              <w:lang w:eastAsia="he-IL"/>
            </w:rPr>
          </w:rPrChange>
        </w:rPr>
        <w:t>שלא לערוך את הביטוח המצוין בסעיף א' לאישור עריכת הביטוח.</w:t>
      </w:r>
    </w:p>
    <w:p w14:paraId="48141782"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5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59" w:author="Avi Cohen" w:date="2022-05-02T11:52:00Z">
            <w:rPr>
              <w:rFonts w:ascii="Times New Roman" w:eastAsia="Times New Roman" w:hAnsi="Times New Roman" w:cs="David" w:hint="cs"/>
              <w:sz w:val="20"/>
              <w:szCs w:val="24"/>
              <w:rtl/>
              <w:lang w:eastAsia="he-IL"/>
            </w:rPr>
          </w:rPrChange>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5D6C3D9"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6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61" w:author="Avi Cohen" w:date="2022-05-02T11:52:00Z">
            <w:rPr>
              <w:rFonts w:ascii="Times New Roman" w:eastAsia="Times New Roman" w:hAnsi="Times New Roman" w:cs="David" w:hint="cs"/>
              <w:sz w:val="20"/>
              <w:szCs w:val="24"/>
              <w:rtl/>
              <w:lang w:eastAsia="he-IL"/>
            </w:rPr>
          </w:rPrChange>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B242BB4"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6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63" w:author="Avi Cohen" w:date="2022-05-02T11:52:00Z">
            <w:rPr>
              <w:rFonts w:ascii="Times New Roman" w:eastAsia="Times New Roman" w:hAnsi="Times New Roman" w:cs="David" w:hint="cs"/>
              <w:sz w:val="20"/>
              <w:szCs w:val="24"/>
              <w:rtl/>
              <w:lang w:eastAsia="he-IL"/>
            </w:rPr>
          </w:rPrChange>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15AD8A5C"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6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65" w:author="Avi Cohen" w:date="2022-05-02T11:52:00Z">
            <w:rPr>
              <w:rFonts w:ascii="Times New Roman" w:eastAsia="Times New Roman" w:hAnsi="Times New Roman" w:cs="David" w:hint="cs"/>
              <w:sz w:val="20"/>
              <w:szCs w:val="24"/>
              <w:rtl/>
              <w:lang w:eastAsia="he-IL"/>
            </w:rPr>
          </w:rPrChange>
        </w:rPr>
        <w:t>מוסכם בזאת, כי למתכנן לא תהיה כל טענה כלפי המזמין או מי מטעם המזמין, בכל הקשור לגבולות האחריות כאמור.</w:t>
      </w:r>
    </w:p>
    <w:p w14:paraId="3DA1A977"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6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67" w:author="Avi Cohen" w:date="2022-05-02T11:52:00Z">
            <w:rPr>
              <w:rFonts w:ascii="Times New Roman" w:eastAsia="Times New Roman" w:hAnsi="Times New Roman" w:cs="David" w:hint="cs"/>
              <w:sz w:val="20"/>
              <w:szCs w:val="24"/>
              <w:rtl/>
              <w:lang w:eastAsia="he-IL"/>
            </w:rPr>
          </w:rPrChange>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7DEEFCFD"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6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69" w:author="Avi Cohen" w:date="2022-05-02T11:52:00Z">
            <w:rPr>
              <w:rFonts w:ascii="Times New Roman" w:eastAsia="Times New Roman" w:hAnsi="Times New Roman" w:cs="David" w:hint="cs"/>
              <w:sz w:val="20"/>
              <w:szCs w:val="24"/>
              <w:rtl/>
              <w:lang w:eastAsia="he-IL"/>
            </w:rPr>
          </w:rPrChange>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546C700B"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7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71" w:author="Avi Cohen" w:date="2022-05-02T11:52:00Z">
            <w:rPr>
              <w:rFonts w:ascii="Times New Roman" w:eastAsia="Times New Roman" w:hAnsi="Times New Roman" w:cs="David" w:hint="cs"/>
              <w:sz w:val="20"/>
              <w:szCs w:val="24"/>
              <w:rtl/>
              <w:lang w:eastAsia="he-IL"/>
            </w:rPr>
          </w:rPrChange>
        </w:rPr>
        <w:t xml:space="preserve">המתכנן פוטר את המזמין ואת הבאים מטעם המזמין מאחריות לכל אובדן או נזק לרכוש, המובא על ידי המתכנן או על ידי מי מטעם </w:t>
      </w:r>
      <w:r w:rsidRPr="00DE7F64">
        <w:rPr>
          <w:rFonts w:ascii="Times New Roman" w:eastAsia="Times New Roman" w:hAnsi="Times New Roman" w:cs="David" w:hint="cs"/>
          <w:sz w:val="20"/>
          <w:szCs w:val="24"/>
          <w:rtl/>
          <w:lang w:eastAsia="he-IL"/>
          <w:rPrChange w:id="1172" w:author="Avi Cohen" w:date="2022-05-02T11:52:00Z">
            <w:rPr>
              <w:rFonts w:ascii="Times New Roman" w:eastAsia="Times New Roman" w:hAnsi="Times New Roman" w:cs="David" w:hint="cs"/>
              <w:sz w:val="20"/>
              <w:szCs w:val="24"/>
              <w:rtl/>
              <w:lang w:eastAsia="he-IL"/>
            </w:rPr>
          </w:rPrChange>
        </w:rPr>
        <w:lastRenderedPageBreak/>
        <w:t>המתכנן לחצרי המזמין או המשמש את המתכנן לצורך מתן השירותים, ולא תהיה למתכנן כל טענה, דרישה או תביעה כלפי הנזכרים לעיל, בגין אובדן או נזק כאמור.</w:t>
      </w:r>
    </w:p>
    <w:p w14:paraId="5F1332D5"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7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74" w:author="Avi Cohen" w:date="2022-05-02T11:52:00Z">
            <w:rPr>
              <w:rFonts w:ascii="Times New Roman" w:eastAsia="Times New Roman" w:hAnsi="Times New Roman" w:cs="David" w:hint="cs"/>
              <w:sz w:val="20"/>
              <w:szCs w:val="24"/>
              <w:rtl/>
              <w:lang w:eastAsia="he-IL"/>
            </w:rPr>
          </w:rPrChange>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7E91F13D"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7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76" w:author="Avi Cohen" w:date="2022-05-02T11:52:00Z">
            <w:rPr>
              <w:rFonts w:ascii="Times New Roman" w:eastAsia="Times New Roman" w:hAnsi="Times New Roman" w:cs="David" w:hint="cs"/>
              <w:sz w:val="20"/>
              <w:szCs w:val="24"/>
              <w:rtl/>
              <w:lang w:eastAsia="he-IL"/>
            </w:rPr>
          </w:rPrChange>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FE0A586"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7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78" w:author="Avi Cohen" w:date="2022-05-02T11:52:00Z">
            <w:rPr>
              <w:rFonts w:ascii="Times New Roman" w:eastAsia="Times New Roman" w:hAnsi="Times New Roman" w:cs="David" w:hint="cs"/>
              <w:sz w:val="20"/>
              <w:szCs w:val="24"/>
              <w:rtl/>
              <w:lang w:eastAsia="he-IL"/>
            </w:rPr>
          </w:rPrChange>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283AE2F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7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80" w:author="Avi Cohen" w:date="2022-05-02T11:52:00Z">
            <w:rPr>
              <w:rFonts w:ascii="Times New Roman" w:eastAsia="Times New Roman" w:hAnsi="Times New Roman" w:cs="David" w:hint="cs"/>
              <w:sz w:val="20"/>
              <w:szCs w:val="24"/>
              <w:rtl/>
              <w:lang w:eastAsia="he-IL"/>
            </w:rPr>
          </w:rPrChange>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621FD09"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8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1182" w:author="Avi Cohen" w:date="2022-05-02T11:52:00Z">
            <w:rPr>
              <w:rFonts w:ascii="Times New Roman" w:eastAsia="Times New Roman" w:hAnsi="Times New Roman" w:cs="David" w:hint="cs"/>
              <w:sz w:val="20"/>
              <w:szCs w:val="24"/>
              <w:rtl/>
              <w:lang w:eastAsia="he-IL"/>
            </w:rPr>
          </w:rPrChange>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10F54446"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Change w:id="1183"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hint="cs"/>
          <w:sz w:val="20"/>
          <w:szCs w:val="24"/>
          <w:rtl/>
          <w:lang w:eastAsia="he-IL"/>
          <w:rPrChange w:id="1184" w:author="Avi Cohen" w:date="2022-05-02T11:52:00Z">
            <w:rPr>
              <w:rFonts w:ascii="Times New Roman" w:eastAsia="Times New Roman" w:hAnsi="Times New Roman" w:cs="David" w:hint="cs"/>
              <w:sz w:val="20"/>
              <w:szCs w:val="24"/>
              <w:rtl/>
              <w:lang w:eastAsia="he-IL"/>
            </w:rPr>
          </w:rPrChange>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C48EA9A"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8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186" w:author="Avi Cohen" w:date="2022-05-02T11:52:00Z">
            <w:rPr>
              <w:rFonts w:ascii="Times New Roman" w:eastAsia="Times New Roman" w:hAnsi="Times New Roman" w:cs="David"/>
              <w:sz w:val="20"/>
              <w:szCs w:val="24"/>
              <w:rtl/>
              <w:lang w:eastAsia="he-IL"/>
            </w:rPr>
          </w:rPrChange>
        </w:rPr>
        <w:t>הפרת סעיף זה על כל תנאיו תיחשב להפרה יסודית של ההסכם.</w:t>
      </w:r>
    </w:p>
    <w:p w14:paraId="045CE021"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118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1188" w:author="Avi Cohen" w:date="2022-05-02T11:52:00Z">
            <w:rPr>
              <w:rFonts w:ascii="Times New Roman" w:eastAsia="Times New Roman" w:hAnsi="Times New Roman" w:cs="David"/>
              <w:bCs/>
              <w:sz w:val="20"/>
              <w:szCs w:val="24"/>
              <w:u w:val="single"/>
              <w:rtl/>
              <w:lang w:eastAsia="he-IL"/>
            </w:rPr>
          </w:rPrChange>
        </w:rPr>
        <w:t>אספקת תכניות</w:t>
      </w:r>
    </w:p>
    <w:p w14:paraId="7A0EFEB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18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190" w:author="Avi Cohen" w:date="2022-05-02T11:52:00Z">
            <w:rPr>
              <w:rFonts w:ascii="Times New Roman" w:eastAsia="Times New Roman" w:hAnsi="Times New Roman" w:cs="David"/>
              <w:sz w:val="20"/>
              <w:szCs w:val="24"/>
              <w:rtl/>
              <w:lang w:eastAsia="he-IL"/>
            </w:rPr>
          </w:rPrChange>
        </w:rPr>
        <w:t>בכל עת במהלך ב</w:t>
      </w:r>
      <w:r w:rsidRPr="00DE7F64">
        <w:rPr>
          <w:rFonts w:ascii="Times New Roman" w:eastAsia="Times New Roman" w:hAnsi="Times New Roman" w:cs="David" w:hint="cs"/>
          <w:sz w:val="20"/>
          <w:szCs w:val="24"/>
          <w:rtl/>
          <w:lang w:eastAsia="he-IL"/>
          <w:rPrChange w:id="1191"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192" w:author="Avi Cohen" w:date="2022-05-02T11:52:00Z">
            <w:rPr>
              <w:rFonts w:ascii="Times New Roman" w:eastAsia="Times New Roman" w:hAnsi="Times New Roman" w:cs="David"/>
              <w:sz w:val="20"/>
              <w:szCs w:val="24"/>
              <w:rtl/>
              <w:lang w:eastAsia="he-IL"/>
            </w:rPr>
          </w:rPrChange>
        </w:rPr>
        <w:t>צוע ש</w:t>
      </w:r>
      <w:r w:rsidRPr="00DE7F64">
        <w:rPr>
          <w:rFonts w:ascii="Times New Roman" w:eastAsia="Times New Roman" w:hAnsi="Times New Roman" w:cs="David" w:hint="cs"/>
          <w:sz w:val="20"/>
          <w:szCs w:val="24"/>
          <w:rtl/>
          <w:lang w:eastAsia="he-IL"/>
          <w:rPrChange w:id="119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194" w:author="Avi Cohen" w:date="2022-05-02T11:52:00Z">
            <w:rPr>
              <w:rFonts w:ascii="Times New Roman" w:eastAsia="Times New Roman" w:hAnsi="Times New Roman" w:cs="David"/>
              <w:sz w:val="20"/>
              <w:szCs w:val="24"/>
              <w:rtl/>
              <w:lang w:eastAsia="he-IL"/>
            </w:rPr>
          </w:rPrChange>
        </w:rPr>
        <w:t xml:space="preserve">רותי המתכנן וכן בתקופת הבדק של </w:t>
      </w:r>
      <w:r w:rsidRPr="00DE7F64">
        <w:rPr>
          <w:rFonts w:ascii="Times New Roman" w:eastAsia="Times New Roman" w:hAnsi="Times New Roman" w:cs="David"/>
          <w:sz w:val="20"/>
          <w:szCs w:val="24"/>
          <w:rtl/>
          <w:lang w:eastAsia="he-IL"/>
          <w:rPrChange w:id="1195" w:author="Avi Cohen" w:date="2022-05-02T11:52:00Z">
            <w:rPr>
              <w:rFonts w:ascii="Times New Roman" w:eastAsia="Times New Roman" w:hAnsi="Times New Roman" w:cs="David"/>
              <w:sz w:val="20"/>
              <w:szCs w:val="24"/>
              <w:rtl/>
              <w:lang w:eastAsia="he-IL"/>
            </w:rPr>
          </w:rPrChange>
        </w:rPr>
        <w:lastRenderedPageBreak/>
        <w:t>העבודות</w:t>
      </w:r>
      <w:r w:rsidRPr="00DE7F64">
        <w:rPr>
          <w:rFonts w:ascii="Times New Roman" w:eastAsia="Times New Roman" w:hAnsi="Times New Roman" w:cs="David" w:hint="cs"/>
          <w:sz w:val="20"/>
          <w:szCs w:val="24"/>
          <w:rtl/>
          <w:lang w:eastAsia="he-IL"/>
          <w:rPrChange w:id="119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197" w:author="Avi Cohen" w:date="2022-05-02T11:52:00Z">
            <w:rPr>
              <w:rFonts w:ascii="Times New Roman" w:eastAsia="Times New Roman" w:hAnsi="Times New Roman" w:cs="David"/>
              <w:sz w:val="20"/>
              <w:szCs w:val="24"/>
              <w:rtl/>
              <w:lang w:eastAsia="he-IL"/>
            </w:rPr>
          </w:rPrChange>
        </w:rPr>
        <w:t xml:space="preserve"> ימסור המתכנן למזמין מיד לפי דרישתו כל תכניות, ובכללן, תכניות ומסמכים המנויים ברשימה המצ"ב כנספח </w:t>
      </w:r>
      <w:r w:rsidRPr="00DE7F64">
        <w:rPr>
          <w:rFonts w:ascii="Times New Roman" w:eastAsia="Times New Roman" w:hAnsi="Times New Roman" w:cs="David"/>
          <w:b/>
          <w:bCs/>
          <w:sz w:val="20"/>
          <w:szCs w:val="24"/>
          <w:rtl/>
          <w:lang w:eastAsia="he-IL"/>
          <w:rPrChange w:id="1198" w:author="Avi Cohen" w:date="2022-05-02T11:52:00Z">
            <w:rPr>
              <w:rFonts w:ascii="Times New Roman" w:eastAsia="Times New Roman" w:hAnsi="Times New Roman" w:cs="David"/>
              <w:b/>
              <w:bCs/>
              <w:sz w:val="20"/>
              <w:szCs w:val="24"/>
              <w:rtl/>
              <w:lang w:eastAsia="he-IL"/>
            </w:rPr>
          </w:rPrChange>
        </w:rPr>
        <w:t>ח'</w:t>
      </w:r>
      <w:r w:rsidRPr="00DE7F64">
        <w:rPr>
          <w:rFonts w:ascii="Times New Roman" w:eastAsia="Times New Roman" w:hAnsi="Times New Roman" w:cs="David"/>
          <w:sz w:val="20"/>
          <w:szCs w:val="24"/>
          <w:rtl/>
          <w:lang w:eastAsia="he-IL"/>
          <w:rPrChange w:id="1199" w:author="Avi Cohen" w:date="2022-05-02T11:52:00Z">
            <w:rPr>
              <w:rFonts w:ascii="Times New Roman" w:eastAsia="Times New Roman" w:hAnsi="Times New Roman" w:cs="David"/>
              <w:sz w:val="20"/>
              <w:szCs w:val="24"/>
              <w:rtl/>
              <w:lang w:eastAsia="he-IL"/>
            </w:rPr>
          </w:rPrChange>
        </w:rPr>
        <w:t xml:space="preserve"> לחוזה זה, ובמידה והדרישה מתייחסת לתכניות שאינ</w:t>
      </w:r>
      <w:r w:rsidRPr="00DE7F64">
        <w:rPr>
          <w:rFonts w:ascii="Times New Roman" w:eastAsia="Times New Roman" w:hAnsi="Times New Roman" w:cs="David" w:hint="cs"/>
          <w:sz w:val="20"/>
          <w:szCs w:val="24"/>
          <w:rtl/>
          <w:lang w:eastAsia="he-IL"/>
          <w:rPrChange w:id="1200" w:author="Avi Cohen" w:date="2022-05-02T11:52:00Z">
            <w:rPr>
              <w:rFonts w:ascii="Times New Roman" w:eastAsia="Times New Roman" w:hAnsi="Times New Roman" w:cs="David" w:hint="cs"/>
              <w:sz w:val="20"/>
              <w:szCs w:val="24"/>
              <w:rtl/>
              <w:lang w:eastAsia="he-IL"/>
            </w:rPr>
          </w:rPrChange>
        </w:rPr>
        <w:t>ן</w:t>
      </w:r>
      <w:r w:rsidRPr="00DE7F64">
        <w:rPr>
          <w:rFonts w:ascii="Times New Roman" w:eastAsia="Times New Roman" w:hAnsi="Times New Roman" w:cs="David"/>
          <w:sz w:val="20"/>
          <w:szCs w:val="24"/>
          <w:rtl/>
          <w:lang w:eastAsia="he-IL"/>
          <w:rPrChange w:id="1201" w:author="Avi Cohen" w:date="2022-05-02T11:52:00Z">
            <w:rPr>
              <w:rFonts w:ascii="Times New Roman" w:eastAsia="Times New Roman" w:hAnsi="Times New Roman" w:cs="David"/>
              <w:sz w:val="20"/>
              <w:szCs w:val="24"/>
              <w:rtl/>
              <w:lang w:eastAsia="he-IL"/>
            </w:rPr>
          </w:rPrChange>
        </w:rPr>
        <w:t xml:space="preserve"> בידו</w:t>
      </w:r>
      <w:r w:rsidRPr="00DE7F64">
        <w:rPr>
          <w:rFonts w:ascii="Times New Roman" w:eastAsia="Times New Roman" w:hAnsi="Times New Roman" w:cs="David" w:hint="cs"/>
          <w:sz w:val="20"/>
          <w:szCs w:val="24"/>
          <w:rtl/>
          <w:lang w:eastAsia="he-IL"/>
          <w:rPrChange w:id="120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203" w:author="Avi Cohen" w:date="2022-05-02T11:52:00Z">
            <w:rPr>
              <w:rFonts w:ascii="Times New Roman" w:eastAsia="Times New Roman" w:hAnsi="Times New Roman" w:cs="David"/>
              <w:sz w:val="20"/>
              <w:szCs w:val="24"/>
              <w:rtl/>
              <w:lang w:eastAsia="he-IL"/>
            </w:rPr>
          </w:rPrChange>
        </w:rPr>
        <w:t xml:space="preserve"> יערכ</w:t>
      </w:r>
      <w:r w:rsidRPr="00DE7F64">
        <w:rPr>
          <w:rFonts w:ascii="Times New Roman" w:eastAsia="Times New Roman" w:hAnsi="Times New Roman" w:cs="David" w:hint="cs"/>
          <w:sz w:val="20"/>
          <w:szCs w:val="24"/>
          <w:rtl/>
          <w:lang w:eastAsia="he-IL"/>
          <w:rPrChange w:id="1204" w:author="Avi Cohen" w:date="2022-05-02T11:52:00Z">
            <w:rPr>
              <w:rFonts w:ascii="Times New Roman" w:eastAsia="Times New Roman" w:hAnsi="Times New Roman" w:cs="David" w:hint="cs"/>
              <w:sz w:val="20"/>
              <w:szCs w:val="24"/>
              <w:rtl/>
              <w:lang w:eastAsia="he-IL"/>
            </w:rPr>
          </w:rPrChange>
        </w:rPr>
        <w:t>ן</w:t>
      </w:r>
      <w:r w:rsidRPr="00DE7F64">
        <w:rPr>
          <w:rFonts w:ascii="Times New Roman" w:eastAsia="Times New Roman" w:hAnsi="Times New Roman" w:cs="David"/>
          <w:sz w:val="20"/>
          <w:szCs w:val="24"/>
          <w:rtl/>
          <w:lang w:eastAsia="he-IL"/>
          <w:rPrChange w:id="1205" w:author="Avi Cohen" w:date="2022-05-02T11:52:00Z">
            <w:rPr>
              <w:rFonts w:ascii="Times New Roman" w:eastAsia="Times New Roman" w:hAnsi="Times New Roman" w:cs="David"/>
              <w:sz w:val="20"/>
              <w:szCs w:val="24"/>
              <w:rtl/>
              <w:lang w:eastAsia="he-IL"/>
            </w:rPr>
          </w:rPrChange>
        </w:rPr>
        <w:t xml:space="preserve"> המתכנן בהקדם האפשרי וימסר</w:t>
      </w:r>
      <w:r w:rsidRPr="00DE7F64">
        <w:rPr>
          <w:rFonts w:ascii="Times New Roman" w:eastAsia="Times New Roman" w:hAnsi="Times New Roman" w:cs="David" w:hint="cs"/>
          <w:sz w:val="20"/>
          <w:szCs w:val="24"/>
          <w:rtl/>
          <w:lang w:eastAsia="he-IL"/>
          <w:rPrChange w:id="1206" w:author="Avi Cohen" w:date="2022-05-02T11:52:00Z">
            <w:rPr>
              <w:rFonts w:ascii="Times New Roman" w:eastAsia="Times New Roman" w:hAnsi="Times New Roman" w:cs="David" w:hint="cs"/>
              <w:sz w:val="20"/>
              <w:szCs w:val="24"/>
              <w:rtl/>
              <w:lang w:eastAsia="he-IL"/>
            </w:rPr>
          </w:rPrChange>
        </w:rPr>
        <w:t>ן</w:t>
      </w:r>
      <w:r w:rsidRPr="00DE7F64">
        <w:rPr>
          <w:rFonts w:ascii="Times New Roman" w:eastAsia="Times New Roman" w:hAnsi="Times New Roman" w:cs="David"/>
          <w:sz w:val="20"/>
          <w:szCs w:val="24"/>
          <w:rtl/>
          <w:lang w:eastAsia="he-IL"/>
          <w:rPrChange w:id="1207" w:author="Avi Cohen" w:date="2022-05-02T11:52:00Z">
            <w:rPr>
              <w:rFonts w:ascii="Times New Roman" w:eastAsia="Times New Roman" w:hAnsi="Times New Roman" w:cs="David"/>
              <w:sz w:val="20"/>
              <w:szCs w:val="24"/>
              <w:rtl/>
              <w:lang w:eastAsia="he-IL"/>
            </w:rPr>
          </w:rPrChange>
        </w:rPr>
        <w:t xml:space="preserve"> למזמין.</w:t>
      </w:r>
    </w:p>
    <w:p w14:paraId="2C4EC38B"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20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209" w:author="Avi Cohen" w:date="2022-05-02T11:52:00Z">
            <w:rPr>
              <w:rFonts w:ascii="Times New Roman" w:eastAsia="Times New Roman" w:hAnsi="Times New Roman" w:cs="David"/>
              <w:sz w:val="20"/>
              <w:szCs w:val="24"/>
              <w:rtl/>
              <w:lang w:eastAsia="he-IL"/>
            </w:rPr>
          </w:rPrChange>
        </w:rPr>
        <w:t xml:space="preserve">עם גמר שרותי </w:t>
      </w:r>
      <w:r w:rsidRPr="00DE7F64">
        <w:rPr>
          <w:rFonts w:ascii="Times New Roman" w:eastAsia="Times New Roman" w:hAnsi="Times New Roman" w:cs="David" w:hint="cs"/>
          <w:sz w:val="20"/>
          <w:szCs w:val="24"/>
          <w:rtl/>
          <w:lang w:eastAsia="he-IL"/>
          <w:rPrChange w:id="1210" w:author="Avi Cohen" w:date="2022-05-02T11:52:00Z">
            <w:rPr>
              <w:rFonts w:ascii="Times New Roman" w:eastAsia="Times New Roman" w:hAnsi="Times New Roman" w:cs="David" w:hint="cs"/>
              <w:sz w:val="20"/>
              <w:szCs w:val="24"/>
              <w:rtl/>
              <w:lang w:eastAsia="he-IL"/>
            </w:rPr>
          </w:rPrChange>
        </w:rPr>
        <w:t>המתכנן,</w:t>
      </w:r>
      <w:r w:rsidRPr="00DE7F64">
        <w:rPr>
          <w:rFonts w:ascii="Times New Roman" w:eastAsia="Times New Roman" w:hAnsi="Times New Roman" w:cs="David"/>
          <w:sz w:val="20"/>
          <w:szCs w:val="24"/>
          <w:rtl/>
          <w:lang w:eastAsia="he-IL"/>
          <w:rPrChange w:id="1211" w:author="Avi Cohen" w:date="2022-05-02T11:52:00Z">
            <w:rPr>
              <w:rFonts w:ascii="Times New Roman" w:eastAsia="Times New Roman" w:hAnsi="Times New Roman" w:cs="David"/>
              <w:sz w:val="20"/>
              <w:szCs w:val="24"/>
              <w:rtl/>
              <w:lang w:eastAsia="he-IL"/>
            </w:rPr>
          </w:rPrChange>
        </w:rPr>
        <w:t xml:space="preserve"> ימסור המתכנן למזמין סדרה אחת של העתקי התכניות כשהן מעודכנות, ומשקפות את התכנון והב</w:t>
      </w:r>
      <w:r w:rsidRPr="00DE7F64">
        <w:rPr>
          <w:rFonts w:ascii="Times New Roman" w:eastAsia="Times New Roman" w:hAnsi="Times New Roman" w:cs="David" w:hint="cs"/>
          <w:sz w:val="20"/>
          <w:szCs w:val="24"/>
          <w:rtl/>
          <w:lang w:eastAsia="he-IL"/>
          <w:rPrChange w:id="121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213" w:author="Avi Cohen" w:date="2022-05-02T11:52:00Z">
            <w:rPr>
              <w:rFonts w:ascii="Times New Roman" w:eastAsia="Times New Roman" w:hAnsi="Times New Roman" w:cs="David"/>
              <w:sz w:val="20"/>
              <w:szCs w:val="24"/>
              <w:rtl/>
              <w:lang w:eastAsia="he-IL"/>
            </w:rPr>
          </w:rPrChange>
        </w:rPr>
        <w:t xml:space="preserve">צוע הסופי בשטח </w:t>
      </w:r>
      <w:r w:rsidRPr="00DE7F64">
        <w:rPr>
          <w:rFonts w:ascii="Times New Roman" w:eastAsia="Times New Roman" w:hAnsi="Times New Roman" w:cs="David"/>
          <w:sz w:val="20"/>
          <w:szCs w:val="24"/>
          <w:lang w:eastAsia="he-IL"/>
          <w:rPrChange w:id="1214" w:author="Avi Cohen" w:date="2022-05-02T11:52:00Z">
            <w:rPr>
              <w:rFonts w:ascii="Times New Roman" w:eastAsia="Times New Roman" w:hAnsi="Times New Roman" w:cs="David"/>
              <w:color w:val="000000"/>
              <w:sz w:val="20"/>
              <w:szCs w:val="24"/>
              <w:lang w:eastAsia="he-IL"/>
            </w:rPr>
          </w:rPrChange>
        </w:rPr>
        <w:t>(AS MADE)</w:t>
      </w:r>
      <w:r w:rsidRPr="00473317">
        <w:rPr>
          <w:rFonts w:ascii="Times New Roman" w:eastAsia="Times New Roman" w:hAnsi="Times New Roman" w:cs="David"/>
          <w:sz w:val="20"/>
          <w:szCs w:val="24"/>
          <w:rtl/>
          <w:lang w:eastAsia="he-IL"/>
        </w:rPr>
        <w:t xml:space="preserve">, למעט שינויי דיירים, </w:t>
      </w:r>
      <w:r w:rsidRPr="00DE7F64">
        <w:rPr>
          <w:rFonts w:ascii="Times New Roman" w:eastAsia="Times New Roman" w:hAnsi="Times New Roman" w:cs="David" w:hint="cs"/>
          <w:sz w:val="20"/>
          <w:szCs w:val="24"/>
          <w:rtl/>
          <w:lang w:eastAsia="he-IL"/>
          <w:rPrChange w:id="1215" w:author="Avi Cohen" w:date="2022-05-02T11:52:00Z">
            <w:rPr>
              <w:rFonts w:ascii="Times New Roman" w:eastAsia="Times New Roman" w:hAnsi="Times New Roman" w:cs="David" w:hint="cs"/>
              <w:sz w:val="20"/>
              <w:szCs w:val="24"/>
              <w:rtl/>
              <w:lang w:eastAsia="he-IL"/>
            </w:rPr>
          </w:rPrChange>
        </w:rPr>
        <w:t xml:space="preserve">וקבצים </w:t>
      </w:r>
      <w:r w:rsidRPr="00DE7F64">
        <w:rPr>
          <w:rFonts w:ascii="Times New Roman" w:eastAsia="Times New Roman" w:hAnsi="Times New Roman" w:cs="David"/>
          <w:sz w:val="20"/>
          <w:szCs w:val="24"/>
          <w:rtl/>
          <w:lang w:eastAsia="he-IL"/>
          <w:rPrChange w:id="1216" w:author="Avi Cohen" w:date="2022-05-02T11:52:00Z">
            <w:rPr>
              <w:rFonts w:ascii="Times New Roman" w:eastAsia="Times New Roman" w:hAnsi="Times New Roman" w:cs="David"/>
              <w:sz w:val="20"/>
              <w:szCs w:val="24"/>
              <w:rtl/>
              <w:lang w:eastAsia="he-IL"/>
            </w:rPr>
          </w:rPrChange>
        </w:rPr>
        <w:t>המכילים את התכנון במדיה ממוחשבת.</w:t>
      </w:r>
    </w:p>
    <w:p w14:paraId="64B07825"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21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218" w:author="Avi Cohen" w:date="2022-05-02T11:52:00Z">
            <w:rPr>
              <w:rFonts w:ascii="Times New Roman" w:eastAsia="Times New Roman" w:hAnsi="Times New Roman" w:cs="David"/>
              <w:sz w:val="20"/>
              <w:szCs w:val="24"/>
              <w:rtl/>
              <w:lang w:eastAsia="he-IL"/>
            </w:rPr>
          </w:rPrChange>
        </w:rPr>
        <w:t>הובא החוזה לידי גמר או בוטל לפי סעיף 12 להלן, ימסור המתכנן למזמין סדרה אחת של העתקי התכניות ו</w:t>
      </w:r>
      <w:r w:rsidRPr="00DE7F64">
        <w:rPr>
          <w:rFonts w:ascii="Times New Roman" w:eastAsia="Times New Roman" w:hAnsi="Times New Roman" w:cs="David" w:hint="cs"/>
          <w:sz w:val="20"/>
          <w:szCs w:val="24"/>
          <w:rtl/>
          <w:lang w:eastAsia="he-IL"/>
          <w:rPrChange w:id="1219" w:author="Avi Cohen" w:date="2022-05-02T11:52:00Z">
            <w:rPr>
              <w:rFonts w:ascii="Times New Roman" w:eastAsia="Times New Roman" w:hAnsi="Times New Roman" w:cs="David" w:hint="cs"/>
              <w:sz w:val="20"/>
              <w:szCs w:val="24"/>
              <w:rtl/>
              <w:lang w:eastAsia="he-IL"/>
            </w:rPr>
          </w:rPrChange>
        </w:rPr>
        <w:t>הקבצים</w:t>
      </w:r>
      <w:r w:rsidRPr="00DE7F64">
        <w:rPr>
          <w:rFonts w:ascii="Times New Roman" w:eastAsia="Times New Roman" w:hAnsi="Times New Roman" w:cs="David"/>
          <w:sz w:val="20"/>
          <w:szCs w:val="24"/>
          <w:rtl/>
          <w:lang w:eastAsia="he-IL"/>
          <w:rPrChange w:id="1220" w:author="Avi Cohen" w:date="2022-05-02T11:52:00Z">
            <w:rPr>
              <w:rFonts w:ascii="Times New Roman" w:eastAsia="Times New Roman" w:hAnsi="Times New Roman" w:cs="David"/>
              <w:sz w:val="20"/>
              <w:szCs w:val="24"/>
              <w:rtl/>
              <w:lang w:eastAsia="he-IL"/>
            </w:rPr>
          </w:rPrChange>
        </w:rPr>
        <w:t xml:space="preserve"> כשה</w:t>
      </w:r>
      <w:r w:rsidRPr="00DE7F64">
        <w:rPr>
          <w:rFonts w:ascii="Times New Roman" w:eastAsia="Times New Roman" w:hAnsi="Times New Roman" w:cs="David" w:hint="cs"/>
          <w:sz w:val="20"/>
          <w:szCs w:val="24"/>
          <w:rtl/>
          <w:lang w:eastAsia="he-IL"/>
          <w:rPrChange w:id="1221" w:author="Avi Cohen" w:date="2022-05-02T11:52:00Z">
            <w:rPr>
              <w:rFonts w:ascii="Times New Roman" w:eastAsia="Times New Roman" w:hAnsi="Times New Roman" w:cs="David" w:hint="cs"/>
              <w:sz w:val="20"/>
              <w:szCs w:val="24"/>
              <w:rtl/>
              <w:lang w:eastAsia="he-IL"/>
            </w:rPr>
          </w:rPrChange>
        </w:rPr>
        <w:t>ם</w:t>
      </w:r>
      <w:r w:rsidRPr="00DE7F64">
        <w:rPr>
          <w:rFonts w:ascii="Times New Roman" w:eastAsia="Times New Roman" w:hAnsi="Times New Roman" w:cs="David"/>
          <w:sz w:val="20"/>
          <w:szCs w:val="24"/>
          <w:rtl/>
          <w:lang w:eastAsia="he-IL"/>
          <w:rPrChange w:id="1222" w:author="Avi Cohen" w:date="2022-05-02T11:52:00Z">
            <w:rPr>
              <w:rFonts w:ascii="Times New Roman" w:eastAsia="Times New Roman" w:hAnsi="Times New Roman" w:cs="David"/>
              <w:sz w:val="20"/>
              <w:szCs w:val="24"/>
              <w:rtl/>
              <w:lang w:eastAsia="he-IL"/>
            </w:rPr>
          </w:rPrChange>
        </w:rPr>
        <w:t xml:space="preserve"> מעודכנ</w:t>
      </w:r>
      <w:r w:rsidRPr="00DE7F64">
        <w:rPr>
          <w:rFonts w:ascii="Times New Roman" w:eastAsia="Times New Roman" w:hAnsi="Times New Roman" w:cs="David" w:hint="cs"/>
          <w:sz w:val="20"/>
          <w:szCs w:val="24"/>
          <w:rtl/>
          <w:lang w:eastAsia="he-IL"/>
          <w:rPrChange w:id="1223" w:author="Avi Cohen" w:date="2022-05-02T11:52:00Z">
            <w:rPr>
              <w:rFonts w:ascii="Times New Roman" w:eastAsia="Times New Roman" w:hAnsi="Times New Roman" w:cs="David" w:hint="cs"/>
              <w:sz w:val="20"/>
              <w:szCs w:val="24"/>
              <w:rtl/>
              <w:lang w:eastAsia="he-IL"/>
            </w:rPr>
          </w:rPrChange>
        </w:rPr>
        <w:t>ים</w:t>
      </w:r>
      <w:r w:rsidRPr="00DE7F64">
        <w:rPr>
          <w:rFonts w:ascii="Times New Roman" w:eastAsia="Times New Roman" w:hAnsi="Times New Roman" w:cs="David"/>
          <w:sz w:val="20"/>
          <w:szCs w:val="24"/>
          <w:rtl/>
          <w:lang w:eastAsia="he-IL"/>
          <w:rPrChange w:id="1224" w:author="Avi Cohen" w:date="2022-05-02T11:52:00Z">
            <w:rPr>
              <w:rFonts w:ascii="Times New Roman" w:eastAsia="Times New Roman" w:hAnsi="Times New Roman" w:cs="David"/>
              <w:sz w:val="20"/>
              <w:szCs w:val="24"/>
              <w:rtl/>
              <w:lang w:eastAsia="he-IL"/>
            </w:rPr>
          </w:rPrChange>
        </w:rPr>
        <w:t xml:space="preserve"> עד לתאריך הבאת החוזה לידי גמר, או עד לתאריך ביטולו, הכל לפי העניין.</w:t>
      </w:r>
    </w:p>
    <w:p w14:paraId="60FE1CAC"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22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226" w:author="Avi Cohen" w:date="2022-05-02T11:52:00Z">
            <w:rPr>
              <w:rFonts w:ascii="Times New Roman" w:eastAsia="Times New Roman" w:hAnsi="Times New Roman" w:cs="David"/>
              <w:sz w:val="20"/>
              <w:szCs w:val="24"/>
              <w:rtl/>
              <w:lang w:eastAsia="he-IL"/>
            </w:rPr>
          </w:rPrChange>
        </w:rPr>
        <w:t>כמו כן</w:t>
      </w:r>
      <w:r w:rsidRPr="00DE7F64">
        <w:rPr>
          <w:rFonts w:ascii="Times New Roman" w:eastAsia="Times New Roman" w:hAnsi="Times New Roman" w:cs="David" w:hint="cs"/>
          <w:sz w:val="20"/>
          <w:szCs w:val="24"/>
          <w:rtl/>
          <w:lang w:eastAsia="he-IL"/>
          <w:rPrChange w:id="1227"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228" w:author="Avi Cohen" w:date="2022-05-02T11:52:00Z">
            <w:rPr>
              <w:rFonts w:ascii="Times New Roman" w:eastAsia="Times New Roman" w:hAnsi="Times New Roman" w:cs="David"/>
              <w:sz w:val="20"/>
              <w:szCs w:val="24"/>
              <w:rtl/>
              <w:lang w:eastAsia="he-IL"/>
            </w:rPr>
          </w:rPrChange>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F9EEEA5"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Change w:id="1229"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230" w:author="Avi Cohen" w:date="2022-05-02T11:52:00Z">
            <w:rPr>
              <w:rFonts w:ascii="Times New Roman" w:eastAsia="Times New Roman" w:hAnsi="Times New Roman" w:cs="David"/>
              <w:sz w:val="20"/>
              <w:szCs w:val="24"/>
              <w:rtl/>
              <w:lang w:eastAsia="he-IL"/>
            </w:rPr>
          </w:rPrChange>
        </w:rPr>
        <w:t>המתכנן לא יהיה זכאי לכל תשלום נוסף בעד תכניות שימסור למזמין ע</w:t>
      </w:r>
      <w:r w:rsidRPr="00DE7F64">
        <w:rPr>
          <w:rFonts w:ascii="Times New Roman" w:eastAsia="Times New Roman" w:hAnsi="Times New Roman" w:cs="David" w:hint="cs"/>
          <w:sz w:val="20"/>
          <w:szCs w:val="24"/>
          <w:rtl/>
          <w:lang w:eastAsia="he-IL"/>
          <w:rPrChange w:id="1231"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232" w:author="Avi Cohen" w:date="2022-05-02T11:52:00Z">
            <w:rPr>
              <w:rFonts w:ascii="Times New Roman" w:eastAsia="Times New Roman" w:hAnsi="Times New Roman" w:cs="David"/>
              <w:sz w:val="20"/>
              <w:szCs w:val="24"/>
              <w:rtl/>
              <w:lang w:eastAsia="he-IL"/>
            </w:rPr>
          </w:rPrChange>
        </w:rPr>
        <w:t xml:space="preserve"> סעיף 10 זה.</w:t>
      </w:r>
    </w:p>
    <w:p w14:paraId="5F35E297" w14:textId="3BEE88B3"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123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234" w:author="Avi Cohen" w:date="2022-05-02T11:52:00Z">
            <w:rPr>
              <w:rFonts w:ascii="Times New Roman" w:eastAsia="Times New Roman" w:hAnsi="Times New Roman" w:cs="David"/>
              <w:sz w:val="20"/>
              <w:szCs w:val="24"/>
              <w:rtl/>
              <w:lang w:eastAsia="he-IL"/>
            </w:rPr>
          </w:rPrChange>
        </w:rPr>
        <w:t>זכות הקניין בכל התכניות שייכת למזמין</w:t>
      </w:r>
      <w:r w:rsidRPr="00DE7F64">
        <w:rPr>
          <w:rFonts w:ascii="Times New Roman" w:eastAsia="Times New Roman" w:hAnsi="Times New Roman" w:cs="David" w:hint="cs"/>
          <w:sz w:val="20"/>
          <w:szCs w:val="24"/>
          <w:rtl/>
          <w:lang w:eastAsia="he-IL"/>
          <w:rPrChange w:id="123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236" w:author="Avi Cohen" w:date="2022-05-02T11:52:00Z">
            <w:rPr>
              <w:rFonts w:ascii="Times New Roman" w:eastAsia="Times New Roman" w:hAnsi="Times New Roman" w:cs="David"/>
              <w:sz w:val="20"/>
              <w:szCs w:val="24"/>
              <w:rtl/>
              <w:lang w:eastAsia="he-IL"/>
            </w:rPr>
          </w:rPrChange>
        </w:rPr>
        <w:t xml:space="preserve"> ובלבד שהתמורה</w:t>
      </w:r>
      <w:r w:rsidRPr="00DE7F64">
        <w:rPr>
          <w:rFonts w:ascii="Times New Roman" w:eastAsia="Times New Roman" w:hAnsi="Times New Roman" w:cs="David" w:hint="cs"/>
          <w:sz w:val="20"/>
          <w:szCs w:val="24"/>
          <w:rtl/>
          <w:lang w:eastAsia="he-IL"/>
          <w:rPrChange w:id="1237" w:author="Avi Cohen" w:date="2022-05-02T11:52:00Z">
            <w:rPr>
              <w:rFonts w:ascii="Times New Roman" w:eastAsia="Times New Roman" w:hAnsi="Times New Roman" w:cs="David" w:hint="cs"/>
              <w:sz w:val="20"/>
              <w:szCs w:val="24"/>
              <w:rtl/>
              <w:lang w:eastAsia="he-IL"/>
            </w:rPr>
          </w:rPrChange>
        </w:rPr>
        <w:t xml:space="preserve"> שולמה</w:t>
      </w:r>
      <w:r w:rsidRPr="00DE7F64">
        <w:rPr>
          <w:rFonts w:ascii="Times New Roman" w:eastAsia="Times New Roman" w:hAnsi="Times New Roman" w:cs="David"/>
          <w:sz w:val="20"/>
          <w:szCs w:val="24"/>
          <w:rtl/>
          <w:lang w:eastAsia="he-IL"/>
          <w:rPrChange w:id="1238" w:author="Avi Cohen" w:date="2022-05-02T11:52:00Z">
            <w:rPr>
              <w:rFonts w:ascii="Times New Roman" w:eastAsia="Times New Roman" w:hAnsi="Times New Roman" w:cs="David"/>
              <w:sz w:val="20"/>
              <w:szCs w:val="24"/>
              <w:rtl/>
              <w:lang w:eastAsia="he-IL"/>
            </w:rPr>
          </w:rPrChange>
        </w:rPr>
        <w:t xml:space="preserve"> בהתאם להוראות חוזה</w:t>
      </w:r>
      <w:r w:rsidRPr="00DE7F64">
        <w:rPr>
          <w:rFonts w:ascii="Times New Roman" w:eastAsia="Times New Roman" w:hAnsi="Times New Roman" w:cs="David" w:hint="cs"/>
          <w:sz w:val="20"/>
          <w:szCs w:val="24"/>
          <w:rtl/>
          <w:lang w:eastAsia="he-IL"/>
          <w:rPrChange w:id="1239"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240" w:author="Avi Cohen" w:date="2022-05-02T11:52:00Z">
            <w:rPr>
              <w:rFonts w:ascii="Times New Roman" w:eastAsia="Times New Roman" w:hAnsi="Times New Roman" w:cs="David"/>
              <w:sz w:val="20"/>
              <w:szCs w:val="24"/>
              <w:rtl/>
              <w:lang w:eastAsia="he-IL"/>
            </w:rPr>
          </w:rPrChange>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E7F64">
        <w:rPr>
          <w:rFonts w:ascii="Times New Roman" w:eastAsia="Times New Roman" w:hAnsi="Times New Roman" w:cs="David" w:hint="cs"/>
          <w:sz w:val="20"/>
          <w:szCs w:val="24"/>
          <w:rtl/>
          <w:lang w:eastAsia="he-IL"/>
          <w:rPrChange w:id="124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242" w:author="Avi Cohen" w:date="2022-05-02T11:52:00Z">
            <w:rPr>
              <w:rFonts w:ascii="Times New Roman" w:eastAsia="Times New Roman" w:hAnsi="Times New Roman" w:cs="David"/>
              <w:sz w:val="20"/>
              <w:szCs w:val="24"/>
              <w:rtl/>
              <w:lang w:eastAsia="he-IL"/>
            </w:rPr>
          </w:rPrChange>
        </w:rPr>
        <w:t xml:space="preserve"> חל גם לגבי זכות היוצרים, במידה וקיימת, בכל עבודות שבוצעו ע</w:t>
      </w:r>
      <w:r w:rsidRPr="00DE7F64">
        <w:rPr>
          <w:rFonts w:ascii="Times New Roman" w:eastAsia="Times New Roman" w:hAnsi="Times New Roman" w:cs="David" w:hint="cs"/>
          <w:sz w:val="20"/>
          <w:szCs w:val="24"/>
          <w:rtl/>
          <w:lang w:eastAsia="he-IL"/>
          <w:rPrChange w:id="1243"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244" w:author="Avi Cohen" w:date="2022-05-02T11:52:00Z">
            <w:rPr>
              <w:rFonts w:ascii="Times New Roman" w:eastAsia="Times New Roman" w:hAnsi="Times New Roman" w:cs="David"/>
              <w:sz w:val="20"/>
              <w:szCs w:val="24"/>
              <w:rtl/>
              <w:lang w:eastAsia="he-IL"/>
            </w:rPr>
          </w:rPrChange>
        </w:rPr>
        <w:t xml:space="preserve"> התכניות. המתכנן אינו רשאי להשתמש בתכניות לצורך תכנון ובניה של פרויקט אחר שלא בהסכמת המזמין.</w:t>
      </w:r>
    </w:p>
    <w:p w14:paraId="3142B2F7" w14:textId="77777777" w:rsidR="005E50FA" w:rsidRPr="00DE7F64" w:rsidRDefault="005E50FA" w:rsidP="005E50FA">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Change w:id="124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1246" w:author="Avi Cohen" w:date="2022-05-02T11:52:00Z">
            <w:rPr>
              <w:rFonts w:ascii="Times New Roman" w:eastAsia="Times New Roman" w:hAnsi="Times New Roman" w:cs="David"/>
              <w:bCs/>
              <w:sz w:val="20"/>
              <w:szCs w:val="24"/>
              <w:u w:val="single"/>
              <w:rtl/>
              <w:lang w:eastAsia="he-IL"/>
            </w:rPr>
          </w:rPrChange>
        </w:rPr>
        <w:t>מעמד המתכנן</w:t>
      </w:r>
    </w:p>
    <w:p w14:paraId="66D88E16" w14:textId="48FF0DE6"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24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4"/>
          <w:szCs w:val="24"/>
          <w:rtl/>
          <w:lang w:eastAsia="he-IL"/>
          <w:rPrChange w:id="1248" w:author="Avi Cohen" w:date="2022-05-02T11:52:00Z">
            <w:rPr>
              <w:rFonts w:ascii="Times New Roman" w:eastAsia="Times New Roman" w:hAnsi="Times New Roman" w:cs="David"/>
              <w:color w:val="000000"/>
              <w:sz w:val="24"/>
              <w:szCs w:val="24"/>
              <w:rtl/>
              <w:lang w:eastAsia="he-IL"/>
            </w:rPr>
          </w:rPrChange>
        </w:rPr>
        <w:t>מוסכם ומובהר על ידי הצדדים לחוזה זה</w:t>
      </w:r>
      <w:r w:rsidRPr="00DE7F64">
        <w:rPr>
          <w:rFonts w:ascii="Times New Roman" w:eastAsia="Times New Roman" w:hAnsi="Times New Roman" w:cs="David" w:hint="cs"/>
          <w:sz w:val="24"/>
          <w:szCs w:val="24"/>
          <w:rtl/>
          <w:lang w:eastAsia="he-IL"/>
          <w:rPrChange w:id="1249" w:author="Avi Cohen" w:date="2022-05-02T11:52:00Z">
            <w:rPr>
              <w:rFonts w:ascii="Times New Roman" w:eastAsia="Times New Roman" w:hAnsi="Times New Roman" w:cs="David" w:hint="cs"/>
              <w:color w:val="000000"/>
              <w:sz w:val="24"/>
              <w:szCs w:val="24"/>
              <w:rtl/>
              <w:lang w:eastAsia="he-IL"/>
            </w:rPr>
          </w:rPrChange>
        </w:rPr>
        <w:t>,</w:t>
      </w:r>
      <w:r w:rsidRPr="00DE7F64">
        <w:rPr>
          <w:rFonts w:ascii="Times New Roman" w:eastAsia="Times New Roman" w:hAnsi="Times New Roman" w:cs="David"/>
          <w:sz w:val="24"/>
          <w:szCs w:val="24"/>
          <w:rtl/>
          <w:lang w:eastAsia="he-IL"/>
          <w:rPrChange w:id="1250" w:author="Avi Cohen" w:date="2022-05-02T11:52:00Z">
            <w:rPr>
              <w:rFonts w:ascii="Times New Roman" w:eastAsia="Times New Roman" w:hAnsi="Times New Roman" w:cs="David"/>
              <w:color w:val="000000"/>
              <w:sz w:val="24"/>
              <w:szCs w:val="24"/>
              <w:rtl/>
              <w:lang w:eastAsia="he-IL"/>
            </w:rPr>
          </w:rPrChange>
        </w:rPr>
        <w:t xml:space="preserve"> כי מעמדו של המתכנן כנותן שירותים למזמין הינו של קבלן עצמאי וכל הפעולות שיעשו על ידו על פי חוזה זה נעשות על ידו, עבורו ועל חשבונו</w:t>
      </w:r>
      <w:r w:rsidRPr="00473317">
        <w:rPr>
          <w:rFonts w:ascii="Times New Roman" w:eastAsia="Times New Roman" w:hAnsi="Times New Roman" w:cs="David" w:hint="cs"/>
          <w:sz w:val="20"/>
          <w:szCs w:val="24"/>
          <w:rtl/>
          <w:lang w:eastAsia="he-IL"/>
        </w:rPr>
        <w:t xml:space="preserve"> של המתכנן</w:t>
      </w:r>
      <w:r w:rsidRPr="00DE7F64">
        <w:rPr>
          <w:rFonts w:ascii="Times New Roman" w:eastAsia="Times New Roman" w:hAnsi="Times New Roman" w:cs="David"/>
          <w:sz w:val="20"/>
          <w:szCs w:val="24"/>
          <w:rtl/>
          <w:lang w:eastAsia="he-IL"/>
          <w:rPrChange w:id="1251" w:author="Avi Cohen" w:date="2022-05-02T11:52:00Z">
            <w:rPr>
              <w:rFonts w:ascii="Times New Roman" w:eastAsia="Times New Roman" w:hAnsi="Times New Roman" w:cs="David"/>
              <w:sz w:val="20"/>
              <w:szCs w:val="24"/>
              <w:rtl/>
              <w:lang w:eastAsia="he-IL"/>
            </w:rPr>
          </w:rPrChange>
        </w:rPr>
        <w:t>.</w:t>
      </w:r>
    </w:p>
    <w:p w14:paraId="1CCFD276"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Change w:id="1252"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253" w:author="Avi Cohen" w:date="2022-05-02T11:52:00Z">
            <w:rPr>
              <w:rFonts w:ascii="Times New Roman" w:eastAsia="Times New Roman" w:hAnsi="Times New Roman" w:cs="David"/>
              <w:sz w:val="20"/>
              <w:szCs w:val="24"/>
              <w:rtl/>
              <w:lang w:eastAsia="he-IL"/>
            </w:rPr>
          </w:rPrChange>
        </w:rPr>
        <w:t xml:space="preserve">אין ולא יהיו יחסי עובד-מעביד בין המזמין ובין </w:t>
      </w:r>
      <w:r w:rsidRPr="00DE7F64">
        <w:rPr>
          <w:rFonts w:ascii="Times New Roman" w:eastAsia="Times New Roman" w:hAnsi="Times New Roman" w:cs="David"/>
          <w:sz w:val="24"/>
          <w:szCs w:val="24"/>
          <w:rtl/>
          <w:lang w:eastAsia="he-IL"/>
          <w:rPrChange w:id="1254" w:author="Avi Cohen" w:date="2022-05-02T11:52:00Z">
            <w:rPr>
              <w:rFonts w:ascii="Times New Roman" w:eastAsia="Times New Roman" w:hAnsi="Times New Roman" w:cs="David"/>
              <w:color w:val="000000"/>
              <w:sz w:val="24"/>
              <w:szCs w:val="24"/>
              <w:rtl/>
              <w:lang w:eastAsia="he-IL"/>
            </w:rPr>
          </w:rPrChange>
        </w:rPr>
        <w:t xml:space="preserve">המתכנן ו/או </w:t>
      </w:r>
      <w:r w:rsidRPr="00DE7F64">
        <w:rPr>
          <w:rFonts w:ascii="Times New Roman" w:eastAsia="Times New Roman" w:hAnsi="Times New Roman" w:cs="David" w:hint="cs"/>
          <w:sz w:val="24"/>
          <w:szCs w:val="24"/>
          <w:rtl/>
          <w:lang w:eastAsia="he-IL"/>
          <w:rPrChange w:id="1255" w:author="Avi Cohen" w:date="2022-05-02T11:52:00Z">
            <w:rPr>
              <w:rFonts w:ascii="Times New Roman" w:eastAsia="Times New Roman" w:hAnsi="Times New Roman" w:cs="David" w:hint="cs"/>
              <w:color w:val="000000"/>
              <w:sz w:val="24"/>
              <w:szCs w:val="24"/>
              <w:rtl/>
              <w:lang w:eastAsia="he-IL"/>
            </w:rPr>
          </w:rPrChange>
        </w:rPr>
        <w:t>מי מטעמו ו</w:t>
      </w:r>
      <w:r w:rsidRPr="00DE7F64">
        <w:rPr>
          <w:rFonts w:ascii="Times New Roman" w:eastAsia="Times New Roman" w:hAnsi="Times New Roman" w:cs="David"/>
          <w:sz w:val="24"/>
          <w:szCs w:val="24"/>
          <w:rtl/>
          <w:lang w:eastAsia="he-IL"/>
          <w:rPrChange w:id="1256" w:author="Avi Cohen" w:date="2022-05-02T11:52:00Z">
            <w:rPr>
              <w:rFonts w:ascii="Times New Roman" w:eastAsia="Times New Roman" w:hAnsi="Times New Roman" w:cs="David"/>
              <w:color w:val="000000"/>
              <w:sz w:val="24"/>
              <w:szCs w:val="24"/>
              <w:rtl/>
              <w:lang w:eastAsia="he-IL"/>
            </w:rPr>
          </w:rPrChange>
        </w:rPr>
        <w:t xml:space="preserve">בין המזמין לבין עובדי </w:t>
      </w:r>
      <w:r w:rsidRPr="00DE7F64">
        <w:rPr>
          <w:rFonts w:ascii="Times New Roman" w:eastAsia="Times New Roman" w:hAnsi="Times New Roman" w:cs="David" w:hint="cs"/>
          <w:sz w:val="24"/>
          <w:szCs w:val="24"/>
          <w:rtl/>
          <w:lang w:eastAsia="he-IL"/>
          <w:rPrChange w:id="1257" w:author="Avi Cohen" w:date="2022-05-02T11:52:00Z">
            <w:rPr>
              <w:rFonts w:ascii="Times New Roman" w:eastAsia="Times New Roman" w:hAnsi="Times New Roman" w:cs="David" w:hint="cs"/>
              <w:color w:val="000000"/>
              <w:sz w:val="24"/>
              <w:szCs w:val="24"/>
              <w:rtl/>
              <w:lang w:eastAsia="he-IL"/>
            </w:rPr>
          </w:rPrChange>
        </w:rPr>
        <w:t xml:space="preserve"> המתכנן ו/או מי מטעמיהם</w:t>
      </w:r>
      <w:r w:rsidRPr="00DE7F64">
        <w:rPr>
          <w:rFonts w:ascii="Times New Roman" w:eastAsia="Times New Roman" w:hAnsi="Times New Roman" w:cs="David"/>
          <w:sz w:val="24"/>
          <w:szCs w:val="24"/>
          <w:rtl/>
          <w:lang w:eastAsia="he-IL"/>
          <w:rPrChange w:id="1258" w:author="Avi Cohen" w:date="2022-05-02T11:52:00Z">
            <w:rPr>
              <w:rFonts w:ascii="Times New Roman" w:eastAsia="Times New Roman" w:hAnsi="Times New Roman" w:cs="David"/>
              <w:color w:val="000000"/>
              <w:sz w:val="24"/>
              <w:szCs w:val="24"/>
              <w:rtl/>
              <w:lang w:eastAsia="he-IL"/>
            </w:rPr>
          </w:rPrChange>
        </w:rPr>
        <w:t xml:space="preserve"> </w:t>
      </w:r>
      <w:r w:rsidRPr="00473317">
        <w:rPr>
          <w:rFonts w:ascii="Times New Roman" w:eastAsia="Times New Roman" w:hAnsi="Times New Roman" w:cs="David"/>
          <w:sz w:val="20"/>
          <w:szCs w:val="24"/>
          <w:rtl/>
          <w:lang w:eastAsia="he-IL"/>
        </w:rPr>
        <w:t>ואין בהוראות חוזה זה</w:t>
      </w:r>
      <w:r w:rsidRPr="00DE7F64">
        <w:rPr>
          <w:rFonts w:ascii="Times New Roman" w:eastAsia="Times New Roman" w:hAnsi="Times New Roman" w:cs="David" w:hint="cs"/>
          <w:sz w:val="20"/>
          <w:szCs w:val="24"/>
          <w:rtl/>
          <w:lang w:eastAsia="he-IL"/>
          <w:rPrChange w:id="125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260" w:author="Avi Cohen" w:date="2022-05-02T11:52:00Z">
            <w:rPr>
              <w:rFonts w:ascii="Times New Roman" w:eastAsia="Times New Roman" w:hAnsi="Times New Roman" w:cs="David"/>
              <w:sz w:val="20"/>
              <w:szCs w:val="24"/>
              <w:rtl/>
              <w:lang w:eastAsia="he-IL"/>
            </w:rPr>
          </w:rPrChange>
        </w:rPr>
        <w:t xml:space="preserve"> כדי ליצור בין המתכנן ו/או מי מעובדיו</w:t>
      </w:r>
      <w:r w:rsidRPr="00DE7F64">
        <w:rPr>
          <w:rFonts w:ascii="Times New Roman" w:eastAsia="Times New Roman" w:hAnsi="Times New Roman" w:cs="David" w:hint="cs"/>
          <w:sz w:val="20"/>
          <w:szCs w:val="24"/>
          <w:rtl/>
          <w:lang w:eastAsia="he-IL"/>
          <w:rPrChange w:id="1261" w:author="Avi Cohen" w:date="2022-05-02T11:52:00Z">
            <w:rPr>
              <w:rFonts w:ascii="Times New Roman" w:eastAsia="Times New Roman" w:hAnsi="Times New Roman" w:cs="David" w:hint="cs"/>
              <w:sz w:val="20"/>
              <w:szCs w:val="24"/>
              <w:rtl/>
              <w:lang w:eastAsia="he-IL"/>
            </w:rPr>
          </w:rPrChange>
        </w:rPr>
        <w:t xml:space="preserve"> ו/או מי מטעמו</w:t>
      </w:r>
      <w:r w:rsidRPr="00DE7F64">
        <w:rPr>
          <w:rFonts w:ascii="Times New Roman" w:eastAsia="Times New Roman" w:hAnsi="Times New Roman" w:cs="David"/>
          <w:sz w:val="20"/>
          <w:szCs w:val="24"/>
          <w:rtl/>
          <w:lang w:eastAsia="he-IL"/>
          <w:rPrChange w:id="1262" w:author="Avi Cohen" w:date="2022-05-02T11:52:00Z">
            <w:rPr>
              <w:rFonts w:ascii="Times New Roman" w:eastAsia="Times New Roman" w:hAnsi="Times New Roman" w:cs="David"/>
              <w:sz w:val="20"/>
              <w:szCs w:val="24"/>
              <w:rtl/>
              <w:lang w:eastAsia="he-IL"/>
            </w:rPr>
          </w:rPrChange>
        </w:rPr>
        <w:t xml:space="preserve"> לבין המזמין ו/או המנהל ו/או מי מטעמו יחסי עובד מעביד</w:t>
      </w:r>
      <w:r w:rsidRPr="00DE7F64">
        <w:rPr>
          <w:rFonts w:ascii="Times New Roman" w:eastAsia="Times New Roman" w:hAnsi="Times New Roman" w:cs="David"/>
          <w:sz w:val="24"/>
          <w:szCs w:val="24"/>
          <w:rtl/>
          <w:lang w:eastAsia="he-IL"/>
          <w:rPrChange w:id="1263" w:author="Avi Cohen" w:date="2022-05-02T11:52:00Z">
            <w:rPr>
              <w:rFonts w:ascii="Times New Roman" w:eastAsia="Times New Roman" w:hAnsi="Times New Roman" w:cs="David"/>
              <w:color w:val="000000"/>
              <w:sz w:val="24"/>
              <w:szCs w:val="24"/>
              <w:rtl/>
              <w:lang w:eastAsia="he-IL"/>
            </w:rPr>
          </w:rPrChange>
        </w:rPr>
        <w:t>, לכל ענין ודבר. בכלל זה</w:t>
      </w:r>
      <w:r w:rsidRPr="00DE7F64">
        <w:rPr>
          <w:rFonts w:ascii="Times New Roman" w:eastAsia="Times New Roman" w:hAnsi="Times New Roman" w:cs="David" w:hint="cs"/>
          <w:sz w:val="24"/>
          <w:szCs w:val="24"/>
          <w:rtl/>
          <w:lang w:eastAsia="he-IL"/>
          <w:rPrChange w:id="1264" w:author="Avi Cohen" w:date="2022-05-02T11:52:00Z">
            <w:rPr>
              <w:rFonts w:ascii="Times New Roman" w:eastAsia="Times New Roman" w:hAnsi="Times New Roman" w:cs="David" w:hint="cs"/>
              <w:color w:val="000000"/>
              <w:sz w:val="24"/>
              <w:szCs w:val="24"/>
              <w:rtl/>
              <w:lang w:eastAsia="he-IL"/>
            </w:rPr>
          </w:rPrChange>
        </w:rPr>
        <w:t>,</w:t>
      </w:r>
      <w:r w:rsidRPr="00DE7F64">
        <w:rPr>
          <w:rFonts w:ascii="Times New Roman" w:eastAsia="Times New Roman" w:hAnsi="Times New Roman" w:cs="David"/>
          <w:sz w:val="24"/>
          <w:szCs w:val="24"/>
          <w:rtl/>
          <w:lang w:eastAsia="he-IL"/>
          <w:rPrChange w:id="1265" w:author="Avi Cohen" w:date="2022-05-02T11:52:00Z">
            <w:rPr>
              <w:rFonts w:ascii="Times New Roman" w:eastAsia="Times New Roman" w:hAnsi="Times New Roman" w:cs="David"/>
              <w:color w:val="000000"/>
              <w:sz w:val="24"/>
              <w:szCs w:val="24"/>
              <w:rtl/>
              <w:lang w:eastAsia="he-IL"/>
            </w:rPr>
          </w:rPrChange>
        </w:rPr>
        <w:t xml:space="preserve"> מוסכם ומובהר בין הצדדים</w:t>
      </w:r>
      <w:r w:rsidRPr="00DE7F64">
        <w:rPr>
          <w:rFonts w:ascii="Times New Roman" w:eastAsia="Times New Roman" w:hAnsi="Times New Roman" w:cs="David" w:hint="cs"/>
          <w:sz w:val="24"/>
          <w:szCs w:val="24"/>
          <w:rtl/>
          <w:lang w:eastAsia="he-IL"/>
          <w:rPrChange w:id="1266" w:author="Avi Cohen" w:date="2022-05-02T11:52:00Z">
            <w:rPr>
              <w:rFonts w:ascii="Times New Roman" w:eastAsia="Times New Roman" w:hAnsi="Times New Roman" w:cs="David" w:hint="cs"/>
              <w:color w:val="000000"/>
              <w:sz w:val="24"/>
              <w:szCs w:val="24"/>
              <w:rtl/>
              <w:lang w:eastAsia="he-IL"/>
            </w:rPr>
          </w:rPrChange>
        </w:rPr>
        <w:t>,</w:t>
      </w:r>
      <w:r w:rsidRPr="00DE7F64">
        <w:rPr>
          <w:rFonts w:ascii="Times New Roman" w:eastAsia="Times New Roman" w:hAnsi="Times New Roman" w:cs="David"/>
          <w:sz w:val="24"/>
          <w:szCs w:val="24"/>
          <w:rtl/>
          <w:lang w:eastAsia="he-IL"/>
          <w:rPrChange w:id="1267" w:author="Avi Cohen" w:date="2022-05-02T11:52:00Z">
            <w:rPr>
              <w:rFonts w:ascii="Times New Roman" w:eastAsia="Times New Roman" w:hAnsi="Times New Roman" w:cs="David"/>
              <w:color w:val="000000"/>
              <w:sz w:val="24"/>
              <w:szCs w:val="24"/>
              <w:rtl/>
              <w:lang w:eastAsia="he-IL"/>
            </w:rPr>
          </w:rPrChange>
        </w:rPr>
        <w:t xml:space="preserve"> כי המתכנן ו/או עובדיו לא יהיו זכאים כלפי המזמין לכל זכות החלה ע</w:t>
      </w:r>
      <w:r w:rsidRPr="00DE7F64">
        <w:rPr>
          <w:rFonts w:ascii="Times New Roman" w:eastAsia="Times New Roman" w:hAnsi="Times New Roman" w:cs="David" w:hint="cs"/>
          <w:sz w:val="24"/>
          <w:szCs w:val="24"/>
          <w:rtl/>
          <w:lang w:eastAsia="he-IL"/>
          <w:rPrChange w:id="1268" w:author="Avi Cohen" w:date="2022-05-02T11:52:00Z">
            <w:rPr>
              <w:rFonts w:ascii="Times New Roman" w:eastAsia="Times New Roman" w:hAnsi="Times New Roman" w:cs="David" w:hint="cs"/>
              <w:color w:val="000000"/>
              <w:sz w:val="24"/>
              <w:szCs w:val="24"/>
              <w:rtl/>
              <w:lang w:eastAsia="he-IL"/>
            </w:rPr>
          </w:rPrChange>
        </w:rPr>
        <w:t>ל פ</w:t>
      </w:r>
      <w:r w:rsidRPr="00DE7F64">
        <w:rPr>
          <w:rFonts w:ascii="Times New Roman" w:eastAsia="Times New Roman" w:hAnsi="Times New Roman" w:cs="David"/>
          <w:sz w:val="24"/>
          <w:szCs w:val="24"/>
          <w:rtl/>
          <w:lang w:eastAsia="he-IL"/>
          <w:rPrChange w:id="1269" w:author="Avi Cohen" w:date="2022-05-02T11:52:00Z">
            <w:rPr>
              <w:rFonts w:ascii="Times New Roman" w:eastAsia="Times New Roman" w:hAnsi="Times New Roman" w:cs="David"/>
              <w:color w:val="000000"/>
              <w:sz w:val="24"/>
              <w:szCs w:val="24"/>
              <w:rtl/>
              <w:lang w:eastAsia="he-IL"/>
            </w:rPr>
          </w:rPrChange>
        </w:rPr>
        <w:t>י הדין ו/או מכח צו הרחבה ו/או מכח הסכם כלשהו על עובד</w:t>
      </w:r>
      <w:r w:rsidRPr="00473317">
        <w:rPr>
          <w:rFonts w:ascii="Times New Roman" w:eastAsia="Times New Roman" w:hAnsi="Times New Roman" w:cs="David" w:hint="cs"/>
          <w:sz w:val="20"/>
          <w:szCs w:val="24"/>
          <w:rtl/>
          <w:lang w:eastAsia="he-IL"/>
        </w:rPr>
        <w:t>.</w:t>
      </w:r>
    </w:p>
    <w:p w14:paraId="6BC9C4FE" w14:textId="77777777" w:rsidR="005E50FA" w:rsidRPr="00473317"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DE7F64">
        <w:rPr>
          <w:rFonts w:ascii="Times New Roman" w:eastAsia="Times New Roman" w:hAnsi="Times New Roman" w:cs="David"/>
          <w:sz w:val="24"/>
          <w:szCs w:val="24"/>
          <w:rtl/>
          <w:lang w:eastAsia="he-IL"/>
          <w:rPrChange w:id="1270" w:author="Avi Cohen" w:date="2022-05-02T11:52:00Z">
            <w:rPr>
              <w:rFonts w:ascii="Times New Roman" w:eastAsia="Times New Roman" w:hAnsi="Times New Roman" w:cs="David"/>
              <w:color w:val="000000"/>
              <w:sz w:val="24"/>
              <w:szCs w:val="24"/>
              <w:rtl/>
              <w:lang w:eastAsia="he-IL"/>
            </w:rPr>
          </w:rPrChange>
        </w:rPr>
        <w:t>מוסכם בזה</w:t>
      </w:r>
      <w:r w:rsidRPr="00DE7F64">
        <w:rPr>
          <w:rFonts w:ascii="Times New Roman" w:eastAsia="Times New Roman" w:hAnsi="Times New Roman" w:cs="David" w:hint="cs"/>
          <w:sz w:val="24"/>
          <w:szCs w:val="24"/>
          <w:rtl/>
          <w:lang w:eastAsia="he-IL"/>
          <w:rPrChange w:id="1271" w:author="Avi Cohen" w:date="2022-05-02T11:52:00Z">
            <w:rPr>
              <w:rFonts w:ascii="Times New Roman" w:eastAsia="Times New Roman" w:hAnsi="Times New Roman" w:cs="David" w:hint="cs"/>
              <w:color w:val="000000"/>
              <w:sz w:val="24"/>
              <w:szCs w:val="24"/>
              <w:rtl/>
              <w:lang w:eastAsia="he-IL"/>
            </w:rPr>
          </w:rPrChange>
        </w:rPr>
        <w:t>,</w:t>
      </w:r>
      <w:r w:rsidRPr="00DE7F64">
        <w:rPr>
          <w:rFonts w:ascii="Times New Roman" w:eastAsia="Times New Roman" w:hAnsi="Times New Roman" w:cs="David"/>
          <w:sz w:val="24"/>
          <w:szCs w:val="24"/>
          <w:rtl/>
          <w:lang w:eastAsia="he-IL"/>
          <w:rPrChange w:id="1272" w:author="Avi Cohen" w:date="2022-05-02T11:52:00Z">
            <w:rPr>
              <w:rFonts w:ascii="Times New Roman" w:eastAsia="Times New Roman" w:hAnsi="Times New Roman" w:cs="David"/>
              <w:color w:val="000000"/>
              <w:sz w:val="24"/>
              <w:szCs w:val="24"/>
              <w:rtl/>
              <w:lang w:eastAsia="he-IL"/>
            </w:rPr>
          </w:rPrChange>
        </w:rPr>
        <w:t xml:space="preserve"> כי המתכנן ו/או עובדיו</w:t>
      </w:r>
      <w:r w:rsidRPr="00DE7F64">
        <w:rPr>
          <w:rFonts w:ascii="Times New Roman" w:eastAsia="Times New Roman" w:hAnsi="Times New Roman" w:cs="David" w:hint="cs"/>
          <w:sz w:val="24"/>
          <w:szCs w:val="24"/>
          <w:rtl/>
          <w:lang w:eastAsia="he-IL"/>
          <w:rPrChange w:id="1273" w:author="Avi Cohen" w:date="2022-05-02T11:52:00Z">
            <w:rPr>
              <w:rFonts w:ascii="Times New Roman" w:eastAsia="Times New Roman" w:hAnsi="Times New Roman" w:cs="David" w:hint="cs"/>
              <w:color w:val="000000"/>
              <w:sz w:val="24"/>
              <w:szCs w:val="24"/>
              <w:rtl/>
              <w:lang w:eastAsia="he-IL"/>
            </w:rPr>
          </w:rPrChange>
        </w:rPr>
        <w:t xml:space="preserve"> ו/או שלוחיו ו/או אחר מטעמו או מטעמם של אלו</w:t>
      </w:r>
      <w:r w:rsidRPr="00DE7F64">
        <w:rPr>
          <w:rFonts w:ascii="Times New Roman" w:eastAsia="Times New Roman" w:hAnsi="Times New Roman" w:cs="David"/>
          <w:sz w:val="24"/>
          <w:szCs w:val="24"/>
          <w:rtl/>
          <w:lang w:eastAsia="he-IL"/>
          <w:rPrChange w:id="1274" w:author="Avi Cohen" w:date="2022-05-02T11:52:00Z">
            <w:rPr>
              <w:rFonts w:ascii="Times New Roman" w:eastAsia="Times New Roman" w:hAnsi="Times New Roman" w:cs="David"/>
              <w:color w:val="000000"/>
              <w:sz w:val="24"/>
              <w:szCs w:val="24"/>
              <w:rtl/>
              <w:lang w:eastAsia="he-IL"/>
            </w:rPr>
          </w:rPrChange>
        </w:rPr>
        <w:t xml:space="preserve"> מוותרים על כל טענות ו/או</w:t>
      </w:r>
      <w:r w:rsidRPr="00DE7F64">
        <w:rPr>
          <w:rFonts w:ascii="Times New Roman" w:eastAsia="Times New Roman" w:hAnsi="Times New Roman" w:cs="David" w:hint="cs"/>
          <w:sz w:val="24"/>
          <w:szCs w:val="24"/>
          <w:rtl/>
          <w:lang w:eastAsia="he-IL"/>
          <w:rPrChange w:id="1275" w:author="Avi Cohen" w:date="2022-05-02T11:52:00Z">
            <w:rPr>
              <w:rFonts w:ascii="Times New Roman" w:eastAsia="Times New Roman" w:hAnsi="Times New Roman" w:cs="David" w:hint="cs"/>
              <w:color w:val="000000"/>
              <w:sz w:val="24"/>
              <w:szCs w:val="24"/>
              <w:rtl/>
              <w:lang w:eastAsia="he-IL"/>
            </w:rPr>
          </w:rPrChange>
        </w:rPr>
        <w:t xml:space="preserve"> דרישות ו/או תלונות ו/או</w:t>
      </w:r>
      <w:r w:rsidRPr="00DE7F64">
        <w:rPr>
          <w:rFonts w:ascii="Times New Roman" w:eastAsia="Times New Roman" w:hAnsi="Times New Roman" w:cs="David"/>
          <w:sz w:val="24"/>
          <w:szCs w:val="24"/>
          <w:rtl/>
          <w:lang w:eastAsia="he-IL"/>
          <w:rPrChange w:id="1276" w:author="Avi Cohen" w:date="2022-05-02T11:52:00Z">
            <w:rPr>
              <w:rFonts w:ascii="Times New Roman" w:eastAsia="Times New Roman" w:hAnsi="Times New Roman" w:cs="David"/>
              <w:color w:val="000000"/>
              <w:sz w:val="24"/>
              <w:szCs w:val="24"/>
              <w:rtl/>
              <w:lang w:eastAsia="he-IL"/>
            </w:rPr>
          </w:rPrChange>
        </w:rPr>
        <w:t xml:space="preserve"> תביעות כלפי המזמין ו/או כלפי מי מטעמו, שעילתן ביחסי עובד ומעביד ו/או בסיומם והם יהיו מנועים מהגשת כל תביעה שהיא </w:t>
      </w:r>
      <w:r w:rsidRPr="00DE7F64">
        <w:rPr>
          <w:rFonts w:ascii="Times New Roman" w:eastAsia="Times New Roman" w:hAnsi="Times New Roman" w:cs="David"/>
          <w:sz w:val="24"/>
          <w:szCs w:val="24"/>
          <w:rtl/>
          <w:lang w:eastAsia="he-IL"/>
          <w:rPrChange w:id="1277" w:author="Avi Cohen" w:date="2022-05-02T11:52:00Z">
            <w:rPr>
              <w:rFonts w:ascii="Times New Roman" w:eastAsia="Times New Roman" w:hAnsi="Times New Roman" w:cs="David"/>
              <w:color w:val="000000"/>
              <w:sz w:val="24"/>
              <w:szCs w:val="24"/>
              <w:rtl/>
              <w:lang w:eastAsia="he-IL"/>
            </w:rPr>
          </w:rPrChange>
        </w:rPr>
        <w:lastRenderedPageBreak/>
        <w:t>כאמור כנגד המזמין.</w:t>
      </w:r>
    </w:p>
    <w:p w14:paraId="3697331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27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279" w:author="Avi Cohen" w:date="2022-05-02T11:52:00Z">
            <w:rPr>
              <w:rFonts w:ascii="Times New Roman" w:eastAsia="Times New Roman" w:hAnsi="Times New Roman" w:cs="David"/>
              <w:sz w:val="20"/>
              <w:szCs w:val="24"/>
              <w:rtl/>
              <w:lang w:eastAsia="he-IL"/>
            </w:rPr>
          </w:rPrChange>
        </w:rPr>
        <w:t>המתכנן מצהיר ומתחייב</w:t>
      </w:r>
      <w:r w:rsidRPr="00DE7F64">
        <w:rPr>
          <w:rFonts w:ascii="Times New Roman" w:eastAsia="Times New Roman" w:hAnsi="Times New Roman" w:cs="David" w:hint="cs"/>
          <w:sz w:val="20"/>
          <w:szCs w:val="24"/>
          <w:rtl/>
          <w:lang w:eastAsia="he-IL"/>
          <w:rPrChange w:id="128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281" w:author="Avi Cohen" w:date="2022-05-02T11:52:00Z">
            <w:rPr>
              <w:rFonts w:ascii="Times New Roman" w:eastAsia="Times New Roman" w:hAnsi="Times New Roman" w:cs="David"/>
              <w:sz w:val="20"/>
              <w:szCs w:val="24"/>
              <w:rtl/>
              <w:lang w:eastAsia="he-IL"/>
            </w:rPr>
          </w:rPrChange>
        </w:rPr>
        <w:t xml:space="preserve"> כי ישא לבדו </w:t>
      </w:r>
      <w:r w:rsidRPr="00DE7F64">
        <w:rPr>
          <w:rFonts w:ascii="Times New Roman" w:eastAsia="Times New Roman" w:hAnsi="Times New Roman" w:cs="David"/>
          <w:sz w:val="24"/>
          <w:szCs w:val="24"/>
          <w:rtl/>
          <w:lang w:eastAsia="he-IL"/>
          <w:rPrChange w:id="1282" w:author="Avi Cohen" w:date="2022-05-02T11:52:00Z">
            <w:rPr>
              <w:rFonts w:ascii="Times New Roman" w:eastAsia="Times New Roman" w:hAnsi="Times New Roman" w:cs="David"/>
              <w:color w:val="000000"/>
              <w:sz w:val="24"/>
              <w:szCs w:val="24"/>
              <w:rtl/>
              <w:lang w:eastAsia="he-IL"/>
            </w:rPr>
          </w:rPrChange>
        </w:rPr>
        <w:t>בכל התשלומים ו/או המסים ו/או תשלומי חובה אחרים, החלים ו/או שיחולו על המתכנן ו/או עובדי המתכנן בגין מתן השירותים ו/או בגין התקבולים שיקבל ע</w:t>
      </w:r>
      <w:r w:rsidRPr="00DE7F64">
        <w:rPr>
          <w:rFonts w:ascii="Times New Roman" w:eastAsia="Times New Roman" w:hAnsi="Times New Roman" w:cs="David" w:hint="cs"/>
          <w:sz w:val="24"/>
          <w:szCs w:val="24"/>
          <w:rtl/>
          <w:lang w:eastAsia="he-IL"/>
          <w:rPrChange w:id="1283" w:author="Avi Cohen" w:date="2022-05-02T11:52:00Z">
            <w:rPr>
              <w:rFonts w:ascii="Times New Roman" w:eastAsia="Times New Roman" w:hAnsi="Times New Roman" w:cs="David" w:hint="cs"/>
              <w:color w:val="000000"/>
              <w:sz w:val="24"/>
              <w:szCs w:val="24"/>
              <w:rtl/>
              <w:lang w:eastAsia="he-IL"/>
            </w:rPr>
          </w:rPrChange>
        </w:rPr>
        <w:t>ל פי</w:t>
      </w:r>
      <w:r w:rsidRPr="00DE7F64">
        <w:rPr>
          <w:rFonts w:ascii="Times New Roman" w:eastAsia="Times New Roman" w:hAnsi="Times New Roman" w:cs="David"/>
          <w:sz w:val="24"/>
          <w:szCs w:val="24"/>
          <w:rtl/>
          <w:lang w:eastAsia="he-IL"/>
          <w:rPrChange w:id="1284" w:author="Avi Cohen" w:date="2022-05-02T11:52:00Z">
            <w:rPr>
              <w:rFonts w:ascii="Times New Roman" w:eastAsia="Times New Roman" w:hAnsi="Times New Roman" w:cs="David"/>
              <w:color w:val="000000"/>
              <w:sz w:val="24"/>
              <w:szCs w:val="24"/>
              <w:rtl/>
              <w:lang w:eastAsia="he-IL"/>
            </w:rPr>
          </w:rPrChange>
        </w:rPr>
        <w:t xml:space="preserve"> חוזה זה</w:t>
      </w:r>
      <w:r w:rsidRPr="00DE7F64">
        <w:rPr>
          <w:rFonts w:ascii="Times New Roman" w:eastAsia="Times New Roman" w:hAnsi="Times New Roman" w:cs="David" w:hint="cs"/>
          <w:sz w:val="24"/>
          <w:szCs w:val="24"/>
          <w:rtl/>
          <w:lang w:eastAsia="he-IL"/>
          <w:rPrChange w:id="1285" w:author="Avi Cohen" w:date="2022-05-02T11:52:00Z">
            <w:rPr>
              <w:rFonts w:ascii="Times New Roman" w:eastAsia="Times New Roman" w:hAnsi="Times New Roman" w:cs="David" w:hint="cs"/>
              <w:color w:val="000000"/>
              <w:sz w:val="24"/>
              <w:szCs w:val="24"/>
              <w:rtl/>
              <w:lang w:eastAsia="he-IL"/>
            </w:rPr>
          </w:rPrChange>
        </w:rPr>
        <w:t>,</w:t>
      </w:r>
      <w:r w:rsidRPr="00DE7F64">
        <w:rPr>
          <w:rFonts w:ascii="Times New Roman" w:eastAsia="Times New Roman" w:hAnsi="Times New Roman" w:cs="David"/>
          <w:sz w:val="24"/>
          <w:szCs w:val="24"/>
          <w:rtl/>
          <w:lang w:eastAsia="he-IL"/>
          <w:rPrChange w:id="1286" w:author="Avi Cohen" w:date="2022-05-02T11:52:00Z">
            <w:rPr>
              <w:rFonts w:ascii="Times New Roman" w:eastAsia="Times New Roman" w:hAnsi="Times New Roman" w:cs="David"/>
              <w:color w:val="000000"/>
              <w:sz w:val="24"/>
              <w:szCs w:val="24"/>
              <w:rtl/>
              <w:lang w:eastAsia="he-IL"/>
            </w:rPr>
          </w:rPrChange>
        </w:rPr>
        <w:t xml:space="preserve"> ובכלל זה</w:t>
      </w:r>
      <w:r w:rsidRPr="00DE7F64">
        <w:rPr>
          <w:rFonts w:ascii="Times New Roman" w:eastAsia="Times New Roman" w:hAnsi="Times New Roman" w:cs="David" w:hint="cs"/>
          <w:sz w:val="24"/>
          <w:szCs w:val="24"/>
          <w:rtl/>
          <w:lang w:eastAsia="he-IL"/>
          <w:rPrChange w:id="1287" w:author="Avi Cohen" w:date="2022-05-02T11:52:00Z">
            <w:rPr>
              <w:rFonts w:ascii="Times New Roman" w:eastAsia="Times New Roman" w:hAnsi="Times New Roman" w:cs="David" w:hint="cs"/>
              <w:color w:val="000000"/>
              <w:sz w:val="24"/>
              <w:szCs w:val="24"/>
              <w:rtl/>
              <w:lang w:eastAsia="he-IL"/>
            </w:rPr>
          </w:rPrChange>
        </w:rPr>
        <w:t>,</w:t>
      </w:r>
      <w:r w:rsidRPr="00473317">
        <w:rPr>
          <w:rFonts w:ascii="Times New Roman" w:eastAsia="Times New Roman" w:hAnsi="Times New Roman" w:cs="David"/>
          <w:sz w:val="20"/>
          <w:szCs w:val="24"/>
          <w:rtl/>
          <w:lang w:eastAsia="he-IL"/>
        </w:rPr>
        <w:t xml:space="preserve"> תשלומי מס הכנסה והב</w:t>
      </w:r>
      <w:r w:rsidRPr="00DE7F64">
        <w:rPr>
          <w:rFonts w:ascii="Times New Roman" w:eastAsia="Times New Roman" w:hAnsi="Times New Roman" w:cs="David" w:hint="cs"/>
          <w:sz w:val="20"/>
          <w:szCs w:val="24"/>
          <w:rtl/>
          <w:lang w:eastAsia="he-IL"/>
          <w:rPrChange w:id="128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289" w:author="Avi Cohen" w:date="2022-05-02T11:52:00Z">
            <w:rPr>
              <w:rFonts w:ascii="Times New Roman" w:eastAsia="Times New Roman" w:hAnsi="Times New Roman" w:cs="David"/>
              <w:sz w:val="20"/>
              <w:szCs w:val="24"/>
              <w:rtl/>
              <w:lang w:eastAsia="he-IL"/>
            </w:rPr>
          </w:rPrChange>
        </w:rPr>
        <w:t>טוח הלאומי שהוא חב בגין מתן שרותי המתכנן.</w:t>
      </w:r>
      <w:r w:rsidRPr="00DE7F64">
        <w:rPr>
          <w:rFonts w:ascii="Times New Roman" w:eastAsia="Times New Roman" w:hAnsi="Times New Roman" w:cs="David" w:hint="cs"/>
          <w:sz w:val="20"/>
          <w:szCs w:val="24"/>
          <w:rtl/>
          <w:lang w:eastAsia="he-IL"/>
          <w:rPrChange w:id="1290" w:author="Avi Cohen" w:date="2022-05-02T11:52:00Z">
            <w:rPr>
              <w:rFonts w:ascii="Times New Roman" w:eastAsia="Times New Roman" w:hAnsi="Times New Roman" w:cs="David" w:hint="cs"/>
              <w:sz w:val="20"/>
              <w:szCs w:val="24"/>
              <w:rtl/>
              <w:lang w:eastAsia="he-IL"/>
            </w:rPr>
          </w:rPrChange>
        </w:rPr>
        <w:t xml:space="preserve"> </w:t>
      </w:r>
    </w:p>
    <w:p w14:paraId="618FEC12"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29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292" w:author="Avi Cohen" w:date="2022-05-02T11:52:00Z">
            <w:rPr>
              <w:rFonts w:ascii="Times New Roman" w:eastAsia="Times New Roman" w:hAnsi="Times New Roman" w:cs="David"/>
              <w:sz w:val="20"/>
              <w:szCs w:val="24"/>
              <w:rtl/>
              <w:lang w:eastAsia="he-IL"/>
            </w:rPr>
          </w:rPrChange>
        </w:rPr>
        <w:t xml:space="preserve">המתכנן </w:t>
      </w:r>
      <w:r w:rsidRPr="00DE7F64">
        <w:rPr>
          <w:rFonts w:ascii="Times New Roman" w:eastAsia="Times New Roman" w:hAnsi="Times New Roman" w:cs="David" w:hint="cs"/>
          <w:sz w:val="20"/>
          <w:szCs w:val="24"/>
          <w:rtl/>
          <w:lang w:eastAsia="he-IL"/>
          <w:rPrChange w:id="129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294" w:author="Avi Cohen" w:date="2022-05-02T11:52:00Z">
            <w:rPr>
              <w:rFonts w:ascii="Times New Roman" w:eastAsia="Times New Roman" w:hAnsi="Times New Roman" w:cs="David"/>
              <w:sz w:val="20"/>
              <w:szCs w:val="24"/>
              <w:rtl/>
              <w:lang w:eastAsia="he-IL"/>
            </w:rPr>
          </w:rPrChange>
        </w:rPr>
        <w:t>ישא לבדו באחריות לכל הזכויות הסוציאליות של עובדיו (כגון - ניכויי מס הכנסה וב</w:t>
      </w:r>
      <w:r w:rsidRPr="00DE7F64">
        <w:rPr>
          <w:rFonts w:ascii="Times New Roman" w:eastAsia="Times New Roman" w:hAnsi="Times New Roman" w:cs="David" w:hint="cs"/>
          <w:sz w:val="20"/>
          <w:szCs w:val="24"/>
          <w:rtl/>
          <w:lang w:eastAsia="he-IL"/>
          <w:rPrChange w:id="129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296" w:author="Avi Cohen" w:date="2022-05-02T11:52:00Z">
            <w:rPr>
              <w:rFonts w:ascii="Times New Roman" w:eastAsia="Times New Roman" w:hAnsi="Times New Roman" w:cs="David"/>
              <w:sz w:val="20"/>
              <w:szCs w:val="24"/>
              <w:rtl/>
              <w:lang w:eastAsia="he-IL"/>
            </w:rPr>
          </w:rPrChange>
        </w:rPr>
        <w:t>טוח לאומי, תשלומים לקרנות איגודים מקצוע</w:t>
      </w:r>
      <w:r w:rsidRPr="00DE7F64">
        <w:rPr>
          <w:rFonts w:ascii="Times New Roman" w:eastAsia="Times New Roman" w:hAnsi="Times New Roman" w:cs="David" w:hint="cs"/>
          <w:sz w:val="20"/>
          <w:szCs w:val="24"/>
          <w:rtl/>
          <w:lang w:eastAsia="he-IL"/>
          <w:rPrChange w:id="129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298" w:author="Avi Cohen" w:date="2022-05-02T11:52:00Z">
            <w:rPr>
              <w:rFonts w:ascii="Times New Roman" w:eastAsia="Times New Roman" w:hAnsi="Times New Roman" w:cs="David"/>
              <w:sz w:val="20"/>
              <w:szCs w:val="24"/>
              <w:rtl/>
              <w:lang w:eastAsia="he-IL"/>
            </w:rPr>
          </w:rPrChange>
        </w:rPr>
        <w:t>ים ותשלומים סוציאליים אחרים) ולכל החובות החלות על פי דין על מעביד כלפי עובדיו.</w:t>
      </w:r>
    </w:p>
    <w:p w14:paraId="69604BE6"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rtl/>
          <w:lang w:eastAsia="he-IL"/>
          <w:rPrChange w:id="1299" w:author="Avi Cohen" w:date="2022-05-02T11:52:00Z">
            <w:rPr>
              <w:rFonts w:ascii="Times New Roman" w:eastAsia="Times New Roman" w:hAnsi="Times New Roman" w:cs="David"/>
              <w:color w:val="000000"/>
              <w:sz w:val="24"/>
              <w:szCs w:val="24"/>
              <w:rtl/>
              <w:lang w:eastAsia="he-IL"/>
            </w:rPr>
          </w:rPrChange>
        </w:rPr>
      </w:pPr>
      <w:r w:rsidRPr="00DE7F64">
        <w:rPr>
          <w:rFonts w:ascii="Times New Roman" w:eastAsia="Times New Roman" w:hAnsi="Times New Roman" w:cs="David"/>
          <w:sz w:val="24"/>
          <w:szCs w:val="24"/>
          <w:rtl/>
          <w:lang w:eastAsia="he-IL"/>
          <w:rPrChange w:id="1300" w:author="Avi Cohen" w:date="2022-05-02T11:52:00Z">
            <w:rPr>
              <w:rFonts w:ascii="Times New Roman" w:eastAsia="Times New Roman" w:hAnsi="Times New Roman" w:cs="David"/>
              <w:color w:val="000000"/>
              <w:sz w:val="24"/>
              <w:szCs w:val="24"/>
              <w:rtl/>
              <w:lang w:eastAsia="he-IL"/>
            </w:rPr>
          </w:rPrChange>
        </w:rPr>
        <w:t>מבלי לגרוע מ</w:t>
      </w:r>
      <w:r w:rsidRPr="00DE7F64">
        <w:rPr>
          <w:rFonts w:ascii="Times New Roman" w:eastAsia="Times New Roman" w:hAnsi="Times New Roman" w:cs="David" w:hint="cs"/>
          <w:sz w:val="24"/>
          <w:szCs w:val="24"/>
          <w:rtl/>
          <w:lang w:eastAsia="he-IL"/>
          <w:rPrChange w:id="1301" w:author="Avi Cohen" w:date="2022-05-02T11:52:00Z">
            <w:rPr>
              <w:rFonts w:ascii="Times New Roman" w:eastAsia="Times New Roman" w:hAnsi="Times New Roman" w:cs="David" w:hint="cs"/>
              <w:color w:val="000000"/>
              <w:sz w:val="24"/>
              <w:szCs w:val="24"/>
              <w:rtl/>
              <w:lang w:eastAsia="he-IL"/>
            </w:rPr>
          </w:rPrChange>
        </w:rPr>
        <w:t xml:space="preserve">כלליות </w:t>
      </w:r>
      <w:r w:rsidRPr="00DE7F64">
        <w:rPr>
          <w:rFonts w:ascii="Times New Roman" w:eastAsia="Times New Roman" w:hAnsi="Times New Roman" w:cs="David"/>
          <w:sz w:val="24"/>
          <w:szCs w:val="24"/>
          <w:rtl/>
          <w:lang w:eastAsia="he-IL"/>
          <w:rPrChange w:id="1302" w:author="Avi Cohen" w:date="2022-05-02T11:52:00Z">
            <w:rPr>
              <w:rFonts w:ascii="Times New Roman" w:eastAsia="Times New Roman" w:hAnsi="Times New Roman" w:cs="David"/>
              <w:color w:val="000000"/>
              <w:sz w:val="24"/>
              <w:szCs w:val="24"/>
              <w:rtl/>
              <w:lang w:eastAsia="he-IL"/>
            </w:rPr>
          </w:rPrChange>
        </w:rPr>
        <w:t>האמור לעיל, המתכנן מצהיר ומתחייב</w:t>
      </w:r>
      <w:r w:rsidRPr="00DE7F64">
        <w:rPr>
          <w:rFonts w:ascii="Times New Roman" w:eastAsia="Times New Roman" w:hAnsi="Times New Roman" w:cs="David" w:hint="cs"/>
          <w:sz w:val="24"/>
          <w:szCs w:val="24"/>
          <w:rtl/>
          <w:lang w:eastAsia="he-IL"/>
          <w:rPrChange w:id="1303" w:author="Avi Cohen" w:date="2022-05-02T11:52:00Z">
            <w:rPr>
              <w:rFonts w:ascii="Times New Roman" w:eastAsia="Times New Roman" w:hAnsi="Times New Roman" w:cs="David" w:hint="cs"/>
              <w:color w:val="000000"/>
              <w:sz w:val="24"/>
              <w:szCs w:val="24"/>
              <w:rtl/>
              <w:lang w:eastAsia="he-IL"/>
            </w:rPr>
          </w:rPrChange>
        </w:rPr>
        <w:t>,</w:t>
      </w:r>
      <w:r w:rsidRPr="00DE7F64">
        <w:rPr>
          <w:rFonts w:ascii="Times New Roman" w:eastAsia="Times New Roman" w:hAnsi="Times New Roman" w:cs="David"/>
          <w:sz w:val="24"/>
          <w:szCs w:val="24"/>
          <w:rtl/>
          <w:lang w:eastAsia="he-IL"/>
          <w:rPrChange w:id="1304" w:author="Avi Cohen" w:date="2022-05-02T11:52:00Z">
            <w:rPr>
              <w:rFonts w:ascii="Times New Roman" w:eastAsia="Times New Roman" w:hAnsi="Times New Roman" w:cs="David"/>
              <w:color w:val="000000"/>
              <w:sz w:val="24"/>
              <w:szCs w:val="24"/>
              <w:rtl/>
              <w:lang w:eastAsia="he-IL"/>
            </w:rPr>
          </w:rPrChange>
        </w:rPr>
        <w:t xml:space="preserve"> כי אם י</w:t>
      </w:r>
      <w:r w:rsidRPr="00DE7F64">
        <w:rPr>
          <w:rFonts w:ascii="Times New Roman" w:eastAsia="Times New Roman" w:hAnsi="Times New Roman" w:cs="David" w:hint="cs"/>
          <w:sz w:val="24"/>
          <w:szCs w:val="24"/>
          <w:rtl/>
          <w:lang w:eastAsia="he-IL"/>
          <w:rPrChange w:id="1305" w:author="Avi Cohen" w:date="2022-05-02T11:52:00Z">
            <w:rPr>
              <w:rFonts w:ascii="Times New Roman" w:eastAsia="Times New Roman" w:hAnsi="Times New Roman" w:cs="David" w:hint="cs"/>
              <w:color w:val="000000"/>
              <w:sz w:val="24"/>
              <w:szCs w:val="24"/>
              <w:rtl/>
              <w:lang w:eastAsia="he-IL"/>
            </w:rPr>
          </w:rPrChange>
        </w:rPr>
        <w:t>י</w:t>
      </w:r>
      <w:r w:rsidRPr="00DE7F64">
        <w:rPr>
          <w:rFonts w:ascii="Times New Roman" w:eastAsia="Times New Roman" w:hAnsi="Times New Roman" w:cs="David"/>
          <w:sz w:val="24"/>
          <w:szCs w:val="24"/>
          <w:rtl/>
          <w:lang w:eastAsia="he-IL"/>
          <w:rPrChange w:id="1306" w:author="Avi Cohen" w:date="2022-05-02T11:52:00Z">
            <w:rPr>
              <w:rFonts w:ascii="Times New Roman" w:eastAsia="Times New Roman" w:hAnsi="Times New Roman" w:cs="David"/>
              <w:color w:val="000000"/>
              <w:sz w:val="24"/>
              <w:szCs w:val="24"/>
              <w:rtl/>
              <w:lang w:eastAsia="he-IL"/>
            </w:rPr>
          </w:rPrChange>
        </w:rPr>
        <w:t>דרש המזמין על ידי המתכנן ו/או על ידי מי מ</w:t>
      </w:r>
      <w:r w:rsidRPr="00DE7F64">
        <w:rPr>
          <w:rFonts w:ascii="Times New Roman" w:eastAsia="Times New Roman" w:hAnsi="Times New Roman" w:cs="David" w:hint="cs"/>
          <w:sz w:val="24"/>
          <w:szCs w:val="24"/>
          <w:rtl/>
          <w:lang w:eastAsia="he-IL"/>
          <w:rPrChange w:id="1307" w:author="Avi Cohen" w:date="2022-05-02T11:52:00Z">
            <w:rPr>
              <w:rFonts w:ascii="Times New Roman" w:eastAsia="Times New Roman" w:hAnsi="Times New Roman" w:cs="David" w:hint="cs"/>
              <w:color w:val="000000"/>
              <w:sz w:val="24"/>
              <w:szCs w:val="24"/>
              <w:rtl/>
              <w:lang w:eastAsia="he-IL"/>
            </w:rPr>
          </w:rPrChange>
        </w:rPr>
        <w:t>שלוחיו ו/או עובדיו</w:t>
      </w:r>
      <w:r w:rsidRPr="00DE7F64">
        <w:rPr>
          <w:rFonts w:ascii="Times New Roman" w:eastAsia="Times New Roman" w:hAnsi="Times New Roman" w:cs="David"/>
          <w:sz w:val="24"/>
          <w:szCs w:val="24"/>
          <w:rtl/>
          <w:lang w:eastAsia="he-IL"/>
          <w:rPrChange w:id="1308" w:author="Avi Cohen" w:date="2022-05-02T11:52:00Z">
            <w:rPr>
              <w:rFonts w:ascii="Times New Roman" w:eastAsia="Times New Roman" w:hAnsi="Times New Roman" w:cs="David"/>
              <w:color w:val="000000"/>
              <w:sz w:val="24"/>
              <w:szCs w:val="24"/>
              <w:rtl/>
              <w:lang w:eastAsia="he-IL"/>
            </w:rPr>
          </w:rPrChange>
        </w:rPr>
        <w:t xml:space="preserve"> ו/או</w:t>
      </w:r>
      <w:r w:rsidRPr="00DE7F64">
        <w:rPr>
          <w:rFonts w:ascii="Times New Roman" w:eastAsia="Times New Roman" w:hAnsi="Times New Roman" w:cs="David" w:hint="cs"/>
          <w:sz w:val="24"/>
          <w:szCs w:val="24"/>
          <w:rtl/>
          <w:lang w:eastAsia="he-IL"/>
          <w:rPrChange w:id="1309" w:author="Avi Cohen" w:date="2022-05-02T11:52:00Z">
            <w:rPr>
              <w:rFonts w:ascii="Times New Roman" w:eastAsia="Times New Roman" w:hAnsi="Times New Roman" w:cs="David" w:hint="cs"/>
              <w:color w:val="000000"/>
              <w:sz w:val="24"/>
              <w:szCs w:val="24"/>
              <w:rtl/>
              <w:lang w:eastAsia="he-IL"/>
            </w:rPr>
          </w:rPrChange>
        </w:rPr>
        <w:t xml:space="preserve"> אחר מטעמו ו/או</w:t>
      </w:r>
      <w:r w:rsidRPr="00DE7F64">
        <w:rPr>
          <w:rFonts w:ascii="Times New Roman" w:eastAsia="Times New Roman" w:hAnsi="Times New Roman" w:cs="David"/>
          <w:sz w:val="24"/>
          <w:szCs w:val="24"/>
          <w:rtl/>
          <w:lang w:eastAsia="he-IL"/>
          <w:rPrChange w:id="1310" w:author="Avi Cohen" w:date="2022-05-02T11:52:00Z">
            <w:rPr>
              <w:rFonts w:ascii="Times New Roman" w:eastAsia="Times New Roman" w:hAnsi="Times New Roman" w:cs="David"/>
              <w:color w:val="000000"/>
              <w:sz w:val="24"/>
              <w:szCs w:val="24"/>
              <w:rtl/>
              <w:lang w:eastAsia="he-IL"/>
            </w:rPr>
          </w:rPrChange>
        </w:rPr>
        <w:t xml:space="preserve"> על ידי כל צד ג' לשאת בתשלום ו/או הוצאה ו/או עלות</w:t>
      </w:r>
      <w:r w:rsidRPr="00DE7F64">
        <w:rPr>
          <w:rFonts w:ascii="Times New Roman" w:eastAsia="Times New Roman" w:hAnsi="Times New Roman" w:cs="David" w:hint="cs"/>
          <w:sz w:val="24"/>
          <w:szCs w:val="24"/>
          <w:rtl/>
          <w:lang w:eastAsia="he-IL"/>
          <w:rPrChange w:id="1311" w:author="Avi Cohen" w:date="2022-05-02T11:52:00Z">
            <w:rPr>
              <w:rFonts w:ascii="Times New Roman" w:eastAsia="Times New Roman" w:hAnsi="Times New Roman" w:cs="David" w:hint="cs"/>
              <w:color w:val="000000"/>
              <w:sz w:val="24"/>
              <w:szCs w:val="24"/>
              <w:rtl/>
              <w:lang w:eastAsia="he-IL"/>
            </w:rPr>
          </w:rPrChange>
        </w:rPr>
        <w:t xml:space="preserve"> ו/או פיצוי ו/או שיפוי</w:t>
      </w:r>
      <w:r w:rsidRPr="00DE7F64">
        <w:rPr>
          <w:rFonts w:ascii="Times New Roman" w:eastAsia="Times New Roman" w:hAnsi="Times New Roman" w:cs="David"/>
          <w:sz w:val="24"/>
          <w:szCs w:val="24"/>
          <w:rtl/>
          <w:lang w:eastAsia="he-IL"/>
          <w:rPrChange w:id="1312" w:author="Avi Cohen" w:date="2022-05-02T11:52:00Z">
            <w:rPr>
              <w:rFonts w:ascii="Times New Roman" w:eastAsia="Times New Roman" w:hAnsi="Times New Roman" w:cs="David"/>
              <w:color w:val="000000"/>
              <w:sz w:val="24"/>
              <w:szCs w:val="24"/>
              <w:rtl/>
              <w:lang w:eastAsia="he-IL"/>
            </w:rPr>
          </w:rPrChange>
        </w:rPr>
        <w:t xml:space="preserve"> כלשהם, בגין עילות הנובעות מיחסי עובד ומעביד ו/או מהפסקתם ו/או אם יחולו על המזמין תשלום ו/או הוצאה ו/או עלות</w:t>
      </w:r>
      <w:r w:rsidRPr="00DE7F64">
        <w:rPr>
          <w:rFonts w:ascii="Times New Roman" w:eastAsia="Times New Roman" w:hAnsi="Times New Roman" w:cs="David" w:hint="cs"/>
          <w:sz w:val="24"/>
          <w:szCs w:val="24"/>
          <w:rtl/>
          <w:lang w:eastAsia="he-IL"/>
          <w:rPrChange w:id="1313" w:author="Avi Cohen" w:date="2022-05-02T11:52:00Z">
            <w:rPr>
              <w:rFonts w:ascii="Times New Roman" w:eastAsia="Times New Roman" w:hAnsi="Times New Roman" w:cs="David" w:hint="cs"/>
              <w:color w:val="000000"/>
              <w:sz w:val="24"/>
              <w:szCs w:val="24"/>
              <w:rtl/>
              <w:lang w:eastAsia="he-IL"/>
            </w:rPr>
          </w:rPrChange>
        </w:rPr>
        <w:t xml:space="preserve"> ו/או פיצוי ו/או שיפוי</w:t>
      </w:r>
      <w:r w:rsidRPr="00DE7F64">
        <w:rPr>
          <w:rFonts w:ascii="Times New Roman" w:eastAsia="Times New Roman" w:hAnsi="Times New Roman" w:cs="David"/>
          <w:sz w:val="24"/>
          <w:szCs w:val="24"/>
          <w:rtl/>
          <w:lang w:eastAsia="he-IL"/>
          <w:rPrChange w:id="1314" w:author="Avi Cohen" w:date="2022-05-02T11:52:00Z">
            <w:rPr>
              <w:rFonts w:ascii="Times New Roman" w:eastAsia="Times New Roman" w:hAnsi="Times New Roman" w:cs="David"/>
              <w:color w:val="000000"/>
              <w:sz w:val="24"/>
              <w:szCs w:val="24"/>
              <w:rtl/>
              <w:lang w:eastAsia="he-IL"/>
            </w:rPr>
          </w:rPrChange>
        </w:rPr>
        <w:t xml:space="preserve"> כלשהם כאמור, אזי ישפה המתכנן את המזמין מיד עם דרישתו הראשונה של המזמין, בגין כל תשלום ו/או הוצאה ו/או עלות</w:t>
      </w:r>
      <w:r w:rsidRPr="00DE7F64">
        <w:rPr>
          <w:rFonts w:ascii="Times New Roman" w:eastAsia="Times New Roman" w:hAnsi="Times New Roman" w:cs="David" w:hint="cs"/>
          <w:sz w:val="24"/>
          <w:szCs w:val="24"/>
          <w:rtl/>
          <w:lang w:eastAsia="he-IL"/>
          <w:rPrChange w:id="1315" w:author="Avi Cohen" w:date="2022-05-02T11:52:00Z">
            <w:rPr>
              <w:rFonts w:ascii="Times New Roman" w:eastAsia="Times New Roman" w:hAnsi="Times New Roman" w:cs="David" w:hint="cs"/>
              <w:color w:val="000000"/>
              <w:sz w:val="24"/>
              <w:szCs w:val="24"/>
              <w:rtl/>
              <w:lang w:eastAsia="he-IL"/>
            </w:rPr>
          </w:rPrChange>
        </w:rPr>
        <w:t xml:space="preserve"> ו/או פיצוי ו/או שיפוי</w:t>
      </w:r>
      <w:r w:rsidRPr="00DE7F64">
        <w:rPr>
          <w:rFonts w:ascii="Times New Roman" w:eastAsia="Times New Roman" w:hAnsi="Times New Roman" w:cs="David"/>
          <w:sz w:val="24"/>
          <w:szCs w:val="24"/>
          <w:rtl/>
          <w:lang w:eastAsia="he-IL"/>
          <w:rPrChange w:id="1316" w:author="Avi Cohen" w:date="2022-05-02T11:52:00Z">
            <w:rPr>
              <w:rFonts w:ascii="Times New Roman" w:eastAsia="Times New Roman" w:hAnsi="Times New Roman" w:cs="David"/>
              <w:color w:val="000000"/>
              <w:sz w:val="24"/>
              <w:szCs w:val="24"/>
              <w:rtl/>
              <w:lang w:eastAsia="he-IL"/>
            </w:rPr>
          </w:rPrChange>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E7F64">
        <w:rPr>
          <w:rFonts w:ascii="Times New Roman" w:eastAsia="Times New Roman" w:hAnsi="Times New Roman" w:cs="David" w:hint="cs"/>
          <w:sz w:val="24"/>
          <w:szCs w:val="24"/>
          <w:rtl/>
          <w:lang w:eastAsia="he-IL"/>
          <w:rPrChange w:id="1317" w:author="Avi Cohen" w:date="2022-05-02T11:52:00Z">
            <w:rPr>
              <w:rFonts w:ascii="Times New Roman" w:eastAsia="Times New Roman" w:hAnsi="Times New Roman" w:cs="David" w:hint="cs"/>
              <w:color w:val="000000"/>
              <w:sz w:val="24"/>
              <w:szCs w:val="24"/>
              <w:rtl/>
              <w:lang w:eastAsia="he-IL"/>
            </w:rPr>
          </w:rPrChange>
        </w:rPr>
        <w:t>,</w:t>
      </w:r>
      <w:r w:rsidRPr="00DE7F64">
        <w:rPr>
          <w:rFonts w:ascii="Times New Roman" w:eastAsia="Times New Roman" w:hAnsi="Times New Roman" w:cs="David"/>
          <w:sz w:val="24"/>
          <w:szCs w:val="24"/>
          <w:rtl/>
          <w:lang w:eastAsia="he-IL"/>
          <w:rPrChange w:id="1318" w:author="Avi Cohen" w:date="2022-05-02T11:52:00Z">
            <w:rPr>
              <w:rFonts w:ascii="Times New Roman" w:eastAsia="Times New Roman" w:hAnsi="Times New Roman" w:cs="David"/>
              <w:color w:val="000000"/>
              <w:sz w:val="24"/>
              <w:szCs w:val="24"/>
              <w:rtl/>
              <w:lang w:eastAsia="he-IL"/>
            </w:rPr>
          </w:rPrChange>
        </w:rPr>
        <w:t xml:space="preserve"> ייחשב </w:t>
      </w:r>
      <w:r w:rsidRPr="00DE7F64">
        <w:rPr>
          <w:rFonts w:ascii="Times New Roman" w:eastAsia="Times New Roman" w:hAnsi="Times New Roman" w:cs="David" w:hint="cs"/>
          <w:sz w:val="24"/>
          <w:szCs w:val="24"/>
          <w:rtl/>
          <w:lang w:eastAsia="he-IL"/>
          <w:rPrChange w:id="1319" w:author="Avi Cohen" w:date="2022-05-02T11:52:00Z">
            <w:rPr>
              <w:rFonts w:ascii="Times New Roman" w:eastAsia="Times New Roman" w:hAnsi="Times New Roman" w:cs="David" w:hint="cs"/>
              <w:color w:val="000000"/>
              <w:sz w:val="24"/>
              <w:szCs w:val="24"/>
              <w:rtl/>
              <w:lang w:eastAsia="he-IL"/>
            </w:rPr>
          </w:rPrChange>
        </w:rPr>
        <w:t>כ</w:t>
      </w:r>
      <w:r w:rsidRPr="00DE7F64">
        <w:rPr>
          <w:rFonts w:ascii="Times New Roman" w:eastAsia="Times New Roman" w:hAnsi="Times New Roman" w:cs="David"/>
          <w:sz w:val="24"/>
          <w:szCs w:val="24"/>
          <w:rtl/>
          <w:lang w:eastAsia="he-IL"/>
          <w:rPrChange w:id="1320" w:author="Avi Cohen" w:date="2022-05-02T11:52:00Z">
            <w:rPr>
              <w:rFonts w:ascii="Times New Roman" w:eastAsia="Times New Roman" w:hAnsi="Times New Roman" w:cs="David"/>
              <w:color w:val="000000"/>
              <w:sz w:val="24"/>
              <w:szCs w:val="24"/>
              <w:rtl/>
              <w:lang w:eastAsia="he-IL"/>
            </w:rPr>
          </w:rPrChange>
        </w:rPr>
        <w:t>חוב המגיע למזמין מאת המתכנן על פי הוראות חוזה זה, אשר המזמין רשאי לקזז בגינו סכומים ע"ח התמורה המגיעה למתכנן.</w:t>
      </w:r>
    </w:p>
    <w:p w14:paraId="2E4C9CD5" w14:textId="77777777" w:rsidR="005E50FA" w:rsidRPr="00473317"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E7F64">
        <w:rPr>
          <w:rFonts w:ascii="Times New Roman" w:eastAsia="Times New Roman" w:hAnsi="Times New Roman" w:cs="David"/>
          <w:sz w:val="24"/>
          <w:szCs w:val="24"/>
          <w:rtl/>
          <w:lang w:eastAsia="he-IL"/>
          <w:rPrChange w:id="1321" w:author="Avi Cohen" w:date="2022-05-02T11:52:00Z">
            <w:rPr>
              <w:rFonts w:ascii="Times New Roman" w:eastAsia="Times New Roman" w:hAnsi="Times New Roman" w:cs="David"/>
              <w:color w:val="000000"/>
              <w:sz w:val="24"/>
              <w:szCs w:val="24"/>
              <w:rtl/>
              <w:lang w:eastAsia="he-IL"/>
            </w:rPr>
          </w:rPrChange>
        </w:rPr>
        <w:t>בשים לב לאמור לעיל, אם יקבע פורום מוסמך כלשהו</w:t>
      </w:r>
      <w:r w:rsidRPr="00DE7F64">
        <w:rPr>
          <w:rFonts w:ascii="Times New Roman" w:eastAsia="Times New Roman" w:hAnsi="Times New Roman" w:cs="David" w:hint="cs"/>
          <w:sz w:val="24"/>
          <w:szCs w:val="24"/>
          <w:rtl/>
          <w:lang w:eastAsia="he-IL"/>
          <w:rPrChange w:id="1322" w:author="Avi Cohen" w:date="2022-05-02T11:52:00Z">
            <w:rPr>
              <w:rFonts w:ascii="Times New Roman" w:eastAsia="Times New Roman" w:hAnsi="Times New Roman" w:cs="David" w:hint="cs"/>
              <w:color w:val="000000"/>
              <w:sz w:val="24"/>
              <w:szCs w:val="24"/>
              <w:rtl/>
              <w:lang w:eastAsia="he-IL"/>
            </w:rPr>
          </w:rPrChange>
        </w:rPr>
        <w:t>,</w:t>
      </w:r>
      <w:r w:rsidRPr="00DE7F64">
        <w:rPr>
          <w:rFonts w:ascii="Times New Roman" w:eastAsia="Times New Roman" w:hAnsi="Times New Roman" w:cs="David"/>
          <w:sz w:val="24"/>
          <w:szCs w:val="24"/>
          <w:rtl/>
          <w:lang w:eastAsia="he-IL"/>
          <w:rPrChange w:id="1323" w:author="Avi Cohen" w:date="2022-05-02T11:52:00Z">
            <w:rPr>
              <w:rFonts w:ascii="Times New Roman" w:eastAsia="Times New Roman" w:hAnsi="Times New Roman" w:cs="David"/>
              <w:color w:val="000000"/>
              <w:sz w:val="24"/>
              <w:szCs w:val="24"/>
              <w:rtl/>
              <w:lang w:eastAsia="he-IL"/>
            </w:rPr>
          </w:rPrChange>
        </w:rPr>
        <w:t xml:space="preserve"> כי נתקיימו יחסי עובד ומעביד בין המתכנן ו/או מי מעובדיו</w:t>
      </w:r>
      <w:r w:rsidRPr="00DE7F64">
        <w:rPr>
          <w:rFonts w:ascii="Times New Roman" w:eastAsia="Times New Roman" w:hAnsi="Times New Roman" w:cs="David" w:hint="cs"/>
          <w:sz w:val="24"/>
          <w:szCs w:val="24"/>
          <w:rtl/>
          <w:lang w:eastAsia="he-IL"/>
          <w:rPrChange w:id="1324" w:author="Avi Cohen" w:date="2022-05-02T11:52:00Z">
            <w:rPr>
              <w:rFonts w:ascii="Times New Roman" w:eastAsia="Times New Roman" w:hAnsi="Times New Roman" w:cs="David" w:hint="cs"/>
              <w:color w:val="000000"/>
              <w:sz w:val="24"/>
              <w:szCs w:val="24"/>
              <w:rtl/>
              <w:lang w:eastAsia="he-IL"/>
            </w:rPr>
          </w:rPrChange>
        </w:rPr>
        <w:t xml:space="preserve"> ו/או מי משלוחיו ו/או אחר מטעמו</w:t>
      </w:r>
      <w:r w:rsidRPr="00DE7F64">
        <w:rPr>
          <w:rFonts w:ascii="Times New Roman" w:eastAsia="Times New Roman" w:hAnsi="Times New Roman" w:cs="David"/>
          <w:sz w:val="24"/>
          <w:szCs w:val="24"/>
          <w:rtl/>
          <w:lang w:eastAsia="he-IL"/>
          <w:rPrChange w:id="1325" w:author="Avi Cohen" w:date="2022-05-02T11:52:00Z">
            <w:rPr>
              <w:rFonts w:ascii="Times New Roman" w:eastAsia="Times New Roman" w:hAnsi="Times New Roman" w:cs="David"/>
              <w:color w:val="000000"/>
              <w:sz w:val="24"/>
              <w:szCs w:val="24"/>
              <w:rtl/>
              <w:lang w:eastAsia="he-IL"/>
            </w:rPr>
          </w:rPrChange>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E7F64">
        <w:rPr>
          <w:rFonts w:ascii="Times New Roman" w:eastAsia="Times New Roman" w:hAnsi="Times New Roman" w:cs="David" w:hint="cs"/>
          <w:sz w:val="24"/>
          <w:szCs w:val="24"/>
          <w:rtl/>
          <w:lang w:eastAsia="he-IL"/>
          <w:rPrChange w:id="1326" w:author="Avi Cohen" w:date="2022-05-02T11:52:00Z">
            <w:rPr>
              <w:rFonts w:ascii="Times New Roman" w:eastAsia="Times New Roman" w:hAnsi="Times New Roman" w:cs="David" w:hint="cs"/>
              <w:color w:val="000000"/>
              <w:sz w:val="24"/>
              <w:szCs w:val="24"/>
              <w:rtl/>
              <w:lang w:eastAsia="he-IL"/>
            </w:rPr>
          </w:rPrChange>
        </w:rPr>
        <w:t>.</w:t>
      </w:r>
    </w:p>
    <w:p w14:paraId="4C296EE5" w14:textId="77777777" w:rsidR="005E50FA" w:rsidRPr="00DE7F64" w:rsidRDefault="005E50FA" w:rsidP="005E50FA">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Change w:id="1327" w:author="Avi Cohen" w:date="2022-05-02T11:52:00Z">
            <w:rPr>
              <w:rFonts w:ascii="Times New Roman" w:eastAsia="Times New Roman" w:hAnsi="Times New Roman" w:cs="David"/>
              <w:bCs/>
              <w:sz w:val="20"/>
              <w:szCs w:val="24"/>
              <w:u w:val="single"/>
              <w:rtl/>
              <w:lang w:eastAsia="he-IL"/>
            </w:rPr>
          </w:rPrChange>
        </w:rPr>
      </w:pPr>
      <w:r w:rsidRPr="00DE7F64">
        <w:rPr>
          <w:rFonts w:ascii="Times New Roman" w:eastAsia="Times New Roman" w:hAnsi="Times New Roman" w:cs="David"/>
          <w:bCs/>
          <w:sz w:val="20"/>
          <w:szCs w:val="24"/>
          <w:u w:val="single"/>
          <w:rtl/>
          <w:lang w:eastAsia="he-IL"/>
          <w:rPrChange w:id="1328" w:author="Avi Cohen" w:date="2022-05-02T11:52:00Z">
            <w:rPr>
              <w:rFonts w:ascii="Times New Roman" w:eastAsia="Times New Roman" w:hAnsi="Times New Roman" w:cs="David"/>
              <w:bCs/>
              <w:sz w:val="20"/>
              <w:szCs w:val="24"/>
              <w:u w:val="single"/>
              <w:rtl/>
              <w:lang w:eastAsia="he-IL"/>
            </w:rPr>
          </w:rPrChange>
        </w:rPr>
        <w:t>הבאת החוזה לגמר או ביטולו</w:t>
      </w:r>
    </w:p>
    <w:p w14:paraId="6C902706"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Change w:id="1329" w:author="Avi Cohen" w:date="2022-05-02T11:52:00Z">
            <w:rPr>
              <w:rFonts w:ascii="Times New Roman" w:eastAsia="Times New Roman" w:hAnsi="Times New Roman" w:cs="David"/>
              <w:sz w:val="20"/>
              <w:szCs w:val="24"/>
              <w:lang w:eastAsia="he-IL"/>
            </w:rPr>
          </w:rPrChange>
        </w:rPr>
      </w:pPr>
    </w:p>
    <w:p w14:paraId="7135F73B" w14:textId="77777777" w:rsidR="005E50FA" w:rsidRPr="00DE7F64" w:rsidRDefault="005E50FA" w:rsidP="005E50FA">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Change w:id="133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331" w:author="Avi Cohen" w:date="2022-05-02T11:52:00Z">
            <w:rPr>
              <w:rFonts w:ascii="Times New Roman" w:eastAsia="Times New Roman" w:hAnsi="Times New Roman" w:cs="David"/>
              <w:sz w:val="20"/>
              <w:szCs w:val="24"/>
              <w:rtl/>
              <w:lang w:eastAsia="he-IL"/>
            </w:rPr>
          </w:rPrChange>
        </w:rPr>
        <w:t xml:space="preserve">על אף האמור בכל מקום אחר בחוזה </w:t>
      </w:r>
      <w:r w:rsidRPr="00DE7F64">
        <w:rPr>
          <w:rFonts w:ascii="Times New Roman" w:eastAsia="Times New Roman" w:hAnsi="Times New Roman" w:cs="David" w:hint="cs"/>
          <w:sz w:val="20"/>
          <w:szCs w:val="24"/>
          <w:rtl/>
          <w:lang w:eastAsia="he-IL"/>
          <w:rPrChange w:id="1332" w:author="Avi Cohen" w:date="2022-05-02T11:52:00Z">
            <w:rPr>
              <w:rFonts w:ascii="Times New Roman" w:eastAsia="Times New Roman" w:hAnsi="Times New Roman" w:cs="David" w:hint="cs"/>
              <w:sz w:val="20"/>
              <w:szCs w:val="24"/>
              <w:rtl/>
              <w:lang w:eastAsia="he-IL"/>
            </w:rPr>
          </w:rPrChange>
        </w:rPr>
        <w:t xml:space="preserve">זה על נספחיו, </w:t>
      </w:r>
      <w:r w:rsidRPr="00DE7F64">
        <w:rPr>
          <w:rFonts w:ascii="Times New Roman" w:eastAsia="Times New Roman" w:hAnsi="Times New Roman" w:cs="David"/>
          <w:sz w:val="20"/>
          <w:szCs w:val="24"/>
          <w:rtl/>
          <w:lang w:eastAsia="he-IL"/>
          <w:rPrChange w:id="1333" w:author="Avi Cohen" w:date="2022-05-02T11:52:00Z">
            <w:rPr>
              <w:rFonts w:ascii="Times New Roman" w:eastAsia="Times New Roman" w:hAnsi="Times New Roman" w:cs="David"/>
              <w:sz w:val="20"/>
              <w:szCs w:val="24"/>
              <w:rtl/>
              <w:lang w:eastAsia="he-IL"/>
            </w:rPr>
          </w:rPrChange>
        </w:rPr>
        <w:t>רשאי המזמין, לפי ש</w:t>
      </w:r>
      <w:r w:rsidRPr="00DE7F64">
        <w:rPr>
          <w:rFonts w:ascii="Times New Roman" w:eastAsia="Times New Roman" w:hAnsi="Times New Roman" w:cs="David" w:hint="cs"/>
          <w:sz w:val="20"/>
          <w:szCs w:val="24"/>
          <w:rtl/>
          <w:lang w:eastAsia="he-IL"/>
          <w:rPrChange w:id="133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335" w:author="Avi Cohen" w:date="2022-05-02T11:52:00Z">
            <w:rPr>
              <w:rFonts w:ascii="Times New Roman" w:eastAsia="Times New Roman" w:hAnsi="Times New Roman" w:cs="David"/>
              <w:sz w:val="20"/>
              <w:szCs w:val="24"/>
              <w:rtl/>
              <w:lang w:eastAsia="he-IL"/>
            </w:rPr>
          </w:rPrChange>
        </w:rPr>
        <w:t>קול דעתו הבלעדי, בכל עת ומסיבה כלשהי, להביא חוזה זה, כולו או מקצתו, לידי גמר על ידי מתן הודעה בכתב על כך למתכנן. ניתנה הודעה כאמור</w:t>
      </w:r>
      <w:r w:rsidRPr="00DE7F64">
        <w:rPr>
          <w:rFonts w:ascii="Times New Roman" w:eastAsia="Times New Roman" w:hAnsi="Times New Roman" w:cs="David" w:hint="cs"/>
          <w:sz w:val="20"/>
          <w:szCs w:val="24"/>
          <w:rtl/>
          <w:lang w:eastAsia="he-IL"/>
          <w:rPrChange w:id="133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337" w:author="Avi Cohen" w:date="2022-05-02T11:52:00Z">
            <w:rPr>
              <w:rFonts w:ascii="Times New Roman" w:eastAsia="Times New Roman" w:hAnsi="Times New Roman" w:cs="David"/>
              <w:sz w:val="20"/>
              <w:szCs w:val="24"/>
              <w:rtl/>
              <w:lang w:eastAsia="he-IL"/>
            </w:rPr>
          </w:rPrChange>
        </w:rPr>
        <w:t xml:space="preserve"> יבוא החוזה לידי גמר בתאריך הנקוב בהודעה אשר לא יהיה פחות מ</w:t>
      </w:r>
      <w:r w:rsidRPr="00DE7F64">
        <w:rPr>
          <w:rFonts w:ascii="Times New Roman" w:eastAsia="Times New Roman" w:hAnsi="Times New Roman" w:cs="David" w:hint="cs"/>
          <w:sz w:val="20"/>
          <w:szCs w:val="24"/>
          <w:rtl/>
          <w:lang w:eastAsia="he-IL"/>
          <w:rPrChange w:id="1338" w:author="Avi Cohen" w:date="2022-05-02T11:52:00Z">
            <w:rPr>
              <w:rFonts w:ascii="Times New Roman" w:eastAsia="Times New Roman" w:hAnsi="Times New Roman" w:cs="David" w:hint="cs"/>
              <w:sz w:val="20"/>
              <w:szCs w:val="24"/>
              <w:rtl/>
              <w:lang w:eastAsia="he-IL"/>
            </w:rPr>
          </w:rPrChange>
        </w:rPr>
        <w:t>-7</w:t>
      </w:r>
      <w:r w:rsidRPr="00DE7F64">
        <w:rPr>
          <w:rFonts w:ascii="Times New Roman" w:eastAsia="Times New Roman" w:hAnsi="Times New Roman" w:cs="David"/>
          <w:sz w:val="20"/>
          <w:szCs w:val="24"/>
          <w:rtl/>
          <w:lang w:eastAsia="he-IL"/>
          <w:rPrChange w:id="1339" w:author="Avi Cohen" w:date="2022-05-02T11:52:00Z">
            <w:rPr>
              <w:rFonts w:ascii="Times New Roman" w:eastAsia="Times New Roman" w:hAnsi="Times New Roman" w:cs="David"/>
              <w:sz w:val="20"/>
              <w:szCs w:val="24"/>
              <w:rtl/>
              <w:lang w:eastAsia="he-IL"/>
            </w:rPr>
          </w:rPrChange>
        </w:rPr>
        <w:t xml:space="preserve"> י</w:t>
      </w:r>
      <w:r w:rsidRPr="00DE7F64">
        <w:rPr>
          <w:rFonts w:ascii="Times New Roman" w:eastAsia="Times New Roman" w:hAnsi="Times New Roman" w:cs="David" w:hint="cs"/>
          <w:sz w:val="20"/>
          <w:szCs w:val="24"/>
          <w:rtl/>
          <w:lang w:eastAsia="he-IL"/>
          <w:rPrChange w:id="1340" w:author="Avi Cohen" w:date="2022-05-02T11:52:00Z">
            <w:rPr>
              <w:rFonts w:ascii="Times New Roman" w:eastAsia="Times New Roman" w:hAnsi="Times New Roman" w:cs="David" w:hint="cs"/>
              <w:sz w:val="20"/>
              <w:szCs w:val="24"/>
              <w:rtl/>
              <w:lang w:eastAsia="he-IL"/>
            </w:rPr>
          </w:rPrChange>
        </w:rPr>
        <w:t>מים</w:t>
      </w:r>
      <w:r w:rsidRPr="00DE7F64">
        <w:rPr>
          <w:rFonts w:ascii="Times New Roman" w:eastAsia="Times New Roman" w:hAnsi="Times New Roman" w:cs="David"/>
          <w:sz w:val="20"/>
          <w:szCs w:val="24"/>
          <w:rtl/>
          <w:lang w:eastAsia="he-IL"/>
          <w:rPrChange w:id="1341" w:author="Avi Cohen" w:date="2022-05-02T11:52:00Z">
            <w:rPr>
              <w:rFonts w:ascii="Times New Roman" w:eastAsia="Times New Roman" w:hAnsi="Times New Roman" w:cs="David"/>
              <w:sz w:val="20"/>
              <w:szCs w:val="24"/>
              <w:rtl/>
              <w:lang w:eastAsia="he-IL"/>
            </w:rPr>
          </w:rPrChange>
        </w:rPr>
        <w:t xml:space="preserve"> מיום משלוחה (להלן: "</w:t>
      </w:r>
      <w:r w:rsidRPr="00DE7F64">
        <w:rPr>
          <w:rFonts w:ascii="Times New Roman" w:eastAsia="Times New Roman" w:hAnsi="Times New Roman" w:cs="David"/>
          <w:b/>
          <w:bCs/>
          <w:sz w:val="20"/>
          <w:szCs w:val="24"/>
          <w:rtl/>
          <w:lang w:eastAsia="he-IL"/>
          <w:rPrChange w:id="1342" w:author="Avi Cohen" w:date="2022-05-02T11:52:00Z">
            <w:rPr>
              <w:rFonts w:ascii="Times New Roman" w:eastAsia="Times New Roman" w:hAnsi="Times New Roman" w:cs="David"/>
              <w:b/>
              <w:bCs/>
              <w:sz w:val="20"/>
              <w:szCs w:val="24"/>
              <w:rtl/>
              <w:lang w:eastAsia="he-IL"/>
            </w:rPr>
          </w:rPrChange>
        </w:rPr>
        <w:t>תאריך הפסקת השרות</w:t>
      </w:r>
      <w:r w:rsidRPr="00DE7F64">
        <w:rPr>
          <w:rFonts w:ascii="Times New Roman" w:eastAsia="Times New Roman" w:hAnsi="Times New Roman" w:cs="David"/>
          <w:sz w:val="20"/>
          <w:szCs w:val="24"/>
          <w:rtl/>
          <w:lang w:eastAsia="he-IL"/>
          <w:rPrChange w:id="1343" w:author="Avi Cohen" w:date="2022-05-02T11:52:00Z">
            <w:rPr>
              <w:rFonts w:ascii="Times New Roman" w:eastAsia="Times New Roman" w:hAnsi="Times New Roman" w:cs="David"/>
              <w:sz w:val="20"/>
              <w:szCs w:val="24"/>
              <w:rtl/>
              <w:lang w:eastAsia="he-IL"/>
            </w:rPr>
          </w:rPrChange>
        </w:rPr>
        <w:t>")</w:t>
      </w:r>
      <w:r w:rsidRPr="00DE7F64">
        <w:rPr>
          <w:rFonts w:ascii="Times New Roman" w:eastAsia="Times New Roman" w:hAnsi="Times New Roman" w:cs="David" w:hint="cs"/>
          <w:sz w:val="20"/>
          <w:szCs w:val="24"/>
          <w:rtl/>
          <w:lang w:eastAsia="he-IL"/>
          <w:rPrChange w:id="1344" w:author="Avi Cohen" w:date="2022-05-02T11:52:00Z">
            <w:rPr>
              <w:rFonts w:ascii="Times New Roman" w:eastAsia="Times New Roman" w:hAnsi="Times New Roman" w:cs="David" w:hint="cs"/>
              <w:sz w:val="20"/>
              <w:szCs w:val="24"/>
              <w:rtl/>
              <w:lang w:eastAsia="he-IL"/>
            </w:rPr>
          </w:rPrChange>
        </w:rPr>
        <w:t xml:space="preserve"> </w:t>
      </w:r>
      <w:r w:rsidRPr="00DE7F64">
        <w:rPr>
          <w:rFonts w:cs="David"/>
          <w:sz w:val="18"/>
          <w:szCs w:val="24"/>
          <w:rtl/>
          <w:rPrChange w:id="1345" w:author="Avi Cohen" w:date="2022-05-02T11:52:00Z">
            <w:rPr>
              <w:rFonts w:cs="David"/>
              <w:sz w:val="18"/>
              <w:szCs w:val="24"/>
              <w:rtl/>
            </w:rPr>
          </w:rPrChange>
        </w:rPr>
        <w:t>מראש, מבלי שהדבר ייחשב להפרת הסכם זה על יד</w:t>
      </w:r>
      <w:r w:rsidRPr="00DE7F64">
        <w:rPr>
          <w:rFonts w:cs="David" w:hint="cs"/>
          <w:sz w:val="18"/>
          <w:szCs w:val="24"/>
          <w:rtl/>
          <w:rPrChange w:id="1346" w:author="Avi Cohen" w:date="2022-05-02T11:52:00Z">
            <w:rPr>
              <w:rFonts w:cs="David" w:hint="cs"/>
              <w:sz w:val="18"/>
              <w:szCs w:val="24"/>
              <w:rtl/>
            </w:rPr>
          </w:rPrChange>
        </w:rPr>
        <w:t>י המזמין</w:t>
      </w:r>
      <w:r w:rsidRPr="00DE7F64">
        <w:rPr>
          <w:rFonts w:cs="David"/>
          <w:sz w:val="18"/>
          <w:szCs w:val="24"/>
          <w:rtl/>
          <w:rPrChange w:id="1347" w:author="Avi Cohen" w:date="2022-05-02T11:52:00Z">
            <w:rPr>
              <w:rFonts w:cs="David"/>
              <w:sz w:val="18"/>
              <w:szCs w:val="24"/>
              <w:rtl/>
            </w:rPr>
          </w:rPrChange>
        </w:rPr>
        <w:t xml:space="preserve"> ומבלי ש</w:t>
      </w:r>
      <w:r w:rsidRPr="00DE7F64">
        <w:rPr>
          <w:rFonts w:cs="David" w:hint="cs"/>
          <w:sz w:val="18"/>
          <w:szCs w:val="24"/>
          <w:rtl/>
          <w:rPrChange w:id="1348" w:author="Avi Cohen" w:date="2022-05-02T11:52:00Z">
            <w:rPr>
              <w:rFonts w:cs="David" w:hint="cs"/>
              <w:sz w:val="18"/>
              <w:szCs w:val="24"/>
              <w:rtl/>
            </w:rPr>
          </w:rPrChange>
        </w:rPr>
        <w:t xml:space="preserve">הדבר </w:t>
      </w:r>
      <w:r w:rsidRPr="00DE7F64">
        <w:rPr>
          <w:rFonts w:cs="David"/>
          <w:sz w:val="18"/>
          <w:szCs w:val="24"/>
          <w:rtl/>
          <w:rPrChange w:id="1349" w:author="Avi Cohen" w:date="2022-05-02T11:52:00Z">
            <w:rPr>
              <w:rFonts w:cs="David"/>
              <w:sz w:val="18"/>
              <w:szCs w:val="24"/>
              <w:rtl/>
            </w:rPr>
          </w:rPrChange>
        </w:rPr>
        <w:t>יחייב</w:t>
      </w:r>
      <w:r w:rsidRPr="00DE7F64">
        <w:rPr>
          <w:rFonts w:cs="David" w:hint="cs"/>
          <w:sz w:val="18"/>
          <w:szCs w:val="24"/>
          <w:rtl/>
          <w:rPrChange w:id="1350" w:author="Avi Cohen" w:date="2022-05-02T11:52:00Z">
            <w:rPr>
              <w:rFonts w:cs="David" w:hint="cs"/>
              <w:sz w:val="18"/>
              <w:szCs w:val="24"/>
              <w:rtl/>
            </w:rPr>
          </w:rPrChange>
        </w:rPr>
        <w:t xml:space="preserve"> את המזמין</w:t>
      </w:r>
      <w:r w:rsidRPr="00DE7F64">
        <w:rPr>
          <w:rFonts w:cs="David"/>
          <w:sz w:val="18"/>
          <w:szCs w:val="24"/>
          <w:rtl/>
          <w:rPrChange w:id="1351" w:author="Avi Cohen" w:date="2022-05-02T11:52:00Z">
            <w:rPr>
              <w:rFonts w:cs="David"/>
              <w:sz w:val="18"/>
              <w:szCs w:val="24"/>
              <w:rtl/>
            </w:rPr>
          </w:rPrChange>
        </w:rPr>
        <w:t xml:space="preserve"> בתשלום פיצוי כלשהו ל</w:t>
      </w:r>
      <w:r w:rsidRPr="00DE7F64">
        <w:rPr>
          <w:rFonts w:cs="David" w:hint="cs"/>
          <w:sz w:val="18"/>
          <w:szCs w:val="24"/>
          <w:rtl/>
          <w:rPrChange w:id="1352" w:author="Avi Cohen" w:date="2022-05-02T11:52:00Z">
            <w:rPr>
              <w:rFonts w:cs="David" w:hint="cs"/>
              <w:sz w:val="18"/>
              <w:szCs w:val="24"/>
              <w:rtl/>
            </w:rPr>
          </w:rPrChange>
        </w:rPr>
        <w:t>מתכנן</w:t>
      </w:r>
      <w:r w:rsidRPr="00DE7F64">
        <w:rPr>
          <w:rFonts w:ascii="Times New Roman" w:eastAsia="Times New Roman" w:hAnsi="Times New Roman" w:cs="David"/>
          <w:sz w:val="20"/>
          <w:szCs w:val="24"/>
          <w:rtl/>
          <w:lang w:eastAsia="he-IL"/>
          <w:rPrChange w:id="1353" w:author="Avi Cohen" w:date="2022-05-02T11:52:00Z">
            <w:rPr>
              <w:rFonts w:ascii="Times New Roman" w:eastAsia="Times New Roman" w:hAnsi="Times New Roman" w:cs="David"/>
              <w:sz w:val="20"/>
              <w:szCs w:val="24"/>
              <w:rtl/>
              <w:lang w:eastAsia="he-IL"/>
            </w:rPr>
          </w:rPrChange>
        </w:rPr>
        <w:t>.</w:t>
      </w:r>
    </w:p>
    <w:p w14:paraId="3E5A7B8F" w14:textId="77777777" w:rsidR="005E50FA" w:rsidRPr="00DE7F64" w:rsidRDefault="005E50FA" w:rsidP="005E50FA">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Change w:id="135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355" w:author="Avi Cohen" w:date="2022-05-02T11:52:00Z">
            <w:rPr>
              <w:rFonts w:ascii="Times New Roman" w:eastAsia="Times New Roman" w:hAnsi="Times New Roman" w:cs="David"/>
              <w:sz w:val="20"/>
              <w:szCs w:val="24"/>
              <w:rtl/>
              <w:lang w:eastAsia="he-IL"/>
            </w:rPr>
          </w:rPrChange>
        </w:rPr>
        <w:t>הובא החוזה לידי גמר כאמור בסעיף 12.1.1 לעיל, ישלם המזמין למתכנן שכר ע</w:t>
      </w:r>
      <w:r w:rsidRPr="00DE7F64">
        <w:rPr>
          <w:rFonts w:ascii="Times New Roman" w:eastAsia="Times New Roman" w:hAnsi="Times New Roman" w:cs="David" w:hint="cs"/>
          <w:sz w:val="20"/>
          <w:szCs w:val="24"/>
          <w:rtl/>
          <w:lang w:eastAsia="he-IL"/>
          <w:rPrChange w:id="1356"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357" w:author="Avi Cohen" w:date="2022-05-02T11:52:00Z">
            <w:rPr>
              <w:rFonts w:ascii="Times New Roman" w:eastAsia="Times New Roman" w:hAnsi="Times New Roman" w:cs="David"/>
              <w:sz w:val="20"/>
              <w:szCs w:val="24"/>
              <w:rtl/>
              <w:lang w:eastAsia="he-IL"/>
            </w:rPr>
          </w:rPrChange>
        </w:rPr>
        <w:t xml:space="preserve"> קביעתו הבלעדית של המנהל, בעד אותו קטע מקטעי הפרויקט ו/או שלב משרותי המתכנן </w:t>
      </w:r>
      <w:r w:rsidRPr="00DE7F64">
        <w:rPr>
          <w:rFonts w:ascii="Times New Roman" w:eastAsia="Times New Roman" w:hAnsi="Times New Roman" w:cs="David"/>
          <w:sz w:val="20"/>
          <w:szCs w:val="24"/>
          <w:rtl/>
          <w:lang w:eastAsia="he-IL"/>
          <w:rPrChange w:id="1358" w:author="Avi Cohen" w:date="2022-05-02T11:52:00Z">
            <w:rPr>
              <w:rFonts w:ascii="Times New Roman" w:eastAsia="Times New Roman" w:hAnsi="Times New Roman" w:cs="David"/>
              <w:sz w:val="20"/>
              <w:szCs w:val="24"/>
              <w:rtl/>
              <w:lang w:eastAsia="he-IL"/>
            </w:rPr>
          </w:rPrChange>
        </w:rPr>
        <w:lastRenderedPageBreak/>
        <w:t>שב</w:t>
      </w:r>
      <w:r w:rsidRPr="00DE7F64">
        <w:rPr>
          <w:rFonts w:ascii="Times New Roman" w:eastAsia="Times New Roman" w:hAnsi="Times New Roman" w:cs="David" w:hint="cs"/>
          <w:sz w:val="20"/>
          <w:szCs w:val="24"/>
          <w:rtl/>
          <w:lang w:eastAsia="he-IL"/>
          <w:rPrChange w:id="1359"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360" w:author="Avi Cohen" w:date="2022-05-02T11:52:00Z">
            <w:rPr>
              <w:rFonts w:ascii="Times New Roman" w:eastAsia="Times New Roman" w:hAnsi="Times New Roman" w:cs="David"/>
              <w:sz w:val="20"/>
              <w:szCs w:val="24"/>
              <w:rtl/>
              <w:lang w:eastAsia="he-IL"/>
            </w:rPr>
          </w:rPrChange>
        </w:rPr>
        <w:t>צע עד לתאריך הפסקת הש</w:t>
      </w:r>
      <w:r w:rsidRPr="00DE7F64">
        <w:rPr>
          <w:rFonts w:ascii="Times New Roman" w:eastAsia="Times New Roman" w:hAnsi="Times New Roman" w:cs="David" w:hint="cs"/>
          <w:sz w:val="20"/>
          <w:szCs w:val="24"/>
          <w:rtl/>
          <w:lang w:eastAsia="he-IL"/>
          <w:rPrChange w:id="1361"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362" w:author="Avi Cohen" w:date="2022-05-02T11:52:00Z">
            <w:rPr>
              <w:rFonts w:ascii="Times New Roman" w:eastAsia="Times New Roman" w:hAnsi="Times New Roman" w:cs="David"/>
              <w:sz w:val="20"/>
              <w:szCs w:val="24"/>
              <w:rtl/>
              <w:lang w:eastAsia="he-IL"/>
            </w:rPr>
          </w:rPrChange>
        </w:rPr>
        <w:t>רות</w:t>
      </w:r>
      <w:r w:rsidRPr="00DE7F64">
        <w:rPr>
          <w:rFonts w:ascii="Times New Roman" w:eastAsia="Times New Roman" w:hAnsi="Times New Roman" w:cs="David" w:hint="cs"/>
          <w:sz w:val="20"/>
          <w:szCs w:val="24"/>
          <w:rtl/>
          <w:lang w:eastAsia="he-IL"/>
          <w:rPrChange w:id="136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364" w:author="Avi Cohen" w:date="2022-05-02T11:52:00Z">
            <w:rPr>
              <w:rFonts w:ascii="Times New Roman" w:eastAsia="Times New Roman" w:hAnsi="Times New Roman" w:cs="David"/>
              <w:sz w:val="20"/>
              <w:szCs w:val="24"/>
              <w:rtl/>
              <w:lang w:eastAsia="he-IL"/>
            </w:rPr>
          </w:rPrChange>
        </w:rPr>
        <w:t xml:space="preserve"> וזאת לפי השיעור המפורט בנספחים </w:t>
      </w:r>
      <w:r w:rsidRPr="00DE7F64">
        <w:rPr>
          <w:rFonts w:ascii="Times New Roman" w:eastAsia="Times New Roman" w:hAnsi="Times New Roman" w:cs="David"/>
          <w:bCs/>
          <w:sz w:val="20"/>
          <w:szCs w:val="24"/>
          <w:rtl/>
          <w:lang w:eastAsia="he-IL"/>
          <w:rPrChange w:id="1365" w:author="Avi Cohen" w:date="2022-05-02T11:52:00Z">
            <w:rPr>
              <w:rFonts w:ascii="Times New Roman" w:eastAsia="Times New Roman" w:hAnsi="Times New Roman" w:cs="David"/>
              <w:bCs/>
              <w:sz w:val="20"/>
              <w:szCs w:val="24"/>
              <w:rtl/>
              <w:lang w:eastAsia="he-IL"/>
            </w:rPr>
          </w:rPrChange>
        </w:rPr>
        <w:t>ד' ו - ה'</w:t>
      </w:r>
      <w:r w:rsidRPr="00DE7F64">
        <w:rPr>
          <w:rFonts w:ascii="Times New Roman" w:eastAsia="Times New Roman" w:hAnsi="Times New Roman" w:cs="David"/>
          <w:sz w:val="20"/>
          <w:szCs w:val="24"/>
          <w:rtl/>
          <w:lang w:eastAsia="he-IL"/>
          <w:rPrChange w:id="1366" w:author="Avi Cohen" w:date="2022-05-02T11:52:00Z">
            <w:rPr>
              <w:rFonts w:ascii="Times New Roman" w:eastAsia="Times New Roman" w:hAnsi="Times New Roman" w:cs="David"/>
              <w:sz w:val="20"/>
              <w:szCs w:val="24"/>
              <w:rtl/>
              <w:lang w:eastAsia="he-IL"/>
            </w:rPr>
          </w:rPrChange>
        </w:rPr>
        <w:t>. במקרה שבוצע חלק של קטע ו/או שלב</w:t>
      </w:r>
      <w:r w:rsidRPr="00DE7F64">
        <w:rPr>
          <w:rFonts w:ascii="Times New Roman" w:eastAsia="Times New Roman" w:hAnsi="Times New Roman" w:cs="David" w:hint="cs"/>
          <w:sz w:val="20"/>
          <w:szCs w:val="24"/>
          <w:rtl/>
          <w:lang w:eastAsia="he-IL"/>
          <w:rPrChange w:id="1367"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368" w:author="Avi Cohen" w:date="2022-05-02T11:52:00Z">
            <w:rPr>
              <w:rFonts w:ascii="Times New Roman" w:eastAsia="Times New Roman" w:hAnsi="Times New Roman" w:cs="David"/>
              <w:sz w:val="20"/>
              <w:szCs w:val="24"/>
              <w:rtl/>
              <w:lang w:eastAsia="he-IL"/>
            </w:rPr>
          </w:rPrChange>
        </w:rPr>
        <w:t xml:space="preserve"> ישולם חלק יחסי מתאים מהשכר הקבוע בנספחים </w:t>
      </w:r>
      <w:r w:rsidRPr="00DE7F64">
        <w:rPr>
          <w:rFonts w:ascii="Times New Roman" w:eastAsia="Times New Roman" w:hAnsi="Times New Roman" w:cs="David"/>
          <w:bCs/>
          <w:sz w:val="20"/>
          <w:szCs w:val="24"/>
          <w:rtl/>
          <w:lang w:eastAsia="he-IL"/>
          <w:rPrChange w:id="1369" w:author="Avi Cohen" w:date="2022-05-02T11:52:00Z">
            <w:rPr>
              <w:rFonts w:ascii="Times New Roman" w:eastAsia="Times New Roman" w:hAnsi="Times New Roman" w:cs="David"/>
              <w:bCs/>
              <w:sz w:val="20"/>
              <w:szCs w:val="24"/>
              <w:rtl/>
              <w:lang w:eastAsia="he-IL"/>
            </w:rPr>
          </w:rPrChange>
        </w:rPr>
        <w:t xml:space="preserve">ד' ו-ה' </w:t>
      </w:r>
      <w:r w:rsidRPr="00DE7F64">
        <w:rPr>
          <w:rFonts w:ascii="Times New Roman" w:eastAsia="Times New Roman" w:hAnsi="Times New Roman" w:cs="David"/>
          <w:sz w:val="20"/>
          <w:szCs w:val="24"/>
          <w:rtl/>
          <w:lang w:eastAsia="he-IL"/>
          <w:rPrChange w:id="1370" w:author="Avi Cohen" w:date="2022-05-02T11:52:00Z">
            <w:rPr>
              <w:rFonts w:ascii="Times New Roman" w:eastAsia="Times New Roman" w:hAnsi="Times New Roman" w:cs="David"/>
              <w:sz w:val="20"/>
              <w:szCs w:val="24"/>
              <w:rtl/>
              <w:lang w:eastAsia="he-IL"/>
            </w:rPr>
          </w:rPrChange>
        </w:rPr>
        <w:t>לאותו שלב</w:t>
      </w:r>
      <w:r w:rsidRPr="00DE7F64">
        <w:rPr>
          <w:rFonts w:ascii="Times New Roman" w:eastAsia="Times New Roman" w:hAnsi="Times New Roman" w:cs="David" w:hint="cs"/>
          <w:sz w:val="20"/>
          <w:szCs w:val="24"/>
          <w:rtl/>
          <w:lang w:eastAsia="he-IL"/>
          <w:rPrChange w:id="137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372" w:author="Avi Cohen" w:date="2022-05-02T11:52:00Z">
            <w:rPr>
              <w:rFonts w:ascii="Times New Roman" w:eastAsia="Times New Roman" w:hAnsi="Times New Roman" w:cs="David"/>
              <w:sz w:val="20"/>
              <w:szCs w:val="24"/>
              <w:rtl/>
              <w:lang w:eastAsia="he-IL"/>
            </w:rPr>
          </w:rPrChange>
        </w:rPr>
        <w:t xml:space="preserve"> כפי שיקבע המנהל.</w:t>
      </w:r>
    </w:p>
    <w:p w14:paraId="3042F0CC" w14:textId="77777777" w:rsidR="005E50FA" w:rsidRPr="00DE7F64" w:rsidRDefault="005E50FA" w:rsidP="005E50FA">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137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374" w:author="Avi Cohen" w:date="2022-05-02T11:52:00Z">
            <w:rPr>
              <w:rFonts w:ascii="Times New Roman" w:eastAsia="Times New Roman" w:hAnsi="Times New Roman" w:cs="David"/>
              <w:sz w:val="20"/>
              <w:szCs w:val="24"/>
              <w:rtl/>
              <w:lang w:eastAsia="he-IL"/>
            </w:rPr>
          </w:rPrChange>
        </w:rPr>
        <w:t>הודעה בדבר הבאת החוזה לידי גמר כאמור בסעיף 12.1.1 לעיל לא תשמש עילה למתכנן לתביעת פיצויים כלשהם</w:t>
      </w:r>
      <w:r w:rsidRPr="00DE7F64">
        <w:rPr>
          <w:rFonts w:ascii="Times New Roman" w:eastAsia="Times New Roman" w:hAnsi="Times New Roman" w:cs="David" w:hint="cs"/>
          <w:sz w:val="20"/>
          <w:szCs w:val="24"/>
          <w:rtl/>
          <w:lang w:eastAsia="he-IL"/>
          <w:rPrChange w:id="1375"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1376" w:author="Avi Cohen" w:date="2022-05-02T11:52:00Z">
            <w:rPr>
              <w:rFonts w:ascii="Times New Roman" w:eastAsia="Times New Roman" w:hAnsi="Times New Roman" w:cs="David"/>
              <w:sz w:val="20"/>
              <w:szCs w:val="24"/>
              <w:rtl/>
              <w:lang w:eastAsia="he-IL"/>
            </w:rPr>
          </w:rPrChange>
        </w:rPr>
        <w:t xml:space="preserve"> לטענה </w:t>
      </w:r>
      <w:r w:rsidRPr="00DE7F64">
        <w:rPr>
          <w:rFonts w:ascii="Times New Roman" w:eastAsia="Times New Roman" w:hAnsi="Times New Roman" w:cs="David" w:hint="cs"/>
          <w:sz w:val="20"/>
          <w:szCs w:val="24"/>
          <w:rtl/>
          <w:lang w:eastAsia="he-IL"/>
          <w:rPrChange w:id="1377" w:author="Avi Cohen" w:date="2022-05-02T11:52:00Z">
            <w:rPr>
              <w:rFonts w:ascii="Times New Roman" w:eastAsia="Times New Roman" w:hAnsi="Times New Roman" w:cs="David" w:hint="cs"/>
              <w:sz w:val="20"/>
              <w:szCs w:val="24"/>
              <w:rtl/>
              <w:lang w:eastAsia="he-IL"/>
            </w:rPr>
          </w:rPrChange>
        </w:rPr>
        <w:t>ו/או דרישה ו/או תלונה ו/</w:t>
      </w:r>
      <w:r w:rsidRPr="00DE7F64">
        <w:rPr>
          <w:rFonts w:ascii="Times New Roman" w:eastAsia="Times New Roman" w:hAnsi="Times New Roman" w:cs="David"/>
          <w:sz w:val="20"/>
          <w:szCs w:val="24"/>
          <w:rtl/>
          <w:lang w:eastAsia="he-IL"/>
          <w:rPrChange w:id="1378" w:author="Avi Cohen" w:date="2022-05-02T11:52:00Z">
            <w:rPr>
              <w:rFonts w:ascii="Times New Roman" w:eastAsia="Times New Roman" w:hAnsi="Times New Roman" w:cs="David"/>
              <w:sz w:val="20"/>
              <w:szCs w:val="24"/>
              <w:rtl/>
              <w:lang w:eastAsia="he-IL"/>
            </w:rPr>
          </w:rPrChange>
        </w:rPr>
        <w:t>או תביעה כלשהי, פרט לאמור בסעיף 12.1.2 לעיל</w:t>
      </w:r>
      <w:r w:rsidRPr="00DE7F64">
        <w:rPr>
          <w:rFonts w:ascii="Times New Roman" w:eastAsia="Times New Roman" w:hAnsi="Times New Roman" w:cs="David" w:hint="cs"/>
          <w:sz w:val="20"/>
          <w:szCs w:val="24"/>
          <w:rtl/>
          <w:lang w:eastAsia="he-IL"/>
          <w:rPrChange w:id="137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380" w:author="Avi Cohen" w:date="2022-05-02T11:52:00Z">
            <w:rPr>
              <w:rFonts w:ascii="Times New Roman" w:eastAsia="Times New Roman" w:hAnsi="Times New Roman" w:cs="David"/>
              <w:sz w:val="20"/>
              <w:szCs w:val="24"/>
              <w:rtl/>
              <w:lang w:eastAsia="he-IL"/>
            </w:rPr>
          </w:rPrChange>
        </w:rPr>
        <w:t xml:space="preserve"> והשכר שישולם לפי סעיף 12.1.2 לעיל</w:t>
      </w:r>
      <w:r w:rsidRPr="00DE7F64">
        <w:rPr>
          <w:rFonts w:ascii="Times New Roman" w:eastAsia="Times New Roman" w:hAnsi="Times New Roman" w:cs="David" w:hint="cs"/>
          <w:sz w:val="20"/>
          <w:szCs w:val="24"/>
          <w:rtl/>
          <w:lang w:eastAsia="he-IL"/>
          <w:rPrChange w:id="138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382" w:author="Avi Cohen" w:date="2022-05-02T11:52:00Z">
            <w:rPr>
              <w:rFonts w:ascii="Times New Roman" w:eastAsia="Times New Roman" w:hAnsi="Times New Roman" w:cs="David"/>
              <w:sz w:val="20"/>
              <w:szCs w:val="24"/>
              <w:rtl/>
              <w:lang w:eastAsia="he-IL"/>
            </w:rPr>
          </w:rPrChange>
        </w:rPr>
        <w:t xml:space="preserve"> יהיה לסילוק כל המגיע למתכנן מהמזמין לפי חוזה</w:t>
      </w:r>
      <w:r w:rsidRPr="00DE7F64">
        <w:rPr>
          <w:rFonts w:ascii="Times New Roman" w:eastAsia="Times New Roman" w:hAnsi="Times New Roman" w:cs="David" w:hint="cs"/>
          <w:sz w:val="20"/>
          <w:szCs w:val="24"/>
          <w:rtl/>
          <w:lang w:eastAsia="he-IL"/>
          <w:rPrChange w:id="1383"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384" w:author="Avi Cohen" w:date="2022-05-02T11:52:00Z">
            <w:rPr>
              <w:rFonts w:ascii="Times New Roman" w:eastAsia="Times New Roman" w:hAnsi="Times New Roman" w:cs="David"/>
              <w:sz w:val="20"/>
              <w:szCs w:val="24"/>
              <w:rtl/>
              <w:lang w:eastAsia="he-IL"/>
            </w:rPr>
          </w:rPrChange>
        </w:rPr>
        <w:t xml:space="preserve"> ו/או עקב הבאתו לידי גמר כאמור, בין ע</w:t>
      </w:r>
      <w:r w:rsidRPr="00DE7F64">
        <w:rPr>
          <w:rFonts w:ascii="Times New Roman" w:eastAsia="Times New Roman" w:hAnsi="Times New Roman" w:cs="David" w:hint="cs"/>
          <w:sz w:val="20"/>
          <w:szCs w:val="24"/>
          <w:rtl/>
          <w:lang w:eastAsia="he-IL"/>
          <w:rPrChange w:id="1385"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386" w:author="Avi Cohen" w:date="2022-05-02T11:52:00Z">
            <w:rPr>
              <w:rFonts w:ascii="Times New Roman" w:eastAsia="Times New Roman" w:hAnsi="Times New Roman" w:cs="David"/>
              <w:sz w:val="20"/>
              <w:szCs w:val="24"/>
              <w:rtl/>
              <w:lang w:eastAsia="he-IL"/>
            </w:rPr>
          </w:rPrChange>
        </w:rPr>
        <w:t xml:space="preserve"> חוזה</w:t>
      </w:r>
      <w:r w:rsidRPr="00DE7F64">
        <w:rPr>
          <w:rFonts w:ascii="Times New Roman" w:eastAsia="Times New Roman" w:hAnsi="Times New Roman" w:cs="David" w:hint="cs"/>
          <w:sz w:val="20"/>
          <w:szCs w:val="24"/>
          <w:rtl/>
          <w:lang w:eastAsia="he-IL"/>
          <w:rPrChange w:id="1387"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388" w:author="Avi Cohen" w:date="2022-05-02T11:52:00Z">
            <w:rPr>
              <w:rFonts w:ascii="Times New Roman" w:eastAsia="Times New Roman" w:hAnsi="Times New Roman" w:cs="David"/>
              <w:sz w:val="20"/>
              <w:szCs w:val="24"/>
              <w:rtl/>
              <w:lang w:eastAsia="he-IL"/>
            </w:rPr>
          </w:rPrChange>
        </w:rPr>
        <w:t xml:space="preserve"> ובין מכוח עילה כלשהי ע</w:t>
      </w:r>
      <w:r w:rsidRPr="00DE7F64">
        <w:rPr>
          <w:rFonts w:ascii="Times New Roman" w:eastAsia="Times New Roman" w:hAnsi="Times New Roman" w:cs="David" w:hint="cs"/>
          <w:sz w:val="20"/>
          <w:szCs w:val="24"/>
          <w:rtl/>
          <w:lang w:eastAsia="he-IL"/>
          <w:rPrChange w:id="1389"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390" w:author="Avi Cohen" w:date="2022-05-02T11:52:00Z">
            <w:rPr>
              <w:rFonts w:ascii="Times New Roman" w:eastAsia="Times New Roman" w:hAnsi="Times New Roman" w:cs="David"/>
              <w:sz w:val="20"/>
              <w:szCs w:val="24"/>
              <w:rtl/>
              <w:lang w:eastAsia="he-IL"/>
            </w:rPr>
          </w:rPrChange>
        </w:rPr>
        <w:t xml:space="preserve"> הדין.</w:t>
      </w:r>
    </w:p>
    <w:p w14:paraId="131C7F67" w14:textId="77777777" w:rsidR="005E50FA" w:rsidRPr="00DE7F64" w:rsidRDefault="005E50FA" w:rsidP="005E50FA">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139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392" w:author="Avi Cohen" w:date="2022-05-02T11:52:00Z">
            <w:rPr>
              <w:rFonts w:ascii="Times New Roman" w:eastAsia="Times New Roman" w:hAnsi="Times New Roman" w:cs="David"/>
              <w:sz w:val="20"/>
              <w:szCs w:val="24"/>
              <w:rtl/>
              <w:lang w:eastAsia="he-IL"/>
            </w:rPr>
          </w:rPrChange>
        </w:rPr>
        <w:t>תוך 12 חודש</w:t>
      </w:r>
      <w:r w:rsidRPr="00DE7F64">
        <w:rPr>
          <w:rFonts w:ascii="Times New Roman" w:eastAsia="Times New Roman" w:hAnsi="Times New Roman" w:cs="David" w:hint="cs"/>
          <w:sz w:val="20"/>
          <w:szCs w:val="24"/>
          <w:rtl/>
          <w:lang w:eastAsia="he-IL"/>
          <w:rPrChange w:id="1393" w:author="Avi Cohen" w:date="2022-05-02T11:52:00Z">
            <w:rPr>
              <w:rFonts w:ascii="Times New Roman" w:eastAsia="Times New Roman" w:hAnsi="Times New Roman" w:cs="David" w:hint="cs"/>
              <w:sz w:val="20"/>
              <w:szCs w:val="24"/>
              <w:rtl/>
              <w:lang w:eastAsia="he-IL"/>
            </w:rPr>
          </w:rPrChange>
        </w:rPr>
        <w:t>ים</w:t>
      </w:r>
      <w:r w:rsidRPr="00DE7F64">
        <w:rPr>
          <w:rFonts w:ascii="Times New Roman" w:eastAsia="Times New Roman" w:hAnsi="Times New Roman" w:cs="David"/>
          <w:sz w:val="20"/>
          <w:szCs w:val="24"/>
          <w:rtl/>
          <w:lang w:eastAsia="he-IL"/>
          <w:rPrChange w:id="1394" w:author="Avi Cohen" w:date="2022-05-02T11:52:00Z">
            <w:rPr>
              <w:rFonts w:ascii="Times New Roman" w:eastAsia="Times New Roman" w:hAnsi="Times New Roman" w:cs="David"/>
              <w:sz w:val="20"/>
              <w:szCs w:val="24"/>
              <w:rtl/>
              <w:lang w:eastAsia="he-IL"/>
            </w:rPr>
          </w:rPrChange>
        </w:rPr>
        <w:t xml:space="preserve"> מהבאת חוזה</w:t>
      </w:r>
      <w:r w:rsidRPr="00DE7F64">
        <w:rPr>
          <w:rFonts w:ascii="Times New Roman" w:eastAsia="Times New Roman" w:hAnsi="Times New Roman" w:cs="David" w:hint="cs"/>
          <w:sz w:val="20"/>
          <w:szCs w:val="24"/>
          <w:rtl/>
          <w:lang w:eastAsia="he-IL"/>
          <w:rPrChange w:id="1395" w:author="Avi Cohen" w:date="2022-05-02T11:52:00Z">
            <w:rPr>
              <w:rFonts w:ascii="Times New Roman" w:eastAsia="Times New Roman" w:hAnsi="Times New Roman" w:cs="David" w:hint="cs"/>
              <w:sz w:val="20"/>
              <w:szCs w:val="24"/>
              <w:rtl/>
              <w:lang w:eastAsia="he-IL"/>
            </w:rPr>
          </w:rPrChange>
        </w:rPr>
        <w:t xml:space="preserve"> זה לידי</w:t>
      </w:r>
      <w:r w:rsidRPr="00DE7F64">
        <w:rPr>
          <w:rFonts w:ascii="Times New Roman" w:eastAsia="Times New Roman" w:hAnsi="Times New Roman" w:cs="David"/>
          <w:sz w:val="20"/>
          <w:szCs w:val="24"/>
          <w:rtl/>
          <w:lang w:eastAsia="he-IL"/>
          <w:rPrChange w:id="1396" w:author="Avi Cohen" w:date="2022-05-02T11:52:00Z">
            <w:rPr>
              <w:rFonts w:ascii="Times New Roman" w:eastAsia="Times New Roman" w:hAnsi="Times New Roman" w:cs="David"/>
              <w:sz w:val="20"/>
              <w:szCs w:val="24"/>
              <w:rtl/>
              <w:lang w:eastAsia="he-IL"/>
            </w:rPr>
          </w:rPrChange>
        </w:rPr>
        <w:t xml:space="preserve"> גמר כאמור</w:t>
      </w:r>
      <w:r w:rsidRPr="00DE7F64">
        <w:rPr>
          <w:rFonts w:ascii="Times New Roman" w:eastAsia="Times New Roman" w:hAnsi="Times New Roman" w:cs="David" w:hint="cs"/>
          <w:sz w:val="20"/>
          <w:szCs w:val="24"/>
          <w:rtl/>
          <w:lang w:eastAsia="he-IL"/>
          <w:rPrChange w:id="1397" w:author="Avi Cohen" w:date="2022-05-02T11:52:00Z">
            <w:rPr>
              <w:rFonts w:ascii="Times New Roman" w:eastAsia="Times New Roman" w:hAnsi="Times New Roman" w:cs="David" w:hint="cs"/>
              <w:sz w:val="20"/>
              <w:szCs w:val="24"/>
              <w:rtl/>
              <w:lang w:eastAsia="he-IL"/>
            </w:rPr>
          </w:rPrChange>
        </w:rPr>
        <w:t>, רשאי המזמין</w:t>
      </w:r>
      <w:r w:rsidRPr="00DE7F64">
        <w:rPr>
          <w:rFonts w:ascii="Times New Roman" w:eastAsia="Times New Roman" w:hAnsi="Times New Roman" w:cs="David"/>
          <w:sz w:val="20"/>
          <w:szCs w:val="24"/>
          <w:rtl/>
          <w:lang w:eastAsia="he-IL"/>
          <w:rPrChange w:id="1398" w:author="Avi Cohen" w:date="2022-05-02T11:52:00Z">
            <w:rPr>
              <w:rFonts w:ascii="Times New Roman" w:eastAsia="Times New Roman" w:hAnsi="Times New Roman" w:cs="David"/>
              <w:sz w:val="20"/>
              <w:szCs w:val="24"/>
              <w:rtl/>
              <w:lang w:eastAsia="he-IL"/>
            </w:rPr>
          </w:rPrChange>
        </w:rPr>
        <w:t xml:space="preserve"> לחדשו</w:t>
      </w:r>
      <w:r w:rsidRPr="00DE7F64">
        <w:rPr>
          <w:rFonts w:ascii="Times New Roman" w:eastAsia="Times New Roman" w:hAnsi="Times New Roman" w:cs="David" w:hint="cs"/>
          <w:sz w:val="20"/>
          <w:szCs w:val="24"/>
          <w:rtl/>
          <w:lang w:eastAsia="he-IL"/>
          <w:rPrChange w:id="139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00" w:author="Avi Cohen" w:date="2022-05-02T11:52:00Z">
            <w:rPr>
              <w:rFonts w:ascii="Times New Roman" w:eastAsia="Times New Roman" w:hAnsi="Times New Roman" w:cs="David"/>
              <w:sz w:val="20"/>
              <w:szCs w:val="24"/>
              <w:rtl/>
              <w:lang w:eastAsia="he-IL"/>
            </w:rPr>
          </w:rPrChange>
        </w:rPr>
        <w:t xml:space="preserve"> במקרה זה</w:t>
      </w:r>
      <w:r w:rsidRPr="00DE7F64">
        <w:rPr>
          <w:rFonts w:ascii="Times New Roman" w:eastAsia="Times New Roman" w:hAnsi="Times New Roman" w:cs="David" w:hint="cs"/>
          <w:sz w:val="20"/>
          <w:szCs w:val="24"/>
          <w:rtl/>
          <w:lang w:eastAsia="he-IL"/>
          <w:rPrChange w:id="140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02" w:author="Avi Cohen" w:date="2022-05-02T11:52:00Z">
            <w:rPr>
              <w:rFonts w:ascii="Times New Roman" w:eastAsia="Times New Roman" w:hAnsi="Times New Roman" w:cs="David"/>
              <w:sz w:val="20"/>
              <w:szCs w:val="24"/>
              <w:rtl/>
              <w:lang w:eastAsia="he-IL"/>
            </w:rPr>
          </w:rPrChange>
        </w:rPr>
        <w:t xml:space="preserve"> יהיה המתכנן חייב</w:t>
      </w:r>
      <w:r w:rsidRPr="00DE7F64">
        <w:rPr>
          <w:rFonts w:ascii="Times New Roman" w:eastAsia="Times New Roman" w:hAnsi="Times New Roman" w:cs="David" w:hint="cs"/>
          <w:sz w:val="20"/>
          <w:szCs w:val="24"/>
          <w:rtl/>
          <w:lang w:eastAsia="he-IL"/>
          <w:rPrChange w:id="140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04" w:author="Avi Cohen" w:date="2022-05-02T11:52:00Z">
            <w:rPr>
              <w:rFonts w:ascii="Times New Roman" w:eastAsia="Times New Roman" w:hAnsi="Times New Roman" w:cs="David"/>
              <w:sz w:val="20"/>
              <w:szCs w:val="24"/>
              <w:rtl/>
              <w:lang w:eastAsia="he-IL"/>
            </w:rPr>
          </w:rPrChange>
        </w:rPr>
        <w:t xml:space="preserve"> לפי דרישת המזמין</w:t>
      </w:r>
      <w:r w:rsidRPr="00DE7F64">
        <w:rPr>
          <w:rFonts w:ascii="Times New Roman" w:eastAsia="Times New Roman" w:hAnsi="Times New Roman" w:cs="David" w:hint="cs"/>
          <w:sz w:val="20"/>
          <w:szCs w:val="24"/>
          <w:rtl/>
          <w:lang w:eastAsia="he-IL"/>
          <w:rPrChange w:id="140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06" w:author="Avi Cohen" w:date="2022-05-02T11:52:00Z">
            <w:rPr>
              <w:rFonts w:ascii="Times New Roman" w:eastAsia="Times New Roman" w:hAnsi="Times New Roman" w:cs="David"/>
              <w:sz w:val="20"/>
              <w:szCs w:val="24"/>
              <w:rtl/>
              <w:lang w:eastAsia="he-IL"/>
            </w:rPr>
          </w:rPrChange>
        </w:rPr>
        <w:t xml:space="preserve"> לחדש את ש</w:t>
      </w:r>
      <w:r w:rsidRPr="00DE7F64">
        <w:rPr>
          <w:rFonts w:ascii="Times New Roman" w:eastAsia="Times New Roman" w:hAnsi="Times New Roman" w:cs="David" w:hint="cs"/>
          <w:sz w:val="20"/>
          <w:szCs w:val="24"/>
          <w:rtl/>
          <w:lang w:eastAsia="he-IL"/>
          <w:rPrChange w:id="140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08" w:author="Avi Cohen" w:date="2022-05-02T11:52:00Z">
            <w:rPr>
              <w:rFonts w:ascii="Times New Roman" w:eastAsia="Times New Roman" w:hAnsi="Times New Roman" w:cs="David"/>
              <w:sz w:val="20"/>
              <w:szCs w:val="24"/>
              <w:rtl/>
              <w:lang w:eastAsia="he-IL"/>
            </w:rPr>
          </w:rPrChange>
        </w:rPr>
        <w:t>רותי המתכנן ע</w:t>
      </w:r>
      <w:r w:rsidRPr="00DE7F64">
        <w:rPr>
          <w:rFonts w:ascii="Times New Roman" w:eastAsia="Times New Roman" w:hAnsi="Times New Roman" w:cs="David" w:hint="cs"/>
          <w:sz w:val="20"/>
          <w:szCs w:val="24"/>
          <w:rtl/>
          <w:lang w:eastAsia="he-IL"/>
          <w:rPrChange w:id="1409"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410" w:author="Avi Cohen" w:date="2022-05-02T11:52:00Z">
            <w:rPr>
              <w:rFonts w:ascii="Times New Roman" w:eastAsia="Times New Roman" w:hAnsi="Times New Roman" w:cs="David"/>
              <w:sz w:val="20"/>
              <w:szCs w:val="24"/>
              <w:rtl/>
              <w:lang w:eastAsia="he-IL"/>
            </w:rPr>
          </w:rPrChange>
        </w:rPr>
        <w:t xml:space="preserve"> תנאי חוזה</w:t>
      </w:r>
      <w:r w:rsidRPr="00DE7F64">
        <w:rPr>
          <w:rFonts w:ascii="Times New Roman" w:eastAsia="Times New Roman" w:hAnsi="Times New Roman" w:cs="David" w:hint="cs"/>
          <w:sz w:val="20"/>
          <w:szCs w:val="24"/>
          <w:rtl/>
          <w:lang w:eastAsia="he-IL"/>
          <w:rPrChange w:id="1411"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412" w:author="Avi Cohen" w:date="2022-05-02T11:52:00Z">
            <w:rPr>
              <w:rFonts w:ascii="Times New Roman" w:eastAsia="Times New Roman" w:hAnsi="Times New Roman" w:cs="David"/>
              <w:sz w:val="20"/>
              <w:szCs w:val="24"/>
              <w:rtl/>
              <w:lang w:eastAsia="he-IL"/>
            </w:rPr>
          </w:rPrChange>
        </w:rPr>
        <w:t>.</w:t>
      </w:r>
    </w:p>
    <w:p w14:paraId="47505C39"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41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414" w:author="Avi Cohen" w:date="2022-05-02T11:52:00Z">
            <w:rPr>
              <w:rFonts w:ascii="Times New Roman" w:eastAsia="Times New Roman" w:hAnsi="Times New Roman" w:cs="David"/>
              <w:sz w:val="20"/>
              <w:szCs w:val="24"/>
              <w:rtl/>
              <w:lang w:eastAsia="he-IL"/>
            </w:rPr>
          </w:rPrChange>
        </w:rPr>
        <w:t>במקרה שחוזה</w:t>
      </w:r>
      <w:r w:rsidRPr="00DE7F64">
        <w:rPr>
          <w:rFonts w:ascii="Times New Roman" w:eastAsia="Times New Roman" w:hAnsi="Times New Roman" w:cs="David" w:hint="cs"/>
          <w:sz w:val="20"/>
          <w:szCs w:val="24"/>
          <w:rtl/>
          <w:lang w:eastAsia="he-IL"/>
          <w:rPrChange w:id="1415"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416" w:author="Avi Cohen" w:date="2022-05-02T11:52:00Z">
            <w:rPr>
              <w:rFonts w:ascii="Times New Roman" w:eastAsia="Times New Roman" w:hAnsi="Times New Roman" w:cs="David"/>
              <w:sz w:val="20"/>
              <w:szCs w:val="24"/>
              <w:rtl/>
              <w:lang w:eastAsia="he-IL"/>
            </w:rPr>
          </w:rPrChange>
        </w:rPr>
        <w:t xml:space="preserve"> יבוא לידי גמר עקב הפסקת עבודות הפרויקט מחמת כוח עליון (לרבות ע</w:t>
      </w:r>
      <w:r w:rsidRPr="00DE7F64">
        <w:rPr>
          <w:rFonts w:ascii="Times New Roman" w:eastAsia="Times New Roman" w:hAnsi="Times New Roman" w:cs="David" w:hint="cs"/>
          <w:sz w:val="20"/>
          <w:szCs w:val="24"/>
          <w:rtl/>
          <w:lang w:eastAsia="he-IL"/>
          <w:rPrChange w:id="1417"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418" w:author="Avi Cohen" w:date="2022-05-02T11:52:00Z">
            <w:rPr>
              <w:rFonts w:ascii="Times New Roman" w:eastAsia="Times New Roman" w:hAnsi="Times New Roman" w:cs="David"/>
              <w:sz w:val="20"/>
              <w:szCs w:val="24"/>
              <w:rtl/>
              <w:lang w:eastAsia="he-IL"/>
            </w:rPr>
          </w:rPrChange>
        </w:rPr>
        <w:t xml:space="preserve"> מצוות הדין)</w:t>
      </w:r>
      <w:r w:rsidRPr="00DE7F64">
        <w:rPr>
          <w:rFonts w:ascii="Times New Roman" w:eastAsia="Times New Roman" w:hAnsi="Times New Roman" w:cs="David" w:hint="cs"/>
          <w:sz w:val="20"/>
          <w:szCs w:val="24"/>
          <w:rtl/>
          <w:lang w:eastAsia="he-IL"/>
          <w:rPrChange w:id="141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20" w:author="Avi Cohen" w:date="2022-05-02T11:52:00Z">
            <w:rPr>
              <w:rFonts w:ascii="Times New Roman" w:eastAsia="Times New Roman" w:hAnsi="Times New Roman" w:cs="David"/>
              <w:sz w:val="20"/>
              <w:szCs w:val="24"/>
              <w:rtl/>
              <w:lang w:eastAsia="he-IL"/>
            </w:rPr>
          </w:rPrChange>
        </w:rPr>
        <w:t xml:space="preserve"> יהיה המתכנן זכאי לתשלום כמוגדר בסעיף 12.3.2 להלן</w:t>
      </w:r>
      <w:r w:rsidRPr="00DE7F64">
        <w:rPr>
          <w:rFonts w:ascii="Times New Roman" w:eastAsia="Times New Roman" w:hAnsi="Times New Roman" w:cs="David" w:hint="cs"/>
          <w:sz w:val="20"/>
          <w:szCs w:val="24"/>
          <w:rtl/>
          <w:lang w:eastAsia="he-IL"/>
          <w:rPrChange w:id="1421"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22" w:author="Avi Cohen" w:date="2022-05-02T11:52:00Z">
            <w:rPr>
              <w:rFonts w:ascii="Times New Roman" w:eastAsia="Times New Roman" w:hAnsi="Times New Roman" w:cs="David"/>
              <w:sz w:val="20"/>
              <w:szCs w:val="24"/>
              <w:rtl/>
              <w:lang w:eastAsia="he-IL"/>
            </w:rPr>
          </w:rPrChange>
        </w:rPr>
        <w:t xml:space="preserve"> ויחולו הסעיפים 12.1.3 ו- 12.1.4 לעיל.</w:t>
      </w:r>
    </w:p>
    <w:p w14:paraId="70EECD52"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423" w:author="Avi Cohen" w:date="2022-05-02T11:52:00Z">
            <w:rPr>
              <w:rFonts w:ascii="Times New Roman" w:eastAsia="Times New Roman" w:hAnsi="Times New Roman" w:cs="David"/>
              <w:sz w:val="20"/>
              <w:szCs w:val="24"/>
              <w:rtl/>
              <w:lang w:eastAsia="he-IL"/>
            </w:rPr>
          </w:rPrChange>
        </w:rPr>
      </w:pPr>
    </w:p>
    <w:p w14:paraId="1447C218" w14:textId="77777777" w:rsidR="005E50FA" w:rsidRPr="00DE7F64" w:rsidRDefault="005E50FA" w:rsidP="005E50FA">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142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425" w:author="Avi Cohen" w:date="2022-05-02T11:52:00Z">
            <w:rPr>
              <w:rFonts w:ascii="Times New Roman" w:eastAsia="Times New Roman" w:hAnsi="Times New Roman" w:cs="David"/>
              <w:sz w:val="20"/>
              <w:szCs w:val="24"/>
              <w:rtl/>
              <w:lang w:eastAsia="he-IL"/>
            </w:rPr>
          </w:rPrChange>
        </w:rPr>
        <w:t>מבלי לגרוע מזכויות מזמין לפי סעיף 12.1 לעיל</w:t>
      </w:r>
      <w:r w:rsidRPr="00DE7F64">
        <w:rPr>
          <w:rFonts w:ascii="Times New Roman" w:eastAsia="Times New Roman" w:hAnsi="Times New Roman" w:cs="David" w:hint="cs"/>
          <w:sz w:val="20"/>
          <w:szCs w:val="24"/>
          <w:rtl/>
          <w:lang w:eastAsia="he-IL"/>
          <w:rPrChange w:id="142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27" w:author="Avi Cohen" w:date="2022-05-02T11:52:00Z">
            <w:rPr>
              <w:rFonts w:ascii="Times New Roman" w:eastAsia="Times New Roman" w:hAnsi="Times New Roman" w:cs="David"/>
              <w:sz w:val="20"/>
              <w:szCs w:val="24"/>
              <w:rtl/>
              <w:lang w:eastAsia="he-IL"/>
            </w:rPr>
          </w:rPrChange>
        </w:rPr>
        <w:t xml:space="preserve"> זכאי המזמין לבטל חוזה</w:t>
      </w:r>
      <w:r w:rsidRPr="00DE7F64">
        <w:rPr>
          <w:rFonts w:ascii="Times New Roman" w:eastAsia="Times New Roman" w:hAnsi="Times New Roman" w:cs="David" w:hint="cs"/>
          <w:sz w:val="20"/>
          <w:szCs w:val="24"/>
          <w:rtl/>
          <w:lang w:eastAsia="he-IL"/>
          <w:rPrChange w:id="1428"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429" w:author="Avi Cohen" w:date="2022-05-02T11:52:00Z">
            <w:rPr>
              <w:rFonts w:ascii="Times New Roman" w:eastAsia="Times New Roman" w:hAnsi="Times New Roman" w:cs="David"/>
              <w:sz w:val="20"/>
              <w:szCs w:val="24"/>
              <w:rtl/>
              <w:lang w:eastAsia="he-IL"/>
            </w:rPr>
          </w:rPrChange>
        </w:rPr>
        <w:t>, לפי ש</w:t>
      </w:r>
      <w:r w:rsidRPr="00DE7F64">
        <w:rPr>
          <w:rFonts w:ascii="Times New Roman" w:eastAsia="Times New Roman" w:hAnsi="Times New Roman" w:cs="David" w:hint="cs"/>
          <w:sz w:val="20"/>
          <w:szCs w:val="24"/>
          <w:rtl/>
          <w:lang w:eastAsia="he-IL"/>
          <w:rPrChange w:id="143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31" w:author="Avi Cohen" w:date="2022-05-02T11:52:00Z">
            <w:rPr>
              <w:rFonts w:ascii="Times New Roman" w:eastAsia="Times New Roman" w:hAnsi="Times New Roman" w:cs="David"/>
              <w:sz w:val="20"/>
              <w:szCs w:val="24"/>
              <w:rtl/>
              <w:lang w:eastAsia="he-IL"/>
            </w:rPr>
          </w:rPrChange>
        </w:rPr>
        <w:t>קול דעתו הבלעדי</w:t>
      </w:r>
      <w:r w:rsidRPr="00DE7F64">
        <w:rPr>
          <w:rFonts w:ascii="Times New Roman" w:eastAsia="Times New Roman" w:hAnsi="Times New Roman" w:cs="David" w:hint="cs"/>
          <w:sz w:val="20"/>
          <w:szCs w:val="24"/>
          <w:rtl/>
          <w:lang w:eastAsia="he-IL"/>
          <w:rPrChange w:id="1432" w:author="Avi Cohen" w:date="2022-05-02T11:52:00Z">
            <w:rPr>
              <w:rFonts w:ascii="Times New Roman" w:eastAsia="Times New Roman" w:hAnsi="Times New Roman" w:cs="David" w:hint="cs"/>
              <w:sz w:val="20"/>
              <w:szCs w:val="24"/>
              <w:rtl/>
              <w:lang w:eastAsia="he-IL"/>
            </w:rPr>
          </w:rPrChange>
        </w:rPr>
        <w:t xml:space="preserve">, </w:t>
      </w:r>
      <w:r w:rsidRPr="00DE7F64">
        <w:rPr>
          <w:rFonts w:ascii="Times New Roman" w:eastAsia="Times New Roman" w:hAnsi="Times New Roman" w:cs="David"/>
          <w:sz w:val="20"/>
          <w:szCs w:val="24"/>
          <w:rtl/>
          <w:lang w:eastAsia="he-IL"/>
          <w:rPrChange w:id="1433" w:author="Avi Cohen" w:date="2022-05-02T11:52:00Z">
            <w:rPr>
              <w:rFonts w:ascii="Times New Roman" w:eastAsia="Times New Roman" w:hAnsi="Times New Roman" w:cs="David"/>
              <w:sz w:val="20"/>
              <w:szCs w:val="24"/>
              <w:rtl/>
              <w:lang w:eastAsia="he-IL"/>
            </w:rPr>
          </w:rPrChange>
        </w:rPr>
        <w:t>בלא צורך בהודעה מוקדמת</w:t>
      </w:r>
      <w:r w:rsidRPr="00DE7F64">
        <w:rPr>
          <w:rFonts w:ascii="Times New Roman" w:eastAsia="Times New Roman" w:hAnsi="Times New Roman" w:cs="David" w:hint="cs"/>
          <w:sz w:val="20"/>
          <w:szCs w:val="24"/>
          <w:rtl/>
          <w:lang w:eastAsia="he-IL"/>
          <w:rPrChange w:id="143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35" w:author="Avi Cohen" w:date="2022-05-02T11:52:00Z">
            <w:rPr>
              <w:rFonts w:ascii="Times New Roman" w:eastAsia="Times New Roman" w:hAnsi="Times New Roman" w:cs="David"/>
              <w:sz w:val="20"/>
              <w:szCs w:val="24"/>
              <w:rtl/>
              <w:lang w:eastAsia="he-IL"/>
            </w:rPr>
          </w:rPrChange>
        </w:rPr>
        <w:t xml:space="preserve"> בכל אחד מהמקרים הבאים:</w:t>
      </w:r>
    </w:p>
    <w:p w14:paraId="1FEDDD93" w14:textId="77777777" w:rsidR="005E50FA" w:rsidRPr="00DE7F64" w:rsidRDefault="005E50FA" w:rsidP="005E50FA">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143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437" w:author="Avi Cohen" w:date="2022-05-02T11:52:00Z">
            <w:rPr>
              <w:rFonts w:ascii="Times New Roman" w:eastAsia="Times New Roman" w:hAnsi="Times New Roman" w:cs="David"/>
              <w:sz w:val="20"/>
              <w:szCs w:val="24"/>
              <w:rtl/>
              <w:lang w:eastAsia="he-IL"/>
            </w:rPr>
          </w:rPrChange>
        </w:rPr>
        <w:t>המתכנן הפר ו/או לא קיים איזה מהוראות החוזה ולא ת</w:t>
      </w:r>
      <w:r w:rsidRPr="00DE7F64">
        <w:rPr>
          <w:rFonts w:ascii="Times New Roman" w:eastAsia="Times New Roman" w:hAnsi="Times New Roman" w:cs="David" w:hint="cs"/>
          <w:sz w:val="20"/>
          <w:szCs w:val="24"/>
          <w:rtl/>
          <w:lang w:eastAsia="he-IL"/>
          <w:rPrChange w:id="143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39" w:author="Avi Cohen" w:date="2022-05-02T11:52:00Z">
            <w:rPr>
              <w:rFonts w:ascii="Times New Roman" w:eastAsia="Times New Roman" w:hAnsi="Times New Roman" w:cs="David"/>
              <w:sz w:val="20"/>
              <w:szCs w:val="24"/>
              <w:rtl/>
              <w:lang w:eastAsia="he-IL"/>
            </w:rPr>
          </w:rPrChange>
        </w:rPr>
        <w:t xml:space="preserve">קן </w:t>
      </w:r>
      <w:r w:rsidRPr="00DE7F64">
        <w:rPr>
          <w:rFonts w:ascii="Times New Roman" w:eastAsia="Times New Roman" w:hAnsi="Times New Roman" w:cs="David" w:hint="cs"/>
          <w:sz w:val="20"/>
          <w:szCs w:val="24"/>
          <w:rtl/>
          <w:lang w:eastAsia="he-IL"/>
          <w:rPrChange w:id="1440" w:author="Avi Cohen" w:date="2022-05-02T11:52:00Z">
            <w:rPr>
              <w:rFonts w:ascii="Times New Roman" w:eastAsia="Times New Roman" w:hAnsi="Times New Roman" w:cs="David" w:hint="cs"/>
              <w:sz w:val="20"/>
              <w:szCs w:val="24"/>
              <w:rtl/>
              <w:lang w:eastAsia="he-IL"/>
            </w:rPr>
          </w:rPrChange>
        </w:rPr>
        <w:t>את ה</w:t>
      </w:r>
      <w:r w:rsidRPr="00DE7F64">
        <w:rPr>
          <w:rFonts w:ascii="Times New Roman" w:eastAsia="Times New Roman" w:hAnsi="Times New Roman" w:cs="David"/>
          <w:sz w:val="20"/>
          <w:szCs w:val="24"/>
          <w:rtl/>
          <w:lang w:eastAsia="he-IL"/>
          <w:rPrChange w:id="1441" w:author="Avi Cohen" w:date="2022-05-02T11:52:00Z">
            <w:rPr>
              <w:rFonts w:ascii="Times New Roman" w:eastAsia="Times New Roman" w:hAnsi="Times New Roman" w:cs="David"/>
              <w:sz w:val="20"/>
              <w:szCs w:val="24"/>
              <w:rtl/>
              <w:lang w:eastAsia="he-IL"/>
            </w:rPr>
          </w:rPrChange>
        </w:rPr>
        <w:t>הפרה</w:t>
      </w:r>
      <w:r w:rsidRPr="00DE7F64">
        <w:rPr>
          <w:rFonts w:ascii="Times New Roman" w:eastAsia="Times New Roman" w:hAnsi="Times New Roman" w:cs="David" w:hint="cs"/>
          <w:sz w:val="20"/>
          <w:szCs w:val="24"/>
          <w:rtl/>
          <w:lang w:eastAsia="he-IL"/>
          <w:rPrChange w:id="1442" w:author="Avi Cohen" w:date="2022-05-02T11:52:00Z">
            <w:rPr>
              <w:rFonts w:ascii="Times New Roman" w:eastAsia="Times New Roman" w:hAnsi="Times New Roman" w:cs="David" w:hint="cs"/>
              <w:sz w:val="20"/>
              <w:szCs w:val="24"/>
              <w:rtl/>
              <w:lang w:eastAsia="he-IL"/>
            </w:rPr>
          </w:rPrChange>
        </w:rPr>
        <w:t xml:space="preserve"> כאמור,</w:t>
      </w:r>
      <w:r w:rsidRPr="00DE7F64">
        <w:rPr>
          <w:rFonts w:ascii="Times New Roman" w:eastAsia="Times New Roman" w:hAnsi="Times New Roman" w:cs="David"/>
          <w:sz w:val="20"/>
          <w:szCs w:val="24"/>
          <w:rtl/>
          <w:lang w:eastAsia="he-IL"/>
          <w:rPrChange w:id="1443" w:author="Avi Cohen" w:date="2022-05-02T11:52:00Z">
            <w:rPr>
              <w:rFonts w:ascii="Times New Roman" w:eastAsia="Times New Roman" w:hAnsi="Times New Roman" w:cs="David"/>
              <w:sz w:val="20"/>
              <w:szCs w:val="24"/>
              <w:rtl/>
              <w:lang w:eastAsia="he-IL"/>
            </w:rPr>
          </w:rPrChange>
        </w:rPr>
        <w:t xml:space="preserve"> לאחר שק</w:t>
      </w:r>
      <w:r w:rsidRPr="00DE7F64">
        <w:rPr>
          <w:rFonts w:ascii="Times New Roman" w:eastAsia="Times New Roman" w:hAnsi="Times New Roman" w:cs="David" w:hint="cs"/>
          <w:sz w:val="20"/>
          <w:szCs w:val="24"/>
          <w:rtl/>
          <w:lang w:eastAsia="he-IL"/>
          <w:rPrChange w:id="144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45" w:author="Avi Cohen" w:date="2022-05-02T11:52:00Z">
            <w:rPr>
              <w:rFonts w:ascii="Times New Roman" w:eastAsia="Times New Roman" w:hAnsi="Times New Roman" w:cs="David"/>
              <w:sz w:val="20"/>
              <w:szCs w:val="24"/>
              <w:rtl/>
              <w:lang w:eastAsia="he-IL"/>
            </w:rPr>
          </w:rPrChange>
        </w:rPr>
        <w:t>בל התראה על כך מהמזמין בתוך הזמן הנקוב בהתראה.</w:t>
      </w:r>
    </w:p>
    <w:p w14:paraId="035A157E" w14:textId="77777777" w:rsidR="005E50FA" w:rsidRPr="00DE7F64" w:rsidRDefault="005E50FA" w:rsidP="005E50FA">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144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447" w:author="Avi Cohen" w:date="2022-05-02T11:52:00Z">
            <w:rPr>
              <w:rFonts w:ascii="Times New Roman" w:eastAsia="Times New Roman" w:hAnsi="Times New Roman" w:cs="David"/>
              <w:sz w:val="20"/>
              <w:szCs w:val="24"/>
              <w:rtl/>
              <w:lang w:eastAsia="he-IL"/>
            </w:rPr>
          </w:rPrChange>
        </w:rPr>
        <w:t>המזמין התרה במתכנן</w:t>
      </w:r>
      <w:r w:rsidRPr="00DE7F64">
        <w:rPr>
          <w:rFonts w:ascii="Times New Roman" w:eastAsia="Times New Roman" w:hAnsi="Times New Roman" w:cs="David" w:hint="cs"/>
          <w:sz w:val="20"/>
          <w:szCs w:val="24"/>
          <w:rtl/>
          <w:lang w:eastAsia="he-IL"/>
          <w:rPrChange w:id="144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49" w:author="Avi Cohen" w:date="2022-05-02T11:52:00Z">
            <w:rPr>
              <w:rFonts w:ascii="Times New Roman" w:eastAsia="Times New Roman" w:hAnsi="Times New Roman" w:cs="David"/>
              <w:sz w:val="20"/>
              <w:szCs w:val="24"/>
              <w:rtl/>
              <w:lang w:eastAsia="he-IL"/>
            </w:rPr>
          </w:rPrChange>
        </w:rPr>
        <w:t xml:space="preserve"> שאין הוא מבצע את עבודתו בצורה המבטיחה את ב</w:t>
      </w:r>
      <w:r w:rsidRPr="00DE7F64">
        <w:rPr>
          <w:rFonts w:ascii="Times New Roman" w:eastAsia="Times New Roman" w:hAnsi="Times New Roman" w:cs="David" w:hint="cs"/>
          <w:sz w:val="20"/>
          <w:szCs w:val="24"/>
          <w:rtl/>
          <w:lang w:eastAsia="he-IL"/>
          <w:rPrChange w:id="145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51" w:author="Avi Cohen" w:date="2022-05-02T11:52:00Z">
            <w:rPr>
              <w:rFonts w:ascii="Times New Roman" w:eastAsia="Times New Roman" w:hAnsi="Times New Roman" w:cs="David"/>
              <w:sz w:val="20"/>
              <w:szCs w:val="24"/>
              <w:rtl/>
              <w:lang w:eastAsia="he-IL"/>
            </w:rPr>
          </w:rPrChange>
        </w:rPr>
        <w:t>צועה התקין ו/או התקדמותה וסיומה לפי לוח הזמנים, והמתכנן לא נקט בצעדים המבטיחים לדעת המזמין את ב</w:t>
      </w:r>
      <w:r w:rsidRPr="00DE7F64">
        <w:rPr>
          <w:rFonts w:ascii="Times New Roman" w:eastAsia="Times New Roman" w:hAnsi="Times New Roman" w:cs="David" w:hint="cs"/>
          <w:sz w:val="20"/>
          <w:szCs w:val="24"/>
          <w:rtl/>
          <w:lang w:eastAsia="he-IL"/>
          <w:rPrChange w:id="145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53" w:author="Avi Cohen" w:date="2022-05-02T11:52:00Z">
            <w:rPr>
              <w:rFonts w:ascii="Times New Roman" w:eastAsia="Times New Roman" w:hAnsi="Times New Roman" w:cs="David"/>
              <w:sz w:val="20"/>
              <w:szCs w:val="24"/>
              <w:rtl/>
              <w:lang w:eastAsia="he-IL"/>
            </w:rPr>
          </w:rPrChange>
        </w:rPr>
        <w:t>צועה התקין ו/או התקדמותה וסיומה לפי לוח הזמנים.</w:t>
      </w:r>
    </w:p>
    <w:p w14:paraId="31F72205" w14:textId="77777777" w:rsidR="005E50FA" w:rsidRPr="00DE7F64" w:rsidRDefault="005E50FA" w:rsidP="005E50FA">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145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455" w:author="Avi Cohen" w:date="2022-05-02T11:52:00Z">
            <w:rPr>
              <w:rFonts w:ascii="Times New Roman" w:eastAsia="Times New Roman" w:hAnsi="Times New Roman" w:cs="David"/>
              <w:sz w:val="20"/>
              <w:szCs w:val="24"/>
              <w:rtl/>
              <w:lang w:eastAsia="he-IL"/>
            </w:rPr>
          </w:rPrChange>
        </w:rPr>
        <w:t>המתכנן הפר את הוראת סעיף 7.5 לעיל.</w:t>
      </w:r>
    </w:p>
    <w:p w14:paraId="70E0E9D6" w14:textId="77777777" w:rsidR="005E50FA" w:rsidRPr="00DE7F64" w:rsidRDefault="005E50FA" w:rsidP="005E50FA">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Change w:id="1456"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457" w:author="Avi Cohen" w:date="2022-05-02T11:52:00Z">
            <w:rPr>
              <w:rFonts w:ascii="Times New Roman" w:eastAsia="Times New Roman" w:hAnsi="Times New Roman" w:cs="David"/>
              <w:sz w:val="20"/>
              <w:szCs w:val="24"/>
              <w:rtl/>
              <w:lang w:eastAsia="he-IL"/>
            </w:rPr>
          </w:rPrChange>
        </w:rPr>
        <w:t>נבצר מהמתכנן או מהמנהל הראשי לקיים את ה</w:t>
      </w:r>
      <w:r w:rsidRPr="00DE7F64">
        <w:rPr>
          <w:rFonts w:ascii="Times New Roman" w:eastAsia="Times New Roman" w:hAnsi="Times New Roman" w:cs="David" w:hint="cs"/>
          <w:sz w:val="20"/>
          <w:szCs w:val="24"/>
          <w:rtl/>
          <w:lang w:eastAsia="he-IL"/>
          <w:rPrChange w:id="1458" w:author="Avi Cohen" w:date="2022-05-02T11:52:00Z">
            <w:rPr>
              <w:rFonts w:ascii="Times New Roman" w:eastAsia="Times New Roman" w:hAnsi="Times New Roman" w:cs="David" w:hint="cs"/>
              <w:sz w:val="20"/>
              <w:szCs w:val="24"/>
              <w:rtl/>
              <w:lang w:eastAsia="he-IL"/>
            </w:rPr>
          </w:rPrChange>
        </w:rPr>
        <w:t xml:space="preserve">וראות </w:t>
      </w:r>
      <w:r w:rsidRPr="00DE7F64">
        <w:rPr>
          <w:rFonts w:ascii="Times New Roman" w:eastAsia="Times New Roman" w:hAnsi="Times New Roman" w:cs="David"/>
          <w:sz w:val="20"/>
          <w:szCs w:val="24"/>
          <w:rtl/>
          <w:lang w:eastAsia="he-IL"/>
          <w:rPrChange w:id="1459" w:author="Avi Cohen" w:date="2022-05-02T11:52:00Z">
            <w:rPr>
              <w:rFonts w:ascii="Times New Roman" w:eastAsia="Times New Roman" w:hAnsi="Times New Roman" w:cs="David"/>
              <w:sz w:val="20"/>
              <w:szCs w:val="24"/>
              <w:rtl/>
              <w:lang w:eastAsia="he-IL"/>
            </w:rPr>
          </w:rPrChange>
        </w:rPr>
        <w:t>חוזה</w:t>
      </w:r>
      <w:r w:rsidRPr="00DE7F64">
        <w:rPr>
          <w:rFonts w:ascii="Times New Roman" w:eastAsia="Times New Roman" w:hAnsi="Times New Roman" w:cs="David" w:hint="cs"/>
          <w:sz w:val="20"/>
          <w:szCs w:val="24"/>
          <w:rtl/>
          <w:lang w:eastAsia="he-IL"/>
          <w:rPrChange w:id="1460"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461" w:author="Avi Cohen" w:date="2022-05-02T11:52:00Z">
            <w:rPr>
              <w:rFonts w:ascii="Times New Roman" w:eastAsia="Times New Roman" w:hAnsi="Times New Roman" w:cs="David"/>
              <w:sz w:val="20"/>
              <w:szCs w:val="24"/>
              <w:rtl/>
              <w:lang w:eastAsia="he-IL"/>
            </w:rPr>
          </w:rPrChange>
        </w:rPr>
        <w:t xml:space="preserve"> מסיבת מחלה או מכל סיבה אחרת שהיא. מבלי לפגוע בכלליות האמור לעיל</w:t>
      </w:r>
      <w:r w:rsidRPr="00DE7F64">
        <w:rPr>
          <w:rFonts w:ascii="Times New Roman" w:eastAsia="Times New Roman" w:hAnsi="Times New Roman" w:cs="David" w:hint="cs"/>
          <w:sz w:val="20"/>
          <w:szCs w:val="24"/>
          <w:rtl/>
          <w:lang w:eastAsia="he-IL"/>
          <w:rPrChange w:id="146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63" w:author="Avi Cohen" w:date="2022-05-02T11:52:00Z">
            <w:rPr>
              <w:rFonts w:ascii="Times New Roman" w:eastAsia="Times New Roman" w:hAnsi="Times New Roman" w:cs="David"/>
              <w:sz w:val="20"/>
              <w:szCs w:val="24"/>
              <w:rtl/>
              <w:lang w:eastAsia="he-IL"/>
            </w:rPr>
          </w:rPrChange>
        </w:rPr>
        <w:t xml:space="preserve"> יחול הסעיף אם המנהל הראשי במשרד המתכנן נפטר, המתכנן פשט רגל, או נעשה בלתי כש</w:t>
      </w:r>
      <w:r w:rsidRPr="00DE7F64">
        <w:rPr>
          <w:rFonts w:ascii="Times New Roman" w:eastAsia="Times New Roman" w:hAnsi="Times New Roman" w:cs="David" w:hint="cs"/>
          <w:sz w:val="20"/>
          <w:szCs w:val="24"/>
          <w:rtl/>
          <w:lang w:eastAsia="he-IL"/>
          <w:rPrChange w:id="146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65" w:author="Avi Cohen" w:date="2022-05-02T11:52:00Z">
            <w:rPr>
              <w:rFonts w:ascii="Times New Roman" w:eastAsia="Times New Roman" w:hAnsi="Times New Roman" w:cs="David"/>
              <w:sz w:val="20"/>
              <w:szCs w:val="24"/>
              <w:rtl/>
              <w:lang w:eastAsia="he-IL"/>
            </w:rPr>
          </w:rPrChange>
        </w:rPr>
        <w:t>ר לפעולה משפטית או בלתי כש</w:t>
      </w:r>
      <w:r w:rsidRPr="00DE7F64">
        <w:rPr>
          <w:rFonts w:ascii="Times New Roman" w:eastAsia="Times New Roman" w:hAnsi="Times New Roman" w:cs="David" w:hint="cs"/>
          <w:sz w:val="20"/>
          <w:szCs w:val="24"/>
          <w:rtl/>
          <w:lang w:eastAsia="he-IL"/>
          <w:rPrChange w:id="146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67" w:author="Avi Cohen" w:date="2022-05-02T11:52:00Z">
            <w:rPr>
              <w:rFonts w:ascii="Times New Roman" w:eastAsia="Times New Roman" w:hAnsi="Times New Roman" w:cs="David"/>
              <w:sz w:val="20"/>
              <w:szCs w:val="24"/>
              <w:rtl/>
              <w:lang w:eastAsia="he-IL"/>
            </w:rPr>
          </w:rPrChange>
        </w:rPr>
        <w:t>ר למתן שירותי המתכנן או אם ארע אירוע דומה.</w:t>
      </w:r>
    </w:p>
    <w:p w14:paraId="7F77B6A4" w14:textId="77777777" w:rsidR="005E50FA" w:rsidRPr="00DE7F64" w:rsidRDefault="005E50FA" w:rsidP="005E50FA">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Change w:id="1468"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469" w:author="Avi Cohen" w:date="2022-05-02T11:52:00Z">
            <w:rPr>
              <w:rFonts w:ascii="Times New Roman" w:eastAsia="Times New Roman" w:hAnsi="Times New Roman" w:cs="David"/>
              <w:sz w:val="20"/>
              <w:szCs w:val="24"/>
              <w:rtl/>
              <w:lang w:eastAsia="he-IL"/>
            </w:rPr>
          </w:rPrChange>
        </w:rPr>
        <w:t>חל שינוי בהחזקת המניות ו/או בהרכב המנהלים של המתכנן.</w:t>
      </w:r>
    </w:p>
    <w:p w14:paraId="2EA6B42E" w14:textId="77777777" w:rsidR="005E50FA" w:rsidRPr="00DE7F64" w:rsidRDefault="005E50FA" w:rsidP="005E50FA">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1470" w:author="Avi Cohen" w:date="2022-05-02T11:52:00Z">
            <w:rPr>
              <w:rFonts w:ascii="Times New Roman" w:eastAsia="Times New Roman" w:hAnsi="Times New Roman" w:cs="David"/>
              <w:sz w:val="20"/>
              <w:szCs w:val="24"/>
              <w:rtl/>
              <w:lang w:eastAsia="he-IL"/>
            </w:rPr>
          </w:rPrChange>
        </w:rPr>
      </w:pPr>
      <w:r w:rsidRPr="00DE7F64">
        <w:rPr>
          <w:rFonts w:cs="David" w:hint="cs"/>
          <w:szCs w:val="24"/>
          <w:rtl/>
          <w:rPrChange w:id="1471" w:author="Avi Cohen" w:date="2022-05-02T11:52:00Z">
            <w:rPr>
              <w:rFonts w:cs="David" w:hint="cs"/>
              <w:szCs w:val="24"/>
              <w:rtl/>
            </w:rPr>
          </w:rPrChange>
        </w:rPr>
        <w:t>היועץ ה</w:t>
      </w:r>
      <w:r w:rsidRPr="00DE7F64">
        <w:rPr>
          <w:rFonts w:cs="David"/>
          <w:szCs w:val="24"/>
          <w:rtl/>
          <w:rPrChange w:id="1472" w:author="Avi Cohen" w:date="2022-05-02T11:52:00Z">
            <w:rPr>
              <w:rFonts w:cs="David"/>
              <w:szCs w:val="24"/>
              <w:rtl/>
            </w:rPr>
          </w:rPrChange>
        </w:rPr>
        <w:t xml:space="preserve">פסיק לקיים שגרת עבודה סדירה </w:t>
      </w:r>
      <w:r w:rsidRPr="00DE7F64">
        <w:rPr>
          <w:rFonts w:cs="David" w:hint="cs"/>
          <w:szCs w:val="24"/>
          <w:rtl/>
          <w:rPrChange w:id="1473" w:author="Avi Cohen" w:date="2022-05-02T11:52:00Z">
            <w:rPr>
              <w:rFonts w:cs="David" w:hint="cs"/>
              <w:szCs w:val="24"/>
              <w:rtl/>
            </w:rPr>
          </w:rPrChange>
        </w:rPr>
        <w:t xml:space="preserve">ורצופה </w:t>
      </w:r>
      <w:r w:rsidRPr="00DE7F64">
        <w:rPr>
          <w:rFonts w:cs="David"/>
          <w:szCs w:val="24"/>
          <w:rtl/>
          <w:rPrChange w:id="1474" w:author="Avi Cohen" w:date="2022-05-02T11:52:00Z">
            <w:rPr>
              <w:rFonts w:cs="David"/>
              <w:szCs w:val="24"/>
              <w:rtl/>
            </w:rPr>
          </w:rPrChange>
        </w:rPr>
        <w:t xml:space="preserve">וסגר את </w:t>
      </w:r>
      <w:r w:rsidRPr="00DE7F64">
        <w:rPr>
          <w:rFonts w:cs="David"/>
          <w:szCs w:val="24"/>
          <w:rtl/>
          <w:rPrChange w:id="1475" w:author="Avi Cohen" w:date="2022-05-02T11:52:00Z">
            <w:rPr>
              <w:rFonts w:cs="David"/>
              <w:szCs w:val="24"/>
              <w:rtl/>
            </w:rPr>
          </w:rPrChange>
        </w:rPr>
        <w:lastRenderedPageBreak/>
        <w:t>עסקיו לתקופה העולה על</w:t>
      </w:r>
      <w:r w:rsidRPr="00DE7F64">
        <w:rPr>
          <w:rFonts w:cs="David"/>
          <w:szCs w:val="24"/>
          <w:rPrChange w:id="1476" w:author="Avi Cohen" w:date="2022-05-02T11:52:00Z">
            <w:rPr>
              <w:rFonts w:cs="David"/>
              <w:szCs w:val="24"/>
            </w:rPr>
          </w:rPrChange>
        </w:rPr>
        <w:t xml:space="preserve"> </w:t>
      </w:r>
      <w:r w:rsidRPr="00DE7F64">
        <w:rPr>
          <w:rFonts w:cs="David" w:hint="cs"/>
          <w:szCs w:val="24"/>
          <w:rtl/>
          <w:rPrChange w:id="1477" w:author="Avi Cohen" w:date="2022-05-02T11:52:00Z">
            <w:rPr>
              <w:rFonts w:cs="David" w:hint="cs"/>
              <w:szCs w:val="24"/>
              <w:rtl/>
            </w:rPr>
          </w:rPrChange>
        </w:rPr>
        <w:t>10</w:t>
      </w:r>
      <w:r w:rsidRPr="00DE7F64">
        <w:rPr>
          <w:rFonts w:cs="David"/>
          <w:szCs w:val="24"/>
          <w:rtl/>
          <w:rPrChange w:id="1478" w:author="Avi Cohen" w:date="2022-05-02T11:52:00Z">
            <w:rPr>
              <w:rFonts w:cs="David"/>
              <w:szCs w:val="24"/>
              <w:rtl/>
            </w:rPr>
          </w:rPrChange>
        </w:rPr>
        <w:t xml:space="preserve"> </w:t>
      </w:r>
      <w:r w:rsidRPr="00DE7F64">
        <w:rPr>
          <w:rFonts w:cs="David" w:hint="cs"/>
          <w:szCs w:val="24"/>
          <w:rtl/>
          <w:rPrChange w:id="1479" w:author="Avi Cohen" w:date="2022-05-02T11:52:00Z">
            <w:rPr>
              <w:rFonts w:cs="David" w:hint="cs"/>
              <w:szCs w:val="24"/>
              <w:rtl/>
            </w:rPr>
          </w:rPrChange>
        </w:rPr>
        <w:t>ימים.</w:t>
      </w:r>
    </w:p>
    <w:p w14:paraId="4C5B1344" w14:textId="77777777" w:rsidR="005E50FA" w:rsidRPr="00DE7F64" w:rsidRDefault="005E50FA" w:rsidP="005E50FA">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1480" w:author="Avi Cohen" w:date="2022-05-02T11:52:00Z">
            <w:rPr>
              <w:rFonts w:ascii="Times New Roman" w:eastAsia="Times New Roman" w:hAnsi="Times New Roman" w:cs="David"/>
              <w:sz w:val="20"/>
              <w:szCs w:val="24"/>
              <w:rtl/>
              <w:lang w:eastAsia="he-IL"/>
            </w:rPr>
          </w:rPrChange>
        </w:rPr>
      </w:pPr>
      <w:r w:rsidRPr="00DE7F64">
        <w:rPr>
          <w:rFonts w:cs="David"/>
          <w:sz w:val="18"/>
          <w:szCs w:val="24"/>
          <w:rtl/>
          <w:rPrChange w:id="1481" w:author="Avi Cohen" w:date="2022-05-02T11:52:00Z">
            <w:rPr>
              <w:rFonts w:cs="David"/>
              <w:sz w:val="18"/>
              <w:szCs w:val="24"/>
              <w:rtl/>
            </w:rPr>
          </w:rPrChange>
        </w:rPr>
        <w:t>פק</w:t>
      </w:r>
      <w:r w:rsidRPr="00DE7F64">
        <w:rPr>
          <w:rFonts w:cs="David"/>
          <w:szCs w:val="24"/>
          <w:rtl/>
          <w:rPrChange w:id="1482" w:author="Avi Cohen" w:date="2022-05-02T11:52:00Z">
            <w:rPr>
              <w:rFonts w:cs="David"/>
              <w:szCs w:val="24"/>
              <w:rtl/>
            </w:rPr>
          </w:rPrChange>
        </w:rPr>
        <w:t>ע הב</w:t>
      </w:r>
      <w:r w:rsidRPr="00DE7F64">
        <w:rPr>
          <w:rFonts w:cs="David" w:hint="cs"/>
          <w:szCs w:val="24"/>
          <w:rtl/>
          <w:rPrChange w:id="1483" w:author="Avi Cohen" w:date="2022-05-02T11:52:00Z">
            <w:rPr>
              <w:rFonts w:cs="David" w:hint="cs"/>
              <w:szCs w:val="24"/>
              <w:rtl/>
            </w:rPr>
          </w:rPrChange>
        </w:rPr>
        <w:t>י</w:t>
      </w:r>
      <w:r w:rsidRPr="00DE7F64">
        <w:rPr>
          <w:rFonts w:cs="David"/>
          <w:szCs w:val="24"/>
          <w:rtl/>
          <w:rPrChange w:id="1484" w:author="Avi Cohen" w:date="2022-05-02T11:52:00Z">
            <w:rPr>
              <w:rFonts w:cs="David"/>
              <w:szCs w:val="24"/>
              <w:rtl/>
            </w:rPr>
          </w:rPrChange>
        </w:rPr>
        <w:t>טוח של היועץ</w:t>
      </w:r>
      <w:r w:rsidRPr="00DE7F64">
        <w:rPr>
          <w:rFonts w:cs="David" w:hint="cs"/>
          <w:szCs w:val="24"/>
          <w:rtl/>
          <w:rPrChange w:id="1485" w:author="Avi Cohen" w:date="2022-05-02T11:52:00Z">
            <w:rPr>
              <w:rFonts w:cs="David" w:hint="cs"/>
              <w:szCs w:val="24"/>
              <w:rtl/>
            </w:rPr>
          </w:rPrChange>
        </w:rPr>
        <w:t xml:space="preserve"> הנדרש על פי הוראות הסכם זה</w:t>
      </w:r>
      <w:r w:rsidRPr="00DE7F64">
        <w:rPr>
          <w:rFonts w:cs="David"/>
          <w:szCs w:val="24"/>
          <w:rtl/>
          <w:rPrChange w:id="1486" w:author="Avi Cohen" w:date="2022-05-02T11:52:00Z">
            <w:rPr>
              <w:rFonts w:cs="David"/>
              <w:szCs w:val="24"/>
              <w:rtl/>
            </w:rPr>
          </w:rPrChange>
        </w:rPr>
        <w:t xml:space="preserve"> או שהב</w:t>
      </w:r>
      <w:r w:rsidRPr="00DE7F64">
        <w:rPr>
          <w:rFonts w:cs="David" w:hint="cs"/>
          <w:szCs w:val="24"/>
          <w:rtl/>
          <w:rPrChange w:id="1487" w:author="Avi Cohen" w:date="2022-05-02T11:52:00Z">
            <w:rPr>
              <w:rFonts w:cs="David" w:hint="cs"/>
              <w:szCs w:val="24"/>
              <w:rtl/>
            </w:rPr>
          </w:rPrChange>
        </w:rPr>
        <w:t>י</w:t>
      </w:r>
      <w:r w:rsidRPr="00DE7F64">
        <w:rPr>
          <w:rFonts w:cs="David"/>
          <w:szCs w:val="24"/>
          <w:rtl/>
          <w:rPrChange w:id="1488" w:author="Avi Cohen" w:date="2022-05-02T11:52:00Z">
            <w:rPr>
              <w:rFonts w:cs="David"/>
              <w:szCs w:val="24"/>
              <w:rtl/>
            </w:rPr>
          </w:rPrChange>
        </w:rPr>
        <w:t xml:space="preserve">טוח אינו עונה על דרישות הסכם זה ולא חודש בתוך </w:t>
      </w:r>
      <w:r w:rsidRPr="00DE7F64">
        <w:rPr>
          <w:rFonts w:cs="David" w:hint="cs"/>
          <w:szCs w:val="24"/>
          <w:rtl/>
          <w:rPrChange w:id="1489" w:author="Avi Cohen" w:date="2022-05-02T11:52:00Z">
            <w:rPr>
              <w:rFonts w:cs="David" w:hint="cs"/>
              <w:szCs w:val="24"/>
              <w:rtl/>
            </w:rPr>
          </w:rPrChange>
        </w:rPr>
        <w:t>3</w:t>
      </w:r>
      <w:r w:rsidRPr="00DE7F64">
        <w:rPr>
          <w:rFonts w:cs="David"/>
          <w:szCs w:val="24"/>
          <w:rtl/>
          <w:rPrChange w:id="1490" w:author="Avi Cohen" w:date="2022-05-02T11:52:00Z">
            <w:rPr>
              <w:rFonts w:cs="David"/>
              <w:szCs w:val="24"/>
              <w:rtl/>
            </w:rPr>
          </w:rPrChange>
        </w:rPr>
        <w:t xml:space="preserve"> ימי עסקים מדרישת המפקח ו/או המזמין</w:t>
      </w:r>
      <w:r w:rsidRPr="00DE7F64">
        <w:rPr>
          <w:rFonts w:cs="David" w:hint="cs"/>
          <w:sz w:val="18"/>
          <w:szCs w:val="24"/>
          <w:rtl/>
          <w:rPrChange w:id="1491" w:author="Avi Cohen" w:date="2022-05-02T11:52:00Z">
            <w:rPr>
              <w:rFonts w:cs="David" w:hint="cs"/>
              <w:sz w:val="18"/>
              <w:szCs w:val="24"/>
              <w:rtl/>
            </w:rPr>
          </w:rPrChange>
        </w:rPr>
        <w:t>.</w:t>
      </w:r>
    </w:p>
    <w:p w14:paraId="5CFEE747" w14:textId="77777777" w:rsidR="005E50FA" w:rsidRPr="00DE7F64" w:rsidRDefault="005E50FA" w:rsidP="005E50FA">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149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493" w:author="Avi Cohen" w:date="2022-05-02T11:52:00Z">
            <w:rPr>
              <w:rFonts w:ascii="Times New Roman" w:eastAsia="Times New Roman" w:hAnsi="Times New Roman" w:cs="David"/>
              <w:sz w:val="20"/>
              <w:szCs w:val="24"/>
              <w:rtl/>
              <w:lang w:eastAsia="he-IL"/>
            </w:rPr>
          </w:rPrChange>
        </w:rPr>
        <w:t>בוטל החוזה כאמור בסעיף 12.3.1 לעיל</w:t>
      </w:r>
      <w:r w:rsidRPr="00DE7F64">
        <w:rPr>
          <w:rFonts w:ascii="Times New Roman" w:eastAsia="Times New Roman" w:hAnsi="Times New Roman" w:cs="David" w:hint="cs"/>
          <w:sz w:val="20"/>
          <w:szCs w:val="24"/>
          <w:rtl/>
          <w:lang w:eastAsia="he-IL"/>
          <w:rPrChange w:id="149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495" w:author="Avi Cohen" w:date="2022-05-02T11:52:00Z">
            <w:rPr>
              <w:rFonts w:ascii="Times New Roman" w:eastAsia="Times New Roman" w:hAnsi="Times New Roman" w:cs="David"/>
              <w:sz w:val="20"/>
              <w:szCs w:val="24"/>
              <w:rtl/>
              <w:lang w:eastAsia="he-IL"/>
            </w:rPr>
          </w:rPrChange>
        </w:rPr>
        <w:t xml:space="preserve"> ישלם המזמין למתכנן שכר בעד אותו קטע מקטעי הפרויקט ו/או שלב משרותי המתכנן שהוא ב</w:t>
      </w:r>
      <w:r w:rsidRPr="00DE7F64">
        <w:rPr>
          <w:rFonts w:ascii="Times New Roman" w:eastAsia="Times New Roman" w:hAnsi="Times New Roman" w:cs="David" w:hint="cs"/>
          <w:sz w:val="20"/>
          <w:szCs w:val="24"/>
          <w:rtl/>
          <w:lang w:eastAsia="he-IL"/>
          <w:rPrChange w:id="149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97" w:author="Avi Cohen" w:date="2022-05-02T11:52:00Z">
            <w:rPr>
              <w:rFonts w:ascii="Times New Roman" w:eastAsia="Times New Roman" w:hAnsi="Times New Roman" w:cs="David"/>
              <w:sz w:val="20"/>
              <w:szCs w:val="24"/>
              <w:rtl/>
              <w:lang w:eastAsia="he-IL"/>
            </w:rPr>
          </w:rPrChange>
        </w:rPr>
        <w:t>צע עד לב</w:t>
      </w:r>
      <w:r w:rsidRPr="00DE7F64">
        <w:rPr>
          <w:rFonts w:ascii="Times New Roman" w:eastAsia="Times New Roman" w:hAnsi="Times New Roman" w:cs="David" w:hint="cs"/>
          <w:sz w:val="20"/>
          <w:szCs w:val="24"/>
          <w:rtl/>
          <w:lang w:eastAsia="he-IL"/>
          <w:rPrChange w:id="149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499" w:author="Avi Cohen" w:date="2022-05-02T11:52:00Z">
            <w:rPr>
              <w:rFonts w:ascii="Times New Roman" w:eastAsia="Times New Roman" w:hAnsi="Times New Roman" w:cs="David"/>
              <w:sz w:val="20"/>
              <w:szCs w:val="24"/>
              <w:rtl/>
              <w:lang w:eastAsia="he-IL"/>
            </w:rPr>
          </w:rPrChange>
        </w:rPr>
        <w:t>טול החוזה</w:t>
      </w:r>
      <w:r w:rsidRPr="00DE7F64">
        <w:rPr>
          <w:rFonts w:ascii="Times New Roman" w:eastAsia="Times New Roman" w:hAnsi="Times New Roman" w:cs="David" w:hint="cs"/>
          <w:sz w:val="20"/>
          <w:szCs w:val="24"/>
          <w:rtl/>
          <w:lang w:eastAsia="he-IL"/>
          <w:rPrChange w:id="150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501" w:author="Avi Cohen" w:date="2022-05-02T11:52:00Z">
            <w:rPr>
              <w:rFonts w:ascii="Times New Roman" w:eastAsia="Times New Roman" w:hAnsi="Times New Roman" w:cs="David"/>
              <w:sz w:val="20"/>
              <w:szCs w:val="24"/>
              <w:rtl/>
              <w:lang w:eastAsia="he-IL"/>
            </w:rPr>
          </w:rPrChange>
        </w:rPr>
        <w:t xml:space="preserve"> וזאת לפי השיעור המפורט בנספחים </w:t>
      </w:r>
      <w:r w:rsidRPr="00DE7F64">
        <w:rPr>
          <w:rFonts w:ascii="Times New Roman" w:eastAsia="Times New Roman" w:hAnsi="Times New Roman" w:cs="David"/>
          <w:bCs/>
          <w:sz w:val="20"/>
          <w:szCs w:val="24"/>
          <w:rtl/>
          <w:lang w:eastAsia="he-IL"/>
          <w:rPrChange w:id="1502" w:author="Avi Cohen" w:date="2022-05-02T11:52:00Z">
            <w:rPr>
              <w:rFonts w:ascii="Times New Roman" w:eastAsia="Times New Roman" w:hAnsi="Times New Roman" w:cs="David"/>
              <w:bCs/>
              <w:sz w:val="20"/>
              <w:szCs w:val="24"/>
              <w:rtl/>
              <w:lang w:eastAsia="he-IL"/>
            </w:rPr>
          </w:rPrChange>
        </w:rPr>
        <w:t>ד'</w:t>
      </w:r>
      <w:r w:rsidRPr="00DE7F64">
        <w:rPr>
          <w:rFonts w:ascii="Times New Roman" w:eastAsia="Times New Roman" w:hAnsi="Times New Roman" w:cs="David" w:hint="cs"/>
          <w:bCs/>
          <w:sz w:val="20"/>
          <w:szCs w:val="24"/>
          <w:rtl/>
          <w:lang w:eastAsia="he-IL"/>
          <w:rPrChange w:id="1503" w:author="Avi Cohen" w:date="2022-05-02T11:52:00Z">
            <w:rPr>
              <w:rFonts w:ascii="Times New Roman" w:eastAsia="Times New Roman" w:hAnsi="Times New Roman" w:cs="David" w:hint="cs"/>
              <w:bCs/>
              <w:sz w:val="20"/>
              <w:szCs w:val="24"/>
              <w:rtl/>
              <w:lang w:eastAsia="he-IL"/>
            </w:rPr>
          </w:rPrChange>
        </w:rPr>
        <w:t xml:space="preserve"> </w:t>
      </w:r>
      <w:r w:rsidRPr="00DE7F64">
        <w:rPr>
          <w:rFonts w:ascii="Times New Roman" w:eastAsia="Times New Roman" w:hAnsi="Times New Roman" w:cs="David"/>
          <w:bCs/>
          <w:sz w:val="20"/>
          <w:szCs w:val="24"/>
          <w:rtl/>
          <w:lang w:eastAsia="he-IL"/>
          <w:rPrChange w:id="1504" w:author="Avi Cohen" w:date="2022-05-02T11:52:00Z">
            <w:rPr>
              <w:rFonts w:ascii="Times New Roman" w:eastAsia="Times New Roman" w:hAnsi="Times New Roman" w:cs="David"/>
              <w:bCs/>
              <w:sz w:val="20"/>
              <w:szCs w:val="24"/>
              <w:rtl/>
              <w:lang w:eastAsia="he-IL"/>
            </w:rPr>
          </w:rPrChange>
        </w:rPr>
        <w:t xml:space="preserve">ו -ה' </w:t>
      </w:r>
      <w:r w:rsidRPr="00DE7F64">
        <w:rPr>
          <w:rFonts w:ascii="Times New Roman" w:eastAsia="Times New Roman" w:hAnsi="Times New Roman" w:cs="David"/>
          <w:sz w:val="20"/>
          <w:szCs w:val="24"/>
          <w:rtl/>
          <w:lang w:eastAsia="he-IL"/>
          <w:rPrChange w:id="1505" w:author="Avi Cohen" w:date="2022-05-02T11:52:00Z">
            <w:rPr>
              <w:rFonts w:ascii="Times New Roman" w:eastAsia="Times New Roman" w:hAnsi="Times New Roman" w:cs="David"/>
              <w:sz w:val="20"/>
              <w:szCs w:val="24"/>
              <w:rtl/>
              <w:lang w:eastAsia="he-IL"/>
            </w:rPr>
          </w:rPrChange>
        </w:rPr>
        <w:t xml:space="preserve">לגבי כל שלב שבוצע, ובמקרה שבוצע חלק של שלב - חלק יחסי מתאים מהשכר הקבוע בנספחים </w:t>
      </w:r>
      <w:r w:rsidRPr="00DE7F64">
        <w:rPr>
          <w:rFonts w:ascii="Times New Roman" w:eastAsia="Times New Roman" w:hAnsi="Times New Roman" w:cs="David"/>
          <w:bCs/>
          <w:sz w:val="20"/>
          <w:szCs w:val="24"/>
          <w:rtl/>
          <w:lang w:eastAsia="he-IL"/>
          <w:rPrChange w:id="1506" w:author="Avi Cohen" w:date="2022-05-02T11:52:00Z">
            <w:rPr>
              <w:rFonts w:ascii="Times New Roman" w:eastAsia="Times New Roman" w:hAnsi="Times New Roman" w:cs="David"/>
              <w:bCs/>
              <w:sz w:val="20"/>
              <w:szCs w:val="24"/>
              <w:rtl/>
              <w:lang w:eastAsia="he-IL"/>
            </w:rPr>
          </w:rPrChange>
        </w:rPr>
        <w:t xml:space="preserve">ד' ו-ה' </w:t>
      </w:r>
      <w:r w:rsidRPr="00DE7F64">
        <w:rPr>
          <w:rFonts w:ascii="Times New Roman" w:eastAsia="Times New Roman" w:hAnsi="Times New Roman" w:cs="David"/>
          <w:sz w:val="20"/>
          <w:szCs w:val="24"/>
          <w:rtl/>
          <w:lang w:eastAsia="he-IL"/>
          <w:rPrChange w:id="1507" w:author="Avi Cohen" w:date="2022-05-02T11:52:00Z">
            <w:rPr>
              <w:rFonts w:ascii="Times New Roman" w:eastAsia="Times New Roman" w:hAnsi="Times New Roman" w:cs="David"/>
              <w:sz w:val="20"/>
              <w:szCs w:val="24"/>
              <w:rtl/>
              <w:lang w:eastAsia="he-IL"/>
            </w:rPr>
          </w:rPrChange>
        </w:rPr>
        <w:t>לאותו שלב כפי שיקבע המנהל, וזאת לסילוק כל המגיע למתכנן מהמזמין.</w:t>
      </w:r>
    </w:p>
    <w:p w14:paraId="39FB64E3" w14:textId="77777777" w:rsidR="005E50FA" w:rsidRPr="00DE7F64" w:rsidRDefault="005E50FA" w:rsidP="005E50FA">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150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509" w:author="Avi Cohen" w:date="2022-05-02T11:52:00Z">
            <w:rPr>
              <w:rFonts w:ascii="Times New Roman" w:eastAsia="Times New Roman" w:hAnsi="Times New Roman" w:cs="David"/>
              <w:sz w:val="20"/>
              <w:szCs w:val="24"/>
              <w:rtl/>
              <w:lang w:eastAsia="he-IL"/>
            </w:rPr>
          </w:rPrChange>
        </w:rPr>
        <w:t>הודעה בדבר הבאת החוזה לידי גמר כאמור בסעיף 12.3.1 לעיל</w:t>
      </w:r>
      <w:r w:rsidRPr="00DE7F64">
        <w:rPr>
          <w:rFonts w:ascii="Times New Roman" w:eastAsia="Times New Roman" w:hAnsi="Times New Roman" w:cs="David" w:hint="cs"/>
          <w:sz w:val="20"/>
          <w:szCs w:val="24"/>
          <w:rtl/>
          <w:lang w:eastAsia="he-IL"/>
          <w:rPrChange w:id="151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511" w:author="Avi Cohen" w:date="2022-05-02T11:52:00Z">
            <w:rPr>
              <w:rFonts w:ascii="Times New Roman" w:eastAsia="Times New Roman" w:hAnsi="Times New Roman" w:cs="David"/>
              <w:sz w:val="20"/>
              <w:szCs w:val="24"/>
              <w:rtl/>
              <w:lang w:eastAsia="he-IL"/>
            </w:rPr>
          </w:rPrChange>
        </w:rPr>
        <w:t xml:space="preserve"> לא תשמש עילה למתכנן לתביעת פיצויים כלשהם </w:t>
      </w:r>
      <w:r w:rsidRPr="00DE7F64">
        <w:rPr>
          <w:rFonts w:ascii="Times New Roman" w:eastAsia="Times New Roman" w:hAnsi="Times New Roman" w:cs="David" w:hint="cs"/>
          <w:sz w:val="20"/>
          <w:szCs w:val="24"/>
          <w:rtl/>
          <w:lang w:eastAsia="he-IL"/>
          <w:rPrChange w:id="151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513" w:author="Avi Cohen" w:date="2022-05-02T11:52:00Z">
            <w:rPr>
              <w:rFonts w:ascii="Times New Roman" w:eastAsia="Times New Roman" w:hAnsi="Times New Roman" w:cs="David"/>
              <w:sz w:val="20"/>
              <w:szCs w:val="24"/>
              <w:rtl/>
              <w:lang w:eastAsia="he-IL"/>
            </w:rPr>
          </w:rPrChange>
        </w:rPr>
        <w:t>או לטענה</w:t>
      </w:r>
      <w:r w:rsidRPr="00DE7F64">
        <w:rPr>
          <w:rFonts w:ascii="Times New Roman" w:eastAsia="Times New Roman" w:hAnsi="Times New Roman" w:cs="David" w:hint="cs"/>
          <w:sz w:val="20"/>
          <w:szCs w:val="24"/>
          <w:rtl/>
          <w:lang w:eastAsia="he-IL"/>
          <w:rPrChange w:id="1514" w:author="Avi Cohen" w:date="2022-05-02T11:52:00Z">
            <w:rPr>
              <w:rFonts w:ascii="Times New Roman" w:eastAsia="Times New Roman" w:hAnsi="Times New Roman" w:cs="David" w:hint="cs"/>
              <w:sz w:val="20"/>
              <w:szCs w:val="24"/>
              <w:rtl/>
              <w:lang w:eastAsia="he-IL"/>
            </w:rPr>
          </w:rPrChange>
        </w:rPr>
        <w:t xml:space="preserve"> ו/או לדרישה ו/או לתלונה</w:t>
      </w:r>
      <w:r w:rsidRPr="00DE7F64">
        <w:rPr>
          <w:rFonts w:ascii="Times New Roman" w:eastAsia="Times New Roman" w:hAnsi="Times New Roman" w:cs="David"/>
          <w:sz w:val="20"/>
          <w:szCs w:val="24"/>
          <w:rtl/>
          <w:lang w:eastAsia="he-IL"/>
          <w:rPrChange w:id="1515"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51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517" w:author="Avi Cohen" w:date="2022-05-02T11:52:00Z">
            <w:rPr>
              <w:rFonts w:ascii="Times New Roman" w:eastAsia="Times New Roman" w:hAnsi="Times New Roman" w:cs="David"/>
              <w:sz w:val="20"/>
              <w:szCs w:val="24"/>
              <w:rtl/>
              <w:lang w:eastAsia="he-IL"/>
            </w:rPr>
          </w:rPrChange>
        </w:rPr>
        <w:t xml:space="preserve">או </w:t>
      </w:r>
      <w:r w:rsidRPr="00DE7F64">
        <w:rPr>
          <w:rFonts w:ascii="Times New Roman" w:eastAsia="Times New Roman" w:hAnsi="Times New Roman" w:cs="David" w:hint="cs"/>
          <w:sz w:val="20"/>
          <w:szCs w:val="24"/>
          <w:rtl/>
          <w:lang w:eastAsia="he-IL"/>
          <w:rPrChange w:id="1518" w:author="Avi Cohen" w:date="2022-05-02T11:52:00Z">
            <w:rPr>
              <w:rFonts w:ascii="Times New Roman" w:eastAsia="Times New Roman" w:hAnsi="Times New Roman" w:cs="David" w:hint="cs"/>
              <w:sz w:val="20"/>
              <w:szCs w:val="24"/>
              <w:rtl/>
              <w:lang w:eastAsia="he-IL"/>
            </w:rPr>
          </w:rPrChange>
        </w:rPr>
        <w:t>ל</w:t>
      </w:r>
      <w:r w:rsidRPr="00DE7F64">
        <w:rPr>
          <w:rFonts w:ascii="Times New Roman" w:eastAsia="Times New Roman" w:hAnsi="Times New Roman" w:cs="David"/>
          <w:sz w:val="20"/>
          <w:szCs w:val="24"/>
          <w:rtl/>
          <w:lang w:eastAsia="he-IL"/>
          <w:rPrChange w:id="1519" w:author="Avi Cohen" w:date="2022-05-02T11:52:00Z">
            <w:rPr>
              <w:rFonts w:ascii="Times New Roman" w:eastAsia="Times New Roman" w:hAnsi="Times New Roman" w:cs="David"/>
              <w:sz w:val="20"/>
              <w:szCs w:val="24"/>
              <w:rtl/>
              <w:lang w:eastAsia="he-IL"/>
            </w:rPr>
          </w:rPrChange>
        </w:rPr>
        <w:t>תביעה כלשהי, פרט לאמור בסעיף 12.3.2 לעיל, והשכר שישולם לפי סעיף 12.3.2</w:t>
      </w:r>
      <w:r w:rsidRPr="00DE7F64">
        <w:rPr>
          <w:rFonts w:ascii="Times New Roman" w:eastAsia="Times New Roman" w:hAnsi="Times New Roman" w:cs="David" w:hint="cs"/>
          <w:sz w:val="20"/>
          <w:szCs w:val="24"/>
          <w:rtl/>
          <w:lang w:eastAsia="he-IL"/>
          <w:rPrChange w:id="152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521" w:author="Avi Cohen" w:date="2022-05-02T11:52:00Z">
            <w:rPr>
              <w:rFonts w:ascii="Times New Roman" w:eastAsia="Times New Roman" w:hAnsi="Times New Roman" w:cs="David"/>
              <w:sz w:val="20"/>
              <w:szCs w:val="24"/>
              <w:rtl/>
              <w:lang w:eastAsia="he-IL"/>
            </w:rPr>
          </w:rPrChange>
        </w:rPr>
        <w:t xml:space="preserve"> יהיה לסילוק כל המגיע למתכנן מהמזמין לפי החוזה ו/או עקב הבאתו לידי גמר כאמור, בין ע</w:t>
      </w:r>
      <w:r w:rsidRPr="00DE7F64">
        <w:rPr>
          <w:rFonts w:ascii="Times New Roman" w:eastAsia="Times New Roman" w:hAnsi="Times New Roman" w:cs="David" w:hint="cs"/>
          <w:sz w:val="20"/>
          <w:szCs w:val="24"/>
          <w:rtl/>
          <w:lang w:eastAsia="he-IL"/>
          <w:rPrChange w:id="1522"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523" w:author="Avi Cohen" w:date="2022-05-02T11:52:00Z">
            <w:rPr>
              <w:rFonts w:ascii="Times New Roman" w:eastAsia="Times New Roman" w:hAnsi="Times New Roman" w:cs="David"/>
              <w:sz w:val="20"/>
              <w:szCs w:val="24"/>
              <w:rtl/>
              <w:lang w:eastAsia="he-IL"/>
            </w:rPr>
          </w:rPrChange>
        </w:rPr>
        <w:t xml:space="preserve"> חוזה</w:t>
      </w:r>
      <w:r w:rsidRPr="00DE7F64">
        <w:rPr>
          <w:rFonts w:ascii="Times New Roman" w:eastAsia="Times New Roman" w:hAnsi="Times New Roman" w:cs="David" w:hint="cs"/>
          <w:sz w:val="20"/>
          <w:szCs w:val="24"/>
          <w:rtl/>
          <w:lang w:eastAsia="he-IL"/>
          <w:rPrChange w:id="1524"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525" w:author="Avi Cohen" w:date="2022-05-02T11:52:00Z">
            <w:rPr>
              <w:rFonts w:ascii="Times New Roman" w:eastAsia="Times New Roman" w:hAnsi="Times New Roman" w:cs="David"/>
              <w:sz w:val="20"/>
              <w:szCs w:val="24"/>
              <w:rtl/>
              <w:lang w:eastAsia="he-IL"/>
            </w:rPr>
          </w:rPrChange>
        </w:rPr>
        <w:t xml:space="preserve"> ובין מכוח עילה כלשהי ע</w:t>
      </w:r>
      <w:r w:rsidRPr="00DE7F64">
        <w:rPr>
          <w:rFonts w:ascii="Times New Roman" w:eastAsia="Times New Roman" w:hAnsi="Times New Roman" w:cs="David" w:hint="cs"/>
          <w:sz w:val="20"/>
          <w:szCs w:val="24"/>
          <w:rtl/>
          <w:lang w:eastAsia="he-IL"/>
          <w:rPrChange w:id="1526"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527" w:author="Avi Cohen" w:date="2022-05-02T11:52:00Z">
            <w:rPr>
              <w:rFonts w:ascii="Times New Roman" w:eastAsia="Times New Roman" w:hAnsi="Times New Roman" w:cs="David"/>
              <w:sz w:val="20"/>
              <w:szCs w:val="24"/>
              <w:rtl/>
              <w:lang w:eastAsia="he-IL"/>
            </w:rPr>
          </w:rPrChange>
        </w:rPr>
        <w:t xml:space="preserve"> הדין.</w:t>
      </w:r>
    </w:p>
    <w:p w14:paraId="7C5A26FD"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52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529" w:author="Avi Cohen" w:date="2022-05-02T11:52:00Z">
            <w:rPr>
              <w:rFonts w:ascii="Times New Roman" w:eastAsia="Times New Roman" w:hAnsi="Times New Roman" w:cs="David"/>
              <w:sz w:val="20"/>
              <w:szCs w:val="24"/>
              <w:rtl/>
              <w:lang w:eastAsia="he-IL"/>
            </w:rPr>
          </w:rPrChange>
        </w:rPr>
        <w:t>אם המנהל הראשי במשרד המתכנן ו/או המתכנן נפטר</w:t>
      </w:r>
      <w:r w:rsidRPr="00DE7F64">
        <w:rPr>
          <w:rFonts w:ascii="Times New Roman" w:eastAsia="Times New Roman" w:hAnsi="Times New Roman" w:cs="David" w:hint="cs"/>
          <w:sz w:val="20"/>
          <w:szCs w:val="24"/>
          <w:rtl/>
          <w:lang w:eastAsia="he-IL"/>
          <w:rPrChange w:id="1530" w:author="Avi Cohen" w:date="2022-05-02T11:52:00Z">
            <w:rPr>
              <w:rFonts w:ascii="Times New Roman" w:eastAsia="Times New Roman" w:hAnsi="Times New Roman" w:cs="David" w:hint="cs"/>
              <w:sz w:val="20"/>
              <w:szCs w:val="24"/>
              <w:rtl/>
              <w:lang w:eastAsia="he-IL"/>
            </w:rPr>
          </w:rPrChange>
        </w:rPr>
        <w:t xml:space="preserve"> (ח"ח)</w:t>
      </w:r>
      <w:r w:rsidRPr="00DE7F64">
        <w:rPr>
          <w:rFonts w:ascii="Times New Roman" w:eastAsia="Times New Roman" w:hAnsi="Times New Roman" w:cs="David"/>
          <w:sz w:val="20"/>
          <w:szCs w:val="24"/>
          <w:rtl/>
          <w:lang w:eastAsia="he-IL"/>
          <w:rPrChange w:id="1531" w:author="Avi Cohen" w:date="2022-05-02T11:52:00Z">
            <w:rPr>
              <w:rFonts w:ascii="Times New Roman" w:eastAsia="Times New Roman" w:hAnsi="Times New Roman" w:cs="David"/>
              <w:sz w:val="20"/>
              <w:szCs w:val="24"/>
              <w:rtl/>
              <w:lang w:eastAsia="he-IL"/>
            </w:rPr>
          </w:rPrChange>
        </w:rPr>
        <w:t>, פשט רגל, או נעשה בלתי כש</w:t>
      </w:r>
      <w:r w:rsidRPr="00DE7F64">
        <w:rPr>
          <w:rFonts w:ascii="Times New Roman" w:eastAsia="Times New Roman" w:hAnsi="Times New Roman" w:cs="David" w:hint="cs"/>
          <w:sz w:val="20"/>
          <w:szCs w:val="24"/>
          <w:rtl/>
          <w:lang w:eastAsia="he-IL"/>
          <w:rPrChange w:id="153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533" w:author="Avi Cohen" w:date="2022-05-02T11:52:00Z">
            <w:rPr>
              <w:rFonts w:ascii="Times New Roman" w:eastAsia="Times New Roman" w:hAnsi="Times New Roman" w:cs="David"/>
              <w:sz w:val="20"/>
              <w:szCs w:val="24"/>
              <w:rtl/>
              <w:lang w:eastAsia="he-IL"/>
            </w:rPr>
          </w:rPrChange>
        </w:rPr>
        <w:t>ר למתן השירותים ע</w:t>
      </w:r>
      <w:r w:rsidRPr="00DE7F64">
        <w:rPr>
          <w:rFonts w:ascii="Times New Roman" w:eastAsia="Times New Roman" w:hAnsi="Times New Roman" w:cs="David" w:hint="cs"/>
          <w:sz w:val="20"/>
          <w:szCs w:val="24"/>
          <w:rtl/>
          <w:lang w:eastAsia="he-IL"/>
          <w:rPrChange w:id="1534" w:author="Avi Cohen" w:date="2022-05-02T11:52:00Z">
            <w:rPr>
              <w:rFonts w:ascii="Times New Roman" w:eastAsia="Times New Roman" w:hAnsi="Times New Roman" w:cs="David" w:hint="cs"/>
              <w:sz w:val="20"/>
              <w:szCs w:val="24"/>
              <w:rtl/>
              <w:lang w:eastAsia="he-IL"/>
            </w:rPr>
          </w:rPrChange>
        </w:rPr>
        <w:t>ל פ</w:t>
      </w:r>
      <w:r w:rsidRPr="00DE7F64">
        <w:rPr>
          <w:rFonts w:ascii="Times New Roman" w:eastAsia="Times New Roman" w:hAnsi="Times New Roman" w:cs="David"/>
          <w:sz w:val="20"/>
          <w:szCs w:val="24"/>
          <w:rtl/>
          <w:lang w:eastAsia="he-IL"/>
          <w:rPrChange w:id="1535" w:author="Avi Cohen" w:date="2022-05-02T11:52:00Z">
            <w:rPr>
              <w:rFonts w:ascii="Times New Roman" w:eastAsia="Times New Roman" w:hAnsi="Times New Roman" w:cs="David"/>
              <w:sz w:val="20"/>
              <w:szCs w:val="24"/>
              <w:rtl/>
              <w:lang w:eastAsia="he-IL"/>
            </w:rPr>
          </w:rPrChange>
        </w:rPr>
        <w:t>י חוזה זה או אם אירע אירוע דומה למתכנן</w:t>
      </w:r>
      <w:r w:rsidRPr="00DE7F64">
        <w:rPr>
          <w:rFonts w:ascii="Times New Roman" w:eastAsia="Times New Roman" w:hAnsi="Times New Roman" w:cs="David" w:hint="cs"/>
          <w:sz w:val="20"/>
          <w:szCs w:val="24"/>
          <w:rtl/>
          <w:lang w:eastAsia="he-IL"/>
          <w:rPrChange w:id="153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537" w:author="Avi Cohen" w:date="2022-05-02T11:52:00Z">
            <w:rPr>
              <w:rFonts w:ascii="Times New Roman" w:eastAsia="Times New Roman" w:hAnsi="Times New Roman" w:cs="David"/>
              <w:sz w:val="20"/>
              <w:szCs w:val="24"/>
              <w:rtl/>
              <w:lang w:eastAsia="he-IL"/>
            </w:rPr>
          </w:rPrChange>
        </w:rPr>
        <w:t xml:space="preserve"> יהיה המזמין זכאי לבטל </w:t>
      </w:r>
      <w:r w:rsidRPr="00DE7F64">
        <w:rPr>
          <w:rFonts w:ascii="Times New Roman" w:eastAsia="Times New Roman" w:hAnsi="Times New Roman" w:cs="David" w:hint="cs"/>
          <w:sz w:val="20"/>
          <w:szCs w:val="24"/>
          <w:rtl/>
          <w:lang w:eastAsia="he-IL"/>
          <w:rPrChange w:id="1538" w:author="Avi Cohen" w:date="2022-05-02T11:52:00Z">
            <w:rPr>
              <w:rFonts w:ascii="Times New Roman" w:eastAsia="Times New Roman" w:hAnsi="Times New Roman" w:cs="David" w:hint="cs"/>
              <w:sz w:val="20"/>
              <w:szCs w:val="24"/>
              <w:rtl/>
              <w:lang w:eastAsia="he-IL"/>
            </w:rPr>
          </w:rPrChange>
        </w:rPr>
        <w:t xml:space="preserve">את </w:t>
      </w:r>
      <w:r w:rsidRPr="00DE7F64">
        <w:rPr>
          <w:rFonts w:ascii="Times New Roman" w:eastAsia="Times New Roman" w:hAnsi="Times New Roman" w:cs="David"/>
          <w:sz w:val="20"/>
          <w:szCs w:val="24"/>
          <w:rtl/>
          <w:lang w:eastAsia="he-IL"/>
          <w:rPrChange w:id="1539" w:author="Avi Cohen" w:date="2022-05-02T11:52:00Z">
            <w:rPr>
              <w:rFonts w:ascii="Times New Roman" w:eastAsia="Times New Roman" w:hAnsi="Times New Roman" w:cs="David"/>
              <w:sz w:val="20"/>
              <w:szCs w:val="24"/>
              <w:rtl/>
              <w:lang w:eastAsia="he-IL"/>
            </w:rPr>
          </w:rPrChange>
        </w:rPr>
        <w:t>החוזה ויחולו הוראות סעיפים 12.3.2 ו - 12.3.3 לעיל.</w:t>
      </w:r>
    </w:p>
    <w:p w14:paraId="29969F8A"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54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541" w:author="Avi Cohen" w:date="2022-05-02T11:52:00Z">
            <w:rPr>
              <w:rFonts w:ascii="Times New Roman" w:eastAsia="Times New Roman" w:hAnsi="Times New Roman" w:cs="David"/>
              <w:sz w:val="20"/>
              <w:szCs w:val="24"/>
              <w:rtl/>
              <w:lang w:eastAsia="he-IL"/>
            </w:rPr>
          </w:rPrChange>
        </w:rPr>
        <w:t>התשלום ע</w:t>
      </w:r>
      <w:r w:rsidRPr="00DE7F64">
        <w:rPr>
          <w:rFonts w:ascii="Times New Roman" w:eastAsia="Times New Roman" w:hAnsi="Times New Roman" w:cs="David" w:hint="cs"/>
          <w:sz w:val="20"/>
          <w:szCs w:val="24"/>
          <w:rtl/>
          <w:lang w:eastAsia="he-IL"/>
          <w:rPrChange w:id="1542"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543" w:author="Avi Cohen" w:date="2022-05-02T11:52:00Z">
            <w:rPr>
              <w:rFonts w:ascii="Times New Roman" w:eastAsia="Times New Roman" w:hAnsi="Times New Roman" w:cs="David"/>
              <w:sz w:val="20"/>
              <w:szCs w:val="24"/>
              <w:rtl/>
              <w:lang w:eastAsia="he-IL"/>
            </w:rPr>
          </w:rPrChange>
        </w:rPr>
        <w:t xml:space="preserve"> סעיפים 12.1, 12.2 ו-12.3 לעיל</w:t>
      </w:r>
      <w:r w:rsidRPr="00DE7F64">
        <w:rPr>
          <w:rFonts w:ascii="Times New Roman" w:eastAsia="Times New Roman" w:hAnsi="Times New Roman" w:cs="David" w:hint="cs"/>
          <w:sz w:val="20"/>
          <w:szCs w:val="24"/>
          <w:rtl/>
          <w:lang w:eastAsia="he-IL"/>
          <w:rPrChange w:id="154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545" w:author="Avi Cohen" w:date="2022-05-02T11:52:00Z">
            <w:rPr>
              <w:rFonts w:ascii="Times New Roman" w:eastAsia="Times New Roman" w:hAnsi="Times New Roman" w:cs="David"/>
              <w:sz w:val="20"/>
              <w:szCs w:val="24"/>
              <w:rtl/>
              <w:lang w:eastAsia="he-IL"/>
            </w:rPr>
          </w:rPrChange>
        </w:rPr>
        <w:t xml:space="preserve"> מותנה בכך שהמזמין קיבל לידיו את כל התכניות ועד לקבלתן לא יהיה עליו לבצע תשלום ע</w:t>
      </w:r>
      <w:r w:rsidRPr="00DE7F64">
        <w:rPr>
          <w:rFonts w:ascii="Times New Roman" w:eastAsia="Times New Roman" w:hAnsi="Times New Roman" w:cs="David" w:hint="cs"/>
          <w:sz w:val="20"/>
          <w:szCs w:val="24"/>
          <w:rtl/>
          <w:lang w:eastAsia="he-IL"/>
          <w:rPrChange w:id="1546"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547" w:author="Avi Cohen" w:date="2022-05-02T11:52:00Z">
            <w:rPr>
              <w:rFonts w:ascii="Times New Roman" w:eastAsia="Times New Roman" w:hAnsi="Times New Roman" w:cs="David"/>
              <w:sz w:val="20"/>
              <w:szCs w:val="24"/>
              <w:rtl/>
              <w:lang w:eastAsia="he-IL"/>
            </w:rPr>
          </w:rPrChange>
        </w:rPr>
        <w:t xml:space="preserve"> הסעיפים הנ"ל.</w:t>
      </w:r>
    </w:p>
    <w:p w14:paraId="12732CB4" w14:textId="7BC51D59"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54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549" w:author="Avi Cohen" w:date="2022-05-02T11:52:00Z">
            <w:rPr>
              <w:rFonts w:ascii="Times New Roman" w:eastAsia="Times New Roman" w:hAnsi="Times New Roman" w:cs="David"/>
              <w:sz w:val="20"/>
              <w:szCs w:val="24"/>
              <w:rtl/>
              <w:lang w:eastAsia="he-IL"/>
            </w:rPr>
          </w:rPrChange>
        </w:rPr>
        <w:t>בכל מקרה של הבאת חוזה</w:t>
      </w:r>
      <w:r w:rsidRPr="00DE7F64">
        <w:rPr>
          <w:rFonts w:ascii="Times New Roman" w:eastAsia="Times New Roman" w:hAnsi="Times New Roman" w:cs="David" w:hint="cs"/>
          <w:sz w:val="20"/>
          <w:szCs w:val="24"/>
          <w:rtl/>
          <w:lang w:eastAsia="he-IL"/>
          <w:rPrChange w:id="1550" w:author="Avi Cohen" w:date="2022-05-02T11:52:00Z">
            <w:rPr>
              <w:rFonts w:ascii="Times New Roman" w:eastAsia="Times New Roman" w:hAnsi="Times New Roman" w:cs="David" w:hint="cs"/>
              <w:sz w:val="20"/>
              <w:szCs w:val="24"/>
              <w:rtl/>
              <w:lang w:eastAsia="he-IL"/>
            </w:rPr>
          </w:rPrChange>
        </w:rPr>
        <w:t xml:space="preserve"> זה לידי</w:t>
      </w:r>
      <w:r w:rsidRPr="00DE7F64">
        <w:rPr>
          <w:rFonts w:ascii="Times New Roman" w:eastAsia="Times New Roman" w:hAnsi="Times New Roman" w:cs="David"/>
          <w:sz w:val="20"/>
          <w:szCs w:val="24"/>
          <w:rtl/>
          <w:lang w:eastAsia="he-IL"/>
          <w:rPrChange w:id="1551" w:author="Avi Cohen" w:date="2022-05-02T11:52:00Z">
            <w:rPr>
              <w:rFonts w:ascii="Times New Roman" w:eastAsia="Times New Roman" w:hAnsi="Times New Roman" w:cs="David"/>
              <w:sz w:val="20"/>
              <w:szCs w:val="24"/>
              <w:rtl/>
              <w:lang w:eastAsia="he-IL"/>
            </w:rPr>
          </w:rPrChange>
        </w:rPr>
        <w:t xml:space="preserve"> גמר או ביטולו</w:t>
      </w:r>
      <w:r w:rsidRPr="00DE7F64">
        <w:rPr>
          <w:rFonts w:ascii="Times New Roman" w:eastAsia="Times New Roman" w:hAnsi="Times New Roman" w:cs="David" w:hint="cs"/>
          <w:sz w:val="20"/>
          <w:szCs w:val="24"/>
          <w:rtl/>
          <w:lang w:eastAsia="he-IL"/>
          <w:rPrChange w:id="155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553" w:author="Avi Cohen" w:date="2022-05-02T11:52:00Z">
            <w:rPr>
              <w:rFonts w:ascii="Times New Roman" w:eastAsia="Times New Roman" w:hAnsi="Times New Roman" w:cs="David"/>
              <w:sz w:val="20"/>
              <w:szCs w:val="24"/>
              <w:rtl/>
              <w:lang w:eastAsia="he-IL"/>
            </w:rPr>
          </w:rPrChange>
        </w:rPr>
        <w:t xml:space="preserve"> יהיה המזמין זכאי למסור את ב</w:t>
      </w:r>
      <w:r w:rsidRPr="00DE7F64">
        <w:rPr>
          <w:rFonts w:ascii="Times New Roman" w:eastAsia="Times New Roman" w:hAnsi="Times New Roman" w:cs="David" w:hint="cs"/>
          <w:sz w:val="20"/>
          <w:szCs w:val="24"/>
          <w:rtl/>
          <w:lang w:eastAsia="he-IL"/>
          <w:rPrChange w:id="155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555" w:author="Avi Cohen" w:date="2022-05-02T11:52:00Z">
            <w:rPr>
              <w:rFonts w:ascii="Times New Roman" w:eastAsia="Times New Roman" w:hAnsi="Times New Roman" w:cs="David"/>
              <w:sz w:val="20"/>
              <w:szCs w:val="24"/>
              <w:rtl/>
              <w:lang w:eastAsia="he-IL"/>
            </w:rPr>
          </w:rPrChange>
        </w:rPr>
        <w:t>צוע המשך ש</w:t>
      </w:r>
      <w:r w:rsidRPr="00DE7F64">
        <w:rPr>
          <w:rFonts w:ascii="Times New Roman" w:eastAsia="Times New Roman" w:hAnsi="Times New Roman" w:cs="David" w:hint="cs"/>
          <w:sz w:val="20"/>
          <w:szCs w:val="24"/>
          <w:rtl/>
          <w:lang w:eastAsia="he-IL"/>
          <w:rPrChange w:id="155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557" w:author="Avi Cohen" w:date="2022-05-02T11:52:00Z">
            <w:rPr>
              <w:rFonts w:ascii="Times New Roman" w:eastAsia="Times New Roman" w:hAnsi="Times New Roman" w:cs="David"/>
              <w:sz w:val="20"/>
              <w:szCs w:val="24"/>
              <w:rtl/>
              <w:lang w:eastAsia="he-IL"/>
            </w:rPr>
          </w:rPrChange>
        </w:rPr>
        <w:t>רותי המתכנן לאחר ולהשתמש ללא הגבלה בשרותי המתכנן שבוצעו עד לאותו מועד, והמתכנן מסכים לכך</w:t>
      </w:r>
      <w:r w:rsidRPr="00DE7F64">
        <w:rPr>
          <w:rFonts w:ascii="Times New Roman" w:eastAsia="Times New Roman" w:hAnsi="Times New Roman" w:cs="David" w:hint="cs"/>
          <w:sz w:val="20"/>
          <w:szCs w:val="24"/>
          <w:rtl/>
          <w:lang w:eastAsia="he-IL"/>
          <w:rPrChange w:id="1558" w:author="Avi Cohen" w:date="2022-05-02T11:52:00Z">
            <w:rPr>
              <w:rFonts w:ascii="Times New Roman" w:eastAsia="Times New Roman" w:hAnsi="Times New Roman" w:cs="David" w:hint="cs"/>
              <w:sz w:val="20"/>
              <w:szCs w:val="24"/>
              <w:rtl/>
              <w:lang w:eastAsia="he-IL"/>
            </w:rPr>
          </w:rPrChange>
        </w:rPr>
        <w:t>, מתחייב שלא התנגד להעסקתו של המתכנן האחר</w:t>
      </w:r>
      <w:r w:rsidRPr="00DE7F64">
        <w:rPr>
          <w:rFonts w:ascii="Times New Roman" w:eastAsia="Times New Roman" w:hAnsi="Times New Roman" w:cs="David"/>
          <w:sz w:val="20"/>
          <w:szCs w:val="24"/>
          <w:rtl/>
          <w:lang w:eastAsia="he-IL"/>
          <w:rPrChange w:id="1559"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560" w:author="Avi Cohen" w:date="2022-05-02T11:52:00Z">
            <w:rPr>
              <w:rFonts w:ascii="Times New Roman" w:eastAsia="Times New Roman" w:hAnsi="Times New Roman" w:cs="David" w:hint="cs"/>
              <w:sz w:val="20"/>
              <w:szCs w:val="24"/>
              <w:rtl/>
              <w:lang w:eastAsia="he-IL"/>
            </w:rPr>
          </w:rPrChange>
        </w:rPr>
        <w:t xml:space="preserve">ולא תהיה </w:t>
      </w:r>
      <w:r w:rsidRPr="00DE7F64">
        <w:rPr>
          <w:rFonts w:cs="David" w:hint="cs"/>
          <w:sz w:val="18"/>
          <w:szCs w:val="24"/>
          <w:rtl/>
          <w:rPrChange w:id="1561" w:author="Avi Cohen" w:date="2022-05-02T11:52:00Z">
            <w:rPr>
              <w:rFonts w:cs="David" w:hint="cs"/>
              <w:sz w:val="18"/>
              <w:szCs w:val="24"/>
              <w:rtl/>
            </w:rPr>
          </w:rPrChange>
        </w:rPr>
        <w:t>לו</w:t>
      </w:r>
      <w:r w:rsidRPr="00DE7F64">
        <w:rPr>
          <w:rFonts w:cs="David"/>
          <w:sz w:val="18"/>
          <w:szCs w:val="24"/>
          <w:rtl/>
          <w:rPrChange w:id="1562" w:author="Avi Cohen" w:date="2022-05-02T11:52:00Z">
            <w:rPr>
              <w:rFonts w:cs="David"/>
              <w:sz w:val="18"/>
              <w:szCs w:val="24"/>
              <w:rtl/>
            </w:rPr>
          </w:rPrChange>
        </w:rPr>
        <w:t xml:space="preserve"> כל תביעה ו/או דרישה </w:t>
      </w:r>
      <w:r w:rsidRPr="00DE7F64">
        <w:rPr>
          <w:rFonts w:cs="David" w:hint="cs"/>
          <w:sz w:val="18"/>
          <w:szCs w:val="24"/>
          <w:rtl/>
          <w:rPrChange w:id="1563" w:author="Avi Cohen" w:date="2022-05-02T11:52:00Z">
            <w:rPr>
              <w:rFonts w:cs="David" w:hint="cs"/>
              <w:sz w:val="18"/>
              <w:szCs w:val="24"/>
              <w:rtl/>
            </w:rPr>
          </w:rPrChange>
        </w:rPr>
        <w:t xml:space="preserve">כלפי המזמין </w:t>
      </w:r>
      <w:r w:rsidRPr="00DE7F64">
        <w:rPr>
          <w:rFonts w:cs="David"/>
          <w:sz w:val="18"/>
          <w:szCs w:val="24"/>
          <w:rtl/>
          <w:rPrChange w:id="1564" w:author="Avi Cohen" w:date="2022-05-02T11:52:00Z">
            <w:rPr>
              <w:rFonts w:cs="David"/>
              <w:sz w:val="18"/>
              <w:szCs w:val="24"/>
              <w:rtl/>
            </w:rPr>
          </w:rPrChange>
        </w:rPr>
        <w:t>בקשר לכך</w:t>
      </w:r>
      <w:r w:rsidRPr="00DE7F64">
        <w:rPr>
          <w:rFonts w:cs="David" w:hint="cs"/>
          <w:sz w:val="18"/>
          <w:szCs w:val="24"/>
          <w:rtl/>
          <w:rPrChange w:id="1565" w:author="Avi Cohen" w:date="2022-05-02T11:52:00Z">
            <w:rPr>
              <w:rFonts w:cs="David" w:hint="cs"/>
              <w:sz w:val="18"/>
              <w:szCs w:val="24"/>
              <w:rtl/>
            </w:rPr>
          </w:rPrChange>
        </w:rPr>
        <w:t xml:space="preserve">. </w:t>
      </w:r>
      <w:r w:rsidRPr="00DE7F64">
        <w:rPr>
          <w:rFonts w:ascii="Times New Roman" w:eastAsia="Times New Roman" w:hAnsi="Times New Roman" w:cs="David"/>
          <w:sz w:val="20"/>
          <w:szCs w:val="24"/>
          <w:rtl/>
          <w:lang w:eastAsia="he-IL"/>
          <w:rPrChange w:id="1566" w:author="Avi Cohen" w:date="2022-05-02T11:52:00Z">
            <w:rPr>
              <w:rFonts w:ascii="Times New Roman" w:eastAsia="Times New Roman" w:hAnsi="Times New Roman" w:cs="David"/>
              <w:sz w:val="20"/>
              <w:szCs w:val="24"/>
              <w:rtl/>
              <w:lang w:eastAsia="he-IL"/>
            </w:rPr>
          </w:rPrChange>
        </w:rPr>
        <w:t>.</w:t>
      </w:r>
    </w:p>
    <w:p w14:paraId="6786B860"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56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568" w:author="Avi Cohen" w:date="2022-05-02T11:52:00Z">
            <w:rPr>
              <w:rFonts w:ascii="Times New Roman" w:eastAsia="Times New Roman" w:hAnsi="Times New Roman" w:cs="David"/>
              <w:sz w:val="20"/>
              <w:szCs w:val="24"/>
              <w:rtl/>
              <w:lang w:eastAsia="he-IL"/>
            </w:rPr>
          </w:rPrChange>
        </w:rPr>
        <w:t>כל אימת שהמתכנן לא יקיים איזו מהתחייבויותיו לפי חוזה</w:t>
      </w:r>
      <w:r w:rsidRPr="00DE7F64">
        <w:rPr>
          <w:rFonts w:ascii="Times New Roman" w:eastAsia="Times New Roman" w:hAnsi="Times New Roman" w:cs="David" w:hint="cs"/>
          <w:sz w:val="20"/>
          <w:szCs w:val="24"/>
          <w:rtl/>
          <w:lang w:eastAsia="he-IL"/>
          <w:rPrChange w:id="1569"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570" w:author="Avi Cohen" w:date="2022-05-02T11:52:00Z">
            <w:rPr>
              <w:rFonts w:ascii="Times New Roman" w:eastAsia="Times New Roman" w:hAnsi="Times New Roman" w:cs="David"/>
              <w:sz w:val="20"/>
              <w:szCs w:val="24"/>
              <w:rtl/>
              <w:lang w:eastAsia="he-IL"/>
            </w:rPr>
          </w:rPrChange>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65C238D"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Change w:id="1571"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572" w:author="Avi Cohen" w:date="2022-05-02T11:52:00Z">
            <w:rPr>
              <w:rFonts w:ascii="Times New Roman" w:eastAsia="Times New Roman" w:hAnsi="Times New Roman" w:cs="David"/>
              <w:sz w:val="20"/>
              <w:szCs w:val="24"/>
              <w:rtl/>
              <w:lang w:eastAsia="he-IL"/>
            </w:rPr>
          </w:rPrChange>
        </w:rPr>
        <w:t xml:space="preserve">השתמש המזמין בזכותו על פי סעיף 12.7 לעיל, יהיה הוא רשאי לגבות מאת המתכנן </w:t>
      </w:r>
      <w:r w:rsidRPr="00DE7F64">
        <w:rPr>
          <w:rFonts w:ascii="Times New Roman" w:eastAsia="Times New Roman" w:hAnsi="Times New Roman" w:cs="David" w:hint="cs"/>
          <w:sz w:val="20"/>
          <w:szCs w:val="24"/>
          <w:rtl/>
          <w:lang w:eastAsia="he-IL"/>
          <w:rPrChange w:id="1573"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574" w:author="Avi Cohen" w:date="2022-05-02T11:52:00Z">
            <w:rPr>
              <w:rFonts w:ascii="Times New Roman" w:eastAsia="Times New Roman" w:hAnsi="Times New Roman" w:cs="David"/>
              <w:sz w:val="20"/>
              <w:szCs w:val="24"/>
              <w:rtl/>
              <w:lang w:eastAsia="he-IL"/>
            </w:rPr>
          </w:rPrChange>
        </w:rPr>
        <w:t>או לנכות מכל סכום שיגיע לו את הסכומים שהמזמין נשא בהם בשל כך, בתוספת 15% לכ</w:t>
      </w:r>
      <w:r w:rsidRPr="00DE7F64">
        <w:rPr>
          <w:rFonts w:ascii="Times New Roman" w:eastAsia="Times New Roman" w:hAnsi="Times New Roman" w:cs="David" w:hint="cs"/>
          <w:sz w:val="20"/>
          <w:szCs w:val="24"/>
          <w:rtl/>
          <w:lang w:eastAsia="he-IL"/>
          <w:rPrChange w:id="157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576" w:author="Avi Cohen" w:date="2022-05-02T11:52:00Z">
            <w:rPr>
              <w:rFonts w:ascii="Times New Roman" w:eastAsia="Times New Roman" w:hAnsi="Times New Roman" w:cs="David"/>
              <w:sz w:val="20"/>
              <w:szCs w:val="24"/>
              <w:rtl/>
              <w:lang w:eastAsia="he-IL"/>
            </w:rPr>
          </w:rPrChange>
        </w:rPr>
        <w:t>סוי הוצאותיו הכלליות, וזאת מבלי שיהיה עליו להוכיח את הסכומים הנ"ל.</w:t>
      </w:r>
    </w:p>
    <w:p w14:paraId="07CCA88D"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577" w:author="Avi Cohen" w:date="2022-05-02T11:52:00Z">
            <w:rPr>
              <w:rFonts w:ascii="Times New Roman" w:eastAsia="Times New Roman" w:hAnsi="Times New Roman" w:cs="David"/>
              <w:sz w:val="20"/>
              <w:szCs w:val="24"/>
              <w:rtl/>
              <w:lang w:eastAsia="he-IL"/>
            </w:rPr>
          </w:rPrChange>
        </w:rPr>
      </w:pPr>
      <w:r w:rsidRPr="00DE7F64">
        <w:rPr>
          <w:rFonts w:cs="David"/>
          <w:sz w:val="18"/>
          <w:szCs w:val="24"/>
          <w:rtl/>
          <w:rPrChange w:id="1578" w:author="Avi Cohen" w:date="2022-05-02T11:52:00Z">
            <w:rPr>
              <w:rFonts w:cs="David"/>
              <w:sz w:val="18"/>
              <w:szCs w:val="24"/>
              <w:rtl/>
            </w:rPr>
          </w:rPrChange>
        </w:rPr>
        <w:t xml:space="preserve">מבלי לגרוע מן האמור, </w:t>
      </w:r>
      <w:r w:rsidRPr="00DE7F64">
        <w:rPr>
          <w:rFonts w:cs="David" w:hint="cs"/>
          <w:sz w:val="18"/>
          <w:szCs w:val="24"/>
          <w:rtl/>
          <w:rPrChange w:id="1579" w:author="Avi Cohen" w:date="2022-05-02T11:52:00Z">
            <w:rPr>
              <w:rFonts w:cs="David" w:hint="cs"/>
              <w:sz w:val="18"/>
              <w:szCs w:val="24"/>
              <w:rtl/>
            </w:rPr>
          </w:rPrChange>
        </w:rPr>
        <w:t xml:space="preserve">בכל מקרה </w:t>
      </w:r>
      <w:r w:rsidRPr="00DE7F64">
        <w:rPr>
          <w:rFonts w:cs="David"/>
          <w:sz w:val="18"/>
          <w:szCs w:val="24"/>
          <w:rtl/>
          <w:rPrChange w:id="1580" w:author="Avi Cohen" w:date="2022-05-02T11:52:00Z">
            <w:rPr>
              <w:rFonts w:cs="David"/>
              <w:sz w:val="18"/>
              <w:szCs w:val="24"/>
              <w:rtl/>
            </w:rPr>
          </w:rPrChange>
        </w:rPr>
        <w:t xml:space="preserve">לא יהא </w:t>
      </w:r>
      <w:r w:rsidRPr="00DE7F64">
        <w:rPr>
          <w:rFonts w:cs="David" w:hint="cs"/>
          <w:sz w:val="18"/>
          <w:szCs w:val="24"/>
          <w:rtl/>
          <w:rPrChange w:id="1581" w:author="Avi Cohen" w:date="2022-05-02T11:52:00Z">
            <w:rPr>
              <w:rFonts w:cs="David" w:hint="cs"/>
              <w:sz w:val="18"/>
              <w:szCs w:val="24"/>
              <w:rtl/>
            </w:rPr>
          </w:rPrChange>
        </w:rPr>
        <w:t>המתכנן</w:t>
      </w:r>
      <w:r w:rsidRPr="00DE7F64">
        <w:rPr>
          <w:rFonts w:cs="David"/>
          <w:sz w:val="18"/>
          <w:szCs w:val="24"/>
          <w:rtl/>
          <w:rPrChange w:id="1582" w:author="Avi Cohen" w:date="2022-05-02T11:52:00Z">
            <w:rPr>
              <w:rFonts w:cs="David"/>
              <w:sz w:val="18"/>
              <w:szCs w:val="24"/>
              <w:rtl/>
            </w:rPr>
          </w:rPrChange>
        </w:rPr>
        <w:t xml:space="preserve"> רשאי לעתור לקבלת צו מניעה אשר מטרתו או תוצאתו עיכוב</w:t>
      </w:r>
      <w:r w:rsidRPr="00DE7F64">
        <w:rPr>
          <w:rFonts w:cs="David" w:hint="cs"/>
          <w:sz w:val="18"/>
          <w:szCs w:val="24"/>
          <w:rtl/>
          <w:rPrChange w:id="1583" w:author="Avi Cohen" w:date="2022-05-02T11:52:00Z">
            <w:rPr>
              <w:rFonts w:cs="David" w:hint="cs"/>
              <w:sz w:val="18"/>
              <w:szCs w:val="24"/>
              <w:rtl/>
            </w:rPr>
          </w:rPrChange>
        </w:rPr>
        <w:t xml:space="preserve"> ה</w:t>
      </w:r>
      <w:r w:rsidRPr="00DE7F64">
        <w:rPr>
          <w:rFonts w:cs="David"/>
          <w:sz w:val="18"/>
          <w:szCs w:val="24"/>
          <w:rtl/>
          <w:rPrChange w:id="1584" w:author="Avi Cohen" w:date="2022-05-02T11:52:00Z">
            <w:rPr>
              <w:rFonts w:cs="David"/>
              <w:sz w:val="18"/>
              <w:szCs w:val="24"/>
              <w:rtl/>
            </w:rPr>
          </w:rPrChange>
        </w:rPr>
        <w:t xml:space="preserve">פרויקט, לרבות צו מניעה לשימוש במסמכים אשר הוכנו על ידו במסגרת </w:t>
      </w:r>
      <w:r w:rsidRPr="00DE7F64">
        <w:rPr>
          <w:rFonts w:cs="David" w:hint="cs"/>
          <w:sz w:val="18"/>
          <w:szCs w:val="24"/>
          <w:rtl/>
          <w:rPrChange w:id="1585" w:author="Avi Cohen" w:date="2022-05-02T11:52:00Z">
            <w:rPr>
              <w:rFonts w:cs="David" w:hint="cs"/>
              <w:sz w:val="18"/>
              <w:szCs w:val="24"/>
              <w:rtl/>
            </w:rPr>
          </w:rPrChange>
        </w:rPr>
        <w:t>חוזה</w:t>
      </w:r>
      <w:r w:rsidRPr="00DE7F64">
        <w:rPr>
          <w:rFonts w:cs="David"/>
          <w:sz w:val="18"/>
          <w:szCs w:val="24"/>
          <w:rtl/>
          <w:rPrChange w:id="1586" w:author="Avi Cohen" w:date="2022-05-02T11:52:00Z">
            <w:rPr>
              <w:rFonts w:cs="David"/>
              <w:sz w:val="18"/>
              <w:szCs w:val="24"/>
              <w:rtl/>
            </w:rPr>
          </w:rPrChange>
        </w:rPr>
        <w:t xml:space="preserve"> זה</w:t>
      </w:r>
      <w:r w:rsidRPr="00DE7F64">
        <w:rPr>
          <w:rFonts w:cs="David" w:hint="cs"/>
          <w:sz w:val="18"/>
          <w:szCs w:val="24"/>
          <w:rtl/>
          <w:rPrChange w:id="1587" w:author="Avi Cohen" w:date="2022-05-02T11:52:00Z">
            <w:rPr>
              <w:rFonts w:cs="David" w:hint="cs"/>
              <w:sz w:val="18"/>
              <w:szCs w:val="24"/>
              <w:rtl/>
            </w:rPr>
          </w:rPrChange>
        </w:rPr>
        <w:t xml:space="preserve">. </w:t>
      </w:r>
    </w:p>
    <w:p w14:paraId="516AD1E8" w14:textId="77777777" w:rsidR="005E50FA" w:rsidRPr="00DE7F64" w:rsidRDefault="005E50FA" w:rsidP="005E50FA">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Change w:id="158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1589" w:author="Avi Cohen" w:date="2022-05-02T11:52:00Z">
            <w:rPr>
              <w:rFonts w:ascii="Times New Roman" w:eastAsia="Times New Roman" w:hAnsi="Times New Roman" w:cs="David"/>
              <w:bCs/>
              <w:sz w:val="20"/>
              <w:szCs w:val="24"/>
              <w:u w:val="single"/>
              <w:rtl/>
              <w:lang w:eastAsia="he-IL"/>
            </w:rPr>
          </w:rPrChange>
        </w:rPr>
        <w:lastRenderedPageBreak/>
        <w:t>העברת זכויות</w:t>
      </w:r>
    </w:p>
    <w:p w14:paraId="0A03A353"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59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591" w:author="Avi Cohen" w:date="2022-05-02T11:52:00Z">
            <w:rPr>
              <w:rFonts w:ascii="Times New Roman" w:eastAsia="Times New Roman" w:hAnsi="Times New Roman" w:cs="David"/>
              <w:sz w:val="20"/>
              <w:szCs w:val="24"/>
              <w:rtl/>
              <w:lang w:eastAsia="he-IL"/>
            </w:rPr>
          </w:rPrChange>
        </w:rPr>
        <w:t xml:space="preserve">אין המתכנן רשאי להסב לאחר את החוזה </w:t>
      </w:r>
      <w:r w:rsidRPr="00DE7F64">
        <w:rPr>
          <w:rFonts w:ascii="Times New Roman" w:eastAsia="Times New Roman" w:hAnsi="Times New Roman" w:cs="David" w:hint="cs"/>
          <w:sz w:val="20"/>
          <w:szCs w:val="24"/>
          <w:rtl/>
          <w:lang w:eastAsia="he-IL"/>
          <w:rPrChange w:id="159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593" w:author="Avi Cohen" w:date="2022-05-02T11:52:00Z">
            <w:rPr>
              <w:rFonts w:ascii="Times New Roman" w:eastAsia="Times New Roman" w:hAnsi="Times New Roman" w:cs="David"/>
              <w:sz w:val="20"/>
              <w:szCs w:val="24"/>
              <w:rtl/>
              <w:lang w:eastAsia="he-IL"/>
            </w:rPr>
          </w:rPrChange>
        </w:rPr>
        <w:t xml:space="preserve">או כל חלק ממנו, וכן אין הוא רשאי להעביר </w:t>
      </w:r>
      <w:r w:rsidRPr="00DE7F64">
        <w:rPr>
          <w:rFonts w:ascii="Times New Roman" w:eastAsia="Times New Roman" w:hAnsi="Times New Roman" w:cs="David" w:hint="cs"/>
          <w:sz w:val="20"/>
          <w:szCs w:val="24"/>
          <w:rtl/>
          <w:lang w:eastAsia="he-IL"/>
          <w:rPrChange w:id="159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595" w:author="Avi Cohen" w:date="2022-05-02T11:52:00Z">
            <w:rPr>
              <w:rFonts w:ascii="Times New Roman" w:eastAsia="Times New Roman" w:hAnsi="Times New Roman" w:cs="David"/>
              <w:sz w:val="20"/>
              <w:szCs w:val="24"/>
              <w:rtl/>
              <w:lang w:eastAsia="he-IL"/>
            </w:rPr>
          </w:rPrChange>
        </w:rPr>
        <w:t xml:space="preserve">או להסב לאחר כל זכות </w:t>
      </w:r>
      <w:r w:rsidRPr="00DE7F64">
        <w:rPr>
          <w:rFonts w:ascii="Times New Roman" w:eastAsia="Times New Roman" w:hAnsi="Times New Roman" w:cs="David" w:hint="cs"/>
          <w:sz w:val="20"/>
          <w:szCs w:val="24"/>
          <w:rtl/>
          <w:lang w:eastAsia="he-IL"/>
          <w:rPrChange w:id="159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597" w:author="Avi Cohen" w:date="2022-05-02T11:52:00Z">
            <w:rPr>
              <w:rFonts w:ascii="Times New Roman" w:eastAsia="Times New Roman" w:hAnsi="Times New Roman" w:cs="David"/>
              <w:sz w:val="20"/>
              <w:szCs w:val="24"/>
              <w:rtl/>
              <w:lang w:eastAsia="he-IL"/>
            </w:rPr>
          </w:rPrChange>
        </w:rPr>
        <w:t>או חובה לפי חוזה</w:t>
      </w:r>
      <w:r w:rsidRPr="00DE7F64">
        <w:rPr>
          <w:rFonts w:ascii="Times New Roman" w:eastAsia="Times New Roman" w:hAnsi="Times New Roman" w:cs="David" w:hint="cs"/>
          <w:sz w:val="20"/>
          <w:szCs w:val="24"/>
          <w:rtl/>
          <w:lang w:eastAsia="he-IL"/>
          <w:rPrChange w:id="1598"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599" w:author="Avi Cohen" w:date="2022-05-02T11:52:00Z">
            <w:rPr>
              <w:rFonts w:ascii="Times New Roman" w:eastAsia="Times New Roman" w:hAnsi="Times New Roman" w:cs="David"/>
              <w:sz w:val="20"/>
              <w:szCs w:val="24"/>
              <w:rtl/>
              <w:lang w:eastAsia="he-IL"/>
            </w:rPr>
          </w:rPrChange>
        </w:rPr>
        <w:t>, אלא בהסכמת המזמין בכתב ומראש.</w:t>
      </w:r>
    </w:p>
    <w:p w14:paraId="489D6C29"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60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01" w:author="Avi Cohen" w:date="2022-05-02T11:52:00Z">
            <w:rPr>
              <w:rFonts w:ascii="Times New Roman" w:eastAsia="Times New Roman" w:hAnsi="Times New Roman" w:cs="David"/>
              <w:sz w:val="20"/>
              <w:szCs w:val="24"/>
              <w:rtl/>
              <w:lang w:eastAsia="he-IL"/>
            </w:rPr>
          </w:rPrChange>
        </w:rPr>
        <w:t>אין המתכנן רשאי למסור לאחר את ב</w:t>
      </w:r>
      <w:r w:rsidRPr="00DE7F64">
        <w:rPr>
          <w:rFonts w:ascii="Times New Roman" w:eastAsia="Times New Roman" w:hAnsi="Times New Roman" w:cs="David" w:hint="cs"/>
          <w:sz w:val="20"/>
          <w:szCs w:val="24"/>
          <w:rtl/>
          <w:lang w:eastAsia="he-IL"/>
          <w:rPrChange w:id="160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03" w:author="Avi Cohen" w:date="2022-05-02T11:52:00Z">
            <w:rPr>
              <w:rFonts w:ascii="Times New Roman" w:eastAsia="Times New Roman" w:hAnsi="Times New Roman" w:cs="David"/>
              <w:sz w:val="20"/>
              <w:szCs w:val="24"/>
              <w:rtl/>
              <w:lang w:eastAsia="he-IL"/>
            </w:rPr>
          </w:rPrChange>
        </w:rPr>
        <w:t>צוע שרותי המתכנן, כולם או מקצתם, אלא בהסכמת המזמין בכתב ומראש.</w:t>
      </w:r>
    </w:p>
    <w:p w14:paraId="5A4B45E6"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604"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05" w:author="Avi Cohen" w:date="2022-05-02T11:52:00Z">
            <w:rPr>
              <w:rFonts w:ascii="Times New Roman" w:eastAsia="Times New Roman" w:hAnsi="Times New Roman" w:cs="David"/>
              <w:sz w:val="20"/>
              <w:szCs w:val="24"/>
              <w:rtl/>
              <w:lang w:eastAsia="he-IL"/>
            </w:rPr>
          </w:rPrChange>
        </w:rPr>
        <w:t xml:space="preserve">ניתנה הסכמת המזמין לפי סעיפים 13.1 או 13.2 לעיל, הרי </w:t>
      </w:r>
      <w:r w:rsidRPr="00DE7F64">
        <w:rPr>
          <w:rFonts w:ascii="Times New Roman" w:eastAsia="Times New Roman" w:hAnsi="Times New Roman" w:cs="David" w:hint="cs"/>
          <w:sz w:val="20"/>
          <w:szCs w:val="24"/>
          <w:rtl/>
          <w:lang w:eastAsia="he-IL"/>
          <w:rPrChange w:id="1606" w:author="Avi Cohen" w:date="2022-05-02T11:52:00Z">
            <w:rPr>
              <w:rFonts w:ascii="Times New Roman" w:eastAsia="Times New Roman" w:hAnsi="Times New Roman" w:cs="David" w:hint="cs"/>
              <w:sz w:val="20"/>
              <w:szCs w:val="24"/>
              <w:rtl/>
              <w:lang w:eastAsia="he-IL"/>
            </w:rPr>
          </w:rPrChange>
        </w:rPr>
        <w:t>ש</w:t>
      </w:r>
      <w:r w:rsidRPr="00DE7F64">
        <w:rPr>
          <w:rFonts w:ascii="Times New Roman" w:eastAsia="Times New Roman" w:hAnsi="Times New Roman" w:cs="David"/>
          <w:sz w:val="20"/>
          <w:szCs w:val="24"/>
          <w:rtl/>
          <w:lang w:eastAsia="he-IL"/>
          <w:rPrChange w:id="1607" w:author="Avi Cohen" w:date="2022-05-02T11:52:00Z">
            <w:rPr>
              <w:rFonts w:ascii="Times New Roman" w:eastAsia="Times New Roman" w:hAnsi="Times New Roman" w:cs="David"/>
              <w:sz w:val="20"/>
              <w:szCs w:val="24"/>
              <w:rtl/>
              <w:lang w:eastAsia="he-IL"/>
            </w:rPr>
          </w:rPrChange>
        </w:rPr>
        <w:t>אין בכך כדי לפטור את המתכנן מאחריותו והתחייבויותיו לפי חוזה</w:t>
      </w:r>
      <w:r w:rsidRPr="00DE7F64">
        <w:rPr>
          <w:rFonts w:ascii="Times New Roman" w:eastAsia="Times New Roman" w:hAnsi="Times New Roman" w:cs="David" w:hint="cs"/>
          <w:sz w:val="20"/>
          <w:szCs w:val="24"/>
          <w:rtl/>
          <w:lang w:eastAsia="he-IL"/>
          <w:rPrChange w:id="1608" w:author="Avi Cohen" w:date="2022-05-02T11:52:00Z">
            <w:rPr>
              <w:rFonts w:ascii="Times New Roman" w:eastAsia="Times New Roman" w:hAnsi="Times New Roman" w:cs="David" w:hint="cs"/>
              <w:sz w:val="20"/>
              <w:szCs w:val="24"/>
              <w:rtl/>
              <w:lang w:eastAsia="he-IL"/>
            </w:rPr>
          </w:rPrChange>
        </w:rPr>
        <w:t xml:space="preserve"> זה על נספחיו</w:t>
      </w:r>
      <w:r w:rsidRPr="00DE7F64">
        <w:rPr>
          <w:rFonts w:ascii="Times New Roman" w:eastAsia="Times New Roman" w:hAnsi="Times New Roman" w:cs="David"/>
          <w:sz w:val="20"/>
          <w:szCs w:val="24"/>
          <w:rtl/>
          <w:lang w:eastAsia="he-IL"/>
          <w:rPrChange w:id="1609" w:author="Avi Cohen" w:date="2022-05-02T11:52:00Z">
            <w:rPr>
              <w:rFonts w:ascii="Times New Roman" w:eastAsia="Times New Roman" w:hAnsi="Times New Roman" w:cs="David"/>
              <w:sz w:val="20"/>
              <w:szCs w:val="24"/>
              <w:rtl/>
              <w:lang w:eastAsia="he-IL"/>
            </w:rPr>
          </w:rPrChange>
        </w:rPr>
        <w:t xml:space="preserve"> ומזכויות המזמין על פיו, והמתכנן </w:t>
      </w:r>
      <w:r w:rsidRPr="00DE7F64">
        <w:rPr>
          <w:rFonts w:ascii="Times New Roman" w:eastAsia="Times New Roman" w:hAnsi="Times New Roman" w:cs="David" w:hint="cs"/>
          <w:sz w:val="20"/>
          <w:szCs w:val="24"/>
          <w:rtl/>
          <w:lang w:eastAsia="he-IL"/>
          <w:rPrChange w:id="161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11" w:author="Avi Cohen" w:date="2022-05-02T11:52:00Z">
            <w:rPr>
              <w:rFonts w:ascii="Times New Roman" w:eastAsia="Times New Roman" w:hAnsi="Times New Roman" w:cs="David"/>
              <w:sz w:val="20"/>
              <w:szCs w:val="24"/>
              <w:rtl/>
              <w:lang w:eastAsia="he-IL"/>
            </w:rPr>
          </w:rPrChange>
        </w:rPr>
        <w:t xml:space="preserve">ישא באחריות מלאה, כלפי המזמין וכלפי </w:t>
      </w:r>
      <w:r w:rsidRPr="00DE7F64">
        <w:rPr>
          <w:rFonts w:ascii="Times New Roman" w:eastAsia="Times New Roman" w:hAnsi="Times New Roman" w:cs="David" w:hint="cs"/>
          <w:sz w:val="20"/>
          <w:szCs w:val="24"/>
          <w:rtl/>
          <w:lang w:eastAsia="he-IL"/>
          <w:rPrChange w:id="1612" w:author="Avi Cohen" w:date="2022-05-02T11:52:00Z">
            <w:rPr>
              <w:rFonts w:ascii="Times New Roman" w:eastAsia="Times New Roman" w:hAnsi="Times New Roman" w:cs="David" w:hint="cs"/>
              <w:sz w:val="20"/>
              <w:szCs w:val="24"/>
              <w:rtl/>
              <w:lang w:eastAsia="he-IL"/>
            </w:rPr>
          </w:rPrChange>
        </w:rPr>
        <w:t xml:space="preserve">כל </w:t>
      </w:r>
      <w:r w:rsidRPr="00DE7F64">
        <w:rPr>
          <w:rFonts w:ascii="Times New Roman" w:eastAsia="Times New Roman" w:hAnsi="Times New Roman" w:cs="David"/>
          <w:sz w:val="20"/>
          <w:szCs w:val="24"/>
          <w:rtl/>
          <w:lang w:eastAsia="he-IL"/>
          <w:rPrChange w:id="1613" w:author="Avi Cohen" w:date="2022-05-02T11:52:00Z">
            <w:rPr>
              <w:rFonts w:ascii="Times New Roman" w:eastAsia="Times New Roman" w:hAnsi="Times New Roman" w:cs="David"/>
              <w:sz w:val="20"/>
              <w:szCs w:val="24"/>
              <w:rtl/>
              <w:lang w:eastAsia="he-IL"/>
            </w:rPr>
          </w:rPrChange>
        </w:rPr>
        <w:t xml:space="preserve">צד שלישי שהוא, גם לכל מעשה </w:t>
      </w:r>
      <w:r w:rsidRPr="00DE7F64">
        <w:rPr>
          <w:rFonts w:ascii="Times New Roman" w:eastAsia="Times New Roman" w:hAnsi="Times New Roman" w:cs="David" w:hint="cs"/>
          <w:sz w:val="20"/>
          <w:szCs w:val="24"/>
          <w:rtl/>
          <w:lang w:eastAsia="he-IL"/>
          <w:rPrChange w:id="161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615" w:author="Avi Cohen" w:date="2022-05-02T11:52:00Z">
            <w:rPr>
              <w:rFonts w:ascii="Times New Roman" w:eastAsia="Times New Roman" w:hAnsi="Times New Roman" w:cs="David"/>
              <w:sz w:val="20"/>
              <w:szCs w:val="24"/>
              <w:rtl/>
              <w:lang w:eastAsia="he-IL"/>
            </w:rPr>
          </w:rPrChange>
        </w:rPr>
        <w:t>או מחדל של אלה שיבצעו עבודה כלשהי מכוח הוראות סעיפים 13.1 או/וגם 13.2 לעיל</w:t>
      </w:r>
      <w:r w:rsidRPr="00DE7F64">
        <w:rPr>
          <w:rFonts w:ascii="Times New Roman" w:eastAsia="Times New Roman" w:hAnsi="Times New Roman" w:cs="David" w:hint="cs"/>
          <w:sz w:val="20"/>
          <w:szCs w:val="24"/>
          <w:rtl/>
          <w:lang w:eastAsia="he-IL"/>
          <w:rPrChange w:id="1616"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1617" w:author="Avi Cohen" w:date="2022-05-02T11:52:00Z">
            <w:rPr>
              <w:rFonts w:ascii="Times New Roman" w:eastAsia="Times New Roman" w:hAnsi="Times New Roman" w:cs="David"/>
              <w:sz w:val="20"/>
              <w:szCs w:val="24"/>
              <w:rtl/>
              <w:lang w:eastAsia="he-IL"/>
            </w:rPr>
          </w:rPrChange>
        </w:rPr>
        <w:t xml:space="preserve"> באי כחם ו</w:t>
      </w:r>
      <w:r w:rsidRPr="00DE7F64">
        <w:rPr>
          <w:rFonts w:ascii="Times New Roman" w:eastAsia="Times New Roman" w:hAnsi="Times New Roman" w:cs="David" w:hint="cs"/>
          <w:sz w:val="20"/>
          <w:szCs w:val="24"/>
          <w:rtl/>
          <w:lang w:eastAsia="he-IL"/>
          <w:rPrChange w:id="1618"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1619" w:author="Avi Cohen" w:date="2022-05-02T11:52:00Z">
            <w:rPr>
              <w:rFonts w:ascii="Times New Roman" w:eastAsia="Times New Roman" w:hAnsi="Times New Roman" w:cs="David"/>
              <w:sz w:val="20"/>
              <w:szCs w:val="24"/>
              <w:rtl/>
              <w:lang w:eastAsia="he-IL"/>
            </w:rPr>
          </w:rPrChange>
        </w:rPr>
        <w:t>עובדיהם</w:t>
      </w:r>
      <w:r w:rsidRPr="00DE7F64">
        <w:rPr>
          <w:rFonts w:ascii="Times New Roman" w:eastAsia="Times New Roman" w:hAnsi="Times New Roman" w:cs="David" w:hint="cs"/>
          <w:sz w:val="20"/>
          <w:szCs w:val="24"/>
          <w:rtl/>
          <w:lang w:eastAsia="he-IL"/>
          <w:rPrChange w:id="1620" w:author="Avi Cohen" w:date="2022-05-02T11:52:00Z">
            <w:rPr>
              <w:rFonts w:ascii="Times New Roman" w:eastAsia="Times New Roman" w:hAnsi="Times New Roman" w:cs="David" w:hint="cs"/>
              <w:sz w:val="20"/>
              <w:szCs w:val="24"/>
              <w:rtl/>
              <w:lang w:eastAsia="he-IL"/>
            </w:rPr>
          </w:rPrChange>
        </w:rPr>
        <w:t xml:space="preserve"> ו/או מי מטעמם</w:t>
      </w:r>
      <w:r w:rsidRPr="00DE7F64">
        <w:rPr>
          <w:rFonts w:ascii="Times New Roman" w:eastAsia="Times New Roman" w:hAnsi="Times New Roman" w:cs="David"/>
          <w:sz w:val="20"/>
          <w:szCs w:val="24"/>
          <w:rtl/>
          <w:lang w:eastAsia="he-IL"/>
          <w:rPrChange w:id="1621" w:author="Avi Cohen" w:date="2022-05-02T11:52:00Z">
            <w:rPr>
              <w:rFonts w:ascii="Times New Roman" w:eastAsia="Times New Roman" w:hAnsi="Times New Roman" w:cs="David"/>
              <w:sz w:val="20"/>
              <w:szCs w:val="24"/>
              <w:rtl/>
              <w:lang w:eastAsia="he-IL"/>
            </w:rPr>
          </w:rPrChange>
        </w:rPr>
        <w:t>, ואילו למזמין ישמרו כל זכויותיו כלפי המתכנן.</w:t>
      </w:r>
    </w:p>
    <w:p w14:paraId="14C55CB4"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62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23" w:author="Avi Cohen" w:date="2022-05-02T11:52:00Z">
            <w:rPr>
              <w:rFonts w:ascii="Times New Roman" w:eastAsia="Times New Roman" w:hAnsi="Times New Roman" w:cs="David"/>
              <w:sz w:val="20"/>
              <w:szCs w:val="24"/>
              <w:rtl/>
              <w:lang w:eastAsia="he-IL"/>
            </w:rPr>
          </w:rPrChange>
        </w:rPr>
        <w:t>ש</w:t>
      </w:r>
      <w:r w:rsidRPr="00DE7F64">
        <w:rPr>
          <w:rFonts w:ascii="Times New Roman" w:eastAsia="Times New Roman" w:hAnsi="Times New Roman" w:cs="David" w:hint="cs"/>
          <w:sz w:val="20"/>
          <w:szCs w:val="24"/>
          <w:rtl/>
          <w:lang w:eastAsia="he-IL"/>
          <w:rPrChange w:id="162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25" w:author="Avi Cohen" w:date="2022-05-02T11:52:00Z">
            <w:rPr>
              <w:rFonts w:ascii="Times New Roman" w:eastAsia="Times New Roman" w:hAnsi="Times New Roman" w:cs="David"/>
              <w:sz w:val="20"/>
              <w:szCs w:val="24"/>
              <w:rtl/>
              <w:lang w:eastAsia="he-IL"/>
            </w:rPr>
          </w:rPrChange>
        </w:rPr>
        <w:t>רותי המתכנן יינתנו באמצעות המנהל הראשי אישית ובאמצעות צוות עובדיו של המתכנן בפיקוחו הישיר של המנהל הראשי. מבלי לגרוע מהתחי</w:t>
      </w:r>
      <w:r w:rsidRPr="00DE7F64">
        <w:rPr>
          <w:rFonts w:ascii="Times New Roman" w:eastAsia="Times New Roman" w:hAnsi="Times New Roman" w:cs="David" w:hint="cs"/>
          <w:sz w:val="20"/>
          <w:szCs w:val="24"/>
          <w:rtl/>
          <w:lang w:eastAsia="he-IL"/>
          <w:rPrChange w:id="162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27" w:author="Avi Cohen" w:date="2022-05-02T11:52:00Z">
            <w:rPr>
              <w:rFonts w:ascii="Times New Roman" w:eastAsia="Times New Roman" w:hAnsi="Times New Roman" w:cs="David"/>
              <w:sz w:val="20"/>
              <w:szCs w:val="24"/>
              <w:rtl/>
              <w:lang w:eastAsia="he-IL"/>
            </w:rPr>
          </w:rPrChange>
        </w:rPr>
        <w:t>בות המתכנן כמתחייב מהאמור</w:t>
      </w:r>
      <w:r w:rsidRPr="00DE7F64">
        <w:rPr>
          <w:rFonts w:ascii="Times New Roman" w:eastAsia="Times New Roman" w:hAnsi="Times New Roman" w:cs="David" w:hint="cs"/>
          <w:sz w:val="20"/>
          <w:szCs w:val="24"/>
          <w:rtl/>
          <w:lang w:eastAsia="he-IL"/>
          <w:rPrChange w:id="162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629" w:author="Avi Cohen" w:date="2022-05-02T11:52:00Z">
            <w:rPr>
              <w:rFonts w:ascii="Times New Roman" w:eastAsia="Times New Roman" w:hAnsi="Times New Roman" w:cs="David"/>
              <w:sz w:val="20"/>
              <w:szCs w:val="24"/>
              <w:rtl/>
              <w:lang w:eastAsia="he-IL"/>
            </w:rPr>
          </w:rPrChange>
        </w:rPr>
        <w:t xml:space="preserve"> הרי בכל מקרה שהשירותים לא יינתנו ע"י המנהל הראשי מכל סיבה שהיא יהיה המזמין זכאי לבטל </w:t>
      </w:r>
      <w:r w:rsidRPr="00DE7F64">
        <w:rPr>
          <w:rFonts w:ascii="Times New Roman" w:eastAsia="Times New Roman" w:hAnsi="Times New Roman" w:cs="David" w:hint="cs"/>
          <w:sz w:val="20"/>
          <w:szCs w:val="24"/>
          <w:rtl/>
          <w:lang w:eastAsia="he-IL"/>
          <w:rPrChange w:id="1630" w:author="Avi Cohen" w:date="2022-05-02T11:52:00Z">
            <w:rPr>
              <w:rFonts w:ascii="Times New Roman" w:eastAsia="Times New Roman" w:hAnsi="Times New Roman" w:cs="David" w:hint="cs"/>
              <w:sz w:val="20"/>
              <w:szCs w:val="24"/>
              <w:rtl/>
              <w:lang w:eastAsia="he-IL"/>
            </w:rPr>
          </w:rPrChange>
        </w:rPr>
        <w:t xml:space="preserve">את </w:t>
      </w:r>
      <w:r w:rsidRPr="00DE7F64">
        <w:rPr>
          <w:rFonts w:ascii="Times New Roman" w:eastAsia="Times New Roman" w:hAnsi="Times New Roman" w:cs="David"/>
          <w:sz w:val="20"/>
          <w:szCs w:val="24"/>
          <w:rtl/>
          <w:lang w:eastAsia="he-IL"/>
          <w:rPrChange w:id="1631" w:author="Avi Cohen" w:date="2022-05-02T11:52:00Z">
            <w:rPr>
              <w:rFonts w:ascii="Times New Roman" w:eastAsia="Times New Roman" w:hAnsi="Times New Roman" w:cs="David"/>
              <w:sz w:val="20"/>
              <w:szCs w:val="24"/>
              <w:rtl/>
              <w:lang w:eastAsia="he-IL"/>
            </w:rPr>
          </w:rPrChange>
        </w:rPr>
        <w:t>החוזה ויחולו הוראות סעיף 12.3.2 ו-12.3.3 לעיל.</w:t>
      </w:r>
    </w:p>
    <w:p w14:paraId="72821830"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163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33" w:author="Avi Cohen" w:date="2022-05-02T11:52:00Z">
            <w:rPr>
              <w:rFonts w:ascii="Times New Roman" w:eastAsia="Times New Roman" w:hAnsi="Times New Roman" w:cs="David"/>
              <w:sz w:val="20"/>
              <w:szCs w:val="24"/>
              <w:rtl/>
              <w:lang w:eastAsia="he-IL"/>
            </w:rPr>
          </w:rPrChange>
        </w:rPr>
        <w:t>המזמין רשאי להעביר,</w:t>
      </w:r>
      <w:r w:rsidRPr="00DE7F64">
        <w:rPr>
          <w:rFonts w:ascii="Times New Roman" w:eastAsia="Times New Roman" w:hAnsi="Times New Roman" w:cs="David" w:hint="cs"/>
          <w:sz w:val="20"/>
          <w:szCs w:val="24"/>
          <w:rtl/>
          <w:lang w:eastAsia="he-IL"/>
          <w:rPrChange w:id="1634" w:author="Avi Cohen" w:date="2022-05-02T11:52:00Z">
            <w:rPr>
              <w:rFonts w:ascii="Times New Roman" w:eastAsia="Times New Roman" w:hAnsi="Times New Roman" w:cs="David" w:hint="cs"/>
              <w:sz w:val="20"/>
              <w:szCs w:val="24"/>
              <w:rtl/>
              <w:lang w:eastAsia="he-IL"/>
            </w:rPr>
          </w:rPrChange>
        </w:rPr>
        <w:t xml:space="preserve"> למשכן ו/או לשעבד,</w:t>
      </w:r>
      <w:r w:rsidRPr="00DE7F64">
        <w:rPr>
          <w:rFonts w:ascii="Times New Roman" w:eastAsia="Times New Roman" w:hAnsi="Times New Roman" w:cs="David"/>
          <w:sz w:val="20"/>
          <w:szCs w:val="24"/>
          <w:rtl/>
          <w:lang w:eastAsia="he-IL"/>
          <w:rPrChange w:id="1635" w:author="Avi Cohen" w:date="2022-05-02T11:52:00Z">
            <w:rPr>
              <w:rFonts w:ascii="Times New Roman" w:eastAsia="Times New Roman" w:hAnsi="Times New Roman" w:cs="David"/>
              <w:sz w:val="20"/>
              <w:szCs w:val="24"/>
              <w:rtl/>
              <w:lang w:eastAsia="he-IL"/>
            </w:rPr>
          </w:rPrChange>
        </w:rPr>
        <w:t xml:space="preserve"> בכל עת, כל זכות מזכויותיו </w:t>
      </w:r>
      <w:r w:rsidRPr="00DE7F64">
        <w:rPr>
          <w:rFonts w:ascii="Times New Roman" w:eastAsia="Times New Roman" w:hAnsi="Times New Roman" w:cs="David" w:hint="cs"/>
          <w:sz w:val="20"/>
          <w:szCs w:val="24"/>
          <w:rtl/>
          <w:lang w:eastAsia="he-IL"/>
          <w:rPrChange w:id="1636" w:author="Avi Cohen" w:date="2022-05-02T11:52:00Z">
            <w:rPr>
              <w:rFonts w:ascii="Times New Roman" w:eastAsia="Times New Roman" w:hAnsi="Times New Roman" w:cs="David" w:hint="cs"/>
              <w:sz w:val="20"/>
              <w:szCs w:val="24"/>
              <w:rtl/>
              <w:lang w:eastAsia="he-IL"/>
            </w:rPr>
          </w:rPrChange>
        </w:rPr>
        <w:t xml:space="preserve">במקרקעין ו/או בפרויקט </w:t>
      </w:r>
      <w:r w:rsidRPr="00DE7F64">
        <w:rPr>
          <w:rFonts w:ascii="Times New Roman" w:eastAsia="Times New Roman" w:hAnsi="Times New Roman" w:cs="David"/>
          <w:sz w:val="20"/>
          <w:szCs w:val="24"/>
          <w:rtl/>
          <w:lang w:eastAsia="he-IL"/>
          <w:rPrChange w:id="1637" w:author="Avi Cohen" w:date="2022-05-02T11:52:00Z">
            <w:rPr>
              <w:rFonts w:ascii="Times New Roman" w:eastAsia="Times New Roman" w:hAnsi="Times New Roman" w:cs="David"/>
              <w:sz w:val="20"/>
              <w:szCs w:val="24"/>
              <w:rtl/>
              <w:lang w:eastAsia="he-IL"/>
            </w:rPr>
          </w:rPrChange>
        </w:rPr>
        <w:t>וכל חובה מחובותיו לפי חוזה זה, כפי שיראה בעיניו, בלא צורך בהסכמה כלשהי מצד המתכנן.</w:t>
      </w:r>
      <w:r w:rsidRPr="00DE7F64">
        <w:rPr>
          <w:rFonts w:ascii="Times New Roman" w:eastAsia="Times New Roman" w:hAnsi="Times New Roman" w:cs="David" w:hint="cs"/>
          <w:sz w:val="20"/>
          <w:szCs w:val="24"/>
          <w:rtl/>
          <w:lang w:eastAsia="he-IL"/>
          <w:rPrChange w:id="1638" w:author="Avi Cohen" w:date="2022-05-02T11:52:00Z">
            <w:rPr>
              <w:rFonts w:ascii="Times New Roman" w:eastAsia="Times New Roman" w:hAnsi="Times New Roman" w:cs="David" w:hint="cs"/>
              <w:sz w:val="20"/>
              <w:szCs w:val="24"/>
              <w:rtl/>
              <w:lang w:eastAsia="he-IL"/>
            </w:rPr>
          </w:rPrChange>
        </w:rPr>
        <w:t xml:space="preserve"> המתכנן </w:t>
      </w:r>
    </w:p>
    <w:p w14:paraId="03E6EF7D" w14:textId="77777777" w:rsidR="005E50FA" w:rsidRPr="00DE7F64" w:rsidRDefault="005E50FA" w:rsidP="005E50FA">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Change w:id="1639"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bCs/>
          <w:sz w:val="20"/>
          <w:szCs w:val="24"/>
          <w:u w:val="single"/>
          <w:rtl/>
          <w:lang w:eastAsia="he-IL"/>
          <w:rPrChange w:id="1640" w:author="Avi Cohen" w:date="2022-05-02T11:52:00Z">
            <w:rPr>
              <w:rFonts w:ascii="Times New Roman" w:eastAsia="Times New Roman" w:hAnsi="Times New Roman" w:cs="David"/>
              <w:bCs/>
              <w:sz w:val="20"/>
              <w:szCs w:val="24"/>
              <w:u w:val="single"/>
              <w:rtl/>
              <w:lang w:eastAsia="he-IL"/>
            </w:rPr>
          </w:rPrChange>
        </w:rPr>
        <w:t>סיום שרותי המתכנן</w:t>
      </w:r>
    </w:p>
    <w:p w14:paraId="4D7E403D"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64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42" w:author="Avi Cohen" w:date="2022-05-02T11:52:00Z">
            <w:rPr>
              <w:rFonts w:ascii="Times New Roman" w:eastAsia="Times New Roman" w:hAnsi="Times New Roman" w:cs="David"/>
              <w:sz w:val="20"/>
              <w:szCs w:val="24"/>
              <w:rtl/>
              <w:lang w:eastAsia="he-IL"/>
            </w:rPr>
          </w:rPrChange>
        </w:rPr>
        <w:t>ש</w:t>
      </w:r>
      <w:r w:rsidRPr="00DE7F64">
        <w:rPr>
          <w:rFonts w:ascii="Times New Roman" w:eastAsia="Times New Roman" w:hAnsi="Times New Roman" w:cs="David" w:hint="cs"/>
          <w:sz w:val="20"/>
          <w:szCs w:val="24"/>
          <w:rtl/>
          <w:lang w:eastAsia="he-IL"/>
          <w:rPrChange w:id="164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44" w:author="Avi Cohen" w:date="2022-05-02T11:52:00Z">
            <w:rPr>
              <w:rFonts w:ascii="Times New Roman" w:eastAsia="Times New Roman" w:hAnsi="Times New Roman" w:cs="David"/>
              <w:sz w:val="20"/>
              <w:szCs w:val="24"/>
              <w:rtl/>
              <w:lang w:eastAsia="he-IL"/>
            </w:rPr>
          </w:rPrChange>
        </w:rPr>
        <w:t>רותי המתכנן יחושבו כבאים לסיום בכל אחד מהמקרים הבאים:</w:t>
      </w:r>
    </w:p>
    <w:p w14:paraId="7F7335FA" w14:textId="77777777" w:rsidR="005E50FA" w:rsidRPr="00DE7F64" w:rsidRDefault="005E50FA" w:rsidP="005E50FA">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164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46" w:author="Avi Cohen" w:date="2022-05-02T11:52:00Z">
            <w:rPr>
              <w:rFonts w:ascii="Times New Roman" w:eastAsia="Times New Roman" w:hAnsi="Times New Roman" w:cs="David"/>
              <w:sz w:val="20"/>
              <w:szCs w:val="24"/>
              <w:rtl/>
              <w:lang w:eastAsia="he-IL"/>
            </w:rPr>
          </w:rPrChange>
        </w:rPr>
        <w:t>חוזה</w:t>
      </w:r>
      <w:r w:rsidRPr="00DE7F64">
        <w:rPr>
          <w:rFonts w:ascii="Times New Roman" w:eastAsia="Times New Roman" w:hAnsi="Times New Roman" w:cs="David" w:hint="cs"/>
          <w:sz w:val="20"/>
          <w:szCs w:val="24"/>
          <w:rtl/>
          <w:lang w:eastAsia="he-IL"/>
          <w:rPrChange w:id="1647"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648" w:author="Avi Cohen" w:date="2022-05-02T11:52:00Z">
            <w:rPr>
              <w:rFonts w:ascii="Times New Roman" w:eastAsia="Times New Roman" w:hAnsi="Times New Roman" w:cs="David"/>
              <w:sz w:val="20"/>
              <w:szCs w:val="24"/>
              <w:rtl/>
              <w:lang w:eastAsia="he-IL"/>
            </w:rPr>
          </w:rPrChange>
        </w:rPr>
        <w:t xml:space="preserve"> הובא לידי </w:t>
      </w:r>
      <w:r w:rsidRPr="00DE7F64">
        <w:rPr>
          <w:rFonts w:ascii="Times New Roman" w:eastAsia="Times New Roman" w:hAnsi="Times New Roman" w:cs="David" w:hint="cs"/>
          <w:sz w:val="20"/>
          <w:szCs w:val="24"/>
          <w:rtl/>
          <w:lang w:eastAsia="he-IL"/>
          <w:rPrChange w:id="1649" w:author="Avi Cohen" w:date="2022-05-02T11:52:00Z">
            <w:rPr>
              <w:rFonts w:ascii="Times New Roman" w:eastAsia="Times New Roman" w:hAnsi="Times New Roman" w:cs="David" w:hint="cs"/>
              <w:sz w:val="20"/>
              <w:szCs w:val="24"/>
              <w:rtl/>
              <w:lang w:eastAsia="he-IL"/>
            </w:rPr>
          </w:rPrChange>
        </w:rPr>
        <w:t>גמר</w:t>
      </w:r>
      <w:r w:rsidRPr="00DE7F64">
        <w:rPr>
          <w:rFonts w:ascii="Times New Roman" w:eastAsia="Times New Roman" w:hAnsi="Times New Roman" w:cs="David"/>
          <w:sz w:val="20"/>
          <w:szCs w:val="24"/>
          <w:rtl/>
          <w:lang w:eastAsia="he-IL"/>
          <w:rPrChange w:id="1650" w:author="Avi Cohen" w:date="2022-05-02T11:52:00Z">
            <w:rPr>
              <w:rFonts w:ascii="Times New Roman" w:eastAsia="Times New Roman" w:hAnsi="Times New Roman" w:cs="David"/>
              <w:sz w:val="20"/>
              <w:szCs w:val="24"/>
              <w:rtl/>
              <w:lang w:eastAsia="he-IL"/>
            </w:rPr>
          </w:rPrChange>
        </w:rPr>
        <w:t xml:space="preserve"> או בוטל כאמור בסעיף 12 לעיל, והחל במועד הנקוב בהודעה שניתנה ע"י המזמין למתכנן במסגרת הוראות אותו סעיף.</w:t>
      </w:r>
    </w:p>
    <w:p w14:paraId="01EAC584" w14:textId="77777777" w:rsidR="005E50FA" w:rsidRPr="00DE7F64" w:rsidRDefault="005E50FA" w:rsidP="005E50FA">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165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52" w:author="Avi Cohen" w:date="2022-05-02T11:52:00Z">
            <w:rPr>
              <w:rFonts w:ascii="Times New Roman" w:eastAsia="Times New Roman" w:hAnsi="Times New Roman" w:cs="David"/>
              <w:sz w:val="20"/>
              <w:szCs w:val="24"/>
              <w:rtl/>
              <w:lang w:eastAsia="he-IL"/>
            </w:rPr>
          </w:rPrChange>
        </w:rPr>
        <w:t>עם מתן א</w:t>
      </w:r>
      <w:r w:rsidRPr="00DE7F64">
        <w:rPr>
          <w:rFonts w:ascii="Times New Roman" w:eastAsia="Times New Roman" w:hAnsi="Times New Roman" w:cs="David" w:hint="cs"/>
          <w:sz w:val="20"/>
          <w:szCs w:val="24"/>
          <w:rtl/>
          <w:lang w:eastAsia="he-IL"/>
          <w:rPrChange w:id="165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54" w:author="Avi Cohen" w:date="2022-05-02T11:52:00Z">
            <w:rPr>
              <w:rFonts w:ascii="Times New Roman" w:eastAsia="Times New Roman" w:hAnsi="Times New Roman" w:cs="David"/>
              <w:sz w:val="20"/>
              <w:szCs w:val="24"/>
              <w:rtl/>
              <w:lang w:eastAsia="he-IL"/>
            </w:rPr>
          </w:rPrChange>
        </w:rPr>
        <w:t>שור בכתב ע"י המזמין למתכנן</w:t>
      </w:r>
      <w:r w:rsidRPr="00DE7F64">
        <w:rPr>
          <w:rFonts w:ascii="Times New Roman" w:eastAsia="Times New Roman" w:hAnsi="Times New Roman" w:cs="David" w:hint="cs"/>
          <w:sz w:val="20"/>
          <w:szCs w:val="24"/>
          <w:rtl/>
          <w:lang w:eastAsia="he-IL"/>
          <w:rPrChange w:id="165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656" w:author="Avi Cohen" w:date="2022-05-02T11:52:00Z">
            <w:rPr>
              <w:rFonts w:ascii="Times New Roman" w:eastAsia="Times New Roman" w:hAnsi="Times New Roman" w:cs="David"/>
              <w:sz w:val="20"/>
              <w:szCs w:val="24"/>
              <w:rtl/>
              <w:lang w:eastAsia="he-IL"/>
            </w:rPr>
          </w:rPrChange>
        </w:rPr>
        <w:t xml:space="preserve"> כי הושלם מתן שרותי המתכנן ע</w:t>
      </w:r>
      <w:r w:rsidRPr="00DE7F64">
        <w:rPr>
          <w:rFonts w:ascii="Times New Roman" w:eastAsia="Times New Roman" w:hAnsi="Times New Roman" w:cs="David" w:hint="cs"/>
          <w:sz w:val="20"/>
          <w:szCs w:val="24"/>
          <w:rtl/>
          <w:lang w:eastAsia="he-IL"/>
          <w:rPrChange w:id="1657"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658" w:author="Avi Cohen" w:date="2022-05-02T11:52:00Z">
            <w:rPr>
              <w:rFonts w:ascii="Times New Roman" w:eastAsia="Times New Roman" w:hAnsi="Times New Roman" w:cs="David"/>
              <w:sz w:val="20"/>
              <w:szCs w:val="24"/>
              <w:rtl/>
              <w:lang w:eastAsia="he-IL"/>
            </w:rPr>
          </w:rPrChange>
        </w:rPr>
        <w:t xml:space="preserve"> חוזה</w:t>
      </w:r>
      <w:r w:rsidRPr="00DE7F64">
        <w:rPr>
          <w:rFonts w:ascii="Times New Roman" w:eastAsia="Times New Roman" w:hAnsi="Times New Roman" w:cs="David" w:hint="cs"/>
          <w:sz w:val="20"/>
          <w:szCs w:val="24"/>
          <w:rtl/>
          <w:lang w:eastAsia="he-IL"/>
          <w:rPrChange w:id="1659"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660" w:author="Avi Cohen" w:date="2022-05-02T11:52:00Z">
            <w:rPr>
              <w:rFonts w:ascii="Times New Roman" w:eastAsia="Times New Roman" w:hAnsi="Times New Roman" w:cs="David"/>
              <w:sz w:val="20"/>
              <w:szCs w:val="24"/>
              <w:rtl/>
              <w:lang w:eastAsia="he-IL"/>
            </w:rPr>
          </w:rPrChange>
        </w:rPr>
        <w:t>.</w:t>
      </w:r>
    </w:p>
    <w:p w14:paraId="26A7F8A6"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Change w:id="1661" w:author="Avi Cohen" w:date="2022-05-02T11:52:00Z">
            <w:rPr>
              <w:rFonts w:ascii="Times New Roman" w:eastAsia="Times New Roman" w:hAnsi="Times New Roman" w:cs="David"/>
              <w:b/>
              <w:sz w:val="20"/>
              <w:szCs w:val="24"/>
              <w:rtl/>
              <w:lang w:eastAsia="he-IL"/>
            </w:rPr>
          </w:rPrChange>
        </w:rPr>
      </w:pPr>
      <w:r w:rsidRPr="00DE7F64">
        <w:rPr>
          <w:rFonts w:ascii="Times New Roman" w:eastAsia="Times New Roman" w:hAnsi="Times New Roman" w:cs="David"/>
          <w:bCs/>
          <w:sz w:val="20"/>
          <w:szCs w:val="24"/>
          <w:u w:val="single"/>
          <w:rtl/>
          <w:lang w:eastAsia="he-IL"/>
          <w:rPrChange w:id="1662" w:author="Avi Cohen" w:date="2022-05-02T11:52:00Z">
            <w:rPr>
              <w:rFonts w:ascii="Times New Roman" w:eastAsia="Times New Roman" w:hAnsi="Times New Roman" w:cs="David"/>
              <w:bCs/>
              <w:sz w:val="20"/>
              <w:szCs w:val="24"/>
              <w:u w:val="single"/>
              <w:rtl/>
              <w:lang w:eastAsia="he-IL"/>
            </w:rPr>
          </w:rPrChange>
        </w:rPr>
        <w:t>סודיות והמצאת מסמכים</w:t>
      </w:r>
    </w:p>
    <w:p w14:paraId="14FACBC8"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66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64" w:author="Avi Cohen" w:date="2022-05-02T11:52:00Z">
            <w:rPr>
              <w:rFonts w:ascii="Times New Roman" w:eastAsia="Times New Roman" w:hAnsi="Times New Roman" w:cs="David"/>
              <w:sz w:val="20"/>
              <w:szCs w:val="24"/>
              <w:rtl/>
              <w:lang w:eastAsia="he-IL"/>
            </w:rPr>
          </w:rPrChange>
        </w:rPr>
        <w:t>המתכנן מתחייב לשמור על סודיות התכניות, השרטוטים, המפרטים וכל יתר המפרטים וכל יתר המסמכים המתייחסים לש</w:t>
      </w:r>
      <w:r w:rsidRPr="00DE7F64">
        <w:rPr>
          <w:rFonts w:ascii="Times New Roman" w:eastAsia="Times New Roman" w:hAnsi="Times New Roman" w:cs="David" w:hint="cs"/>
          <w:sz w:val="20"/>
          <w:szCs w:val="24"/>
          <w:rtl/>
          <w:lang w:eastAsia="he-IL"/>
          <w:rPrChange w:id="1665"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66" w:author="Avi Cohen" w:date="2022-05-02T11:52:00Z">
            <w:rPr>
              <w:rFonts w:ascii="Times New Roman" w:eastAsia="Times New Roman" w:hAnsi="Times New Roman" w:cs="David"/>
              <w:sz w:val="20"/>
              <w:szCs w:val="24"/>
              <w:rtl/>
              <w:lang w:eastAsia="he-IL"/>
            </w:rPr>
          </w:rPrChange>
        </w:rPr>
        <w:t>רותי המתכנן</w:t>
      </w:r>
      <w:r w:rsidRPr="00DE7F64">
        <w:rPr>
          <w:rFonts w:ascii="Times New Roman" w:eastAsia="Times New Roman" w:hAnsi="Times New Roman" w:cs="David" w:hint="cs"/>
          <w:sz w:val="20"/>
          <w:szCs w:val="24"/>
          <w:rtl/>
          <w:lang w:eastAsia="he-IL"/>
          <w:rPrChange w:id="1667"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668" w:author="Avi Cohen" w:date="2022-05-02T11:52:00Z">
            <w:rPr>
              <w:rFonts w:ascii="Times New Roman" w:eastAsia="Times New Roman" w:hAnsi="Times New Roman" w:cs="David"/>
              <w:sz w:val="20"/>
              <w:szCs w:val="24"/>
              <w:rtl/>
              <w:lang w:eastAsia="he-IL"/>
            </w:rPr>
          </w:rPrChange>
        </w:rPr>
        <w:t xml:space="preserve"> לרבות העתקים וניירות עבודה, בין שהוכנו על ידי המתכנן </w:t>
      </w:r>
      <w:r w:rsidRPr="00DE7F64">
        <w:rPr>
          <w:rFonts w:ascii="Times New Roman" w:eastAsia="Times New Roman" w:hAnsi="Times New Roman" w:cs="David" w:hint="cs"/>
          <w:sz w:val="20"/>
          <w:szCs w:val="24"/>
          <w:rtl/>
          <w:lang w:eastAsia="he-IL"/>
          <w:rPrChange w:id="1669" w:author="Avi Cohen" w:date="2022-05-02T11:52:00Z">
            <w:rPr>
              <w:rFonts w:ascii="Times New Roman" w:eastAsia="Times New Roman" w:hAnsi="Times New Roman" w:cs="David" w:hint="cs"/>
              <w:sz w:val="20"/>
              <w:szCs w:val="24"/>
              <w:rtl/>
              <w:lang w:eastAsia="he-IL"/>
            </w:rPr>
          </w:rPrChange>
        </w:rPr>
        <w:t>ו/או על ידי</w:t>
      </w:r>
      <w:r w:rsidRPr="00DE7F64">
        <w:rPr>
          <w:rFonts w:ascii="Times New Roman" w:eastAsia="Times New Roman" w:hAnsi="Times New Roman" w:cs="David"/>
          <w:sz w:val="20"/>
          <w:szCs w:val="24"/>
          <w:rtl/>
          <w:lang w:eastAsia="he-IL"/>
          <w:rPrChange w:id="1670" w:author="Avi Cohen" w:date="2022-05-02T11:52:00Z">
            <w:rPr>
              <w:rFonts w:ascii="Times New Roman" w:eastAsia="Times New Roman" w:hAnsi="Times New Roman" w:cs="David"/>
              <w:sz w:val="20"/>
              <w:szCs w:val="24"/>
              <w:rtl/>
              <w:lang w:eastAsia="he-IL"/>
            </w:rPr>
          </w:rPrChange>
        </w:rPr>
        <w:t xml:space="preserve"> מ</w:t>
      </w:r>
      <w:r w:rsidRPr="00DE7F64">
        <w:rPr>
          <w:rFonts w:ascii="Times New Roman" w:eastAsia="Times New Roman" w:hAnsi="Times New Roman" w:cs="David" w:hint="cs"/>
          <w:sz w:val="20"/>
          <w:szCs w:val="24"/>
          <w:rtl/>
          <w:lang w:eastAsia="he-IL"/>
          <w:rPrChange w:id="1671" w:author="Avi Cohen" w:date="2022-05-02T11:52:00Z">
            <w:rPr>
              <w:rFonts w:ascii="Times New Roman" w:eastAsia="Times New Roman" w:hAnsi="Times New Roman" w:cs="David" w:hint="cs"/>
              <w:sz w:val="20"/>
              <w:szCs w:val="24"/>
              <w:rtl/>
              <w:lang w:eastAsia="he-IL"/>
            </w:rPr>
          </w:rPrChange>
        </w:rPr>
        <w:t>י מ</w:t>
      </w:r>
      <w:r w:rsidRPr="00DE7F64">
        <w:rPr>
          <w:rFonts w:ascii="Times New Roman" w:eastAsia="Times New Roman" w:hAnsi="Times New Roman" w:cs="David"/>
          <w:sz w:val="20"/>
          <w:szCs w:val="24"/>
          <w:rtl/>
          <w:lang w:eastAsia="he-IL"/>
          <w:rPrChange w:id="1672" w:author="Avi Cohen" w:date="2022-05-02T11:52:00Z">
            <w:rPr>
              <w:rFonts w:ascii="Times New Roman" w:eastAsia="Times New Roman" w:hAnsi="Times New Roman" w:cs="David"/>
              <w:sz w:val="20"/>
              <w:szCs w:val="24"/>
              <w:rtl/>
              <w:lang w:eastAsia="he-IL"/>
            </w:rPr>
          </w:rPrChange>
        </w:rPr>
        <w:t xml:space="preserve">טעמו ובין שהוכנו על ידי המזמין </w:t>
      </w:r>
      <w:r w:rsidRPr="00DE7F64">
        <w:rPr>
          <w:rFonts w:ascii="Times New Roman" w:eastAsia="Times New Roman" w:hAnsi="Times New Roman" w:cs="David" w:hint="cs"/>
          <w:sz w:val="20"/>
          <w:szCs w:val="24"/>
          <w:rtl/>
          <w:lang w:eastAsia="he-IL"/>
          <w:rPrChange w:id="1673"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674" w:author="Avi Cohen" w:date="2022-05-02T11:52:00Z">
            <w:rPr>
              <w:rFonts w:ascii="Times New Roman" w:eastAsia="Times New Roman" w:hAnsi="Times New Roman" w:cs="David"/>
              <w:sz w:val="20"/>
              <w:szCs w:val="24"/>
              <w:rtl/>
              <w:lang w:eastAsia="he-IL"/>
            </w:rPr>
          </w:rPrChange>
        </w:rPr>
        <w:t xml:space="preserve">או המנהל </w:t>
      </w:r>
      <w:r w:rsidRPr="00DE7F64">
        <w:rPr>
          <w:rFonts w:ascii="Times New Roman" w:eastAsia="Times New Roman" w:hAnsi="Times New Roman" w:cs="David" w:hint="cs"/>
          <w:sz w:val="20"/>
          <w:szCs w:val="24"/>
          <w:rtl/>
          <w:lang w:eastAsia="he-IL"/>
          <w:rPrChange w:id="1675"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676" w:author="Avi Cohen" w:date="2022-05-02T11:52:00Z">
            <w:rPr>
              <w:rFonts w:ascii="Times New Roman" w:eastAsia="Times New Roman" w:hAnsi="Times New Roman" w:cs="David"/>
              <w:sz w:val="20"/>
              <w:szCs w:val="24"/>
              <w:rtl/>
              <w:lang w:eastAsia="he-IL"/>
            </w:rPr>
          </w:rPrChange>
        </w:rPr>
        <w:t xml:space="preserve">או </w:t>
      </w:r>
      <w:r w:rsidRPr="00DE7F64">
        <w:rPr>
          <w:rFonts w:ascii="Times New Roman" w:eastAsia="Times New Roman" w:hAnsi="Times New Roman" w:cs="David" w:hint="cs"/>
          <w:sz w:val="20"/>
          <w:szCs w:val="24"/>
          <w:rtl/>
          <w:lang w:eastAsia="he-IL"/>
          <w:rPrChange w:id="1677" w:author="Avi Cohen" w:date="2022-05-02T11:52:00Z">
            <w:rPr>
              <w:rFonts w:ascii="Times New Roman" w:eastAsia="Times New Roman" w:hAnsi="Times New Roman" w:cs="David" w:hint="cs"/>
              <w:sz w:val="20"/>
              <w:szCs w:val="24"/>
              <w:rtl/>
              <w:lang w:eastAsia="he-IL"/>
            </w:rPr>
          </w:rPrChange>
        </w:rPr>
        <w:t xml:space="preserve">מי </w:t>
      </w:r>
      <w:r w:rsidRPr="00DE7F64">
        <w:rPr>
          <w:rFonts w:ascii="Times New Roman" w:eastAsia="Times New Roman" w:hAnsi="Times New Roman" w:cs="David"/>
          <w:sz w:val="20"/>
          <w:szCs w:val="24"/>
          <w:rtl/>
          <w:lang w:eastAsia="he-IL"/>
          <w:rPrChange w:id="1678" w:author="Avi Cohen" w:date="2022-05-02T11:52:00Z">
            <w:rPr>
              <w:rFonts w:ascii="Times New Roman" w:eastAsia="Times New Roman" w:hAnsi="Times New Roman" w:cs="David"/>
              <w:sz w:val="20"/>
              <w:szCs w:val="24"/>
              <w:rtl/>
              <w:lang w:eastAsia="he-IL"/>
            </w:rPr>
          </w:rPrChange>
        </w:rPr>
        <w:t>מטעמם, וכן לשמור בסוד כל ידיעה שהגיעה אליו עקב ביצוע חוזה זה ולא למסור כל ידיעה כאמור לאדם שלא הוסמך לקבלה על ידי המזמין.</w:t>
      </w:r>
    </w:p>
    <w:p w14:paraId="7468691B"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67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80" w:author="Avi Cohen" w:date="2022-05-02T11:52:00Z">
            <w:rPr>
              <w:rFonts w:ascii="Times New Roman" w:eastAsia="Times New Roman" w:hAnsi="Times New Roman" w:cs="David"/>
              <w:sz w:val="20"/>
              <w:szCs w:val="24"/>
              <w:rtl/>
              <w:lang w:eastAsia="he-IL"/>
            </w:rPr>
          </w:rPrChange>
        </w:rPr>
        <w:lastRenderedPageBreak/>
        <w:t xml:space="preserve">מבלי לגרוע מאחריותו </w:t>
      </w:r>
      <w:r w:rsidRPr="00DE7F64">
        <w:rPr>
          <w:rFonts w:ascii="Times New Roman" w:eastAsia="Times New Roman" w:hAnsi="Times New Roman" w:cs="David" w:hint="cs"/>
          <w:sz w:val="20"/>
          <w:szCs w:val="24"/>
          <w:rtl/>
          <w:lang w:eastAsia="he-IL"/>
          <w:rPrChange w:id="1681" w:author="Avi Cohen" w:date="2022-05-02T11:52:00Z">
            <w:rPr>
              <w:rFonts w:ascii="Times New Roman" w:eastAsia="Times New Roman" w:hAnsi="Times New Roman" w:cs="David" w:hint="cs"/>
              <w:sz w:val="20"/>
              <w:szCs w:val="24"/>
              <w:rtl/>
              <w:lang w:eastAsia="he-IL"/>
            </w:rPr>
          </w:rPrChange>
        </w:rPr>
        <w:t xml:space="preserve">של המתכנן </w:t>
      </w:r>
      <w:r w:rsidRPr="00DE7F64">
        <w:rPr>
          <w:rFonts w:ascii="Times New Roman" w:eastAsia="Times New Roman" w:hAnsi="Times New Roman" w:cs="David"/>
          <w:sz w:val="20"/>
          <w:szCs w:val="24"/>
          <w:rtl/>
          <w:lang w:eastAsia="he-IL"/>
          <w:rPrChange w:id="1682" w:author="Avi Cohen" w:date="2022-05-02T11:52:00Z">
            <w:rPr>
              <w:rFonts w:ascii="Times New Roman" w:eastAsia="Times New Roman" w:hAnsi="Times New Roman" w:cs="David"/>
              <w:sz w:val="20"/>
              <w:szCs w:val="24"/>
              <w:rtl/>
              <w:lang w:eastAsia="he-IL"/>
            </w:rPr>
          </w:rPrChange>
        </w:rPr>
        <w:t>על פי כל דין, ינקוט המתכנן בכל אמצעי סביר כדי לשמור שמירה מעולה על כל מסמך המוחזק על ידיו בקשר לש</w:t>
      </w:r>
      <w:r w:rsidRPr="00DE7F64">
        <w:rPr>
          <w:rFonts w:ascii="Times New Roman" w:eastAsia="Times New Roman" w:hAnsi="Times New Roman" w:cs="David" w:hint="cs"/>
          <w:sz w:val="20"/>
          <w:szCs w:val="24"/>
          <w:rtl/>
          <w:lang w:eastAsia="he-IL"/>
          <w:rPrChange w:id="168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84" w:author="Avi Cohen" w:date="2022-05-02T11:52:00Z">
            <w:rPr>
              <w:rFonts w:ascii="Times New Roman" w:eastAsia="Times New Roman" w:hAnsi="Times New Roman" w:cs="David"/>
              <w:sz w:val="20"/>
              <w:szCs w:val="24"/>
              <w:rtl/>
              <w:lang w:eastAsia="he-IL"/>
            </w:rPr>
          </w:rPrChange>
        </w:rPr>
        <w:t>רותי המתכנן כדי למנוע עיון בו מכל אדם שהמנהל לא התיר לו זאת. כמו כן</w:t>
      </w:r>
      <w:r w:rsidRPr="00DE7F64">
        <w:rPr>
          <w:rFonts w:ascii="Times New Roman" w:eastAsia="Times New Roman" w:hAnsi="Times New Roman" w:cs="David" w:hint="cs"/>
          <w:sz w:val="20"/>
          <w:szCs w:val="24"/>
          <w:rtl/>
          <w:lang w:eastAsia="he-IL"/>
          <w:rPrChange w:id="1685"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686" w:author="Avi Cohen" w:date="2022-05-02T11:52:00Z">
            <w:rPr>
              <w:rFonts w:ascii="Times New Roman" w:eastAsia="Times New Roman" w:hAnsi="Times New Roman" w:cs="David"/>
              <w:sz w:val="20"/>
              <w:szCs w:val="24"/>
              <w:rtl/>
              <w:lang w:eastAsia="he-IL"/>
            </w:rPr>
          </w:rPrChange>
        </w:rPr>
        <w:t xml:space="preserve"> יציית המתכנן לכל דרישה של המנהל בדבר נקיטת אמצעי ב</w:t>
      </w:r>
      <w:r w:rsidRPr="00DE7F64">
        <w:rPr>
          <w:rFonts w:ascii="Times New Roman" w:eastAsia="Times New Roman" w:hAnsi="Times New Roman" w:cs="David" w:hint="cs"/>
          <w:sz w:val="20"/>
          <w:szCs w:val="24"/>
          <w:rtl/>
          <w:lang w:eastAsia="he-IL"/>
          <w:rPrChange w:id="1687"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688" w:author="Avi Cohen" w:date="2022-05-02T11:52:00Z">
            <w:rPr>
              <w:rFonts w:ascii="Times New Roman" w:eastAsia="Times New Roman" w:hAnsi="Times New Roman" w:cs="David"/>
              <w:sz w:val="20"/>
              <w:szCs w:val="24"/>
              <w:rtl/>
              <w:lang w:eastAsia="he-IL"/>
            </w:rPr>
          </w:rPrChange>
        </w:rPr>
        <w:t>טחון נוספים לאלה שננקטו על ידיו. במקרה של תקלה כלשהי למסמכים כאמור לעיל, יודיע המתכנן למנהל מיד עם אירועה.</w:t>
      </w:r>
    </w:p>
    <w:p w14:paraId="64952C83"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68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690" w:author="Avi Cohen" w:date="2022-05-02T11:52:00Z">
            <w:rPr>
              <w:rFonts w:ascii="Times New Roman" w:eastAsia="Times New Roman" w:hAnsi="Times New Roman" w:cs="David"/>
              <w:sz w:val="20"/>
              <w:szCs w:val="24"/>
              <w:rtl/>
              <w:lang w:eastAsia="he-IL"/>
            </w:rPr>
          </w:rPrChange>
        </w:rPr>
        <w:t>המתכנן יחתים את עובדיו</w:t>
      </w:r>
      <w:r w:rsidRPr="00DE7F64">
        <w:rPr>
          <w:rFonts w:ascii="Times New Roman" w:eastAsia="Times New Roman" w:hAnsi="Times New Roman" w:cs="David" w:hint="cs"/>
          <w:sz w:val="20"/>
          <w:szCs w:val="24"/>
          <w:rtl/>
          <w:lang w:eastAsia="he-IL"/>
          <w:rPrChange w:id="1691" w:author="Avi Cohen" w:date="2022-05-02T11:52:00Z">
            <w:rPr>
              <w:rFonts w:ascii="Times New Roman" w:eastAsia="Times New Roman" w:hAnsi="Times New Roman" w:cs="David" w:hint="cs"/>
              <w:sz w:val="20"/>
              <w:szCs w:val="24"/>
              <w:rtl/>
              <w:lang w:eastAsia="he-IL"/>
            </w:rPr>
          </w:rPrChange>
        </w:rPr>
        <w:t xml:space="preserve"> ו/או שלוחיו ו/או אחר מטעמו</w:t>
      </w:r>
      <w:r w:rsidRPr="00DE7F64">
        <w:rPr>
          <w:rFonts w:ascii="Times New Roman" w:eastAsia="Times New Roman" w:hAnsi="Times New Roman" w:cs="David"/>
          <w:sz w:val="20"/>
          <w:szCs w:val="24"/>
          <w:rtl/>
          <w:lang w:eastAsia="he-IL"/>
          <w:rPrChange w:id="1692" w:author="Avi Cohen" w:date="2022-05-02T11:52:00Z">
            <w:rPr>
              <w:rFonts w:ascii="Times New Roman" w:eastAsia="Times New Roman" w:hAnsi="Times New Roman" w:cs="David"/>
              <w:sz w:val="20"/>
              <w:szCs w:val="24"/>
              <w:rtl/>
              <w:lang w:eastAsia="he-IL"/>
            </w:rPr>
          </w:rPrChange>
        </w:rPr>
        <w:t xml:space="preserve"> בקשר עם ביצוע הסכם זה</w:t>
      </w:r>
      <w:r w:rsidRPr="00DE7F64">
        <w:rPr>
          <w:rFonts w:ascii="Times New Roman" w:eastAsia="Times New Roman" w:hAnsi="Times New Roman" w:cs="David" w:hint="cs"/>
          <w:sz w:val="20"/>
          <w:szCs w:val="24"/>
          <w:rtl/>
          <w:lang w:eastAsia="he-IL"/>
          <w:rPrChange w:id="1693" w:author="Avi Cohen" w:date="2022-05-02T11:52:00Z">
            <w:rPr>
              <w:rFonts w:ascii="Times New Roman" w:eastAsia="Times New Roman" w:hAnsi="Times New Roman" w:cs="David" w:hint="cs"/>
              <w:sz w:val="20"/>
              <w:szCs w:val="24"/>
              <w:rtl/>
              <w:lang w:eastAsia="he-IL"/>
            </w:rPr>
          </w:rPrChange>
        </w:rPr>
        <w:t xml:space="preserve"> על נספחיו,</w:t>
      </w:r>
      <w:r w:rsidRPr="00DE7F64">
        <w:rPr>
          <w:rFonts w:ascii="Times New Roman" w:eastAsia="Times New Roman" w:hAnsi="Times New Roman" w:cs="David"/>
          <w:sz w:val="20"/>
          <w:szCs w:val="24"/>
          <w:rtl/>
          <w:lang w:eastAsia="he-IL"/>
          <w:rPrChange w:id="1694" w:author="Avi Cohen" w:date="2022-05-02T11:52:00Z">
            <w:rPr>
              <w:rFonts w:ascii="Times New Roman" w:eastAsia="Times New Roman" w:hAnsi="Times New Roman" w:cs="David"/>
              <w:sz w:val="20"/>
              <w:szCs w:val="24"/>
              <w:rtl/>
              <w:lang w:eastAsia="he-IL"/>
            </w:rPr>
          </w:rPrChange>
        </w:rPr>
        <w:t xml:space="preserve"> על כתב התחייבות לשמירת סודיות על פי הנוסח המפורט בנספח </w:t>
      </w:r>
      <w:r w:rsidRPr="00DE7F64">
        <w:rPr>
          <w:rFonts w:ascii="Times New Roman" w:eastAsia="Times New Roman" w:hAnsi="Times New Roman" w:cs="David"/>
          <w:bCs/>
          <w:sz w:val="20"/>
          <w:szCs w:val="24"/>
          <w:rtl/>
          <w:lang w:eastAsia="he-IL"/>
          <w:rPrChange w:id="1695" w:author="Avi Cohen" w:date="2022-05-02T11:52:00Z">
            <w:rPr>
              <w:rFonts w:ascii="Times New Roman" w:eastAsia="Times New Roman" w:hAnsi="Times New Roman" w:cs="David"/>
              <w:bCs/>
              <w:sz w:val="20"/>
              <w:szCs w:val="24"/>
              <w:rtl/>
              <w:lang w:eastAsia="he-IL"/>
            </w:rPr>
          </w:rPrChange>
        </w:rPr>
        <w:t>ו'</w:t>
      </w:r>
      <w:r w:rsidRPr="00DE7F64">
        <w:rPr>
          <w:rFonts w:ascii="Times New Roman" w:eastAsia="Times New Roman" w:hAnsi="Times New Roman" w:cs="David"/>
          <w:sz w:val="20"/>
          <w:szCs w:val="24"/>
          <w:rtl/>
          <w:lang w:eastAsia="he-IL"/>
          <w:rPrChange w:id="1696" w:author="Avi Cohen" w:date="2022-05-02T11:52:00Z">
            <w:rPr>
              <w:rFonts w:ascii="Times New Roman" w:eastAsia="Times New Roman" w:hAnsi="Times New Roman" w:cs="David"/>
              <w:sz w:val="20"/>
              <w:szCs w:val="24"/>
              <w:rtl/>
              <w:lang w:eastAsia="he-IL"/>
            </w:rPr>
          </w:rPrChange>
        </w:rPr>
        <w:t>,.</w:t>
      </w:r>
    </w:p>
    <w:p w14:paraId="49D99999"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Change w:id="1697"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698" w:author="Avi Cohen" w:date="2022-05-02T11:52:00Z">
            <w:rPr>
              <w:rFonts w:ascii="Times New Roman" w:eastAsia="Times New Roman" w:hAnsi="Times New Roman" w:cs="David"/>
              <w:sz w:val="20"/>
              <w:szCs w:val="24"/>
              <w:rtl/>
              <w:lang w:eastAsia="he-IL"/>
            </w:rPr>
          </w:rPrChange>
        </w:rPr>
        <w:t>לפי דרישת המזמין ועם סיום שרותי המתכנן</w:t>
      </w:r>
      <w:r w:rsidRPr="00DE7F64">
        <w:rPr>
          <w:rFonts w:ascii="Times New Roman" w:eastAsia="Times New Roman" w:hAnsi="Times New Roman" w:cs="David" w:hint="cs"/>
          <w:sz w:val="20"/>
          <w:szCs w:val="24"/>
          <w:rtl/>
          <w:lang w:eastAsia="he-IL"/>
          <w:rPrChange w:id="169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700" w:author="Avi Cohen" w:date="2022-05-02T11:52:00Z">
            <w:rPr>
              <w:rFonts w:ascii="Times New Roman" w:eastAsia="Times New Roman" w:hAnsi="Times New Roman" w:cs="David"/>
              <w:sz w:val="20"/>
              <w:szCs w:val="24"/>
              <w:rtl/>
              <w:lang w:eastAsia="he-IL"/>
            </w:rPr>
          </w:rPrChange>
        </w:rPr>
        <w:t xml:space="preserve"> ימסור המתכנן לידי המזמין כל חומר בכתב ו/או במדיה ממוחשבת המצוי בידו והמתייחס לפרויקט, אשר נערך על ידו</w:t>
      </w:r>
      <w:r w:rsidRPr="00DE7F64">
        <w:rPr>
          <w:rFonts w:ascii="Times New Roman" w:eastAsia="Times New Roman" w:hAnsi="Times New Roman" w:cs="David" w:hint="cs"/>
          <w:sz w:val="20"/>
          <w:szCs w:val="24"/>
          <w:rtl/>
          <w:lang w:eastAsia="he-IL"/>
          <w:rPrChange w:id="1701" w:author="Avi Cohen" w:date="2022-05-02T11:52:00Z">
            <w:rPr>
              <w:rFonts w:ascii="Times New Roman" w:eastAsia="Times New Roman" w:hAnsi="Times New Roman" w:cs="David" w:hint="cs"/>
              <w:sz w:val="20"/>
              <w:szCs w:val="24"/>
              <w:rtl/>
              <w:lang w:eastAsia="he-IL"/>
            </w:rPr>
          </w:rPrChange>
        </w:rPr>
        <w:t>.</w:t>
      </w:r>
    </w:p>
    <w:p w14:paraId="3BE64DA9" w14:textId="77777777" w:rsidR="005E50FA" w:rsidRPr="00DE7F64" w:rsidRDefault="005E50FA" w:rsidP="005E50FA">
      <w:pPr>
        <w:widowControl w:val="0"/>
        <w:spacing w:before="0" w:beforeAutospacing="0" w:after="240" w:afterAutospacing="0" w:line="240" w:lineRule="auto"/>
        <w:jc w:val="both"/>
        <w:rPr>
          <w:rFonts w:ascii="Times New Roman" w:eastAsia="Times New Roman" w:hAnsi="Times New Roman" w:cs="David"/>
          <w:sz w:val="20"/>
          <w:szCs w:val="24"/>
          <w:rtl/>
          <w:lang w:eastAsia="he-IL"/>
          <w:rPrChange w:id="1702" w:author="Avi Cohen" w:date="2022-05-02T11:52:00Z">
            <w:rPr>
              <w:rFonts w:ascii="Times New Roman" w:eastAsia="Times New Roman" w:hAnsi="Times New Roman" w:cs="David"/>
              <w:sz w:val="20"/>
              <w:szCs w:val="24"/>
              <w:rtl/>
              <w:lang w:eastAsia="he-IL"/>
            </w:rPr>
          </w:rPrChange>
        </w:rPr>
      </w:pPr>
    </w:p>
    <w:p w14:paraId="0D3E2663"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Change w:id="1703" w:author="Avi Cohen" w:date="2022-05-02T11:52:00Z">
            <w:rPr>
              <w:rFonts w:ascii="Times New Roman" w:eastAsia="Times New Roman" w:hAnsi="Times New Roman" w:cs="David"/>
              <w:b/>
              <w:sz w:val="20"/>
              <w:szCs w:val="24"/>
              <w:rtl/>
              <w:lang w:eastAsia="he-IL"/>
            </w:rPr>
          </w:rPrChange>
        </w:rPr>
      </w:pPr>
      <w:r w:rsidRPr="00DE7F64">
        <w:rPr>
          <w:rFonts w:ascii="Times New Roman" w:eastAsia="Times New Roman" w:hAnsi="Times New Roman" w:cs="David"/>
          <w:bCs/>
          <w:sz w:val="20"/>
          <w:szCs w:val="24"/>
          <w:u w:val="single"/>
          <w:rtl/>
          <w:lang w:eastAsia="he-IL"/>
          <w:rPrChange w:id="1704" w:author="Avi Cohen" w:date="2022-05-02T11:52:00Z">
            <w:rPr>
              <w:rFonts w:ascii="Times New Roman" w:eastAsia="Times New Roman" w:hAnsi="Times New Roman" w:cs="David"/>
              <w:bCs/>
              <w:sz w:val="20"/>
              <w:szCs w:val="24"/>
              <w:u w:val="single"/>
              <w:rtl/>
              <w:lang w:eastAsia="he-IL"/>
            </w:rPr>
          </w:rPrChange>
        </w:rPr>
        <w:t>ויתור על זכויות מצד המתכנן</w:t>
      </w:r>
    </w:p>
    <w:p w14:paraId="24535D36"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70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06" w:author="Avi Cohen" w:date="2022-05-02T11:52:00Z">
            <w:rPr>
              <w:rFonts w:ascii="Times New Roman" w:eastAsia="Times New Roman" w:hAnsi="Times New Roman" w:cs="David"/>
              <w:sz w:val="20"/>
              <w:szCs w:val="24"/>
              <w:rtl/>
              <w:lang w:eastAsia="he-IL"/>
            </w:rPr>
          </w:rPrChange>
        </w:rPr>
        <w:t xml:space="preserve">השתמש המזמין כדין בסמכות </w:t>
      </w:r>
      <w:r w:rsidRPr="00DE7F64">
        <w:rPr>
          <w:rFonts w:ascii="Times New Roman" w:eastAsia="Times New Roman" w:hAnsi="Times New Roman" w:cs="David" w:hint="cs"/>
          <w:sz w:val="20"/>
          <w:szCs w:val="24"/>
          <w:rtl/>
          <w:lang w:eastAsia="he-IL"/>
          <w:rPrChange w:id="1707"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708" w:author="Avi Cohen" w:date="2022-05-02T11:52:00Z">
            <w:rPr>
              <w:rFonts w:ascii="Times New Roman" w:eastAsia="Times New Roman" w:hAnsi="Times New Roman" w:cs="David"/>
              <w:sz w:val="20"/>
              <w:szCs w:val="24"/>
              <w:rtl/>
              <w:lang w:eastAsia="he-IL"/>
            </w:rPr>
          </w:rPrChange>
        </w:rPr>
        <w:t>או בזכות כלשהי הנתונה לו על פי חוזה זה והביא את החוזה לידי גמר, או ביטל את החוזה כולו או מקצתו, או הפסיק את ביצועו, כולו או מקצתו, לא תהיה ל</w:t>
      </w:r>
      <w:r w:rsidRPr="00DE7F64">
        <w:rPr>
          <w:rFonts w:ascii="Times New Roman" w:eastAsia="Times New Roman" w:hAnsi="Times New Roman" w:cs="David" w:hint="cs"/>
          <w:sz w:val="20"/>
          <w:szCs w:val="24"/>
          <w:rtl/>
          <w:lang w:eastAsia="he-IL"/>
          <w:rPrChange w:id="1709" w:author="Avi Cohen" w:date="2022-05-02T11:52:00Z">
            <w:rPr>
              <w:rFonts w:ascii="Times New Roman" w:eastAsia="Times New Roman" w:hAnsi="Times New Roman" w:cs="David" w:hint="cs"/>
              <w:sz w:val="20"/>
              <w:szCs w:val="24"/>
              <w:rtl/>
              <w:lang w:eastAsia="he-IL"/>
            </w:rPr>
          </w:rPrChange>
        </w:rPr>
        <w:t>מתכנן כל טענה ו/או דרישה ו/או תלונה ו/או</w:t>
      </w:r>
      <w:r w:rsidRPr="00DE7F64">
        <w:rPr>
          <w:rFonts w:ascii="Times New Roman" w:eastAsia="Times New Roman" w:hAnsi="Times New Roman" w:cs="David"/>
          <w:sz w:val="20"/>
          <w:szCs w:val="24"/>
          <w:rtl/>
          <w:lang w:eastAsia="he-IL"/>
          <w:rPrChange w:id="1710" w:author="Avi Cohen" w:date="2022-05-02T11:52:00Z">
            <w:rPr>
              <w:rFonts w:ascii="Times New Roman" w:eastAsia="Times New Roman" w:hAnsi="Times New Roman" w:cs="David"/>
              <w:sz w:val="20"/>
              <w:szCs w:val="24"/>
              <w:rtl/>
              <w:lang w:eastAsia="he-IL"/>
            </w:rPr>
          </w:rPrChange>
        </w:rPr>
        <w:t xml:space="preserve"> עילת תביעה כלשהי נגד המזמין בגין פעולת המזמין כאמור או בשל כל סיבה אחרת, והמתכנן לא יהיה זכאי לתבוע פיצוי </w:t>
      </w:r>
      <w:r w:rsidRPr="00DE7F64">
        <w:rPr>
          <w:rFonts w:ascii="Times New Roman" w:eastAsia="Times New Roman" w:hAnsi="Times New Roman" w:cs="David" w:hint="cs"/>
          <w:sz w:val="20"/>
          <w:szCs w:val="24"/>
          <w:rtl/>
          <w:lang w:eastAsia="he-IL"/>
          <w:rPrChange w:id="1711"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712" w:author="Avi Cohen" w:date="2022-05-02T11:52:00Z">
            <w:rPr>
              <w:rFonts w:ascii="Times New Roman" w:eastAsia="Times New Roman" w:hAnsi="Times New Roman" w:cs="David"/>
              <w:sz w:val="20"/>
              <w:szCs w:val="24"/>
              <w:rtl/>
              <w:lang w:eastAsia="he-IL"/>
            </w:rPr>
          </w:rPrChange>
        </w:rPr>
        <w:t>או</w:t>
      </w:r>
      <w:r w:rsidRPr="00DE7F64">
        <w:rPr>
          <w:rFonts w:ascii="Times New Roman" w:eastAsia="Times New Roman" w:hAnsi="Times New Roman" w:cs="David" w:hint="cs"/>
          <w:sz w:val="20"/>
          <w:szCs w:val="24"/>
          <w:rtl/>
          <w:lang w:eastAsia="he-IL"/>
          <w:rPrChange w:id="1713" w:author="Avi Cohen" w:date="2022-05-02T11:52:00Z">
            <w:rPr>
              <w:rFonts w:ascii="Times New Roman" w:eastAsia="Times New Roman" w:hAnsi="Times New Roman" w:cs="David" w:hint="cs"/>
              <w:sz w:val="20"/>
              <w:szCs w:val="24"/>
              <w:rtl/>
              <w:lang w:eastAsia="he-IL"/>
            </w:rPr>
          </w:rPrChange>
        </w:rPr>
        <w:t xml:space="preserve"> שיפוי ו/או</w:t>
      </w:r>
      <w:r w:rsidRPr="00DE7F64">
        <w:rPr>
          <w:rFonts w:ascii="Times New Roman" w:eastAsia="Times New Roman" w:hAnsi="Times New Roman" w:cs="David"/>
          <w:sz w:val="20"/>
          <w:szCs w:val="24"/>
          <w:rtl/>
          <w:lang w:eastAsia="he-IL"/>
          <w:rPrChange w:id="1714" w:author="Avi Cohen" w:date="2022-05-02T11:52:00Z">
            <w:rPr>
              <w:rFonts w:ascii="Times New Roman" w:eastAsia="Times New Roman" w:hAnsi="Times New Roman" w:cs="David"/>
              <w:sz w:val="20"/>
              <w:szCs w:val="24"/>
              <w:rtl/>
              <w:lang w:eastAsia="he-IL"/>
            </w:rPr>
          </w:rPrChange>
        </w:rPr>
        <w:t xml:space="preserve"> תשלום כלשהו בעד נזק (לרבות נזק עקיף ו/או הפסד הזדמנויות)</w:t>
      </w:r>
      <w:r w:rsidRPr="00DE7F64">
        <w:rPr>
          <w:rFonts w:ascii="Times New Roman" w:eastAsia="Times New Roman" w:hAnsi="Times New Roman" w:cs="David" w:hint="cs"/>
          <w:sz w:val="20"/>
          <w:szCs w:val="24"/>
          <w:rtl/>
          <w:lang w:eastAsia="he-IL"/>
          <w:rPrChange w:id="1715"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1716" w:author="Avi Cohen" w:date="2022-05-02T11:52:00Z">
            <w:rPr>
              <w:rFonts w:ascii="Times New Roman" w:eastAsia="Times New Roman" w:hAnsi="Times New Roman" w:cs="David"/>
              <w:sz w:val="20"/>
              <w:szCs w:val="24"/>
              <w:rtl/>
              <w:lang w:eastAsia="he-IL"/>
            </w:rPr>
          </w:rPrChange>
        </w:rPr>
        <w:t xml:space="preserve"> פגיעה במוניטין </w:t>
      </w:r>
      <w:r w:rsidRPr="00DE7F64">
        <w:rPr>
          <w:rFonts w:ascii="Times New Roman" w:eastAsia="Times New Roman" w:hAnsi="Times New Roman" w:cs="David" w:hint="cs"/>
          <w:sz w:val="20"/>
          <w:szCs w:val="24"/>
          <w:rtl/>
          <w:lang w:eastAsia="he-IL"/>
          <w:rPrChange w:id="1717"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718" w:author="Avi Cohen" w:date="2022-05-02T11:52:00Z">
            <w:rPr>
              <w:rFonts w:ascii="Times New Roman" w:eastAsia="Times New Roman" w:hAnsi="Times New Roman" w:cs="David"/>
              <w:sz w:val="20"/>
              <w:szCs w:val="24"/>
              <w:rtl/>
              <w:lang w:eastAsia="he-IL"/>
            </w:rPr>
          </w:rPrChange>
        </w:rPr>
        <w:t>או הפסד</w:t>
      </w:r>
      <w:r w:rsidRPr="00DE7F64">
        <w:rPr>
          <w:rFonts w:ascii="Times New Roman" w:eastAsia="Times New Roman" w:hAnsi="Times New Roman" w:cs="David" w:hint="cs"/>
          <w:sz w:val="20"/>
          <w:szCs w:val="24"/>
          <w:rtl/>
          <w:lang w:eastAsia="he-IL"/>
          <w:rPrChange w:id="1719"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720" w:author="Avi Cohen" w:date="2022-05-02T11:52:00Z">
            <w:rPr>
              <w:rFonts w:ascii="Times New Roman" w:eastAsia="Times New Roman" w:hAnsi="Times New Roman" w:cs="David"/>
              <w:sz w:val="20"/>
              <w:szCs w:val="24"/>
              <w:rtl/>
              <w:lang w:eastAsia="he-IL"/>
            </w:rPr>
          </w:rPrChange>
        </w:rPr>
        <w:t xml:space="preserve"> לרבות הפסד רווח העלולים להיגרם לו עקב הביטול</w:t>
      </w:r>
      <w:r w:rsidRPr="00DE7F64">
        <w:rPr>
          <w:rFonts w:ascii="Times New Roman" w:eastAsia="Times New Roman" w:hAnsi="Times New Roman" w:cs="David" w:hint="cs"/>
          <w:sz w:val="20"/>
          <w:szCs w:val="24"/>
          <w:rtl/>
          <w:lang w:eastAsia="he-IL"/>
          <w:rPrChange w:id="1721" w:author="Avi Cohen" w:date="2022-05-02T11:52:00Z">
            <w:rPr>
              <w:rFonts w:ascii="Times New Roman" w:eastAsia="Times New Roman" w:hAnsi="Times New Roman" w:cs="David" w:hint="cs"/>
              <w:sz w:val="20"/>
              <w:szCs w:val="24"/>
              <w:rtl/>
              <w:lang w:eastAsia="he-IL"/>
            </w:rPr>
          </w:rPrChange>
        </w:rPr>
        <w:t xml:space="preserve"> או</w:t>
      </w:r>
      <w:r w:rsidRPr="00DE7F64">
        <w:rPr>
          <w:rFonts w:ascii="Times New Roman" w:eastAsia="Times New Roman" w:hAnsi="Times New Roman" w:cs="David"/>
          <w:sz w:val="20"/>
          <w:szCs w:val="24"/>
          <w:rtl/>
          <w:lang w:eastAsia="he-IL"/>
          <w:rPrChange w:id="1722" w:author="Avi Cohen" w:date="2022-05-02T11:52:00Z">
            <w:rPr>
              <w:rFonts w:ascii="Times New Roman" w:eastAsia="Times New Roman" w:hAnsi="Times New Roman" w:cs="David"/>
              <w:sz w:val="20"/>
              <w:szCs w:val="24"/>
              <w:rtl/>
              <w:lang w:eastAsia="he-IL"/>
            </w:rPr>
          </w:rPrChange>
        </w:rPr>
        <w:t xml:space="preserve"> ההפסקה </w:t>
      </w:r>
      <w:r w:rsidRPr="00DE7F64">
        <w:rPr>
          <w:rFonts w:ascii="Times New Roman" w:eastAsia="Times New Roman" w:hAnsi="Times New Roman" w:cs="David" w:hint="cs"/>
          <w:sz w:val="20"/>
          <w:szCs w:val="24"/>
          <w:rtl/>
          <w:lang w:eastAsia="he-IL"/>
          <w:rPrChange w:id="1723"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724" w:author="Avi Cohen" w:date="2022-05-02T11:52:00Z">
            <w:rPr>
              <w:rFonts w:ascii="Times New Roman" w:eastAsia="Times New Roman" w:hAnsi="Times New Roman" w:cs="David"/>
              <w:sz w:val="20"/>
              <w:szCs w:val="24"/>
              <w:rtl/>
              <w:lang w:eastAsia="he-IL"/>
            </w:rPr>
          </w:rPrChange>
        </w:rPr>
        <w:t>או מכל סיבה אחרת.</w:t>
      </w:r>
    </w:p>
    <w:p w14:paraId="2D2BB1C4" w14:textId="77777777" w:rsidR="005E50FA" w:rsidRPr="00DE7F64" w:rsidRDefault="005E50FA" w:rsidP="005E50FA">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Change w:id="172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26" w:author="Avi Cohen" w:date="2022-05-02T11:52:00Z">
            <w:rPr>
              <w:rFonts w:ascii="Times New Roman" w:eastAsia="Times New Roman" w:hAnsi="Times New Roman" w:cs="David"/>
              <w:sz w:val="20"/>
              <w:szCs w:val="24"/>
              <w:rtl/>
              <w:lang w:eastAsia="he-IL"/>
            </w:rPr>
          </w:rPrChange>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E7F64">
        <w:rPr>
          <w:rFonts w:ascii="Times New Roman" w:eastAsia="Times New Roman" w:hAnsi="Times New Roman" w:cs="David" w:hint="cs"/>
          <w:sz w:val="20"/>
          <w:szCs w:val="24"/>
          <w:rtl/>
          <w:lang w:eastAsia="he-IL"/>
          <w:rPrChange w:id="1727" w:author="Avi Cohen" w:date="2022-05-02T11:52:00Z">
            <w:rPr>
              <w:rFonts w:ascii="Times New Roman" w:eastAsia="Times New Roman" w:hAnsi="Times New Roman" w:cs="David" w:hint="cs"/>
              <w:sz w:val="20"/>
              <w:szCs w:val="24"/>
              <w:rtl/>
              <w:lang w:eastAsia="he-IL"/>
            </w:rPr>
          </w:rPrChange>
        </w:rPr>
        <w:t xml:space="preserve">, </w:t>
      </w:r>
      <w:r w:rsidRPr="00DE7F64">
        <w:rPr>
          <w:rFonts w:ascii="Times New Roman" w:eastAsia="Times New Roman" w:hAnsi="Times New Roman" w:cs="David"/>
          <w:sz w:val="20"/>
          <w:szCs w:val="24"/>
          <w:rtl/>
          <w:lang w:eastAsia="he-IL"/>
          <w:rPrChange w:id="1728" w:author="Avi Cohen" w:date="2022-05-02T11:52:00Z">
            <w:rPr>
              <w:rFonts w:ascii="Times New Roman" w:eastAsia="Times New Roman" w:hAnsi="Times New Roman" w:cs="David"/>
              <w:sz w:val="20"/>
              <w:szCs w:val="24"/>
              <w:rtl/>
              <w:lang w:eastAsia="he-IL"/>
            </w:rPr>
          </w:rPrChange>
        </w:rPr>
        <w:t>שביצע המתכנן על פי חוזה זה.</w:t>
      </w:r>
    </w:p>
    <w:p w14:paraId="004F7B2F" w14:textId="77777777" w:rsidR="005E50FA" w:rsidRPr="00DE7F64" w:rsidRDefault="005E50FA" w:rsidP="005E50FA">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Change w:id="1729"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730" w:author="Avi Cohen" w:date="2022-05-02T11:52:00Z">
            <w:rPr>
              <w:rFonts w:ascii="Times New Roman" w:eastAsia="Times New Roman" w:hAnsi="Times New Roman" w:cs="David"/>
              <w:sz w:val="20"/>
              <w:szCs w:val="24"/>
              <w:rtl/>
              <w:lang w:eastAsia="he-IL"/>
            </w:rPr>
          </w:rPrChange>
        </w:rPr>
        <w:t xml:space="preserve">המתכנן מתחייב שלא לנקוט בכל צעדים מכל סוג שהוא שיהיה בהם כדי לסכל </w:t>
      </w:r>
      <w:r w:rsidRPr="00DE7F64">
        <w:rPr>
          <w:rFonts w:ascii="Times New Roman" w:eastAsia="Times New Roman" w:hAnsi="Times New Roman" w:cs="David" w:hint="cs"/>
          <w:sz w:val="20"/>
          <w:szCs w:val="24"/>
          <w:rtl/>
          <w:lang w:eastAsia="he-IL"/>
          <w:rPrChange w:id="1731" w:author="Avi Cohen" w:date="2022-05-02T11:52:00Z">
            <w:rPr>
              <w:rFonts w:ascii="Times New Roman" w:eastAsia="Times New Roman" w:hAnsi="Times New Roman" w:cs="David" w:hint="cs"/>
              <w:sz w:val="20"/>
              <w:szCs w:val="24"/>
              <w:rtl/>
              <w:lang w:eastAsia="he-IL"/>
            </w:rPr>
          </w:rPrChange>
        </w:rPr>
        <w:t xml:space="preserve">את </w:t>
      </w:r>
      <w:r w:rsidRPr="00DE7F64">
        <w:rPr>
          <w:rFonts w:ascii="Times New Roman" w:eastAsia="Times New Roman" w:hAnsi="Times New Roman" w:cs="David"/>
          <w:sz w:val="20"/>
          <w:szCs w:val="24"/>
          <w:rtl/>
          <w:lang w:eastAsia="he-IL"/>
          <w:rPrChange w:id="1732" w:author="Avi Cohen" w:date="2022-05-02T11:52:00Z">
            <w:rPr>
              <w:rFonts w:ascii="Times New Roman" w:eastAsia="Times New Roman" w:hAnsi="Times New Roman" w:cs="David"/>
              <w:sz w:val="20"/>
              <w:szCs w:val="24"/>
              <w:rtl/>
              <w:lang w:eastAsia="he-IL"/>
            </w:rPr>
          </w:rPrChange>
        </w:rPr>
        <w:t>המשך ביצוע ש</w:t>
      </w:r>
      <w:r w:rsidRPr="00DE7F64">
        <w:rPr>
          <w:rFonts w:ascii="Times New Roman" w:eastAsia="Times New Roman" w:hAnsi="Times New Roman" w:cs="David" w:hint="cs"/>
          <w:sz w:val="20"/>
          <w:szCs w:val="24"/>
          <w:rtl/>
          <w:lang w:eastAsia="he-IL"/>
          <w:rPrChange w:id="1733"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734" w:author="Avi Cohen" w:date="2022-05-02T11:52:00Z">
            <w:rPr>
              <w:rFonts w:ascii="Times New Roman" w:eastAsia="Times New Roman" w:hAnsi="Times New Roman" w:cs="David"/>
              <w:sz w:val="20"/>
              <w:szCs w:val="24"/>
              <w:rtl/>
              <w:lang w:eastAsia="he-IL"/>
            </w:rPr>
          </w:rPrChange>
        </w:rPr>
        <w:t xml:space="preserve">רותי המתכנן </w:t>
      </w:r>
      <w:r w:rsidRPr="00DE7F64">
        <w:rPr>
          <w:rFonts w:ascii="Times New Roman" w:eastAsia="Times New Roman" w:hAnsi="Times New Roman" w:cs="David" w:hint="cs"/>
          <w:sz w:val="20"/>
          <w:szCs w:val="24"/>
          <w:rtl/>
          <w:lang w:eastAsia="he-IL"/>
          <w:rPrChange w:id="1735"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736" w:author="Avi Cohen" w:date="2022-05-02T11:52:00Z">
            <w:rPr>
              <w:rFonts w:ascii="Times New Roman" w:eastAsia="Times New Roman" w:hAnsi="Times New Roman" w:cs="David"/>
              <w:sz w:val="20"/>
              <w:szCs w:val="24"/>
              <w:rtl/>
              <w:lang w:eastAsia="he-IL"/>
            </w:rPr>
          </w:rPrChange>
        </w:rPr>
        <w:t>או מסירתם לידי מתכנן אחר, והינו מתחייב</w:t>
      </w:r>
      <w:r w:rsidRPr="00DE7F64">
        <w:rPr>
          <w:rFonts w:ascii="Times New Roman" w:eastAsia="Times New Roman" w:hAnsi="Times New Roman" w:cs="David" w:hint="cs"/>
          <w:sz w:val="20"/>
          <w:szCs w:val="24"/>
          <w:rtl/>
          <w:lang w:eastAsia="he-IL"/>
          <w:rPrChange w:id="1737"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738" w:author="Avi Cohen" w:date="2022-05-02T11:52:00Z">
            <w:rPr>
              <w:rFonts w:ascii="Times New Roman" w:eastAsia="Times New Roman" w:hAnsi="Times New Roman" w:cs="David"/>
              <w:sz w:val="20"/>
              <w:szCs w:val="24"/>
              <w:rtl/>
              <w:lang w:eastAsia="he-IL"/>
            </w:rPr>
          </w:rPrChange>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435586D" w14:textId="77777777" w:rsidR="005E50FA" w:rsidRPr="00DE7F64" w:rsidRDefault="005E50FA" w:rsidP="005E50FA">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1739"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Cs/>
          <w:sz w:val="20"/>
          <w:szCs w:val="24"/>
          <w:u w:val="single"/>
          <w:rtl/>
          <w:lang w:eastAsia="he-IL"/>
          <w:rPrChange w:id="1740" w:author="Avi Cohen" w:date="2022-05-02T11:52:00Z">
            <w:rPr>
              <w:rFonts w:ascii="Times New Roman" w:eastAsia="Times New Roman" w:hAnsi="Times New Roman" w:cs="David"/>
              <w:bCs/>
              <w:sz w:val="20"/>
              <w:szCs w:val="24"/>
              <w:u w:val="single"/>
              <w:rtl/>
              <w:lang w:eastAsia="he-IL"/>
            </w:rPr>
          </w:rPrChange>
        </w:rPr>
        <w:t>שונות</w:t>
      </w:r>
    </w:p>
    <w:p w14:paraId="0D8DF05F"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74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42" w:author="Avi Cohen" w:date="2022-05-02T11:52:00Z">
            <w:rPr>
              <w:rFonts w:ascii="Times New Roman" w:eastAsia="Times New Roman" w:hAnsi="Times New Roman" w:cs="David"/>
              <w:sz w:val="20"/>
              <w:szCs w:val="24"/>
              <w:rtl/>
              <w:lang w:eastAsia="he-IL"/>
            </w:rPr>
          </w:rPrChange>
        </w:rPr>
        <w:t>המנהל הראשי במשרד המתכנן</w:t>
      </w:r>
      <w:r w:rsidRPr="00DE7F64">
        <w:rPr>
          <w:rFonts w:ascii="Times New Roman" w:eastAsia="Times New Roman" w:hAnsi="Times New Roman" w:cs="David" w:hint="cs"/>
          <w:sz w:val="20"/>
          <w:szCs w:val="24"/>
          <w:rtl/>
          <w:lang w:eastAsia="he-IL"/>
          <w:rPrChange w:id="1743"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744" w:author="Avi Cohen" w:date="2022-05-02T11:52:00Z">
            <w:rPr>
              <w:rFonts w:ascii="Times New Roman" w:eastAsia="Times New Roman" w:hAnsi="Times New Roman" w:cs="David"/>
              <w:sz w:val="20"/>
              <w:szCs w:val="24"/>
              <w:rtl/>
              <w:lang w:eastAsia="he-IL"/>
            </w:rPr>
          </w:rPrChange>
        </w:rPr>
        <w:t xml:space="preserve"> מתחייב לבצע את השירותים שעליו לבצע אישית ע</w:t>
      </w:r>
      <w:r w:rsidRPr="00DE7F64">
        <w:rPr>
          <w:rFonts w:ascii="Times New Roman" w:eastAsia="Times New Roman" w:hAnsi="Times New Roman" w:cs="David" w:hint="cs"/>
          <w:sz w:val="20"/>
          <w:szCs w:val="24"/>
          <w:rtl/>
          <w:lang w:eastAsia="he-IL"/>
          <w:rPrChange w:id="1745" w:author="Avi Cohen" w:date="2022-05-02T11:52:00Z">
            <w:rPr>
              <w:rFonts w:ascii="Times New Roman" w:eastAsia="Times New Roman" w:hAnsi="Times New Roman" w:cs="David" w:hint="cs"/>
              <w:sz w:val="20"/>
              <w:szCs w:val="24"/>
              <w:rtl/>
              <w:lang w:eastAsia="he-IL"/>
            </w:rPr>
          </w:rPrChange>
        </w:rPr>
        <w:t>ל פ</w:t>
      </w:r>
      <w:r w:rsidRPr="00DE7F64">
        <w:rPr>
          <w:rFonts w:ascii="Times New Roman" w:eastAsia="Times New Roman" w:hAnsi="Times New Roman" w:cs="David"/>
          <w:sz w:val="20"/>
          <w:szCs w:val="24"/>
          <w:rtl/>
          <w:lang w:eastAsia="he-IL"/>
          <w:rPrChange w:id="1746" w:author="Avi Cohen" w:date="2022-05-02T11:52:00Z">
            <w:rPr>
              <w:rFonts w:ascii="Times New Roman" w:eastAsia="Times New Roman" w:hAnsi="Times New Roman" w:cs="David"/>
              <w:sz w:val="20"/>
              <w:szCs w:val="24"/>
              <w:rtl/>
              <w:lang w:eastAsia="he-IL"/>
            </w:rPr>
          </w:rPrChange>
        </w:rPr>
        <w:t>י חוזה</w:t>
      </w:r>
      <w:r w:rsidRPr="00DE7F64">
        <w:rPr>
          <w:rFonts w:ascii="Times New Roman" w:eastAsia="Times New Roman" w:hAnsi="Times New Roman" w:cs="David" w:hint="cs"/>
          <w:sz w:val="20"/>
          <w:szCs w:val="24"/>
          <w:rtl/>
          <w:lang w:eastAsia="he-IL"/>
          <w:rPrChange w:id="1747" w:author="Avi Cohen" w:date="2022-05-02T11:52:00Z">
            <w:rPr>
              <w:rFonts w:ascii="Times New Roman" w:eastAsia="Times New Roman" w:hAnsi="Times New Roman" w:cs="David" w:hint="cs"/>
              <w:sz w:val="20"/>
              <w:szCs w:val="24"/>
              <w:rtl/>
              <w:lang w:eastAsia="he-IL"/>
            </w:rPr>
          </w:rPrChange>
        </w:rPr>
        <w:t xml:space="preserve"> זה והינו</w:t>
      </w:r>
      <w:r w:rsidRPr="00DE7F64">
        <w:rPr>
          <w:rFonts w:ascii="Times New Roman" w:eastAsia="Times New Roman" w:hAnsi="Times New Roman" w:cs="David"/>
          <w:sz w:val="20"/>
          <w:szCs w:val="24"/>
          <w:rtl/>
          <w:lang w:eastAsia="he-IL"/>
          <w:rPrChange w:id="1748" w:author="Avi Cohen" w:date="2022-05-02T11:52:00Z">
            <w:rPr>
              <w:rFonts w:ascii="Times New Roman" w:eastAsia="Times New Roman" w:hAnsi="Times New Roman" w:cs="David"/>
              <w:sz w:val="20"/>
              <w:szCs w:val="24"/>
              <w:rtl/>
              <w:lang w:eastAsia="he-IL"/>
            </w:rPr>
          </w:rPrChange>
        </w:rPr>
        <w:t xml:space="preserve"> אחראי וערב כלפי המזמין לב</w:t>
      </w:r>
      <w:r w:rsidRPr="00DE7F64">
        <w:rPr>
          <w:rFonts w:ascii="Times New Roman" w:eastAsia="Times New Roman" w:hAnsi="Times New Roman" w:cs="David" w:hint="cs"/>
          <w:sz w:val="20"/>
          <w:szCs w:val="24"/>
          <w:rtl/>
          <w:lang w:eastAsia="he-IL"/>
          <w:rPrChange w:id="1749"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750" w:author="Avi Cohen" w:date="2022-05-02T11:52:00Z">
            <w:rPr>
              <w:rFonts w:ascii="Times New Roman" w:eastAsia="Times New Roman" w:hAnsi="Times New Roman" w:cs="David"/>
              <w:sz w:val="20"/>
              <w:szCs w:val="24"/>
              <w:rtl/>
              <w:lang w:eastAsia="he-IL"/>
            </w:rPr>
          </w:rPrChange>
        </w:rPr>
        <w:t>צוע התחייבויות המתכנן לפי חוזה</w:t>
      </w:r>
      <w:r w:rsidRPr="00DE7F64">
        <w:rPr>
          <w:rFonts w:ascii="Times New Roman" w:eastAsia="Times New Roman" w:hAnsi="Times New Roman" w:cs="David" w:hint="cs"/>
          <w:sz w:val="20"/>
          <w:szCs w:val="24"/>
          <w:rtl/>
          <w:lang w:eastAsia="he-IL"/>
          <w:rPrChange w:id="1751" w:author="Avi Cohen" w:date="2022-05-02T11:52:00Z">
            <w:rPr>
              <w:rFonts w:ascii="Times New Roman" w:eastAsia="Times New Roman" w:hAnsi="Times New Roman" w:cs="David" w:hint="cs"/>
              <w:sz w:val="20"/>
              <w:szCs w:val="24"/>
              <w:rtl/>
              <w:lang w:eastAsia="he-IL"/>
            </w:rPr>
          </w:rPrChange>
        </w:rPr>
        <w:t xml:space="preserve"> זה על נספחיו</w:t>
      </w:r>
      <w:r w:rsidRPr="00DE7F64">
        <w:rPr>
          <w:rFonts w:ascii="Times New Roman" w:eastAsia="Times New Roman" w:hAnsi="Times New Roman" w:cs="David"/>
          <w:sz w:val="20"/>
          <w:szCs w:val="24"/>
          <w:rtl/>
          <w:lang w:eastAsia="he-IL"/>
          <w:rPrChange w:id="1752" w:author="Avi Cohen" w:date="2022-05-02T11:52:00Z">
            <w:rPr>
              <w:rFonts w:ascii="Times New Roman" w:eastAsia="Times New Roman" w:hAnsi="Times New Roman" w:cs="David"/>
              <w:sz w:val="20"/>
              <w:szCs w:val="24"/>
              <w:rtl/>
              <w:lang w:eastAsia="he-IL"/>
            </w:rPr>
          </w:rPrChange>
        </w:rPr>
        <w:t>.</w:t>
      </w:r>
    </w:p>
    <w:p w14:paraId="194B12CA"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75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54" w:author="Avi Cohen" w:date="2022-05-02T11:52:00Z">
            <w:rPr>
              <w:rFonts w:ascii="Times New Roman" w:eastAsia="Times New Roman" w:hAnsi="Times New Roman" w:cs="David"/>
              <w:sz w:val="20"/>
              <w:szCs w:val="24"/>
              <w:rtl/>
              <w:lang w:eastAsia="he-IL"/>
            </w:rPr>
          </w:rPrChange>
        </w:rPr>
        <w:t>כל צד אשר יפר או לא יקיים איזו מהתחייבויותיו ע</w:t>
      </w:r>
      <w:r w:rsidRPr="00DE7F64">
        <w:rPr>
          <w:rFonts w:ascii="Times New Roman" w:eastAsia="Times New Roman" w:hAnsi="Times New Roman" w:cs="David" w:hint="cs"/>
          <w:sz w:val="20"/>
          <w:szCs w:val="24"/>
          <w:rtl/>
          <w:lang w:eastAsia="he-IL"/>
          <w:rPrChange w:id="1755"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756" w:author="Avi Cohen" w:date="2022-05-02T11:52:00Z">
            <w:rPr>
              <w:rFonts w:ascii="Times New Roman" w:eastAsia="Times New Roman" w:hAnsi="Times New Roman" w:cs="David"/>
              <w:sz w:val="20"/>
              <w:szCs w:val="24"/>
              <w:rtl/>
              <w:lang w:eastAsia="he-IL"/>
            </w:rPr>
          </w:rPrChange>
        </w:rPr>
        <w:t xml:space="preserve"> חוזה</w:t>
      </w:r>
      <w:r w:rsidRPr="00DE7F64">
        <w:rPr>
          <w:rFonts w:ascii="Times New Roman" w:eastAsia="Times New Roman" w:hAnsi="Times New Roman" w:cs="David" w:hint="cs"/>
          <w:sz w:val="20"/>
          <w:szCs w:val="24"/>
          <w:rtl/>
          <w:lang w:eastAsia="he-IL"/>
          <w:rPrChange w:id="1757"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758"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sz w:val="20"/>
          <w:szCs w:val="24"/>
          <w:rtl/>
          <w:lang w:eastAsia="he-IL"/>
          <w:rPrChange w:id="1759" w:author="Avi Cohen" w:date="2022-05-02T11:52:00Z">
            <w:rPr>
              <w:rFonts w:ascii="Times New Roman" w:eastAsia="Times New Roman" w:hAnsi="Times New Roman" w:cs="David"/>
              <w:sz w:val="20"/>
              <w:szCs w:val="24"/>
              <w:rtl/>
              <w:lang w:eastAsia="he-IL"/>
            </w:rPr>
          </w:rPrChange>
        </w:rPr>
        <w:lastRenderedPageBreak/>
        <w:t>יהיה חייב לפצות את הצד המקיים על כל הנזקים ו</w:t>
      </w:r>
      <w:r w:rsidRPr="00DE7F64">
        <w:rPr>
          <w:rFonts w:ascii="Times New Roman" w:eastAsia="Times New Roman" w:hAnsi="Times New Roman" w:cs="David" w:hint="cs"/>
          <w:sz w:val="20"/>
          <w:szCs w:val="24"/>
          <w:rtl/>
          <w:lang w:eastAsia="he-IL"/>
          <w:rPrChange w:id="1760"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1761" w:author="Avi Cohen" w:date="2022-05-02T11:52:00Z">
            <w:rPr>
              <w:rFonts w:ascii="Times New Roman" w:eastAsia="Times New Roman" w:hAnsi="Times New Roman" w:cs="David"/>
              <w:sz w:val="20"/>
              <w:szCs w:val="24"/>
              <w:rtl/>
              <w:lang w:eastAsia="he-IL"/>
            </w:rPr>
          </w:rPrChange>
        </w:rPr>
        <w:t>ההפסדים שיגרמו לו עקב כך</w:t>
      </w:r>
      <w:r w:rsidRPr="00DE7F64">
        <w:rPr>
          <w:rFonts w:ascii="Times New Roman" w:eastAsia="Times New Roman" w:hAnsi="Times New Roman" w:cs="David" w:hint="cs"/>
          <w:sz w:val="20"/>
          <w:szCs w:val="24"/>
          <w:rtl/>
          <w:lang w:eastAsia="he-IL"/>
          <w:rPrChange w:id="176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763" w:author="Avi Cohen" w:date="2022-05-02T11:52:00Z">
            <w:rPr>
              <w:rFonts w:ascii="Times New Roman" w:eastAsia="Times New Roman" w:hAnsi="Times New Roman" w:cs="David"/>
              <w:sz w:val="20"/>
              <w:szCs w:val="24"/>
              <w:rtl/>
              <w:lang w:eastAsia="he-IL"/>
            </w:rPr>
          </w:rPrChange>
        </w:rPr>
        <w:t xml:space="preserve"> וזאת מבלי לגרוע מזכות הצד המקיים לכל סעד ו</w:t>
      </w:r>
      <w:r w:rsidRPr="00DE7F64">
        <w:rPr>
          <w:rFonts w:ascii="Times New Roman" w:eastAsia="Times New Roman" w:hAnsi="Times New Roman" w:cs="David" w:hint="cs"/>
          <w:sz w:val="20"/>
          <w:szCs w:val="24"/>
          <w:rtl/>
          <w:lang w:eastAsia="he-IL"/>
          <w:rPrChange w:id="1764" w:author="Avi Cohen" w:date="2022-05-02T11:52:00Z">
            <w:rPr>
              <w:rFonts w:ascii="Times New Roman" w:eastAsia="Times New Roman" w:hAnsi="Times New Roman" w:cs="David" w:hint="cs"/>
              <w:sz w:val="20"/>
              <w:szCs w:val="24"/>
              <w:rtl/>
              <w:lang w:eastAsia="he-IL"/>
            </w:rPr>
          </w:rPrChange>
        </w:rPr>
        <w:t xml:space="preserve">/או </w:t>
      </w:r>
      <w:r w:rsidRPr="00DE7F64">
        <w:rPr>
          <w:rFonts w:ascii="Times New Roman" w:eastAsia="Times New Roman" w:hAnsi="Times New Roman" w:cs="David"/>
          <w:sz w:val="20"/>
          <w:szCs w:val="24"/>
          <w:rtl/>
          <w:lang w:eastAsia="he-IL"/>
          <w:rPrChange w:id="1765" w:author="Avi Cohen" w:date="2022-05-02T11:52:00Z">
            <w:rPr>
              <w:rFonts w:ascii="Times New Roman" w:eastAsia="Times New Roman" w:hAnsi="Times New Roman" w:cs="David"/>
              <w:sz w:val="20"/>
              <w:szCs w:val="24"/>
              <w:rtl/>
              <w:lang w:eastAsia="he-IL"/>
            </w:rPr>
          </w:rPrChange>
        </w:rPr>
        <w:t>תרופה אחרים ו/או נוספים.</w:t>
      </w:r>
    </w:p>
    <w:p w14:paraId="701C8B5C" w14:textId="77777777" w:rsidR="005E50FA" w:rsidRPr="00DE7F64" w:rsidRDefault="005E50FA" w:rsidP="005E50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176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67" w:author="Avi Cohen" w:date="2022-05-02T11:52:00Z">
            <w:rPr>
              <w:rFonts w:ascii="Times New Roman" w:eastAsia="Times New Roman" w:hAnsi="Times New Roman" w:cs="David"/>
              <w:sz w:val="20"/>
              <w:szCs w:val="24"/>
              <w:rtl/>
              <w:lang w:eastAsia="he-IL"/>
            </w:rPr>
          </w:rPrChange>
        </w:rPr>
        <w:t>למניעת ספקות מוצהר במפורש</w:t>
      </w:r>
      <w:r w:rsidRPr="00DE7F64">
        <w:rPr>
          <w:rFonts w:ascii="Times New Roman" w:eastAsia="Times New Roman" w:hAnsi="Times New Roman" w:cs="David" w:hint="cs"/>
          <w:sz w:val="20"/>
          <w:szCs w:val="24"/>
          <w:rtl/>
          <w:lang w:eastAsia="he-IL"/>
          <w:rPrChange w:id="176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769" w:author="Avi Cohen" w:date="2022-05-02T11:52:00Z">
            <w:rPr>
              <w:rFonts w:ascii="Times New Roman" w:eastAsia="Times New Roman" w:hAnsi="Times New Roman" w:cs="David"/>
              <w:sz w:val="20"/>
              <w:szCs w:val="24"/>
              <w:rtl/>
              <w:lang w:eastAsia="he-IL"/>
            </w:rPr>
          </w:rPrChange>
        </w:rPr>
        <w:t xml:space="preserve"> כי עיכוב בהשלמת עבודות תכנון הפרויקט עלול להביא להתייקרות הקמתו וכן עלול להביא להפרת התחייבויות המזמין כלפי צד ג'.</w:t>
      </w:r>
    </w:p>
    <w:p w14:paraId="121B44EB" w14:textId="77777777" w:rsidR="005E50FA" w:rsidRPr="00DE7F64" w:rsidRDefault="005E50FA" w:rsidP="005E50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177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71" w:author="Avi Cohen" w:date="2022-05-02T11:52:00Z">
            <w:rPr>
              <w:rFonts w:ascii="Times New Roman" w:eastAsia="Times New Roman" w:hAnsi="Times New Roman" w:cs="David"/>
              <w:sz w:val="20"/>
              <w:szCs w:val="24"/>
              <w:rtl/>
              <w:lang w:eastAsia="he-IL"/>
            </w:rPr>
          </w:rPrChange>
        </w:rPr>
        <w:t>המתכנן מצהיר</w:t>
      </w:r>
      <w:r w:rsidRPr="00DE7F64">
        <w:rPr>
          <w:rFonts w:ascii="Times New Roman" w:eastAsia="Times New Roman" w:hAnsi="Times New Roman" w:cs="David" w:hint="cs"/>
          <w:sz w:val="20"/>
          <w:szCs w:val="24"/>
          <w:rtl/>
          <w:lang w:eastAsia="he-IL"/>
          <w:rPrChange w:id="177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773" w:author="Avi Cohen" w:date="2022-05-02T11:52:00Z">
            <w:rPr>
              <w:rFonts w:ascii="Times New Roman" w:eastAsia="Times New Roman" w:hAnsi="Times New Roman" w:cs="David"/>
              <w:sz w:val="20"/>
              <w:szCs w:val="24"/>
              <w:rtl/>
              <w:lang w:eastAsia="he-IL"/>
            </w:rPr>
          </w:rPrChange>
        </w:rPr>
        <w:t xml:space="preserve"> כי הוא מודע לכל אלה ולהשלכות אחרות העלולות לנבוע מעיכוב בהשלמת הפרויקט ויהיה אחראי להם במידה והעיכוב בהשלמת הפרויקט י</w:t>
      </w:r>
      <w:r w:rsidRPr="00DE7F64">
        <w:rPr>
          <w:rFonts w:ascii="Times New Roman" w:eastAsia="Times New Roman" w:hAnsi="Times New Roman" w:cs="David" w:hint="cs"/>
          <w:sz w:val="20"/>
          <w:szCs w:val="24"/>
          <w:rtl/>
          <w:lang w:eastAsia="he-IL"/>
          <w:rPrChange w:id="1774" w:author="Avi Cohen" w:date="2022-05-02T11:52:00Z">
            <w:rPr>
              <w:rFonts w:ascii="Times New Roman" w:eastAsia="Times New Roman" w:hAnsi="Times New Roman" w:cs="David" w:hint="cs"/>
              <w:sz w:val="20"/>
              <w:szCs w:val="24"/>
              <w:rtl/>
              <w:lang w:eastAsia="he-IL"/>
            </w:rPr>
          </w:rPrChange>
        </w:rPr>
        <w:t>נבע</w:t>
      </w:r>
      <w:r w:rsidRPr="00DE7F64">
        <w:rPr>
          <w:rFonts w:ascii="Times New Roman" w:eastAsia="Times New Roman" w:hAnsi="Times New Roman" w:cs="David"/>
          <w:sz w:val="20"/>
          <w:szCs w:val="24"/>
          <w:rtl/>
          <w:lang w:eastAsia="he-IL"/>
          <w:rPrChange w:id="1775" w:author="Avi Cohen" w:date="2022-05-02T11:52:00Z">
            <w:rPr>
              <w:rFonts w:ascii="Times New Roman" w:eastAsia="Times New Roman" w:hAnsi="Times New Roman" w:cs="David"/>
              <w:sz w:val="20"/>
              <w:szCs w:val="24"/>
              <w:rtl/>
              <w:lang w:eastAsia="he-IL"/>
            </w:rPr>
          </w:rPrChange>
        </w:rPr>
        <w:t xml:space="preserve"> מאי עמידתו בהתחייבויותיו ע</w:t>
      </w:r>
      <w:r w:rsidRPr="00DE7F64">
        <w:rPr>
          <w:rFonts w:ascii="Times New Roman" w:eastAsia="Times New Roman" w:hAnsi="Times New Roman" w:cs="David" w:hint="cs"/>
          <w:sz w:val="20"/>
          <w:szCs w:val="24"/>
          <w:rtl/>
          <w:lang w:eastAsia="he-IL"/>
          <w:rPrChange w:id="1776"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777" w:author="Avi Cohen" w:date="2022-05-02T11:52:00Z">
            <w:rPr>
              <w:rFonts w:ascii="Times New Roman" w:eastAsia="Times New Roman" w:hAnsi="Times New Roman" w:cs="David"/>
              <w:sz w:val="20"/>
              <w:szCs w:val="24"/>
              <w:rtl/>
              <w:lang w:eastAsia="he-IL"/>
            </w:rPr>
          </w:rPrChange>
        </w:rPr>
        <w:t xml:space="preserve"> חוזה זה.</w:t>
      </w:r>
    </w:p>
    <w:p w14:paraId="3B2FAA3D"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77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79" w:author="Avi Cohen" w:date="2022-05-02T11:52:00Z">
            <w:rPr>
              <w:rFonts w:ascii="Times New Roman" w:eastAsia="Times New Roman" w:hAnsi="Times New Roman" w:cs="David"/>
              <w:sz w:val="20"/>
              <w:szCs w:val="24"/>
              <w:rtl/>
              <w:lang w:eastAsia="he-IL"/>
            </w:rPr>
          </w:rPrChange>
        </w:rPr>
        <w:t>המזמין זכאי לקזז כנגד כל סכום המגיע למתכנן מאת המזמין לפי חוזה</w:t>
      </w:r>
      <w:r w:rsidRPr="00DE7F64">
        <w:rPr>
          <w:rFonts w:ascii="Times New Roman" w:eastAsia="Times New Roman" w:hAnsi="Times New Roman" w:cs="David" w:hint="cs"/>
          <w:sz w:val="20"/>
          <w:szCs w:val="24"/>
          <w:rtl/>
          <w:lang w:eastAsia="he-IL"/>
          <w:rPrChange w:id="1780"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781" w:author="Avi Cohen" w:date="2022-05-02T11:52:00Z">
            <w:rPr>
              <w:rFonts w:ascii="Times New Roman" w:eastAsia="Times New Roman" w:hAnsi="Times New Roman" w:cs="David"/>
              <w:sz w:val="20"/>
              <w:szCs w:val="24"/>
              <w:rtl/>
              <w:lang w:eastAsia="he-IL"/>
            </w:rPr>
          </w:rPrChange>
        </w:rPr>
        <w:t xml:space="preserve"> כל סכום שלפי טענתו מגיע לו מהמתכנן, וכל זכות של המתכנן לתשלום מהמזמין כפופה לזכות הקיזוז הנ"ל.</w:t>
      </w:r>
    </w:p>
    <w:p w14:paraId="2EA2A8D9"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78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783" w:author="Avi Cohen" w:date="2022-05-02T11:52:00Z">
            <w:rPr>
              <w:rFonts w:ascii="Times New Roman" w:eastAsia="Times New Roman" w:hAnsi="Times New Roman" w:cs="David"/>
              <w:sz w:val="20"/>
              <w:szCs w:val="24"/>
              <w:rtl/>
              <w:lang w:eastAsia="he-IL"/>
            </w:rPr>
          </w:rPrChange>
        </w:rPr>
        <w:t>מוסכם במפורש</w:t>
      </w:r>
      <w:r w:rsidRPr="00DE7F64">
        <w:rPr>
          <w:rFonts w:ascii="Times New Roman" w:eastAsia="Times New Roman" w:hAnsi="Times New Roman" w:cs="David" w:hint="cs"/>
          <w:sz w:val="20"/>
          <w:szCs w:val="24"/>
          <w:rtl/>
          <w:lang w:eastAsia="he-IL"/>
          <w:rPrChange w:id="178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785" w:author="Avi Cohen" w:date="2022-05-02T11:52:00Z">
            <w:rPr>
              <w:rFonts w:ascii="Times New Roman" w:eastAsia="Times New Roman" w:hAnsi="Times New Roman" w:cs="David"/>
              <w:sz w:val="20"/>
              <w:szCs w:val="24"/>
              <w:rtl/>
              <w:lang w:eastAsia="he-IL"/>
            </w:rPr>
          </w:rPrChange>
        </w:rPr>
        <w:t xml:space="preserve"> כי ב</w:t>
      </w:r>
      <w:r w:rsidRPr="00DE7F64">
        <w:rPr>
          <w:rFonts w:ascii="Times New Roman" w:eastAsia="Times New Roman" w:hAnsi="Times New Roman" w:cs="David" w:hint="cs"/>
          <w:sz w:val="20"/>
          <w:szCs w:val="24"/>
          <w:rtl/>
          <w:lang w:eastAsia="he-IL"/>
          <w:rPrChange w:id="178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787" w:author="Avi Cohen" w:date="2022-05-02T11:52:00Z">
            <w:rPr>
              <w:rFonts w:ascii="Times New Roman" w:eastAsia="Times New Roman" w:hAnsi="Times New Roman" w:cs="David"/>
              <w:sz w:val="20"/>
              <w:szCs w:val="24"/>
              <w:rtl/>
              <w:lang w:eastAsia="he-IL"/>
            </w:rPr>
          </w:rPrChange>
        </w:rPr>
        <w:t xml:space="preserve">צוע כל </w:t>
      </w:r>
      <w:r w:rsidRPr="00DE7F64">
        <w:rPr>
          <w:rFonts w:ascii="Times New Roman" w:eastAsia="Times New Roman" w:hAnsi="Times New Roman" w:cs="David" w:hint="cs"/>
          <w:sz w:val="20"/>
          <w:szCs w:val="24"/>
          <w:rtl/>
          <w:lang w:eastAsia="he-IL"/>
          <w:rPrChange w:id="1788" w:author="Avi Cohen" w:date="2022-05-02T11:52:00Z">
            <w:rPr>
              <w:rFonts w:ascii="Times New Roman" w:eastAsia="Times New Roman" w:hAnsi="Times New Roman" w:cs="David" w:hint="cs"/>
              <w:sz w:val="20"/>
              <w:szCs w:val="24"/>
              <w:rtl/>
              <w:lang w:eastAsia="he-IL"/>
            </w:rPr>
          </w:rPrChange>
        </w:rPr>
        <w:t>אחת</w:t>
      </w:r>
      <w:r w:rsidRPr="00DE7F64">
        <w:rPr>
          <w:rFonts w:ascii="Times New Roman" w:eastAsia="Times New Roman" w:hAnsi="Times New Roman" w:cs="David"/>
          <w:sz w:val="20"/>
          <w:szCs w:val="24"/>
          <w:rtl/>
          <w:lang w:eastAsia="he-IL"/>
          <w:rPrChange w:id="1789"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790"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791" w:author="Avi Cohen" w:date="2022-05-02T11:52:00Z">
            <w:rPr>
              <w:rFonts w:ascii="Times New Roman" w:eastAsia="Times New Roman" w:hAnsi="Times New Roman" w:cs="David"/>
              <w:sz w:val="20"/>
              <w:szCs w:val="24"/>
              <w:rtl/>
              <w:lang w:eastAsia="he-IL"/>
            </w:rPr>
          </w:rPrChange>
        </w:rPr>
        <w:t>אחת מהתחייבויות המזמין ע</w:t>
      </w:r>
      <w:r w:rsidRPr="00DE7F64">
        <w:rPr>
          <w:rFonts w:ascii="Times New Roman" w:eastAsia="Times New Roman" w:hAnsi="Times New Roman" w:cs="David" w:hint="cs"/>
          <w:sz w:val="20"/>
          <w:szCs w:val="24"/>
          <w:rtl/>
          <w:lang w:eastAsia="he-IL"/>
          <w:rPrChange w:id="1792" w:author="Avi Cohen" w:date="2022-05-02T11:52:00Z">
            <w:rPr>
              <w:rFonts w:ascii="Times New Roman" w:eastAsia="Times New Roman" w:hAnsi="Times New Roman" w:cs="David" w:hint="cs"/>
              <w:sz w:val="20"/>
              <w:szCs w:val="24"/>
              <w:rtl/>
              <w:lang w:eastAsia="he-IL"/>
            </w:rPr>
          </w:rPrChange>
        </w:rPr>
        <w:t>ל פ</w:t>
      </w:r>
      <w:r w:rsidRPr="00DE7F64">
        <w:rPr>
          <w:rFonts w:ascii="Times New Roman" w:eastAsia="Times New Roman" w:hAnsi="Times New Roman" w:cs="David"/>
          <w:sz w:val="20"/>
          <w:szCs w:val="24"/>
          <w:rtl/>
          <w:lang w:eastAsia="he-IL"/>
          <w:rPrChange w:id="1793" w:author="Avi Cohen" w:date="2022-05-02T11:52:00Z">
            <w:rPr>
              <w:rFonts w:ascii="Times New Roman" w:eastAsia="Times New Roman" w:hAnsi="Times New Roman" w:cs="David"/>
              <w:sz w:val="20"/>
              <w:szCs w:val="24"/>
              <w:rtl/>
              <w:lang w:eastAsia="he-IL"/>
            </w:rPr>
          </w:rPrChange>
        </w:rPr>
        <w:t>י</w:t>
      </w:r>
      <w:r w:rsidRPr="00DE7F64">
        <w:rPr>
          <w:rFonts w:ascii="Times New Roman" w:eastAsia="Times New Roman" w:hAnsi="Times New Roman" w:cs="David" w:hint="cs"/>
          <w:sz w:val="20"/>
          <w:szCs w:val="24"/>
          <w:rtl/>
          <w:lang w:eastAsia="he-IL"/>
          <w:rPrChange w:id="1794" w:author="Avi Cohen" w:date="2022-05-02T11:52:00Z">
            <w:rPr>
              <w:rFonts w:ascii="Times New Roman" w:eastAsia="Times New Roman" w:hAnsi="Times New Roman" w:cs="David" w:hint="cs"/>
              <w:sz w:val="20"/>
              <w:szCs w:val="24"/>
              <w:rtl/>
              <w:lang w:eastAsia="he-IL"/>
            </w:rPr>
          </w:rPrChange>
        </w:rPr>
        <w:t xml:space="preserve"> </w:t>
      </w:r>
      <w:r w:rsidRPr="00DE7F64">
        <w:rPr>
          <w:rFonts w:ascii="Times New Roman" w:eastAsia="Times New Roman" w:hAnsi="Times New Roman" w:cs="David"/>
          <w:sz w:val="20"/>
          <w:szCs w:val="24"/>
          <w:rtl/>
          <w:lang w:eastAsia="he-IL"/>
          <w:rPrChange w:id="1795" w:author="Avi Cohen" w:date="2022-05-02T11:52:00Z">
            <w:rPr>
              <w:rFonts w:ascii="Times New Roman" w:eastAsia="Times New Roman" w:hAnsi="Times New Roman" w:cs="David"/>
              <w:sz w:val="20"/>
              <w:szCs w:val="24"/>
              <w:rtl/>
              <w:lang w:eastAsia="he-IL"/>
            </w:rPr>
          </w:rPrChange>
        </w:rPr>
        <w:t>חוזה</w:t>
      </w:r>
      <w:r w:rsidRPr="00DE7F64">
        <w:rPr>
          <w:rFonts w:ascii="Times New Roman" w:eastAsia="Times New Roman" w:hAnsi="Times New Roman" w:cs="David" w:hint="cs"/>
          <w:sz w:val="20"/>
          <w:szCs w:val="24"/>
          <w:rtl/>
          <w:lang w:eastAsia="he-IL"/>
          <w:rPrChange w:id="1796"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797" w:author="Avi Cohen" w:date="2022-05-02T11:52:00Z">
            <w:rPr>
              <w:rFonts w:ascii="Times New Roman" w:eastAsia="Times New Roman" w:hAnsi="Times New Roman" w:cs="David"/>
              <w:sz w:val="20"/>
              <w:szCs w:val="24"/>
              <w:rtl/>
              <w:lang w:eastAsia="he-IL"/>
            </w:rPr>
          </w:rPrChange>
        </w:rPr>
        <w:t xml:space="preserve"> מותנה בכך שהמתכנן יקיים תחילה את התחייבויותיו ע</w:t>
      </w:r>
      <w:r w:rsidRPr="00DE7F64">
        <w:rPr>
          <w:rFonts w:ascii="Times New Roman" w:eastAsia="Times New Roman" w:hAnsi="Times New Roman" w:cs="David" w:hint="cs"/>
          <w:sz w:val="20"/>
          <w:szCs w:val="24"/>
          <w:rtl/>
          <w:lang w:eastAsia="he-IL"/>
          <w:rPrChange w:id="1798"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799" w:author="Avi Cohen" w:date="2022-05-02T11:52:00Z">
            <w:rPr>
              <w:rFonts w:ascii="Times New Roman" w:eastAsia="Times New Roman" w:hAnsi="Times New Roman" w:cs="David"/>
              <w:sz w:val="20"/>
              <w:szCs w:val="24"/>
              <w:rtl/>
              <w:lang w:eastAsia="he-IL"/>
            </w:rPr>
          </w:rPrChange>
        </w:rPr>
        <w:t xml:space="preserve"> חוזה</w:t>
      </w:r>
      <w:r w:rsidRPr="00DE7F64">
        <w:rPr>
          <w:rFonts w:ascii="Times New Roman" w:eastAsia="Times New Roman" w:hAnsi="Times New Roman" w:cs="David" w:hint="cs"/>
          <w:sz w:val="20"/>
          <w:szCs w:val="24"/>
          <w:rtl/>
          <w:lang w:eastAsia="he-IL"/>
          <w:rPrChange w:id="1800"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801" w:author="Avi Cohen" w:date="2022-05-02T11:52:00Z">
            <w:rPr>
              <w:rFonts w:ascii="Times New Roman" w:eastAsia="Times New Roman" w:hAnsi="Times New Roman" w:cs="David"/>
              <w:sz w:val="20"/>
              <w:szCs w:val="24"/>
              <w:rtl/>
              <w:lang w:eastAsia="he-IL"/>
            </w:rPr>
          </w:rPrChange>
        </w:rPr>
        <w:t xml:space="preserve"> עד לאותו מועד. המזמין זכאי, מבלי לפגוע </w:t>
      </w:r>
      <w:r w:rsidRPr="00DE7F64">
        <w:rPr>
          <w:rFonts w:ascii="Times New Roman" w:eastAsia="Times New Roman" w:hAnsi="Times New Roman" w:cs="David" w:hint="cs"/>
          <w:sz w:val="20"/>
          <w:szCs w:val="24"/>
          <w:rtl/>
          <w:lang w:eastAsia="he-IL"/>
          <w:rPrChange w:id="1802" w:author="Avi Cohen" w:date="2022-05-02T11:52:00Z">
            <w:rPr>
              <w:rFonts w:ascii="Times New Roman" w:eastAsia="Times New Roman" w:hAnsi="Times New Roman" w:cs="David" w:hint="cs"/>
              <w:sz w:val="20"/>
              <w:szCs w:val="24"/>
              <w:rtl/>
              <w:lang w:eastAsia="he-IL"/>
            </w:rPr>
          </w:rPrChange>
        </w:rPr>
        <w:t>מכלליות ה</w:t>
      </w:r>
      <w:r w:rsidRPr="00DE7F64">
        <w:rPr>
          <w:rFonts w:ascii="Times New Roman" w:eastAsia="Times New Roman" w:hAnsi="Times New Roman" w:cs="David"/>
          <w:sz w:val="20"/>
          <w:szCs w:val="24"/>
          <w:rtl/>
          <w:lang w:eastAsia="he-IL"/>
          <w:rPrChange w:id="1803" w:author="Avi Cohen" w:date="2022-05-02T11:52:00Z">
            <w:rPr>
              <w:rFonts w:ascii="Times New Roman" w:eastAsia="Times New Roman" w:hAnsi="Times New Roman" w:cs="David"/>
              <w:sz w:val="20"/>
              <w:szCs w:val="24"/>
              <w:rtl/>
              <w:lang w:eastAsia="he-IL"/>
            </w:rPr>
          </w:rPrChange>
        </w:rPr>
        <w:t>אמור בכל מקום אחר בחוזה</w:t>
      </w:r>
      <w:r w:rsidRPr="00DE7F64">
        <w:rPr>
          <w:rFonts w:ascii="Times New Roman" w:eastAsia="Times New Roman" w:hAnsi="Times New Roman" w:cs="David" w:hint="cs"/>
          <w:sz w:val="20"/>
          <w:szCs w:val="24"/>
          <w:rtl/>
          <w:lang w:eastAsia="he-IL"/>
          <w:rPrChange w:id="1804"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805" w:author="Avi Cohen" w:date="2022-05-02T11:52:00Z">
            <w:rPr>
              <w:rFonts w:ascii="Times New Roman" w:eastAsia="Times New Roman" w:hAnsi="Times New Roman" w:cs="David"/>
              <w:sz w:val="20"/>
              <w:szCs w:val="24"/>
              <w:rtl/>
              <w:lang w:eastAsia="he-IL"/>
            </w:rPr>
          </w:rPrChange>
        </w:rPr>
        <w:t>, לעכב ב</w:t>
      </w:r>
      <w:r w:rsidRPr="00DE7F64">
        <w:rPr>
          <w:rFonts w:ascii="Times New Roman" w:eastAsia="Times New Roman" w:hAnsi="Times New Roman" w:cs="David" w:hint="cs"/>
          <w:sz w:val="20"/>
          <w:szCs w:val="24"/>
          <w:rtl/>
          <w:lang w:eastAsia="he-IL"/>
          <w:rPrChange w:id="180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807" w:author="Avi Cohen" w:date="2022-05-02T11:52:00Z">
            <w:rPr>
              <w:rFonts w:ascii="Times New Roman" w:eastAsia="Times New Roman" w:hAnsi="Times New Roman" w:cs="David"/>
              <w:sz w:val="20"/>
              <w:szCs w:val="24"/>
              <w:rtl/>
              <w:lang w:eastAsia="he-IL"/>
            </w:rPr>
          </w:rPrChange>
        </w:rPr>
        <w:t>צוע התחי</w:t>
      </w:r>
      <w:r w:rsidRPr="00DE7F64">
        <w:rPr>
          <w:rFonts w:ascii="Times New Roman" w:eastAsia="Times New Roman" w:hAnsi="Times New Roman" w:cs="David" w:hint="cs"/>
          <w:sz w:val="20"/>
          <w:szCs w:val="24"/>
          <w:rtl/>
          <w:lang w:eastAsia="he-IL"/>
          <w:rPrChange w:id="1808"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809" w:author="Avi Cohen" w:date="2022-05-02T11:52:00Z">
            <w:rPr>
              <w:rFonts w:ascii="Times New Roman" w:eastAsia="Times New Roman" w:hAnsi="Times New Roman" w:cs="David"/>
              <w:sz w:val="20"/>
              <w:szCs w:val="24"/>
              <w:rtl/>
              <w:lang w:eastAsia="he-IL"/>
            </w:rPr>
          </w:rPrChange>
        </w:rPr>
        <w:t>בות כלשהי מהתחייבויותיו עד לאחר שהמתכנן קיים את התחייבויותיו כאמור.</w:t>
      </w:r>
    </w:p>
    <w:p w14:paraId="313459A2"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81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811" w:author="Avi Cohen" w:date="2022-05-02T11:52:00Z">
            <w:rPr>
              <w:rFonts w:ascii="Times New Roman" w:eastAsia="Times New Roman" w:hAnsi="Times New Roman" w:cs="David"/>
              <w:sz w:val="20"/>
              <w:szCs w:val="24"/>
              <w:rtl/>
              <w:lang w:eastAsia="he-IL"/>
            </w:rPr>
          </w:rPrChange>
        </w:rPr>
        <w:t>שום התנהגות מצד</w:t>
      </w:r>
      <w:r w:rsidRPr="00DE7F64">
        <w:rPr>
          <w:rFonts w:ascii="Times New Roman" w:eastAsia="Times New Roman" w:hAnsi="Times New Roman" w:cs="David" w:hint="cs"/>
          <w:sz w:val="20"/>
          <w:szCs w:val="24"/>
          <w:rtl/>
          <w:lang w:eastAsia="he-IL"/>
          <w:rPrChange w:id="181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813"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814" w:author="Avi Cohen" w:date="2022-05-02T11:52:00Z">
            <w:rPr>
              <w:rFonts w:ascii="Times New Roman" w:eastAsia="Times New Roman" w:hAnsi="Times New Roman" w:cs="David" w:hint="cs"/>
              <w:sz w:val="20"/>
              <w:szCs w:val="24"/>
              <w:rtl/>
              <w:lang w:eastAsia="he-IL"/>
            </w:rPr>
          </w:rPrChange>
        </w:rPr>
        <w:t>של מי</w:t>
      </w:r>
      <w:r w:rsidRPr="00DE7F64">
        <w:rPr>
          <w:rFonts w:ascii="Times New Roman" w:eastAsia="Times New Roman" w:hAnsi="Times New Roman" w:cs="David"/>
          <w:sz w:val="20"/>
          <w:szCs w:val="24"/>
          <w:rtl/>
          <w:lang w:eastAsia="he-IL"/>
          <w:rPrChange w:id="1815" w:author="Avi Cohen" w:date="2022-05-02T11:52:00Z">
            <w:rPr>
              <w:rFonts w:ascii="Times New Roman" w:eastAsia="Times New Roman" w:hAnsi="Times New Roman" w:cs="David"/>
              <w:sz w:val="20"/>
              <w:szCs w:val="24"/>
              <w:rtl/>
              <w:lang w:eastAsia="he-IL"/>
            </w:rPr>
          </w:rPrChange>
        </w:rPr>
        <w:t xml:space="preserve"> מהצדדים לא תחשב כויתור על איזה מזכויותיו ע</w:t>
      </w:r>
      <w:r w:rsidRPr="00DE7F64">
        <w:rPr>
          <w:rFonts w:ascii="Times New Roman" w:eastAsia="Times New Roman" w:hAnsi="Times New Roman" w:cs="David" w:hint="cs"/>
          <w:sz w:val="20"/>
          <w:szCs w:val="24"/>
          <w:rtl/>
          <w:lang w:eastAsia="he-IL"/>
          <w:rPrChange w:id="1816"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817" w:author="Avi Cohen" w:date="2022-05-02T11:52:00Z">
            <w:rPr>
              <w:rFonts w:ascii="Times New Roman" w:eastAsia="Times New Roman" w:hAnsi="Times New Roman" w:cs="David"/>
              <w:sz w:val="20"/>
              <w:szCs w:val="24"/>
              <w:rtl/>
              <w:lang w:eastAsia="he-IL"/>
            </w:rPr>
          </w:rPrChange>
        </w:rPr>
        <w:t xml:space="preserve"> חוזה</w:t>
      </w:r>
      <w:r w:rsidRPr="00DE7F64">
        <w:rPr>
          <w:rFonts w:ascii="Times New Roman" w:eastAsia="Times New Roman" w:hAnsi="Times New Roman" w:cs="David" w:hint="cs"/>
          <w:sz w:val="20"/>
          <w:szCs w:val="24"/>
          <w:rtl/>
          <w:lang w:eastAsia="he-IL"/>
          <w:rPrChange w:id="1818"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819"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820" w:author="Avi Cohen" w:date="2022-05-02T11:52:00Z">
            <w:rPr>
              <w:rFonts w:ascii="Times New Roman" w:eastAsia="Times New Roman" w:hAnsi="Times New Roman" w:cs="David" w:hint="cs"/>
              <w:sz w:val="20"/>
              <w:szCs w:val="24"/>
              <w:rtl/>
              <w:lang w:eastAsia="he-IL"/>
            </w:rPr>
          </w:rPrChange>
        </w:rPr>
        <w:t>ו/או</w:t>
      </w:r>
      <w:r w:rsidRPr="00DE7F64">
        <w:rPr>
          <w:rFonts w:ascii="Times New Roman" w:eastAsia="Times New Roman" w:hAnsi="Times New Roman" w:cs="David"/>
          <w:sz w:val="20"/>
          <w:szCs w:val="24"/>
          <w:rtl/>
          <w:lang w:eastAsia="he-IL"/>
          <w:rPrChange w:id="1821" w:author="Avi Cohen" w:date="2022-05-02T11:52:00Z">
            <w:rPr>
              <w:rFonts w:ascii="Times New Roman" w:eastAsia="Times New Roman" w:hAnsi="Times New Roman" w:cs="David"/>
              <w:sz w:val="20"/>
              <w:szCs w:val="24"/>
              <w:rtl/>
              <w:lang w:eastAsia="he-IL"/>
            </w:rPr>
          </w:rPrChange>
        </w:rPr>
        <w:t xml:space="preserve"> ע</w:t>
      </w:r>
      <w:r w:rsidRPr="00DE7F64">
        <w:rPr>
          <w:rFonts w:ascii="Times New Roman" w:eastAsia="Times New Roman" w:hAnsi="Times New Roman" w:cs="David" w:hint="cs"/>
          <w:sz w:val="20"/>
          <w:szCs w:val="24"/>
          <w:rtl/>
          <w:lang w:eastAsia="he-IL"/>
          <w:rPrChange w:id="1822" w:author="Avi Cohen" w:date="2022-05-02T11:52:00Z">
            <w:rPr>
              <w:rFonts w:ascii="Times New Roman" w:eastAsia="Times New Roman" w:hAnsi="Times New Roman" w:cs="David" w:hint="cs"/>
              <w:sz w:val="20"/>
              <w:szCs w:val="24"/>
              <w:rtl/>
              <w:lang w:eastAsia="he-IL"/>
            </w:rPr>
          </w:rPrChange>
        </w:rPr>
        <w:t>ל פי כל</w:t>
      </w:r>
      <w:r w:rsidRPr="00DE7F64">
        <w:rPr>
          <w:rFonts w:ascii="Times New Roman" w:eastAsia="Times New Roman" w:hAnsi="Times New Roman" w:cs="David"/>
          <w:sz w:val="20"/>
          <w:szCs w:val="24"/>
          <w:rtl/>
          <w:lang w:eastAsia="he-IL"/>
          <w:rPrChange w:id="1823" w:author="Avi Cohen" w:date="2022-05-02T11:52:00Z">
            <w:rPr>
              <w:rFonts w:ascii="Times New Roman" w:eastAsia="Times New Roman" w:hAnsi="Times New Roman" w:cs="David"/>
              <w:sz w:val="20"/>
              <w:szCs w:val="24"/>
              <w:rtl/>
              <w:lang w:eastAsia="he-IL"/>
            </w:rPr>
          </w:rPrChange>
        </w:rPr>
        <w:t xml:space="preserve"> דין </w:t>
      </w:r>
      <w:r w:rsidRPr="00DE7F64">
        <w:rPr>
          <w:rFonts w:ascii="Times New Roman" w:eastAsia="Times New Roman" w:hAnsi="Times New Roman" w:cs="David" w:hint="cs"/>
          <w:sz w:val="20"/>
          <w:szCs w:val="24"/>
          <w:rtl/>
          <w:lang w:eastAsia="he-IL"/>
          <w:rPrChange w:id="182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825" w:author="Avi Cohen" w:date="2022-05-02T11:52:00Z">
            <w:rPr>
              <w:rFonts w:ascii="Times New Roman" w:eastAsia="Times New Roman" w:hAnsi="Times New Roman" w:cs="David"/>
              <w:sz w:val="20"/>
              <w:szCs w:val="24"/>
              <w:rtl/>
              <w:lang w:eastAsia="he-IL"/>
            </w:rPr>
          </w:rPrChange>
        </w:rPr>
        <w:t xml:space="preserve">או כויתור </w:t>
      </w:r>
      <w:r w:rsidRPr="00DE7F64">
        <w:rPr>
          <w:rFonts w:ascii="Times New Roman" w:eastAsia="Times New Roman" w:hAnsi="Times New Roman" w:cs="David" w:hint="cs"/>
          <w:sz w:val="20"/>
          <w:szCs w:val="24"/>
          <w:rtl/>
          <w:lang w:eastAsia="he-IL"/>
          <w:rPrChange w:id="1826"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827" w:author="Avi Cohen" w:date="2022-05-02T11:52:00Z">
            <w:rPr>
              <w:rFonts w:ascii="Times New Roman" w:eastAsia="Times New Roman" w:hAnsi="Times New Roman" w:cs="David"/>
              <w:sz w:val="20"/>
              <w:szCs w:val="24"/>
              <w:rtl/>
              <w:lang w:eastAsia="he-IL"/>
            </w:rPr>
          </w:rPrChange>
        </w:rPr>
        <w:t xml:space="preserve">או כהסכמה מצדו לאיזה הפרה </w:t>
      </w:r>
      <w:r w:rsidRPr="00DE7F64">
        <w:rPr>
          <w:rFonts w:ascii="Times New Roman" w:eastAsia="Times New Roman" w:hAnsi="Times New Roman" w:cs="David" w:hint="cs"/>
          <w:sz w:val="20"/>
          <w:szCs w:val="24"/>
          <w:rtl/>
          <w:lang w:eastAsia="he-IL"/>
          <w:rPrChange w:id="1828"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829" w:author="Avi Cohen" w:date="2022-05-02T11:52:00Z">
            <w:rPr>
              <w:rFonts w:ascii="Times New Roman" w:eastAsia="Times New Roman" w:hAnsi="Times New Roman" w:cs="David"/>
              <w:sz w:val="20"/>
              <w:szCs w:val="24"/>
              <w:rtl/>
              <w:lang w:eastAsia="he-IL"/>
            </w:rPr>
          </w:rPrChange>
        </w:rPr>
        <w:t>או אי קיום של תנאי מתנאי חוזה</w:t>
      </w:r>
      <w:r w:rsidRPr="00DE7F64">
        <w:rPr>
          <w:rFonts w:ascii="Times New Roman" w:eastAsia="Times New Roman" w:hAnsi="Times New Roman" w:cs="David" w:hint="cs"/>
          <w:sz w:val="20"/>
          <w:szCs w:val="24"/>
          <w:rtl/>
          <w:lang w:eastAsia="he-IL"/>
          <w:rPrChange w:id="1830" w:author="Avi Cohen" w:date="2022-05-02T11:52:00Z">
            <w:rPr>
              <w:rFonts w:ascii="Times New Roman" w:eastAsia="Times New Roman" w:hAnsi="Times New Roman" w:cs="David" w:hint="cs"/>
              <w:sz w:val="20"/>
              <w:szCs w:val="24"/>
              <w:rtl/>
              <w:lang w:eastAsia="he-IL"/>
            </w:rPr>
          </w:rPrChange>
        </w:rPr>
        <w:t xml:space="preserve"> זה ו/</w:t>
      </w:r>
      <w:r w:rsidRPr="00DE7F64">
        <w:rPr>
          <w:rFonts w:ascii="Times New Roman" w:eastAsia="Times New Roman" w:hAnsi="Times New Roman" w:cs="David"/>
          <w:sz w:val="20"/>
          <w:szCs w:val="24"/>
          <w:rtl/>
          <w:lang w:eastAsia="he-IL"/>
          <w:rPrChange w:id="1831" w:author="Avi Cohen" w:date="2022-05-02T11:52:00Z">
            <w:rPr>
              <w:rFonts w:ascii="Times New Roman" w:eastAsia="Times New Roman" w:hAnsi="Times New Roman" w:cs="David"/>
              <w:sz w:val="20"/>
              <w:szCs w:val="24"/>
              <w:rtl/>
              <w:lang w:eastAsia="he-IL"/>
            </w:rPr>
          </w:rPrChange>
        </w:rPr>
        <w:t xml:space="preserve"> או כנותנת דחייה </w:t>
      </w:r>
      <w:r w:rsidRPr="00DE7F64">
        <w:rPr>
          <w:rFonts w:ascii="Times New Roman" w:eastAsia="Times New Roman" w:hAnsi="Times New Roman" w:cs="David" w:hint="cs"/>
          <w:sz w:val="20"/>
          <w:szCs w:val="24"/>
          <w:rtl/>
          <w:lang w:eastAsia="he-IL"/>
          <w:rPrChange w:id="183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833" w:author="Avi Cohen" w:date="2022-05-02T11:52:00Z">
            <w:rPr>
              <w:rFonts w:ascii="Times New Roman" w:eastAsia="Times New Roman" w:hAnsi="Times New Roman" w:cs="David"/>
              <w:sz w:val="20"/>
              <w:szCs w:val="24"/>
              <w:rtl/>
              <w:lang w:eastAsia="he-IL"/>
            </w:rPr>
          </w:rPrChange>
        </w:rPr>
        <w:t>או ארכה לב</w:t>
      </w:r>
      <w:r w:rsidRPr="00DE7F64">
        <w:rPr>
          <w:rFonts w:ascii="Times New Roman" w:eastAsia="Times New Roman" w:hAnsi="Times New Roman" w:cs="David" w:hint="cs"/>
          <w:sz w:val="20"/>
          <w:szCs w:val="24"/>
          <w:rtl/>
          <w:lang w:eastAsia="he-IL"/>
          <w:rPrChange w:id="183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835" w:author="Avi Cohen" w:date="2022-05-02T11:52:00Z">
            <w:rPr>
              <w:rFonts w:ascii="Times New Roman" w:eastAsia="Times New Roman" w:hAnsi="Times New Roman" w:cs="David"/>
              <w:sz w:val="20"/>
              <w:szCs w:val="24"/>
              <w:rtl/>
              <w:lang w:eastAsia="he-IL"/>
            </w:rPr>
          </w:rPrChange>
        </w:rPr>
        <w:t>צוע כל פעולה</w:t>
      </w:r>
      <w:r w:rsidRPr="00DE7F64">
        <w:rPr>
          <w:rFonts w:ascii="Times New Roman" w:eastAsia="Times New Roman" w:hAnsi="Times New Roman" w:cs="David" w:hint="cs"/>
          <w:sz w:val="20"/>
          <w:szCs w:val="24"/>
          <w:rtl/>
          <w:lang w:eastAsia="he-IL"/>
          <w:rPrChange w:id="1836"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837"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838" w:author="Avi Cohen" w:date="2022-05-02T11:52:00Z">
            <w:rPr>
              <w:rFonts w:ascii="Times New Roman" w:eastAsia="Times New Roman" w:hAnsi="Times New Roman" w:cs="David" w:hint="cs"/>
              <w:sz w:val="20"/>
              <w:szCs w:val="24"/>
              <w:rtl/>
              <w:lang w:eastAsia="he-IL"/>
            </w:rPr>
          </w:rPrChange>
        </w:rPr>
        <w:t>ש</w:t>
      </w:r>
      <w:r w:rsidRPr="00DE7F64">
        <w:rPr>
          <w:rFonts w:ascii="Times New Roman" w:eastAsia="Times New Roman" w:hAnsi="Times New Roman" w:cs="David"/>
          <w:sz w:val="20"/>
          <w:szCs w:val="24"/>
          <w:rtl/>
          <w:lang w:eastAsia="he-IL"/>
          <w:rPrChange w:id="1839" w:author="Avi Cohen" w:date="2022-05-02T11:52:00Z">
            <w:rPr>
              <w:rFonts w:ascii="Times New Roman" w:eastAsia="Times New Roman" w:hAnsi="Times New Roman" w:cs="David"/>
              <w:sz w:val="20"/>
              <w:szCs w:val="24"/>
              <w:rtl/>
              <w:lang w:eastAsia="he-IL"/>
            </w:rPr>
          </w:rPrChange>
        </w:rPr>
        <w:t>יש לעשותה ע</w:t>
      </w:r>
      <w:r w:rsidRPr="00DE7F64">
        <w:rPr>
          <w:rFonts w:ascii="Times New Roman" w:eastAsia="Times New Roman" w:hAnsi="Times New Roman" w:cs="David" w:hint="cs"/>
          <w:sz w:val="20"/>
          <w:szCs w:val="24"/>
          <w:rtl/>
          <w:lang w:eastAsia="he-IL"/>
          <w:rPrChange w:id="1840" w:author="Avi Cohen" w:date="2022-05-02T11:52:00Z">
            <w:rPr>
              <w:rFonts w:ascii="Times New Roman" w:eastAsia="Times New Roman" w:hAnsi="Times New Roman" w:cs="David" w:hint="cs"/>
              <w:sz w:val="20"/>
              <w:szCs w:val="24"/>
              <w:rtl/>
              <w:lang w:eastAsia="he-IL"/>
            </w:rPr>
          </w:rPrChange>
        </w:rPr>
        <w:t>ל פי</w:t>
      </w:r>
      <w:r w:rsidRPr="00DE7F64">
        <w:rPr>
          <w:rFonts w:ascii="Times New Roman" w:eastAsia="Times New Roman" w:hAnsi="Times New Roman" w:cs="David"/>
          <w:sz w:val="20"/>
          <w:szCs w:val="24"/>
          <w:rtl/>
          <w:lang w:eastAsia="he-IL"/>
          <w:rPrChange w:id="1841" w:author="Avi Cohen" w:date="2022-05-02T11:52:00Z">
            <w:rPr>
              <w:rFonts w:ascii="Times New Roman" w:eastAsia="Times New Roman" w:hAnsi="Times New Roman" w:cs="David"/>
              <w:sz w:val="20"/>
              <w:szCs w:val="24"/>
              <w:rtl/>
              <w:lang w:eastAsia="he-IL"/>
            </w:rPr>
          </w:rPrChange>
        </w:rPr>
        <w:t xml:space="preserve"> חוזה</w:t>
      </w:r>
      <w:r w:rsidRPr="00DE7F64">
        <w:rPr>
          <w:rFonts w:ascii="Times New Roman" w:eastAsia="Times New Roman" w:hAnsi="Times New Roman" w:cs="David" w:hint="cs"/>
          <w:sz w:val="20"/>
          <w:szCs w:val="24"/>
          <w:rtl/>
          <w:lang w:eastAsia="he-IL"/>
          <w:rPrChange w:id="1842" w:author="Avi Cohen" w:date="2022-05-02T11:52:00Z">
            <w:rPr>
              <w:rFonts w:ascii="Times New Roman" w:eastAsia="Times New Roman" w:hAnsi="Times New Roman" w:cs="David" w:hint="cs"/>
              <w:sz w:val="20"/>
              <w:szCs w:val="24"/>
              <w:rtl/>
              <w:lang w:eastAsia="he-IL"/>
            </w:rPr>
          </w:rPrChange>
        </w:rPr>
        <w:t xml:space="preserve"> זה</w:t>
      </w:r>
      <w:r w:rsidRPr="00DE7F64">
        <w:rPr>
          <w:rFonts w:ascii="Times New Roman" w:eastAsia="Times New Roman" w:hAnsi="Times New Roman" w:cs="David"/>
          <w:sz w:val="20"/>
          <w:szCs w:val="24"/>
          <w:rtl/>
          <w:lang w:eastAsia="he-IL"/>
          <w:rPrChange w:id="1843" w:author="Avi Cohen" w:date="2022-05-02T11:52:00Z">
            <w:rPr>
              <w:rFonts w:ascii="Times New Roman" w:eastAsia="Times New Roman" w:hAnsi="Times New Roman" w:cs="David"/>
              <w:sz w:val="20"/>
              <w:szCs w:val="24"/>
              <w:rtl/>
              <w:lang w:eastAsia="he-IL"/>
            </w:rPr>
          </w:rPrChange>
        </w:rPr>
        <w:t xml:space="preserve"> </w:t>
      </w:r>
      <w:r w:rsidRPr="00DE7F64">
        <w:rPr>
          <w:rFonts w:ascii="Times New Roman" w:eastAsia="Times New Roman" w:hAnsi="Times New Roman" w:cs="David" w:hint="cs"/>
          <w:sz w:val="20"/>
          <w:szCs w:val="24"/>
          <w:rtl/>
          <w:lang w:eastAsia="he-IL"/>
          <w:rPrChange w:id="1844"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845" w:author="Avi Cohen" w:date="2022-05-02T11:52:00Z">
            <w:rPr>
              <w:rFonts w:ascii="Times New Roman" w:eastAsia="Times New Roman" w:hAnsi="Times New Roman" w:cs="David"/>
              <w:sz w:val="20"/>
              <w:szCs w:val="24"/>
              <w:rtl/>
              <w:lang w:eastAsia="he-IL"/>
            </w:rPr>
          </w:rPrChange>
        </w:rPr>
        <w:t>או כש</w:t>
      </w:r>
      <w:r w:rsidRPr="00DE7F64">
        <w:rPr>
          <w:rFonts w:ascii="Times New Roman" w:eastAsia="Times New Roman" w:hAnsi="Times New Roman" w:cs="David" w:hint="cs"/>
          <w:sz w:val="20"/>
          <w:szCs w:val="24"/>
          <w:rtl/>
          <w:lang w:eastAsia="he-IL"/>
          <w:rPrChange w:id="1846"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847" w:author="Avi Cohen" w:date="2022-05-02T11:52:00Z">
            <w:rPr>
              <w:rFonts w:ascii="Times New Roman" w:eastAsia="Times New Roman" w:hAnsi="Times New Roman" w:cs="David"/>
              <w:sz w:val="20"/>
              <w:szCs w:val="24"/>
              <w:rtl/>
              <w:lang w:eastAsia="he-IL"/>
            </w:rPr>
          </w:rPrChange>
        </w:rPr>
        <w:t>נוי</w:t>
      </w:r>
      <w:r w:rsidRPr="00DE7F64">
        <w:rPr>
          <w:rFonts w:ascii="Times New Roman" w:eastAsia="Times New Roman" w:hAnsi="Times New Roman" w:cs="David" w:hint="cs"/>
          <w:sz w:val="20"/>
          <w:szCs w:val="24"/>
          <w:rtl/>
          <w:lang w:eastAsia="he-IL"/>
          <w:rPrChange w:id="1848" w:author="Avi Cohen" w:date="2022-05-02T11:52:00Z">
            <w:rPr>
              <w:rFonts w:ascii="Times New Roman" w:eastAsia="Times New Roman" w:hAnsi="Times New Roman" w:cs="David" w:hint="cs"/>
              <w:sz w:val="20"/>
              <w:szCs w:val="24"/>
              <w:rtl/>
              <w:lang w:eastAsia="he-IL"/>
            </w:rPr>
          </w:rPrChange>
        </w:rPr>
        <w:t xml:space="preserve"> ו/או</w:t>
      </w:r>
      <w:r w:rsidRPr="00DE7F64">
        <w:rPr>
          <w:rFonts w:ascii="Times New Roman" w:eastAsia="Times New Roman" w:hAnsi="Times New Roman" w:cs="David"/>
          <w:sz w:val="20"/>
          <w:szCs w:val="24"/>
          <w:rtl/>
          <w:lang w:eastAsia="he-IL"/>
          <w:rPrChange w:id="1849" w:author="Avi Cohen" w:date="2022-05-02T11:52:00Z">
            <w:rPr>
              <w:rFonts w:ascii="Times New Roman" w:eastAsia="Times New Roman" w:hAnsi="Times New Roman" w:cs="David"/>
              <w:sz w:val="20"/>
              <w:szCs w:val="24"/>
              <w:rtl/>
              <w:lang w:eastAsia="he-IL"/>
            </w:rPr>
          </w:rPrChange>
        </w:rPr>
        <w:t xml:space="preserve"> ב</w:t>
      </w:r>
      <w:r w:rsidRPr="00DE7F64">
        <w:rPr>
          <w:rFonts w:ascii="Times New Roman" w:eastAsia="Times New Roman" w:hAnsi="Times New Roman" w:cs="David" w:hint="cs"/>
          <w:sz w:val="20"/>
          <w:szCs w:val="24"/>
          <w:rtl/>
          <w:lang w:eastAsia="he-IL"/>
          <w:rPrChange w:id="1850"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851" w:author="Avi Cohen" w:date="2022-05-02T11:52:00Z">
            <w:rPr>
              <w:rFonts w:ascii="Times New Roman" w:eastAsia="Times New Roman" w:hAnsi="Times New Roman" w:cs="David"/>
              <w:sz w:val="20"/>
              <w:szCs w:val="24"/>
              <w:rtl/>
              <w:lang w:eastAsia="he-IL"/>
            </w:rPr>
          </w:rPrChange>
        </w:rPr>
        <w:t xml:space="preserve">טול </w:t>
      </w:r>
      <w:r w:rsidRPr="00DE7F64">
        <w:rPr>
          <w:rFonts w:ascii="Times New Roman" w:eastAsia="Times New Roman" w:hAnsi="Times New Roman" w:cs="David" w:hint="cs"/>
          <w:sz w:val="20"/>
          <w:szCs w:val="24"/>
          <w:rtl/>
          <w:lang w:eastAsia="he-IL"/>
          <w:rPrChange w:id="1852" w:author="Avi Cohen" w:date="2022-05-02T11:52:00Z">
            <w:rPr>
              <w:rFonts w:ascii="Times New Roman" w:eastAsia="Times New Roman" w:hAnsi="Times New Roman" w:cs="David" w:hint="cs"/>
              <w:sz w:val="20"/>
              <w:szCs w:val="24"/>
              <w:rtl/>
              <w:lang w:eastAsia="he-IL"/>
            </w:rPr>
          </w:rPrChange>
        </w:rPr>
        <w:t>ו/</w:t>
      </w:r>
      <w:r w:rsidRPr="00DE7F64">
        <w:rPr>
          <w:rFonts w:ascii="Times New Roman" w:eastAsia="Times New Roman" w:hAnsi="Times New Roman" w:cs="David"/>
          <w:sz w:val="20"/>
          <w:szCs w:val="24"/>
          <w:rtl/>
          <w:lang w:eastAsia="he-IL"/>
          <w:rPrChange w:id="1853" w:author="Avi Cohen" w:date="2022-05-02T11:52:00Z">
            <w:rPr>
              <w:rFonts w:ascii="Times New Roman" w:eastAsia="Times New Roman" w:hAnsi="Times New Roman" w:cs="David"/>
              <w:sz w:val="20"/>
              <w:szCs w:val="24"/>
              <w:rtl/>
              <w:lang w:eastAsia="he-IL"/>
            </w:rPr>
          </w:rPrChange>
        </w:rPr>
        <w:t xml:space="preserve">או תוספת של תנאי </w:t>
      </w:r>
      <w:r w:rsidRPr="00DE7F64">
        <w:rPr>
          <w:rFonts w:ascii="Times New Roman" w:eastAsia="Times New Roman" w:hAnsi="Times New Roman" w:cs="David" w:hint="cs"/>
          <w:sz w:val="20"/>
          <w:szCs w:val="24"/>
          <w:rtl/>
          <w:lang w:eastAsia="he-IL"/>
          <w:rPrChange w:id="1854" w:author="Avi Cohen" w:date="2022-05-02T11:52:00Z">
            <w:rPr>
              <w:rFonts w:ascii="Times New Roman" w:eastAsia="Times New Roman" w:hAnsi="Times New Roman" w:cs="David" w:hint="cs"/>
              <w:sz w:val="20"/>
              <w:szCs w:val="24"/>
              <w:rtl/>
              <w:lang w:eastAsia="he-IL"/>
            </w:rPr>
          </w:rPrChange>
        </w:rPr>
        <w:t>כלשהו</w:t>
      </w:r>
      <w:r w:rsidRPr="00DE7F64">
        <w:rPr>
          <w:rFonts w:ascii="Times New Roman" w:eastAsia="Times New Roman" w:hAnsi="Times New Roman" w:cs="David"/>
          <w:sz w:val="20"/>
          <w:szCs w:val="24"/>
          <w:rtl/>
          <w:lang w:eastAsia="he-IL"/>
          <w:rPrChange w:id="1855" w:author="Avi Cohen" w:date="2022-05-02T11:52:00Z">
            <w:rPr>
              <w:rFonts w:ascii="Times New Roman" w:eastAsia="Times New Roman" w:hAnsi="Times New Roman" w:cs="David"/>
              <w:sz w:val="20"/>
              <w:szCs w:val="24"/>
              <w:rtl/>
              <w:lang w:eastAsia="he-IL"/>
            </w:rPr>
          </w:rPrChange>
        </w:rPr>
        <w:t>, אלא אם נעשו במפורש ובכתב.</w:t>
      </w:r>
    </w:p>
    <w:p w14:paraId="405F7CA9" w14:textId="77777777" w:rsidR="005E50FA" w:rsidRPr="00DE7F64" w:rsidRDefault="005E50FA" w:rsidP="005E50FA">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Change w:id="185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857" w:author="Avi Cohen" w:date="2022-05-02T11:52:00Z">
            <w:rPr>
              <w:rFonts w:ascii="Times New Roman" w:eastAsia="Times New Roman" w:hAnsi="Times New Roman" w:cs="David"/>
              <w:sz w:val="20"/>
              <w:szCs w:val="24"/>
              <w:rtl/>
              <w:lang w:eastAsia="he-IL"/>
            </w:rPr>
          </w:rPrChange>
        </w:rPr>
        <w:t>מבלי לגרוע מכלליות האמור לעיל -</w:t>
      </w:r>
    </w:p>
    <w:p w14:paraId="2A3E2CF2" w14:textId="77777777" w:rsidR="005E50FA" w:rsidRPr="00DE7F64" w:rsidRDefault="005E50FA" w:rsidP="005E50FA">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185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859" w:author="Avi Cohen" w:date="2022-05-02T11:52:00Z">
            <w:rPr>
              <w:rFonts w:ascii="Times New Roman" w:eastAsia="Times New Roman" w:hAnsi="Times New Roman" w:cs="David"/>
              <w:sz w:val="20"/>
              <w:szCs w:val="24"/>
              <w:rtl/>
              <w:lang w:eastAsia="he-IL"/>
            </w:rPr>
          </w:rPrChange>
        </w:rPr>
        <w:t>הסכמה מצד המזמין או המנהל או המתכנן לסטות מתנאי החוזה במקרה מסוים לא תהווה תקדים ולא ילמדו ממנה גזירה שווה למקרה אחר.</w:t>
      </w:r>
    </w:p>
    <w:p w14:paraId="2E4F19AE" w14:textId="77777777" w:rsidR="005E50FA" w:rsidRPr="00DE7F64" w:rsidRDefault="005E50FA" w:rsidP="005E50FA">
      <w:pPr>
        <w:widowControl w:val="0"/>
        <w:numPr>
          <w:ilvl w:val="2"/>
          <w:numId w:val="16"/>
        </w:numPr>
        <w:spacing w:before="0" w:beforeAutospacing="0" w:after="200" w:afterAutospacing="0" w:line="240" w:lineRule="auto"/>
        <w:ind w:left="1508" w:hanging="432"/>
        <w:jc w:val="both"/>
        <w:rPr>
          <w:rFonts w:ascii="Times New Roman" w:eastAsia="Times New Roman" w:hAnsi="Times New Roman" w:cs="David"/>
          <w:sz w:val="20"/>
          <w:szCs w:val="24"/>
          <w:rtl/>
          <w:lang w:eastAsia="he-IL"/>
          <w:rPrChange w:id="186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861" w:author="Avi Cohen" w:date="2022-05-02T11:52:00Z">
            <w:rPr>
              <w:rFonts w:ascii="Times New Roman" w:eastAsia="Times New Roman" w:hAnsi="Times New Roman" w:cs="David"/>
              <w:sz w:val="20"/>
              <w:szCs w:val="24"/>
              <w:rtl/>
              <w:lang w:eastAsia="he-IL"/>
            </w:rPr>
          </w:rPrChange>
        </w:rPr>
        <w:t>לא השתמשו המזמין או המנהל או המתכנן בזכויות הניתנות להם לפי החוזה במקרה מסוים, אין לראות בכך ויתור על אותן זכויות במקרה אחר ואין ללמוד</w:t>
      </w:r>
      <w:r w:rsidRPr="00DE7F64">
        <w:rPr>
          <w:rFonts w:ascii="Times New Roman" w:eastAsia="Times New Roman" w:hAnsi="Times New Roman" w:cs="David" w:hint="cs"/>
          <w:sz w:val="20"/>
          <w:szCs w:val="24"/>
          <w:rtl/>
          <w:lang w:eastAsia="he-IL"/>
          <w:rPrChange w:id="1862" w:author="Avi Cohen" w:date="2022-05-02T11:52:00Z">
            <w:rPr>
              <w:rFonts w:ascii="Times New Roman" w:eastAsia="Times New Roman" w:hAnsi="Times New Roman" w:cs="David" w:hint="cs"/>
              <w:sz w:val="20"/>
              <w:szCs w:val="24"/>
              <w:rtl/>
              <w:lang w:eastAsia="he-IL"/>
            </w:rPr>
          </w:rPrChange>
        </w:rPr>
        <w:t xml:space="preserve"> </w:t>
      </w:r>
      <w:r w:rsidRPr="00DE7F64">
        <w:rPr>
          <w:rFonts w:ascii="Times New Roman" w:eastAsia="Times New Roman" w:hAnsi="Times New Roman" w:cs="David"/>
          <w:sz w:val="20"/>
          <w:szCs w:val="24"/>
          <w:rtl/>
          <w:lang w:eastAsia="he-IL"/>
          <w:rPrChange w:id="1863" w:author="Avi Cohen" w:date="2022-05-02T11:52:00Z">
            <w:rPr>
              <w:rFonts w:ascii="Times New Roman" w:eastAsia="Times New Roman" w:hAnsi="Times New Roman" w:cs="David"/>
              <w:sz w:val="20"/>
              <w:szCs w:val="24"/>
              <w:rtl/>
              <w:lang w:eastAsia="he-IL"/>
            </w:rPr>
          </w:rPrChange>
        </w:rPr>
        <w:t>מהתנהגות זו ו</w:t>
      </w:r>
      <w:r w:rsidRPr="00DE7F64">
        <w:rPr>
          <w:rFonts w:ascii="Times New Roman" w:eastAsia="Times New Roman" w:hAnsi="Times New Roman" w:cs="David" w:hint="cs"/>
          <w:sz w:val="20"/>
          <w:szCs w:val="24"/>
          <w:rtl/>
          <w:lang w:eastAsia="he-IL"/>
          <w:rPrChange w:id="1864"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865" w:author="Avi Cohen" w:date="2022-05-02T11:52:00Z">
            <w:rPr>
              <w:rFonts w:ascii="Times New Roman" w:eastAsia="Times New Roman" w:hAnsi="Times New Roman" w:cs="David"/>
              <w:sz w:val="20"/>
              <w:szCs w:val="24"/>
              <w:rtl/>
              <w:lang w:eastAsia="he-IL"/>
            </w:rPr>
          </w:rPrChange>
        </w:rPr>
        <w:t>תור כלשהו על זכויות וחובות לפי החוזה.</w:t>
      </w:r>
    </w:p>
    <w:p w14:paraId="2B98F2EB" w14:textId="77777777" w:rsidR="005E50FA" w:rsidRPr="00DE7F64" w:rsidRDefault="005E50FA" w:rsidP="005E50FA">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86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867" w:author="Avi Cohen" w:date="2022-05-02T11:52:00Z">
            <w:rPr>
              <w:rFonts w:ascii="Times New Roman" w:eastAsia="Times New Roman" w:hAnsi="Times New Roman" w:cs="David"/>
              <w:sz w:val="20"/>
              <w:szCs w:val="24"/>
              <w:rtl/>
              <w:lang w:eastAsia="he-IL"/>
            </w:rPr>
          </w:rPrChange>
        </w:rPr>
        <w:t>במידה והמתכנן כולל מספר גופים או יחידים</w:t>
      </w:r>
      <w:r w:rsidRPr="00DE7F64">
        <w:rPr>
          <w:rFonts w:ascii="Times New Roman" w:eastAsia="Times New Roman" w:hAnsi="Times New Roman" w:cs="David" w:hint="cs"/>
          <w:sz w:val="20"/>
          <w:szCs w:val="24"/>
          <w:rtl/>
          <w:lang w:eastAsia="he-IL"/>
          <w:rPrChange w:id="1868"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869" w:author="Avi Cohen" w:date="2022-05-02T11:52:00Z">
            <w:rPr>
              <w:rFonts w:ascii="Times New Roman" w:eastAsia="Times New Roman" w:hAnsi="Times New Roman" w:cs="David"/>
              <w:sz w:val="20"/>
              <w:szCs w:val="24"/>
              <w:rtl/>
              <w:lang w:eastAsia="he-IL"/>
            </w:rPr>
          </w:rPrChange>
        </w:rPr>
        <w:t xml:space="preserve"> יהיו הם אחראים ביחד ולחוד כלפי המזמין למילוי התחייבויות המתכנן לפי חוזה זה.</w:t>
      </w:r>
    </w:p>
    <w:p w14:paraId="25ABD885"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Change w:id="1870" w:author="Avi Cohen" w:date="2022-05-02T11:52:00Z">
            <w:rPr>
              <w:rFonts w:ascii="Times New Roman" w:eastAsia="Times New Roman" w:hAnsi="Times New Roman" w:cs="David"/>
              <w:sz w:val="24"/>
              <w:szCs w:val="24"/>
              <w:lang w:eastAsia="he-IL"/>
            </w:rPr>
          </w:rPrChange>
        </w:rPr>
      </w:pPr>
      <w:r w:rsidRPr="00DE7F64">
        <w:rPr>
          <w:rFonts w:ascii="Times New Roman" w:eastAsia="Times New Roman" w:hAnsi="Times New Roman" w:cs="David"/>
          <w:sz w:val="24"/>
          <w:szCs w:val="24"/>
          <w:rtl/>
          <w:lang w:eastAsia="he-IL"/>
          <w:rPrChange w:id="1871" w:author="Avi Cohen" w:date="2022-05-02T11:52:00Z">
            <w:rPr>
              <w:rFonts w:ascii="Times New Roman" w:eastAsia="Times New Roman" w:hAnsi="Times New Roman" w:cs="David"/>
              <w:sz w:val="24"/>
              <w:szCs w:val="24"/>
              <w:rtl/>
              <w:lang w:eastAsia="he-IL"/>
            </w:rPr>
          </w:rPrChange>
        </w:rPr>
        <w:t>על אף האמור בכל הוראה אחרת בחוזה זה ו/או בכל מסמך אחר בין יחידי המזמין ו/או בכל דין, מובהר ומוסכם</w:t>
      </w:r>
      <w:r w:rsidRPr="00DE7F64">
        <w:rPr>
          <w:rFonts w:ascii="Times New Roman" w:eastAsia="Times New Roman" w:hAnsi="Times New Roman" w:cs="David" w:hint="cs"/>
          <w:sz w:val="24"/>
          <w:szCs w:val="24"/>
          <w:rtl/>
          <w:lang w:eastAsia="he-IL"/>
          <w:rPrChange w:id="1872"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873" w:author="Avi Cohen" w:date="2022-05-02T11:52:00Z">
            <w:rPr>
              <w:rFonts w:ascii="Times New Roman" w:eastAsia="Times New Roman" w:hAnsi="Times New Roman" w:cs="David"/>
              <w:sz w:val="24"/>
              <w:szCs w:val="24"/>
              <w:rtl/>
              <w:lang w:eastAsia="he-IL"/>
            </w:rPr>
          </w:rPrChange>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E7F64">
        <w:rPr>
          <w:rFonts w:ascii="Times New Roman" w:eastAsia="Times New Roman" w:hAnsi="Times New Roman" w:cs="David" w:hint="cs"/>
          <w:b/>
          <w:bCs/>
          <w:sz w:val="24"/>
          <w:szCs w:val="24"/>
          <w:rtl/>
          <w:lang w:eastAsia="he-IL"/>
          <w:rPrChange w:id="1874" w:author="Avi Cohen" w:date="2022-05-02T11:52:00Z">
            <w:rPr>
              <w:rFonts w:ascii="Times New Roman" w:eastAsia="Times New Roman" w:hAnsi="Times New Roman" w:cs="David" w:hint="cs"/>
              <w:b/>
              <w:bCs/>
              <w:sz w:val="24"/>
              <w:szCs w:val="24"/>
              <w:rtl/>
              <w:lang w:eastAsia="he-IL"/>
            </w:rPr>
          </w:rPrChange>
        </w:rPr>
        <w:t>א</w:t>
      </w:r>
      <w:r w:rsidRPr="00DE7F64">
        <w:rPr>
          <w:rFonts w:ascii="Times New Roman" w:eastAsia="Times New Roman" w:hAnsi="Times New Roman" w:cs="David" w:hint="cs"/>
          <w:sz w:val="24"/>
          <w:szCs w:val="24"/>
          <w:rtl/>
          <w:lang w:eastAsia="he-IL"/>
          <w:rPrChange w:id="1875"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876" w:author="Avi Cohen" w:date="2022-05-02T11:52:00Z">
            <w:rPr>
              <w:rFonts w:ascii="Times New Roman" w:eastAsia="Times New Roman" w:hAnsi="Times New Roman" w:cs="David"/>
              <w:sz w:val="24"/>
              <w:szCs w:val="24"/>
              <w:rtl/>
              <w:lang w:eastAsia="he-IL"/>
            </w:rPr>
          </w:rPrChange>
        </w:rPr>
        <w:t xml:space="preserve"> בגין כל חיוב מחיובי המזמין </w:t>
      </w:r>
      <w:r w:rsidRPr="00DE7F64">
        <w:rPr>
          <w:rFonts w:ascii="Times New Roman" w:eastAsia="Times New Roman" w:hAnsi="Times New Roman" w:cs="David" w:hint="cs"/>
          <w:sz w:val="24"/>
          <w:szCs w:val="24"/>
          <w:rtl/>
          <w:lang w:eastAsia="he-IL"/>
          <w:rPrChange w:id="1877" w:author="Avi Cohen" w:date="2022-05-02T11:52:00Z">
            <w:rPr>
              <w:rFonts w:ascii="Times New Roman" w:eastAsia="Times New Roman" w:hAnsi="Times New Roman" w:cs="David" w:hint="cs"/>
              <w:sz w:val="24"/>
              <w:szCs w:val="24"/>
              <w:rtl/>
              <w:lang w:eastAsia="he-IL"/>
            </w:rPr>
          </w:rPrChange>
        </w:rPr>
        <w:t>על פי</w:t>
      </w:r>
      <w:r w:rsidRPr="00DE7F64">
        <w:rPr>
          <w:rFonts w:ascii="Times New Roman" w:eastAsia="Times New Roman" w:hAnsi="Times New Roman" w:cs="David"/>
          <w:sz w:val="24"/>
          <w:szCs w:val="24"/>
          <w:rtl/>
          <w:lang w:eastAsia="he-IL"/>
          <w:rPrChange w:id="1878" w:author="Avi Cohen" w:date="2022-05-02T11:52:00Z">
            <w:rPr>
              <w:rFonts w:ascii="Times New Roman" w:eastAsia="Times New Roman" w:hAnsi="Times New Roman" w:cs="David"/>
              <w:sz w:val="24"/>
              <w:szCs w:val="24"/>
              <w:rtl/>
              <w:lang w:eastAsia="he-IL"/>
            </w:rPr>
          </w:rPrChange>
        </w:rPr>
        <w:t xml:space="preserve"> חוזה זה, ככל שיחולו, ובכל מקרה כל אחד מיחידי המזמין אינו אחראי, ביחד ולחוד, למלוא חיובי המזמין כלפי המתכנן </w:t>
      </w:r>
      <w:r w:rsidRPr="00DE7F64">
        <w:rPr>
          <w:rFonts w:ascii="Times New Roman" w:eastAsia="Times New Roman" w:hAnsi="Times New Roman" w:cs="David" w:hint="cs"/>
          <w:sz w:val="24"/>
          <w:szCs w:val="24"/>
          <w:rtl/>
          <w:lang w:eastAsia="he-IL"/>
          <w:rPrChange w:id="1879" w:author="Avi Cohen" w:date="2022-05-02T11:52:00Z">
            <w:rPr>
              <w:rFonts w:ascii="Times New Roman" w:eastAsia="Times New Roman" w:hAnsi="Times New Roman" w:cs="David" w:hint="cs"/>
              <w:sz w:val="24"/>
              <w:szCs w:val="24"/>
              <w:rtl/>
              <w:lang w:eastAsia="he-IL"/>
            </w:rPr>
          </w:rPrChange>
        </w:rPr>
        <w:t>על פ</w:t>
      </w:r>
      <w:r w:rsidRPr="00DE7F64">
        <w:rPr>
          <w:rFonts w:ascii="Times New Roman" w:eastAsia="Times New Roman" w:hAnsi="Times New Roman" w:cs="David"/>
          <w:sz w:val="24"/>
          <w:szCs w:val="24"/>
          <w:rtl/>
          <w:lang w:eastAsia="he-IL"/>
          <w:rPrChange w:id="1880" w:author="Avi Cohen" w:date="2022-05-02T11:52:00Z">
            <w:rPr>
              <w:rFonts w:ascii="Times New Roman" w:eastAsia="Times New Roman" w:hAnsi="Times New Roman" w:cs="David"/>
              <w:sz w:val="24"/>
              <w:szCs w:val="24"/>
              <w:rtl/>
              <w:lang w:eastAsia="he-IL"/>
            </w:rPr>
          </w:rPrChange>
        </w:rPr>
        <w:t xml:space="preserve">י חוזה זה. </w:t>
      </w:r>
      <w:r w:rsidRPr="00DE7F64">
        <w:rPr>
          <w:rFonts w:ascii="Times New Roman" w:eastAsia="Times New Roman" w:hAnsi="Times New Roman" w:cs="David"/>
          <w:sz w:val="24"/>
          <w:szCs w:val="24"/>
          <w:rtl/>
          <w:lang w:eastAsia="he-IL"/>
          <w:rPrChange w:id="1881" w:author="Avi Cohen" w:date="2022-05-02T11:52:00Z">
            <w:rPr>
              <w:rFonts w:ascii="Times New Roman" w:eastAsia="Times New Roman" w:hAnsi="Times New Roman" w:cs="David"/>
              <w:sz w:val="24"/>
              <w:szCs w:val="24"/>
              <w:rtl/>
              <w:lang w:eastAsia="he-IL"/>
            </w:rPr>
          </w:rPrChange>
        </w:rPr>
        <w:lastRenderedPageBreak/>
        <w:t>וזאת מבלי לגרוע מהאמור להלן בסיפא לס"ק זה.</w:t>
      </w:r>
    </w:p>
    <w:p w14:paraId="4C9E342B" w14:textId="77777777" w:rsidR="005E50FA" w:rsidRPr="00DE7F64" w:rsidRDefault="005E50FA" w:rsidP="005E50FA">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Change w:id="1882" w:author="Avi Cohen" w:date="2022-05-02T11:52:00Z">
            <w:rPr>
              <w:rFonts w:ascii="Times New Roman" w:eastAsia="Times New Roman" w:hAnsi="Times New Roman" w:cs="David"/>
              <w:b/>
              <w:bCs/>
              <w:sz w:val="24"/>
              <w:szCs w:val="24"/>
              <w:u w:val="single"/>
              <w:rtl/>
              <w:lang w:eastAsia="he-IL"/>
            </w:rPr>
          </w:rPrChange>
        </w:rPr>
      </w:pPr>
      <w:r w:rsidRPr="00DE7F64">
        <w:rPr>
          <w:rFonts w:ascii="Times New Roman" w:eastAsia="Times New Roman" w:hAnsi="Times New Roman" w:cs="David"/>
          <w:sz w:val="24"/>
          <w:szCs w:val="24"/>
          <w:rtl/>
          <w:lang w:eastAsia="he-IL"/>
          <w:rPrChange w:id="1883" w:author="Avi Cohen" w:date="2022-05-02T11:52:00Z">
            <w:rPr>
              <w:rFonts w:ascii="Times New Roman" w:eastAsia="Times New Roman" w:hAnsi="Times New Roman" w:cs="David"/>
              <w:sz w:val="24"/>
              <w:szCs w:val="24"/>
              <w:rtl/>
              <w:lang w:eastAsia="he-IL"/>
            </w:rPr>
          </w:rPrChange>
        </w:rPr>
        <w:t>המתכנן מתחייב בזה</w:t>
      </w:r>
      <w:r w:rsidRPr="00DE7F64">
        <w:rPr>
          <w:rFonts w:ascii="Times New Roman" w:eastAsia="Times New Roman" w:hAnsi="Times New Roman" w:cs="David" w:hint="cs"/>
          <w:sz w:val="24"/>
          <w:szCs w:val="24"/>
          <w:rtl/>
          <w:lang w:eastAsia="he-IL"/>
          <w:rPrChange w:id="1884"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885" w:author="Avi Cohen" w:date="2022-05-02T11:52:00Z">
            <w:rPr>
              <w:rFonts w:ascii="Times New Roman" w:eastAsia="Times New Roman" w:hAnsi="Times New Roman" w:cs="David"/>
              <w:sz w:val="24"/>
              <w:szCs w:val="24"/>
              <w:rtl/>
              <w:lang w:eastAsia="he-IL"/>
            </w:rPr>
          </w:rPrChange>
        </w:rPr>
        <w:t xml:space="preserve"> כי כל דרישה</w:t>
      </w:r>
      <w:r w:rsidRPr="00DE7F64">
        <w:rPr>
          <w:rFonts w:ascii="Times New Roman" w:eastAsia="Times New Roman" w:hAnsi="Times New Roman" w:cs="David" w:hint="cs"/>
          <w:sz w:val="24"/>
          <w:szCs w:val="24"/>
          <w:rtl/>
          <w:lang w:eastAsia="he-IL"/>
          <w:rPrChange w:id="1886" w:author="Avi Cohen" w:date="2022-05-02T11:52:00Z">
            <w:rPr>
              <w:rFonts w:ascii="Times New Roman" w:eastAsia="Times New Roman" w:hAnsi="Times New Roman" w:cs="David" w:hint="cs"/>
              <w:sz w:val="24"/>
              <w:szCs w:val="24"/>
              <w:rtl/>
              <w:lang w:eastAsia="he-IL"/>
            </w:rPr>
          </w:rPrChange>
        </w:rPr>
        <w:t xml:space="preserve"> ו/או תלונה</w:t>
      </w:r>
      <w:r w:rsidRPr="00DE7F64">
        <w:rPr>
          <w:rFonts w:ascii="Times New Roman" w:eastAsia="Times New Roman" w:hAnsi="Times New Roman" w:cs="David"/>
          <w:sz w:val="24"/>
          <w:szCs w:val="24"/>
          <w:rtl/>
          <w:lang w:eastAsia="he-IL"/>
          <w:rPrChange w:id="1887" w:author="Avi Cohen" w:date="2022-05-02T11:52:00Z">
            <w:rPr>
              <w:rFonts w:ascii="Times New Roman" w:eastAsia="Times New Roman" w:hAnsi="Times New Roman" w:cs="David"/>
              <w:sz w:val="24"/>
              <w:szCs w:val="24"/>
              <w:rtl/>
              <w:lang w:eastAsia="he-IL"/>
            </w:rPr>
          </w:rPrChange>
        </w:rPr>
        <w:t xml:space="preserve"> </w:t>
      </w:r>
      <w:r w:rsidRPr="00DE7F64">
        <w:rPr>
          <w:rFonts w:ascii="Times New Roman" w:eastAsia="Times New Roman" w:hAnsi="Times New Roman" w:cs="David" w:hint="cs"/>
          <w:sz w:val="24"/>
          <w:szCs w:val="24"/>
          <w:rtl/>
          <w:lang w:eastAsia="he-IL"/>
          <w:rPrChange w:id="1888" w:author="Avi Cohen" w:date="2022-05-02T11:52:00Z">
            <w:rPr>
              <w:rFonts w:ascii="Times New Roman" w:eastAsia="Times New Roman" w:hAnsi="Times New Roman" w:cs="David" w:hint="cs"/>
              <w:sz w:val="24"/>
              <w:szCs w:val="24"/>
              <w:rtl/>
              <w:lang w:eastAsia="he-IL"/>
            </w:rPr>
          </w:rPrChange>
        </w:rPr>
        <w:t xml:space="preserve">ו/או </w:t>
      </w:r>
      <w:r w:rsidRPr="00DE7F64">
        <w:rPr>
          <w:rFonts w:ascii="Times New Roman" w:eastAsia="Times New Roman" w:hAnsi="Times New Roman" w:cs="David"/>
          <w:sz w:val="24"/>
          <w:szCs w:val="24"/>
          <w:rtl/>
          <w:lang w:eastAsia="he-IL"/>
          <w:rPrChange w:id="1889" w:author="Avi Cohen" w:date="2022-05-02T11:52:00Z">
            <w:rPr>
              <w:rFonts w:ascii="Times New Roman" w:eastAsia="Times New Roman" w:hAnsi="Times New Roman" w:cs="David"/>
              <w:sz w:val="24"/>
              <w:szCs w:val="24"/>
              <w:rtl/>
              <w:lang w:eastAsia="he-IL"/>
            </w:rPr>
          </w:rPrChange>
        </w:rPr>
        <w:t>טענה ו/או תביעה, ככל שתהיינה לו כנגד המזמין בגין חיובי המזמין ע</w:t>
      </w:r>
      <w:r w:rsidRPr="00DE7F64">
        <w:rPr>
          <w:rFonts w:ascii="Times New Roman" w:eastAsia="Times New Roman" w:hAnsi="Times New Roman" w:cs="David" w:hint="cs"/>
          <w:sz w:val="24"/>
          <w:szCs w:val="24"/>
          <w:rtl/>
          <w:lang w:eastAsia="he-IL"/>
          <w:rPrChange w:id="1890" w:author="Avi Cohen" w:date="2022-05-02T11:52:00Z">
            <w:rPr>
              <w:rFonts w:ascii="Times New Roman" w:eastAsia="Times New Roman" w:hAnsi="Times New Roman" w:cs="David" w:hint="cs"/>
              <w:sz w:val="24"/>
              <w:szCs w:val="24"/>
              <w:rtl/>
              <w:lang w:eastAsia="he-IL"/>
            </w:rPr>
          </w:rPrChange>
        </w:rPr>
        <w:t>ל פי</w:t>
      </w:r>
      <w:r w:rsidRPr="00DE7F64">
        <w:rPr>
          <w:rFonts w:ascii="Times New Roman" w:eastAsia="Times New Roman" w:hAnsi="Times New Roman" w:cs="David"/>
          <w:sz w:val="24"/>
          <w:szCs w:val="24"/>
          <w:rtl/>
          <w:lang w:eastAsia="he-IL"/>
          <w:rPrChange w:id="1891" w:author="Avi Cohen" w:date="2022-05-02T11:52:00Z">
            <w:rPr>
              <w:rFonts w:ascii="Times New Roman" w:eastAsia="Times New Roman" w:hAnsi="Times New Roman" w:cs="David"/>
              <w:sz w:val="24"/>
              <w:szCs w:val="24"/>
              <w:rtl/>
              <w:lang w:eastAsia="he-IL"/>
            </w:rPr>
          </w:rPrChange>
        </w:rPr>
        <w:t xml:space="preserve"> חוזה זה, תוגבל עד לגובה חלקו היחסי של כל אחד מיחידי המזמין כמפורט בנספח </w:t>
      </w:r>
      <w:r w:rsidRPr="00DE7F64">
        <w:rPr>
          <w:rFonts w:ascii="Times New Roman" w:eastAsia="Times New Roman" w:hAnsi="Times New Roman" w:cs="David" w:hint="cs"/>
          <w:b/>
          <w:bCs/>
          <w:sz w:val="24"/>
          <w:szCs w:val="24"/>
          <w:rtl/>
          <w:lang w:eastAsia="he-IL"/>
          <w:rPrChange w:id="1892" w:author="Avi Cohen" w:date="2022-05-02T11:52:00Z">
            <w:rPr>
              <w:rFonts w:ascii="Times New Roman" w:eastAsia="Times New Roman" w:hAnsi="Times New Roman" w:cs="David" w:hint="cs"/>
              <w:b/>
              <w:bCs/>
              <w:sz w:val="24"/>
              <w:szCs w:val="24"/>
              <w:rtl/>
              <w:lang w:eastAsia="he-IL"/>
            </w:rPr>
          </w:rPrChange>
        </w:rPr>
        <w:t>א</w:t>
      </w:r>
      <w:r w:rsidRPr="00DE7F64">
        <w:rPr>
          <w:rFonts w:ascii="Times New Roman" w:eastAsia="Times New Roman" w:hAnsi="Times New Roman" w:cs="David" w:hint="cs"/>
          <w:sz w:val="24"/>
          <w:szCs w:val="24"/>
          <w:rtl/>
          <w:lang w:eastAsia="he-IL"/>
          <w:rPrChange w:id="1893"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894" w:author="Avi Cohen" w:date="2022-05-02T11:52:00Z">
            <w:rPr>
              <w:rFonts w:ascii="Times New Roman" w:eastAsia="Times New Roman" w:hAnsi="Times New Roman" w:cs="David"/>
              <w:sz w:val="24"/>
              <w:szCs w:val="24"/>
              <w:rtl/>
              <w:lang w:eastAsia="he-IL"/>
            </w:rPr>
          </w:rPrChange>
        </w:rPr>
        <w:t>. אותו דין</w:t>
      </w:r>
      <w:r w:rsidRPr="00DE7F64">
        <w:rPr>
          <w:rFonts w:ascii="Times New Roman" w:eastAsia="Times New Roman" w:hAnsi="Times New Roman" w:cs="David" w:hint="cs"/>
          <w:sz w:val="24"/>
          <w:szCs w:val="24"/>
          <w:rtl/>
          <w:lang w:eastAsia="he-IL"/>
          <w:rPrChange w:id="1895"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896" w:author="Avi Cohen" w:date="2022-05-02T11:52:00Z">
            <w:rPr>
              <w:rFonts w:ascii="Times New Roman" w:eastAsia="Times New Roman" w:hAnsi="Times New Roman" w:cs="David"/>
              <w:sz w:val="24"/>
              <w:szCs w:val="24"/>
              <w:rtl/>
              <w:lang w:eastAsia="he-IL"/>
            </w:rPr>
          </w:rPrChange>
        </w:rPr>
        <w:t xml:space="preserve"> יחול לגבי תביעה של מי מיחידי המזמין כנגד המתכנן</w:t>
      </w:r>
      <w:r w:rsidRPr="00DE7F64">
        <w:rPr>
          <w:rFonts w:ascii="Times New Roman" w:eastAsia="Times New Roman" w:hAnsi="Times New Roman" w:cs="David" w:hint="cs"/>
          <w:sz w:val="24"/>
          <w:szCs w:val="24"/>
          <w:rtl/>
          <w:lang w:eastAsia="he-IL"/>
          <w:rPrChange w:id="1897"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898" w:author="Avi Cohen" w:date="2022-05-02T11:52:00Z">
            <w:rPr>
              <w:rFonts w:ascii="Times New Roman" w:eastAsia="Times New Roman" w:hAnsi="Times New Roman" w:cs="David"/>
              <w:sz w:val="24"/>
              <w:szCs w:val="24"/>
              <w:rtl/>
              <w:lang w:eastAsia="he-IL"/>
            </w:rPr>
          </w:rPrChange>
        </w:rPr>
        <w:t xml:space="preserve"> קרי</w:t>
      </w:r>
      <w:r w:rsidRPr="00DE7F64">
        <w:rPr>
          <w:rFonts w:ascii="Times New Roman" w:eastAsia="Times New Roman" w:hAnsi="Times New Roman" w:cs="David" w:hint="cs"/>
          <w:sz w:val="24"/>
          <w:szCs w:val="24"/>
          <w:rtl/>
          <w:lang w:eastAsia="he-IL"/>
          <w:rPrChange w:id="1899"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900" w:author="Avi Cohen" w:date="2022-05-02T11:52:00Z">
            <w:rPr>
              <w:rFonts w:ascii="Times New Roman" w:eastAsia="Times New Roman" w:hAnsi="Times New Roman" w:cs="David"/>
              <w:sz w:val="24"/>
              <w:szCs w:val="24"/>
              <w:rtl/>
              <w:lang w:eastAsia="he-IL"/>
            </w:rPr>
          </w:rPrChange>
        </w:rPr>
        <w:t xml:space="preserve"> תביעה כאמור</w:t>
      </w:r>
      <w:r w:rsidRPr="00DE7F64">
        <w:rPr>
          <w:rFonts w:ascii="Times New Roman" w:eastAsia="Times New Roman" w:hAnsi="Times New Roman" w:cs="David" w:hint="cs"/>
          <w:sz w:val="24"/>
          <w:szCs w:val="24"/>
          <w:rtl/>
          <w:lang w:eastAsia="he-IL"/>
          <w:rPrChange w:id="1901"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902" w:author="Avi Cohen" w:date="2022-05-02T11:52:00Z">
            <w:rPr>
              <w:rFonts w:ascii="Times New Roman" w:eastAsia="Times New Roman" w:hAnsi="Times New Roman" w:cs="David"/>
              <w:sz w:val="24"/>
              <w:szCs w:val="24"/>
              <w:rtl/>
              <w:lang w:eastAsia="he-IL"/>
            </w:rPr>
          </w:rPrChange>
        </w:rPr>
        <w:t xml:space="preserve"> תוגבל עד לגובה חלקו היחסי של התובע במזמין  כמפורט בנספח </w:t>
      </w:r>
      <w:r w:rsidRPr="00DE7F64">
        <w:rPr>
          <w:rFonts w:ascii="Times New Roman" w:eastAsia="Times New Roman" w:hAnsi="Times New Roman" w:cs="David" w:hint="cs"/>
          <w:b/>
          <w:bCs/>
          <w:sz w:val="24"/>
          <w:szCs w:val="24"/>
          <w:rtl/>
          <w:lang w:eastAsia="he-IL"/>
          <w:rPrChange w:id="1903" w:author="Avi Cohen" w:date="2022-05-02T11:52:00Z">
            <w:rPr>
              <w:rFonts w:ascii="Times New Roman" w:eastAsia="Times New Roman" w:hAnsi="Times New Roman" w:cs="David" w:hint="cs"/>
              <w:b/>
              <w:bCs/>
              <w:sz w:val="24"/>
              <w:szCs w:val="24"/>
              <w:rtl/>
              <w:lang w:eastAsia="he-IL"/>
            </w:rPr>
          </w:rPrChange>
        </w:rPr>
        <w:t>א</w:t>
      </w:r>
      <w:r w:rsidRPr="00DE7F64">
        <w:rPr>
          <w:rFonts w:ascii="Times New Roman" w:eastAsia="Times New Roman" w:hAnsi="Times New Roman" w:cs="David" w:hint="cs"/>
          <w:sz w:val="24"/>
          <w:szCs w:val="24"/>
          <w:rtl/>
          <w:lang w:eastAsia="he-IL"/>
          <w:rPrChange w:id="1904"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1905" w:author="Avi Cohen" w:date="2022-05-02T11:52:00Z">
            <w:rPr>
              <w:rFonts w:ascii="Times New Roman" w:eastAsia="Times New Roman" w:hAnsi="Times New Roman" w:cs="David"/>
              <w:sz w:val="24"/>
              <w:szCs w:val="24"/>
              <w:rtl/>
              <w:lang w:eastAsia="he-IL"/>
            </w:rPr>
          </w:rPrChange>
        </w:rPr>
        <w:t>.</w:t>
      </w:r>
    </w:p>
    <w:p w14:paraId="6C4424E5"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90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907" w:author="Avi Cohen" w:date="2022-05-02T11:52:00Z">
            <w:rPr>
              <w:rFonts w:ascii="Times New Roman" w:eastAsia="Times New Roman" w:hAnsi="Times New Roman" w:cs="David"/>
              <w:sz w:val="20"/>
              <w:szCs w:val="24"/>
              <w:rtl/>
              <w:lang w:eastAsia="he-IL"/>
            </w:rPr>
          </w:rPrChange>
        </w:rPr>
        <w:t>סמכות השיפוט בכל נושא הקשור לחוזה זה ו/או ביצועו תהא מוקנית לבתי המשפט המוסמכים ב</w:t>
      </w:r>
      <w:r w:rsidRPr="00DE7F64">
        <w:rPr>
          <w:rFonts w:ascii="Times New Roman" w:eastAsia="Times New Roman" w:hAnsi="Times New Roman" w:cs="David" w:hint="cs"/>
          <w:sz w:val="20"/>
          <w:szCs w:val="24"/>
          <w:rtl/>
          <w:lang w:eastAsia="he-IL"/>
          <w:rPrChange w:id="1908" w:author="Avi Cohen" w:date="2022-05-02T11:52:00Z">
            <w:rPr>
              <w:rFonts w:ascii="Times New Roman" w:eastAsia="Times New Roman" w:hAnsi="Times New Roman" w:cs="David" w:hint="cs"/>
              <w:sz w:val="20"/>
              <w:szCs w:val="24"/>
              <w:rtl/>
              <w:lang w:eastAsia="he-IL"/>
            </w:rPr>
          </w:rPrChange>
        </w:rPr>
        <w:t xml:space="preserve">עיר </w:t>
      </w:r>
      <w:r w:rsidRPr="00DE7F64">
        <w:rPr>
          <w:rFonts w:ascii="Times New Roman" w:eastAsia="Times New Roman" w:hAnsi="Times New Roman" w:cs="David"/>
          <w:sz w:val="20"/>
          <w:szCs w:val="24"/>
          <w:rtl/>
          <w:lang w:eastAsia="he-IL"/>
          <w:rPrChange w:id="1909" w:author="Avi Cohen" w:date="2022-05-02T11:52:00Z">
            <w:rPr>
              <w:rFonts w:ascii="Times New Roman" w:eastAsia="Times New Roman" w:hAnsi="Times New Roman" w:cs="David"/>
              <w:sz w:val="20"/>
              <w:szCs w:val="24"/>
              <w:rtl/>
              <w:lang w:eastAsia="he-IL"/>
            </w:rPr>
          </w:rPrChange>
        </w:rPr>
        <w:t>תל-אביב-יפו.</w:t>
      </w:r>
    </w:p>
    <w:p w14:paraId="0D4845C7" w14:textId="77777777" w:rsidR="005E50FA" w:rsidRPr="00DE7F64" w:rsidRDefault="005E50FA" w:rsidP="005E50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191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911" w:author="Avi Cohen" w:date="2022-05-02T11:52:00Z">
            <w:rPr>
              <w:rFonts w:ascii="Times New Roman" w:eastAsia="Times New Roman" w:hAnsi="Times New Roman" w:cs="David"/>
              <w:sz w:val="20"/>
              <w:szCs w:val="24"/>
              <w:rtl/>
              <w:lang w:eastAsia="he-IL"/>
            </w:rPr>
          </w:rPrChange>
        </w:rPr>
        <w:t>למען הסר ספק</w:t>
      </w:r>
      <w:r w:rsidRPr="00DE7F64">
        <w:rPr>
          <w:rFonts w:ascii="Times New Roman" w:eastAsia="Times New Roman" w:hAnsi="Times New Roman" w:cs="David" w:hint="cs"/>
          <w:sz w:val="20"/>
          <w:szCs w:val="24"/>
          <w:rtl/>
          <w:lang w:eastAsia="he-IL"/>
          <w:rPrChange w:id="1912"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913" w:author="Avi Cohen" w:date="2022-05-02T11:52:00Z">
            <w:rPr>
              <w:rFonts w:ascii="Times New Roman" w:eastAsia="Times New Roman" w:hAnsi="Times New Roman" w:cs="David"/>
              <w:sz w:val="20"/>
              <w:szCs w:val="24"/>
              <w:rtl/>
              <w:lang w:eastAsia="he-IL"/>
            </w:rPr>
          </w:rPrChange>
        </w:rPr>
        <w:t xml:space="preserve"> מוסכם ומוצהר</w:t>
      </w:r>
      <w:r w:rsidRPr="00DE7F64">
        <w:rPr>
          <w:rFonts w:ascii="Times New Roman" w:eastAsia="Times New Roman" w:hAnsi="Times New Roman" w:cs="David" w:hint="cs"/>
          <w:sz w:val="20"/>
          <w:szCs w:val="24"/>
          <w:rtl/>
          <w:lang w:eastAsia="he-IL"/>
          <w:rPrChange w:id="1914"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915" w:author="Avi Cohen" w:date="2022-05-02T11:52:00Z">
            <w:rPr>
              <w:rFonts w:ascii="Times New Roman" w:eastAsia="Times New Roman" w:hAnsi="Times New Roman" w:cs="David"/>
              <w:sz w:val="20"/>
              <w:szCs w:val="24"/>
              <w:rtl/>
              <w:lang w:eastAsia="he-IL"/>
            </w:rPr>
          </w:rPrChange>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8A99C04"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916"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4"/>
          <w:szCs w:val="24"/>
          <w:rtl/>
          <w:lang w:eastAsia="he-IL"/>
          <w:rPrChange w:id="1917" w:author="Avi Cohen" w:date="2022-05-02T11:52:00Z">
            <w:rPr>
              <w:rFonts w:ascii="Times New Roman" w:eastAsia="Times New Roman" w:hAnsi="Times New Roman" w:cs="David"/>
              <w:sz w:val="24"/>
              <w:szCs w:val="24"/>
              <w:rtl/>
              <w:lang w:eastAsia="he-IL"/>
            </w:rPr>
          </w:rPrChange>
        </w:rPr>
        <w:t>כל ההוצאות ומס הבולים בגין החוזה ובגין כל המסמכים, החשבונות והערבויות שיערכו על פיו ובקשר אליו, חלות על המתכנן ותשולמנה על ידו.</w:t>
      </w:r>
    </w:p>
    <w:p w14:paraId="0DD30C30"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Change w:id="1918" w:author="Avi Cohen" w:date="2022-05-02T11:52:00Z">
            <w:rPr>
              <w:rFonts w:ascii="Times New Roman" w:eastAsia="Times New Roman" w:hAnsi="Times New Roman" w:cs="David"/>
              <w:sz w:val="20"/>
              <w:szCs w:val="24"/>
              <w:lang w:eastAsia="he-IL"/>
            </w:rPr>
          </w:rPrChange>
        </w:rPr>
      </w:pPr>
      <w:r w:rsidRPr="00DE7F64">
        <w:rPr>
          <w:rFonts w:ascii="Times New Roman" w:eastAsia="Times New Roman" w:hAnsi="Times New Roman" w:cs="David"/>
          <w:sz w:val="20"/>
          <w:szCs w:val="24"/>
          <w:rtl/>
          <w:lang w:eastAsia="he-IL"/>
          <w:rPrChange w:id="1919" w:author="Avi Cohen" w:date="2022-05-02T11:52:00Z">
            <w:rPr>
              <w:rFonts w:ascii="Times New Roman" w:eastAsia="Times New Roman" w:hAnsi="Times New Roman" w:cs="David"/>
              <w:sz w:val="20"/>
              <w:szCs w:val="24"/>
              <w:rtl/>
              <w:lang w:eastAsia="he-IL"/>
            </w:rPr>
          </w:rPrChange>
        </w:rPr>
        <w:t>חוזה זה על נספחיו</w:t>
      </w:r>
      <w:r w:rsidRPr="00DE7F64">
        <w:rPr>
          <w:rFonts w:ascii="Times New Roman" w:eastAsia="Times New Roman" w:hAnsi="Times New Roman" w:cs="David" w:hint="cs"/>
          <w:sz w:val="20"/>
          <w:szCs w:val="24"/>
          <w:rtl/>
          <w:lang w:eastAsia="he-IL"/>
          <w:rPrChange w:id="1920"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921" w:author="Avi Cohen" w:date="2022-05-02T11:52:00Z">
            <w:rPr>
              <w:rFonts w:ascii="Times New Roman" w:eastAsia="Times New Roman" w:hAnsi="Times New Roman" w:cs="David"/>
              <w:sz w:val="20"/>
              <w:szCs w:val="24"/>
              <w:rtl/>
              <w:lang w:eastAsia="he-IL"/>
            </w:rPr>
          </w:rPrChange>
        </w:rPr>
        <w:t xml:space="preserve"> יחייב את המזמין אך ורק בכפוף לחתימתו כדין ע"י מורשי החתימה של</w:t>
      </w:r>
      <w:r w:rsidRPr="00DE7F64">
        <w:rPr>
          <w:rFonts w:ascii="Times New Roman" w:eastAsia="Times New Roman" w:hAnsi="Times New Roman" w:cs="David" w:hint="cs"/>
          <w:sz w:val="20"/>
          <w:szCs w:val="24"/>
          <w:rtl/>
          <w:lang w:eastAsia="he-IL"/>
          <w:rPrChange w:id="1922" w:author="Avi Cohen" w:date="2022-05-02T11:52:00Z">
            <w:rPr>
              <w:rFonts w:ascii="Times New Roman" w:eastAsia="Times New Roman" w:hAnsi="Times New Roman" w:cs="David" w:hint="cs"/>
              <w:sz w:val="20"/>
              <w:szCs w:val="24"/>
              <w:rtl/>
              <w:lang w:eastAsia="he-IL"/>
            </w:rPr>
          </w:rPrChange>
        </w:rPr>
        <w:t xml:space="preserve"> כל יחידי</w:t>
      </w:r>
      <w:r w:rsidRPr="00DE7F64">
        <w:rPr>
          <w:rFonts w:ascii="Times New Roman" w:eastAsia="Times New Roman" w:hAnsi="Times New Roman" w:cs="David"/>
          <w:sz w:val="20"/>
          <w:szCs w:val="24"/>
          <w:rtl/>
          <w:lang w:eastAsia="he-IL"/>
          <w:rPrChange w:id="1923" w:author="Avi Cohen" w:date="2022-05-02T11:52:00Z">
            <w:rPr>
              <w:rFonts w:ascii="Times New Roman" w:eastAsia="Times New Roman" w:hAnsi="Times New Roman" w:cs="David"/>
              <w:sz w:val="20"/>
              <w:szCs w:val="24"/>
              <w:rtl/>
              <w:lang w:eastAsia="he-IL"/>
            </w:rPr>
          </w:rPrChange>
        </w:rPr>
        <w:t xml:space="preserve"> המזמין.</w:t>
      </w:r>
    </w:p>
    <w:p w14:paraId="748752E5" w14:textId="77777777" w:rsidR="005E50FA" w:rsidRPr="00DE7F64" w:rsidRDefault="005E50FA" w:rsidP="005E50FA">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Change w:id="1924" w:author="Avi Cohen" w:date="2022-05-02T11:52:00Z">
            <w:rPr>
              <w:rFonts w:ascii="Times New Roman" w:eastAsia="Times New Roman" w:hAnsi="Times New Roman" w:cs="David"/>
              <w:sz w:val="20"/>
              <w:szCs w:val="24"/>
              <w:rtl/>
              <w:lang w:eastAsia="he-IL"/>
            </w:rPr>
          </w:rPrChange>
        </w:rPr>
      </w:pPr>
      <w:r w:rsidRPr="00DE7F64">
        <w:rPr>
          <w:rFonts w:cs="David" w:hint="cs"/>
          <w:szCs w:val="24"/>
          <w:rtl/>
          <w:rPrChange w:id="1925" w:author="Avi Cohen" w:date="2022-05-02T11:52:00Z">
            <w:rPr>
              <w:rFonts w:cs="David" w:hint="cs"/>
              <w:szCs w:val="24"/>
              <w:rtl/>
            </w:rPr>
          </w:rPrChange>
        </w:rPr>
        <w:t xml:space="preserve">המתכנן מאשר כי ידוע לו שהמזמין יתקשר עם בנק או מוסד פיננסי אחר בהסכם למימון הקמת הפרויקט וכי הוא מתחייב להמציא לגורם המממן אישורים בכתב בהתאם לדרישת הגורם המממן כאמור, לרבות אישורים בדבר ויתור </w:t>
      </w:r>
      <w:r w:rsidRPr="00DE7F64">
        <w:rPr>
          <w:rFonts w:ascii="Times New Roman" w:hAnsi="Times New Roman" w:cs="David" w:hint="cs"/>
          <w:szCs w:val="24"/>
          <w:rtl/>
          <w:rPrChange w:id="1926" w:author="Avi Cohen" w:date="2022-05-02T11:52:00Z">
            <w:rPr>
              <w:rFonts w:ascii="Times New Roman" w:hAnsi="Times New Roman" w:cs="David" w:hint="cs"/>
              <w:szCs w:val="24"/>
              <w:rtl/>
            </w:rPr>
          </w:rPrChange>
        </w:rPr>
        <w:t xml:space="preserve">על זכויות הקיזוז ו/או העיכבון שיכולות לעמוד לזכותו של המתכנן </w:t>
      </w:r>
      <w:r w:rsidRPr="00DE7F64">
        <w:rPr>
          <w:rFonts w:cs="David" w:hint="cs"/>
          <w:szCs w:val="24"/>
          <w:rtl/>
          <w:rPrChange w:id="1927" w:author="Avi Cohen" w:date="2022-05-02T11:52:00Z">
            <w:rPr>
              <w:rFonts w:cs="David" w:hint="cs"/>
              <w:szCs w:val="24"/>
              <w:rtl/>
            </w:rPr>
          </w:rPrChange>
        </w:rPr>
        <w:t>ביחס ל</w:t>
      </w:r>
      <w:r w:rsidRPr="00DE7F64">
        <w:rPr>
          <w:rFonts w:ascii="Times New Roman" w:hAnsi="Times New Roman" w:cs="David" w:hint="cs"/>
          <w:szCs w:val="24"/>
          <w:rtl/>
          <w:rPrChange w:id="1928" w:author="Avi Cohen" w:date="2022-05-02T11:52:00Z">
            <w:rPr>
              <w:rFonts w:ascii="Times New Roman" w:hAnsi="Times New Roman" w:cs="David" w:hint="cs"/>
              <w:szCs w:val="24"/>
              <w:rtl/>
            </w:rPr>
          </w:rPrChange>
        </w:rPr>
        <w:t xml:space="preserve">פרויקט ו/או </w:t>
      </w:r>
      <w:r w:rsidRPr="00DE7F64">
        <w:rPr>
          <w:rFonts w:cs="David" w:hint="cs"/>
          <w:szCs w:val="24"/>
          <w:rtl/>
          <w:rPrChange w:id="1929" w:author="Avi Cohen" w:date="2022-05-02T11:52:00Z">
            <w:rPr>
              <w:rFonts w:cs="David" w:hint="cs"/>
              <w:szCs w:val="24"/>
              <w:rtl/>
            </w:rPr>
          </w:rPrChange>
        </w:rPr>
        <w:t>לשירותי התכנון</w:t>
      </w:r>
      <w:r w:rsidRPr="00DE7F64">
        <w:rPr>
          <w:rFonts w:ascii="Times New Roman" w:hAnsi="Times New Roman" w:cs="David" w:hint="cs"/>
          <w:szCs w:val="24"/>
          <w:rtl/>
          <w:rPrChange w:id="1930" w:author="Avi Cohen" w:date="2022-05-02T11:52:00Z">
            <w:rPr>
              <w:rFonts w:ascii="Times New Roman" w:hAnsi="Times New Roman" w:cs="David" w:hint="cs"/>
              <w:szCs w:val="24"/>
              <w:rtl/>
            </w:rPr>
          </w:rPrChange>
        </w:rPr>
        <w:t xml:space="preserve"> ו/או </w:t>
      </w:r>
      <w:r w:rsidRPr="00DE7F64">
        <w:rPr>
          <w:rFonts w:cs="David" w:hint="cs"/>
          <w:szCs w:val="24"/>
          <w:rtl/>
          <w:rPrChange w:id="1931" w:author="Avi Cohen" w:date="2022-05-02T11:52:00Z">
            <w:rPr>
              <w:rFonts w:cs="David" w:hint="cs"/>
              <w:szCs w:val="24"/>
              <w:rtl/>
            </w:rPr>
          </w:rPrChange>
        </w:rPr>
        <w:t>ביחס ל</w:t>
      </w:r>
      <w:r w:rsidRPr="00DE7F64">
        <w:rPr>
          <w:rFonts w:ascii="Times New Roman" w:hAnsi="Times New Roman" w:cs="David" w:hint="cs"/>
          <w:szCs w:val="24"/>
          <w:rtl/>
          <w:rPrChange w:id="1932" w:author="Avi Cohen" w:date="2022-05-02T11:52:00Z">
            <w:rPr>
              <w:rFonts w:ascii="Times New Roman" w:hAnsi="Times New Roman" w:cs="David" w:hint="cs"/>
              <w:szCs w:val="24"/>
              <w:rtl/>
            </w:rPr>
          </w:rPrChange>
        </w:rPr>
        <w:t>מסמכים ו/או בכל זכות אחרת בקשר לפרויקט לטובת הגורם המממן והוא מתחייב לשתף פעולה עם הגורם המממן בכל מקרה של מימוש זכויות המזמין במקרקעין על ידי הבנק.</w:t>
      </w:r>
    </w:p>
    <w:p w14:paraId="068403A5" w14:textId="77777777" w:rsidR="005E50FA" w:rsidRPr="00DE7F64" w:rsidRDefault="005E50FA" w:rsidP="005E50FA">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Change w:id="1933"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934" w:author="Avi Cohen" w:date="2022-05-02T11:52:00Z">
            <w:rPr>
              <w:rFonts w:ascii="Times New Roman" w:eastAsia="Times New Roman" w:hAnsi="Times New Roman" w:cs="David"/>
              <w:sz w:val="20"/>
              <w:szCs w:val="24"/>
              <w:rtl/>
              <w:lang w:eastAsia="he-IL"/>
            </w:rPr>
          </w:rPrChange>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7F64">
        <w:rPr>
          <w:rFonts w:ascii="Times New Roman" w:eastAsia="Times New Roman" w:hAnsi="Times New Roman" w:cs="David" w:hint="cs"/>
          <w:sz w:val="20"/>
          <w:szCs w:val="24"/>
          <w:rtl/>
          <w:lang w:eastAsia="he-IL"/>
          <w:rPrChange w:id="1935" w:author="Avi Cohen" w:date="2022-05-02T11:52:00Z">
            <w:rPr>
              <w:rFonts w:ascii="Times New Roman" w:eastAsia="Times New Roman" w:hAnsi="Times New Roman" w:cs="David" w:hint="cs"/>
              <w:sz w:val="20"/>
              <w:szCs w:val="24"/>
              <w:rtl/>
              <w:lang w:eastAsia="he-IL"/>
            </w:rPr>
          </w:rPrChange>
        </w:rPr>
        <w:t>רשום</w:t>
      </w:r>
      <w:r w:rsidRPr="00DE7F64">
        <w:rPr>
          <w:rFonts w:ascii="Times New Roman" w:eastAsia="Times New Roman" w:hAnsi="Times New Roman" w:cs="David"/>
          <w:sz w:val="20"/>
          <w:szCs w:val="24"/>
          <w:rtl/>
          <w:lang w:eastAsia="he-IL"/>
          <w:rPrChange w:id="1936" w:author="Avi Cohen" w:date="2022-05-02T11:52:00Z">
            <w:rPr>
              <w:rFonts w:ascii="Times New Roman" w:eastAsia="Times New Roman" w:hAnsi="Times New Roman" w:cs="David"/>
              <w:sz w:val="20"/>
              <w:szCs w:val="24"/>
              <w:rtl/>
              <w:lang w:eastAsia="he-IL"/>
            </w:rPr>
          </w:rPrChange>
        </w:rPr>
        <w:t>, ואם נשלחה ההודעה בפקסימיליה ביום עסקים בשעות העבודה או נמסרה ביד</w:t>
      </w:r>
      <w:r w:rsidRPr="00DE7F64">
        <w:rPr>
          <w:rFonts w:ascii="Times New Roman" w:eastAsia="Times New Roman" w:hAnsi="Times New Roman" w:cs="David" w:hint="cs"/>
          <w:sz w:val="20"/>
          <w:szCs w:val="24"/>
          <w:rtl/>
          <w:lang w:eastAsia="he-IL"/>
          <w:rPrChange w:id="1937" w:author="Avi Cohen" w:date="2022-05-02T11:52:00Z">
            <w:rPr>
              <w:rFonts w:ascii="Times New Roman" w:eastAsia="Times New Roman" w:hAnsi="Times New Roman" w:cs="David" w:hint="cs"/>
              <w:sz w:val="20"/>
              <w:szCs w:val="24"/>
              <w:rtl/>
              <w:lang w:eastAsia="he-IL"/>
            </w:rPr>
          </w:rPrChange>
        </w:rPr>
        <w:t>,</w:t>
      </w:r>
      <w:r w:rsidRPr="00DE7F64">
        <w:rPr>
          <w:rFonts w:ascii="Times New Roman" w:eastAsia="Times New Roman" w:hAnsi="Times New Roman" w:cs="David"/>
          <w:sz w:val="20"/>
          <w:szCs w:val="24"/>
          <w:rtl/>
          <w:lang w:eastAsia="he-IL"/>
          <w:rPrChange w:id="1938" w:author="Avi Cohen" w:date="2022-05-02T11:52:00Z">
            <w:rPr>
              <w:rFonts w:ascii="Times New Roman" w:eastAsia="Times New Roman" w:hAnsi="Times New Roman" w:cs="David"/>
              <w:sz w:val="20"/>
              <w:szCs w:val="24"/>
              <w:rtl/>
              <w:lang w:eastAsia="he-IL"/>
            </w:rPr>
          </w:rPrChange>
        </w:rPr>
        <w:t xml:space="preserve"> תחשב היא כמתקבלת ביום משלוח או מסירתה כאמור.</w:t>
      </w:r>
    </w:p>
    <w:p w14:paraId="32A01887" w14:textId="48E0720C"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1939" w:author="Avi Cohen" w:date="2022-05-02T11:52:00Z">
            <w:rPr>
              <w:rFonts w:ascii="Times New Roman" w:eastAsia="Times New Roman" w:hAnsi="Times New Roman" w:cs="David"/>
              <w:sz w:val="24"/>
              <w:szCs w:val="24"/>
              <w:rtl/>
              <w:lang w:eastAsia="he-IL"/>
            </w:rPr>
          </w:rPrChange>
        </w:rPr>
      </w:pPr>
    </w:p>
    <w:p w14:paraId="42D9C0BE" w14:textId="65840ACD"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Change w:id="1940" w:author="Avi Cohen" w:date="2022-05-02T11:52:00Z">
            <w:rPr>
              <w:rFonts w:ascii="Times New Roman" w:eastAsia="Times New Roman" w:hAnsi="Times New Roman" w:cs="David"/>
              <w:bCs/>
              <w:sz w:val="24"/>
              <w:szCs w:val="24"/>
              <w:rtl/>
              <w:lang w:eastAsia="he-IL"/>
            </w:rPr>
          </w:rPrChange>
        </w:rPr>
      </w:pPr>
      <w:r w:rsidRPr="00DE7F64">
        <w:rPr>
          <w:rFonts w:ascii="Times New Roman" w:eastAsia="Times New Roman" w:hAnsi="Times New Roman" w:cs="David"/>
          <w:bCs/>
          <w:sz w:val="24"/>
          <w:szCs w:val="24"/>
          <w:rtl/>
          <w:lang w:eastAsia="he-IL"/>
          <w:rPrChange w:id="1941" w:author="Avi Cohen" w:date="2022-05-02T11:52:00Z">
            <w:rPr>
              <w:rFonts w:ascii="Times New Roman" w:eastAsia="Times New Roman" w:hAnsi="Times New Roman" w:cs="David"/>
              <w:bCs/>
              <w:sz w:val="24"/>
              <w:szCs w:val="24"/>
              <w:rtl/>
              <w:lang w:eastAsia="he-IL"/>
            </w:rPr>
          </w:rPrChange>
        </w:rPr>
        <w:t>ולראיה באו הצדדים על החתום:</w:t>
      </w:r>
    </w:p>
    <w:p w14:paraId="36C420BA" w14:textId="159F4F83" w:rsidR="00461F51" w:rsidRPr="00DE7F64"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Change w:id="1942" w:author="Avi Cohen" w:date="2022-05-02T11:52:00Z">
            <w:rPr>
              <w:rFonts w:ascii="Times New Roman" w:eastAsia="Times New Roman" w:hAnsi="Times New Roman" w:cs="David"/>
              <w:sz w:val="24"/>
              <w:szCs w:val="24"/>
              <w:rtl/>
              <w:lang w:eastAsia="he-IL"/>
            </w:rPr>
          </w:rPrChange>
        </w:rPr>
      </w:pPr>
    </w:p>
    <w:p w14:paraId="1D284209" w14:textId="1BBA23CB" w:rsidR="00461F51" w:rsidRPr="00DE7F64"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1943" w:author="Avi Cohen" w:date="2022-05-02T11:52:00Z">
            <w:rPr>
              <w:rFonts w:ascii="Times New Roman" w:eastAsia="Times New Roman" w:hAnsi="Times New Roman" w:cs="David"/>
              <w:sz w:val="20"/>
              <w:szCs w:val="24"/>
              <w:rtl/>
              <w:lang w:eastAsia="he-IL"/>
            </w:rPr>
          </w:rPrChange>
        </w:rPr>
      </w:pPr>
    </w:p>
    <w:p w14:paraId="2C7A0B2B" w14:textId="5BD6F564" w:rsidR="00461F51" w:rsidRPr="00473317" w:rsidRDefault="00461F51" w:rsidP="0094121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DE7F64">
        <w:rPr>
          <w:rFonts w:ascii="Times New Roman" w:eastAsia="Times New Roman" w:hAnsi="Times New Roman" w:cs="David"/>
          <w:sz w:val="20"/>
          <w:szCs w:val="24"/>
          <w:rtl/>
          <w:lang w:eastAsia="he-IL"/>
          <w:rPrChange w:id="1944" w:author="Avi Cohen" w:date="2022-05-02T11:52:00Z">
            <w:rPr>
              <w:rFonts w:ascii="Times New Roman" w:eastAsia="Times New Roman" w:hAnsi="Times New Roman" w:cs="David"/>
              <w:sz w:val="20"/>
              <w:szCs w:val="24"/>
              <w:rtl/>
              <w:lang w:eastAsia="he-IL"/>
            </w:rPr>
          </w:rPrChange>
        </w:rPr>
        <w:tab/>
      </w:r>
      <w:sdt>
        <w:sdtPr>
          <w:rPr>
            <w:rFonts w:ascii="Times New Roman" w:eastAsia="Times New Roman" w:hAnsi="Times New Roman" w:cs="David"/>
            <w:sz w:val="20"/>
            <w:szCs w:val="24"/>
            <w:u w:val="single"/>
            <w:rtl/>
            <w:lang w:eastAsia="he-IL"/>
            <w:rPrChange w:id="1945" w:author="Avi Cohen" w:date="2022-05-02T11:52:00Z">
              <w:rPr>
                <w:rFonts w:ascii="Times New Roman" w:eastAsia="Times New Roman" w:hAnsi="Times New Roman" w:cs="David"/>
                <w:color w:val="00B0F0"/>
                <w:sz w:val="20"/>
                <w:szCs w:val="24"/>
                <w:u w:val="single"/>
                <w:rtl/>
                <w:lang w:eastAsia="he-IL"/>
              </w:rPr>
            </w:rPrChange>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1946" w:author="Avi Cohen" w:date="2022-05-02T11:52:00Z">
              <w:rPr/>
            </w:rPrChange>
          </w:rPr>
        </w:sdtEndPr>
        <w:sdtContent>
          <w:r w:rsidR="005E50FA" w:rsidRPr="00DE7F64">
            <w:rPr>
              <w:rFonts w:ascii="Times New Roman" w:eastAsia="Times New Roman" w:hAnsi="Times New Roman" w:cs="David"/>
              <w:sz w:val="20"/>
              <w:szCs w:val="24"/>
              <w:u w:val="single"/>
              <w:rtl/>
              <w:lang w:eastAsia="he-IL"/>
              <w:rPrChange w:id="1947" w:author="Avi Cohen" w:date="2022-05-02T11:52:00Z">
                <w:rPr>
                  <w:rFonts w:ascii="Times New Roman" w:eastAsia="Times New Roman" w:hAnsi="Times New Roman" w:cs="David"/>
                  <w:color w:val="00B0F0"/>
                  <w:sz w:val="20"/>
                  <w:szCs w:val="24"/>
                  <w:u w:val="single"/>
                  <w:rtl/>
                  <w:lang w:eastAsia="he-IL"/>
                </w:rPr>
              </w:rPrChange>
            </w:rPr>
            <w:t>וישקין תכנון בע"מ</w:t>
          </w:r>
        </w:sdtContent>
      </w:sdt>
      <w:r w:rsidRPr="00473317">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941215" w:rsidRPr="00DE7F64">
            <w:rPr>
              <w:rStyle w:val="PlaceholderText"/>
              <w:color w:val="auto"/>
              <w:rtl/>
              <w:rPrChange w:id="1948" w:author="Avi Cohen" w:date="2022-05-02T11:52:00Z">
                <w:rPr>
                  <w:rStyle w:val="PlaceholderText"/>
                  <w:rtl/>
                </w:rPr>
              </w:rPrChange>
            </w:rPr>
            <w:t>[שם צד א]</w:t>
          </w:r>
        </w:sdtContent>
      </w:sdt>
    </w:p>
    <w:p w14:paraId="266E46F8" w14:textId="3C4D46AF" w:rsidR="00272D43" w:rsidRPr="00DE7F64" w:rsidRDefault="00272D43" w:rsidP="00DE7F64">
      <w:pPr>
        <w:widowControl w:val="0"/>
        <w:tabs>
          <w:tab w:val="center" w:pos="1649"/>
          <w:tab w:val="center" w:pos="7177"/>
        </w:tabs>
        <w:spacing w:before="0" w:beforeAutospacing="0" w:after="0" w:afterAutospacing="0" w:line="240" w:lineRule="auto"/>
        <w:ind w:left="1951" w:firstLine="3089"/>
        <w:jc w:val="both"/>
        <w:rPr>
          <w:rFonts w:ascii="Times New Roman" w:eastAsia="Times New Roman" w:hAnsi="Times New Roman" w:cs="David"/>
          <w:sz w:val="20"/>
          <w:szCs w:val="24"/>
          <w:rtl/>
          <w:lang w:eastAsia="he-IL"/>
          <w:rPrChange w:id="1949" w:author="Avi Cohen" w:date="2022-05-02T11:52:00Z">
            <w:rPr>
              <w:rFonts w:ascii="Times New Roman" w:eastAsia="Times New Roman" w:hAnsi="Times New Roman" w:cs="David"/>
              <w:color w:val="00B0F0"/>
              <w:sz w:val="20"/>
              <w:szCs w:val="24"/>
              <w:highlight w:val="yellow"/>
              <w:rtl/>
              <w:lang w:eastAsia="he-IL"/>
            </w:rPr>
          </w:rPrChange>
        </w:rPr>
      </w:pPr>
      <w:r w:rsidRPr="00DE7F64">
        <w:rPr>
          <w:rFonts w:ascii="Times New Roman" w:eastAsia="Times New Roman" w:hAnsi="Times New Roman" w:cs="David" w:hint="cs"/>
          <w:sz w:val="20"/>
          <w:szCs w:val="24"/>
          <w:rtl/>
          <w:lang w:eastAsia="he-IL"/>
          <w:rPrChange w:id="1950" w:author="Avi Cohen" w:date="2022-05-02T11:52:00Z">
            <w:rPr>
              <w:rFonts w:ascii="Times New Roman" w:eastAsia="Times New Roman" w:hAnsi="Times New Roman" w:cs="David" w:hint="cs"/>
              <w:color w:val="00B0F0"/>
              <w:sz w:val="20"/>
              <w:szCs w:val="24"/>
              <w:highlight w:val="yellow"/>
              <w:rtl/>
              <w:lang w:eastAsia="he-IL"/>
            </w:rPr>
          </w:rPrChange>
        </w:rPr>
        <w:t xml:space="preserve">           </w:t>
      </w:r>
      <w:r w:rsidRPr="00DE7F64">
        <w:rPr>
          <w:rFonts w:ascii="Times New Roman" w:eastAsia="Times New Roman" w:hAnsi="Times New Roman" w:cs="David" w:hint="eastAsia"/>
          <w:sz w:val="20"/>
          <w:szCs w:val="24"/>
          <w:rtl/>
          <w:lang w:eastAsia="he-IL"/>
          <w:rPrChange w:id="1951" w:author="Avi Cohen" w:date="2022-05-02T11:52:00Z">
            <w:rPr>
              <w:rFonts w:ascii="Times New Roman" w:eastAsia="Times New Roman" w:hAnsi="Times New Roman" w:cs="David" w:hint="eastAsia"/>
              <w:color w:val="00B0F0"/>
              <w:sz w:val="20"/>
              <w:szCs w:val="24"/>
              <w:highlight w:val="yellow"/>
              <w:rtl/>
              <w:lang w:eastAsia="he-IL"/>
            </w:rPr>
          </w:rPrChange>
        </w:rPr>
        <w:t>אפריקה</w:t>
      </w:r>
      <w:r w:rsidRPr="00DE7F64">
        <w:rPr>
          <w:rFonts w:ascii="Times New Roman" w:eastAsia="Times New Roman" w:hAnsi="Times New Roman" w:cs="David"/>
          <w:sz w:val="20"/>
          <w:szCs w:val="24"/>
          <w:rtl/>
          <w:lang w:eastAsia="he-IL"/>
          <w:rPrChange w:id="1952" w:author="Avi Cohen" w:date="2022-05-02T11:52:00Z">
            <w:rPr>
              <w:rFonts w:ascii="Times New Roman" w:eastAsia="Times New Roman" w:hAnsi="Times New Roman" w:cs="David"/>
              <w:color w:val="00B0F0"/>
              <w:sz w:val="20"/>
              <w:szCs w:val="24"/>
              <w:highlight w:val="yellow"/>
              <w:rtl/>
              <w:lang w:eastAsia="he-IL"/>
            </w:rPr>
          </w:rPrChange>
        </w:rPr>
        <w:t xml:space="preserve"> ישראל מגורים בע"מ </w:t>
      </w:r>
    </w:p>
    <w:p w14:paraId="6FA5675E" w14:textId="77777777" w:rsidR="00272D43" w:rsidRPr="00DE7F64" w:rsidRDefault="00272D43" w:rsidP="00272D4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1953" w:author="Avi Cohen" w:date="2022-05-02T11:52:00Z">
            <w:rPr>
              <w:rFonts w:ascii="Times New Roman" w:eastAsia="Times New Roman" w:hAnsi="Times New Roman" w:cs="David"/>
              <w:color w:val="00B0F0"/>
              <w:sz w:val="20"/>
              <w:szCs w:val="24"/>
              <w:highlight w:val="yellow"/>
              <w:rtl/>
              <w:lang w:eastAsia="he-IL"/>
            </w:rPr>
          </w:rPrChange>
        </w:rPr>
      </w:pPr>
      <w:r w:rsidRPr="00DE7F64">
        <w:rPr>
          <w:rFonts w:ascii="Times New Roman" w:eastAsia="Times New Roman" w:hAnsi="Times New Roman" w:cs="David"/>
          <w:sz w:val="20"/>
          <w:szCs w:val="24"/>
          <w:rtl/>
          <w:lang w:eastAsia="he-IL"/>
          <w:rPrChange w:id="1954" w:author="Avi Cohen" w:date="2022-05-02T11:52:00Z">
            <w:rPr>
              <w:rFonts w:ascii="Times New Roman" w:eastAsia="Times New Roman" w:hAnsi="Times New Roman" w:cs="David"/>
              <w:color w:val="00B0F0"/>
              <w:sz w:val="20"/>
              <w:szCs w:val="24"/>
              <w:highlight w:val="yellow"/>
              <w:rtl/>
              <w:lang w:eastAsia="he-IL"/>
            </w:rPr>
          </w:rPrChange>
        </w:rPr>
        <w:tab/>
      </w:r>
      <w:r w:rsidRPr="00DE7F64">
        <w:rPr>
          <w:rFonts w:ascii="Times New Roman" w:eastAsia="Times New Roman" w:hAnsi="Times New Roman" w:cs="David"/>
          <w:sz w:val="20"/>
          <w:szCs w:val="24"/>
          <w:rtl/>
          <w:lang w:eastAsia="he-IL"/>
          <w:rPrChange w:id="1955" w:author="Avi Cohen" w:date="2022-05-02T11:52:00Z">
            <w:rPr>
              <w:rFonts w:ascii="Times New Roman" w:eastAsia="Times New Roman" w:hAnsi="Times New Roman" w:cs="David"/>
              <w:color w:val="00B0F0"/>
              <w:sz w:val="20"/>
              <w:szCs w:val="24"/>
              <w:highlight w:val="yellow"/>
              <w:rtl/>
              <w:lang w:eastAsia="he-IL"/>
            </w:rPr>
          </w:rPrChange>
        </w:rPr>
        <w:tab/>
      </w:r>
      <w:r w:rsidRPr="00DE7F64">
        <w:rPr>
          <w:rFonts w:ascii="Times New Roman" w:eastAsia="Times New Roman" w:hAnsi="Times New Roman" w:cs="David" w:hint="eastAsia"/>
          <w:sz w:val="20"/>
          <w:szCs w:val="24"/>
          <w:rtl/>
          <w:lang w:eastAsia="he-IL"/>
          <w:rPrChange w:id="1956" w:author="Avi Cohen" w:date="2022-05-02T11:52:00Z">
            <w:rPr>
              <w:rFonts w:ascii="Times New Roman" w:eastAsia="Times New Roman" w:hAnsi="Times New Roman" w:cs="David" w:hint="eastAsia"/>
              <w:color w:val="00B0F0"/>
              <w:sz w:val="20"/>
              <w:szCs w:val="24"/>
              <w:highlight w:val="yellow"/>
              <w:rtl/>
              <w:lang w:eastAsia="he-IL"/>
            </w:rPr>
          </w:rPrChange>
        </w:rPr>
        <w:t>כלל</w:t>
      </w:r>
      <w:r w:rsidRPr="00DE7F64">
        <w:rPr>
          <w:rFonts w:ascii="Times New Roman" w:eastAsia="Times New Roman" w:hAnsi="Times New Roman" w:cs="David"/>
          <w:sz w:val="20"/>
          <w:szCs w:val="24"/>
          <w:rtl/>
          <w:lang w:eastAsia="he-IL"/>
          <w:rPrChange w:id="1957" w:author="Avi Cohen" w:date="2022-05-02T11:52:00Z">
            <w:rPr>
              <w:rFonts w:ascii="Times New Roman" w:eastAsia="Times New Roman" w:hAnsi="Times New Roman" w:cs="David"/>
              <w:color w:val="00B0F0"/>
              <w:sz w:val="20"/>
              <w:szCs w:val="24"/>
              <w:highlight w:val="yellow"/>
              <w:rtl/>
              <w:lang w:eastAsia="he-IL"/>
            </w:rPr>
          </w:rPrChange>
        </w:rPr>
        <w:t xml:space="preserve"> נכסי נדלן נשר מרכז ( </w:t>
      </w:r>
      <w:r w:rsidRPr="00DE7F64">
        <w:rPr>
          <w:rFonts w:ascii="Times New Roman" w:eastAsia="Times New Roman" w:hAnsi="Times New Roman" w:cs="David" w:hint="eastAsia"/>
          <w:sz w:val="20"/>
          <w:szCs w:val="24"/>
          <w:rtl/>
          <w:lang w:eastAsia="he-IL"/>
          <w:rPrChange w:id="1958" w:author="Avi Cohen" w:date="2022-05-02T11:52:00Z">
            <w:rPr>
              <w:rFonts w:ascii="Times New Roman" w:eastAsia="Times New Roman" w:hAnsi="Times New Roman" w:cs="David" w:hint="eastAsia"/>
              <w:color w:val="00B0F0"/>
              <w:sz w:val="20"/>
              <w:szCs w:val="24"/>
              <w:highlight w:val="yellow"/>
              <w:rtl/>
              <w:lang w:eastAsia="he-IL"/>
            </w:rPr>
          </w:rPrChange>
        </w:rPr>
        <w:t>נ</w:t>
      </w:r>
      <w:r w:rsidRPr="00DE7F64">
        <w:rPr>
          <w:rFonts w:ascii="Times New Roman" w:eastAsia="Times New Roman" w:hAnsi="Times New Roman" w:cs="David"/>
          <w:sz w:val="20"/>
          <w:szCs w:val="24"/>
          <w:rtl/>
          <w:lang w:eastAsia="he-IL"/>
          <w:rPrChange w:id="1959" w:author="Avi Cohen" w:date="2022-05-02T11:52:00Z">
            <w:rPr>
              <w:rFonts w:ascii="Times New Roman" w:eastAsia="Times New Roman" w:hAnsi="Times New Roman" w:cs="David"/>
              <w:color w:val="00B0F0"/>
              <w:sz w:val="20"/>
              <w:szCs w:val="24"/>
              <w:highlight w:val="yellow"/>
              <w:rtl/>
              <w:lang w:eastAsia="he-IL"/>
            </w:rPr>
          </w:rPrChange>
        </w:rPr>
        <w:t xml:space="preserve">.נ.נ.מ ) </w:t>
      </w:r>
    </w:p>
    <w:p w14:paraId="4FC92FCC" w14:textId="35EE1300" w:rsidR="00272D43" w:rsidRPr="00473317" w:rsidRDefault="00272D43" w:rsidP="00DE7F64">
      <w:pPr>
        <w:widowControl w:val="0"/>
        <w:tabs>
          <w:tab w:val="center" w:pos="1649"/>
          <w:tab w:val="center" w:pos="7177"/>
        </w:tabs>
        <w:spacing w:before="0" w:beforeAutospacing="0" w:after="480" w:afterAutospacing="0" w:line="240" w:lineRule="auto"/>
        <w:jc w:val="center"/>
        <w:rPr>
          <w:rFonts w:ascii="Times New Roman" w:eastAsia="Times New Roman" w:hAnsi="Times New Roman" w:cs="David"/>
          <w:sz w:val="20"/>
          <w:szCs w:val="24"/>
          <w:rtl/>
          <w:lang w:eastAsia="he-IL"/>
        </w:rPr>
      </w:pPr>
      <w:r w:rsidRPr="00DE7F64">
        <w:rPr>
          <w:rFonts w:ascii="Times New Roman" w:eastAsia="Times New Roman" w:hAnsi="Times New Roman" w:cs="David"/>
          <w:sz w:val="20"/>
          <w:szCs w:val="24"/>
          <w:rtl/>
          <w:lang w:eastAsia="he-IL"/>
          <w:rPrChange w:id="1960" w:author="Avi Cohen" w:date="2022-05-02T11:52:00Z">
            <w:rPr>
              <w:rFonts w:ascii="Times New Roman" w:eastAsia="Times New Roman" w:hAnsi="Times New Roman" w:cs="David"/>
              <w:color w:val="00B0F0"/>
              <w:sz w:val="20"/>
              <w:szCs w:val="24"/>
              <w:highlight w:val="yellow"/>
              <w:rtl/>
              <w:lang w:eastAsia="he-IL"/>
            </w:rPr>
          </w:rPrChange>
        </w:rPr>
        <w:tab/>
      </w:r>
      <w:r w:rsidRPr="00DE7F64">
        <w:rPr>
          <w:rFonts w:ascii="Times New Roman" w:eastAsia="Times New Roman" w:hAnsi="Times New Roman" w:cs="David" w:hint="cs"/>
          <w:sz w:val="20"/>
          <w:szCs w:val="24"/>
          <w:rtl/>
          <w:lang w:eastAsia="he-IL"/>
          <w:rPrChange w:id="1961" w:author="Avi Cohen" w:date="2022-05-02T11:52:00Z">
            <w:rPr>
              <w:rFonts w:ascii="Times New Roman" w:eastAsia="Times New Roman" w:hAnsi="Times New Roman" w:cs="David" w:hint="cs"/>
              <w:color w:val="00B0F0"/>
              <w:sz w:val="20"/>
              <w:szCs w:val="24"/>
              <w:highlight w:val="yellow"/>
              <w:rtl/>
              <w:lang w:eastAsia="he-IL"/>
            </w:rPr>
          </w:rPrChange>
        </w:rPr>
        <w:t xml:space="preserve">                                                                                                      </w:t>
      </w:r>
      <w:r w:rsidRPr="00DE7F64">
        <w:rPr>
          <w:rFonts w:ascii="Times New Roman" w:eastAsia="Times New Roman" w:hAnsi="Times New Roman" w:cs="David" w:hint="eastAsia"/>
          <w:sz w:val="20"/>
          <w:szCs w:val="24"/>
          <w:rtl/>
          <w:lang w:eastAsia="he-IL"/>
          <w:rPrChange w:id="1962" w:author="Avi Cohen" w:date="2022-05-02T11:52:00Z">
            <w:rPr>
              <w:rFonts w:ascii="Times New Roman" w:eastAsia="Times New Roman" w:hAnsi="Times New Roman" w:cs="David" w:hint="eastAsia"/>
              <w:color w:val="00B0F0"/>
              <w:sz w:val="20"/>
              <w:szCs w:val="24"/>
              <w:highlight w:val="yellow"/>
              <w:rtl/>
              <w:lang w:eastAsia="he-IL"/>
            </w:rPr>
          </w:rPrChange>
        </w:rPr>
        <w:t>שיכון</w:t>
      </w:r>
      <w:r w:rsidRPr="00DE7F64">
        <w:rPr>
          <w:rFonts w:ascii="Times New Roman" w:eastAsia="Times New Roman" w:hAnsi="Times New Roman" w:cs="David"/>
          <w:sz w:val="20"/>
          <w:szCs w:val="24"/>
          <w:rtl/>
          <w:lang w:eastAsia="he-IL"/>
          <w:rPrChange w:id="1963" w:author="Avi Cohen" w:date="2022-05-02T11:52:00Z">
            <w:rPr>
              <w:rFonts w:ascii="Times New Roman" w:eastAsia="Times New Roman" w:hAnsi="Times New Roman" w:cs="David"/>
              <w:color w:val="00B0F0"/>
              <w:sz w:val="20"/>
              <w:szCs w:val="24"/>
              <w:highlight w:val="yellow"/>
              <w:rtl/>
              <w:lang w:eastAsia="he-IL"/>
            </w:rPr>
          </w:rPrChange>
        </w:rPr>
        <w:t xml:space="preserve"> </w:t>
      </w:r>
      <w:r w:rsidRPr="00DE7F64">
        <w:rPr>
          <w:rFonts w:ascii="Times New Roman" w:eastAsia="Times New Roman" w:hAnsi="Times New Roman" w:cs="David" w:hint="eastAsia"/>
          <w:sz w:val="20"/>
          <w:szCs w:val="24"/>
          <w:rtl/>
          <w:lang w:eastAsia="he-IL"/>
          <w:rPrChange w:id="1964" w:author="Avi Cohen" w:date="2022-05-02T11:52:00Z">
            <w:rPr>
              <w:rFonts w:ascii="Times New Roman" w:eastAsia="Times New Roman" w:hAnsi="Times New Roman" w:cs="David" w:hint="eastAsia"/>
              <w:color w:val="00B0F0"/>
              <w:sz w:val="20"/>
              <w:szCs w:val="24"/>
              <w:highlight w:val="yellow"/>
              <w:rtl/>
              <w:lang w:eastAsia="he-IL"/>
            </w:rPr>
          </w:rPrChange>
        </w:rPr>
        <w:lastRenderedPageBreak/>
        <w:t>ובינוי</w:t>
      </w:r>
      <w:r w:rsidRPr="00DE7F64">
        <w:rPr>
          <w:rFonts w:ascii="Times New Roman" w:eastAsia="Times New Roman" w:hAnsi="Times New Roman" w:cs="David"/>
          <w:sz w:val="20"/>
          <w:szCs w:val="24"/>
          <w:rtl/>
          <w:lang w:eastAsia="he-IL"/>
          <w:rPrChange w:id="1965" w:author="Avi Cohen" w:date="2022-05-02T11:52:00Z">
            <w:rPr>
              <w:rFonts w:ascii="Times New Roman" w:eastAsia="Times New Roman" w:hAnsi="Times New Roman" w:cs="David"/>
              <w:color w:val="00B0F0"/>
              <w:sz w:val="20"/>
              <w:szCs w:val="24"/>
              <w:highlight w:val="yellow"/>
              <w:rtl/>
              <w:lang w:eastAsia="he-IL"/>
            </w:rPr>
          </w:rPrChange>
        </w:rPr>
        <w:t xml:space="preserve"> </w:t>
      </w:r>
      <w:r w:rsidRPr="00DE7F64">
        <w:rPr>
          <w:rFonts w:ascii="Times New Roman" w:eastAsia="Times New Roman" w:hAnsi="Times New Roman" w:cs="David" w:hint="eastAsia"/>
          <w:sz w:val="20"/>
          <w:szCs w:val="24"/>
          <w:rtl/>
          <w:lang w:eastAsia="he-IL"/>
          <w:rPrChange w:id="1966" w:author="Avi Cohen" w:date="2022-05-02T11:52:00Z">
            <w:rPr>
              <w:rFonts w:ascii="Times New Roman" w:eastAsia="Times New Roman" w:hAnsi="Times New Roman" w:cs="David" w:hint="eastAsia"/>
              <w:color w:val="00B0F0"/>
              <w:sz w:val="20"/>
              <w:szCs w:val="24"/>
              <w:highlight w:val="yellow"/>
              <w:rtl/>
              <w:lang w:eastAsia="he-IL"/>
            </w:rPr>
          </w:rPrChange>
        </w:rPr>
        <w:t>נדל</w:t>
      </w:r>
      <w:r w:rsidRPr="00DE7F64">
        <w:rPr>
          <w:rFonts w:ascii="Times New Roman" w:eastAsia="Times New Roman" w:hAnsi="Times New Roman" w:cs="David"/>
          <w:sz w:val="20"/>
          <w:szCs w:val="24"/>
          <w:rtl/>
          <w:lang w:eastAsia="he-IL"/>
          <w:rPrChange w:id="1967" w:author="Avi Cohen" w:date="2022-05-02T11:52:00Z">
            <w:rPr>
              <w:rFonts w:ascii="Times New Roman" w:eastAsia="Times New Roman" w:hAnsi="Times New Roman" w:cs="David"/>
              <w:color w:val="00B0F0"/>
              <w:sz w:val="20"/>
              <w:szCs w:val="24"/>
              <w:highlight w:val="yellow"/>
              <w:rtl/>
              <w:lang w:eastAsia="he-IL"/>
            </w:rPr>
          </w:rPrChange>
        </w:rPr>
        <w:t xml:space="preserve">"ן </w:t>
      </w:r>
      <w:r w:rsidRPr="00DE7F64">
        <w:rPr>
          <w:rFonts w:ascii="Times New Roman" w:eastAsia="Times New Roman" w:hAnsi="Times New Roman" w:cs="David" w:hint="eastAsia"/>
          <w:sz w:val="20"/>
          <w:szCs w:val="24"/>
          <w:rtl/>
          <w:lang w:eastAsia="he-IL"/>
          <w:rPrChange w:id="1968" w:author="Avi Cohen" w:date="2022-05-02T11:52:00Z">
            <w:rPr>
              <w:rFonts w:ascii="Times New Roman" w:eastAsia="Times New Roman" w:hAnsi="Times New Roman" w:cs="David" w:hint="eastAsia"/>
              <w:color w:val="00B0F0"/>
              <w:sz w:val="20"/>
              <w:szCs w:val="24"/>
              <w:highlight w:val="yellow"/>
              <w:rtl/>
              <w:lang w:eastAsia="he-IL"/>
            </w:rPr>
          </w:rPrChange>
        </w:rPr>
        <w:t>בע</w:t>
      </w:r>
      <w:r w:rsidRPr="00DE7F64">
        <w:rPr>
          <w:rFonts w:ascii="Times New Roman" w:eastAsia="Times New Roman" w:hAnsi="Times New Roman" w:cs="David"/>
          <w:sz w:val="20"/>
          <w:szCs w:val="24"/>
          <w:rtl/>
          <w:lang w:eastAsia="he-IL"/>
          <w:rPrChange w:id="1969" w:author="Avi Cohen" w:date="2022-05-02T11:52:00Z">
            <w:rPr>
              <w:rFonts w:ascii="Times New Roman" w:eastAsia="Times New Roman" w:hAnsi="Times New Roman" w:cs="David"/>
              <w:color w:val="00B0F0"/>
              <w:sz w:val="20"/>
              <w:szCs w:val="24"/>
              <w:highlight w:val="yellow"/>
              <w:rtl/>
              <w:lang w:eastAsia="he-IL"/>
            </w:rPr>
          </w:rPrChange>
        </w:rPr>
        <w:t>"מ</w:t>
      </w:r>
    </w:p>
    <w:p w14:paraId="610B376D" w14:textId="2F995DFC" w:rsidR="00461F51" w:rsidRPr="00DE7F64" w:rsidRDefault="00941215"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0"/>
          <w:szCs w:val="24"/>
          <w:rtl/>
          <w:lang w:eastAsia="he-IL"/>
          <w:rPrChange w:id="1970" w:author="Avi Cohen" w:date="2022-05-02T11:52:00Z">
            <w:rPr>
              <w:rFonts w:ascii="Times New Roman" w:eastAsia="Times New Roman" w:hAnsi="Times New Roman" w:cs="David"/>
              <w:b/>
              <w:bCs/>
              <w:sz w:val="20"/>
              <w:szCs w:val="24"/>
              <w:rtl/>
              <w:lang w:eastAsia="he-IL"/>
            </w:rPr>
          </w:rPrChange>
        </w:rPr>
      </w:pPr>
      <w:r w:rsidRPr="00DE7F64">
        <w:rPr>
          <w:rFonts w:ascii="Times New Roman" w:eastAsia="Times New Roman" w:hAnsi="Times New Roman" w:cs="David" w:hint="cs"/>
          <w:b/>
          <w:bCs/>
          <w:sz w:val="20"/>
          <w:szCs w:val="24"/>
          <w:rtl/>
          <w:lang w:eastAsia="he-IL"/>
          <w:rPrChange w:id="1971" w:author="Avi Cohen" w:date="2022-05-02T11:52:00Z">
            <w:rPr>
              <w:rFonts w:ascii="Times New Roman" w:eastAsia="Times New Roman" w:hAnsi="Times New Roman" w:cs="David" w:hint="cs"/>
              <w:b/>
              <w:bCs/>
              <w:sz w:val="20"/>
              <w:szCs w:val="24"/>
              <w:rtl/>
              <w:lang w:eastAsia="he-IL"/>
            </w:rPr>
          </w:rPrChange>
        </w:rPr>
        <w:t xml:space="preserve">                   </w:t>
      </w:r>
      <w:r w:rsidR="00461F51" w:rsidRPr="00DE7F64">
        <w:rPr>
          <w:rFonts w:ascii="Times New Roman" w:eastAsia="Times New Roman" w:hAnsi="Times New Roman" w:cs="David"/>
          <w:b/>
          <w:bCs/>
          <w:sz w:val="20"/>
          <w:szCs w:val="24"/>
          <w:rtl/>
          <w:lang w:eastAsia="he-IL"/>
          <w:rPrChange w:id="1972" w:author="Avi Cohen" w:date="2022-05-02T11:52:00Z">
            <w:rPr>
              <w:rFonts w:ascii="Times New Roman" w:eastAsia="Times New Roman" w:hAnsi="Times New Roman" w:cs="David"/>
              <w:b/>
              <w:bCs/>
              <w:sz w:val="20"/>
              <w:szCs w:val="24"/>
              <w:rtl/>
              <w:lang w:eastAsia="he-IL"/>
            </w:rPr>
          </w:rPrChange>
        </w:rPr>
        <w:t>המתכנן</w:t>
      </w:r>
      <w:r w:rsidR="00461F51" w:rsidRPr="00DE7F64">
        <w:rPr>
          <w:rFonts w:ascii="Times New Roman" w:eastAsia="Times New Roman" w:hAnsi="Times New Roman" w:cs="David"/>
          <w:b/>
          <w:bCs/>
          <w:sz w:val="20"/>
          <w:szCs w:val="24"/>
          <w:lang w:eastAsia="he-IL"/>
          <w:rPrChange w:id="1973" w:author="Avi Cohen" w:date="2022-05-02T11:52:00Z">
            <w:rPr>
              <w:rFonts w:ascii="Times New Roman" w:eastAsia="Times New Roman" w:hAnsi="Times New Roman" w:cs="David"/>
              <w:b/>
              <w:bCs/>
              <w:sz w:val="20"/>
              <w:szCs w:val="24"/>
              <w:lang w:eastAsia="he-IL"/>
            </w:rPr>
          </w:rPrChange>
        </w:rPr>
        <w:t xml:space="preserve"> </w:t>
      </w:r>
      <w:r w:rsidR="00461F51" w:rsidRPr="00DE7F64">
        <w:rPr>
          <w:rFonts w:ascii="Times New Roman" w:eastAsia="Times New Roman" w:hAnsi="Times New Roman" w:cs="David"/>
          <w:b/>
          <w:bCs/>
          <w:sz w:val="20"/>
          <w:szCs w:val="24"/>
          <w:rtl/>
          <w:lang w:eastAsia="he-IL"/>
          <w:rPrChange w:id="1974" w:author="Avi Cohen" w:date="2022-05-02T11:52:00Z">
            <w:rPr>
              <w:rFonts w:ascii="Times New Roman" w:eastAsia="Times New Roman" w:hAnsi="Times New Roman" w:cs="David"/>
              <w:b/>
              <w:bCs/>
              <w:sz w:val="20"/>
              <w:szCs w:val="24"/>
              <w:rtl/>
              <w:lang w:eastAsia="he-IL"/>
            </w:rPr>
          </w:rPrChange>
        </w:rPr>
        <w:tab/>
      </w:r>
      <w:r w:rsidR="00461F51" w:rsidRPr="00DE7F64">
        <w:rPr>
          <w:rFonts w:ascii="Times New Roman" w:eastAsia="Times New Roman" w:hAnsi="Times New Roman" w:cs="David"/>
          <w:b/>
          <w:bCs/>
          <w:sz w:val="20"/>
          <w:szCs w:val="24"/>
          <w:lang w:eastAsia="he-IL"/>
          <w:rPrChange w:id="1975" w:author="Avi Cohen" w:date="2022-05-02T11:52:00Z">
            <w:rPr>
              <w:rFonts w:ascii="Times New Roman" w:eastAsia="Times New Roman" w:hAnsi="Times New Roman" w:cs="David"/>
              <w:b/>
              <w:bCs/>
              <w:sz w:val="20"/>
              <w:szCs w:val="24"/>
              <w:lang w:eastAsia="he-IL"/>
            </w:rPr>
          </w:rPrChange>
        </w:rPr>
        <w:t xml:space="preserve"> </w:t>
      </w:r>
      <w:r w:rsidR="00461F51" w:rsidRPr="00DE7F64">
        <w:rPr>
          <w:rFonts w:ascii="Times New Roman" w:eastAsia="Times New Roman" w:hAnsi="Times New Roman" w:cs="David"/>
          <w:b/>
          <w:bCs/>
          <w:sz w:val="20"/>
          <w:szCs w:val="24"/>
          <w:rtl/>
          <w:lang w:eastAsia="he-IL"/>
          <w:rPrChange w:id="1976" w:author="Avi Cohen" w:date="2022-05-02T11:52:00Z">
            <w:rPr>
              <w:rFonts w:ascii="Times New Roman" w:eastAsia="Times New Roman" w:hAnsi="Times New Roman" w:cs="David"/>
              <w:b/>
              <w:bCs/>
              <w:sz w:val="20"/>
              <w:szCs w:val="24"/>
              <w:rtl/>
              <w:lang w:eastAsia="he-IL"/>
            </w:rPr>
          </w:rPrChange>
        </w:rPr>
        <w:t>המזמין</w:t>
      </w:r>
      <w:r w:rsidR="00461F51" w:rsidRPr="00DE7F64">
        <w:rPr>
          <w:rFonts w:ascii="Times New Roman" w:eastAsia="Times New Roman" w:hAnsi="Times New Roman" w:cs="David"/>
          <w:b/>
          <w:bCs/>
          <w:sz w:val="20"/>
          <w:szCs w:val="24"/>
          <w:lang w:eastAsia="he-IL"/>
          <w:rPrChange w:id="1977" w:author="Avi Cohen" w:date="2022-05-02T11:52:00Z">
            <w:rPr>
              <w:rFonts w:ascii="Times New Roman" w:eastAsia="Times New Roman" w:hAnsi="Times New Roman" w:cs="David"/>
              <w:b/>
              <w:bCs/>
              <w:sz w:val="20"/>
              <w:szCs w:val="24"/>
              <w:lang w:eastAsia="he-IL"/>
            </w:rPr>
          </w:rPrChange>
        </w:rPr>
        <w:t xml:space="preserve"> </w:t>
      </w:r>
    </w:p>
    <w:p w14:paraId="065A4364" w14:textId="7ADA151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978" w:author="Avi Cohen" w:date="2022-05-02T11:52:00Z">
            <w:rPr>
              <w:rFonts w:ascii="Times New Roman" w:eastAsia="Times New Roman" w:hAnsi="Times New Roman" w:cs="David"/>
              <w:sz w:val="20"/>
              <w:szCs w:val="24"/>
              <w:rtl/>
              <w:lang w:eastAsia="he-IL"/>
            </w:rPr>
          </w:rPrChange>
        </w:rPr>
      </w:pPr>
    </w:p>
    <w:p w14:paraId="4FD8114B" w14:textId="1B67FC2F"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979" w:author="Avi Cohen" w:date="2022-05-02T11:52:00Z">
            <w:rPr>
              <w:rFonts w:ascii="Times New Roman" w:eastAsia="Times New Roman" w:hAnsi="Times New Roman" w:cs="David"/>
              <w:sz w:val="20"/>
              <w:szCs w:val="24"/>
              <w:rtl/>
              <w:lang w:eastAsia="he-IL"/>
            </w:rPr>
          </w:rPrChange>
        </w:rPr>
      </w:pPr>
    </w:p>
    <w:p w14:paraId="2F1C4C67" w14:textId="70D66442"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98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981" w:author="Avi Cohen" w:date="2022-05-02T11:52:00Z">
            <w:rPr>
              <w:rFonts w:ascii="Times New Roman" w:eastAsia="Times New Roman" w:hAnsi="Times New Roman" w:cs="David"/>
              <w:sz w:val="20"/>
              <w:szCs w:val="24"/>
              <w:rtl/>
              <w:lang w:eastAsia="he-IL"/>
            </w:rPr>
          </w:rPrChange>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DE7F64">
        <w:rPr>
          <w:rFonts w:ascii="Times New Roman" w:eastAsia="Times New Roman" w:hAnsi="Times New Roman" w:cs="David" w:hint="cs"/>
          <w:sz w:val="20"/>
          <w:szCs w:val="24"/>
          <w:rtl/>
          <w:lang w:eastAsia="he-IL"/>
          <w:rPrChange w:id="1982" w:author="Avi Cohen" w:date="2022-05-02T11:52:00Z">
            <w:rPr>
              <w:rFonts w:ascii="Times New Roman" w:eastAsia="Times New Roman" w:hAnsi="Times New Roman" w:cs="David" w:hint="cs"/>
              <w:sz w:val="20"/>
              <w:szCs w:val="24"/>
              <w:rtl/>
              <w:lang w:eastAsia="he-IL"/>
            </w:rPr>
          </w:rPrChange>
        </w:rPr>
        <w:t>י</w:t>
      </w:r>
      <w:r w:rsidRPr="00DE7F64">
        <w:rPr>
          <w:rFonts w:ascii="Times New Roman" w:eastAsia="Times New Roman" w:hAnsi="Times New Roman" w:cs="David"/>
          <w:sz w:val="20"/>
          <w:szCs w:val="24"/>
          <w:rtl/>
          <w:lang w:eastAsia="he-IL"/>
          <w:rPrChange w:id="1983" w:author="Avi Cohen" w:date="2022-05-02T11:52:00Z">
            <w:rPr>
              <w:rFonts w:ascii="Times New Roman" w:eastAsia="Times New Roman" w:hAnsi="Times New Roman" w:cs="David"/>
              <w:sz w:val="20"/>
              <w:szCs w:val="24"/>
              <w:rtl/>
              <w:lang w:eastAsia="he-IL"/>
            </w:rPr>
          </w:rPrChange>
        </w:rPr>
        <w:t xml:space="preserve">ן זה. </w:t>
      </w:r>
    </w:p>
    <w:p w14:paraId="6BABE34E" w14:textId="6BD134BB"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984" w:author="Avi Cohen" w:date="2022-05-02T11:52:00Z">
            <w:rPr>
              <w:rFonts w:ascii="Times New Roman" w:eastAsia="Times New Roman" w:hAnsi="Times New Roman" w:cs="David"/>
              <w:sz w:val="20"/>
              <w:szCs w:val="24"/>
              <w:rtl/>
              <w:lang w:eastAsia="he-IL"/>
            </w:rPr>
          </w:rPrChange>
        </w:rPr>
      </w:pPr>
    </w:p>
    <w:p w14:paraId="3C3C2A03" w14:textId="734177F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98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986" w:author="Avi Cohen" w:date="2022-05-02T11:52:00Z">
            <w:rPr>
              <w:rFonts w:ascii="Times New Roman" w:eastAsia="Times New Roman" w:hAnsi="Times New Roman" w:cs="David"/>
              <w:sz w:val="20"/>
              <w:szCs w:val="24"/>
              <w:rtl/>
              <w:lang w:eastAsia="he-IL"/>
            </w:rPr>
          </w:rPrChange>
        </w:rPr>
        <w:t>תאריך :  _______________</w:t>
      </w:r>
      <w:r w:rsidRPr="00DE7F64">
        <w:rPr>
          <w:rFonts w:ascii="Times New Roman" w:eastAsia="Times New Roman" w:hAnsi="Times New Roman" w:cs="David"/>
          <w:sz w:val="20"/>
          <w:szCs w:val="24"/>
          <w:rtl/>
          <w:lang w:eastAsia="he-IL"/>
          <w:rPrChange w:id="1987"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1988" w:author="Avi Cohen" w:date="2022-05-02T11:52:00Z">
            <w:rPr>
              <w:rFonts w:ascii="Times New Roman" w:eastAsia="Times New Roman" w:hAnsi="Times New Roman" w:cs="David"/>
              <w:sz w:val="20"/>
              <w:szCs w:val="24"/>
              <w:rtl/>
              <w:lang w:eastAsia="he-IL"/>
            </w:rPr>
          </w:rPrChange>
        </w:rPr>
        <w:tab/>
      </w:r>
      <w:r w:rsidRPr="00DE7F64">
        <w:rPr>
          <w:rFonts w:ascii="Times New Roman" w:eastAsia="Times New Roman" w:hAnsi="Times New Roman" w:cs="David"/>
          <w:sz w:val="20"/>
          <w:szCs w:val="24"/>
          <w:rtl/>
          <w:lang w:eastAsia="he-IL"/>
          <w:rPrChange w:id="1989" w:author="Avi Cohen" w:date="2022-05-02T11:52:00Z">
            <w:rPr>
              <w:rFonts w:ascii="Times New Roman" w:eastAsia="Times New Roman" w:hAnsi="Times New Roman" w:cs="David"/>
              <w:sz w:val="20"/>
              <w:szCs w:val="24"/>
              <w:rtl/>
              <w:lang w:eastAsia="he-IL"/>
            </w:rPr>
          </w:rPrChange>
        </w:rPr>
        <w:tab/>
      </w:r>
    </w:p>
    <w:p w14:paraId="6B248689" w14:textId="31A424EF"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99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1991" w:author="Avi Cohen" w:date="2022-05-02T11:52:00Z">
            <w:rPr>
              <w:rFonts w:ascii="Times New Roman" w:eastAsia="Times New Roman" w:hAnsi="Times New Roman" w:cs="David"/>
              <w:sz w:val="20"/>
              <w:szCs w:val="24"/>
              <w:rtl/>
              <w:lang w:eastAsia="he-IL"/>
            </w:rPr>
          </w:rPrChange>
        </w:rPr>
        <w:t>חתימה וחותמת עו"ד/ רו"ח : ________________</w:t>
      </w:r>
    </w:p>
    <w:p w14:paraId="734A209D" w14:textId="0129B560"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1992" w:author="Avi Cohen" w:date="2022-05-02T11:52:00Z">
            <w:rPr>
              <w:rFonts w:ascii="Times New Roman" w:eastAsia="Times New Roman" w:hAnsi="Times New Roman" w:cs="David"/>
              <w:sz w:val="20"/>
              <w:szCs w:val="24"/>
              <w:rtl/>
              <w:lang w:eastAsia="he-IL"/>
            </w:rPr>
          </w:rPrChange>
        </w:rPr>
      </w:pPr>
    </w:p>
    <w:p w14:paraId="7DD22822" w14:textId="381FE178"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Change w:id="1993" w:author="Avi Cohen" w:date="2022-05-02T11:52:00Z">
            <w:rPr>
              <w:rFonts w:ascii="Times New Roman" w:eastAsia="Times New Roman" w:hAnsi="Times New Roman" w:cs="David"/>
              <w:b/>
              <w:bCs/>
              <w:sz w:val="24"/>
              <w:szCs w:val="24"/>
              <w:rtl/>
              <w:lang w:eastAsia="he-IL"/>
            </w:rPr>
          </w:rPrChange>
        </w:rPr>
      </w:pPr>
    </w:p>
    <w:p w14:paraId="025A9F5C" w14:textId="21380704" w:rsidR="00941215" w:rsidRPr="00DE7F64" w:rsidRDefault="00941215">
      <w:pPr>
        <w:bidi w:val="0"/>
        <w:spacing w:before="0" w:beforeAutospacing="0" w:after="160" w:afterAutospacing="0" w:line="259" w:lineRule="auto"/>
        <w:rPr>
          <w:rFonts w:ascii="Times New Roman" w:eastAsia="Times New Roman" w:hAnsi="Times New Roman" w:cs="David"/>
          <w:sz w:val="20"/>
          <w:szCs w:val="20"/>
          <w:lang w:eastAsia="he-IL"/>
          <w:rPrChange w:id="1994" w:author="Avi Cohen" w:date="2022-05-02T11:52:00Z">
            <w:rPr>
              <w:rFonts w:ascii="Times New Roman" w:eastAsia="Times New Roman" w:hAnsi="Times New Roman" w:cs="David"/>
              <w:sz w:val="20"/>
              <w:szCs w:val="20"/>
              <w:lang w:eastAsia="he-IL"/>
            </w:rPr>
          </w:rPrChange>
        </w:rPr>
      </w:pPr>
      <w:r w:rsidRPr="00DE7F64">
        <w:rPr>
          <w:rFonts w:ascii="Times New Roman" w:eastAsia="Times New Roman" w:hAnsi="Times New Roman" w:cs="David"/>
          <w:sz w:val="20"/>
          <w:szCs w:val="20"/>
          <w:rtl/>
          <w:lang w:eastAsia="he-IL"/>
          <w:rPrChange w:id="1995" w:author="Avi Cohen" w:date="2022-05-02T11:52:00Z">
            <w:rPr>
              <w:rFonts w:ascii="Times New Roman" w:eastAsia="Times New Roman" w:hAnsi="Times New Roman" w:cs="David"/>
              <w:sz w:val="20"/>
              <w:szCs w:val="20"/>
              <w:rtl/>
              <w:lang w:eastAsia="he-IL"/>
            </w:rPr>
          </w:rPrChange>
        </w:rPr>
        <w:br w:type="page"/>
      </w:r>
    </w:p>
    <w:p w14:paraId="2DF9497B" w14:textId="405F8A05" w:rsidR="00461F51" w:rsidRPr="00DE7F64"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Change w:id="1996" w:author="Avi Cohen" w:date="2022-05-02T11:52:00Z">
            <w:rPr>
              <w:rFonts w:ascii="Times New Roman" w:eastAsia="Times New Roman" w:hAnsi="Times New Roman" w:cs="David"/>
              <w:bCs/>
              <w:sz w:val="20"/>
              <w:szCs w:val="24"/>
              <w:u w:val="single"/>
              <w:rtl/>
              <w:lang w:eastAsia="he-IL"/>
            </w:rPr>
          </w:rPrChange>
        </w:rPr>
      </w:pPr>
    </w:p>
    <w:p w14:paraId="4F84BC4A" w14:textId="71438790" w:rsidR="00461F51" w:rsidRPr="00DE7F64"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Change w:id="1997" w:author="Avi Cohen" w:date="2022-05-02T11:52:00Z">
            <w:rPr>
              <w:rFonts w:ascii="Times New Roman" w:eastAsia="Times New Roman" w:hAnsi="Times New Roman" w:cs="David"/>
              <w:bCs/>
              <w:sz w:val="20"/>
              <w:szCs w:val="24"/>
              <w:u w:val="single"/>
              <w:rtl/>
              <w:lang w:eastAsia="he-IL"/>
            </w:rPr>
          </w:rPrChange>
        </w:rPr>
      </w:pPr>
      <w:r w:rsidRPr="00DE7F64">
        <w:rPr>
          <w:rFonts w:ascii="Times New Roman" w:eastAsia="Times New Roman" w:hAnsi="Times New Roman" w:cs="David" w:hint="cs"/>
          <w:bCs/>
          <w:sz w:val="20"/>
          <w:szCs w:val="24"/>
          <w:u w:val="single"/>
          <w:rtl/>
          <w:lang w:eastAsia="he-IL"/>
          <w:rPrChange w:id="1998" w:author="Avi Cohen" w:date="2022-05-02T11:52:00Z">
            <w:rPr>
              <w:rFonts w:ascii="Times New Roman" w:eastAsia="Times New Roman" w:hAnsi="Times New Roman" w:cs="David" w:hint="cs"/>
              <w:bCs/>
              <w:sz w:val="20"/>
              <w:szCs w:val="24"/>
              <w:u w:val="single"/>
              <w:rtl/>
              <w:lang w:eastAsia="he-IL"/>
            </w:rPr>
          </w:rPrChange>
        </w:rPr>
        <w:t>נספח ''א''</w:t>
      </w:r>
    </w:p>
    <w:p w14:paraId="32383D19" w14:textId="1B49D1D7" w:rsidR="00461F51" w:rsidRPr="00DE7F64"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Change w:id="1999" w:author="Avi Cohen" w:date="2022-05-02T11:52:00Z">
            <w:rPr>
              <w:rFonts w:ascii="Times New Roman" w:eastAsia="Times New Roman" w:hAnsi="Times New Roman" w:cs="David"/>
              <w:bCs/>
              <w:sz w:val="20"/>
              <w:szCs w:val="24"/>
              <w:u w:val="single"/>
              <w:lang w:eastAsia="he-IL"/>
            </w:rPr>
          </w:rPrChange>
        </w:rPr>
      </w:pPr>
      <w:r w:rsidRPr="00DE7F64">
        <w:rPr>
          <w:rFonts w:ascii="Times New Roman" w:eastAsia="Times New Roman" w:hAnsi="Times New Roman" w:cs="David" w:hint="cs"/>
          <w:bCs/>
          <w:sz w:val="20"/>
          <w:szCs w:val="24"/>
          <w:u w:val="single"/>
          <w:rtl/>
          <w:lang w:eastAsia="he-IL"/>
          <w:rPrChange w:id="2000" w:author="Avi Cohen" w:date="2022-05-02T11:52:00Z">
            <w:rPr>
              <w:rFonts w:ascii="Times New Roman" w:eastAsia="Times New Roman" w:hAnsi="Times New Roman" w:cs="David" w:hint="cs"/>
              <w:bCs/>
              <w:sz w:val="20"/>
              <w:szCs w:val="24"/>
              <w:u w:val="single"/>
              <w:rtl/>
              <w:lang w:eastAsia="he-IL"/>
            </w:rPr>
          </w:rPrChange>
        </w:rPr>
        <w:t>נספח כללי</w:t>
      </w:r>
    </w:p>
    <w:p w14:paraId="328CB63C" w14:textId="2FA23D9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0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002" w:author="Avi Cohen" w:date="2022-05-02T11:52:00Z">
            <w:rPr>
              <w:rFonts w:ascii="Times New Roman" w:eastAsia="Times New Roman" w:hAnsi="Times New Roman" w:cs="David" w:hint="cs"/>
              <w:sz w:val="24"/>
              <w:szCs w:val="24"/>
              <w:rtl/>
              <w:lang w:eastAsia="he-IL"/>
            </w:rPr>
          </w:rPrChange>
        </w:rPr>
        <w:t>1.1</w:t>
      </w:r>
      <w:r w:rsidRPr="00DE7F64">
        <w:rPr>
          <w:rFonts w:ascii="Times New Roman" w:eastAsia="Times New Roman" w:hAnsi="Times New Roman" w:cs="David" w:hint="cs"/>
          <w:sz w:val="24"/>
          <w:szCs w:val="24"/>
          <w:rtl/>
          <w:lang w:eastAsia="he-IL"/>
          <w:rPrChange w:id="2003" w:author="Avi Cohen" w:date="2022-05-02T11:52:00Z">
            <w:rPr>
              <w:rFonts w:ascii="Times New Roman" w:eastAsia="Times New Roman" w:hAnsi="Times New Roman" w:cs="David" w:hint="cs"/>
              <w:sz w:val="24"/>
              <w:szCs w:val="24"/>
              <w:rtl/>
              <w:lang w:eastAsia="he-IL"/>
            </w:rPr>
          </w:rPrChange>
        </w:rPr>
        <w:tab/>
        <w:t>הגדרות -</w:t>
      </w:r>
    </w:p>
    <w:p w14:paraId="5B37E094" w14:textId="7E21A15E"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04" w:author="Avi Cohen" w:date="2022-05-02T11:52:00Z">
            <w:rPr>
              <w:rFonts w:ascii="Times New Roman" w:eastAsia="Times New Roman" w:hAnsi="Times New Roman" w:cs="David"/>
              <w:sz w:val="24"/>
              <w:szCs w:val="24"/>
              <w:rtl/>
              <w:lang w:eastAsia="he-IL"/>
            </w:rPr>
          </w:rPrChange>
        </w:rPr>
      </w:pPr>
    </w:p>
    <w:p w14:paraId="09AF843B" w14:textId="5E641341" w:rsidR="00461F51" w:rsidRPr="00DE7F64" w:rsidRDefault="00461F51" w:rsidP="0094121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00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006"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hint="cs"/>
          <w:b/>
          <w:bCs/>
          <w:sz w:val="24"/>
          <w:szCs w:val="24"/>
          <w:rtl/>
          <w:lang w:eastAsia="he-IL"/>
          <w:rPrChange w:id="2007" w:author="Avi Cohen" w:date="2022-05-02T11:52:00Z">
            <w:rPr>
              <w:rFonts w:ascii="Times New Roman" w:eastAsia="Times New Roman" w:hAnsi="Times New Roman" w:cs="David" w:hint="cs"/>
              <w:b/>
              <w:bCs/>
              <w:sz w:val="24"/>
              <w:szCs w:val="24"/>
              <w:rtl/>
              <w:lang w:eastAsia="he-IL"/>
            </w:rPr>
          </w:rPrChange>
        </w:rPr>
        <w:t>הפרויקט</w:t>
      </w:r>
      <w:r w:rsidRPr="00DE7F64">
        <w:rPr>
          <w:rFonts w:ascii="Times New Roman" w:eastAsia="Times New Roman" w:hAnsi="Times New Roman" w:cs="David" w:hint="cs"/>
          <w:sz w:val="24"/>
          <w:szCs w:val="24"/>
          <w:rtl/>
          <w:lang w:eastAsia="he-IL"/>
          <w:rPrChange w:id="2008"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hint="cs"/>
          <w:sz w:val="24"/>
          <w:szCs w:val="24"/>
          <w:lang w:eastAsia="he-IL"/>
          <w:rPrChange w:id="2009" w:author="Avi Cohen" w:date="2022-05-02T11:52:00Z">
            <w:rPr>
              <w:rFonts w:ascii="Times New Roman" w:eastAsia="Times New Roman" w:hAnsi="Times New Roman" w:cs="David" w:hint="cs"/>
              <w:sz w:val="24"/>
              <w:szCs w:val="24"/>
              <w:lang w:eastAsia="he-IL"/>
            </w:rPr>
          </w:rPrChange>
        </w:rPr>
        <w:t xml:space="preserve"> </w:t>
      </w:r>
      <w:r w:rsidRPr="00DE7F64">
        <w:rPr>
          <w:rFonts w:ascii="Times New Roman" w:eastAsia="Times New Roman" w:hAnsi="Times New Roman" w:cs="David" w:hint="cs"/>
          <w:sz w:val="24"/>
          <w:szCs w:val="24"/>
          <w:rtl/>
          <w:lang w:eastAsia="he-IL"/>
          <w:rPrChange w:id="2010" w:author="Avi Cohen" w:date="2022-05-02T11:52:00Z">
            <w:rPr>
              <w:rFonts w:ascii="Times New Roman" w:eastAsia="Times New Roman" w:hAnsi="Times New Roman" w:cs="David" w:hint="cs"/>
              <w:sz w:val="24"/>
              <w:szCs w:val="24"/>
              <w:rtl/>
              <w:lang w:eastAsia="he-IL"/>
            </w:rPr>
          </w:rPrChange>
        </w:rPr>
        <w:t>פרויקט לבניית יחידות דיור</w:t>
      </w:r>
      <w:r w:rsidR="00941215" w:rsidRPr="00DE7F64">
        <w:rPr>
          <w:rFonts w:ascii="Times New Roman" w:eastAsia="Times New Roman" w:hAnsi="Times New Roman" w:cs="David" w:hint="cs"/>
          <w:sz w:val="24"/>
          <w:szCs w:val="24"/>
          <w:rtl/>
          <w:lang w:eastAsia="he-IL"/>
          <w:rPrChange w:id="2011" w:author="Avi Cohen" w:date="2022-05-02T11:52:00Z">
            <w:rPr>
              <w:rFonts w:ascii="Times New Roman" w:eastAsia="Times New Roman" w:hAnsi="Times New Roman" w:cs="David" w:hint="cs"/>
              <w:sz w:val="24"/>
              <w:szCs w:val="24"/>
              <w:rtl/>
              <w:lang w:eastAsia="he-IL"/>
            </w:rPr>
          </w:rPrChange>
        </w:rPr>
        <w:t xml:space="preserve">ו/או </w:t>
      </w:r>
      <w:r w:rsidRPr="00DE7F64">
        <w:rPr>
          <w:rFonts w:ascii="Times New Roman" w:eastAsia="Times New Roman" w:hAnsi="Times New Roman" w:cs="David" w:hint="cs"/>
          <w:sz w:val="24"/>
          <w:szCs w:val="24"/>
          <w:rtl/>
          <w:lang w:eastAsia="he-IL"/>
          <w:rPrChange w:id="2012" w:author="Avi Cohen" w:date="2022-05-02T11:52:00Z">
            <w:rPr>
              <w:rFonts w:ascii="Times New Roman" w:eastAsia="Times New Roman" w:hAnsi="Times New Roman" w:cs="David" w:hint="cs"/>
              <w:sz w:val="24"/>
              <w:szCs w:val="24"/>
              <w:rtl/>
              <w:lang w:eastAsia="he-IL"/>
            </w:rPr>
          </w:rPrChange>
        </w:rPr>
        <w:t xml:space="preserve"> שטחי מסחר ו</w:t>
      </w:r>
      <w:r w:rsidR="00941215" w:rsidRPr="00DE7F64">
        <w:rPr>
          <w:rFonts w:ascii="Times New Roman" w:eastAsia="Times New Roman" w:hAnsi="Times New Roman" w:cs="David" w:hint="cs"/>
          <w:sz w:val="24"/>
          <w:szCs w:val="24"/>
          <w:rtl/>
          <w:lang w:eastAsia="he-IL"/>
          <w:rPrChange w:id="2013" w:author="Avi Cohen" w:date="2022-05-02T11:52:00Z">
            <w:rPr>
              <w:rFonts w:ascii="Times New Roman" w:eastAsia="Times New Roman" w:hAnsi="Times New Roman" w:cs="David" w:hint="cs"/>
              <w:sz w:val="24"/>
              <w:szCs w:val="24"/>
              <w:rtl/>
              <w:lang w:eastAsia="he-IL"/>
            </w:rPr>
          </w:rPrChange>
        </w:rPr>
        <w:t xml:space="preserve">/או </w:t>
      </w:r>
      <w:r w:rsidRPr="00DE7F64">
        <w:rPr>
          <w:rFonts w:ascii="Times New Roman" w:eastAsia="Times New Roman" w:hAnsi="Times New Roman" w:cs="David" w:hint="cs"/>
          <w:sz w:val="24"/>
          <w:szCs w:val="24"/>
          <w:rtl/>
          <w:lang w:eastAsia="he-IL"/>
          <w:rPrChange w:id="2014" w:author="Avi Cohen" w:date="2022-05-02T11:52:00Z">
            <w:rPr>
              <w:rFonts w:ascii="Times New Roman" w:eastAsia="Times New Roman" w:hAnsi="Times New Roman" w:cs="David" w:hint="cs"/>
              <w:sz w:val="24"/>
              <w:szCs w:val="24"/>
              <w:rtl/>
              <w:lang w:eastAsia="he-IL"/>
            </w:rPr>
          </w:rPrChange>
        </w:rPr>
        <w:t>משרדים</w:t>
      </w:r>
      <w:r w:rsidR="00941215" w:rsidRPr="00DE7F64">
        <w:rPr>
          <w:rFonts w:ascii="Times New Roman" w:eastAsia="Times New Roman" w:hAnsi="Times New Roman" w:cs="David" w:hint="cs"/>
          <w:sz w:val="24"/>
          <w:szCs w:val="24"/>
          <w:rtl/>
          <w:lang w:eastAsia="he-IL"/>
          <w:rPrChange w:id="2015" w:author="Avi Cohen" w:date="2022-05-02T11:52:00Z">
            <w:rPr>
              <w:rFonts w:ascii="Times New Roman" w:eastAsia="Times New Roman" w:hAnsi="Times New Roman" w:cs="David" w:hint="cs"/>
              <w:sz w:val="24"/>
              <w:szCs w:val="24"/>
              <w:rtl/>
              <w:lang w:eastAsia="he-IL"/>
            </w:rPr>
          </w:rPrChange>
        </w:rPr>
        <w:t xml:space="preserve"> ו/או שילוב בין הנ"ל </w:t>
      </w:r>
      <w:r w:rsidRPr="00DE7F64">
        <w:rPr>
          <w:rFonts w:ascii="Times New Roman" w:eastAsia="Times New Roman" w:hAnsi="Times New Roman" w:cs="David" w:hint="cs"/>
          <w:sz w:val="24"/>
          <w:szCs w:val="24"/>
          <w:rtl/>
          <w:lang w:eastAsia="he-IL"/>
          <w:rPrChange w:id="2016" w:author="Avi Cohen" w:date="2022-05-02T11:52:00Z">
            <w:rPr>
              <w:rFonts w:ascii="Times New Roman" w:eastAsia="Times New Roman" w:hAnsi="Times New Roman" w:cs="David" w:hint="cs"/>
              <w:sz w:val="24"/>
              <w:szCs w:val="24"/>
              <w:rtl/>
              <w:lang w:eastAsia="he-IL"/>
            </w:rPr>
          </w:rPrChange>
        </w:rPr>
        <w:t>, חניונים ועבודות פיתוח ב</w:t>
      </w:r>
      <w:sdt>
        <w:sdtPr>
          <w:rPr>
            <w:rFonts w:ascii="Times New Roman" w:eastAsia="Times New Roman" w:hAnsi="Times New Roman" w:cs="David" w:hint="cs"/>
            <w:sz w:val="24"/>
            <w:szCs w:val="24"/>
            <w:rtl/>
            <w:lang w:eastAsia="he-IL"/>
            <w:rPrChange w:id="2017" w:author="Avi Cohen" w:date="2022-05-02T11:52:00Z">
              <w:rPr>
                <w:rFonts w:ascii="Times New Roman" w:eastAsia="Times New Roman" w:hAnsi="Times New Roman" w:cs="David" w:hint="cs"/>
                <w:color w:val="00B0F0"/>
                <w:sz w:val="24"/>
                <w:szCs w:val="24"/>
                <w:rtl/>
                <w:lang w:eastAsia="he-IL"/>
              </w:rPr>
            </w:rPrChange>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PrChange w:id="2018" w:author="Avi Cohen" w:date="2022-05-02T11:52:00Z">
              <w:rPr/>
            </w:rPrChange>
          </w:rPr>
        </w:sdtEndPr>
        <w:sdtContent>
          <w:r w:rsidR="005E50FA" w:rsidRPr="00DE7F64">
            <w:rPr>
              <w:rFonts w:ascii="Times New Roman" w:eastAsia="Times New Roman" w:hAnsi="Times New Roman" w:cs="David" w:hint="cs"/>
              <w:sz w:val="24"/>
              <w:szCs w:val="24"/>
              <w:rtl/>
              <w:lang w:eastAsia="he-IL"/>
              <w:rPrChange w:id="2019" w:author="Avi Cohen" w:date="2022-05-02T11:52:00Z">
                <w:rPr>
                  <w:rFonts w:ascii="Times New Roman" w:eastAsia="Times New Roman" w:hAnsi="Times New Roman" w:cs="David" w:hint="cs"/>
                  <w:color w:val="00B0F0"/>
                  <w:sz w:val="24"/>
                  <w:szCs w:val="24"/>
                  <w:rtl/>
                  <w:lang w:eastAsia="he-IL"/>
                </w:rPr>
              </w:rPrChange>
            </w:rPr>
            <w:t>נשר</w:t>
          </w:r>
        </w:sdtContent>
      </w:sdt>
      <w:r w:rsidRPr="00DE7F64">
        <w:rPr>
          <w:rFonts w:ascii="Times New Roman" w:eastAsia="Times New Roman" w:hAnsi="Times New Roman" w:cs="David" w:hint="cs"/>
          <w:sz w:val="24"/>
          <w:szCs w:val="24"/>
          <w:rtl/>
          <w:lang w:eastAsia="he-IL"/>
          <w:rPrChange w:id="2020" w:author="Avi Cohen" w:date="2022-05-02T11:52:00Z">
            <w:rPr>
              <w:rFonts w:ascii="Times New Roman" w:eastAsia="Times New Roman" w:hAnsi="Times New Roman" w:cs="David" w:hint="cs"/>
              <w:color w:val="00B0F0"/>
              <w:sz w:val="24"/>
              <w:szCs w:val="24"/>
              <w:rtl/>
              <w:lang w:eastAsia="he-IL"/>
            </w:rPr>
          </w:rPrChange>
        </w:rPr>
        <w:t xml:space="preserve">, </w:t>
      </w:r>
      <w:sdt>
        <w:sdtPr>
          <w:rPr>
            <w:rFonts w:ascii="Times New Roman" w:eastAsia="Times New Roman" w:hAnsi="Times New Roman" w:cs="David" w:hint="cs"/>
            <w:sz w:val="24"/>
            <w:szCs w:val="24"/>
            <w:rtl/>
            <w:rPrChange w:id="2021" w:author="Avi Cohen" w:date="2022-05-02T11:52:00Z">
              <w:rPr>
                <w:rFonts w:ascii="Times New Roman" w:eastAsia="Times New Roman" w:hAnsi="Times New Roman" w:cs="David" w:hint="cs"/>
                <w:color w:val="00B0F0"/>
                <w:sz w:val="24"/>
                <w:szCs w:val="24"/>
                <w:rtl/>
              </w:rPr>
            </w:rPrChange>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2022" w:author="Avi Cohen" w:date="2022-05-02T11:52:00Z">
              <w:rPr/>
            </w:rPrChange>
          </w:rPr>
        </w:sdtEndPr>
        <w:sdtContent>
          <w:r w:rsidR="005E50FA" w:rsidRPr="00DE7F64">
            <w:rPr>
              <w:rFonts w:ascii="Times New Roman" w:eastAsia="Times New Roman" w:hAnsi="Times New Roman" w:cs="David" w:hint="cs"/>
              <w:sz w:val="24"/>
              <w:szCs w:val="24"/>
              <w:rtl/>
              <w:rPrChange w:id="2023" w:author="Avi Cohen" w:date="2022-05-02T11:52:00Z">
                <w:rPr>
                  <w:rFonts w:ascii="Times New Roman" w:eastAsia="Times New Roman" w:hAnsi="Times New Roman" w:cs="David" w:hint="cs"/>
                  <w:color w:val="00B0F0"/>
                  <w:sz w:val="24"/>
                  <w:szCs w:val="24"/>
                  <w:rtl/>
                </w:rPr>
              </w:rPrChange>
            </w:rPr>
            <w:t xml:space="preserve">אגמי הכרמל </w:t>
          </w:r>
        </w:sdtContent>
      </w:sdt>
      <w:r w:rsidRPr="0047331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D708594" w14:textId="0C14071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24" w:author="Avi Cohen" w:date="2022-05-02T11:52:00Z">
            <w:rPr>
              <w:rFonts w:ascii="Times New Roman" w:eastAsia="Times New Roman" w:hAnsi="Times New Roman" w:cs="David"/>
              <w:sz w:val="24"/>
              <w:szCs w:val="24"/>
              <w:rtl/>
              <w:lang w:eastAsia="he-IL"/>
            </w:rPr>
          </w:rPrChange>
        </w:rPr>
      </w:pPr>
    </w:p>
    <w:p w14:paraId="50C156CE" w14:textId="10B0CA5A" w:rsidR="00461F51" w:rsidRPr="00DE7F64"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02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026"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hint="cs"/>
          <w:b/>
          <w:bCs/>
          <w:sz w:val="24"/>
          <w:szCs w:val="24"/>
          <w:rtl/>
          <w:lang w:eastAsia="he-IL"/>
          <w:rPrChange w:id="2027" w:author="Avi Cohen" w:date="2022-05-02T11:52:00Z">
            <w:rPr>
              <w:rFonts w:ascii="Times New Roman" w:eastAsia="Times New Roman" w:hAnsi="Times New Roman" w:cs="David" w:hint="cs"/>
              <w:b/>
              <w:bCs/>
              <w:sz w:val="24"/>
              <w:szCs w:val="24"/>
              <w:rtl/>
              <w:lang w:eastAsia="he-IL"/>
            </w:rPr>
          </w:rPrChange>
        </w:rPr>
        <w:t>התכנית</w:t>
      </w:r>
      <w:r w:rsidRPr="00DE7F64">
        <w:rPr>
          <w:rFonts w:ascii="Times New Roman" w:eastAsia="Times New Roman" w:hAnsi="Times New Roman" w:cs="David" w:hint="cs"/>
          <w:sz w:val="24"/>
          <w:szCs w:val="24"/>
          <w:rtl/>
          <w:lang w:eastAsia="he-IL"/>
          <w:rPrChange w:id="2028" w:author="Avi Cohen" w:date="2022-05-02T11:52:00Z">
            <w:rPr>
              <w:rFonts w:ascii="Times New Roman" w:eastAsia="Times New Roman" w:hAnsi="Times New Roman" w:cs="David" w:hint="cs"/>
              <w:sz w:val="24"/>
              <w:szCs w:val="24"/>
              <w:rtl/>
              <w:lang w:eastAsia="he-IL"/>
            </w:rPr>
          </w:rPrChange>
        </w:rPr>
        <w:t xml:space="preserve">" או </w:t>
      </w:r>
      <w:r w:rsidRPr="00DE7F64">
        <w:rPr>
          <w:rFonts w:ascii="Times New Roman" w:eastAsia="Times New Roman" w:hAnsi="Times New Roman" w:cs="David" w:hint="cs"/>
          <w:b/>
          <w:bCs/>
          <w:sz w:val="24"/>
          <w:szCs w:val="24"/>
          <w:rtl/>
          <w:lang w:eastAsia="he-IL"/>
          <w:rPrChange w:id="2029" w:author="Avi Cohen" w:date="2022-05-02T11:52:00Z">
            <w:rPr>
              <w:rFonts w:ascii="Times New Roman" w:eastAsia="Times New Roman" w:hAnsi="Times New Roman" w:cs="David" w:hint="cs"/>
              <w:b/>
              <w:bCs/>
              <w:sz w:val="24"/>
              <w:szCs w:val="24"/>
              <w:rtl/>
              <w:lang w:eastAsia="he-IL"/>
            </w:rPr>
          </w:rPrChange>
        </w:rPr>
        <w:t xml:space="preserve">"המקרקעין" </w:t>
      </w:r>
      <w:r w:rsidRPr="00DE7F64">
        <w:rPr>
          <w:rFonts w:ascii="Times New Roman" w:eastAsia="Times New Roman" w:hAnsi="Times New Roman" w:cs="David"/>
          <w:sz w:val="24"/>
          <w:szCs w:val="24"/>
          <w:lang w:eastAsia="he-IL"/>
          <w:rPrChange w:id="2030" w:author="Avi Cohen" w:date="2022-05-02T11:52:00Z">
            <w:rPr>
              <w:rFonts w:ascii="Times New Roman" w:eastAsia="Times New Roman" w:hAnsi="Times New Roman" w:cs="David"/>
              <w:sz w:val="24"/>
              <w:szCs w:val="24"/>
              <w:lang w:eastAsia="he-IL"/>
            </w:rPr>
          </w:rPrChange>
        </w:rPr>
        <w:t>–</w:t>
      </w:r>
      <w:r w:rsidRPr="00DE7F64">
        <w:rPr>
          <w:rFonts w:ascii="Times New Roman" w:eastAsia="Times New Roman" w:hAnsi="Times New Roman" w:cs="David" w:hint="cs"/>
          <w:sz w:val="24"/>
          <w:szCs w:val="24"/>
          <w:rtl/>
          <w:lang w:eastAsia="he-IL"/>
          <w:rPrChange w:id="2031" w:author="Avi Cohen" w:date="2022-05-02T11:52:00Z">
            <w:rPr>
              <w:rFonts w:ascii="Times New Roman" w:eastAsia="Times New Roman" w:hAnsi="Times New Roman" w:cs="David" w:hint="cs"/>
              <w:sz w:val="24"/>
              <w:szCs w:val="24"/>
              <w:rtl/>
              <w:lang w:eastAsia="he-IL"/>
            </w:rPr>
          </w:rPrChange>
        </w:rPr>
        <w:t xml:space="preserve"> תכנית בנין עיר מס' </w:t>
      </w:r>
      <w:sdt>
        <w:sdtPr>
          <w:rPr>
            <w:rFonts w:ascii="Times New Roman" w:eastAsia="Times New Roman" w:hAnsi="Times New Roman" w:cs="David" w:hint="cs"/>
            <w:sz w:val="24"/>
            <w:szCs w:val="24"/>
            <w:rtl/>
            <w:rPrChange w:id="2032" w:author="Avi Cohen" w:date="2022-05-02T11:52:00Z">
              <w:rPr>
                <w:rFonts w:ascii="Times New Roman" w:eastAsia="Times New Roman" w:hAnsi="Times New Roman" w:cs="David" w:hint="cs"/>
                <w:color w:val="008000"/>
                <w:sz w:val="24"/>
                <w:szCs w:val="24"/>
                <w:rtl/>
              </w:rPr>
            </w:rPrChange>
          </w:rPr>
          <w:alias w:val="שדה נוסף 2"/>
          <w:tag w:val="cntCustomField2"/>
          <w:id w:val="1880663104"/>
          <w:placeholder>
            <w:docPart w:val="F6500580D55A45DDA87EBA81AE853E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PrChange w:id="2033" w:author="Avi Cohen" w:date="2022-05-02T11:52:00Z">
              <w:rPr/>
            </w:rPrChange>
          </w:rPr>
        </w:sdtEndPr>
        <w:sdtContent>
          <w:r w:rsidR="005E50FA" w:rsidRPr="00DE7F64">
            <w:rPr>
              <w:rFonts w:ascii="Times New Roman" w:eastAsia="Times New Roman" w:hAnsi="Times New Roman" w:cs="David" w:hint="cs"/>
              <w:sz w:val="24"/>
              <w:szCs w:val="24"/>
              <w:rtl/>
              <w:rPrChange w:id="2034" w:author="Avi Cohen" w:date="2022-05-02T11:52:00Z">
                <w:rPr>
                  <w:rFonts w:ascii="Times New Roman" w:eastAsia="Times New Roman" w:hAnsi="Times New Roman" w:cs="David" w:hint="cs"/>
                  <w:color w:val="008000"/>
                  <w:sz w:val="24"/>
                  <w:szCs w:val="24"/>
                  <w:rtl/>
                </w:rPr>
              </w:rPrChange>
            </w:rPr>
            <w:t>355-0359364 ( מכ/866 )</w:t>
          </w:r>
        </w:sdtContent>
      </w:sdt>
      <w:r w:rsidRPr="0047331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3E3028" w:rsidRPr="00473317">
            <w:rPr>
              <w:rFonts w:ascii="Times New Roman" w:eastAsia="Times New Roman" w:hAnsi="Times New Roman" w:cs="David" w:hint="cs"/>
              <w:sz w:val="24"/>
              <w:szCs w:val="24"/>
              <w:rtl/>
              <w:lang w:eastAsia="he-IL"/>
            </w:rPr>
            <w:t>חל' 1 גוש 11168 וחלק מח' 1 בגוש 11170</w:t>
          </w:r>
        </w:sdtContent>
      </w:sdt>
      <w:r w:rsidRPr="00473317">
        <w:rPr>
          <w:rFonts w:ascii="Times New Roman" w:eastAsia="Times New Roman" w:hAnsi="Times New Roman" w:cs="David" w:hint="cs"/>
          <w:sz w:val="24"/>
          <w:szCs w:val="24"/>
          <w:rtl/>
          <w:lang w:eastAsia="he-IL"/>
        </w:rPr>
        <w:t>.</w:t>
      </w:r>
    </w:p>
    <w:p w14:paraId="242C0716" w14:textId="7F79EA66" w:rsidR="00461F51" w:rsidRPr="00DE7F64" w:rsidRDefault="00461F51" w:rsidP="005E50FA">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03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036" w:author="Avi Cohen" w:date="2022-05-02T11:52:00Z">
            <w:rPr>
              <w:rFonts w:ascii="Times New Roman" w:eastAsia="Times New Roman" w:hAnsi="Times New Roman" w:cs="David" w:hint="cs"/>
              <w:sz w:val="24"/>
              <w:szCs w:val="24"/>
              <w:rtl/>
              <w:lang w:eastAsia="he-IL"/>
            </w:rPr>
          </w:rPrChange>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818A032" w14:textId="77777777" w:rsidR="00461F51" w:rsidRPr="00DE7F64"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037" w:author="Avi Cohen" w:date="2022-05-02T11:52:00Z">
            <w:rPr>
              <w:rFonts w:ascii="Times New Roman" w:eastAsia="Times New Roman" w:hAnsi="Times New Roman" w:cs="David"/>
              <w:sz w:val="24"/>
              <w:szCs w:val="24"/>
              <w:rtl/>
              <w:lang w:eastAsia="he-IL"/>
            </w:rPr>
          </w:rPrChange>
        </w:rPr>
      </w:pPr>
    </w:p>
    <w:p w14:paraId="73C689C2" w14:textId="77777777" w:rsidR="00461F51" w:rsidRPr="00DE7F64" w:rsidRDefault="00461F51" w:rsidP="00461F51">
      <w:pPr>
        <w:spacing w:before="0" w:beforeAutospacing="0" w:after="0" w:afterAutospacing="0" w:line="240" w:lineRule="auto"/>
        <w:ind w:left="720"/>
        <w:rPr>
          <w:rFonts w:ascii="Times New Roman" w:eastAsia="Times New Roman" w:hAnsi="Times New Roman" w:cs="David"/>
          <w:sz w:val="24"/>
          <w:szCs w:val="24"/>
          <w:rtl/>
          <w:rPrChange w:id="2038" w:author="Avi Cohen" w:date="2022-05-02T11:52:00Z">
            <w:rPr>
              <w:rFonts w:ascii="Times New Roman" w:eastAsia="Times New Roman" w:hAnsi="Times New Roman" w:cs="David"/>
              <w:color w:val="008000"/>
              <w:sz w:val="24"/>
              <w:szCs w:val="24"/>
              <w:rtl/>
            </w:rPr>
          </w:rPrChange>
        </w:rPr>
      </w:pPr>
      <w:r w:rsidRPr="00DE7F64">
        <w:rPr>
          <w:rFonts w:ascii="Times New Roman" w:eastAsia="Times New Roman" w:hAnsi="Times New Roman" w:cs="David" w:hint="cs"/>
          <w:sz w:val="24"/>
          <w:szCs w:val="24"/>
          <w:rtl/>
          <w:lang w:eastAsia="he-IL"/>
          <w:rPrChange w:id="2039" w:author="Avi Cohen" w:date="2022-05-02T11:52:00Z">
            <w:rPr>
              <w:rFonts w:ascii="Times New Roman" w:eastAsia="Times New Roman" w:hAnsi="Times New Roman" w:cs="David" w:hint="cs"/>
              <w:sz w:val="24"/>
              <w:szCs w:val="24"/>
              <w:rtl/>
              <w:lang w:eastAsia="he-IL"/>
            </w:rPr>
          </w:rPrChange>
        </w:rPr>
        <w:t xml:space="preserve">"הרשות המקומית" - </w:t>
      </w:r>
      <w:sdt>
        <w:sdtPr>
          <w:rPr>
            <w:rFonts w:ascii="Times New Roman" w:eastAsia="Times New Roman" w:hAnsi="Times New Roman" w:cs="David" w:hint="cs"/>
            <w:sz w:val="24"/>
            <w:szCs w:val="24"/>
            <w:rtl/>
            <w:rPrChange w:id="2040" w:author="Avi Cohen" w:date="2022-05-02T11:52:00Z">
              <w:rPr>
                <w:rFonts w:ascii="Times New Roman" w:eastAsia="Times New Roman" w:hAnsi="Times New Roman" w:cs="David" w:hint="cs"/>
                <w:color w:val="008000"/>
                <w:sz w:val="24"/>
                <w:szCs w:val="24"/>
                <w:rtl/>
              </w:rPr>
            </w:rPrChange>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PrChange w:id="2041" w:author="Avi Cohen" w:date="2022-05-02T11:52:00Z">
              <w:rPr/>
            </w:rPrChange>
          </w:rPr>
        </w:sdtEndPr>
        <w:sdtContent>
          <w:r w:rsidR="00835FB5" w:rsidRPr="00DE7F64">
            <w:rPr>
              <w:rFonts w:ascii="Times New Roman" w:eastAsia="Times New Roman" w:hAnsi="Times New Roman" w:cs="David" w:hint="cs"/>
              <w:sz w:val="24"/>
              <w:szCs w:val="24"/>
              <w:rtl/>
              <w:rPrChange w:id="2042" w:author="Avi Cohen" w:date="2022-05-02T11:52:00Z">
                <w:rPr>
                  <w:rFonts w:ascii="Times New Roman" w:eastAsia="Times New Roman" w:hAnsi="Times New Roman" w:cs="David" w:hint="cs"/>
                  <w:color w:val="008000"/>
                  <w:sz w:val="24"/>
                  <w:szCs w:val="24"/>
                  <w:rtl/>
                </w:rPr>
              </w:rPrChange>
            </w:rPr>
            <w:t>נשר</w:t>
          </w:r>
        </w:sdtContent>
      </w:sdt>
      <w:r w:rsidRPr="00DE7F64">
        <w:rPr>
          <w:rFonts w:ascii="Times New Roman" w:eastAsia="Times New Roman" w:hAnsi="Times New Roman" w:cs="David" w:hint="cs"/>
          <w:sz w:val="24"/>
          <w:szCs w:val="24"/>
          <w:rtl/>
          <w:rPrChange w:id="2043" w:author="Avi Cohen" w:date="2022-05-02T11:52:00Z">
            <w:rPr>
              <w:rFonts w:ascii="Times New Roman" w:eastAsia="Times New Roman" w:hAnsi="Times New Roman" w:cs="David" w:hint="cs"/>
              <w:color w:val="008000"/>
              <w:sz w:val="24"/>
              <w:szCs w:val="24"/>
              <w:rtl/>
            </w:rPr>
          </w:rPrChange>
        </w:rPr>
        <w:t>.</w:t>
      </w:r>
    </w:p>
    <w:p w14:paraId="229FD163" w14:textId="77777777" w:rsidR="00461F51" w:rsidRPr="00DE7F64" w:rsidRDefault="00461F51" w:rsidP="00461F51">
      <w:pPr>
        <w:spacing w:before="0" w:beforeAutospacing="0" w:after="0" w:afterAutospacing="0" w:line="240" w:lineRule="auto"/>
        <w:ind w:left="720"/>
        <w:rPr>
          <w:rFonts w:ascii="Times New Roman" w:eastAsia="Times New Roman" w:hAnsi="Times New Roman" w:cs="David"/>
          <w:sz w:val="24"/>
          <w:szCs w:val="24"/>
          <w:rtl/>
          <w:rPrChange w:id="2044" w:author="Avi Cohen" w:date="2022-05-02T11:52:00Z">
            <w:rPr>
              <w:rFonts w:ascii="Times New Roman" w:eastAsia="Times New Roman" w:hAnsi="Times New Roman" w:cs="David"/>
              <w:color w:val="FF0000"/>
              <w:sz w:val="24"/>
              <w:szCs w:val="24"/>
              <w:rtl/>
            </w:rPr>
          </w:rPrChange>
        </w:rPr>
      </w:pPr>
    </w:p>
    <w:p w14:paraId="68308AD2" w14:textId="77777777" w:rsidR="00461F51" w:rsidRPr="00DE7F64"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Change w:id="2045" w:author="Avi Cohen" w:date="2022-05-02T11:52:00Z">
            <w:rPr>
              <w:rFonts w:ascii="Times New Roman" w:eastAsia="Times New Roman" w:hAnsi="Times New Roman" w:cs="David"/>
              <w:sz w:val="24"/>
              <w:szCs w:val="24"/>
              <w:rtl/>
              <w:lang w:eastAsia="he-IL"/>
            </w:rPr>
          </w:rPrChange>
        </w:rPr>
      </w:pPr>
      <w:r w:rsidRPr="00473317">
        <w:rPr>
          <w:rFonts w:ascii="Times New Roman" w:eastAsia="Times New Roman" w:hAnsi="Times New Roman" w:cs="David" w:hint="cs"/>
          <w:sz w:val="24"/>
          <w:szCs w:val="24"/>
          <w:rtl/>
        </w:rPr>
        <w:t xml:space="preserve">"חוזה הפיתוח" </w:t>
      </w:r>
      <w:r w:rsidRPr="00DE7F64">
        <w:rPr>
          <w:rFonts w:ascii="Times New Roman" w:eastAsia="Times New Roman" w:hAnsi="Times New Roman" w:cs="David"/>
          <w:sz w:val="24"/>
          <w:szCs w:val="24"/>
          <w:rPrChange w:id="2046" w:author="Avi Cohen" w:date="2022-05-02T11:52:00Z">
            <w:rPr>
              <w:rFonts w:ascii="Times New Roman" w:eastAsia="Times New Roman" w:hAnsi="Times New Roman" w:cs="David"/>
              <w:sz w:val="24"/>
              <w:szCs w:val="24"/>
            </w:rPr>
          </w:rPrChange>
        </w:rPr>
        <w:t>–</w:t>
      </w:r>
      <w:r w:rsidRPr="00DE7F64">
        <w:rPr>
          <w:rFonts w:ascii="Times New Roman" w:eastAsia="Times New Roman" w:hAnsi="Times New Roman" w:cs="David" w:hint="cs"/>
          <w:sz w:val="24"/>
          <w:szCs w:val="24"/>
          <w:rtl/>
          <w:rPrChange w:id="2047" w:author="Avi Cohen" w:date="2022-05-02T11:52:00Z">
            <w:rPr>
              <w:rFonts w:ascii="Times New Roman" w:eastAsia="Times New Roman" w:hAnsi="Times New Roman" w:cs="David" w:hint="cs"/>
              <w:sz w:val="24"/>
              <w:szCs w:val="24"/>
              <w:rtl/>
            </w:rPr>
          </w:rPrChange>
        </w:rPr>
        <w:t xml:space="preserve"> חוזה הפיתוח אשר נחתם בין המזמין לבין הרשות המקומית.</w:t>
      </w:r>
    </w:p>
    <w:p w14:paraId="294A7B8C"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48" w:author="Avi Cohen" w:date="2022-05-02T11:52:00Z">
            <w:rPr>
              <w:rFonts w:ascii="Times New Roman" w:eastAsia="Times New Roman" w:hAnsi="Times New Roman" w:cs="David"/>
              <w:sz w:val="24"/>
              <w:szCs w:val="24"/>
              <w:rtl/>
              <w:lang w:eastAsia="he-IL"/>
            </w:rPr>
          </w:rPrChange>
        </w:rPr>
      </w:pPr>
    </w:p>
    <w:p w14:paraId="29727ADC" w14:textId="21624DED"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Change w:id="2049" w:author="Avi Cohen" w:date="2022-05-02T11:52:00Z">
            <w:rPr>
              <w:rFonts w:ascii="Times New Roman" w:eastAsia="Times New Roman" w:hAnsi="Times New Roman" w:cs="David"/>
              <w:bCs/>
              <w:color w:val="FF0000"/>
              <w:sz w:val="24"/>
              <w:szCs w:val="24"/>
              <w:rtl/>
              <w:lang w:eastAsia="he-IL"/>
            </w:rPr>
          </w:rPrChange>
        </w:rPr>
      </w:pPr>
      <w:r w:rsidRPr="00DE7F64">
        <w:rPr>
          <w:rFonts w:ascii="Times New Roman" w:eastAsia="Times New Roman" w:hAnsi="Times New Roman" w:cs="David" w:hint="cs"/>
          <w:sz w:val="24"/>
          <w:szCs w:val="24"/>
          <w:rtl/>
          <w:lang w:eastAsia="he-IL"/>
          <w:rPrChange w:id="2050" w:author="Avi Cohen" w:date="2022-05-02T11:52:00Z">
            <w:rPr>
              <w:rFonts w:ascii="Times New Roman" w:eastAsia="Times New Roman" w:hAnsi="Times New Roman" w:cs="David" w:hint="cs"/>
              <w:sz w:val="24"/>
              <w:szCs w:val="24"/>
              <w:rtl/>
              <w:lang w:eastAsia="he-IL"/>
            </w:rPr>
          </w:rPrChange>
        </w:rPr>
        <w:t>2.8</w:t>
      </w:r>
      <w:r w:rsidRPr="00DE7F64">
        <w:rPr>
          <w:rFonts w:ascii="Times New Roman" w:eastAsia="Times New Roman" w:hAnsi="Times New Roman" w:cs="David" w:hint="cs"/>
          <w:sz w:val="24"/>
          <w:szCs w:val="24"/>
          <w:rtl/>
          <w:lang w:eastAsia="he-IL"/>
          <w:rPrChange w:id="2051" w:author="Avi Cohen" w:date="2022-05-02T11:52:00Z">
            <w:rPr>
              <w:rFonts w:ascii="Times New Roman" w:eastAsia="Times New Roman" w:hAnsi="Times New Roman" w:cs="David" w:hint="cs"/>
              <w:sz w:val="24"/>
              <w:szCs w:val="24"/>
              <w:rtl/>
              <w:lang w:eastAsia="he-IL"/>
            </w:rPr>
          </w:rPrChange>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3302DA" w:rsidRPr="00473317">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27E00AF6" w14:textId="77777777" w:rsidR="00461F51" w:rsidRPr="00473317"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9114C51" w14:textId="77777777" w:rsidR="00461F51" w:rsidRPr="00DE7F64"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Change w:id="2052" w:author="Avi Cohen" w:date="2022-05-02T11:52:00Z">
            <w:rPr>
              <w:rFonts w:ascii="Times New Roman" w:eastAsia="Times New Roman" w:hAnsi="Times New Roman" w:cs="David"/>
              <w:color w:val="FF0000"/>
              <w:sz w:val="24"/>
              <w:szCs w:val="24"/>
              <w:rtl/>
              <w:lang w:eastAsia="he-IL"/>
            </w:rPr>
          </w:rPrChange>
        </w:rPr>
      </w:pPr>
      <w:r w:rsidRPr="00DE7F64">
        <w:rPr>
          <w:rFonts w:ascii="Times New Roman" w:eastAsia="Times New Roman" w:hAnsi="Times New Roman" w:cs="David" w:hint="cs"/>
          <w:sz w:val="24"/>
          <w:szCs w:val="24"/>
          <w:rtl/>
          <w:lang w:eastAsia="he-IL"/>
          <w:rPrChange w:id="2053" w:author="Avi Cohen" w:date="2022-05-02T11:52:00Z">
            <w:rPr>
              <w:rFonts w:ascii="Times New Roman" w:eastAsia="Times New Roman" w:hAnsi="Times New Roman" w:cs="David" w:hint="cs"/>
              <w:sz w:val="24"/>
              <w:szCs w:val="24"/>
              <w:rtl/>
              <w:lang w:eastAsia="he-IL"/>
            </w:rPr>
          </w:rPrChange>
        </w:rPr>
        <w:t>2.10</w:t>
      </w:r>
      <w:r w:rsidRPr="00DE7F64">
        <w:rPr>
          <w:rFonts w:ascii="Times New Roman" w:eastAsia="Times New Roman" w:hAnsi="Times New Roman" w:cs="David" w:hint="cs"/>
          <w:sz w:val="24"/>
          <w:szCs w:val="24"/>
          <w:rtl/>
          <w:lang w:eastAsia="he-IL"/>
          <w:rPrChange w:id="2054" w:author="Avi Cohen" w:date="2022-05-02T11:52:00Z">
            <w:rPr>
              <w:rFonts w:ascii="Times New Roman" w:eastAsia="Times New Roman" w:hAnsi="Times New Roman" w:cs="David" w:hint="cs"/>
              <w:sz w:val="24"/>
              <w:szCs w:val="24"/>
              <w:rtl/>
              <w:lang w:eastAsia="he-IL"/>
            </w:rPr>
          </w:rPrChange>
        </w:rPr>
        <w:tab/>
      </w:r>
      <w:r w:rsidR="00A8581C" w:rsidRPr="00DE7F64">
        <w:rPr>
          <w:rFonts w:ascii="Times New Roman" w:eastAsia="Times New Roman" w:hAnsi="Times New Roman" w:cs="David"/>
          <w:b/>
          <w:bCs/>
          <w:sz w:val="28"/>
          <w:szCs w:val="28"/>
          <w:u w:val="single"/>
          <w:rtl/>
          <w:lang w:eastAsia="he-IL"/>
          <w:rPrChange w:id="2055" w:author="Avi Cohen" w:date="2022-05-02T11:52:00Z">
            <w:rPr>
              <w:rFonts w:ascii="Times New Roman" w:eastAsia="Times New Roman" w:hAnsi="Times New Roman" w:cs="David"/>
              <w:b/>
              <w:bCs/>
              <w:sz w:val="28"/>
              <w:szCs w:val="28"/>
              <w:u w:val="single"/>
              <w:rtl/>
              <w:lang w:eastAsia="he-IL"/>
            </w:rPr>
          </w:rPrChange>
        </w:rPr>
        <w:t xml:space="preserve">התכנון יתבצע במודל תלת מימד ע"י תוכנת </w:t>
      </w:r>
      <w:r w:rsidR="00A8581C" w:rsidRPr="00DE7F64">
        <w:rPr>
          <w:rFonts w:ascii="Times New Roman" w:eastAsia="Times New Roman" w:hAnsi="Times New Roman" w:cs="David"/>
          <w:b/>
          <w:bCs/>
          <w:sz w:val="28"/>
          <w:szCs w:val="28"/>
          <w:u w:val="single"/>
          <w:lang w:eastAsia="he-IL"/>
          <w:rPrChange w:id="2056" w:author="Avi Cohen" w:date="2022-05-02T11:52:00Z">
            <w:rPr>
              <w:rFonts w:ascii="Times New Roman" w:eastAsia="Times New Roman" w:hAnsi="Times New Roman" w:cs="David"/>
              <w:b/>
              <w:bCs/>
              <w:sz w:val="28"/>
              <w:szCs w:val="28"/>
              <w:u w:val="single"/>
              <w:lang w:eastAsia="he-IL"/>
            </w:rPr>
          </w:rPrChange>
        </w:rPr>
        <w:t>REVIT</w:t>
      </w:r>
      <w:r w:rsidR="00A8581C" w:rsidRPr="00DE7F64">
        <w:rPr>
          <w:rFonts w:ascii="Times New Roman" w:eastAsia="Times New Roman" w:hAnsi="Times New Roman" w:cs="David"/>
          <w:b/>
          <w:bCs/>
          <w:sz w:val="24"/>
          <w:szCs w:val="24"/>
          <w:rtl/>
          <w:lang w:eastAsia="he-IL"/>
          <w:rPrChange w:id="2057" w:author="Avi Cohen" w:date="2022-05-02T11:52:00Z">
            <w:rPr>
              <w:rFonts w:ascii="Times New Roman" w:eastAsia="Times New Roman" w:hAnsi="Times New Roman" w:cs="David"/>
              <w:b/>
              <w:bCs/>
              <w:sz w:val="24"/>
              <w:szCs w:val="24"/>
              <w:rtl/>
              <w:lang w:eastAsia="he-IL"/>
            </w:rPr>
          </w:rPrChange>
        </w:rPr>
        <w:t xml:space="preserve">, במתודולוגיית </w:t>
      </w:r>
      <w:r w:rsidR="00A8581C" w:rsidRPr="00DE7F64">
        <w:rPr>
          <w:rFonts w:ascii="Times New Roman" w:eastAsia="Times New Roman" w:hAnsi="Times New Roman" w:cs="David"/>
          <w:b/>
          <w:bCs/>
          <w:sz w:val="24"/>
          <w:szCs w:val="24"/>
          <w:lang w:eastAsia="he-IL"/>
          <w:rPrChange w:id="2058" w:author="Avi Cohen" w:date="2022-05-02T11:52:00Z">
            <w:rPr>
              <w:rFonts w:ascii="Times New Roman" w:eastAsia="Times New Roman" w:hAnsi="Times New Roman" w:cs="David"/>
              <w:b/>
              <w:bCs/>
              <w:sz w:val="24"/>
              <w:szCs w:val="24"/>
              <w:lang w:eastAsia="he-IL"/>
            </w:rPr>
          </w:rPrChange>
        </w:rPr>
        <w:t>BIM</w:t>
      </w:r>
      <w:r w:rsidR="00A8581C" w:rsidRPr="00DE7F64">
        <w:rPr>
          <w:rFonts w:ascii="Times New Roman" w:eastAsia="Times New Roman" w:hAnsi="Times New Roman" w:cs="David"/>
          <w:b/>
          <w:bCs/>
          <w:sz w:val="24"/>
          <w:szCs w:val="24"/>
          <w:rtl/>
          <w:lang w:eastAsia="he-IL"/>
          <w:rPrChange w:id="2059" w:author="Avi Cohen" w:date="2022-05-02T11:52:00Z">
            <w:rPr>
              <w:rFonts w:ascii="Times New Roman" w:eastAsia="Times New Roman" w:hAnsi="Times New Roman" w:cs="David"/>
              <w:b/>
              <w:bCs/>
              <w:sz w:val="24"/>
              <w:szCs w:val="24"/>
              <w:rtl/>
              <w:lang w:eastAsia="he-IL"/>
            </w:rPr>
          </w:rPrChange>
        </w:rPr>
        <w:t>, בענן – "</w:t>
      </w:r>
      <w:r w:rsidR="00A8581C" w:rsidRPr="00DE7F64">
        <w:rPr>
          <w:rFonts w:ascii="Times New Roman" w:eastAsia="Times New Roman" w:hAnsi="Times New Roman" w:cs="David"/>
          <w:b/>
          <w:bCs/>
          <w:sz w:val="24"/>
          <w:szCs w:val="24"/>
          <w:lang w:eastAsia="he-IL"/>
          <w:rPrChange w:id="2060" w:author="Avi Cohen" w:date="2022-05-02T11:52:00Z">
            <w:rPr>
              <w:rFonts w:ascii="Times New Roman" w:eastAsia="Times New Roman" w:hAnsi="Times New Roman" w:cs="David"/>
              <w:b/>
              <w:bCs/>
              <w:sz w:val="24"/>
              <w:szCs w:val="24"/>
              <w:lang w:eastAsia="he-IL"/>
            </w:rPr>
          </w:rPrChange>
        </w:rPr>
        <w:t>BIM360</w:t>
      </w:r>
      <w:r w:rsidR="00A8581C" w:rsidRPr="00DE7F64">
        <w:rPr>
          <w:rFonts w:ascii="Times New Roman" w:eastAsia="Times New Roman" w:hAnsi="Times New Roman" w:cs="David"/>
          <w:b/>
          <w:bCs/>
          <w:sz w:val="24"/>
          <w:szCs w:val="24"/>
          <w:rtl/>
          <w:lang w:eastAsia="he-IL"/>
          <w:rPrChange w:id="2061" w:author="Avi Cohen" w:date="2022-05-02T11:52:00Z">
            <w:rPr>
              <w:rFonts w:ascii="Times New Roman" w:eastAsia="Times New Roman" w:hAnsi="Times New Roman" w:cs="David"/>
              <w:b/>
              <w:bCs/>
              <w:sz w:val="24"/>
              <w:szCs w:val="24"/>
              <w:rtl/>
              <w:lang w:eastAsia="he-IL"/>
            </w:rPr>
          </w:rPrChange>
        </w:rPr>
        <w:t xml:space="preserve">" שם ישמרו כל קבצי ה </w:t>
      </w:r>
      <w:r w:rsidR="00A8581C" w:rsidRPr="00DE7F64">
        <w:rPr>
          <w:rFonts w:ascii="Times New Roman" w:eastAsia="Times New Roman" w:hAnsi="Times New Roman" w:cs="David"/>
          <w:b/>
          <w:bCs/>
          <w:sz w:val="24"/>
          <w:szCs w:val="24"/>
          <w:lang w:eastAsia="he-IL"/>
          <w:rPrChange w:id="2062" w:author="Avi Cohen" w:date="2022-05-02T11:52:00Z">
            <w:rPr>
              <w:rFonts w:ascii="Times New Roman" w:eastAsia="Times New Roman" w:hAnsi="Times New Roman" w:cs="David"/>
              <w:b/>
              <w:bCs/>
              <w:sz w:val="24"/>
              <w:szCs w:val="24"/>
              <w:lang w:eastAsia="he-IL"/>
            </w:rPr>
          </w:rPrChange>
        </w:rPr>
        <w:t>REVIT</w:t>
      </w:r>
      <w:r w:rsidR="00A8581C" w:rsidRPr="00DE7F64">
        <w:rPr>
          <w:rFonts w:ascii="Times New Roman" w:eastAsia="Times New Roman" w:hAnsi="Times New Roman" w:cs="David"/>
          <w:b/>
          <w:bCs/>
          <w:sz w:val="24"/>
          <w:szCs w:val="24"/>
          <w:rtl/>
          <w:lang w:eastAsia="he-IL"/>
          <w:rPrChange w:id="2063" w:author="Avi Cohen" w:date="2022-05-02T11:52:00Z">
            <w:rPr>
              <w:rFonts w:ascii="Times New Roman" w:eastAsia="Times New Roman" w:hAnsi="Times New Roman" w:cs="David"/>
              <w:b/>
              <w:bCs/>
              <w:sz w:val="24"/>
              <w:szCs w:val="24"/>
              <w:rtl/>
              <w:lang w:eastAsia="he-IL"/>
            </w:rPr>
          </w:rPrChange>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DE7F64">
        <w:rPr>
          <w:rFonts w:ascii="Times New Roman" w:eastAsia="Times New Roman" w:hAnsi="Times New Roman" w:cs="David"/>
          <w:b/>
          <w:bCs/>
          <w:sz w:val="24"/>
          <w:szCs w:val="24"/>
          <w:lang w:eastAsia="he-IL"/>
          <w:rPrChange w:id="2064" w:author="Avi Cohen" w:date="2022-05-02T11:52:00Z">
            <w:rPr>
              <w:rFonts w:ascii="Times New Roman" w:eastAsia="Times New Roman" w:hAnsi="Times New Roman" w:cs="David"/>
              <w:b/>
              <w:bCs/>
              <w:sz w:val="24"/>
              <w:szCs w:val="24"/>
              <w:lang w:eastAsia="he-IL"/>
            </w:rPr>
          </w:rPrChange>
        </w:rPr>
        <w:t>BIM360</w:t>
      </w:r>
      <w:r w:rsidR="00A8581C" w:rsidRPr="00DE7F64">
        <w:rPr>
          <w:rFonts w:ascii="Times New Roman" w:eastAsia="Times New Roman" w:hAnsi="Times New Roman" w:cs="David"/>
          <w:b/>
          <w:bCs/>
          <w:sz w:val="24"/>
          <w:szCs w:val="24"/>
          <w:rtl/>
          <w:lang w:eastAsia="he-IL"/>
          <w:rPrChange w:id="2065" w:author="Avi Cohen" w:date="2022-05-02T11:52:00Z">
            <w:rPr>
              <w:rFonts w:ascii="Times New Roman" w:eastAsia="Times New Roman" w:hAnsi="Times New Roman" w:cs="David"/>
              <w:b/>
              <w:bCs/>
              <w:sz w:val="24"/>
              <w:szCs w:val="24"/>
              <w:rtl/>
              <w:lang w:eastAsia="he-IL"/>
            </w:rPr>
          </w:rPrChange>
        </w:rPr>
        <w:t xml:space="preserve">". העבודה במודל תהיה כפופה להוראות מנהל המודל ולמסמך ה </w:t>
      </w:r>
      <w:r w:rsidR="00A8581C" w:rsidRPr="00DE7F64">
        <w:rPr>
          <w:rFonts w:ascii="Times New Roman" w:eastAsia="Times New Roman" w:hAnsi="Times New Roman" w:cs="David"/>
          <w:b/>
          <w:bCs/>
          <w:sz w:val="24"/>
          <w:szCs w:val="24"/>
          <w:lang w:eastAsia="he-IL"/>
          <w:rPrChange w:id="2066" w:author="Avi Cohen" w:date="2022-05-02T11:52:00Z">
            <w:rPr>
              <w:rFonts w:ascii="Times New Roman" w:eastAsia="Times New Roman" w:hAnsi="Times New Roman" w:cs="David"/>
              <w:b/>
              <w:bCs/>
              <w:sz w:val="24"/>
              <w:szCs w:val="24"/>
              <w:lang w:eastAsia="he-IL"/>
            </w:rPr>
          </w:rPrChange>
        </w:rPr>
        <w:t>BEP</w:t>
      </w:r>
      <w:r w:rsidR="00A8581C" w:rsidRPr="00DE7F64">
        <w:rPr>
          <w:rFonts w:ascii="Times New Roman" w:eastAsia="Times New Roman" w:hAnsi="Times New Roman" w:cs="David"/>
          <w:b/>
          <w:bCs/>
          <w:sz w:val="24"/>
          <w:szCs w:val="24"/>
          <w:rtl/>
          <w:lang w:eastAsia="he-IL"/>
          <w:rPrChange w:id="2067" w:author="Avi Cohen" w:date="2022-05-02T11:52:00Z">
            <w:rPr>
              <w:rFonts w:ascii="Times New Roman" w:eastAsia="Times New Roman" w:hAnsi="Times New Roman" w:cs="David"/>
              <w:b/>
              <w:bCs/>
              <w:sz w:val="24"/>
              <w:szCs w:val="24"/>
              <w:rtl/>
              <w:lang w:eastAsia="he-IL"/>
            </w:rPr>
          </w:rPrChange>
        </w:rPr>
        <w:t xml:space="preserve"> שיופץ בהמשך ע"י מנהל המודל.</w:t>
      </w:r>
      <w:r w:rsidR="00A8581C" w:rsidRPr="00DE7F64">
        <w:rPr>
          <w:rFonts w:ascii="Times New Roman" w:eastAsia="Times New Roman" w:hAnsi="Times New Roman" w:cs="David"/>
          <w:sz w:val="24"/>
          <w:szCs w:val="24"/>
          <w:rtl/>
          <w:lang w:eastAsia="he-IL"/>
          <w:rPrChange w:id="2068" w:author="Avi Cohen" w:date="2022-05-02T11:52:00Z">
            <w:rPr>
              <w:rFonts w:ascii="Times New Roman" w:eastAsia="Times New Roman" w:hAnsi="Times New Roman" w:cs="David"/>
              <w:sz w:val="24"/>
              <w:szCs w:val="24"/>
              <w:rtl/>
              <w:lang w:eastAsia="he-IL"/>
            </w:rPr>
          </w:rPrChange>
        </w:rPr>
        <w:t xml:space="preserve"> שמירה, הדפסת תכניות וקבצים (</w:t>
      </w:r>
      <w:r w:rsidR="00A8581C" w:rsidRPr="00DE7F64">
        <w:rPr>
          <w:rFonts w:ascii="Times New Roman" w:eastAsia="Times New Roman" w:hAnsi="Times New Roman" w:cs="David"/>
          <w:sz w:val="24"/>
          <w:szCs w:val="24"/>
          <w:lang w:eastAsia="he-IL"/>
          <w:rPrChange w:id="2069" w:author="Avi Cohen" w:date="2022-05-02T11:52:00Z">
            <w:rPr>
              <w:rFonts w:ascii="Times New Roman" w:eastAsia="Times New Roman" w:hAnsi="Times New Roman" w:cs="David"/>
              <w:sz w:val="24"/>
              <w:szCs w:val="24"/>
              <w:lang w:eastAsia="he-IL"/>
            </w:rPr>
          </w:rPrChange>
        </w:rPr>
        <w:t>PLT/PDF/DWG</w:t>
      </w:r>
      <w:r w:rsidR="00A8581C" w:rsidRPr="00DE7F64">
        <w:rPr>
          <w:rFonts w:ascii="Times New Roman" w:eastAsia="Times New Roman" w:hAnsi="Times New Roman" w:cs="David"/>
          <w:sz w:val="24"/>
          <w:szCs w:val="24"/>
          <w:rtl/>
          <w:lang w:eastAsia="he-IL"/>
          <w:rPrChange w:id="2070" w:author="Avi Cohen" w:date="2022-05-02T11:52:00Z">
            <w:rPr>
              <w:rFonts w:ascii="Times New Roman" w:eastAsia="Times New Roman" w:hAnsi="Times New Roman" w:cs="David"/>
              <w:sz w:val="24"/>
              <w:szCs w:val="24"/>
              <w:rtl/>
              <w:lang w:eastAsia="he-IL"/>
            </w:rPr>
          </w:rPrChange>
        </w:rPr>
        <w:t>), שיתוף, תיאום וקליטת קבצים ממתכננים ויועצים אחרים יבוצע באמצעות תוכנה כדוגמת @</w:t>
      </w:r>
      <w:r w:rsidR="00A8581C" w:rsidRPr="00DE7F64">
        <w:rPr>
          <w:rFonts w:ascii="Times New Roman" w:eastAsia="Times New Roman" w:hAnsi="Times New Roman" w:cs="David"/>
          <w:sz w:val="24"/>
          <w:szCs w:val="24"/>
          <w:lang w:eastAsia="he-IL"/>
          <w:rPrChange w:id="2071" w:author="Avi Cohen" w:date="2022-05-02T11:52:00Z">
            <w:rPr>
              <w:rFonts w:ascii="Times New Roman" w:eastAsia="Times New Roman" w:hAnsi="Times New Roman" w:cs="David"/>
              <w:sz w:val="24"/>
              <w:szCs w:val="24"/>
              <w:lang w:eastAsia="he-IL"/>
            </w:rPr>
          </w:rPrChange>
        </w:rPr>
        <w:t>view</w:t>
      </w:r>
      <w:r w:rsidR="00A8581C" w:rsidRPr="00DE7F64">
        <w:rPr>
          <w:rFonts w:ascii="Times New Roman" w:eastAsia="Times New Roman" w:hAnsi="Times New Roman" w:cs="David"/>
          <w:sz w:val="24"/>
          <w:szCs w:val="24"/>
          <w:rtl/>
          <w:lang w:eastAsia="he-IL"/>
          <w:rPrChange w:id="2072" w:author="Avi Cohen" w:date="2022-05-02T11:52:00Z">
            <w:rPr>
              <w:rFonts w:ascii="Times New Roman" w:eastAsia="Times New Roman" w:hAnsi="Times New Roman" w:cs="David"/>
              <w:sz w:val="24"/>
              <w:szCs w:val="24"/>
              <w:rtl/>
              <w:lang w:eastAsia="he-IL"/>
            </w:rPr>
          </w:rPrChange>
        </w:rPr>
        <w:t>. כל תעבורת הקבצים תבוצע באמצעות התוכנה בלבד או תוכנה אחרת לפי החלטת המזמין.</w:t>
      </w:r>
    </w:p>
    <w:p w14:paraId="07A9AE2C"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73" w:author="Avi Cohen" w:date="2022-05-02T11:52:00Z">
            <w:rPr>
              <w:rFonts w:ascii="Times New Roman" w:eastAsia="Times New Roman" w:hAnsi="Times New Roman" w:cs="David"/>
              <w:sz w:val="24"/>
              <w:szCs w:val="24"/>
              <w:rtl/>
              <w:lang w:eastAsia="he-IL"/>
            </w:rPr>
          </w:rPrChange>
        </w:rPr>
      </w:pPr>
      <w:r w:rsidRPr="00473317">
        <w:rPr>
          <w:rFonts w:ascii="Times New Roman" w:eastAsia="Times New Roman" w:hAnsi="Times New Roman" w:cs="David" w:hint="cs"/>
          <w:sz w:val="24"/>
          <w:szCs w:val="24"/>
          <w:rtl/>
          <w:lang w:eastAsia="he-IL"/>
        </w:rPr>
        <w:t>3.2</w:t>
      </w:r>
      <w:r w:rsidRPr="00DE7F64">
        <w:rPr>
          <w:rFonts w:ascii="Times New Roman" w:eastAsia="Times New Roman" w:hAnsi="Times New Roman" w:cs="David" w:hint="cs"/>
          <w:sz w:val="24"/>
          <w:szCs w:val="24"/>
          <w:rtl/>
          <w:lang w:eastAsia="he-IL"/>
          <w:rPrChange w:id="2074" w:author="Avi Cohen" w:date="2022-05-02T11:52:00Z">
            <w:rPr>
              <w:rFonts w:ascii="Times New Roman" w:eastAsia="Times New Roman" w:hAnsi="Times New Roman" w:cs="David" w:hint="cs"/>
              <w:sz w:val="24"/>
              <w:szCs w:val="24"/>
              <w:rtl/>
              <w:lang w:eastAsia="he-IL"/>
            </w:rPr>
          </w:rPrChange>
        </w:rPr>
        <w:tab/>
        <w:t>בעלי המקצוע במשרד המתכנן הם:</w:t>
      </w:r>
    </w:p>
    <w:p w14:paraId="138B934C"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75" w:author="Avi Cohen" w:date="2022-05-02T11:52:00Z">
            <w:rPr>
              <w:rFonts w:ascii="Times New Roman" w:eastAsia="Times New Roman" w:hAnsi="Times New Roman" w:cs="David"/>
              <w:sz w:val="24"/>
              <w:szCs w:val="24"/>
              <w:rtl/>
              <w:lang w:eastAsia="he-IL"/>
            </w:rPr>
          </w:rPrChange>
        </w:rPr>
      </w:pPr>
    </w:p>
    <w:p w14:paraId="6C9E7EC2" w14:textId="68456C47" w:rsidR="00461F51" w:rsidRPr="00473317"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7F64">
        <w:rPr>
          <w:rFonts w:ascii="Times New Roman" w:eastAsia="Times New Roman" w:hAnsi="Times New Roman" w:cs="David" w:hint="cs"/>
          <w:sz w:val="24"/>
          <w:szCs w:val="24"/>
          <w:rtl/>
          <w:lang w:eastAsia="he-IL"/>
          <w:rPrChange w:id="2076" w:author="Avi Cohen" w:date="2022-05-02T11:52:00Z">
            <w:rPr>
              <w:rFonts w:ascii="Times New Roman" w:eastAsia="Times New Roman" w:hAnsi="Times New Roman" w:cs="David" w:hint="cs"/>
              <w:sz w:val="24"/>
              <w:szCs w:val="24"/>
              <w:rtl/>
              <w:lang w:eastAsia="he-IL"/>
            </w:rPr>
          </w:rPrChange>
        </w:rPr>
        <w:t>א.</w:t>
      </w:r>
      <w:r w:rsidRPr="00DE7F64">
        <w:rPr>
          <w:rFonts w:ascii="Times New Roman" w:eastAsia="Times New Roman" w:hAnsi="Times New Roman" w:cs="David" w:hint="cs"/>
          <w:sz w:val="24"/>
          <w:szCs w:val="24"/>
          <w:rtl/>
          <w:lang w:eastAsia="he-IL"/>
          <w:rPrChange w:id="2077" w:author="Avi Cohen" w:date="2022-05-02T11:52:00Z">
            <w:rPr>
              <w:rFonts w:ascii="Times New Roman" w:eastAsia="Times New Roman" w:hAnsi="Times New Roman" w:cs="David" w:hint="cs"/>
              <w:sz w:val="24"/>
              <w:szCs w:val="24"/>
              <w:rtl/>
              <w:lang w:eastAsia="he-IL"/>
            </w:rPr>
          </w:rPrChange>
        </w:rPr>
        <w:tab/>
        <w:t xml:space="preserve">ראש צוות: </w:t>
      </w:r>
      <w:sdt>
        <w:sdtPr>
          <w:rPr>
            <w:rFonts w:ascii="Times New Roman" w:eastAsia="Times New Roman" w:hAnsi="Times New Roman" w:cs="David"/>
            <w:sz w:val="24"/>
            <w:szCs w:val="24"/>
            <w:rtl/>
            <w:lang w:eastAsia="he-IL"/>
            <w:rPrChange w:id="2078" w:author="Avi Cohen" w:date="2022-05-02T11:52:00Z">
              <w:rPr>
                <w:rFonts w:ascii="Times New Roman" w:eastAsia="Times New Roman" w:hAnsi="Times New Roman" w:cs="David"/>
                <w:color w:val="008000"/>
                <w:sz w:val="24"/>
                <w:szCs w:val="24"/>
                <w:rtl/>
                <w:lang w:eastAsia="he-IL"/>
              </w:rPr>
            </w:rPrChange>
          </w:rPr>
          <w:alias w:val="שדה נוסף 4"/>
          <w:tag w:val="cntCustomField4"/>
          <w:id w:val="-571968739"/>
          <w:placeholder>
            <w:docPart w:val="824D3ED50C8E4B4EAB35CECF8F235D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rPr>
            <w:rPrChange w:id="2079" w:author="Avi Cohen" w:date="2022-05-02T11:52:00Z">
              <w:rPr/>
            </w:rPrChange>
          </w:rPr>
        </w:sdtEndPr>
        <w:sdtContent>
          <w:r w:rsidR="00E118E8" w:rsidRPr="00DE7F64">
            <w:rPr>
              <w:rFonts w:ascii="Times New Roman" w:eastAsia="Times New Roman" w:hAnsi="Times New Roman" w:cs="David"/>
              <w:sz w:val="24"/>
              <w:szCs w:val="24"/>
              <w:rtl/>
              <w:lang w:eastAsia="he-IL"/>
              <w:rPrChange w:id="2080" w:author="Avi Cohen" w:date="2022-05-02T11:52:00Z">
                <w:rPr>
                  <w:rFonts w:ascii="Times New Roman" w:eastAsia="Times New Roman" w:hAnsi="Times New Roman" w:cs="David"/>
                  <w:color w:val="008000"/>
                  <w:sz w:val="24"/>
                  <w:szCs w:val="24"/>
                  <w:rtl/>
                  <w:lang w:eastAsia="he-IL"/>
                </w:rPr>
              </w:rPrChange>
            </w:rPr>
            <w:t>וישקין</w:t>
          </w:r>
        </w:sdtContent>
      </w:sdt>
    </w:p>
    <w:p w14:paraId="1771C281" w14:textId="3159ED11" w:rsidR="00461F51" w:rsidRPr="00473317"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E7F64">
        <w:rPr>
          <w:rFonts w:ascii="Times New Roman" w:eastAsia="Times New Roman" w:hAnsi="Times New Roman" w:cs="David" w:hint="cs"/>
          <w:sz w:val="24"/>
          <w:szCs w:val="24"/>
          <w:rtl/>
          <w:lang w:eastAsia="he-IL"/>
          <w:rPrChange w:id="2081" w:author="Avi Cohen" w:date="2022-05-02T11:52:00Z">
            <w:rPr>
              <w:rFonts w:ascii="Times New Roman" w:eastAsia="Times New Roman" w:hAnsi="Times New Roman" w:cs="David" w:hint="cs"/>
              <w:sz w:val="24"/>
              <w:szCs w:val="24"/>
              <w:rtl/>
              <w:lang w:eastAsia="he-IL"/>
            </w:rPr>
          </w:rPrChange>
        </w:rPr>
        <w:t xml:space="preserve">ב. </w:t>
      </w:r>
      <w:r w:rsidRPr="00DE7F64">
        <w:rPr>
          <w:rFonts w:ascii="Times New Roman" w:eastAsia="Times New Roman" w:hAnsi="Times New Roman" w:cs="David" w:hint="cs"/>
          <w:sz w:val="24"/>
          <w:szCs w:val="24"/>
          <w:rtl/>
          <w:lang w:eastAsia="he-IL"/>
          <w:rPrChange w:id="2082" w:author="Avi Cohen" w:date="2022-05-02T11:52:00Z">
            <w:rPr>
              <w:rFonts w:ascii="Times New Roman" w:eastAsia="Times New Roman" w:hAnsi="Times New Roman" w:cs="David" w:hint="cs"/>
              <w:sz w:val="24"/>
              <w:szCs w:val="24"/>
              <w:rtl/>
              <w:lang w:eastAsia="he-IL"/>
            </w:rPr>
          </w:rPrChange>
        </w:rPr>
        <w:tab/>
        <w:t xml:space="preserve">מספר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Change w:id="2083" w:author="Avi Cohen" w:date="2022-05-02T11:52:00Z">
              <w:rPr>
                <w:rFonts w:ascii="Times New Roman" w:eastAsia="Times New Roman" w:hAnsi="Times New Roman" w:cs="David"/>
                <w:color w:val="008000"/>
                <w:sz w:val="24"/>
                <w:szCs w:val="24"/>
                <w:rtl/>
                <w:lang w:eastAsia="he-IL"/>
              </w:rPr>
            </w:rPrChange>
          </w:rPr>
          <w:alias w:val="שדה נוסף 5"/>
          <w:tag w:val="cntCustomField5"/>
          <w:id w:val="670996116"/>
          <w:placeholder>
            <w:docPart w:val="1CC14158AFF64B8CBC4A9894E91F10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rPr>
            <w:rPrChange w:id="2084" w:author="Avi Cohen" w:date="2022-05-02T11:52:00Z">
              <w:rPr/>
            </w:rPrChange>
          </w:rPr>
        </w:sdtEndPr>
        <w:sdtContent>
          <w:r w:rsidR="003302DA" w:rsidRPr="00DE7F64">
            <w:rPr>
              <w:rFonts w:ascii="Times New Roman" w:eastAsia="Times New Roman" w:hAnsi="Times New Roman" w:cs="David"/>
              <w:sz w:val="24"/>
              <w:szCs w:val="24"/>
              <w:rtl/>
              <w:lang w:eastAsia="he-IL"/>
              <w:rPrChange w:id="2085" w:author="Avi Cohen" w:date="2022-05-02T11:52:00Z">
                <w:rPr>
                  <w:rFonts w:ascii="Times New Roman" w:eastAsia="Times New Roman" w:hAnsi="Times New Roman" w:cs="David"/>
                  <w:color w:val="008000"/>
                  <w:sz w:val="24"/>
                  <w:szCs w:val="24"/>
                  <w:rtl/>
                  <w:lang w:eastAsia="he-IL"/>
                </w:rPr>
              </w:rPrChange>
            </w:rPr>
            <w:t>4</w:t>
          </w:r>
        </w:sdtContent>
      </w:sdt>
    </w:p>
    <w:p w14:paraId="023F833E"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86" w:author="Avi Cohen" w:date="2022-05-02T11:52:00Z">
            <w:rPr>
              <w:rFonts w:ascii="Times New Roman" w:eastAsia="Times New Roman" w:hAnsi="Times New Roman" w:cs="David"/>
              <w:sz w:val="24"/>
              <w:szCs w:val="24"/>
              <w:rtl/>
              <w:lang w:eastAsia="he-IL"/>
            </w:rPr>
          </w:rPrChange>
        </w:rPr>
      </w:pPr>
    </w:p>
    <w:p w14:paraId="599A93B9" w14:textId="6B816830"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87" w:author="Avi Cohen" w:date="2022-05-02T11:52:00Z">
            <w:rPr>
              <w:rFonts w:ascii="Times New Roman" w:eastAsia="Times New Roman" w:hAnsi="Times New Roman" w:cs="David"/>
              <w:color w:val="FF0000"/>
              <w:sz w:val="24"/>
              <w:szCs w:val="24"/>
              <w:rtl/>
              <w:lang w:eastAsia="he-IL"/>
            </w:rPr>
          </w:rPrChange>
        </w:rPr>
      </w:pPr>
      <w:r w:rsidRPr="00DE7F64">
        <w:rPr>
          <w:rFonts w:ascii="Times New Roman" w:eastAsia="Times New Roman" w:hAnsi="Times New Roman" w:cs="David" w:hint="cs"/>
          <w:sz w:val="24"/>
          <w:szCs w:val="24"/>
          <w:rtl/>
          <w:lang w:eastAsia="he-IL"/>
          <w:rPrChange w:id="2088" w:author="Avi Cohen" w:date="2022-05-02T11:52:00Z">
            <w:rPr>
              <w:rFonts w:ascii="Times New Roman" w:eastAsia="Times New Roman" w:hAnsi="Times New Roman" w:cs="David" w:hint="cs"/>
              <w:sz w:val="24"/>
              <w:szCs w:val="24"/>
              <w:rtl/>
              <w:lang w:eastAsia="he-IL"/>
            </w:rPr>
          </w:rPrChange>
        </w:rPr>
        <w:t>3.4</w:t>
      </w:r>
      <w:r w:rsidRPr="00DE7F64">
        <w:rPr>
          <w:rFonts w:ascii="Times New Roman" w:eastAsia="Times New Roman" w:hAnsi="Times New Roman" w:cs="David" w:hint="cs"/>
          <w:sz w:val="24"/>
          <w:szCs w:val="24"/>
          <w:rtl/>
          <w:lang w:eastAsia="he-IL"/>
          <w:rPrChange w:id="2089" w:author="Avi Cohen" w:date="2022-05-02T11:52:00Z">
            <w:rPr>
              <w:rFonts w:ascii="Times New Roman" w:eastAsia="Times New Roman" w:hAnsi="Times New Roman" w:cs="David" w:hint="cs"/>
              <w:sz w:val="24"/>
              <w:szCs w:val="24"/>
              <w:rtl/>
              <w:lang w:eastAsia="he-IL"/>
            </w:rPr>
          </w:rPrChange>
        </w:rPr>
        <w:tab/>
        <w:t xml:space="preserve">המנהל הראשי במשרד המתכנן הוא אדריכל/מהנדס: </w:t>
      </w:r>
      <w:sdt>
        <w:sdtPr>
          <w:rPr>
            <w:rFonts w:ascii="Times New Roman" w:eastAsia="Times New Roman" w:hAnsi="Times New Roman" w:cs="David"/>
            <w:sz w:val="24"/>
            <w:szCs w:val="24"/>
            <w:rtl/>
            <w:lang w:eastAsia="he-IL"/>
            <w:rPrChange w:id="2090" w:author="Avi Cohen" w:date="2022-05-02T11:52:00Z">
              <w:rPr>
                <w:rFonts w:ascii="Times New Roman" w:eastAsia="Times New Roman" w:hAnsi="Times New Roman" w:cs="David"/>
                <w:color w:val="008000"/>
                <w:sz w:val="24"/>
                <w:szCs w:val="24"/>
                <w:rtl/>
                <w:lang w:eastAsia="he-IL"/>
              </w:rPr>
            </w:rPrChange>
          </w:rPr>
          <w:alias w:val="שדה נוסף 6"/>
          <w:tag w:val="cntCustomField6"/>
          <w:id w:val="-1464726949"/>
          <w:placeholder>
            <w:docPart w:val="6FFCE2446A5A40DEA65B745E773A1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rPr>
            <w:rPrChange w:id="2091" w:author="Avi Cohen" w:date="2022-05-02T11:52:00Z">
              <w:rPr/>
            </w:rPrChange>
          </w:rPr>
        </w:sdtEndPr>
        <w:sdtContent>
          <w:r w:rsidR="00E118E8" w:rsidRPr="00DE7F64">
            <w:rPr>
              <w:rFonts w:ascii="Times New Roman" w:eastAsia="Times New Roman" w:hAnsi="Times New Roman" w:cs="David"/>
              <w:sz w:val="24"/>
              <w:szCs w:val="24"/>
              <w:rtl/>
              <w:lang w:eastAsia="he-IL"/>
              <w:rPrChange w:id="2092" w:author="Avi Cohen" w:date="2022-05-02T11:52:00Z">
                <w:rPr>
                  <w:rFonts w:ascii="Times New Roman" w:eastAsia="Times New Roman" w:hAnsi="Times New Roman" w:cs="David"/>
                  <w:color w:val="008000"/>
                  <w:sz w:val="24"/>
                  <w:szCs w:val="24"/>
                  <w:rtl/>
                  <w:lang w:eastAsia="he-IL"/>
                </w:rPr>
              </w:rPrChange>
            </w:rPr>
            <w:t>וישקין</w:t>
          </w:r>
        </w:sdtContent>
      </w:sdt>
    </w:p>
    <w:p w14:paraId="1A2214E0" w14:textId="77777777" w:rsidR="00461F51" w:rsidRPr="00473317"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8798BD"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hint="cs"/>
          <w:sz w:val="24"/>
          <w:szCs w:val="24"/>
          <w:rtl/>
          <w:lang w:eastAsia="he-IL"/>
          <w:rPrChange w:id="2093" w:author="Avi Cohen" w:date="2022-05-02T11:52:00Z">
            <w:rPr>
              <w:rFonts w:ascii="Times New Roman" w:eastAsia="Times New Roman" w:hAnsi="Times New Roman" w:cs="David" w:hint="cs"/>
              <w:sz w:val="24"/>
              <w:szCs w:val="24"/>
              <w:rtl/>
              <w:lang w:eastAsia="he-IL"/>
            </w:rPr>
          </w:rPrChange>
        </w:rPr>
      </w:pPr>
      <w:r w:rsidRPr="00DE7F64">
        <w:rPr>
          <w:rFonts w:ascii="Times New Roman" w:eastAsia="Times New Roman" w:hAnsi="Times New Roman" w:cs="David" w:hint="cs"/>
          <w:sz w:val="24"/>
          <w:szCs w:val="24"/>
          <w:rtl/>
          <w:lang w:eastAsia="he-IL"/>
          <w:rPrChange w:id="2094" w:author="Avi Cohen" w:date="2022-05-02T11:52:00Z">
            <w:rPr>
              <w:rFonts w:ascii="Times New Roman" w:eastAsia="Times New Roman" w:hAnsi="Times New Roman" w:cs="David" w:hint="cs"/>
              <w:sz w:val="24"/>
              <w:szCs w:val="24"/>
              <w:rtl/>
              <w:lang w:eastAsia="he-IL"/>
            </w:rPr>
          </w:rPrChange>
        </w:rPr>
        <w:lastRenderedPageBreak/>
        <w:t>5.2</w:t>
      </w:r>
      <w:r w:rsidRPr="00DE7F64">
        <w:rPr>
          <w:rFonts w:ascii="Times New Roman" w:eastAsia="Times New Roman" w:hAnsi="Times New Roman" w:cs="David" w:hint="cs"/>
          <w:sz w:val="24"/>
          <w:szCs w:val="24"/>
          <w:rtl/>
          <w:lang w:eastAsia="he-IL"/>
          <w:rPrChange w:id="2095" w:author="Avi Cohen" w:date="2022-05-02T11:52:00Z">
            <w:rPr>
              <w:rFonts w:ascii="Times New Roman" w:eastAsia="Times New Roman" w:hAnsi="Times New Roman" w:cs="David" w:hint="cs"/>
              <w:sz w:val="24"/>
              <w:szCs w:val="24"/>
              <w:rtl/>
              <w:lang w:eastAsia="he-IL"/>
            </w:rPr>
          </w:rPrChange>
        </w:rPr>
        <w:tab/>
        <w:t>הנושאים הם:</w:t>
      </w:r>
    </w:p>
    <w:p w14:paraId="74FB4972"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096" w:author="Avi Cohen" w:date="2022-05-02T11:52:00Z">
            <w:rPr>
              <w:rFonts w:ascii="Times New Roman" w:eastAsia="Times New Roman" w:hAnsi="Times New Roman" w:cs="David"/>
              <w:sz w:val="24"/>
              <w:szCs w:val="24"/>
              <w:rtl/>
              <w:lang w:eastAsia="he-IL"/>
            </w:rPr>
          </w:rPrChange>
        </w:rPr>
      </w:pPr>
    </w:p>
    <w:p w14:paraId="673DA2DB" w14:textId="77777777" w:rsidR="00461F51" w:rsidRPr="00DE7F64"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09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098" w:author="Avi Cohen" w:date="2022-05-02T11:52:00Z">
            <w:rPr>
              <w:rFonts w:ascii="Times New Roman" w:eastAsia="Times New Roman" w:hAnsi="Times New Roman" w:cs="David" w:hint="cs"/>
              <w:sz w:val="24"/>
              <w:szCs w:val="24"/>
              <w:rtl/>
              <w:lang w:eastAsia="he-IL"/>
            </w:rPr>
          </w:rPrChange>
        </w:rPr>
        <w:t>א.</w:t>
      </w:r>
      <w:r w:rsidRPr="00DE7F64">
        <w:rPr>
          <w:rFonts w:ascii="Times New Roman" w:eastAsia="Times New Roman" w:hAnsi="Times New Roman" w:cs="David" w:hint="cs"/>
          <w:sz w:val="24"/>
          <w:szCs w:val="24"/>
          <w:rtl/>
          <w:lang w:eastAsia="he-IL"/>
          <w:rPrChange w:id="2099" w:author="Avi Cohen" w:date="2022-05-02T11:52:00Z">
            <w:rPr>
              <w:rFonts w:ascii="Times New Roman" w:eastAsia="Times New Roman" w:hAnsi="Times New Roman" w:cs="David" w:hint="cs"/>
              <w:sz w:val="24"/>
              <w:szCs w:val="24"/>
              <w:rtl/>
              <w:lang w:eastAsia="he-IL"/>
            </w:rPr>
          </w:rPrChange>
        </w:rPr>
        <w:tab/>
        <w:t>התקדמות שרותי המתכנן.</w:t>
      </w:r>
    </w:p>
    <w:p w14:paraId="429DA2EB" w14:textId="77777777" w:rsidR="00461F51" w:rsidRPr="00DE7F64"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10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01" w:author="Avi Cohen" w:date="2022-05-02T11:52:00Z">
            <w:rPr>
              <w:rFonts w:ascii="Times New Roman" w:eastAsia="Times New Roman" w:hAnsi="Times New Roman" w:cs="David" w:hint="cs"/>
              <w:sz w:val="24"/>
              <w:szCs w:val="24"/>
              <w:rtl/>
              <w:lang w:eastAsia="he-IL"/>
            </w:rPr>
          </w:rPrChange>
        </w:rPr>
        <w:t>ב.</w:t>
      </w:r>
      <w:r w:rsidRPr="00DE7F64">
        <w:rPr>
          <w:rFonts w:ascii="Times New Roman" w:eastAsia="Times New Roman" w:hAnsi="Times New Roman" w:cs="David" w:hint="cs"/>
          <w:sz w:val="24"/>
          <w:szCs w:val="24"/>
          <w:rtl/>
          <w:lang w:eastAsia="he-IL"/>
          <w:rPrChange w:id="2102" w:author="Avi Cohen" w:date="2022-05-02T11:52:00Z">
            <w:rPr>
              <w:rFonts w:ascii="Times New Roman" w:eastAsia="Times New Roman" w:hAnsi="Times New Roman" w:cs="David" w:hint="cs"/>
              <w:sz w:val="24"/>
              <w:szCs w:val="24"/>
              <w:rtl/>
              <w:lang w:eastAsia="he-IL"/>
            </w:rPr>
          </w:rPrChange>
        </w:rPr>
        <w:tab/>
        <w:t>סטיות מלוח הזמנים לרבות סיבת הסטייה.</w:t>
      </w:r>
    </w:p>
    <w:p w14:paraId="347FF8C6" w14:textId="77777777" w:rsidR="00461F51" w:rsidRPr="00DE7F64"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10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04" w:author="Avi Cohen" w:date="2022-05-02T11:52:00Z">
            <w:rPr>
              <w:rFonts w:ascii="Times New Roman" w:eastAsia="Times New Roman" w:hAnsi="Times New Roman" w:cs="David" w:hint="cs"/>
              <w:sz w:val="24"/>
              <w:szCs w:val="24"/>
              <w:rtl/>
              <w:lang w:eastAsia="he-IL"/>
            </w:rPr>
          </w:rPrChange>
        </w:rPr>
        <w:t>ג.</w:t>
      </w:r>
      <w:r w:rsidRPr="00DE7F64">
        <w:rPr>
          <w:rFonts w:ascii="Times New Roman" w:eastAsia="Times New Roman" w:hAnsi="Times New Roman" w:cs="David" w:hint="cs"/>
          <w:sz w:val="24"/>
          <w:szCs w:val="24"/>
          <w:rtl/>
          <w:lang w:eastAsia="he-IL"/>
          <w:rPrChange w:id="2105" w:author="Avi Cohen" w:date="2022-05-02T11:52:00Z">
            <w:rPr>
              <w:rFonts w:ascii="Times New Roman" w:eastAsia="Times New Roman" w:hAnsi="Times New Roman" w:cs="David" w:hint="cs"/>
              <w:sz w:val="24"/>
              <w:szCs w:val="24"/>
              <w:rtl/>
              <w:lang w:eastAsia="he-IL"/>
            </w:rPr>
          </w:rPrChange>
        </w:rPr>
        <w:tab/>
        <w:t>תאום לוח הזמנים המתחייב מסטיות לרבות תיאור השלכות התאום על הפרויקט.</w:t>
      </w:r>
    </w:p>
    <w:p w14:paraId="2C7790E2" w14:textId="77777777" w:rsidR="00461F51" w:rsidRPr="00DE7F64"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10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07" w:author="Avi Cohen" w:date="2022-05-02T11:52:00Z">
            <w:rPr>
              <w:rFonts w:ascii="Times New Roman" w:eastAsia="Times New Roman" w:hAnsi="Times New Roman" w:cs="David" w:hint="cs"/>
              <w:sz w:val="24"/>
              <w:szCs w:val="24"/>
              <w:rtl/>
              <w:lang w:eastAsia="he-IL"/>
            </w:rPr>
          </w:rPrChange>
        </w:rPr>
        <w:t>ד.</w:t>
      </w:r>
      <w:r w:rsidRPr="00DE7F64">
        <w:rPr>
          <w:rFonts w:ascii="Times New Roman" w:eastAsia="Times New Roman" w:hAnsi="Times New Roman" w:cs="David" w:hint="cs"/>
          <w:sz w:val="24"/>
          <w:szCs w:val="24"/>
          <w:rtl/>
          <w:lang w:eastAsia="he-IL"/>
          <w:rPrChange w:id="2108" w:author="Avi Cohen" w:date="2022-05-02T11:52:00Z">
            <w:rPr>
              <w:rFonts w:ascii="Times New Roman" w:eastAsia="Times New Roman" w:hAnsi="Times New Roman" w:cs="David" w:hint="cs"/>
              <w:sz w:val="24"/>
              <w:szCs w:val="24"/>
              <w:rtl/>
              <w:lang w:eastAsia="he-IL"/>
            </w:rPr>
          </w:rPrChange>
        </w:rPr>
        <w:tab/>
        <w:t>סטיות מהערכות ו/או תחזיות תקציביות והשלכותיהן.</w:t>
      </w:r>
    </w:p>
    <w:p w14:paraId="01FDF67D" w14:textId="77777777" w:rsidR="00461F51" w:rsidRPr="00DE7F64"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10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10" w:author="Avi Cohen" w:date="2022-05-02T11:52:00Z">
            <w:rPr>
              <w:rFonts w:ascii="Times New Roman" w:eastAsia="Times New Roman" w:hAnsi="Times New Roman" w:cs="David" w:hint="cs"/>
              <w:sz w:val="24"/>
              <w:szCs w:val="24"/>
              <w:rtl/>
              <w:lang w:eastAsia="he-IL"/>
            </w:rPr>
          </w:rPrChange>
        </w:rPr>
        <w:t>ה.</w:t>
      </w:r>
      <w:r w:rsidRPr="00DE7F64">
        <w:rPr>
          <w:rFonts w:ascii="Times New Roman" w:eastAsia="Times New Roman" w:hAnsi="Times New Roman" w:cs="David" w:hint="cs"/>
          <w:sz w:val="24"/>
          <w:szCs w:val="24"/>
          <w:rtl/>
          <w:lang w:eastAsia="he-IL"/>
          <w:rPrChange w:id="2111" w:author="Avi Cohen" w:date="2022-05-02T11:52:00Z">
            <w:rPr>
              <w:rFonts w:ascii="Times New Roman" w:eastAsia="Times New Roman" w:hAnsi="Times New Roman" w:cs="David" w:hint="cs"/>
              <w:sz w:val="24"/>
              <w:szCs w:val="24"/>
              <w:rtl/>
              <w:lang w:eastAsia="he-IL"/>
            </w:rPr>
          </w:rPrChange>
        </w:rPr>
        <w:tab/>
        <w:t>ריכוז הוראות שנויים.</w:t>
      </w:r>
    </w:p>
    <w:p w14:paraId="06E5B85C" w14:textId="77777777" w:rsidR="00461F51" w:rsidRPr="00DE7F64"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Change w:id="2112" w:author="Avi Cohen" w:date="2022-05-02T11:52:00Z">
            <w:rPr>
              <w:rFonts w:ascii="Times New Roman" w:eastAsia="Times New Roman" w:hAnsi="Times New Roman" w:cs="David"/>
              <w:b/>
              <w:bCs/>
              <w:sz w:val="24"/>
              <w:szCs w:val="24"/>
              <w:u w:val="single"/>
              <w:rtl/>
            </w:rPr>
          </w:rPrChange>
        </w:rPr>
      </w:pPr>
    </w:p>
    <w:p w14:paraId="35DE5593" w14:textId="77777777" w:rsidR="00461F51" w:rsidRPr="00DE7F64"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Change w:id="211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14" w:author="Avi Cohen" w:date="2022-05-02T11:52:00Z">
            <w:rPr>
              <w:rFonts w:ascii="Times New Roman" w:eastAsia="Times New Roman" w:hAnsi="Times New Roman" w:cs="David" w:hint="cs"/>
              <w:sz w:val="24"/>
              <w:szCs w:val="24"/>
              <w:rtl/>
              <w:lang w:eastAsia="he-IL"/>
            </w:rPr>
          </w:rPrChange>
        </w:rPr>
        <w:t xml:space="preserve">17.7 </w:t>
      </w:r>
      <w:r w:rsidRPr="00DE7F64">
        <w:rPr>
          <w:rFonts w:ascii="Times New Roman" w:eastAsia="Times New Roman" w:hAnsi="Times New Roman" w:cs="David" w:hint="cs"/>
          <w:sz w:val="24"/>
          <w:szCs w:val="24"/>
          <w:rtl/>
          <w:lang w:eastAsia="he-IL"/>
          <w:rPrChange w:id="2115" w:author="Avi Cohen" w:date="2022-05-02T11:52:00Z">
            <w:rPr>
              <w:rFonts w:ascii="Times New Roman" w:eastAsia="Times New Roman" w:hAnsi="Times New Roman" w:cs="David" w:hint="cs"/>
              <w:sz w:val="24"/>
              <w:szCs w:val="24"/>
              <w:rtl/>
              <w:lang w:eastAsia="he-IL"/>
            </w:rPr>
          </w:rPrChange>
        </w:rPr>
        <w:tab/>
        <w:t>שיעור חלקו היחסי של כל אחד מיחידי המזמין הינו כדלקמן :</w:t>
      </w:r>
    </w:p>
    <w:p w14:paraId="5B498274" w14:textId="33EDA651" w:rsidR="00FC200A" w:rsidRPr="00DE7F64" w:rsidRDefault="00FC200A" w:rsidP="00FC200A">
      <w:pPr>
        <w:widowControl w:val="0"/>
        <w:spacing w:before="0" w:beforeAutospacing="0" w:after="0" w:afterAutospacing="0" w:line="240" w:lineRule="auto"/>
        <w:ind w:left="-30"/>
        <w:outlineLvl w:val="2"/>
        <w:rPr>
          <w:rFonts w:ascii="Times New Roman" w:eastAsia="Times New Roman" w:hAnsi="Times New Roman" w:cs="David"/>
          <w:sz w:val="24"/>
          <w:szCs w:val="24"/>
          <w:rtl/>
          <w:rPrChange w:id="2116" w:author="Avi Cohen" w:date="2022-05-02T11:52:00Z">
            <w:rPr>
              <w:rFonts w:ascii="Times New Roman" w:eastAsia="Times New Roman" w:hAnsi="Times New Roman" w:cs="David"/>
              <w:color w:val="800080"/>
              <w:sz w:val="24"/>
              <w:szCs w:val="24"/>
              <w:rtl/>
            </w:rPr>
          </w:rPrChange>
        </w:rPr>
      </w:pPr>
      <w:r w:rsidRPr="00DE7F64">
        <w:rPr>
          <w:rFonts w:ascii="Times New Roman" w:eastAsia="Times New Roman" w:hAnsi="Times New Roman" w:cs="David"/>
          <w:sz w:val="24"/>
          <w:szCs w:val="24"/>
          <w:rtl/>
          <w:rPrChange w:id="2117" w:author="Avi Cohen" w:date="2022-05-02T11:52:00Z">
            <w:rPr>
              <w:rFonts w:ascii="Times New Roman" w:eastAsia="Times New Roman" w:hAnsi="Times New Roman" w:cs="David"/>
              <w:color w:val="800080"/>
              <w:sz w:val="24"/>
              <w:szCs w:val="24"/>
              <w:rtl/>
            </w:rPr>
          </w:rPrChange>
        </w:rPr>
        <w:t>כלל נכסי נדלן נשר מרכז (נ.נ.נ.מ) שותפות מוגבלת</w:t>
      </w:r>
      <w:r w:rsidRPr="00DE7F64">
        <w:rPr>
          <w:rFonts w:ascii="Times New Roman" w:eastAsia="Times New Roman" w:hAnsi="Times New Roman" w:cs="David"/>
          <w:sz w:val="24"/>
          <w:szCs w:val="24"/>
          <w:rtl/>
          <w:rPrChange w:id="2118" w:author="Avi Cohen" w:date="2022-05-02T11:52:00Z">
            <w:rPr>
              <w:rFonts w:ascii="Times New Roman" w:eastAsia="Times New Roman" w:hAnsi="Times New Roman" w:cs="David"/>
              <w:color w:val="800080"/>
              <w:sz w:val="24"/>
              <w:szCs w:val="24"/>
              <w:rtl/>
            </w:rPr>
          </w:rPrChange>
        </w:rPr>
        <w:tab/>
      </w:r>
      <w:r w:rsidRPr="00DE7F64">
        <w:rPr>
          <w:rFonts w:ascii="Times New Roman" w:eastAsia="Times New Roman" w:hAnsi="Times New Roman" w:cs="David"/>
          <w:sz w:val="24"/>
          <w:szCs w:val="24"/>
          <w:rtl/>
          <w:rPrChange w:id="2119" w:author="Avi Cohen" w:date="2022-05-02T11:52:00Z">
            <w:rPr>
              <w:rFonts w:ascii="Times New Roman" w:eastAsia="Times New Roman" w:hAnsi="Times New Roman" w:cs="David"/>
              <w:color w:val="800080"/>
              <w:sz w:val="24"/>
              <w:szCs w:val="24"/>
              <w:rtl/>
            </w:rPr>
          </w:rPrChange>
        </w:rPr>
        <w:tab/>
      </w:r>
      <w:r w:rsidRPr="00DE7F64">
        <w:rPr>
          <w:rFonts w:ascii="Times New Roman" w:eastAsia="Times New Roman" w:hAnsi="Times New Roman" w:cs="David" w:hint="cs"/>
          <w:sz w:val="24"/>
          <w:szCs w:val="24"/>
          <w:rtl/>
          <w:rPrChange w:id="2120" w:author="Avi Cohen" w:date="2022-05-02T11:52:00Z">
            <w:rPr>
              <w:rFonts w:ascii="Times New Roman" w:eastAsia="Times New Roman" w:hAnsi="Times New Roman" w:cs="David" w:hint="cs"/>
              <w:color w:val="800080"/>
              <w:sz w:val="24"/>
              <w:szCs w:val="24"/>
              <w:rtl/>
            </w:rPr>
          </w:rPrChange>
        </w:rPr>
        <w:t>-</w:t>
      </w:r>
      <w:r w:rsidRPr="00DE7F64">
        <w:rPr>
          <w:rFonts w:ascii="Times New Roman" w:eastAsia="Times New Roman" w:hAnsi="Times New Roman" w:cs="David" w:hint="cs"/>
          <w:sz w:val="24"/>
          <w:szCs w:val="24"/>
          <w:rtl/>
          <w:rPrChange w:id="2121" w:author="Avi Cohen" w:date="2022-05-02T11:52:00Z">
            <w:rPr>
              <w:rFonts w:ascii="Times New Roman" w:eastAsia="Times New Roman" w:hAnsi="Times New Roman" w:cs="David" w:hint="cs"/>
              <w:color w:val="800080"/>
              <w:sz w:val="24"/>
              <w:szCs w:val="24"/>
              <w:rtl/>
            </w:rPr>
          </w:rPrChange>
        </w:rPr>
        <w:tab/>
        <w:t>50%</w:t>
      </w:r>
    </w:p>
    <w:p w14:paraId="594DE702" w14:textId="2E8EB620" w:rsidR="00FC200A" w:rsidRPr="00473317" w:rsidRDefault="00FC200A"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E7F64">
        <w:rPr>
          <w:rFonts w:ascii="Times New Roman" w:eastAsia="Times New Roman" w:hAnsi="Times New Roman" w:cs="David" w:hint="cs"/>
          <w:sz w:val="24"/>
          <w:szCs w:val="24"/>
          <w:rtl/>
          <w:rPrChange w:id="2122" w:author="Avi Cohen" w:date="2022-05-02T11:52:00Z">
            <w:rPr>
              <w:rFonts w:ascii="Times New Roman" w:eastAsia="Times New Roman" w:hAnsi="Times New Roman" w:cs="David" w:hint="cs"/>
              <w:color w:val="800080"/>
              <w:sz w:val="24"/>
              <w:szCs w:val="24"/>
              <w:rtl/>
            </w:rPr>
          </w:rPrChange>
        </w:rPr>
        <w:t>אפריקה ישראל מגורים ושיכון ובינוי נדל"ן בע"מ</w:t>
      </w:r>
      <w:r w:rsidRPr="00DE7F64">
        <w:rPr>
          <w:rFonts w:ascii="Times New Roman" w:eastAsia="Times New Roman" w:hAnsi="Times New Roman" w:cs="David" w:hint="cs"/>
          <w:sz w:val="24"/>
          <w:szCs w:val="24"/>
          <w:rtl/>
          <w:rPrChange w:id="2123" w:author="Avi Cohen" w:date="2022-05-02T11:52:00Z">
            <w:rPr>
              <w:rFonts w:ascii="Times New Roman" w:eastAsia="Times New Roman" w:hAnsi="Times New Roman" w:cs="David" w:hint="cs"/>
              <w:color w:val="800080"/>
              <w:sz w:val="24"/>
              <w:szCs w:val="24"/>
              <w:rtl/>
            </w:rPr>
          </w:rPrChange>
        </w:rPr>
        <w:tab/>
      </w:r>
      <w:r w:rsidRPr="00DE7F64">
        <w:rPr>
          <w:rFonts w:ascii="Times New Roman" w:eastAsia="Times New Roman" w:hAnsi="Times New Roman" w:cs="David"/>
          <w:sz w:val="24"/>
          <w:szCs w:val="24"/>
          <w:rtl/>
          <w:rPrChange w:id="2124" w:author="Avi Cohen" w:date="2022-05-02T11:52:00Z">
            <w:rPr>
              <w:rFonts w:ascii="Times New Roman" w:eastAsia="Times New Roman" w:hAnsi="Times New Roman" w:cs="David"/>
              <w:color w:val="800080"/>
              <w:sz w:val="24"/>
              <w:szCs w:val="24"/>
              <w:rtl/>
            </w:rPr>
          </w:rPrChange>
        </w:rPr>
        <w:tab/>
      </w:r>
      <w:r w:rsidRPr="00DE7F64">
        <w:rPr>
          <w:rFonts w:ascii="Times New Roman" w:eastAsia="Times New Roman" w:hAnsi="Times New Roman" w:cs="David" w:hint="cs"/>
          <w:sz w:val="24"/>
          <w:szCs w:val="24"/>
          <w:rtl/>
          <w:rPrChange w:id="2125" w:author="Avi Cohen" w:date="2022-05-02T11:52:00Z">
            <w:rPr>
              <w:rFonts w:ascii="Times New Roman" w:eastAsia="Times New Roman" w:hAnsi="Times New Roman" w:cs="David" w:hint="cs"/>
              <w:color w:val="800080"/>
              <w:sz w:val="24"/>
              <w:szCs w:val="24"/>
              <w:rtl/>
            </w:rPr>
          </w:rPrChange>
        </w:rPr>
        <w:t>-</w:t>
      </w:r>
      <w:r w:rsidRPr="00DE7F64">
        <w:rPr>
          <w:rFonts w:ascii="Times New Roman" w:eastAsia="Times New Roman" w:hAnsi="Times New Roman" w:cs="David" w:hint="cs"/>
          <w:sz w:val="24"/>
          <w:szCs w:val="24"/>
          <w:rtl/>
          <w:rPrChange w:id="2126" w:author="Avi Cohen" w:date="2022-05-02T11:52:00Z">
            <w:rPr>
              <w:rFonts w:ascii="Times New Roman" w:eastAsia="Times New Roman" w:hAnsi="Times New Roman" w:cs="David" w:hint="cs"/>
              <w:color w:val="800080"/>
              <w:sz w:val="24"/>
              <w:szCs w:val="24"/>
              <w:rtl/>
            </w:rPr>
          </w:rPrChange>
        </w:rPr>
        <w:tab/>
        <w:t>50%</w:t>
      </w:r>
      <w:r w:rsidRPr="00DE7F64">
        <w:rPr>
          <w:rFonts w:ascii="Times New Roman" w:eastAsia="Times New Roman" w:hAnsi="Times New Roman" w:cs="David"/>
          <w:sz w:val="24"/>
          <w:szCs w:val="24"/>
          <w:rtl/>
          <w:rPrChange w:id="2127" w:author="Avi Cohen" w:date="2022-05-02T11:52:00Z">
            <w:rPr>
              <w:rFonts w:ascii="Times New Roman" w:eastAsia="Times New Roman" w:hAnsi="Times New Roman" w:cs="David"/>
              <w:color w:val="800080"/>
              <w:sz w:val="24"/>
              <w:szCs w:val="24"/>
              <w:rtl/>
            </w:rPr>
          </w:rPrChange>
        </w:rPr>
        <w:br/>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2132"/>
        <w:gridCol w:w="2114"/>
      </w:tblGrid>
      <w:tr w:rsidR="00DE7F64" w:rsidRPr="00DE7F64" w14:paraId="49475D60" w14:textId="7FEBCD69" w:rsidTr="00DE7F64">
        <w:trPr>
          <w:trHeight w:val="80"/>
        </w:trPr>
        <w:tc>
          <w:tcPr>
            <w:tcW w:w="3308" w:type="dxa"/>
          </w:tcPr>
          <w:p w14:paraId="2D85C30F" w14:textId="041AFE33" w:rsidR="00FC200A" w:rsidRPr="00473317" w:rsidRDefault="00473317" w:rsidP="00941215">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Change w:id="2128" w:author="Avi Cohen" w:date="2022-05-02T11:52:00Z">
                    <w:rPr>
                      <w:rFonts w:ascii="Times New Roman" w:eastAsia="Times New Roman" w:hAnsi="Times New Roman" w:cs="David" w:hint="cs"/>
                      <w:color w:val="008000"/>
                      <w:sz w:val="24"/>
                      <w:szCs w:val="24"/>
                      <w:rtl/>
                      <w:lang w:eastAsia="he-IL"/>
                    </w:rPr>
                  </w:rPrChange>
                </w:rPr>
                <w:alias w:val="אחוז השתתפות צד א"/>
                <w:tag w:val="cmtTzadAPercent"/>
                <w:id w:val="160592806"/>
                <w:placeholder>
                  <w:docPart w:val="0B76A97466084D1E8121F225A481F83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Change w:id="2129" w:author="Avi Cohen" w:date="2022-05-02T11:52:00Z">
                    <w:rPr/>
                  </w:rPrChange>
                </w:rPr>
              </w:sdtEndPr>
              <w:sdtContent>
                <w:r w:rsidR="00941215" w:rsidRPr="00DE7F64">
                  <w:rPr>
                    <w:rStyle w:val="PlaceholderText"/>
                    <w:color w:val="auto"/>
                    <w:rtl/>
                    <w:rPrChange w:id="2130" w:author="Avi Cohen" w:date="2022-05-02T11:52:00Z">
                      <w:rPr>
                        <w:rStyle w:val="PlaceholderText"/>
                        <w:rtl/>
                      </w:rPr>
                    </w:rPrChange>
                  </w:rPr>
                  <w:t>[אחוז השתתפות צד א]</w:t>
                </w:r>
              </w:sdtContent>
            </w:sdt>
          </w:p>
          <w:p w14:paraId="7F98D8C2" w14:textId="77777777" w:rsidR="00FC200A" w:rsidRPr="00DE7F64" w:rsidRDefault="00FC200A"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Change w:id="213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32" w:author="Avi Cohen" w:date="2022-05-02T11:52:00Z">
                  <w:rPr>
                    <w:rFonts w:ascii="Times New Roman" w:eastAsia="Times New Roman" w:hAnsi="Times New Roman" w:cs="David" w:hint="cs"/>
                    <w:sz w:val="24"/>
                    <w:szCs w:val="24"/>
                    <w:rtl/>
                    <w:lang w:eastAsia="he-IL"/>
                  </w:rPr>
                </w:rPrChange>
              </w:rPr>
              <w:t xml:space="preserve">             </w:t>
            </w:r>
          </w:p>
        </w:tc>
        <w:tc>
          <w:tcPr>
            <w:tcW w:w="2132" w:type="dxa"/>
          </w:tcPr>
          <w:p w14:paraId="25C0812A" w14:textId="77777777" w:rsidR="00FC200A" w:rsidRPr="00DE7F64" w:rsidRDefault="00FC200A" w:rsidP="004E3753">
            <w:pPr>
              <w:widowControl w:val="0"/>
              <w:spacing w:before="0" w:beforeAutospacing="0" w:after="0" w:afterAutospacing="0" w:line="240" w:lineRule="auto"/>
              <w:ind w:left="720"/>
              <w:outlineLvl w:val="2"/>
              <w:rPr>
                <w:rPrChange w:id="2133" w:author="Avi Cohen" w:date="2022-05-02T11:52:00Z">
                  <w:rPr/>
                </w:rPrChange>
              </w:rPr>
            </w:pPr>
          </w:p>
          <w:p w14:paraId="6527F74E" w14:textId="77777777" w:rsidR="00FC200A" w:rsidRPr="00DE7F64" w:rsidRDefault="00FC200A"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Change w:id="2134" w:author="Avi Cohen" w:date="2022-05-02T11:52:00Z">
                  <w:rPr>
                    <w:rFonts w:ascii="Times New Roman" w:eastAsia="Times New Roman" w:hAnsi="Times New Roman" w:cs="David"/>
                    <w:sz w:val="24"/>
                    <w:szCs w:val="24"/>
                    <w:rtl/>
                    <w:lang w:eastAsia="he-IL"/>
                  </w:rPr>
                </w:rPrChange>
              </w:rPr>
            </w:pPr>
          </w:p>
        </w:tc>
        <w:tc>
          <w:tcPr>
            <w:tcW w:w="2114" w:type="dxa"/>
          </w:tcPr>
          <w:p w14:paraId="143443E3" w14:textId="77777777" w:rsidR="00FC200A" w:rsidRPr="00DE7F64" w:rsidRDefault="00FC200A" w:rsidP="004E3753">
            <w:pPr>
              <w:widowControl w:val="0"/>
              <w:spacing w:before="0" w:beforeAutospacing="0" w:after="0" w:afterAutospacing="0" w:line="240" w:lineRule="auto"/>
              <w:ind w:left="720"/>
              <w:outlineLvl w:val="2"/>
              <w:rPr>
                <w:rPrChange w:id="2135" w:author="Avi Cohen" w:date="2022-05-02T11:52:00Z">
                  <w:rPr/>
                </w:rPrChange>
              </w:rPr>
            </w:pPr>
          </w:p>
        </w:tc>
      </w:tr>
    </w:tbl>
    <w:p w14:paraId="51D6173F" w14:textId="77777777" w:rsidR="00461F51" w:rsidRPr="00DE7F64"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Change w:id="2136" w:author="Avi Cohen" w:date="2022-05-02T11:52:00Z">
            <w:rPr>
              <w:rFonts w:ascii="Times New Roman" w:eastAsia="Times New Roman" w:hAnsi="Times New Roman" w:cs="David"/>
              <w:b/>
              <w:bCs/>
              <w:sz w:val="24"/>
              <w:szCs w:val="24"/>
              <w:u w:val="single"/>
            </w:rPr>
          </w:rPrChange>
        </w:rPr>
      </w:pPr>
    </w:p>
    <w:p w14:paraId="1D46B0E4" w14:textId="77777777" w:rsidR="00461F51" w:rsidRPr="00DE7F64"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Change w:id="2137" w:author="Avi Cohen" w:date="2022-05-02T11:52:00Z">
            <w:rPr>
              <w:rFonts w:ascii="Times New Roman" w:eastAsia="Times New Roman" w:hAnsi="Times New Roman" w:cs="David"/>
              <w:b/>
              <w:bCs/>
              <w:sz w:val="24"/>
              <w:szCs w:val="24"/>
              <w:u w:val="single"/>
              <w:rtl/>
            </w:rPr>
          </w:rPrChange>
        </w:rPr>
      </w:pPr>
    </w:p>
    <w:p w14:paraId="3BFCEEF9" w14:textId="77777777" w:rsidR="00461F51" w:rsidRPr="00DE7F64"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Change w:id="2138" w:author="Avi Cohen" w:date="2022-05-02T11:52:00Z">
            <w:rPr>
              <w:rFonts w:ascii="Times New Roman" w:eastAsia="Times New Roman" w:hAnsi="Times New Roman" w:cs="David"/>
              <w:b/>
              <w:bCs/>
              <w:sz w:val="24"/>
              <w:szCs w:val="24"/>
              <w:u w:val="single"/>
              <w:rtl/>
            </w:rPr>
          </w:rPrChange>
        </w:rPr>
      </w:pPr>
    </w:p>
    <w:p w14:paraId="71689F9E" w14:textId="77777777" w:rsidR="00461F51" w:rsidRPr="00DE7F64"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Change w:id="2139" w:author="Avi Cohen" w:date="2022-05-02T11:52:00Z">
            <w:rPr>
              <w:rFonts w:ascii="Times New Roman" w:eastAsia="Times New Roman" w:hAnsi="Times New Roman" w:cs="David"/>
              <w:b/>
              <w:bCs/>
              <w:sz w:val="24"/>
              <w:szCs w:val="24"/>
              <w:u w:val="single"/>
              <w:rtl/>
            </w:rPr>
          </w:rPrChange>
        </w:rPr>
      </w:pPr>
    </w:p>
    <w:p w14:paraId="55C07672" w14:textId="77777777" w:rsidR="007D6A6B" w:rsidRPr="00DE7F64"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Change w:id="2140" w:author="Avi Cohen" w:date="2022-05-02T11:52:00Z">
            <w:rPr>
              <w:rFonts w:ascii="Times New Roman" w:eastAsia="Times New Roman" w:hAnsi="Times New Roman" w:cs="David"/>
              <w:b/>
              <w:bCs/>
              <w:sz w:val="24"/>
              <w:szCs w:val="24"/>
              <w:u w:val="single"/>
              <w:rtl/>
              <w:lang w:eastAsia="he-IL"/>
            </w:rPr>
          </w:rPrChange>
        </w:rPr>
      </w:pPr>
      <w:r w:rsidRPr="00DE7F64">
        <w:rPr>
          <w:rFonts w:ascii="Times New Roman" w:eastAsia="Times New Roman" w:hAnsi="Times New Roman" w:cs="David"/>
          <w:b/>
          <w:bCs/>
          <w:sz w:val="24"/>
          <w:szCs w:val="24"/>
          <w:u w:val="single"/>
          <w:rtl/>
          <w:lang w:eastAsia="he-IL"/>
          <w:rPrChange w:id="2141" w:author="Avi Cohen" w:date="2022-05-02T11:52:00Z">
            <w:rPr>
              <w:rFonts w:ascii="Times New Roman" w:eastAsia="Times New Roman" w:hAnsi="Times New Roman" w:cs="David"/>
              <w:b/>
              <w:bCs/>
              <w:sz w:val="24"/>
              <w:szCs w:val="24"/>
              <w:u w:val="single"/>
              <w:rtl/>
              <w:lang w:eastAsia="he-IL"/>
            </w:rPr>
          </w:rPrChange>
        </w:rPr>
        <w:t xml:space="preserve">נספח </w:t>
      </w:r>
      <w:r w:rsidR="00461F51" w:rsidRPr="00DE7F64">
        <w:rPr>
          <w:rFonts w:ascii="Times New Roman" w:eastAsia="Times New Roman" w:hAnsi="Times New Roman" w:cs="David" w:hint="cs"/>
          <w:b/>
          <w:bCs/>
          <w:sz w:val="24"/>
          <w:szCs w:val="24"/>
          <w:u w:val="single"/>
          <w:rtl/>
          <w:lang w:eastAsia="he-IL"/>
          <w:rPrChange w:id="2142" w:author="Avi Cohen" w:date="2022-05-02T11:52:00Z">
            <w:rPr>
              <w:rFonts w:ascii="Times New Roman" w:eastAsia="Times New Roman" w:hAnsi="Times New Roman" w:cs="David" w:hint="cs"/>
              <w:b/>
              <w:bCs/>
              <w:sz w:val="24"/>
              <w:szCs w:val="24"/>
              <w:u w:val="single"/>
              <w:rtl/>
              <w:lang w:eastAsia="he-IL"/>
            </w:rPr>
          </w:rPrChange>
        </w:rPr>
        <w:t>"</w:t>
      </w:r>
      <w:r w:rsidRPr="00DE7F64">
        <w:rPr>
          <w:rFonts w:ascii="Times New Roman" w:eastAsia="Times New Roman" w:hAnsi="Times New Roman" w:cs="David"/>
          <w:b/>
          <w:bCs/>
          <w:sz w:val="24"/>
          <w:szCs w:val="24"/>
          <w:u w:val="single"/>
          <w:rtl/>
          <w:lang w:eastAsia="he-IL"/>
          <w:rPrChange w:id="2143" w:author="Avi Cohen" w:date="2022-05-02T11:52:00Z">
            <w:rPr>
              <w:rFonts w:ascii="Times New Roman" w:eastAsia="Times New Roman" w:hAnsi="Times New Roman" w:cs="David"/>
              <w:b/>
              <w:bCs/>
              <w:sz w:val="24"/>
              <w:szCs w:val="24"/>
              <w:u w:val="single"/>
              <w:rtl/>
              <w:lang w:eastAsia="he-IL"/>
            </w:rPr>
          </w:rPrChange>
        </w:rPr>
        <w:t>ב</w:t>
      </w:r>
      <w:r w:rsidR="00461F51" w:rsidRPr="00DE7F64">
        <w:rPr>
          <w:rFonts w:ascii="Times New Roman" w:eastAsia="Times New Roman" w:hAnsi="Times New Roman" w:cs="David" w:hint="cs"/>
          <w:b/>
          <w:bCs/>
          <w:sz w:val="24"/>
          <w:szCs w:val="24"/>
          <w:u w:val="single"/>
          <w:rtl/>
          <w:lang w:eastAsia="he-IL"/>
          <w:rPrChange w:id="2144" w:author="Avi Cohen" w:date="2022-05-02T11:52:00Z">
            <w:rPr>
              <w:rFonts w:ascii="Times New Roman" w:eastAsia="Times New Roman" w:hAnsi="Times New Roman" w:cs="David" w:hint="cs"/>
              <w:b/>
              <w:bCs/>
              <w:sz w:val="24"/>
              <w:szCs w:val="24"/>
              <w:u w:val="single"/>
              <w:rtl/>
              <w:lang w:eastAsia="he-IL"/>
            </w:rPr>
          </w:rPrChange>
        </w:rPr>
        <w:t>'</w:t>
      </w:r>
      <w:r w:rsidRPr="00DE7F64">
        <w:rPr>
          <w:rFonts w:ascii="Times New Roman" w:eastAsia="Times New Roman" w:hAnsi="Times New Roman" w:cs="David"/>
          <w:b/>
          <w:bCs/>
          <w:sz w:val="24"/>
          <w:szCs w:val="24"/>
          <w:u w:val="single"/>
          <w:rtl/>
          <w:lang w:eastAsia="he-IL"/>
          <w:rPrChange w:id="2145" w:author="Avi Cohen" w:date="2022-05-02T11:52:00Z">
            <w:rPr>
              <w:rFonts w:ascii="Times New Roman" w:eastAsia="Times New Roman" w:hAnsi="Times New Roman" w:cs="David"/>
              <w:b/>
              <w:bCs/>
              <w:sz w:val="24"/>
              <w:szCs w:val="24"/>
              <w:u w:val="single"/>
              <w:rtl/>
              <w:lang w:eastAsia="he-IL"/>
            </w:rPr>
          </w:rPrChange>
        </w:rPr>
        <w:t>'</w:t>
      </w:r>
    </w:p>
    <w:p w14:paraId="538CCB9B"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2146" w:author="Avi Cohen" w:date="2022-05-02T11:52:00Z">
            <w:rPr>
              <w:rFonts w:ascii="Times New Roman" w:eastAsia="Times New Roman" w:hAnsi="Times New Roman" w:cs="David"/>
              <w:b/>
              <w:bCs/>
              <w:sz w:val="24"/>
              <w:szCs w:val="24"/>
              <w:u w:val="single"/>
              <w:rtl/>
              <w:lang w:eastAsia="he-IL"/>
            </w:rPr>
          </w:rPrChange>
        </w:rPr>
      </w:pPr>
    </w:p>
    <w:p w14:paraId="5B6BCB21"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2147" w:author="Avi Cohen" w:date="2022-05-02T11:52:00Z">
            <w:rPr>
              <w:rFonts w:ascii="Times New Roman" w:eastAsia="Times New Roman" w:hAnsi="Times New Roman" w:cs="David"/>
              <w:b/>
              <w:bCs/>
              <w:sz w:val="24"/>
              <w:szCs w:val="24"/>
              <w:u w:val="single"/>
              <w:rtl/>
              <w:lang w:eastAsia="he-IL"/>
            </w:rPr>
          </w:rPrChange>
        </w:rPr>
      </w:pPr>
      <w:r w:rsidRPr="00DE7F64">
        <w:rPr>
          <w:rFonts w:ascii="Times New Roman" w:eastAsia="Times New Roman" w:hAnsi="Times New Roman" w:cs="David"/>
          <w:b/>
          <w:bCs/>
          <w:sz w:val="24"/>
          <w:szCs w:val="24"/>
          <w:u w:val="single"/>
          <w:rtl/>
          <w:lang w:eastAsia="he-IL"/>
          <w:rPrChange w:id="2148" w:author="Avi Cohen" w:date="2022-05-02T11:52:00Z">
            <w:rPr>
              <w:rFonts w:ascii="Times New Roman" w:eastAsia="Times New Roman" w:hAnsi="Times New Roman" w:cs="David"/>
              <w:b/>
              <w:bCs/>
              <w:sz w:val="24"/>
              <w:szCs w:val="24"/>
              <w:u w:val="single"/>
              <w:rtl/>
              <w:lang w:eastAsia="he-IL"/>
            </w:rPr>
          </w:rPrChange>
        </w:rPr>
        <w:t>שרותי המתכנן</w:t>
      </w:r>
    </w:p>
    <w:p w14:paraId="515C9850"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2149" w:author="Avi Cohen" w:date="2022-05-02T11:52:00Z">
            <w:rPr>
              <w:rFonts w:ascii="Times New Roman" w:eastAsia="Times New Roman" w:hAnsi="Times New Roman" w:cs="David"/>
              <w:b/>
              <w:bCs/>
              <w:sz w:val="24"/>
              <w:szCs w:val="24"/>
              <w:u w:val="single"/>
              <w:rtl/>
              <w:lang w:eastAsia="he-IL"/>
            </w:rPr>
          </w:rPrChange>
        </w:rPr>
      </w:pPr>
    </w:p>
    <w:p w14:paraId="684C2168" w14:textId="77777777" w:rsidR="007D6A6B" w:rsidRPr="00DE7F64"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Change w:id="2150" w:author="Avi Cohen" w:date="2022-05-02T11:52:00Z">
            <w:rPr>
              <w:rFonts w:ascii="Times New Roman" w:eastAsia="Times New Roman" w:hAnsi="Times New Roman" w:cs="David"/>
              <w:b/>
              <w:bCs/>
              <w:sz w:val="24"/>
              <w:szCs w:val="24"/>
              <w:u w:val="single"/>
              <w:rtl/>
              <w:lang w:eastAsia="he-IL"/>
            </w:rPr>
          </w:rPrChange>
        </w:rPr>
      </w:pPr>
      <w:r w:rsidRPr="00DE7F64">
        <w:rPr>
          <w:rFonts w:ascii="Times New Roman" w:eastAsia="Times New Roman" w:hAnsi="Times New Roman" w:cs="David"/>
          <w:b/>
          <w:bCs/>
          <w:sz w:val="24"/>
          <w:szCs w:val="24"/>
          <w:u w:val="single"/>
          <w:rtl/>
          <w:lang w:eastAsia="he-IL"/>
          <w:rPrChange w:id="2151" w:author="Avi Cohen" w:date="2022-05-02T11:52:00Z">
            <w:rPr>
              <w:rFonts w:ascii="Times New Roman" w:eastAsia="Times New Roman" w:hAnsi="Times New Roman" w:cs="David"/>
              <w:b/>
              <w:bCs/>
              <w:sz w:val="24"/>
              <w:szCs w:val="24"/>
              <w:u w:val="single"/>
              <w:rtl/>
              <w:lang w:eastAsia="he-IL"/>
            </w:rPr>
          </w:rPrChange>
        </w:rPr>
        <w:t>כללי</w:t>
      </w:r>
    </w:p>
    <w:p w14:paraId="4BAA85A5"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Change w:id="2152" w:author="Avi Cohen" w:date="2022-05-02T11:52:00Z">
            <w:rPr>
              <w:rFonts w:ascii="Times New Roman" w:eastAsia="Times New Roman" w:hAnsi="Times New Roman" w:cs="David"/>
              <w:b/>
              <w:bCs/>
              <w:sz w:val="24"/>
              <w:szCs w:val="24"/>
              <w:u w:val="single"/>
              <w:rtl/>
              <w:lang w:eastAsia="he-IL"/>
            </w:rPr>
          </w:rPrChange>
        </w:rPr>
      </w:pPr>
    </w:p>
    <w:p w14:paraId="67D5F63D" w14:textId="77777777" w:rsidR="007D6A6B" w:rsidRPr="00DE7F64"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15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154" w:author="Avi Cohen" w:date="2022-05-02T11:52:00Z">
            <w:rPr>
              <w:rFonts w:ascii="Times New Roman" w:eastAsia="Times New Roman" w:hAnsi="Times New Roman" w:cs="David"/>
              <w:sz w:val="24"/>
              <w:szCs w:val="24"/>
              <w:rtl/>
              <w:lang w:eastAsia="he-IL"/>
            </w:rPr>
          </w:rPrChange>
        </w:rPr>
        <w:t>1.1</w:t>
      </w:r>
      <w:r w:rsidRPr="00DE7F64">
        <w:rPr>
          <w:rFonts w:ascii="Times New Roman" w:eastAsia="Times New Roman" w:hAnsi="Times New Roman" w:cs="David"/>
          <w:sz w:val="24"/>
          <w:szCs w:val="24"/>
          <w:rtl/>
          <w:lang w:eastAsia="he-IL"/>
          <w:rPrChange w:id="2155"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sz w:val="24"/>
          <w:szCs w:val="24"/>
          <w:u w:val="single"/>
          <w:rtl/>
          <w:lang w:eastAsia="he-IL"/>
          <w:rPrChange w:id="2156" w:author="Avi Cohen" w:date="2022-05-02T11:52:00Z">
            <w:rPr>
              <w:rFonts w:ascii="Times New Roman" w:eastAsia="Times New Roman" w:hAnsi="Times New Roman" w:cs="David"/>
              <w:sz w:val="24"/>
              <w:szCs w:val="24"/>
              <w:u w:val="single"/>
              <w:rtl/>
              <w:lang w:eastAsia="he-IL"/>
            </w:rPr>
          </w:rPrChange>
        </w:rPr>
        <w:t>שרותי המתכנן יכללו</w:t>
      </w:r>
      <w:r w:rsidRPr="00DE7F64">
        <w:rPr>
          <w:rFonts w:ascii="Times New Roman" w:eastAsia="Times New Roman" w:hAnsi="Times New Roman" w:cs="David"/>
          <w:sz w:val="24"/>
          <w:szCs w:val="24"/>
          <w:rtl/>
          <w:lang w:eastAsia="he-IL"/>
          <w:rPrChange w:id="2157" w:author="Avi Cohen" w:date="2022-05-02T11:52:00Z">
            <w:rPr>
              <w:rFonts w:ascii="Times New Roman" w:eastAsia="Times New Roman" w:hAnsi="Times New Roman" w:cs="David"/>
              <w:sz w:val="24"/>
              <w:szCs w:val="24"/>
              <w:rtl/>
              <w:lang w:eastAsia="he-IL"/>
            </w:rPr>
          </w:rPrChange>
        </w:rPr>
        <w:t>:</w:t>
      </w:r>
    </w:p>
    <w:p w14:paraId="16546033"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158" w:author="Avi Cohen" w:date="2022-05-02T11:52:00Z">
            <w:rPr>
              <w:rFonts w:ascii="Times New Roman" w:eastAsia="Times New Roman" w:hAnsi="Times New Roman" w:cs="David"/>
              <w:sz w:val="24"/>
              <w:szCs w:val="24"/>
              <w:rtl/>
              <w:lang w:eastAsia="he-IL"/>
            </w:rPr>
          </w:rPrChange>
        </w:rPr>
      </w:pPr>
    </w:p>
    <w:p w14:paraId="3DFB366E" w14:textId="77777777" w:rsidR="007D6A6B" w:rsidRPr="00DE7F64"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Change w:id="2159" w:author="Avi Cohen" w:date="2022-05-02T11:52:00Z">
            <w:rPr>
              <w:rFonts w:ascii="David" w:eastAsia="Times New Roman" w:hAnsi="David" w:cs="David"/>
              <w:sz w:val="24"/>
              <w:szCs w:val="24"/>
              <w:rtl/>
              <w:lang w:eastAsia="he-IL"/>
            </w:rPr>
          </w:rPrChange>
        </w:rPr>
      </w:pPr>
      <w:r w:rsidRPr="00DE7F64">
        <w:rPr>
          <w:rFonts w:ascii="David" w:eastAsia="Times New Roman" w:hAnsi="David" w:cs="David"/>
          <w:sz w:val="24"/>
          <w:szCs w:val="24"/>
          <w:rtl/>
          <w:lang w:eastAsia="he-IL"/>
          <w:rPrChange w:id="2160" w:author="Avi Cohen" w:date="2022-05-02T11:52:00Z">
            <w:rPr>
              <w:rFonts w:ascii="David" w:eastAsia="Times New Roman" w:hAnsi="David" w:cs="David"/>
              <w:sz w:val="24"/>
              <w:szCs w:val="24"/>
              <w:rtl/>
              <w:lang w:eastAsia="he-IL"/>
            </w:rPr>
          </w:rPrChange>
        </w:rPr>
        <w:t>תכנון מיזוג אויר ואוורור מאולץ לפרויקט, לרבות לדירות, לשטחים משותפים בבניינים למרתפים ,לשטחי מסחר ,משרדים וכל שימוש נוסף הנדרש בפרויקט</w:t>
      </w:r>
    </w:p>
    <w:p w14:paraId="6963F2C0" w14:textId="77777777" w:rsidR="007D6A6B" w:rsidRPr="00DE7F64"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Change w:id="2161" w:author="Avi Cohen" w:date="2022-05-02T11:52:00Z">
            <w:rPr>
              <w:rFonts w:ascii="David" w:eastAsia="Times New Roman" w:hAnsi="David" w:cs="David"/>
              <w:sz w:val="24"/>
              <w:szCs w:val="24"/>
              <w:lang w:eastAsia="he-IL"/>
            </w:rPr>
          </w:rPrChange>
        </w:rPr>
      </w:pPr>
      <w:r w:rsidRPr="00DE7F64">
        <w:rPr>
          <w:rFonts w:ascii="David" w:eastAsia="Times New Roman" w:hAnsi="David" w:cs="David"/>
          <w:sz w:val="24"/>
          <w:szCs w:val="24"/>
          <w:rtl/>
          <w:lang w:eastAsia="he-IL"/>
          <w:rPrChange w:id="2162" w:author="Avi Cohen" w:date="2022-05-02T11:52:00Z">
            <w:rPr>
              <w:rFonts w:ascii="David" w:eastAsia="Times New Roman" w:hAnsi="David" w:cs="David"/>
              <w:sz w:val="24"/>
              <w:szCs w:val="24"/>
              <w:rtl/>
              <w:lang w:eastAsia="he-IL"/>
            </w:rPr>
          </w:rPrChange>
        </w:rPr>
        <w:t>תכנון מיזוג אויר למבנה מכירות ו/או לדירה לדוגמא.</w:t>
      </w:r>
    </w:p>
    <w:p w14:paraId="3A6492F5" w14:textId="77777777" w:rsidR="007D6A6B" w:rsidRPr="00DE7F64"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Change w:id="2163" w:author="Avi Cohen" w:date="2022-05-02T11:52:00Z">
            <w:rPr>
              <w:rFonts w:ascii="Times New Roman" w:eastAsia="Times New Roman" w:hAnsi="Times New Roman" w:cs="David"/>
              <w:sz w:val="24"/>
              <w:szCs w:val="24"/>
              <w:rtl/>
              <w:lang w:eastAsia="he-IL"/>
            </w:rPr>
          </w:rPrChange>
        </w:rPr>
      </w:pPr>
      <w:r w:rsidRPr="00DE7F64">
        <w:rPr>
          <w:rFonts w:ascii="David" w:eastAsia="Times New Roman" w:hAnsi="David" w:cs="David"/>
          <w:sz w:val="24"/>
          <w:szCs w:val="24"/>
          <w:rtl/>
          <w:lang w:eastAsia="he-IL"/>
          <w:rPrChange w:id="2164" w:author="Avi Cohen" w:date="2022-05-02T11:52:00Z">
            <w:rPr>
              <w:rFonts w:ascii="David" w:eastAsia="Times New Roman" w:hAnsi="David" w:cs="David"/>
              <w:sz w:val="24"/>
              <w:szCs w:val="24"/>
              <w:rtl/>
              <w:lang w:eastAsia="he-IL"/>
            </w:rPr>
          </w:rPrChange>
        </w:rPr>
        <w:t xml:space="preserve">תכנון </w:t>
      </w:r>
      <w:r w:rsidRPr="00DE7F64">
        <w:rPr>
          <w:rFonts w:ascii="Times New Roman" w:eastAsia="Times New Roman" w:hAnsi="Times New Roman" w:cs="David" w:hint="cs"/>
          <w:sz w:val="24"/>
          <w:szCs w:val="24"/>
          <w:rtl/>
          <w:lang w:eastAsia="he-IL"/>
          <w:rPrChange w:id="2165" w:author="Avi Cohen" w:date="2022-05-02T11:52:00Z">
            <w:rPr>
              <w:rFonts w:ascii="Times New Roman" w:eastAsia="Times New Roman" w:hAnsi="Times New Roman" w:cs="David" w:hint="cs"/>
              <w:sz w:val="24"/>
              <w:szCs w:val="24"/>
              <w:rtl/>
              <w:lang w:eastAsia="he-IL"/>
            </w:rPr>
          </w:rPrChange>
        </w:rPr>
        <w:t>יעיל ביחס למבנה.</w:t>
      </w:r>
    </w:p>
    <w:p w14:paraId="3F66875D"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166" w:author="Avi Cohen" w:date="2022-05-02T11:52:00Z">
            <w:rPr>
              <w:rFonts w:ascii="Times New Roman" w:eastAsia="Times New Roman" w:hAnsi="Times New Roman" w:cs="David"/>
              <w:sz w:val="24"/>
              <w:szCs w:val="24"/>
              <w:rtl/>
              <w:lang w:eastAsia="he-IL"/>
            </w:rPr>
          </w:rPrChange>
        </w:rPr>
      </w:pPr>
    </w:p>
    <w:p w14:paraId="5B63C3C4" w14:textId="77777777" w:rsidR="00A8581C" w:rsidRPr="00DE7F64"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Change w:id="216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168" w:author="Avi Cohen" w:date="2022-05-02T11:52:00Z">
            <w:rPr>
              <w:rFonts w:ascii="Times New Roman" w:eastAsia="Times New Roman" w:hAnsi="Times New Roman" w:cs="David"/>
              <w:sz w:val="24"/>
              <w:szCs w:val="24"/>
              <w:rtl/>
              <w:lang w:eastAsia="he-IL"/>
            </w:rPr>
          </w:rPrChange>
        </w:rPr>
        <w:t>1.2</w:t>
      </w:r>
      <w:r w:rsidRPr="00DE7F64">
        <w:rPr>
          <w:rFonts w:ascii="Times New Roman" w:eastAsia="Times New Roman" w:hAnsi="Times New Roman" w:cs="David"/>
          <w:sz w:val="24"/>
          <w:szCs w:val="24"/>
          <w:rtl/>
          <w:lang w:eastAsia="he-IL"/>
          <w:rPrChange w:id="2169" w:author="Avi Cohen" w:date="2022-05-02T11:52:00Z">
            <w:rPr>
              <w:rFonts w:ascii="Times New Roman" w:eastAsia="Times New Roman" w:hAnsi="Times New Roman" w:cs="David"/>
              <w:sz w:val="24"/>
              <w:szCs w:val="24"/>
              <w:rtl/>
              <w:lang w:eastAsia="he-IL"/>
            </w:rPr>
          </w:rPrChange>
        </w:rPr>
        <w:tab/>
      </w:r>
      <w:r w:rsidR="00A8581C" w:rsidRPr="00DE7F64">
        <w:rPr>
          <w:rFonts w:ascii="Times New Roman" w:eastAsia="Times New Roman" w:hAnsi="Times New Roman" w:cs="David"/>
          <w:sz w:val="24"/>
          <w:szCs w:val="24"/>
          <w:u w:val="single"/>
          <w:rtl/>
          <w:rPrChange w:id="2170" w:author="Avi Cohen" w:date="2022-05-02T11:52:00Z">
            <w:rPr>
              <w:rFonts w:ascii="Times New Roman" w:eastAsia="Times New Roman" w:hAnsi="Times New Roman" w:cs="David"/>
              <w:sz w:val="24"/>
              <w:szCs w:val="24"/>
              <w:u w:val="single"/>
              <w:rtl/>
            </w:rPr>
          </w:rPrChange>
        </w:rPr>
        <w:t>המ</w:t>
      </w:r>
      <w:r w:rsidR="00A8581C" w:rsidRPr="00DE7F64">
        <w:rPr>
          <w:rFonts w:ascii="Times New Roman" w:eastAsia="Times New Roman" w:hAnsi="Times New Roman" w:cs="David" w:hint="cs"/>
          <w:sz w:val="24"/>
          <w:szCs w:val="24"/>
          <w:u w:val="single"/>
          <w:rtl/>
          <w:rPrChange w:id="2171" w:author="Avi Cohen" w:date="2022-05-02T11:52:00Z">
            <w:rPr>
              <w:rFonts w:ascii="Times New Roman" w:eastAsia="Times New Roman" w:hAnsi="Times New Roman" w:cs="David" w:hint="cs"/>
              <w:sz w:val="24"/>
              <w:szCs w:val="24"/>
              <w:u w:val="single"/>
              <w:rtl/>
            </w:rPr>
          </w:rPrChange>
        </w:rPr>
        <w:t>תכנן</w:t>
      </w:r>
      <w:r w:rsidR="00A8581C" w:rsidRPr="00DE7F64">
        <w:rPr>
          <w:rFonts w:ascii="Times New Roman" w:eastAsia="Times New Roman" w:hAnsi="Times New Roman" w:cs="David"/>
          <w:sz w:val="24"/>
          <w:szCs w:val="24"/>
          <w:u w:val="single"/>
          <w:rtl/>
          <w:rPrChange w:id="2172" w:author="Avi Cohen" w:date="2022-05-02T11:52:00Z">
            <w:rPr>
              <w:rFonts w:ascii="Times New Roman" w:eastAsia="Times New Roman" w:hAnsi="Times New Roman" w:cs="David"/>
              <w:sz w:val="24"/>
              <w:szCs w:val="24"/>
              <w:u w:val="single"/>
              <w:rtl/>
            </w:rPr>
          </w:rPrChange>
        </w:rPr>
        <w:t>, צוות עובדים ואמצעים</w:t>
      </w:r>
      <w:r w:rsidR="00A8581C" w:rsidRPr="00DE7F64">
        <w:rPr>
          <w:rFonts w:ascii="Times New Roman" w:eastAsia="Times New Roman" w:hAnsi="Times New Roman" w:cs="David" w:hint="cs"/>
          <w:sz w:val="24"/>
          <w:szCs w:val="24"/>
          <w:rtl/>
          <w:lang w:eastAsia="he-IL"/>
          <w:rPrChange w:id="2173" w:author="Avi Cohen" w:date="2022-05-02T11:52:00Z">
            <w:rPr>
              <w:rFonts w:ascii="Times New Roman" w:eastAsia="Times New Roman" w:hAnsi="Times New Roman" w:cs="David" w:hint="cs"/>
              <w:sz w:val="24"/>
              <w:szCs w:val="24"/>
              <w:rtl/>
              <w:lang w:eastAsia="he-IL"/>
            </w:rPr>
          </w:rPrChange>
        </w:rPr>
        <w:t>:</w:t>
      </w:r>
    </w:p>
    <w:p w14:paraId="1D5A0CE6" w14:textId="77777777" w:rsidR="00A8581C" w:rsidRPr="00DE7F64"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Change w:id="2174" w:author="Avi Cohen" w:date="2022-05-02T11:52:00Z">
            <w:rPr>
              <w:rFonts w:ascii="Times New Roman" w:eastAsia="Times New Roman" w:hAnsi="Times New Roman" w:cs="David"/>
              <w:sz w:val="24"/>
              <w:szCs w:val="24"/>
              <w:rtl/>
              <w:lang w:eastAsia="he-IL"/>
            </w:rPr>
          </w:rPrChange>
        </w:rPr>
      </w:pPr>
    </w:p>
    <w:p w14:paraId="22AD8D1A" w14:textId="77777777" w:rsidR="00A8581C" w:rsidRPr="00DE7F64"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Change w:id="217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76" w:author="Avi Cohen" w:date="2022-05-02T11:52:00Z">
            <w:rPr>
              <w:rFonts w:ascii="Times New Roman" w:eastAsia="Times New Roman" w:hAnsi="Times New Roman" w:cs="David" w:hint="cs"/>
              <w:sz w:val="24"/>
              <w:szCs w:val="24"/>
              <w:rtl/>
              <w:lang w:eastAsia="he-IL"/>
            </w:rPr>
          </w:rPrChange>
        </w:rPr>
        <w:t xml:space="preserve">א.     </w:t>
      </w:r>
      <w:r w:rsidRPr="00DE7F64">
        <w:rPr>
          <w:rFonts w:ascii="Times New Roman" w:eastAsia="Times New Roman" w:hAnsi="Times New Roman" w:cs="David"/>
          <w:sz w:val="24"/>
          <w:szCs w:val="24"/>
          <w:rtl/>
          <w:lang w:eastAsia="he-IL"/>
          <w:rPrChange w:id="2177" w:author="Avi Cohen" w:date="2022-05-02T11:52:00Z">
            <w:rPr>
              <w:rFonts w:ascii="Times New Roman" w:eastAsia="Times New Roman" w:hAnsi="Times New Roman" w:cs="David"/>
              <w:sz w:val="24"/>
              <w:szCs w:val="24"/>
              <w:rtl/>
              <w:lang w:eastAsia="he-IL"/>
            </w:rPr>
          </w:rPrChange>
        </w:rPr>
        <w:t>המ</w:t>
      </w:r>
      <w:r w:rsidRPr="00DE7F64">
        <w:rPr>
          <w:rFonts w:ascii="Times New Roman" w:eastAsia="Times New Roman" w:hAnsi="Times New Roman" w:cs="David" w:hint="cs"/>
          <w:sz w:val="24"/>
          <w:szCs w:val="24"/>
          <w:rtl/>
          <w:lang w:eastAsia="he-IL"/>
          <w:rPrChange w:id="2178" w:author="Avi Cohen" w:date="2022-05-02T11:52:00Z">
            <w:rPr>
              <w:rFonts w:ascii="Times New Roman" w:eastAsia="Times New Roman" w:hAnsi="Times New Roman" w:cs="David" w:hint="cs"/>
              <w:sz w:val="24"/>
              <w:szCs w:val="24"/>
              <w:rtl/>
              <w:lang w:eastAsia="he-IL"/>
            </w:rPr>
          </w:rPrChange>
        </w:rPr>
        <w:t>תכנן</w:t>
      </w:r>
      <w:r w:rsidRPr="00DE7F64">
        <w:rPr>
          <w:rFonts w:ascii="Times New Roman" w:eastAsia="Times New Roman" w:hAnsi="Times New Roman" w:cs="David"/>
          <w:sz w:val="24"/>
          <w:szCs w:val="24"/>
          <w:rtl/>
          <w:lang w:eastAsia="he-IL"/>
          <w:rPrChange w:id="2179" w:author="Avi Cohen" w:date="2022-05-02T11:52:00Z">
            <w:rPr>
              <w:rFonts w:ascii="Times New Roman" w:eastAsia="Times New Roman" w:hAnsi="Times New Roman" w:cs="David"/>
              <w:sz w:val="24"/>
              <w:szCs w:val="24"/>
              <w:rtl/>
              <w:lang w:eastAsia="he-IL"/>
            </w:rPr>
          </w:rPrChange>
        </w:rPr>
        <w:t xml:space="preserve"> הבכיר יהיה בעל המשרד, אשר יהיה אחראי, מעורב וישתתף באופן אישי בכל ישיבות התכנון שיזומן אליהן ללא עוררין.</w:t>
      </w:r>
      <w:r w:rsidRPr="00DE7F64">
        <w:rPr>
          <w:rFonts w:ascii="Times New Roman" w:eastAsia="Times New Roman" w:hAnsi="Times New Roman" w:cs="David" w:hint="cs"/>
          <w:sz w:val="24"/>
          <w:szCs w:val="24"/>
          <w:lang w:eastAsia="he-IL"/>
          <w:rPrChange w:id="2180" w:author="Avi Cohen" w:date="2022-05-02T11:52:00Z">
            <w:rPr>
              <w:rFonts w:ascii="Times New Roman" w:eastAsia="Times New Roman" w:hAnsi="Times New Roman" w:cs="David" w:hint="cs"/>
              <w:sz w:val="24"/>
              <w:szCs w:val="24"/>
              <w:lang w:eastAsia="he-IL"/>
            </w:rPr>
          </w:rPrChange>
        </w:rPr>
        <w:t xml:space="preserve"> </w:t>
      </w:r>
      <w:r w:rsidRPr="00DE7F64">
        <w:rPr>
          <w:rFonts w:ascii="Times New Roman" w:eastAsia="Times New Roman" w:hAnsi="Times New Roman" w:cs="David" w:hint="cs"/>
          <w:sz w:val="24"/>
          <w:szCs w:val="24"/>
          <w:rtl/>
          <w:lang w:eastAsia="he-IL"/>
          <w:rPrChange w:id="2181" w:author="Avi Cohen" w:date="2022-05-02T11:52:00Z">
            <w:rPr>
              <w:rFonts w:ascii="Times New Roman" w:eastAsia="Times New Roman" w:hAnsi="Times New Roman" w:cs="David" w:hint="cs"/>
              <w:sz w:val="24"/>
              <w:szCs w:val="24"/>
              <w:rtl/>
              <w:lang w:eastAsia="he-IL"/>
            </w:rPr>
          </w:rPrChange>
        </w:rPr>
        <w:t xml:space="preserve"> ככל שיידרש ולפי החלטת המזמין, יתבצעו בנוסף לישיבות התכנון השוטפות, ישיבות שבועיות לתכנון ב </w:t>
      </w:r>
      <w:r w:rsidRPr="00DE7F64">
        <w:rPr>
          <w:rFonts w:ascii="Times New Roman" w:eastAsia="Times New Roman" w:hAnsi="Times New Roman" w:cs="David" w:hint="cs"/>
          <w:sz w:val="24"/>
          <w:szCs w:val="24"/>
          <w:lang w:eastAsia="he-IL"/>
          <w:rPrChange w:id="2182" w:author="Avi Cohen" w:date="2022-05-02T11:52:00Z">
            <w:rPr>
              <w:rFonts w:ascii="Times New Roman" w:eastAsia="Times New Roman" w:hAnsi="Times New Roman" w:cs="David" w:hint="cs"/>
              <w:sz w:val="24"/>
              <w:szCs w:val="24"/>
              <w:lang w:eastAsia="he-IL"/>
            </w:rPr>
          </w:rPrChange>
        </w:rPr>
        <w:t>BIM</w:t>
      </w:r>
      <w:r w:rsidRPr="00DE7F64">
        <w:rPr>
          <w:rFonts w:ascii="Times New Roman" w:eastAsia="Times New Roman" w:hAnsi="Times New Roman" w:cs="David" w:hint="cs"/>
          <w:sz w:val="24"/>
          <w:szCs w:val="24"/>
          <w:rtl/>
          <w:lang w:eastAsia="he-IL"/>
          <w:rPrChange w:id="2183" w:author="Avi Cohen" w:date="2022-05-02T11:52:00Z">
            <w:rPr>
              <w:rFonts w:ascii="Times New Roman" w:eastAsia="Times New Roman" w:hAnsi="Times New Roman" w:cs="David" w:hint="cs"/>
              <w:sz w:val="24"/>
              <w:szCs w:val="24"/>
              <w:rtl/>
              <w:lang w:eastAsia="he-IL"/>
            </w:rPr>
          </w:rPrChange>
        </w:rPr>
        <w:t xml:space="preserve"> על המודל.</w:t>
      </w:r>
    </w:p>
    <w:p w14:paraId="770AE51A" w14:textId="77777777" w:rsidR="00A8581C" w:rsidRPr="00DE7F64"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Change w:id="218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85" w:author="Avi Cohen" w:date="2022-05-02T11:52:00Z">
            <w:rPr>
              <w:rFonts w:ascii="Times New Roman" w:eastAsia="Times New Roman" w:hAnsi="Times New Roman" w:cs="David" w:hint="cs"/>
              <w:sz w:val="24"/>
              <w:szCs w:val="24"/>
              <w:rtl/>
              <w:lang w:eastAsia="he-IL"/>
            </w:rPr>
          </w:rPrChange>
        </w:rPr>
        <w:t>ב</w:t>
      </w:r>
      <w:r w:rsidRPr="00DE7F64">
        <w:rPr>
          <w:rFonts w:ascii="Times New Roman" w:eastAsia="Times New Roman" w:hAnsi="Times New Roman" w:cs="David"/>
          <w:sz w:val="24"/>
          <w:szCs w:val="24"/>
          <w:rtl/>
          <w:lang w:eastAsia="he-IL"/>
          <w:rPrChange w:id="2186"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187" w:author="Avi Cohen" w:date="2022-05-02T11:52:00Z">
            <w:rPr>
              <w:rFonts w:ascii="Times New Roman" w:eastAsia="Times New Roman" w:hAnsi="Times New Roman" w:cs="David"/>
              <w:sz w:val="24"/>
              <w:szCs w:val="24"/>
              <w:rtl/>
              <w:lang w:eastAsia="he-IL"/>
            </w:rPr>
          </w:rPrChange>
        </w:rPr>
        <w:tab/>
        <w:t xml:space="preserve">ראש הצוות ישתתף בכל ישיבות התכנון שיזומן אליהן </w:t>
      </w:r>
      <w:r w:rsidRPr="00DE7F64">
        <w:rPr>
          <w:rFonts w:ascii="Times New Roman" w:eastAsia="Times New Roman" w:hAnsi="Times New Roman" w:cs="David" w:hint="cs"/>
          <w:sz w:val="24"/>
          <w:szCs w:val="24"/>
          <w:rtl/>
          <w:lang w:eastAsia="he-IL"/>
          <w:rPrChange w:id="2188"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2189" w:author="Avi Cohen" w:date="2022-05-02T11:52:00Z">
            <w:rPr>
              <w:rFonts w:ascii="Times New Roman" w:eastAsia="Times New Roman" w:hAnsi="Times New Roman" w:cs="David"/>
              <w:sz w:val="24"/>
              <w:szCs w:val="24"/>
              <w:rtl/>
              <w:lang w:eastAsia="he-IL"/>
            </w:rPr>
          </w:rPrChange>
        </w:rPr>
        <w:t xml:space="preserve"> </w:t>
      </w:r>
    </w:p>
    <w:p w14:paraId="7803FB4C" w14:textId="77777777" w:rsidR="00A8581C" w:rsidRPr="00DE7F64"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Change w:id="219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91" w:author="Avi Cohen" w:date="2022-05-02T11:52:00Z">
            <w:rPr>
              <w:rFonts w:ascii="Times New Roman" w:eastAsia="Times New Roman" w:hAnsi="Times New Roman" w:cs="David" w:hint="cs"/>
              <w:sz w:val="24"/>
              <w:szCs w:val="24"/>
              <w:rtl/>
              <w:lang w:eastAsia="he-IL"/>
            </w:rPr>
          </w:rPrChange>
        </w:rPr>
        <w:t>ג</w:t>
      </w:r>
      <w:r w:rsidRPr="00DE7F64">
        <w:rPr>
          <w:rFonts w:ascii="Times New Roman" w:eastAsia="Times New Roman" w:hAnsi="Times New Roman" w:cs="David"/>
          <w:sz w:val="24"/>
          <w:szCs w:val="24"/>
          <w:rtl/>
          <w:lang w:eastAsia="he-IL"/>
          <w:rPrChange w:id="2192"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193"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hint="cs"/>
          <w:sz w:val="24"/>
          <w:szCs w:val="24"/>
          <w:rtl/>
          <w:lang w:eastAsia="he-IL"/>
          <w:rPrChange w:id="2194" w:author="Avi Cohen" w:date="2022-05-02T11:52:00Z">
            <w:rPr>
              <w:rFonts w:ascii="Times New Roman" w:eastAsia="Times New Roman" w:hAnsi="Times New Roman" w:cs="David" w:hint="cs"/>
              <w:sz w:val="24"/>
              <w:szCs w:val="24"/>
              <w:rtl/>
              <w:lang w:eastAsia="he-IL"/>
            </w:rPr>
          </w:rPrChange>
        </w:rPr>
        <w:t>ר</w:t>
      </w:r>
      <w:r w:rsidRPr="00DE7F64">
        <w:rPr>
          <w:rFonts w:ascii="Times New Roman" w:eastAsia="Times New Roman" w:hAnsi="Times New Roman" w:cs="David"/>
          <w:sz w:val="24"/>
          <w:szCs w:val="24"/>
          <w:rtl/>
          <w:lang w:eastAsia="he-IL"/>
          <w:rPrChange w:id="2195" w:author="Avi Cohen" w:date="2022-05-02T11:52:00Z">
            <w:rPr>
              <w:rFonts w:ascii="Times New Roman" w:eastAsia="Times New Roman" w:hAnsi="Times New Roman" w:cs="David"/>
              <w:sz w:val="24"/>
              <w:szCs w:val="24"/>
              <w:rtl/>
              <w:lang w:eastAsia="he-IL"/>
            </w:rPr>
          </w:rPrChange>
        </w:rPr>
        <w:t>אש הצוות יקדיש את כל הזמן הדרוש לתאומים עם האדריכלים והיועצים, כולל בישיבות פרטניות שיוזמן אליהן</w:t>
      </w:r>
      <w:r w:rsidRPr="00DE7F64">
        <w:rPr>
          <w:rFonts w:ascii="Times New Roman" w:eastAsia="Times New Roman" w:hAnsi="Times New Roman" w:cs="David" w:hint="cs"/>
          <w:sz w:val="24"/>
          <w:szCs w:val="24"/>
          <w:rtl/>
          <w:lang w:eastAsia="he-IL"/>
          <w:rPrChange w:id="2196" w:author="Avi Cohen" w:date="2022-05-02T11:52:00Z">
            <w:rPr>
              <w:rFonts w:ascii="Times New Roman" w:eastAsia="Times New Roman" w:hAnsi="Times New Roman" w:cs="David" w:hint="cs"/>
              <w:sz w:val="24"/>
              <w:szCs w:val="24"/>
              <w:rtl/>
              <w:lang w:eastAsia="he-IL"/>
            </w:rPr>
          </w:rPrChange>
        </w:rPr>
        <w:t>. ככל ויתבקש ,אי השתתפות תאושר קודם לכן אצל מנהל הפרויקט.</w:t>
      </w:r>
    </w:p>
    <w:p w14:paraId="4BCC7F54" w14:textId="77777777" w:rsidR="00A8581C" w:rsidRPr="00DE7F64"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Change w:id="219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198" w:author="Avi Cohen" w:date="2022-05-02T11:52:00Z">
            <w:rPr>
              <w:rFonts w:ascii="Times New Roman" w:eastAsia="Times New Roman" w:hAnsi="Times New Roman" w:cs="David" w:hint="cs"/>
              <w:sz w:val="24"/>
              <w:szCs w:val="24"/>
              <w:rtl/>
              <w:lang w:eastAsia="he-IL"/>
            </w:rPr>
          </w:rPrChange>
        </w:rPr>
        <w:t xml:space="preserve">ד.     </w:t>
      </w:r>
      <w:r w:rsidRPr="00DE7F64">
        <w:rPr>
          <w:rFonts w:ascii="Times New Roman" w:eastAsia="Times New Roman" w:hAnsi="Times New Roman" w:cs="David"/>
          <w:sz w:val="24"/>
          <w:szCs w:val="24"/>
          <w:rtl/>
          <w:lang w:eastAsia="he-IL"/>
          <w:rPrChange w:id="2199" w:author="Avi Cohen" w:date="2022-05-02T11:52:00Z">
            <w:rPr>
              <w:rFonts w:ascii="Times New Roman" w:eastAsia="Times New Roman" w:hAnsi="Times New Roman" w:cs="David"/>
              <w:sz w:val="24"/>
              <w:szCs w:val="24"/>
              <w:rtl/>
              <w:lang w:eastAsia="he-IL"/>
            </w:rPr>
          </w:rPrChange>
        </w:rPr>
        <w:t>צוות השרטטים של המ</w:t>
      </w:r>
      <w:r w:rsidRPr="00DE7F64">
        <w:rPr>
          <w:rFonts w:ascii="Times New Roman" w:eastAsia="Times New Roman" w:hAnsi="Times New Roman" w:cs="David" w:hint="cs"/>
          <w:sz w:val="24"/>
          <w:szCs w:val="24"/>
          <w:rtl/>
          <w:lang w:eastAsia="he-IL"/>
          <w:rPrChange w:id="2200" w:author="Avi Cohen" w:date="2022-05-02T11:52:00Z">
            <w:rPr>
              <w:rFonts w:ascii="Times New Roman" w:eastAsia="Times New Roman" w:hAnsi="Times New Roman" w:cs="David" w:hint="cs"/>
              <w:sz w:val="24"/>
              <w:szCs w:val="24"/>
              <w:rtl/>
              <w:lang w:eastAsia="he-IL"/>
            </w:rPr>
          </w:rPrChange>
        </w:rPr>
        <w:t>תכנן</w:t>
      </w:r>
      <w:r w:rsidRPr="00DE7F64">
        <w:rPr>
          <w:rFonts w:ascii="Times New Roman" w:eastAsia="Times New Roman" w:hAnsi="Times New Roman" w:cs="David"/>
          <w:sz w:val="24"/>
          <w:szCs w:val="24"/>
          <w:rtl/>
          <w:lang w:eastAsia="he-IL"/>
          <w:rPrChange w:id="2201" w:author="Avi Cohen" w:date="2022-05-02T11:52:00Z">
            <w:rPr>
              <w:rFonts w:ascii="Times New Roman" w:eastAsia="Times New Roman" w:hAnsi="Times New Roman" w:cs="David"/>
              <w:sz w:val="24"/>
              <w:szCs w:val="24"/>
              <w:rtl/>
              <w:lang w:eastAsia="he-IL"/>
            </w:rPr>
          </w:rPrChange>
        </w:rPr>
        <w:t xml:space="preserve"> יהיה כנדרש לתכנון ולהוצאת תכניות משורטטות לביצוע על מנת לעמוד בלוח הזמנים שנקבע על ידי מנהל הפרויקט.</w:t>
      </w:r>
    </w:p>
    <w:p w14:paraId="7F3DA8EE" w14:textId="77777777" w:rsidR="00C406A1" w:rsidRPr="00DE7F64"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Change w:id="220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203" w:author="Avi Cohen" w:date="2022-05-02T11:52:00Z">
            <w:rPr>
              <w:rFonts w:ascii="Times New Roman" w:eastAsia="Times New Roman" w:hAnsi="Times New Roman" w:cs="David" w:hint="cs"/>
              <w:sz w:val="24"/>
              <w:szCs w:val="24"/>
              <w:rtl/>
              <w:lang w:eastAsia="he-IL"/>
            </w:rPr>
          </w:rPrChange>
        </w:rPr>
        <w:t>1.3</w:t>
      </w:r>
      <w:r w:rsidRPr="00DE7F64">
        <w:rPr>
          <w:rFonts w:ascii="Times New Roman" w:eastAsia="Times New Roman" w:hAnsi="Times New Roman" w:cs="David" w:hint="cs"/>
          <w:sz w:val="24"/>
          <w:szCs w:val="24"/>
          <w:rtl/>
          <w:lang w:eastAsia="he-IL"/>
          <w:rPrChange w:id="2204" w:author="Avi Cohen" w:date="2022-05-02T11:52:00Z">
            <w:rPr>
              <w:rFonts w:ascii="Times New Roman" w:eastAsia="Times New Roman" w:hAnsi="Times New Roman" w:cs="David" w:hint="cs"/>
              <w:sz w:val="24"/>
              <w:szCs w:val="24"/>
              <w:rtl/>
              <w:lang w:eastAsia="he-IL"/>
            </w:rPr>
          </w:rPrChange>
        </w:rPr>
        <w:tab/>
        <w:t>על המתכנן לקבל אישור בכתב מהמנהל לפני התחלת ביצוע כל שלב, או לפני הספקת כל שרות חלקי.</w:t>
      </w:r>
    </w:p>
    <w:p w14:paraId="7B86B67B" w14:textId="77777777" w:rsidR="00C406A1" w:rsidRPr="00DE7F64"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Change w:id="2205" w:author="Avi Cohen" w:date="2022-05-02T11:52:00Z">
            <w:rPr>
              <w:rFonts w:ascii="Times New Roman" w:eastAsia="Times New Roman" w:hAnsi="Times New Roman" w:cs="David"/>
              <w:sz w:val="24"/>
              <w:szCs w:val="24"/>
              <w:rtl/>
              <w:lang w:eastAsia="he-IL"/>
            </w:rPr>
          </w:rPrChange>
        </w:rPr>
      </w:pPr>
    </w:p>
    <w:p w14:paraId="7A138EFB"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206" w:author="Avi Cohen" w:date="2022-05-02T11:52:00Z">
            <w:rPr>
              <w:rFonts w:ascii="Times New Roman" w:eastAsia="Times New Roman" w:hAnsi="Times New Roman" w:cs="David"/>
              <w:sz w:val="24"/>
              <w:szCs w:val="24"/>
              <w:rtl/>
              <w:lang w:eastAsia="he-IL"/>
            </w:rPr>
          </w:rPrChange>
        </w:rPr>
      </w:pPr>
    </w:p>
    <w:p w14:paraId="5B612E97"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20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08" w:author="Avi Cohen" w:date="2022-05-02T11:52:00Z">
            <w:rPr>
              <w:rFonts w:ascii="Times New Roman" w:eastAsia="Times New Roman" w:hAnsi="Times New Roman" w:cs="David"/>
              <w:sz w:val="24"/>
              <w:szCs w:val="24"/>
              <w:rtl/>
              <w:lang w:eastAsia="he-IL"/>
            </w:rPr>
          </w:rPrChange>
        </w:rPr>
        <w:t>2.</w:t>
      </w:r>
      <w:r w:rsidRPr="00DE7F64">
        <w:rPr>
          <w:rFonts w:ascii="Times New Roman" w:eastAsia="Times New Roman" w:hAnsi="Times New Roman" w:cs="David"/>
          <w:sz w:val="24"/>
          <w:szCs w:val="24"/>
          <w:rtl/>
          <w:lang w:eastAsia="he-IL"/>
          <w:rPrChange w:id="2209"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b/>
          <w:bCs/>
          <w:sz w:val="24"/>
          <w:szCs w:val="24"/>
          <w:u w:val="single"/>
          <w:rtl/>
          <w:lang w:eastAsia="he-IL"/>
          <w:rPrChange w:id="2210" w:author="Avi Cohen" w:date="2022-05-02T11:52:00Z">
            <w:rPr>
              <w:rFonts w:ascii="Times New Roman" w:eastAsia="Times New Roman" w:hAnsi="Times New Roman" w:cs="David"/>
              <w:b/>
              <w:bCs/>
              <w:sz w:val="24"/>
              <w:szCs w:val="24"/>
              <w:u w:val="single"/>
              <w:rtl/>
              <w:lang w:eastAsia="he-IL"/>
            </w:rPr>
          </w:rPrChange>
        </w:rPr>
        <w:t>הגדרות</w:t>
      </w:r>
    </w:p>
    <w:p w14:paraId="3A4536FD"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211" w:author="Avi Cohen" w:date="2022-05-02T11:52:00Z">
            <w:rPr>
              <w:rFonts w:ascii="Times New Roman" w:eastAsia="Times New Roman" w:hAnsi="Times New Roman" w:cs="David"/>
              <w:sz w:val="24"/>
              <w:szCs w:val="24"/>
              <w:rtl/>
              <w:lang w:eastAsia="he-IL"/>
            </w:rPr>
          </w:rPrChange>
        </w:rPr>
      </w:pPr>
    </w:p>
    <w:p w14:paraId="0C5B637A" w14:textId="77777777" w:rsidR="007D6A6B" w:rsidRPr="00DE7F64"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21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13" w:author="Avi Cohen" w:date="2022-05-02T11:52:00Z">
            <w:rPr>
              <w:rFonts w:ascii="Times New Roman" w:eastAsia="Times New Roman" w:hAnsi="Times New Roman" w:cs="David"/>
              <w:sz w:val="24"/>
              <w:szCs w:val="24"/>
              <w:rtl/>
              <w:lang w:eastAsia="he-IL"/>
            </w:rPr>
          </w:rPrChange>
        </w:rPr>
        <w:t>2.1</w:t>
      </w:r>
      <w:r w:rsidRPr="00DE7F64">
        <w:rPr>
          <w:rFonts w:ascii="Times New Roman" w:eastAsia="Times New Roman" w:hAnsi="Times New Roman" w:cs="David"/>
          <w:sz w:val="24"/>
          <w:szCs w:val="24"/>
          <w:rtl/>
          <w:lang w:eastAsia="he-IL"/>
          <w:rPrChange w:id="2214" w:author="Avi Cohen" w:date="2022-05-02T11:52:00Z">
            <w:rPr>
              <w:rFonts w:ascii="Times New Roman" w:eastAsia="Times New Roman" w:hAnsi="Times New Roman" w:cs="David"/>
              <w:sz w:val="24"/>
              <w:szCs w:val="24"/>
              <w:rtl/>
              <w:lang w:eastAsia="he-IL"/>
            </w:rPr>
          </w:rPrChange>
        </w:rPr>
        <w:tab/>
        <w:t xml:space="preserve">"מתקן" </w:t>
      </w:r>
      <w:r w:rsidRPr="00DE7F64">
        <w:rPr>
          <w:rFonts w:ascii="Times New Roman" w:eastAsia="Times New Roman" w:hAnsi="Times New Roman" w:cs="David"/>
          <w:sz w:val="24"/>
          <w:szCs w:val="24"/>
          <w:lang w:eastAsia="he-IL"/>
          <w:rPrChange w:id="2215" w:author="Avi Cohen" w:date="2022-05-02T11:52:00Z">
            <w:rPr>
              <w:rFonts w:ascii="Times New Roman" w:eastAsia="Times New Roman" w:hAnsi="Times New Roman" w:cs="David"/>
              <w:sz w:val="24"/>
              <w:szCs w:val="24"/>
              <w:lang w:eastAsia="he-IL"/>
            </w:rPr>
          </w:rPrChange>
        </w:rPr>
        <w:t>–</w:t>
      </w:r>
      <w:r w:rsidRPr="00DE7F64">
        <w:rPr>
          <w:rFonts w:ascii="Times New Roman" w:eastAsia="Times New Roman" w:hAnsi="Times New Roman" w:cs="David"/>
          <w:sz w:val="24"/>
          <w:szCs w:val="24"/>
          <w:rtl/>
          <w:lang w:eastAsia="he-IL"/>
          <w:rPrChange w:id="2216" w:author="Avi Cohen" w:date="2022-05-02T11:52:00Z">
            <w:rPr>
              <w:rFonts w:ascii="Times New Roman" w:eastAsia="Times New Roman" w:hAnsi="Times New Roman" w:cs="David"/>
              <w:sz w:val="24"/>
              <w:szCs w:val="24"/>
              <w:rtl/>
              <w:lang w:eastAsia="he-IL"/>
            </w:rPr>
          </w:rPrChange>
        </w:rPr>
        <w:t xml:space="preserve"> מערכות מיזוג אויר לק</w:t>
      </w:r>
      <w:r w:rsidR="00461F51" w:rsidRPr="00DE7F64">
        <w:rPr>
          <w:rFonts w:ascii="Times New Roman" w:eastAsia="Times New Roman" w:hAnsi="Times New Roman" w:cs="David" w:hint="cs"/>
          <w:sz w:val="24"/>
          <w:szCs w:val="24"/>
          <w:rtl/>
          <w:lang w:eastAsia="he-IL"/>
          <w:rPrChange w:id="2217" w:author="Avi Cohen" w:date="2022-05-02T11:52:00Z">
            <w:rPr>
              <w:rFonts w:ascii="Times New Roman" w:eastAsia="Times New Roman" w:hAnsi="Times New Roman" w:cs="David" w:hint="cs"/>
              <w:sz w:val="24"/>
              <w:szCs w:val="24"/>
              <w:rtl/>
              <w:lang w:eastAsia="he-IL"/>
            </w:rPr>
          </w:rPrChange>
        </w:rPr>
        <w:t>י</w:t>
      </w:r>
      <w:r w:rsidRPr="00DE7F64">
        <w:rPr>
          <w:rFonts w:ascii="Times New Roman" w:eastAsia="Times New Roman" w:hAnsi="Times New Roman" w:cs="David"/>
          <w:sz w:val="24"/>
          <w:szCs w:val="24"/>
          <w:rtl/>
          <w:lang w:eastAsia="he-IL"/>
          <w:rPrChange w:id="2218" w:author="Avi Cohen" w:date="2022-05-02T11:52:00Z">
            <w:rPr>
              <w:rFonts w:ascii="Times New Roman" w:eastAsia="Times New Roman" w:hAnsi="Times New Roman" w:cs="David"/>
              <w:sz w:val="24"/>
              <w:szCs w:val="24"/>
              <w:rtl/>
              <w:lang w:eastAsia="he-IL"/>
            </w:rPr>
          </w:rPrChange>
        </w:rPr>
        <w:t xml:space="preserve">רור ולחימום, מערכות </w:t>
      </w:r>
      <w:r w:rsidR="00461F51" w:rsidRPr="00DE7F64">
        <w:rPr>
          <w:rFonts w:ascii="Times New Roman" w:eastAsia="Times New Roman" w:hAnsi="Times New Roman" w:cs="David" w:hint="cs"/>
          <w:sz w:val="24"/>
          <w:szCs w:val="24"/>
          <w:rtl/>
          <w:lang w:eastAsia="he-IL"/>
          <w:rPrChange w:id="2219" w:author="Avi Cohen" w:date="2022-05-02T11:52:00Z">
            <w:rPr>
              <w:rFonts w:ascii="Times New Roman" w:eastAsia="Times New Roman" w:hAnsi="Times New Roman" w:cs="David" w:hint="cs"/>
              <w:sz w:val="24"/>
              <w:szCs w:val="24"/>
              <w:rtl/>
              <w:lang w:eastAsia="he-IL"/>
            </w:rPr>
          </w:rPrChange>
        </w:rPr>
        <w:t>אוורור</w:t>
      </w:r>
      <w:r w:rsidRPr="00DE7F64">
        <w:rPr>
          <w:rFonts w:ascii="Times New Roman" w:eastAsia="Times New Roman" w:hAnsi="Times New Roman" w:cs="David"/>
          <w:sz w:val="24"/>
          <w:szCs w:val="24"/>
          <w:rtl/>
          <w:lang w:eastAsia="he-IL"/>
          <w:rPrChange w:id="2220" w:author="Avi Cohen" w:date="2022-05-02T11:52:00Z">
            <w:rPr>
              <w:rFonts w:ascii="Times New Roman" w:eastAsia="Times New Roman" w:hAnsi="Times New Roman" w:cs="David"/>
              <w:sz w:val="24"/>
              <w:szCs w:val="24"/>
              <w:rtl/>
              <w:lang w:eastAsia="he-IL"/>
            </w:rPr>
          </w:rPrChange>
        </w:rPr>
        <w:t xml:space="preserve"> כולל ציוד, צנרת, פקוד, חשמל, תעלות, מפזרים, מערכת גלאי </w:t>
      </w:r>
      <w:r w:rsidRPr="00DE7F64">
        <w:rPr>
          <w:rFonts w:ascii="Times New Roman" w:eastAsia="Times New Roman" w:hAnsi="Times New Roman" w:cs="David"/>
          <w:sz w:val="24"/>
          <w:szCs w:val="24"/>
          <w:lang w:eastAsia="he-IL"/>
          <w:rPrChange w:id="2221" w:author="Avi Cohen" w:date="2022-05-02T11:52:00Z">
            <w:rPr>
              <w:rFonts w:ascii="Times New Roman" w:eastAsia="Times New Roman" w:hAnsi="Times New Roman" w:cs="David"/>
              <w:sz w:val="24"/>
              <w:szCs w:val="24"/>
              <w:lang w:eastAsia="he-IL"/>
            </w:rPr>
          </w:rPrChange>
        </w:rPr>
        <w:t>CO</w:t>
      </w:r>
      <w:r w:rsidRPr="00DE7F64">
        <w:rPr>
          <w:rFonts w:ascii="Times New Roman" w:eastAsia="Times New Roman" w:hAnsi="Times New Roman" w:cs="David"/>
          <w:sz w:val="24"/>
          <w:szCs w:val="24"/>
          <w:rtl/>
          <w:lang w:eastAsia="he-IL"/>
          <w:rPrChange w:id="2222" w:author="Avi Cohen" w:date="2022-05-02T11:52:00Z">
            <w:rPr>
              <w:rFonts w:ascii="Times New Roman" w:eastAsia="Times New Roman" w:hAnsi="Times New Roman" w:cs="David"/>
              <w:sz w:val="24"/>
              <w:szCs w:val="24"/>
              <w:rtl/>
              <w:lang w:eastAsia="he-IL"/>
            </w:rPr>
          </w:rPrChange>
        </w:rPr>
        <w:t xml:space="preserve"> וכו'.</w:t>
      </w:r>
    </w:p>
    <w:p w14:paraId="2903F173" w14:textId="77777777" w:rsidR="007D6A6B" w:rsidRPr="00DE7F64"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223" w:author="Avi Cohen" w:date="2022-05-02T11:52:00Z">
            <w:rPr>
              <w:rFonts w:ascii="Times New Roman" w:eastAsia="Times New Roman" w:hAnsi="Times New Roman" w:cs="David"/>
              <w:sz w:val="24"/>
              <w:szCs w:val="24"/>
              <w:rtl/>
              <w:lang w:eastAsia="he-IL"/>
            </w:rPr>
          </w:rPrChange>
        </w:rPr>
      </w:pPr>
    </w:p>
    <w:p w14:paraId="1752901D" w14:textId="77777777" w:rsidR="007D6A6B" w:rsidRPr="00DE7F64"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Change w:id="222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25" w:author="Avi Cohen" w:date="2022-05-02T11:52:00Z">
            <w:rPr>
              <w:rFonts w:ascii="Times New Roman" w:eastAsia="Times New Roman" w:hAnsi="Times New Roman" w:cs="David"/>
              <w:sz w:val="24"/>
              <w:szCs w:val="24"/>
              <w:rtl/>
              <w:lang w:eastAsia="he-IL"/>
            </w:rPr>
          </w:rPrChange>
        </w:rPr>
        <w:t>"תכניות מוקדמות" – ת</w:t>
      </w:r>
      <w:r w:rsidR="007D6A6B" w:rsidRPr="00DE7F64">
        <w:rPr>
          <w:rFonts w:ascii="Times New Roman" w:eastAsia="Times New Roman" w:hAnsi="Times New Roman" w:cs="David"/>
          <w:sz w:val="24"/>
          <w:szCs w:val="24"/>
          <w:rtl/>
          <w:lang w:eastAsia="he-IL"/>
          <w:rPrChange w:id="2226" w:author="Avi Cohen" w:date="2022-05-02T11:52:00Z">
            <w:rPr>
              <w:rFonts w:ascii="Times New Roman" w:eastAsia="Times New Roman" w:hAnsi="Times New Roman" w:cs="David"/>
              <w:sz w:val="24"/>
              <w:szCs w:val="24"/>
              <w:rtl/>
              <w:lang w:eastAsia="he-IL"/>
            </w:rPr>
          </w:rPrChange>
        </w:rPr>
        <w:t>כניות המתארות את הפתרון העקרוני של המתקן.</w:t>
      </w:r>
    </w:p>
    <w:p w14:paraId="556F5903"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227" w:author="Avi Cohen" w:date="2022-05-02T11:52:00Z">
            <w:rPr>
              <w:rFonts w:ascii="Times New Roman" w:eastAsia="Times New Roman" w:hAnsi="Times New Roman" w:cs="David"/>
              <w:sz w:val="24"/>
              <w:szCs w:val="24"/>
              <w:rtl/>
              <w:lang w:eastAsia="he-IL"/>
            </w:rPr>
          </w:rPrChange>
        </w:rPr>
      </w:pPr>
    </w:p>
    <w:p w14:paraId="2BB6B5F0" w14:textId="77777777" w:rsidR="007D6A6B" w:rsidRPr="00DE7F64"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Change w:id="222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29" w:author="Avi Cohen" w:date="2022-05-02T11:52:00Z">
            <w:rPr>
              <w:rFonts w:ascii="Times New Roman" w:eastAsia="Times New Roman" w:hAnsi="Times New Roman" w:cs="David"/>
              <w:sz w:val="24"/>
              <w:szCs w:val="24"/>
              <w:rtl/>
              <w:lang w:eastAsia="he-IL"/>
            </w:rPr>
          </w:rPrChange>
        </w:rPr>
        <w:t>"תכניות סופיות" – ת</w:t>
      </w:r>
      <w:r w:rsidR="007D6A6B" w:rsidRPr="00DE7F64">
        <w:rPr>
          <w:rFonts w:ascii="Times New Roman" w:eastAsia="Times New Roman" w:hAnsi="Times New Roman" w:cs="David"/>
          <w:sz w:val="24"/>
          <w:szCs w:val="24"/>
          <w:rtl/>
          <w:lang w:eastAsia="he-IL"/>
          <w:rPrChange w:id="2230" w:author="Avi Cohen" w:date="2022-05-02T11:52:00Z">
            <w:rPr>
              <w:rFonts w:ascii="Times New Roman" w:eastAsia="Times New Roman" w:hAnsi="Times New Roman" w:cs="David"/>
              <w:sz w:val="24"/>
              <w:szCs w:val="24"/>
              <w:rtl/>
              <w:lang w:eastAsia="he-IL"/>
            </w:rPr>
          </w:rPrChange>
        </w:rPr>
        <w:t>כניות שלאחר אישורן ניתן יהיה לעבד את המסמכים הדרושים לביצוע המתקן.</w:t>
      </w:r>
    </w:p>
    <w:p w14:paraId="1B6E769B"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231" w:author="Avi Cohen" w:date="2022-05-02T11:52:00Z">
            <w:rPr>
              <w:rFonts w:ascii="Times New Roman" w:eastAsia="Times New Roman" w:hAnsi="Times New Roman" w:cs="David"/>
              <w:sz w:val="24"/>
              <w:szCs w:val="24"/>
              <w:rtl/>
              <w:lang w:eastAsia="he-IL"/>
            </w:rPr>
          </w:rPrChange>
        </w:rPr>
      </w:pPr>
    </w:p>
    <w:p w14:paraId="77C8D78C" w14:textId="77777777" w:rsidR="007D6A6B" w:rsidRPr="00DE7F64"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Change w:id="223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33" w:author="Avi Cohen" w:date="2022-05-02T11:52:00Z">
            <w:rPr>
              <w:rFonts w:ascii="Times New Roman" w:eastAsia="Times New Roman" w:hAnsi="Times New Roman" w:cs="David"/>
              <w:sz w:val="24"/>
              <w:szCs w:val="24"/>
              <w:rtl/>
              <w:lang w:eastAsia="he-IL"/>
            </w:rPr>
          </w:rPrChange>
        </w:rPr>
        <w:t>"תכניות עבודה" – ת</w:t>
      </w:r>
      <w:r w:rsidRPr="00DE7F64">
        <w:rPr>
          <w:rFonts w:ascii="Times New Roman" w:eastAsia="Times New Roman" w:hAnsi="Times New Roman" w:cs="David" w:hint="cs"/>
          <w:sz w:val="24"/>
          <w:szCs w:val="24"/>
          <w:rtl/>
          <w:lang w:eastAsia="he-IL"/>
          <w:rPrChange w:id="2234" w:author="Avi Cohen" w:date="2022-05-02T11:52:00Z">
            <w:rPr>
              <w:rFonts w:ascii="Times New Roman" w:eastAsia="Times New Roman" w:hAnsi="Times New Roman" w:cs="David" w:hint="cs"/>
              <w:sz w:val="24"/>
              <w:szCs w:val="24"/>
              <w:rtl/>
              <w:lang w:eastAsia="he-IL"/>
            </w:rPr>
          </w:rPrChange>
        </w:rPr>
        <w:t>כ</w:t>
      </w:r>
      <w:r w:rsidR="007D6A6B" w:rsidRPr="00DE7F64">
        <w:rPr>
          <w:rFonts w:ascii="Times New Roman" w:eastAsia="Times New Roman" w:hAnsi="Times New Roman" w:cs="David"/>
          <w:sz w:val="24"/>
          <w:szCs w:val="24"/>
          <w:rtl/>
          <w:lang w:eastAsia="he-IL"/>
          <w:rPrChange w:id="2235" w:author="Avi Cohen" w:date="2022-05-02T11:52:00Z">
            <w:rPr>
              <w:rFonts w:ascii="Times New Roman" w:eastAsia="Times New Roman" w:hAnsi="Times New Roman" w:cs="David"/>
              <w:sz w:val="24"/>
              <w:szCs w:val="24"/>
              <w:rtl/>
              <w:lang w:eastAsia="he-IL"/>
            </w:rPr>
          </w:rPrChange>
        </w:rPr>
        <w:t>ניות מפורטות, מפרטים, כתבי כמויות, כל המסמכים וכל הדרוש לעריכת ופרסום מכרזים לביצוע המתקן בפרויקט ו/או לביצוע המתקן בפרויקט.</w:t>
      </w:r>
    </w:p>
    <w:p w14:paraId="6F01FB62"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Change w:id="2236" w:author="Avi Cohen" w:date="2022-05-02T11:52:00Z">
            <w:rPr>
              <w:rFonts w:ascii="Times New Roman" w:eastAsia="Times New Roman" w:hAnsi="Times New Roman" w:cs="David"/>
              <w:sz w:val="24"/>
              <w:szCs w:val="24"/>
              <w:lang w:eastAsia="he-IL"/>
            </w:rPr>
          </w:rPrChange>
        </w:rPr>
      </w:pPr>
    </w:p>
    <w:p w14:paraId="3A15E39A"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23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38" w:author="Avi Cohen" w:date="2022-05-02T11:52:00Z">
            <w:rPr>
              <w:rFonts w:ascii="Times New Roman" w:eastAsia="Times New Roman" w:hAnsi="Times New Roman" w:cs="David"/>
              <w:sz w:val="24"/>
              <w:szCs w:val="24"/>
              <w:rtl/>
              <w:lang w:eastAsia="he-IL"/>
            </w:rPr>
          </w:rPrChange>
        </w:rPr>
        <w:t>3.</w:t>
      </w:r>
      <w:r w:rsidRPr="00DE7F64">
        <w:rPr>
          <w:rFonts w:ascii="Times New Roman" w:eastAsia="Times New Roman" w:hAnsi="Times New Roman" w:cs="David"/>
          <w:sz w:val="24"/>
          <w:szCs w:val="24"/>
          <w:rtl/>
          <w:lang w:eastAsia="he-IL"/>
          <w:rPrChange w:id="2239"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b/>
          <w:bCs/>
          <w:sz w:val="24"/>
          <w:szCs w:val="24"/>
          <w:u w:val="single"/>
          <w:rtl/>
          <w:lang w:eastAsia="he-IL"/>
          <w:rPrChange w:id="2240" w:author="Avi Cohen" w:date="2022-05-02T11:52:00Z">
            <w:rPr>
              <w:rFonts w:ascii="Times New Roman" w:eastAsia="Times New Roman" w:hAnsi="Times New Roman" w:cs="David"/>
              <w:b/>
              <w:bCs/>
              <w:sz w:val="24"/>
              <w:szCs w:val="24"/>
              <w:u w:val="single"/>
              <w:rtl/>
              <w:lang w:eastAsia="he-IL"/>
            </w:rPr>
          </w:rPrChange>
        </w:rPr>
        <w:t>אלה שירותי המתכנן</w:t>
      </w:r>
      <w:r w:rsidRPr="00DE7F64">
        <w:rPr>
          <w:rFonts w:ascii="Times New Roman" w:eastAsia="Times New Roman" w:hAnsi="Times New Roman" w:cs="David"/>
          <w:sz w:val="24"/>
          <w:szCs w:val="24"/>
          <w:rtl/>
          <w:lang w:eastAsia="he-IL"/>
          <w:rPrChange w:id="2241" w:author="Avi Cohen" w:date="2022-05-02T11:52:00Z">
            <w:rPr>
              <w:rFonts w:ascii="Times New Roman" w:eastAsia="Times New Roman" w:hAnsi="Times New Roman" w:cs="David"/>
              <w:sz w:val="24"/>
              <w:szCs w:val="24"/>
              <w:rtl/>
              <w:lang w:eastAsia="he-IL"/>
            </w:rPr>
          </w:rPrChange>
        </w:rPr>
        <w:t>:</w:t>
      </w:r>
    </w:p>
    <w:p w14:paraId="74C94E4E"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Change w:id="2242" w:author="Avi Cohen" w:date="2022-05-02T11:52:00Z">
            <w:rPr>
              <w:rFonts w:ascii="Times New Roman" w:eastAsia="Times New Roman" w:hAnsi="Times New Roman" w:cs="David"/>
              <w:sz w:val="24"/>
              <w:szCs w:val="24"/>
              <w:u w:val="single"/>
              <w:rtl/>
              <w:lang w:eastAsia="he-IL"/>
            </w:rPr>
          </w:rPrChange>
        </w:rPr>
      </w:pPr>
    </w:p>
    <w:p w14:paraId="69CDEB7D" w14:textId="77777777" w:rsidR="007D6A6B" w:rsidRPr="00DE7F64"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Change w:id="224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44" w:author="Avi Cohen" w:date="2022-05-02T11:52:00Z">
            <w:rPr>
              <w:rFonts w:ascii="Times New Roman" w:eastAsia="Times New Roman" w:hAnsi="Times New Roman" w:cs="David"/>
              <w:sz w:val="24"/>
              <w:szCs w:val="24"/>
              <w:rtl/>
              <w:lang w:eastAsia="he-IL"/>
            </w:rPr>
          </w:rPrChange>
        </w:rPr>
        <w:t xml:space="preserve">שירותי המתכנן יבוצעו בקטעים לפי התקדמות הפרויקט והנחיות המנהל, לרבות להסדרי ביניים לבניה ואכלוס בשלבים. </w:t>
      </w:r>
    </w:p>
    <w:p w14:paraId="1BCFFCA5"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Change w:id="2245" w:author="Avi Cohen" w:date="2022-05-02T11:52:00Z">
            <w:rPr>
              <w:rFonts w:ascii="Times New Roman" w:eastAsia="Times New Roman" w:hAnsi="Times New Roman" w:cs="David"/>
              <w:b/>
              <w:bCs/>
              <w:sz w:val="24"/>
              <w:szCs w:val="24"/>
              <w:rtl/>
              <w:lang w:eastAsia="he-IL"/>
            </w:rPr>
          </w:rPrChange>
        </w:rPr>
      </w:pPr>
      <w:r w:rsidRPr="00DE7F64">
        <w:rPr>
          <w:rFonts w:ascii="Times New Roman" w:eastAsia="Times New Roman" w:hAnsi="Times New Roman" w:cs="David"/>
          <w:sz w:val="24"/>
          <w:szCs w:val="24"/>
          <w:rtl/>
          <w:lang w:eastAsia="he-IL"/>
          <w:rPrChange w:id="2246" w:author="Avi Cohen" w:date="2022-05-02T11:52:00Z">
            <w:rPr>
              <w:rFonts w:ascii="Times New Roman" w:eastAsia="Times New Roman" w:hAnsi="Times New Roman" w:cs="David"/>
              <w:sz w:val="24"/>
              <w:szCs w:val="24"/>
              <w:rtl/>
              <w:lang w:eastAsia="he-IL"/>
            </w:rPr>
          </w:rPrChange>
        </w:rPr>
        <w:t>שירותי המתכנן יבוצעו בשלבים הכוללים את הש</w:t>
      </w:r>
      <w:r w:rsidR="00461F51" w:rsidRPr="00DE7F64">
        <w:rPr>
          <w:rFonts w:ascii="Times New Roman" w:eastAsia="Times New Roman" w:hAnsi="Times New Roman" w:cs="David" w:hint="cs"/>
          <w:sz w:val="24"/>
          <w:szCs w:val="24"/>
          <w:rtl/>
          <w:lang w:eastAsia="he-IL"/>
          <w:rPrChange w:id="2247" w:author="Avi Cohen" w:date="2022-05-02T11:52:00Z">
            <w:rPr>
              <w:rFonts w:ascii="Times New Roman" w:eastAsia="Times New Roman" w:hAnsi="Times New Roman" w:cs="David" w:hint="cs"/>
              <w:sz w:val="24"/>
              <w:szCs w:val="24"/>
              <w:rtl/>
              <w:lang w:eastAsia="he-IL"/>
            </w:rPr>
          </w:rPrChange>
        </w:rPr>
        <w:t>י</w:t>
      </w:r>
      <w:r w:rsidRPr="00DE7F64">
        <w:rPr>
          <w:rFonts w:ascii="Times New Roman" w:eastAsia="Times New Roman" w:hAnsi="Times New Roman" w:cs="David"/>
          <w:sz w:val="24"/>
          <w:szCs w:val="24"/>
          <w:rtl/>
          <w:lang w:eastAsia="he-IL"/>
          <w:rPrChange w:id="2248" w:author="Avi Cohen" w:date="2022-05-02T11:52:00Z">
            <w:rPr>
              <w:rFonts w:ascii="Times New Roman" w:eastAsia="Times New Roman" w:hAnsi="Times New Roman" w:cs="David"/>
              <w:sz w:val="24"/>
              <w:szCs w:val="24"/>
              <w:rtl/>
              <w:lang w:eastAsia="he-IL"/>
            </w:rPr>
          </w:rPrChange>
        </w:rPr>
        <w:t xml:space="preserve">רותים כלהלן: </w:t>
      </w:r>
    </w:p>
    <w:p w14:paraId="151BFE71"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Change w:id="2249" w:author="Avi Cohen" w:date="2022-05-02T11:52:00Z">
            <w:rPr>
              <w:rFonts w:ascii="Times New Roman" w:eastAsia="Times New Roman" w:hAnsi="Times New Roman" w:cs="David"/>
              <w:b/>
              <w:bCs/>
              <w:sz w:val="24"/>
              <w:szCs w:val="24"/>
              <w:u w:val="single"/>
              <w:rtl/>
              <w:lang w:eastAsia="he-IL"/>
            </w:rPr>
          </w:rPrChange>
        </w:rPr>
      </w:pPr>
    </w:p>
    <w:p w14:paraId="6DFCE6E0"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25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51" w:author="Avi Cohen" w:date="2022-05-02T11:52:00Z">
            <w:rPr>
              <w:rFonts w:ascii="Times New Roman" w:eastAsia="Times New Roman" w:hAnsi="Times New Roman" w:cs="David"/>
              <w:sz w:val="24"/>
              <w:szCs w:val="24"/>
              <w:rtl/>
              <w:lang w:eastAsia="he-IL"/>
            </w:rPr>
          </w:rPrChange>
        </w:rPr>
        <w:t>3.1</w:t>
      </w:r>
      <w:r w:rsidRPr="00DE7F64">
        <w:rPr>
          <w:rFonts w:ascii="Times New Roman" w:eastAsia="Times New Roman" w:hAnsi="Times New Roman" w:cs="David"/>
          <w:sz w:val="24"/>
          <w:szCs w:val="24"/>
          <w:rtl/>
          <w:lang w:eastAsia="he-IL"/>
          <w:rPrChange w:id="2252"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sz w:val="24"/>
          <w:szCs w:val="24"/>
          <w:u w:val="single"/>
          <w:rtl/>
          <w:lang w:eastAsia="he-IL"/>
          <w:rPrChange w:id="2253" w:author="Avi Cohen" w:date="2022-05-02T11:52:00Z">
            <w:rPr>
              <w:rFonts w:ascii="Times New Roman" w:eastAsia="Times New Roman" w:hAnsi="Times New Roman" w:cs="David"/>
              <w:sz w:val="24"/>
              <w:szCs w:val="24"/>
              <w:u w:val="single"/>
              <w:rtl/>
              <w:lang w:eastAsia="he-IL"/>
            </w:rPr>
          </w:rPrChange>
        </w:rPr>
        <w:t>תכנון מוקדם</w:t>
      </w:r>
      <w:r w:rsidRPr="00DE7F64">
        <w:rPr>
          <w:rFonts w:ascii="Times New Roman" w:eastAsia="Times New Roman" w:hAnsi="Times New Roman" w:cs="David"/>
          <w:sz w:val="24"/>
          <w:szCs w:val="24"/>
          <w:rtl/>
          <w:lang w:eastAsia="he-IL"/>
          <w:rPrChange w:id="2254" w:author="Avi Cohen" w:date="2022-05-02T11:52:00Z">
            <w:rPr>
              <w:rFonts w:ascii="Times New Roman" w:eastAsia="Times New Roman" w:hAnsi="Times New Roman" w:cs="David"/>
              <w:sz w:val="24"/>
              <w:szCs w:val="24"/>
              <w:rtl/>
              <w:lang w:eastAsia="he-IL"/>
            </w:rPr>
          </w:rPrChange>
        </w:rPr>
        <w:t>:</w:t>
      </w:r>
    </w:p>
    <w:p w14:paraId="1A321790"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25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56" w:author="Avi Cohen" w:date="2022-05-02T11:52:00Z">
            <w:rPr>
              <w:rFonts w:ascii="Times New Roman" w:eastAsia="Times New Roman" w:hAnsi="Times New Roman" w:cs="David"/>
              <w:sz w:val="24"/>
              <w:szCs w:val="24"/>
              <w:rtl/>
              <w:lang w:eastAsia="he-IL"/>
            </w:rPr>
          </w:rPrChange>
        </w:rPr>
        <w:tab/>
      </w:r>
    </w:p>
    <w:p w14:paraId="0EBEB047"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25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58" w:author="Avi Cohen" w:date="2022-05-02T11:52:00Z">
            <w:rPr>
              <w:rFonts w:ascii="Times New Roman" w:eastAsia="Times New Roman" w:hAnsi="Times New Roman" w:cs="David"/>
              <w:sz w:val="24"/>
              <w:szCs w:val="24"/>
              <w:rtl/>
              <w:lang w:eastAsia="he-IL"/>
            </w:rPr>
          </w:rPrChange>
        </w:rPr>
        <w:t>א.</w:t>
      </w:r>
      <w:r w:rsidRPr="00DE7F64">
        <w:rPr>
          <w:rFonts w:ascii="Times New Roman" w:eastAsia="Times New Roman" w:hAnsi="Times New Roman" w:cs="David"/>
          <w:sz w:val="24"/>
          <w:szCs w:val="24"/>
          <w:rtl/>
          <w:lang w:eastAsia="he-IL"/>
          <w:rPrChange w:id="2259" w:author="Avi Cohen" w:date="2022-05-02T11:52:00Z">
            <w:rPr>
              <w:rFonts w:ascii="Times New Roman" w:eastAsia="Times New Roman" w:hAnsi="Times New Roman" w:cs="David"/>
              <w:sz w:val="24"/>
              <w:szCs w:val="24"/>
              <w:rtl/>
              <w:lang w:eastAsia="he-IL"/>
            </w:rPr>
          </w:rPrChange>
        </w:rPr>
        <w:tab/>
        <w:t xml:space="preserve">בירור הפרוגרמה עם המנהל, ביקורים באתר, חקירות מוקדמות, </w:t>
      </w:r>
      <w:r w:rsidRPr="00DE7F64">
        <w:rPr>
          <w:rFonts w:ascii="Times New Roman" w:eastAsia="Times New Roman" w:hAnsi="Times New Roman" w:cs="David" w:hint="cs"/>
          <w:sz w:val="24"/>
          <w:szCs w:val="24"/>
          <w:rtl/>
          <w:lang w:eastAsia="he-IL"/>
          <w:rPrChange w:id="2260" w:author="Avi Cohen" w:date="2022-05-02T11:52:00Z">
            <w:rPr>
              <w:rFonts w:ascii="Times New Roman" w:eastAsia="Times New Roman" w:hAnsi="Times New Roman" w:cs="David" w:hint="cs"/>
              <w:sz w:val="24"/>
              <w:szCs w:val="24"/>
              <w:rtl/>
              <w:lang w:eastAsia="he-IL"/>
            </w:rPr>
          </w:rPrChange>
        </w:rPr>
        <w:t>התייעצויו</w:t>
      </w:r>
      <w:r w:rsidRPr="00DE7F64">
        <w:rPr>
          <w:rFonts w:ascii="Times New Roman" w:eastAsia="Times New Roman" w:hAnsi="Times New Roman" w:cs="David" w:hint="eastAsia"/>
          <w:sz w:val="24"/>
          <w:szCs w:val="24"/>
          <w:rtl/>
          <w:lang w:eastAsia="he-IL"/>
          <w:rPrChange w:id="2261" w:author="Avi Cohen" w:date="2022-05-02T11:52:00Z">
            <w:rPr>
              <w:rFonts w:ascii="Times New Roman" w:eastAsia="Times New Roman" w:hAnsi="Times New Roman" w:cs="David" w:hint="eastAsia"/>
              <w:sz w:val="24"/>
              <w:szCs w:val="24"/>
              <w:rtl/>
              <w:lang w:eastAsia="he-IL"/>
            </w:rPr>
          </w:rPrChange>
        </w:rPr>
        <w:t>ת</w:t>
      </w:r>
      <w:r w:rsidRPr="00DE7F64">
        <w:rPr>
          <w:rFonts w:ascii="Times New Roman" w:eastAsia="Times New Roman" w:hAnsi="Times New Roman" w:cs="David"/>
          <w:sz w:val="24"/>
          <w:szCs w:val="24"/>
          <w:rtl/>
          <w:lang w:eastAsia="he-IL"/>
          <w:rPrChange w:id="2262" w:author="Avi Cohen" w:date="2022-05-02T11:52:00Z">
            <w:rPr>
              <w:rFonts w:ascii="Times New Roman" w:eastAsia="Times New Roman" w:hAnsi="Times New Roman" w:cs="David"/>
              <w:sz w:val="24"/>
              <w:szCs w:val="24"/>
              <w:rtl/>
              <w:lang w:eastAsia="he-IL"/>
            </w:rPr>
          </w:rPrChange>
        </w:rPr>
        <w:t xml:space="preserve"> ותיאום עם היועצים, כהגדרתם בחוזה.</w:t>
      </w:r>
    </w:p>
    <w:p w14:paraId="447D59C7"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263" w:author="Avi Cohen" w:date="2022-05-02T11:52:00Z">
            <w:rPr>
              <w:rFonts w:ascii="Times New Roman" w:eastAsia="Times New Roman" w:hAnsi="Times New Roman" w:cs="David"/>
              <w:sz w:val="24"/>
              <w:szCs w:val="24"/>
              <w:rtl/>
              <w:lang w:eastAsia="he-IL"/>
            </w:rPr>
          </w:rPrChange>
        </w:rPr>
      </w:pPr>
    </w:p>
    <w:p w14:paraId="17E9F3CC"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26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65" w:author="Avi Cohen" w:date="2022-05-02T11:52:00Z">
            <w:rPr>
              <w:rFonts w:ascii="Times New Roman" w:eastAsia="Times New Roman" w:hAnsi="Times New Roman" w:cs="David"/>
              <w:sz w:val="24"/>
              <w:szCs w:val="24"/>
              <w:rtl/>
              <w:lang w:eastAsia="he-IL"/>
            </w:rPr>
          </w:rPrChange>
        </w:rPr>
        <w:t>ב.</w:t>
      </w:r>
      <w:r w:rsidRPr="00DE7F64">
        <w:rPr>
          <w:rFonts w:ascii="Times New Roman" w:eastAsia="Times New Roman" w:hAnsi="Times New Roman" w:cs="David"/>
          <w:sz w:val="24"/>
          <w:szCs w:val="24"/>
          <w:rtl/>
          <w:lang w:eastAsia="he-IL"/>
          <w:rPrChange w:id="2266" w:author="Avi Cohen" w:date="2022-05-02T11:52:00Z">
            <w:rPr>
              <w:rFonts w:ascii="Times New Roman" w:eastAsia="Times New Roman" w:hAnsi="Times New Roman" w:cs="David"/>
              <w:sz w:val="24"/>
              <w:szCs w:val="24"/>
              <w:rtl/>
              <w:lang w:eastAsia="he-IL"/>
            </w:rPr>
          </w:rPrChange>
        </w:rPr>
        <w:tab/>
        <w:t>בירורים ברשויות המוסמכות, או גורמים אחרים, בקשר לכל הנושאים הקשורים בתכנון המתקן או בקבלת אישור הרשויות הנ"ל לביצוע המתקן.</w:t>
      </w:r>
    </w:p>
    <w:p w14:paraId="053A9E0C"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267" w:author="Avi Cohen" w:date="2022-05-02T11:52:00Z">
            <w:rPr>
              <w:rFonts w:ascii="Times New Roman" w:eastAsia="Times New Roman" w:hAnsi="Times New Roman" w:cs="David"/>
              <w:sz w:val="24"/>
              <w:szCs w:val="24"/>
              <w:rtl/>
              <w:lang w:eastAsia="he-IL"/>
            </w:rPr>
          </w:rPrChange>
        </w:rPr>
      </w:pPr>
    </w:p>
    <w:p w14:paraId="34CDEA08"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26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69" w:author="Avi Cohen" w:date="2022-05-02T11:52:00Z">
            <w:rPr>
              <w:rFonts w:ascii="Times New Roman" w:eastAsia="Times New Roman" w:hAnsi="Times New Roman" w:cs="David"/>
              <w:sz w:val="24"/>
              <w:szCs w:val="24"/>
              <w:rtl/>
              <w:lang w:eastAsia="he-IL"/>
            </w:rPr>
          </w:rPrChange>
        </w:rPr>
        <w:t>ג.</w:t>
      </w:r>
      <w:r w:rsidRPr="00DE7F64">
        <w:rPr>
          <w:rFonts w:ascii="Times New Roman" w:eastAsia="Times New Roman" w:hAnsi="Times New Roman" w:cs="David"/>
          <w:sz w:val="24"/>
          <w:szCs w:val="24"/>
          <w:rtl/>
          <w:lang w:eastAsia="he-IL"/>
          <w:rPrChange w:id="2270" w:author="Avi Cohen" w:date="2022-05-02T11:52:00Z">
            <w:rPr>
              <w:rFonts w:ascii="Times New Roman" w:eastAsia="Times New Roman" w:hAnsi="Times New Roman" w:cs="David"/>
              <w:sz w:val="24"/>
              <w:szCs w:val="24"/>
              <w:rtl/>
              <w:lang w:eastAsia="he-IL"/>
            </w:rPr>
          </w:rPrChange>
        </w:rPr>
        <w:tab/>
        <w:t>קביעת עקרונות המערכת של המתקן לאור חישובים מוקדמים ובדיקת השיטות השונות, בחלקים שונים של הפרויקט.</w:t>
      </w:r>
    </w:p>
    <w:p w14:paraId="5A980D2C"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271" w:author="Avi Cohen" w:date="2022-05-02T11:52:00Z">
            <w:rPr>
              <w:rFonts w:ascii="Times New Roman" w:eastAsia="Times New Roman" w:hAnsi="Times New Roman" w:cs="David"/>
              <w:sz w:val="24"/>
              <w:szCs w:val="24"/>
              <w:rtl/>
              <w:lang w:eastAsia="he-IL"/>
            </w:rPr>
          </w:rPrChange>
        </w:rPr>
      </w:pPr>
    </w:p>
    <w:p w14:paraId="163E29C7"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27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73" w:author="Avi Cohen" w:date="2022-05-02T11:52:00Z">
            <w:rPr>
              <w:rFonts w:ascii="Times New Roman" w:eastAsia="Times New Roman" w:hAnsi="Times New Roman" w:cs="David"/>
              <w:sz w:val="24"/>
              <w:szCs w:val="24"/>
              <w:rtl/>
              <w:lang w:eastAsia="he-IL"/>
            </w:rPr>
          </w:rPrChange>
        </w:rPr>
        <w:t>ד.</w:t>
      </w:r>
      <w:r w:rsidRPr="00DE7F64">
        <w:rPr>
          <w:rFonts w:ascii="Times New Roman" w:eastAsia="Times New Roman" w:hAnsi="Times New Roman" w:cs="David"/>
          <w:sz w:val="24"/>
          <w:szCs w:val="24"/>
          <w:rtl/>
          <w:lang w:eastAsia="he-IL"/>
          <w:rPrChange w:id="2274" w:author="Avi Cohen" w:date="2022-05-02T11:52:00Z">
            <w:rPr>
              <w:rFonts w:ascii="Times New Roman" w:eastAsia="Times New Roman" w:hAnsi="Times New Roman" w:cs="David"/>
              <w:sz w:val="24"/>
              <w:szCs w:val="24"/>
              <w:rtl/>
              <w:lang w:eastAsia="he-IL"/>
            </w:rPr>
          </w:rPrChange>
        </w:rPr>
        <w:tab/>
        <w:t>הכנת תכניות מוקדמות, המתארות את המערכת העקרונית של המתקן, ותיאום התכניות עם היועצים.</w:t>
      </w:r>
    </w:p>
    <w:p w14:paraId="69D57422"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275" w:author="Avi Cohen" w:date="2022-05-02T11:52:00Z">
            <w:rPr>
              <w:rFonts w:ascii="Times New Roman" w:eastAsia="Times New Roman" w:hAnsi="Times New Roman" w:cs="David"/>
              <w:sz w:val="24"/>
              <w:szCs w:val="24"/>
              <w:rtl/>
              <w:lang w:eastAsia="he-IL"/>
            </w:rPr>
          </w:rPrChange>
        </w:rPr>
      </w:pPr>
    </w:p>
    <w:p w14:paraId="3CD52913" w14:textId="77777777" w:rsidR="007D6A6B" w:rsidRPr="00DE7F64"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227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77" w:author="Avi Cohen" w:date="2022-05-02T11:52:00Z">
            <w:rPr>
              <w:rFonts w:ascii="Times New Roman" w:eastAsia="Times New Roman" w:hAnsi="Times New Roman" w:cs="David"/>
              <w:sz w:val="24"/>
              <w:szCs w:val="24"/>
              <w:rtl/>
              <w:lang w:eastAsia="he-IL"/>
            </w:rPr>
          </w:rPrChange>
        </w:rPr>
        <w:t xml:space="preserve">העברת נתונים </w:t>
      </w:r>
      <w:r w:rsidRPr="00DE7F64">
        <w:rPr>
          <w:rFonts w:ascii="Times New Roman" w:eastAsia="Times New Roman" w:hAnsi="Times New Roman" w:cs="David" w:hint="cs"/>
          <w:sz w:val="24"/>
          <w:szCs w:val="24"/>
          <w:rtl/>
          <w:lang w:eastAsia="he-IL"/>
          <w:rPrChange w:id="2278" w:author="Avi Cohen" w:date="2022-05-02T11:52:00Z">
            <w:rPr>
              <w:rFonts w:ascii="Times New Roman" w:eastAsia="Times New Roman" w:hAnsi="Times New Roman" w:cs="David" w:hint="cs"/>
              <w:sz w:val="24"/>
              <w:szCs w:val="24"/>
              <w:rtl/>
              <w:lang w:eastAsia="he-IL"/>
            </w:rPr>
          </w:rPrChange>
        </w:rPr>
        <w:t>רלוונטיי</w:t>
      </w:r>
      <w:r w:rsidRPr="00DE7F64">
        <w:rPr>
          <w:rFonts w:ascii="Times New Roman" w:eastAsia="Times New Roman" w:hAnsi="Times New Roman" w:cs="David" w:hint="eastAsia"/>
          <w:sz w:val="24"/>
          <w:szCs w:val="24"/>
          <w:rtl/>
          <w:lang w:eastAsia="he-IL"/>
          <w:rPrChange w:id="2279" w:author="Avi Cohen" w:date="2022-05-02T11:52:00Z">
            <w:rPr>
              <w:rFonts w:ascii="Times New Roman" w:eastAsia="Times New Roman" w:hAnsi="Times New Roman" w:cs="David" w:hint="eastAsia"/>
              <w:sz w:val="24"/>
              <w:szCs w:val="24"/>
              <w:rtl/>
              <w:lang w:eastAsia="he-IL"/>
            </w:rPr>
          </w:rPrChange>
        </w:rPr>
        <w:t>ם</w:t>
      </w:r>
      <w:r w:rsidRPr="00DE7F64">
        <w:rPr>
          <w:rFonts w:ascii="Times New Roman" w:eastAsia="Times New Roman" w:hAnsi="Times New Roman" w:cs="David"/>
          <w:sz w:val="24"/>
          <w:szCs w:val="24"/>
          <w:rtl/>
          <w:lang w:eastAsia="he-IL"/>
          <w:rPrChange w:id="2280" w:author="Avi Cohen" w:date="2022-05-02T11:52:00Z">
            <w:rPr>
              <w:rFonts w:ascii="Times New Roman" w:eastAsia="Times New Roman" w:hAnsi="Times New Roman" w:cs="David"/>
              <w:sz w:val="24"/>
              <w:szCs w:val="24"/>
              <w:rtl/>
              <w:lang w:eastAsia="he-IL"/>
            </w:rPr>
          </w:rPrChange>
        </w:rPr>
        <w:t xml:space="preserve"> ליועצים (הספקי חשמל, נתוני ציוד וכו').</w:t>
      </w:r>
    </w:p>
    <w:p w14:paraId="589586E2"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281" w:author="Avi Cohen" w:date="2022-05-02T11:52:00Z">
            <w:rPr>
              <w:rFonts w:ascii="Times New Roman" w:eastAsia="Times New Roman" w:hAnsi="Times New Roman" w:cs="David"/>
              <w:sz w:val="24"/>
              <w:szCs w:val="24"/>
              <w:rtl/>
              <w:lang w:eastAsia="he-IL"/>
            </w:rPr>
          </w:rPrChange>
        </w:rPr>
      </w:pPr>
    </w:p>
    <w:p w14:paraId="7B6462CA"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28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83" w:author="Avi Cohen" w:date="2022-05-02T11:52:00Z">
            <w:rPr>
              <w:rFonts w:ascii="Times New Roman" w:eastAsia="Times New Roman" w:hAnsi="Times New Roman" w:cs="David"/>
              <w:sz w:val="24"/>
              <w:szCs w:val="24"/>
              <w:rtl/>
              <w:lang w:eastAsia="he-IL"/>
            </w:rPr>
          </w:rPrChange>
        </w:rPr>
        <w:t>ה.</w:t>
      </w:r>
      <w:r w:rsidRPr="00DE7F64">
        <w:rPr>
          <w:rFonts w:ascii="Times New Roman" w:eastAsia="Times New Roman" w:hAnsi="Times New Roman" w:cs="David"/>
          <w:sz w:val="24"/>
          <w:szCs w:val="24"/>
          <w:rtl/>
          <w:lang w:eastAsia="he-IL"/>
          <w:rPrChange w:id="2284" w:author="Avi Cohen" w:date="2022-05-02T11:52:00Z">
            <w:rPr>
              <w:rFonts w:ascii="Times New Roman" w:eastAsia="Times New Roman" w:hAnsi="Times New Roman" w:cs="David"/>
              <w:sz w:val="24"/>
              <w:szCs w:val="24"/>
              <w:rtl/>
              <w:lang w:eastAsia="he-IL"/>
            </w:rPr>
          </w:rPrChange>
        </w:rPr>
        <w:tab/>
        <w:t xml:space="preserve">קבלת אשור היועצים </w:t>
      </w:r>
      <w:r w:rsidR="00461F51" w:rsidRPr="00DE7F64">
        <w:rPr>
          <w:rFonts w:ascii="Times New Roman" w:eastAsia="Times New Roman" w:hAnsi="Times New Roman" w:cs="David" w:hint="cs"/>
          <w:sz w:val="24"/>
          <w:szCs w:val="24"/>
          <w:rtl/>
          <w:lang w:eastAsia="he-IL"/>
          <w:rPrChange w:id="2285" w:author="Avi Cohen" w:date="2022-05-02T11:52:00Z">
            <w:rPr>
              <w:rFonts w:ascii="Times New Roman" w:eastAsia="Times New Roman" w:hAnsi="Times New Roman" w:cs="David" w:hint="cs"/>
              <w:sz w:val="24"/>
              <w:szCs w:val="24"/>
              <w:rtl/>
              <w:lang w:eastAsia="he-IL"/>
            </w:rPr>
          </w:rPrChange>
        </w:rPr>
        <w:t>הרלוונטיי</w:t>
      </w:r>
      <w:r w:rsidR="00461F51" w:rsidRPr="00DE7F64">
        <w:rPr>
          <w:rFonts w:ascii="Times New Roman" w:eastAsia="Times New Roman" w:hAnsi="Times New Roman" w:cs="David" w:hint="eastAsia"/>
          <w:sz w:val="24"/>
          <w:szCs w:val="24"/>
          <w:rtl/>
          <w:lang w:eastAsia="he-IL"/>
          <w:rPrChange w:id="2286" w:author="Avi Cohen" w:date="2022-05-02T11:52:00Z">
            <w:rPr>
              <w:rFonts w:ascii="Times New Roman" w:eastAsia="Times New Roman" w:hAnsi="Times New Roman" w:cs="David" w:hint="eastAsia"/>
              <w:sz w:val="24"/>
              <w:szCs w:val="24"/>
              <w:rtl/>
              <w:lang w:eastAsia="he-IL"/>
            </w:rPr>
          </w:rPrChange>
        </w:rPr>
        <w:t>ם</w:t>
      </w:r>
      <w:r w:rsidRPr="00DE7F64">
        <w:rPr>
          <w:rFonts w:ascii="Times New Roman" w:eastAsia="Times New Roman" w:hAnsi="Times New Roman" w:cs="David"/>
          <w:sz w:val="24"/>
          <w:szCs w:val="24"/>
          <w:rtl/>
          <w:lang w:eastAsia="he-IL"/>
          <w:rPrChange w:id="2287" w:author="Avi Cohen" w:date="2022-05-02T11:52:00Z">
            <w:rPr>
              <w:rFonts w:ascii="Times New Roman" w:eastAsia="Times New Roman" w:hAnsi="Times New Roman" w:cs="David"/>
              <w:sz w:val="24"/>
              <w:szCs w:val="24"/>
              <w:rtl/>
              <w:lang w:eastAsia="he-IL"/>
            </w:rPr>
          </w:rPrChange>
        </w:rPr>
        <w:t xml:space="preserve"> לתכנון המוקדם ואשור התכנון המוקדם של היועצים, ככל </w:t>
      </w:r>
      <w:r w:rsidR="00461F51" w:rsidRPr="00DE7F64">
        <w:rPr>
          <w:rFonts w:ascii="Times New Roman" w:eastAsia="Times New Roman" w:hAnsi="Times New Roman" w:cs="David" w:hint="cs"/>
          <w:sz w:val="24"/>
          <w:szCs w:val="24"/>
          <w:rtl/>
          <w:lang w:eastAsia="he-IL"/>
          <w:rPrChange w:id="2288" w:author="Avi Cohen" w:date="2022-05-02T11:52:00Z">
            <w:rPr>
              <w:rFonts w:ascii="Times New Roman" w:eastAsia="Times New Roman" w:hAnsi="Times New Roman" w:cs="David" w:hint="cs"/>
              <w:sz w:val="24"/>
              <w:szCs w:val="24"/>
              <w:rtl/>
              <w:lang w:eastAsia="he-IL"/>
            </w:rPr>
          </w:rPrChange>
        </w:rPr>
        <w:t>שיידרש</w:t>
      </w:r>
      <w:r w:rsidRPr="00DE7F64">
        <w:rPr>
          <w:rFonts w:ascii="Times New Roman" w:eastAsia="Times New Roman" w:hAnsi="Times New Roman" w:cs="David"/>
          <w:sz w:val="24"/>
          <w:szCs w:val="24"/>
          <w:rtl/>
          <w:lang w:eastAsia="he-IL"/>
          <w:rPrChange w:id="2289" w:author="Avi Cohen" w:date="2022-05-02T11:52:00Z">
            <w:rPr>
              <w:rFonts w:ascii="Times New Roman" w:eastAsia="Times New Roman" w:hAnsi="Times New Roman" w:cs="David"/>
              <w:sz w:val="24"/>
              <w:szCs w:val="24"/>
              <w:rtl/>
              <w:lang w:eastAsia="he-IL"/>
            </w:rPr>
          </w:rPrChange>
        </w:rPr>
        <w:t xml:space="preserve"> אשור המתכנן.</w:t>
      </w:r>
    </w:p>
    <w:p w14:paraId="552EE5A7"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290" w:author="Avi Cohen" w:date="2022-05-02T11:52:00Z">
            <w:rPr>
              <w:rFonts w:ascii="Times New Roman" w:eastAsia="Times New Roman" w:hAnsi="Times New Roman" w:cs="David"/>
              <w:sz w:val="24"/>
              <w:szCs w:val="24"/>
              <w:rtl/>
              <w:lang w:eastAsia="he-IL"/>
            </w:rPr>
          </w:rPrChange>
        </w:rPr>
      </w:pPr>
    </w:p>
    <w:p w14:paraId="032D24B1"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29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92" w:author="Avi Cohen" w:date="2022-05-02T11:52:00Z">
            <w:rPr>
              <w:rFonts w:ascii="Times New Roman" w:eastAsia="Times New Roman" w:hAnsi="Times New Roman" w:cs="David"/>
              <w:sz w:val="24"/>
              <w:szCs w:val="24"/>
              <w:rtl/>
              <w:lang w:eastAsia="he-IL"/>
            </w:rPr>
          </w:rPrChange>
        </w:rPr>
        <w:t>ו.</w:t>
      </w:r>
      <w:r w:rsidRPr="00DE7F64">
        <w:rPr>
          <w:rFonts w:ascii="Times New Roman" w:eastAsia="Times New Roman" w:hAnsi="Times New Roman" w:cs="David"/>
          <w:sz w:val="24"/>
          <w:szCs w:val="24"/>
          <w:rtl/>
          <w:lang w:eastAsia="he-IL"/>
          <w:rPrChange w:id="2293" w:author="Avi Cohen" w:date="2022-05-02T11:52:00Z">
            <w:rPr>
              <w:rFonts w:ascii="Times New Roman" w:eastAsia="Times New Roman" w:hAnsi="Times New Roman" w:cs="David"/>
              <w:sz w:val="24"/>
              <w:szCs w:val="24"/>
              <w:rtl/>
              <w:lang w:eastAsia="he-IL"/>
            </w:rPr>
          </w:rPrChange>
        </w:rPr>
        <w:tab/>
        <w:t>הכנת אומדן משוער של ערך המתקן.</w:t>
      </w:r>
    </w:p>
    <w:p w14:paraId="75E558CA"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294" w:author="Avi Cohen" w:date="2022-05-02T11:52:00Z">
            <w:rPr>
              <w:rFonts w:ascii="Times New Roman" w:eastAsia="Times New Roman" w:hAnsi="Times New Roman" w:cs="David"/>
              <w:sz w:val="24"/>
              <w:szCs w:val="24"/>
              <w:rtl/>
              <w:lang w:eastAsia="he-IL"/>
            </w:rPr>
          </w:rPrChange>
        </w:rPr>
      </w:pPr>
    </w:p>
    <w:p w14:paraId="7A8C29F4"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29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296" w:author="Avi Cohen" w:date="2022-05-02T11:52:00Z">
            <w:rPr>
              <w:rFonts w:ascii="Times New Roman" w:eastAsia="Times New Roman" w:hAnsi="Times New Roman" w:cs="David"/>
              <w:sz w:val="24"/>
              <w:szCs w:val="24"/>
              <w:rtl/>
              <w:lang w:eastAsia="he-IL"/>
            </w:rPr>
          </w:rPrChange>
        </w:rPr>
        <w:t>ז.</w:t>
      </w:r>
      <w:r w:rsidRPr="00DE7F64">
        <w:rPr>
          <w:rFonts w:ascii="Times New Roman" w:eastAsia="Times New Roman" w:hAnsi="Times New Roman" w:cs="David"/>
          <w:sz w:val="24"/>
          <w:szCs w:val="24"/>
          <w:rtl/>
          <w:lang w:eastAsia="he-IL"/>
          <w:rPrChange w:id="2297" w:author="Avi Cohen" w:date="2022-05-02T11:52:00Z">
            <w:rPr>
              <w:rFonts w:ascii="Times New Roman" w:eastAsia="Times New Roman" w:hAnsi="Times New Roman" w:cs="David"/>
              <w:sz w:val="24"/>
              <w:szCs w:val="24"/>
              <w:rtl/>
              <w:lang w:eastAsia="he-IL"/>
            </w:rPr>
          </w:rPrChange>
        </w:rPr>
        <w:tab/>
        <w:t>מבלי לגרוע מכלליות האמור לעיל, ביצוע כל יתר הפעולות ועריכת כל המסמכים הדרושים לשם עריכת התכנון המוקדם.</w:t>
      </w:r>
    </w:p>
    <w:p w14:paraId="6E326E0C"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298" w:author="Avi Cohen" w:date="2022-05-02T11:52:00Z">
            <w:rPr>
              <w:rFonts w:ascii="Times New Roman" w:eastAsia="Times New Roman" w:hAnsi="Times New Roman" w:cs="David"/>
              <w:sz w:val="24"/>
              <w:szCs w:val="24"/>
              <w:rtl/>
              <w:lang w:eastAsia="he-IL"/>
            </w:rPr>
          </w:rPrChange>
        </w:rPr>
      </w:pPr>
    </w:p>
    <w:p w14:paraId="1FB4BEAB"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299" w:author="Avi Cohen" w:date="2022-05-02T11:52:00Z">
            <w:rPr>
              <w:rFonts w:ascii="Times New Roman" w:eastAsia="Times New Roman" w:hAnsi="Times New Roman" w:cs="David"/>
              <w:sz w:val="24"/>
              <w:szCs w:val="24"/>
              <w:rtl/>
              <w:lang w:eastAsia="he-IL"/>
            </w:rPr>
          </w:rPrChange>
        </w:rPr>
      </w:pPr>
    </w:p>
    <w:p w14:paraId="740366C8" w14:textId="77777777" w:rsidR="007D6A6B" w:rsidRPr="00DE7F64"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30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01" w:author="Avi Cohen" w:date="2022-05-02T11:52:00Z">
            <w:rPr>
              <w:rFonts w:ascii="Times New Roman" w:eastAsia="Times New Roman" w:hAnsi="Times New Roman" w:cs="David"/>
              <w:sz w:val="24"/>
              <w:szCs w:val="24"/>
              <w:rtl/>
              <w:lang w:eastAsia="he-IL"/>
            </w:rPr>
          </w:rPrChange>
        </w:rPr>
        <w:t>3.2</w:t>
      </w:r>
      <w:r w:rsidRPr="00DE7F64">
        <w:rPr>
          <w:rFonts w:ascii="Times New Roman" w:eastAsia="Times New Roman" w:hAnsi="Times New Roman" w:cs="David"/>
          <w:sz w:val="24"/>
          <w:szCs w:val="24"/>
          <w:rtl/>
          <w:lang w:eastAsia="he-IL"/>
          <w:rPrChange w:id="2302"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sz w:val="24"/>
          <w:szCs w:val="24"/>
          <w:u w:val="single"/>
          <w:rtl/>
          <w:lang w:eastAsia="he-IL"/>
          <w:rPrChange w:id="2303" w:author="Avi Cohen" w:date="2022-05-02T11:52:00Z">
            <w:rPr>
              <w:rFonts w:ascii="Times New Roman" w:eastAsia="Times New Roman" w:hAnsi="Times New Roman" w:cs="David"/>
              <w:sz w:val="24"/>
              <w:szCs w:val="24"/>
              <w:u w:val="single"/>
              <w:rtl/>
              <w:lang w:eastAsia="he-IL"/>
            </w:rPr>
          </w:rPrChange>
        </w:rPr>
        <w:t>תכנון סופי:</w:t>
      </w:r>
    </w:p>
    <w:p w14:paraId="418AFD7E"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304" w:author="Avi Cohen" w:date="2022-05-02T11:52:00Z">
            <w:rPr>
              <w:rFonts w:ascii="Times New Roman" w:eastAsia="Times New Roman" w:hAnsi="Times New Roman" w:cs="David"/>
              <w:sz w:val="24"/>
              <w:szCs w:val="24"/>
              <w:rtl/>
              <w:lang w:eastAsia="he-IL"/>
            </w:rPr>
          </w:rPrChange>
        </w:rPr>
      </w:pPr>
    </w:p>
    <w:p w14:paraId="0C2BA7EA"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0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06" w:author="Avi Cohen" w:date="2022-05-02T11:52:00Z">
            <w:rPr>
              <w:rFonts w:ascii="Times New Roman" w:eastAsia="Times New Roman" w:hAnsi="Times New Roman" w:cs="David"/>
              <w:sz w:val="24"/>
              <w:szCs w:val="24"/>
              <w:rtl/>
              <w:lang w:eastAsia="he-IL"/>
            </w:rPr>
          </w:rPrChange>
        </w:rPr>
        <w:t>א.</w:t>
      </w:r>
      <w:r w:rsidRPr="00DE7F64">
        <w:rPr>
          <w:rFonts w:ascii="Times New Roman" w:eastAsia="Times New Roman" w:hAnsi="Times New Roman" w:cs="David"/>
          <w:sz w:val="24"/>
          <w:szCs w:val="24"/>
          <w:rtl/>
          <w:lang w:eastAsia="he-IL"/>
          <w:rPrChange w:id="2307" w:author="Avi Cohen" w:date="2022-05-02T11:52:00Z">
            <w:rPr>
              <w:rFonts w:ascii="Times New Roman" w:eastAsia="Times New Roman" w:hAnsi="Times New Roman" w:cs="David"/>
              <w:sz w:val="24"/>
              <w:szCs w:val="24"/>
              <w:rtl/>
              <w:lang w:eastAsia="he-IL"/>
            </w:rPr>
          </w:rPrChange>
        </w:rPr>
        <w:tab/>
        <w:t>הכנת תכניות סופיות, המתארות את המתקן, וא</w:t>
      </w:r>
      <w:r w:rsidR="00461F51" w:rsidRPr="00DE7F64">
        <w:rPr>
          <w:rFonts w:ascii="Times New Roman" w:eastAsia="Times New Roman" w:hAnsi="Times New Roman" w:cs="David" w:hint="cs"/>
          <w:sz w:val="24"/>
          <w:szCs w:val="24"/>
          <w:rtl/>
          <w:lang w:eastAsia="he-IL"/>
          <w:rPrChange w:id="2308" w:author="Avi Cohen" w:date="2022-05-02T11:52:00Z">
            <w:rPr>
              <w:rFonts w:ascii="Times New Roman" w:eastAsia="Times New Roman" w:hAnsi="Times New Roman" w:cs="David" w:hint="cs"/>
              <w:sz w:val="24"/>
              <w:szCs w:val="24"/>
              <w:rtl/>
              <w:lang w:eastAsia="he-IL"/>
            </w:rPr>
          </w:rPrChange>
        </w:rPr>
        <w:t>י</w:t>
      </w:r>
      <w:r w:rsidRPr="00DE7F64">
        <w:rPr>
          <w:rFonts w:ascii="Times New Roman" w:eastAsia="Times New Roman" w:hAnsi="Times New Roman" w:cs="David"/>
          <w:sz w:val="24"/>
          <w:szCs w:val="24"/>
          <w:rtl/>
          <w:lang w:eastAsia="he-IL"/>
          <w:rPrChange w:id="2309" w:author="Avi Cohen" w:date="2022-05-02T11:52:00Z">
            <w:rPr>
              <w:rFonts w:ascii="Times New Roman" w:eastAsia="Times New Roman" w:hAnsi="Times New Roman" w:cs="David"/>
              <w:sz w:val="24"/>
              <w:szCs w:val="24"/>
              <w:rtl/>
              <w:lang w:eastAsia="he-IL"/>
            </w:rPr>
          </w:rPrChange>
        </w:rPr>
        <w:t>שורן על ידי המנהל והיועצים והכוללות, בין היתר, תכניות של מערכות פיזור אויר או אוורור, תכניות צנרת, תכניות מיקום הציוד, מערך חדרי המכונות.</w:t>
      </w:r>
    </w:p>
    <w:p w14:paraId="01D56705"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10" w:author="Avi Cohen" w:date="2022-05-02T11:52:00Z">
            <w:rPr>
              <w:rFonts w:ascii="Times New Roman" w:eastAsia="Times New Roman" w:hAnsi="Times New Roman" w:cs="David"/>
              <w:sz w:val="24"/>
              <w:szCs w:val="24"/>
              <w:rtl/>
              <w:lang w:eastAsia="he-IL"/>
            </w:rPr>
          </w:rPrChange>
        </w:rPr>
      </w:pPr>
    </w:p>
    <w:p w14:paraId="72DDE854"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1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12" w:author="Avi Cohen" w:date="2022-05-02T11:52:00Z">
            <w:rPr>
              <w:rFonts w:ascii="Times New Roman" w:eastAsia="Times New Roman" w:hAnsi="Times New Roman" w:cs="David"/>
              <w:sz w:val="24"/>
              <w:szCs w:val="24"/>
              <w:rtl/>
              <w:lang w:eastAsia="he-IL"/>
            </w:rPr>
          </w:rPrChange>
        </w:rPr>
        <w:t>ב.</w:t>
      </w:r>
      <w:r w:rsidRPr="00DE7F64">
        <w:rPr>
          <w:rFonts w:ascii="Times New Roman" w:eastAsia="Times New Roman" w:hAnsi="Times New Roman" w:cs="David"/>
          <w:sz w:val="24"/>
          <w:szCs w:val="24"/>
          <w:rtl/>
          <w:lang w:eastAsia="he-IL"/>
          <w:rPrChange w:id="2313" w:author="Avi Cohen" w:date="2022-05-02T11:52:00Z">
            <w:rPr>
              <w:rFonts w:ascii="Times New Roman" w:eastAsia="Times New Roman" w:hAnsi="Times New Roman" w:cs="David"/>
              <w:sz w:val="24"/>
              <w:szCs w:val="24"/>
              <w:rtl/>
              <w:lang w:eastAsia="he-IL"/>
            </w:rPr>
          </w:rPrChange>
        </w:rPr>
        <w:tab/>
        <w:t>טיפול באישור התכניות ע"י הרשויות המוסמכות עד לקבלת כל האישורים הדרושים על פי כל דין.</w:t>
      </w:r>
    </w:p>
    <w:p w14:paraId="4626E397"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14" w:author="Avi Cohen" w:date="2022-05-02T11:52:00Z">
            <w:rPr>
              <w:rFonts w:ascii="Times New Roman" w:eastAsia="Times New Roman" w:hAnsi="Times New Roman" w:cs="David"/>
              <w:sz w:val="24"/>
              <w:szCs w:val="24"/>
              <w:rtl/>
              <w:lang w:eastAsia="he-IL"/>
            </w:rPr>
          </w:rPrChange>
        </w:rPr>
      </w:pPr>
    </w:p>
    <w:p w14:paraId="5CF5F930"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1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16" w:author="Avi Cohen" w:date="2022-05-02T11:52:00Z">
            <w:rPr>
              <w:rFonts w:ascii="Times New Roman" w:eastAsia="Times New Roman" w:hAnsi="Times New Roman" w:cs="David"/>
              <w:sz w:val="24"/>
              <w:szCs w:val="24"/>
              <w:rtl/>
              <w:lang w:eastAsia="he-IL"/>
            </w:rPr>
          </w:rPrChange>
        </w:rPr>
        <w:t>ג.</w:t>
      </w:r>
      <w:r w:rsidRPr="00DE7F64">
        <w:rPr>
          <w:rFonts w:ascii="Times New Roman" w:eastAsia="Times New Roman" w:hAnsi="Times New Roman" w:cs="David"/>
          <w:sz w:val="24"/>
          <w:szCs w:val="24"/>
          <w:rtl/>
          <w:lang w:eastAsia="he-IL"/>
          <w:rPrChange w:id="2317" w:author="Avi Cohen" w:date="2022-05-02T11:52:00Z">
            <w:rPr>
              <w:rFonts w:ascii="Times New Roman" w:eastAsia="Times New Roman" w:hAnsi="Times New Roman" w:cs="David"/>
              <w:sz w:val="24"/>
              <w:szCs w:val="24"/>
              <w:rtl/>
              <w:lang w:eastAsia="he-IL"/>
            </w:rPr>
          </w:rPrChange>
        </w:rPr>
        <w:tab/>
        <w:t>חתימה על כל המסמכים, כל התכניות וכל הבקשות, אשר חתימת המתכנן ת</w:t>
      </w:r>
      <w:r w:rsidR="00461F51" w:rsidRPr="00DE7F64">
        <w:rPr>
          <w:rFonts w:ascii="Times New Roman" w:eastAsia="Times New Roman" w:hAnsi="Times New Roman" w:cs="David" w:hint="cs"/>
          <w:sz w:val="24"/>
          <w:szCs w:val="24"/>
          <w:rtl/>
          <w:lang w:eastAsia="he-IL"/>
          <w:rPrChange w:id="2318" w:author="Avi Cohen" w:date="2022-05-02T11:52:00Z">
            <w:rPr>
              <w:rFonts w:ascii="Times New Roman" w:eastAsia="Times New Roman" w:hAnsi="Times New Roman" w:cs="David" w:hint="cs"/>
              <w:sz w:val="24"/>
              <w:szCs w:val="24"/>
              <w:rtl/>
              <w:lang w:eastAsia="he-IL"/>
            </w:rPr>
          </w:rPrChange>
        </w:rPr>
        <w:t>י</w:t>
      </w:r>
      <w:r w:rsidRPr="00DE7F64">
        <w:rPr>
          <w:rFonts w:ascii="Times New Roman" w:eastAsia="Times New Roman" w:hAnsi="Times New Roman" w:cs="David"/>
          <w:sz w:val="24"/>
          <w:szCs w:val="24"/>
          <w:rtl/>
          <w:lang w:eastAsia="he-IL"/>
          <w:rPrChange w:id="2319" w:author="Avi Cohen" w:date="2022-05-02T11:52:00Z">
            <w:rPr>
              <w:rFonts w:ascii="Times New Roman" w:eastAsia="Times New Roman" w:hAnsi="Times New Roman" w:cs="David"/>
              <w:sz w:val="24"/>
              <w:szCs w:val="24"/>
              <w:rtl/>
              <w:lang w:eastAsia="he-IL"/>
            </w:rPr>
          </w:rPrChange>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DE7F64">
        <w:rPr>
          <w:rFonts w:ascii="Times New Roman" w:eastAsia="Times New Roman" w:hAnsi="Times New Roman" w:cs="David" w:hint="cs"/>
          <w:sz w:val="24"/>
          <w:szCs w:val="24"/>
          <w:rtl/>
          <w:lang w:eastAsia="he-IL"/>
          <w:rPrChange w:id="2320" w:author="Avi Cohen" w:date="2022-05-02T11:52:00Z">
            <w:rPr>
              <w:rFonts w:ascii="Times New Roman" w:eastAsia="Times New Roman" w:hAnsi="Times New Roman" w:cs="David" w:hint="cs"/>
              <w:sz w:val="24"/>
              <w:szCs w:val="24"/>
              <w:rtl/>
              <w:lang w:eastAsia="he-IL"/>
            </w:rPr>
          </w:rPrChange>
        </w:rPr>
        <w:t>לטפסי</w:t>
      </w:r>
      <w:r w:rsidR="00461F51" w:rsidRPr="00DE7F64">
        <w:rPr>
          <w:rFonts w:ascii="Times New Roman" w:eastAsia="Times New Roman" w:hAnsi="Times New Roman" w:cs="David" w:hint="eastAsia"/>
          <w:sz w:val="24"/>
          <w:szCs w:val="24"/>
          <w:rtl/>
          <w:lang w:eastAsia="he-IL"/>
          <w:rPrChange w:id="2321" w:author="Avi Cohen" w:date="2022-05-02T11:52:00Z">
            <w:rPr>
              <w:rFonts w:ascii="Times New Roman" w:eastAsia="Times New Roman" w:hAnsi="Times New Roman" w:cs="David" w:hint="eastAsia"/>
              <w:sz w:val="24"/>
              <w:szCs w:val="24"/>
              <w:rtl/>
              <w:lang w:eastAsia="he-IL"/>
            </w:rPr>
          </w:rPrChange>
        </w:rPr>
        <w:t>י</w:t>
      </w:r>
      <w:r w:rsidRPr="00DE7F64">
        <w:rPr>
          <w:rFonts w:ascii="Times New Roman" w:eastAsia="Times New Roman" w:hAnsi="Times New Roman" w:cs="David"/>
          <w:sz w:val="24"/>
          <w:szCs w:val="24"/>
          <w:rtl/>
          <w:lang w:eastAsia="he-IL"/>
          <w:rPrChange w:id="2322" w:author="Avi Cohen" w:date="2022-05-02T11:52:00Z">
            <w:rPr>
              <w:rFonts w:ascii="Times New Roman" w:eastAsia="Times New Roman" w:hAnsi="Times New Roman" w:cs="David"/>
              <w:sz w:val="24"/>
              <w:szCs w:val="24"/>
              <w:rtl/>
              <w:lang w:eastAsia="he-IL"/>
            </w:rPr>
          </w:rPrChange>
        </w:rPr>
        <w:t xml:space="preserve"> 4 ולתעודות גמר.</w:t>
      </w:r>
    </w:p>
    <w:p w14:paraId="63657E67"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23" w:author="Avi Cohen" w:date="2022-05-02T11:52:00Z">
            <w:rPr>
              <w:rFonts w:ascii="Times New Roman" w:eastAsia="Times New Roman" w:hAnsi="Times New Roman" w:cs="David"/>
              <w:sz w:val="24"/>
              <w:szCs w:val="24"/>
              <w:rtl/>
              <w:lang w:eastAsia="he-IL"/>
            </w:rPr>
          </w:rPrChange>
        </w:rPr>
      </w:pPr>
    </w:p>
    <w:p w14:paraId="47AF18B3"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2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25" w:author="Avi Cohen" w:date="2022-05-02T11:52:00Z">
            <w:rPr>
              <w:rFonts w:ascii="Times New Roman" w:eastAsia="Times New Roman" w:hAnsi="Times New Roman" w:cs="David"/>
              <w:sz w:val="24"/>
              <w:szCs w:val="24"/>
              <w:rtl/>
              <w:lang w:eastAsia="he-IL"/>
            </w:rPr>
          </w:rPrChange>
        </w:rPr>
        <w:t>ד.</w:t>
      </w:r>
      <w:r w:rsidRPr="00DE7F64">
        <w:rPr>
          <w:rFonts w:ascii="Times New Roman" w:eastAsia="Times New Roman" w:hAnsi="Times New Roman" w:cs="David"/>
          <w:sz w:val="24"/>
          <w:szCs w:val="24"/>
          <w:rtl/>
          <w:lang w:eastAsia="he-IL"/>
          <w:rPrChange w:id="2326" w:author="Avi Cohen" w:date="2022-05-02T11:52:00Z">
            <w:rPr>
              <w:rFonts w:ascii="Times New Roman" w:eastAsia="Times New Roman" w:hAnsi="Times New Roman" w:cs="David"/>
              <w:sz w:val="24"/>
              <w:szCs w:val="24"/>
              <w:rtl/>
              <w:lang w:eastAsia="he-IL"/>
            </w:rPr>
          </w:rPrChange>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2353585B"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27" w:author="Avi Cohen" w:date="2022-05-02T11:52:00Z">
            <w:rPr>
              <w:rFonts w:ascii="Times New Roman" w:eastAsia="Times New Roman" w:hAnsi="Times New Roman" w:cs="David"/>
              <w:sz w:val="24"/>
              <w:szCs w:val="24"/>
              <w:rtl/>
              <w:lang w:eastAsia="he-IL"/>
            </w:rPr>
          </w:rPrChange>
        </w:rPr>
      </w:pPr>
    </w:p>
    <w:p w14:paraId="4F715FEB"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2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29" w:author="Avi Cohen" w:date="2022-05-02T11:52:00Z">
            <w:rPr>
              <w:rFonts w:ascii="Times New Roman" w:eastAsia="Times New Roman" w:hAnsi="Times New Roman" w:cs="David"/>
              <w:sz w:val="24"/>
              <w:szCs w:val="24"/>
              <w:rtl/>
              <w:lang w:eastAsia="he-IL"/>
            </w:rPr>
          </w:rPrChange>
        </w:rPr>
        <w:t>ה.</w:t>
      </w:r>
      <w:r w:rsidRPr="00DE7F64">
        <w:rPr>
          <w:rFonts w:ascii="Times New Roman" w:eastAsia="Times New Roman" w:hAnsi="Times New Roman" w:cs="David"/>
          <w:sz w:val="24"/>
          <w:szCs w:val="24"/>
          <w:rtl/>
          <w:lang w:eastAsia="he-IL"/>
          <w:rPrChange w:id="2330" w:author="Avi Cohen" w:date="2022-05-02T11:52:00Z">
            <w:rPr>
              <w:rFonts w:ascii="Times New Roman" w:eastAsia="Times New Roman" w:hAnsi="Times New Roman" w:cs="David"/>
              <w:sz w:val="24"/>
              <w:szCs w:val="24"/>
              <w:rtl/>
              <w:lang w:eastAsia="he-IL"/>
            </w:rPr>
          </w:rPrChange>
        </w:rPr>
        <w:tab/>
        <w:t>הכנת התכניות לאשור סופי של היועצים והמזמין לפני התחלת שלב תכניות עבודה.</w:t>
      </w:r>
    </w:p>
    <w:p w14:paraId="4B799170"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31" w:author="Avi Cohen" w:date="2022-05-02T11:52:00Z">
            <w:rPr>
              <w:rFonts w:ascii="Times New Roman" w:eastAsia="Times New Roman" w:hAnsi="Times New Roman" w:cs="David"/>
              <w:sz w:val="24"/>
              <w:szCs w:val="24"/>
              <w:rtl/>
              <w:lang w:eastAsia="he-IL"/>
            </w:rPr>
          </w:rPrChange>
        </w:rPr>
      </w:pPr>
    </w:p>
    <w:p w14:paraId="11CD5214"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3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33" w:author="Avi Cohen" w:date="2022-05-02T11:52:00Z">
            <w:rPr>
              <w:rFonts w:ascii="Times New Roman" w:eastAsia="Times New Roman" w:hAnsi="Times New Roman" w:cs="David"/>
              <w:sz w:val="24"/>
              <w:szCs w:val="24"/>
              <w:rtl/>
              <w:lang w:eastAsia="he-IL"/>
            </w:rPr>
          </w:rPrChange>
        </w:rPr>
        <w:t>ו.</w:t>
      </w:r>
      <w:r w:rsidRPr="00DE7F64">
        <w:rPr>
          <w:rFonts w:ascii="Times New Roman" w:eastAsia="Times New Roman" w:hAnsi="Times New Roman" w:cs="David"/>
          <w:sz w:val="24"/>
          <w:szCs w:val="24"/>
          <w:rtl/>
          <w:lang w:eastAsia="he-IL"/>
          <w:rPrChange w:id="2334" w:author="Avi Cohen" w:date="2022-05-02T11:52:00Z">
            <w:rPr>
              <w:rFonts w:ascii="Times New Roman" w:eastAsia="Times New Roman" w:hAnsi="Times New Roman" w:cs="David"/>
              <w:sz w:val="24"/>
              <w:szCs w:val="24"/>
              <w:rtl/>
              <w:lang w:eastAsia="he-IL"/>
            </w:rPr>
          </w:rPrChange>
        </w:rPr>
        <w:tab/>
        <w:t xml:space="preserve">קבלת אשור היועצים </w:t>
      </w:r>
      <w:r w:rsidR="00461F51" w:rsidRPr="00DE7F64">
        <w:rPr>
          <w:rFonts w:ascii="Times New Roman" w:eastAsia="Times New Roman" w:hAnsi="Times New Roman" w:cs="David" w:hint="cs"/>
          <w:sz w:val="24"/>
          <w:szCs w:val="24"/>
          <w:rtl/>
          <w:lang w:eastAsia="he-IL"/>
          <w:rPrChange w:id="2335" w:author="Avi Cohen" w:date="2022-05-02T11:52:00Z">
            <w:rPr>
              <w:rFonts w:ascii="Times New Roman" w:eastAsia="Times New Roman" w:hAnsi="Times New Roman" w:cs="David" w:hint="cs"/>
              <w:sz w:val="24"/>
              <w:szCs w:val="24"/>
              <w:rtl/>
              <w:lang w:eastAsia="he-IL"/>
            </w:rPr>
          </w:rPrChange>
        </w:rPr>
        <w:t>הרלוונטיי</w:t>
      </w:r>
      <w:r w:rsidR="00461F51" w:rsidRPr="00DE7F64">
        <w:rPr>
          <w:rFonts w:ascii="Times New Roman" w:eastAsia="Times New Roman" w:hAnsi="Times New Roman" w:cs="David" w:hint="eastAsia"/>
          <w:sz w:val="24"/>
          <w:szCs w:val="24"/>
          <w:rtl/>
          <w:lang w:eastAsia="he-IL"/>
          <w:rPrChange w:id="2336" w:author="Avi Cohen" w:date="2022-05-02T11:52:00Z">
            <w:rPr>
              <w:rFonts w:ascii="Times New Roman" w:eastAsia="Times New Roman" w:hAnsi="Times New Roman" w:cs="David" w:hint="eastAsia"/>
              <w:sz w:val="24"/>
              <w:szCs w:val="24"/>
              <w:rtl/>
              <w:lang w:eastAsia="he-IL"/>
            </w:rPr>
          </w:rPrChange>
        </w:rPr>
        <w:t>ם</w:t>
      </w:r>
      <w:r w:rsidRPr="00DE7F64">
        <w:rPr>
          <w:rFonts w:ascii="Times New Roman" w:eastAsia="Times New Roman" w:hAnsi="Times New Roman" w:cs="David"/>
          <w:sz w:val="24"/>
          <w:szCs w:val="24"/>
          <w:rtl/>
          <w:lang w:eastAsia="he-IL"/>
          <w:rPrChange w:id="2337" w:author="Avi Cohen" w:date="2022-05-02T11:52:00Z">
            <w:rPr>
              <w:rFonts w:ascii="Times New Roman" w:eastAsia="Times New Roman" w:hAnsi="Times New Roman" w:cs="David"/>
              <w:sz w:val="24"/>
              <w:szCs w:val="24"/>
              <w:rtl/>
              <w:lang w:eastAsia="he-IL"/>
            </w:rPr>
          </w:rPrChange>
        </w:rPr>
        <w:t xml:space="preserve"> לתכנון הסופי ואשור התכנון הסופי של היועצים, ככל </w:t>
      </w:r>
      <w:r w:rsidR="00461F51" w:rsidRPr="00DE7F64">
        <w:rPr>
          <w:rFonts w:ascii="Times New Roman" w:eastAsia="Times New Roman" w:hAnsi="Times New Roman" w:cs="David" w:hint="cs"/>
          <w:sz w:val="24"/>
          <w:szCs w:val="24"/>
          <w:rtl/>
          <w:lang w:eastAsia="he-IL"/>
          <w:rPrChange w:id="2338" w:author="Avi Cohen" w:date="2022-05-02T11:52:00Z">
            <w:rPr>
              <w:rFonts w:ascii="Times New Roman" w:eastAsia="Times New Roman" w:hAnsi="Times New Roman" w:cs="David" w:hint="cs"/>
              <w:sz w:val="24"/>
              <w:szCs w:val="24"/>
              <w:rtl/>
              <w:lang w:eastAsia="he-IL"/>
            </w:rPr>
          </w:rPrChange>
        </w:rPr>
        <w:t>שיידר</w:t>
      </w:r>
      <w:r w:rsidR="00461F51" w:rsidRPr="00DE7F64">
        <w:rPr>
          <w:rFonts w:ascii="Times New Roman" w:eastAsia="Times New Roman" w:hAnsi="Times New Roman" w:cs="David" w:hint="eastAsia"/>
          <w:sz w:val="24"/>
          <w:szCs w:val="24"/>
          <w:rtl/>
          <w:lang w:eastAsia="he-IL"/>
          <w:rPrChange w:id="2339" w:author="Avi Cohen" w:date="2022-05-02T11:52:00Z">
            <w:rPr>
              <w:rFonts w:ascii="Times New Roman" w:eastAsia="Times New Roman" w:hAnsi="Times New Roman" w:cs="David" w:hint="eastAsia"/>
              <w:sz w:val="24"/>
              <w:szCs w:val="24"/>
              <w:rtl/>
              <w:lang w:eastAsia="he-IL"/>
            </w:rPr>
          </w:rPrChange>
        </w:rPr>
        <w:t>ש</w:t>
      </w:r>
      <w:r w:rsidRPr="00DE7F64">
        <w:rPr>
          <w:rFonts w:ascii="Times New Roman" w:eastAsia="Times New Roman" w:hAnsi="Times New Roman" w:cs="David"/>
          <w:sz w:val="24"/>
          <w:szCs w:val="24"/>
          <w:rtl/>
          <w:lang w:eastAsia="he-IL"/>
          <w:rPrChange w:id="2340" w:author="Avi Cohen" w:date="2022-05-02T11:52:00Z">
            <w:rPr>
              <w:rFonts w:ascii="Times New Roman" w:eastAsia="Times New Roman" w:hAnsi="Times New Roman" w:cs="David"/>
              <w:sz w:val="24"/>
              <w:szCs w:val="24"/>
              <w:rtl/>
              <w:lang w:eastAsia="he-IL"/>
            </w:rPr>
          </w:rPrChange>
        </w:rPr>
        <w:t xml:space="preserve"> אשור המתכנן.</w:t>
      </w:r>
    </w:p>
    <w:p w14:paraId="0CD27B52"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41" w:author="Avi Cohen" w:date="2022-05-02T11:52:00Z">
            <w:rPr>
              <w:rFonts w:ascii="Times New Roman" w:eastAsia="Times New Roman" w:hAnsi="Times New Roman" w:cs="David"/>
              <w:sz w:val="24"/>
              <w:szCs w:val="24"/>
              <w:rtl/>
              <w:lang w:eastAsia="he-IL"/>
            </w:rPr>
          </w:rPrChange>
        </w:rPr>
      </w:pPr>
    </w:p>
    <w:p w14:paraId="01D1B928"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4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43" w:author="Avi Cohen" w:date="2022-05-02T11:52:00Z">
            <w:rPr>
              <w:rFonts w:ascii="Times New Roman" w:eastAsia="Times New Roman" w:hAnsi="Times New Roman" w:cs="David"/>
              <w:sz w:val="24"/>
              <w:szCs w:val="24"/>
              <w:rtl/>
              <w:lang w:eastAsia="he-IL"/>
            </w:rPr>
          </w:rPrChange>
        </w:rPr>
        <w:t>ז.</w:t>
      </w:r>
      <w:r w:rsidRPr="00DE7F64">
        <w:rPr>
          <w:rFonts w:ascii="Times New Roman" w:eastAsia="Times New Roman" w:hAnsi="Times New Roman" w:cs="David"/>
          <w:sz w:val="24"/>
          <w:szCs w:val="24"/>
          <w:rtl/>
          <w:lang w:eastAsia="he-IL"/>
          <w:rPrChange w:id="2344" w:author="Avi Cohen" w:date="2022-05-02T11:52:00Z">
            <w:rPr>
              <w:rFonts w:ascii="Times New Roman" w:eastAsia="Times New Roman" w:hAnsi="Times New Roman" w:cs="David"/>
              <w:sz w:val="24"/>
              <w:szCs w:val="24"/>
              <w:rtl/>
              <w:lang w:eastAsia="he-IL"/>
            </w:rPr>
          </w:rPrChange>
        </w:rPr>
        <w:tab/>
        <w:t>בדיקת מפרטי ותוכניות המכר, לרבות התאמתם לתכנון, ואישור הנוסח ו/או עדכון התכנון לפי הנחיית המזמין.</w:t>
      </w:r>
    </w:p>
    <w:p w14:paraId="65B8E821"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45" w:author="Avi Cohen" w:date="2022-05-02T11:52:00Z">
            <w:rPr>
              <w:rFonts w:ascii="Times New Roman" w:eastAsia="Times New Roman" w:hAnsi="Times New Roman" w:cs="David"/>
              <w:sz w:val="24"/>
              <w:szCs w:val="24"/>
              <w:rtl/>
              <w:lang w:eastAsia="he-IL"/>
            </w:rPr>
          </w:rPrChange>
        </w:rPr>
      </w:pPr>
    </w:p>
    <w:p w14:paraId="01AE2777"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46" w:author="Avi Cohen" w:date="2022-05-02T11:52:00Z">
            <w:rPr>
              <w:rFonts w:ascii="Times New Roman" w:eastAsia="Times New Roman" w:hAnsi="Times New Roman" w:cs="David"/>
              <w:sz w:val="24"/>
              <w:szCs w:val="24"/>
              <w:rtl/>
              <w:lang w:eastAsia="he-IL"/>
            </w:rPr>
          </w:rPrChange>
        </w:rPr>
      </w:pPr>
    </w:p>
    <w:p w14:paraId="112CB2CF"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4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48" w:author="Avi Cohen" w:date="2022-05-02T11:52:00Z">
            <w:rPr>
              <w:rFonts w:ascii="Times New Roman" w:eastAsia="Times New Roman" w:hAnsi="Times New Roman" w:cs="David"/>
              <w:sz w:val="24"/>
              <w:szCs w:val="24"/>
              <w:rtl/>
              <w:lang w:eastAsia="he-IL"/>
            </w:rPr>
          </w:rPrChange>
        </w:rPr>
        <w:t>ח.</w:t>
      </w:r>
      <w:r w:rsidRPr="00DE7F64">
        <w:rPr>
          <w:rFonts w:ascii="Times New Roman" w:eastAsia="Times New Roman" w:hAnsi="Times New Roman" w:cs="David"/>
          <w:sz w:val="24"/>
          <w:szCs w:val="24"/>
          <w:rtl/>
          <w:lang w:eastAsia="he-IL"/>
          <w:rPrChange w:id="2349" w:author="Avi Cohen" w:date="2022-05-02T11:52:00Z">
            <w:rPr>
              <w:rFonts w:ascii="Times New Roman" w:eastAsia="Times New Roman" w:hAnsi="Times New Roman" w:cs="David"/>
              <w:sz w:val="24"/>
              <w:szCs w:val="24"/>
              <w:rtl/>
              <w:lang w:eastAsia="he-IL"/>
            </w:rPr>
          </w:rPrChange>
        </w:rPr>
        <w:tab/>
        <w:t>עדכון האומדן המשוער של ערך המתקן.</w:t>
      </w:r>
    </w:p>
    <w:p w14:paraId="7AD479FA"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50" w:author="Avi Cohen" w:date="2022-05-02T11:52:00Z">
            <w:rPr>
              <w:rFonts w:ascii="Times New Roman" w:eastAsia="Times New Roman" w:hAnsi="Times New Roman" w:cs="David"/>
              <w:sz w:val="24"/>
              <w:szCs w:val="24"/>
              <w:rtl/>
              <w:lang w:eastAsia="he-IL"/>
            </w:rPr>
          </w:rPrChange>
        </w:rPr>
      </w:pPr>
    </w:p>
    <w:p w14:paraId="4458674D"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5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52" w:author="Avi Cohen" w:date="2022-05-02T11:52:00Z">
            <w:rPr>
              <w:rFonts w:ascii="Times New Roman" w:eastAsia="Times New Roman" w:hAnsi="Times New Roman" w:cs="David"/>
              <w:sz w:val="24"/>
              <w:szCs w:val="24"/>
              <w:rtl/>
              <w:lang w:eastAsia="he-IL"/>
            </w:rPr>
          </w:rPrChange>
        </w:rPr>
        <w:t>ט.</w:t>
      </w:r>
      <w:r w:rsidRPr="00DE7F64">
        <w:rPr>
          <w:rFonts w:ascii="Times New Roman" w:eastAsia="Times New Roman" w:hAnsi="Times New Roman" w:cs="David"/>
          <w:sz w:val="24"/>
          <w:szCs w:val="24"/>
          <w:rtl/>
          <w:lang w:eastAsia="he-IL"/>
          <w:rPrChange w:id="2353" w:author="Avi Cohen" w:date="2022-05-02T11:52:00Z">
            <w:rPr>
              <w:rFonts w:ascii="Times New Roman" w:eastAsia="Times New Roman" w:hAnsi="Times New Roman" w:cs="David"/>
              <w:sz w:val="24"/>
              <w:szCs w:val="24"/>
              <w:rtl/>
              <w:lang w:eastAsia="he-IL"/>
            </w:rPr>
          </w:rPrChange>
        </w:rPr>
        <w:tab/>
        <w:t>מבלי לגרוע מכלליות האמור לעיל, ביצוע כל יתר הפעולות ועריכת כל המסמכים הדרושים לשם עריכת התכנון הסופי.</w:t>
      </w:r>
    </w:p>
    <w:p w14:paraId="0E7FDC01"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54" w:author="Avi Cohen" w:date="2022-05-02T11:52:00Z">
            <w:rPr>
              <w:rFonts w:ascii="Times New Roman" w:eastAsia="Times New Roman" w:hAnsi="Times New Roman" w:cs="David"/>
              <w:sz w:val="24"/>
              <w:szCs w:val="24"/>
              <w:rtl/>
              <w:lang w:eastAsia="he-IL"/>
            </w:rPr>
          </w:rPrChange>
        </w:rPr>
      </w:pPr>
    </w:p>
    <w:p w14:paraId="5A27BC79" w14:textId="77777777" w:rsidR="007D6A6B" w:rsidRPr="00DE7F64"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235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56" w:author="Avi Cohen" w:date="2022-05-02T11:52:00Z">
            <w:rPr>
              <w:rFonts w:ascii="Times New Roman" w:eastAsia="Times New Roman" w:hAnsi="Times New Roman" w:cs="David"/>
              <w:sz w:val="24"/>
              <w:szCs w:val="24"/>
              <w:rtl/>
              <w:lang w:eastAsia="he-IL"/>
            </w:rPr>
          </w:rPrChange>
        </w:rPr>
        <w:t>3.3</w:t>
      </w:r>
      <w:r w:rsidRPr="00DE7F64">
        <w:rPr>
          <w:rFonts w:ascii="Times New Roman" w:eastAsia="Times New Roman" w:hAnsi="Times New Roman" w:cs="David"/>
          <w:sz w:val="24"/>
          <w:szCs w:val="24"/>
          <w:rtl/>
          <w:lang w:eastAsia="he-IL"/>
          <w:rPrChange w:id="2357"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sz w:val="24"/>
          <w:szCs w:val="24"/>
          <w:u w:val="single"/>
          <w:rtl/>
          <w:lang w:eastAsia="he-IL"/>
          <w:rPrChange w:id="2358" w:author="Avi Cohen" w:date="2022-05-02T11:52:00Z">
            <w:rPr>
              <w:rFonts w:ascii="Times New Roman" w:eastAsia="Times New Roman" w:hAnsi="Times New Roman" w:cs="David"/>
              <w:sz w:val="24"/>
              <w:szCs w:val="24"/>
              <w:u w:val="single"/>
              <w:rtl/>
              <w:lang w:eastAsia="he-IL"/>
            </w:rPr>
          </w:rPrChange>
        </w:rPr>
        <w:t>תכנון מפורט</w:t>
      </w:r>
      <w:r w:rsidRPr="00DE7F64">
        <w:rPr>
          <w:rFonts w:ascii="Times New Roman" w:eastAsia="Times New Roman" w:hAnsi="Times New Roman" w:cs="David"/>
          <w:sz w:val="24"/>
          <w:szCs w:val="24"/>
          <w:rtl/>
          <w:lang w:eastAsia="he-IL"/>
          <w:rPrChange w:id="2359" w:author="Avi Cohen" w:date="2022-05-02T11:52:00Z">
            <w:rPr>
              <w:rFonts w:ascii="Times New Roman" w:eastAsia="Times New Roman" w:hAnsi="Times New Roman" w:cs="David"/>
              <w:sz w:val="24"/>
              <w:szCs w:val="24"/>
              <w:rtl/>
              <w:lang w:eastAsia="he-IL"/>
            </w:rPr>
          </w:rPrChange>
        </w:rPr>
        <w:t>:</w:t>
      </w:r>
    </w:p>
    <w:p w14:paraId="41764AF1"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Change w:id="2360" w:author="Avi Cohen" w:date="2022-05-02T11:52:00Z">
            <w:rPr>
              <w:rFonts w:ascii="Times New Roman" w:eastAsia="Times New Roman" w:hAnsi="Times New Roman" w:cs="David"/>
              <w:sz w:val="24"/>
              <w:szCs w:val="24"/>
              <w:u w:val="single"/>
              <w:rtl/>
              <w:lang w:eastAsia="he-IL"/>
            </w:rPr>
          </w:rPrChange>
        </w:rPr>
      </w:pPr>
    </w:p>
    <w:p w14:paraId="7225E959"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36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62" w:author="Avi Cohen" w:date="2022-05-02T11:52:00Z">
            <w:rPr>
              <w:rFonts w:ascii="Times New Roman" w:eastAsia="Times New Roman" w:hAnsi="Times New Roman" w:cs="David"/>
              <w:sz w:val="24"/>
              <w:szCs w:val="24"/>
              <w:rtl/>
              <w:lang w:eastAsia="he-IL"/>
            </w:rPr>
          </w:rPrChange>
        </w:rPr>
        <w:t>א.</w:t>
      </w:r>
      <w:r w:rsidRPr="00DE7F64">
        <w:rPr>
          <w:rFonts w:ascii="Times New Roman" w:eastAsia="Times New Roman" w:hAnsi="Times New Roman" w:cs="David"/>
          <w:sz w:val="24"/>
          <w:szCs w:val="24"/>
          <w:rtl/>
          <w:lang w:eastAsia="he-IL"/>
          <w:rPrChange w:id="2363" w:author="Avi Cohen" w:date="2022-05-02T11:52:00Z">
            <w:rPr>
              <w:rFonts w:ascii="Times New Roman" w:eastAsia="Times New Roman" w:hAnsi="Times New Roman" w:cs="David"/>
              <w:sz w:val="24"/>
              <w:szCs w:val="24"/>
              <w:rtl/>
              <w:lang w:eastAsia="he-IL"/>
            </w:rPr>
          </w:rPrChange>
        </w:rPr>
        <w:tab/>
        <w:t>הכנת כל חישובי המערכות השונות של המתקן.</w:t>
      </w:r>
    </w:p>
    <w:p w14:paraId="3375E774" w14:textId="77777777" w:rsidR="007D6A6B" w:rsidRPr="00DE7F64"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2364" w:author="Avi Cohen" w:date="2022-05-02T11:52:00Z">
            <w:rPr>
              <w:rFonts w:ascii="Times New Roman" w:eastAsia="Times New Roman" w:hAnsi="Times New Roman" w:cs="David"/>
              <w:sz w:val="24"/>
              <w:szCs w:val="24"/>
              <w:rtl/>
              <w:lang w:eastAsia="he-IL"/>
            </w:rPr>
          </w:rPrChange>
        </w:rPr>
      </w:pPr>
    </w:p>
    <w:p w14:paraId="4D3D2B2D"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36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66" w:author="Avi Cohen" w:date="2022-05-02T11:52:00Z">
            <w:rPr>
              <w:rFonts w:ascii="Times New Roman" w:eastAsia="Times New Roman" w:hAnsi="Times New Roman" w:cs="David"/>
              <w:sz w:val="24"/>
              <w:szCs w:val="24"/>
              <w:rtl/>
              <w:lang w:eastAsia="he-IL"/>
            </w:rPr>
          </w:rPrChange>
        </w:rPr>
        <w:t>ב.</w:t>
      </w:r>
      <w:r w:rsidRPr="00DE7F64">
        <w:rPr>
          <w:rFonts w:ascii="Times New Roman" w:eastAsia="Times New Roman" w:hAnsi="Times New Roman" w:cs="David"/>
          <w:sz w:val="24"/>
          <w:szCs w:val="24"/>
          <w:rtl/>
          <w:lang w:eastAsia="he-IL"/>
          <w:rPrChange w:id="2367" w:author="Avi Cohen" w:date="2022-05-02T11:52:00Z">
            <w:rPr>
              <w:rFonts w:ascii="Times New Roman" w:eastAsia="Times New Roman" w:hAnsi="Times New Roman" w:cs="David"/>
              <w:sz w:val="24"/>
              <w:szCs w:val="24"/>
              <w:rtl/>
              <w:lang w:eastAsia="he-IL"/>
            </w:rPr>
          </w:rPrChange>
        </w:rPr>
        <w:tab/>
        <w:t>בחירת הציוד הדרוש למתקן.</w:t>
      </w:r>
      <w:r w:rsidRPr="00DE7F64">
        <w:rPr>
          <w:rFonts w:ascii="Times New Roman" w:eastAsia="Times New Roman" w:hAnsi="Times New Roman" w:cs="David" w:hint="cs"/>
          <w:sz w:val="24"/>
          <w:szCs w:val="24"/>
          <w:rtl/>
          <w:lang w:eastAsia="he-IL"/>
          <w:rPrChange w:id="2368" w:author="Avi Cohen" w:date="2022-05-02T11:52:00Z">
            <w:rPr>
              <w:rFonts w:ascii="Times New Roman" w:eastAsia="Times New Roman" w:hAnsi="Times New Roman" w:cs="David" w:hint="cs"/>
              <w:sz w:val="24"/>
              <w:szCs w:val="24"/>
              <w:rtl/>
              <w:lang w:eastAsia="he-IL"/>
            </w:rPr>
          </w:rPrChange>
        </w:rPr>
        <w:t xml:space="preserve"> הכולל יעילות התכנון ביחס למבנה.</w:t>
      </w:r>
    </w:p>
    <w:p w14:paraId="3EAE359D" w14:textId="77777777" w:rsidR="007D6A6B" w:rsidRPr="00DE7F64"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2369" w:author="Avi Cohen" w:date="2022-05-02T11:52:00Z">
            <w:rPr>
              <w:rFonts w:ascii="Times New Roman" w:eastAsia="Times New Roman" w:hAnsi="Times New Roman" w:cs="David"/>
              <w:sz w:val="24"/>
              <w:szCs w:val="24"/>
              <w:rtl/>
              <w:lang w:eastAsia="he-IL"/>
            </w:rPr>
          </w:rPrChange>
        </w:rPr>
      </w:pPr>
    </w:p>
    <w:p w14:paraId="3C4BA0D3"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7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71" w:author="Avi Cohen" w:date="2022-05-02T11:52:00Z">
            <w:rPr>
              <w:rFonts w:ascii="Times New Roman" w:eastAsia="Times New Roman" w:hAnsi="Times New Roman" w:cs="David"/>
              <w:sz w:val="24"/>
              <w:szCs w:val="24"/>
              <w:rtl/>
              <w:lang w:eastAsia="he-IL"/>
            </w:rPr>
          </w:rPrChange>
        </w:rPr>
        <w:t>ג.</w:t>
      </w:r>
      <w:r w:rsidRPr="00DE7F64">
        <w:rPr>
          <w:rFonts w:ascii="Times New Roman" w:eastAsia="Times New Roman" w:hAnsi="Times New Roman" w:cs="David"/>
          <w:sz w:val="24"/>
          <w:szCs w:val="24"/>
          <w:rtl/>
          <w:lang w:eastAsia="he-IL"/>
          <w:rPrChange w:id="2372" w:author="Avi Cohen" w:date="2022-05-02T11:52:00Z">
            <w:rPr>
              <w:rFonts w:ascii="Times New Roman" w:eastAsia="Times New Roman" w:hAnsi="Times New Roman" w:cs="David"/>
              <w:sz w:val="24"/>
              <w:szCs w:val="24"/>
              <w:rtl/>
              <w:lang w:eastAsia="he-IL"/>
            </w:rPr>
          </w:rPrChange>
        </w:rPr>
        <w:tab/>
        <w:t>הכנת תכניות מערך או הרכבה מפורטות ומוסברות, כולל הפרטים, כדרוש לביצוע המתקן בקנ"מ 1:50.</w:t>
      </w:r>
    </w:p>
    <w:p w14:paraId="3C65A1DC" w14:textId="77777777" w:rsidR="007D6A6B" w:rsidRPr="00DE7F64"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2373" w:author="Avi Cohen" w:date="2022-05-02T11:52:00Z">
            <w:rPr>
              <w:rFonts w:ascii="Times New Roman" w:eastAsia="Times New Roman" w:hAnsi="Times New Roman" w:cs="David"/>
              <w:sz w:val="24"/>
              <w:szCs w:val="24"/>
              <w:rtl/>
              <w:lang w:eastAsia="he-IL"/>
            </w:rPr>
          </w:rPrChange>
        </w:rPr>
      </w:pPr>
    </w:p>
    <w:p w14:paraId="21FF3B48"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7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75" w:author="Avi Cohen" w:date="2022-05-02T11:52:00Z">
            <w:rPr>
              <w:rFonts w:ascii="Times New Roman" w:eastAsia="Times New Roman" w:hAnsi="Times New Roman" w:cs="David"/>
              <w:sz w:val="24"/>
              <w:szCs w:val="24"/>
              <w:rtl/>
              <w:lang w:eastAsia="he-IL"/>
            </w:rPr>
          </w:rPrChange>
        </w:rPr>
        <w:t>ד.</w:t>
      </w:r>
      <w:r w:rsidRPr="00DE7F64">
        <w:rPr>
          <w:rFonts w:ascii="Times New Roman" w:eastAsia="Times New Roman" w:hAnsi="Times New Roman" w:cs="David"/>
          <w:sz w:val="24"/>
          <w:szCs w:val="24"/>
          <w:rtl/>
          <w:lang w:eastAsia="he-IL"/>
          <w:rPrChange w:id="2376" w:author="Avi Cohen" w:date="2022-05-02T11:52:00Z">
            <w:rPr>
              <w:rFonts w:ascii="Times New Roman" w:eastAsia="Times New Roman" w:hAnsi="Times New Roman" w:cs="David"/>
              <w:sz w:val="24"/>
              <w:szCs w:val="24"/>
              <w:rtl/>
              <w:lang w:eastAsia="he-IL"/>
            </w:rPr>
          </w:rPrChange>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57920223"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377" w:author="Avi Cohen" w:date="2022-05-02T11:52:00Z">
            <w:rPr>
              <w:rFonts w:ascii="Times New Roman" w:eastAsia="Times New Roman" w:hAnsi="Times New Roman" w:cs="David"/>
              <w:sz w:val="24"/>
              <w:szCs w:val="24"/>
              <w:rtl/>
              <w:lang w:eastAsia="he-IL"/>
            </w:rPr>
          </w:rPrChange>
        </w:rPr>
      </w:pPr>
    </w:p>
    <w:p w14:paraId="1768CF69"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7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79" w:author="Avi Cohen" w:date="2022-05-02T11:52:00Z">
            <w:rPr>
              <w:rFonts w:ascii="Times New Roman" w:eastAsia="Times New Roman" w:hAnsi="Times New Roman" w:cs="David"/>
              <w:sz w:val="24"/>
              <w:szCs w:val="24"/>
              <w:rtl/>
              <w:lang w:eastAsia="he-IL"/>
            </w:rPr>
          </w:rPrChange>
        </w:rPr>
        <w:t>ה.</w:t>
      </w:r>
      <w:r w:rsidRPr="00DE7F64">
        <w:rPr>
          <w:rFonts w:ascii="Times New Roman" w:eastAsia="Times New Roman" w:hAnsi="Times New Roman" w:cs="David"/>
          <w:sz w:val="24"/>
          <w:szCs w:val="24"/>
          <w:rtl/>
          <w:lang w:eastAsia="he-IL"/>
          <w:rPrChange w:id="2380" w:author="Avi Cohen" w:date="2022-05-02T11:52:00Z">
            <w:rPr>
              <w:rFonts w:ascii="Times New Roman" w:eastAsia="Times New Roman" w:hAnsi="Times New Roman" w:cs="David"/>
              <w:sz w:val="24"/>
              <w:szCs w:val="24"/>
              <w:rtl/>
              <w:lang w:eastAsia="he-IL"/>
            </w:rPr>
          </w:rPrChange>
        </w:rPr>
        <w:tab/>
        <w:t>תאום התוכניות דלעיל עם היועצים ובפרט האדריכל</w:t>
      </w:r>
      <w:r w:rsidRPr="00DE7F64">
        <w:rPr>
          <w:rFonts w:ascii="Times New Roman" w:eastAsia="Times New Roman" w:hAnsi="Times New Roman" w:cs="David" w:hint="cs"/>
          <w:sz w:val="24"/>
          <w:szCs w:val="24"/>
          <w:rtl/>
          <w:lang w:eastAsia="he-IL"/>
          <w:rPrChange w:id="2381"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sz w:val="24"/>
          <w:szCs w:val="24"/>
          <w:rtl/>
          <w:lang w:eastAsia="he-IL"/>
          <w:rPrChange w:id="2382" w:author="Avi Cohen" w:date="2022-05-02T11:52:00Z">
            <w:rPr>
              <w:rFonts w:ascii="Times New Roman" w:eastAsia="Times New Roman" w:hAnsi="Times New Roman" w:cs="David"/>
              <w:sz w:val="24"/>
              <w:szCs w:val="24"/>
              <w:rtl/>
              <w:lang w:eastAsia="he-IL"/>
            </w:rPr>
          </w:rPrChange>
        </w:rPr>
        <w:t xml:space="preserve"> מתכנן </w:t>
      </w:r>
      <w:r w:rsidRPr="00DE7F64">
        <w:rPr>
          <w:rFonts w:ascii="Times New Roman" w:eastAsia="Times New Roman" w:hAnsi="Times New Roman" w:cs="David" w:hint="cs"/>
          <w:sz w:val="24"/>
          <w:szCs w:val="24"/>
          <w:rtl/>
          <w:lang w:eastAsia="he-IL"/>
          <w:rPrChange w:id="2383" w:author="Avi Cohen" w:date="2022-05-02T11:52:00Z">
            <w:rPr>
              <w:rFonts w:ascii="Times New Roman" w:eastAsia="Times New Roman" w:hAnsi="Times New Roman" w:cs="David" w:hint="cs"/>
              <w:sz w:val="24"/>
              <w:szCs w:val="24"/>
              <w:rtl/>
              <w:lang w:eastAsia="he-IL"/>
            </w:rPr>
          </w:rPrChange>
        </w:rPr>
        <w:t>החשמל, אינסטלציה ו</w:t>
      </w:r>
      <w:r w:rsidRPr="00DE7F64">
        <w:rPr>
          <w:rFonts w:ascii="Times New Roman" w:eastAsia="Times New Roman" w:hAnsi="Times New Roman" w:cs="David"/>
          <w:sz w:val="24"/>
          <w:szCs w:val="24"/>
          <w:rtl/>
          <w:lang w:eastAsia="he-IL"/>
          <w:rPrChange w:id="2384" w:author="Avi Cohen" w:date="2022-05-02T11:52:00Z">
            <w:rPr>
              <w:rFonts w:ascii="Times New Roman" w:eastAsia="Times New Roman" w:hAnsi="Times New Roman" w:cs="David"/>
              <w:sz w:val="24"/>
              <w:szCs w:val="24"/>
              <w:rtl/>
              <w:lang w:eastAsia="he-IL"/>
            </w:rPr>
          </w:rPrChange>
        </w:rPr>
        <w:t>הקונסטרוקציה.</w:t>
      </w:r>
    </w:p>
    <w:p w14:paraId="2AE9A8B1"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385" w:author="Avi Cohen" w:date="2022-05-02T11:52:00Z">
            <w:rPr>
              <w:rFonts w:ascii="Times New Roman" w:eastAsia="Times New Roman" w:hAnsi="Times New Roman" w:cs="David"/>
              <w:sz w:val="24"/>
              <w:szCs w:val="24"/>
              <w:rtl/>
              <w:lang w:eastAsia="he-IL"/>
            </w:rPr>
          </w:rPrChange>
        </w:rPr>
      </w:pPr>
    </w:p>
    <w:p w14:paraId="60F954F5"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8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87" w:author="Avi Cohen" w:date="2022-05-02T11:52:00Z">
            <w:rPr>
              <w:rFonts w:ascii="Times New Roman" w:eastAsia="Times New Roman" w:hAnsi="Times New Roman" w:cs="David"/>
              <w:sz w:val="24"/>
              <w:szCs w:val="24"/>
              <w:rtl/>
              <w:lang w:eastAsia="he-IL"/>
            </w:rPr>
          </w:rPrChange>
        </w:rPr>
        <w:t>ו.</w:t>
      </w:r>
      <w:r w:rsidRPr="00DE7F64">
        <w:rPr>
          <w:rFonts w:ascii="Times New Roman" w:eastAsia="Times New Roman" w:hAnsi="Times New Roman" w:cs="David"/>
          <w:sz w:val="24"/>
          <w:szCs w:val="24"/>
          <w:rtl/>
          <w:lang w:eastAsia="he-IL"/>
          <w:rPrChange w:id="2388" w:author="Avi Cohen" w:date="2022-05-02T11:52:00Z">
            <w:rPr>
              <w:rFonts w:ascii="Times New Roman" w:eastAsia="Times New Roman" w:hAnsi="Times New Roman" w:cs="David"/>
              <w:sz w:val="24"/>
              <w:szCs w:val="24"/>
              <w:rtl/>
              <w:lang w:eastAsia="he-IL"/>
            </w:rPr>
          </w:rPrChange>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583D1FDB"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389" w:author="Avi Cohen" w:date="2022-05-02T11:52:00Z">
            <w:rPr>
              <w:rFonts w:ascii="Times New Roman" w:eastAsia="Times New Roman" w:hAnsi="Times New Roman" w:cs="David"/>
              <w:sz w:val="24"/>
              <w:szCs w:val="24"/>
              <w:rtl/>
              <w:lang w:eastAsia="he-IL"/>
            </w:rPr>
          </w:rPrChange>
        </w:rPr>
      </w:pPr>
    </w:p>
    <w:p w14:paraId="3BFC0121"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9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91" w:author="Avi Cohen" w:date="2022-05-02T11:52:00Z">
            <w:rPr>
              <w:rFonts w:ascii="Times New Roman" w:eastAsia="Times New Roman" w:hAnsi="Times New Roman" w:cs="David"/>
              <w:sz w:val="24"/>
              <w:szCs w:val="24"/>
              <w:rtl/>
              <w:lang w:eastAsia="he-IL"/>
            </w:rPr>
          </w:rPrChange>
        </w:rPr>
        <w:t>ז.</w:t>
      </w:r>
      <w:r w:rsidRPr="00DE7F64">
        <w:rPr>
          <w:rFonts w:ascii="Times New Roman" w:eastAsia="Times New Roman" w:hAnsi="Times New Roman" w:cs="David"/>
          <w:sz w:val="24"/>
          <w:szCs w:val="24"/>
          <w:rtl/>
          <w:lang w:eastAsia="he-IL"/>
          <w:rPrChange w:id="2392" w:author="Avi Cohen" w:date="2022-05-02T11:52:00Z">
            <w:rPr>
              <w:rFonts w:ascii="Times New Roman" w:eastAsia="Times New Roman" w:hAnsi="Times New Roman" w:cs="David"/>
              <w:sz w:val="24"/>
              <w:szCs w:val="24"/>
              <w:rtl/>
              <w:lang w:eastAsia="he-IL"/>
            </w:rPr>
          </w:rPrChange>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4DC43065"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93" w:author="Avi Cohen" w:date="2022-05-02T11:52:00Z">
            <w:rPr>
              <w:rFonts w:ascii="Times New Roman" w:eastAsia="Times New Roman" w:hAnsi="Times New Roman" w:cs="David"/>
              <w:sz w:val="24"/>
              <w:szCs w:val="24"/>
              <w:rtl/>
              <w:lang w:eastAsia="he-IL"/>
            </w:rPr>
          </w:rPrChange>
        </w:rPr>
      </w:pPr>
    </w:p>
    <w:p w14:paraId="7A81719F"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394" w:author="Avi Cohen" w:date="2022-05-02T11:52:00Z">
            <w:rPr>
              <w:rFonts w:ascii="Times New Roman" w:eastAsia="Times New Roman" w:hAnsi="Times New Roman" w:cs="David"/>
              <w:sz w:val="24"/>
              <w:szCs w:val="24"/>
              <w:rtl/>
              <w:lang w:eastAsia="he-IL"/>
            </w:rPr>
          </w:rPrChange>
        </w:rPr>
      </w:pPr>
    </w:p>
    <w:p w14:paraId="52F0E648"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9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396" w:author="Avi Cohen" w:date="2022-05-02T11:52:00Z">
            <w:rPr>
              <w:rFonts w:ascii="Times New Roman" w:eastAsia="Times New Roman" w:hAnsi="Times New Roman" w:cs="David"/>
              <w:sz w:val="24"/>
              <w:szCs w:val="24"/>
              <w:rtl/>
              <w:lang w:eastAsia="he-IL"/>
            </w:rPr>
          </w:rPrChange>
        </w:rPr>
        <w:t>ח.</w:t>
      </w:r>
      <w:r w:rsidRPr="00DE7F64">
        <w:rPr>
          <w:rFonts w:ascii="Times New Roman" w:eastAsia="Times New Roman" w:hAnsi="Times New Roman" w:cs="David"/>
          <w:sz w:val="24"/>
          <w:szCs w:val="24"/>
          <w:rtl/>
          <w:lang w:eastAsia="he-IL"/>
          <w:rPrChange w:id="2397" w:author="Avi Cohen" w:date="2022-05-02T11:52:00Z">
            <w:rPr>
              <w:rFonts w:ascii="Times New Roman" w:eastAsia="Times New Roman" w:hAnsi="Times New Roman" w:cs="David"/>
              <w:sz w:val="24"/>
              <w:szCs w:val="24"/>
              <w:rtl/>
              <w:lang w:eastAsia="he-IL"/>
            </w:rPr>
          </w:rPrChange>
        </w:rPr>
        <w:tab/>
        <w:t>המפרטים יודפסו באמצעות מעבד תמלילים והם יוצאו בקבצי "אסקי", כך שניתן יהיה להעתיקם לכל מעבד תמלילים אחר, ע"ג דיסקט ובתדפיס.</w:t>
      </w:r>
    </w:p>
    <w:p w14:paraId="7EBF4C5E"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98" w:author="Avi Cohen" w:date="2022-05-02T11:52:00Z">
            <w:rPr>
              <w:rFonts w:ascii="Times New Roman" w:eastAsia="Times New Roman" w:hAnsi="Times New Roman" w:cs="David"/>
              <w:sz w:val="24"/>
              <w:szCs w:val="24"/>
              <w:rtl/>
              <w:lang w:eastAsia="he-IL"/>
            </w:rPr>
          </w:rPrChange>
        </w:rPr>
      </w:pPr>
    </w:p>
    <w:p w14:paraId="0BE1A7CA"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39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00" w:author="Avi Cohen" w:date="2022-05-02T11:52:00Z">
            <w:rPr>
              <w:rFonts w:ascii="Times New Roman" w:eastAsia="Times New Roman" w:hAnsi="Times New Roman" w:cs="David"/>
              <w:sz w:val="24"/>
              <w:szCs w:val="24"/>
              <w:rtl/>
              <w:lang w:eastAsia="he-IL"/>
            </w:rPr>
          </w:rPrChange>
        </w:rPr>
        <w:t>ט.</w:t>
      </w:r>
      <w:r w:rsidRPr="00DE7F64">
        <w:rPr>
          <w:rFonts w:ascii="Times New Roman" w:eastAsia="Times New Roman" w:hAnsi="Times New Roman" w:cs="David"/>
          <w:sz w:val="24"/>
          <w:szCs w:val="24"/>
          <w:rtl/>
          <w:lang w:eastAsia="he-IL"/>
          <w:rPrChange w:id="2401" w:author="Avi Cohen" w:date="2022-05-02T11:52:00Z">
            <w:rPr>
              <w:rFonts w:ascii="Times New Roman" w:eastAsia="Times New Roman" w:hAnsi="Times New Roman" w:cs="David"/>
              <w:sz w:val="24"/>
              <w:szCs w:val="24"/>
              <w:rtl/>
              <w:lang w:eastAsia="he-IL"/>
            </w:rPr>
          </w:rPrChange>
        </w:rPr>
        <w:tab/>
        <w:t>כתבי הכמויות יוכנו באמצעות תוכנה לכתבי כמויות "סופר מכרז" והניתנת להמרה גם לתוכנות אחרות לכתבי כמויות, ע"ג דיסקט ובתדפיס.</w:t>
      </w:r>
    </w:p>
    <w:p w14:paraId="6AEEAAC0"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402" w:author="Avi Cohen" w:date="2022-05-02T11:52:00Z">
            <w:rPr>
              <w:rFonts w:ascii="Times New Roman" w:eastAsia="Times New Roman" w:hAnsi="Times New Roman" w:cs="David"/>
              <w:sz w:val="24"/>
              <w:szCs w:val="24"/>
              <w:rtl/>
              <w:lang w:eastAsia="he-IL"/>
            </w:rPr>
          </w:rPrChange>
        </w:rPr>
      </w:pPr>
    </w:p>
    <w:p w14:paraId="611974B2"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40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04" w:author="Avi Cohen" w:date="2022-05-02T11:52:00Z">
            <w:rPr>
              <w:rFonts w:ascii="Times New Roman" w:eastAsia="Times New Roman" w:hAnsi="Times New Roman" w:cs="David"/>
              <w:sz w:val="24"/>
              <w:szCs w:val="24"/>
              <w:rtl/>
              <w:lang w:eastAsia="he-IL"/>
            </w:rPr>
          </w:rPrChange>
        </w:rPr>
        <w:t>י.</w:t>
      </w:r>
      <w:r w:rsidRPr="00DE7F64">
        <w:rPr>
          <w:rFonts w:ascii="Times New Roman" w:eastAsia="Times New Roman" w:hAnsi="Times New Roman" w:cs="David"/>
          <w:sz w:val="24"/>
          <w:szCs w:val="24"/>
          <w:rtl/>
          <w:lang w:eastAsia="he-IL"/>
          <w:rPrChange w:id="2405" w:author="Avi Cohen" w:date="2022-05-02T11:52:00Z">
            <w:rPr>
              <w:rFonts w:ascii="Times New Roman" w:eastAsia="Times New Roman" w:hAnsi="Times New Roman" w:cs="David"/>
              <w:sz w:val="24"/>
              <w:szCs w:val="24"/>
              <w:rtl/>
              <w:lang w:eastAsia="he-IL"/>
            </w:rPr>
          </w:rPrChange>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289EAEB3"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406" w:author="Avi Cohen" w:date="2022-05-02T11:52:00Z">
            <w:rPr>
              <w:rFonts w:ascii="Times New Roman" w:eastAsia="Times New Roman" w:hAnsi="Times New Roman" w:cs="David"/>
              <w:sz w:val="24"/>
              <w:szCs w:val="24"/>
              <w:rtl/>
              <w:lang w:eastAsia="he-IL"/>
            </w:rPr>
          </w:rPrChange>
        </w:rPr>
      </w:pPr>
    </w:p>
    <w:p w14:paraId="6AA0E14A"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40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08" w:author="Avi Cohen" w:date="2022-05-02T11:52:00Z">
            <w:rPr>
              <w:rFonts w:ascii="Times New Roman" w:eastAsia="Times New Roman" w:hAnsi="Times New Roman" w:cs="David"/>
              <w:sz w:val="24"/>
              <w:szCs w:val="24"/>
              <w:rtl/>
              <w:lang w:eastAsia="he-IL"/>
            </w:rPr>
          </w:rPrChange>
        </w:rPr>
        <w:t>יא.</w:t>
      </w:r>
      <w:r w:rsidRPr="00DE7F64">
        <w:rPr>
          <w:rFonts w:ascii="Times New Roman" w:eastAsia="Times New Roman" w:hAnsi="Times New Roman" w:cs="David"/>
          <w:sz w:val="24"/>
          <w:szCs w:val="24"/>
          <w:rtl/>
          <w:lang w:eastAsia="he-IL"/>
          <w:rPrChange w:id="2409" w:author="Avi Cohen" w:date="2022-05-02T11:52:00Z">
            <w:rPr>
              <w:rFonts w:ascii="Times New Roman" w:eastAsia="Times New Roman" w:hAnsi="Times New Roman" w:cs="David"/>
              <w:sz w:val="24"/>
              <w:szCs w:val="24"/>
              <w:rtl/>
              <w:lang w:eastAsia="he-IL"/>
            </w:rPr>
          </w:rPrChange>
        </w:rPr>
        <w:tab/>
        <w:t>הכנת אומדן מפורט של ערך המתקן, מבוסס על המפרטים וכתבי הכמויות, תוך ציון מדד תשומות הבניה למגורים הידוע במועד הכנת האומדן.</w:t>
      </w:r>
    </w:p>
    <w:p w14:paraId="38EFD309"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410" w:author="Avi Cohen" w:date="2022-05-02T11:52:00Z">
            <w:rPr>
              <w:rFonts w:ascii="Times New Roman" w:eastAsia="Times New Roman" w:hAnsi="Times New Roman" w:cs="David"/>
              <w:sz w:val="24"/>
              <w:szCs w:val="24"/>
              <w:rtl/>
              <w:lang w:eastAsia="he-IL"/>
            </w:rPr>
          </w:rPrChange>
        </w:rPr>
      </w:pPr>
    </w:p>
    <w:p w14:paraId="637FE379"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41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12" w:author="Avi Cohen" w:date="2022-05-02T11:52:00Z">
            <w:rPr>
              <w:rFonts w:ascii="Times New Roman" w:eastAsia="Times New Roman" w:hAnsi="Times New Roman" w:cs="David"/>
              <w:sz w:val="24"/>
              <w:szCs w:val="24"/>
              <w:rtl/>
              <w:lang w:eastAsia="he-IL"/>
            </w:rPr>
          </w:rPrChange>
        </w:rPr>
        <w:t>יב.</w:t>
      </w:r>
      <w:r w:rsidRPr="00DE7F64">
        <w:rPr>
          <w:rFonts w:ascii="Times New Roman" w:eastAsia="Times New Roman" w:hAnsi="Times New Roman" w:cs="David"/>
          <w:sz w:val="24"/>
          <w:szCs w:val="24"/>
          <w:rtl/>
          <w:lang w:eastAsia="he-IL"/>
          <w:rPrChange w:id="2413" w:author="Avi Cohen" w:date="2022-05-02T11:52:00Z">
            <w:rPr>
              <w:rFonts w:ascii="Times New Roman" w:eastAsia="Times New Roman" w:hAnsi="Times New Roman" w:cs="David"/>
              <w:sz w:val="24"/>
              <w:szCs w:val="24"/>
              <w:rtl/>
              <w:lang w:eastAsia="he-IL"/>
            </w:rPr>
          </w:rPrChange>
        </w:rPr>
        <w:tab/>
        <w:t>הכנסת שנויים בתוכניות ככל שיתחייב להתאמת התכנון למסגרת התקציבית, אשר תקבע ע"י המזמין.</w:t>
      </w:r>
    </w:p>
    <w:p w14:paraId="3C4685AE"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414" w:author="Avi Cohen" w:date="2022-05-02T11:52:00Z">
            <w:rPr>
              <w:rFonts w:ascii="Times New Roman" w:eastAsia="Times New Roman" w:hAnsi="Times New Roman" w:cs="David"/>
              <w:sz w:val="24"/>
              <w:szCs w:val="24"/>
              <w:rtl/>
              <w:lang w:eastAsia="he-IL"/>
            </w:rPr>
          </w:rPrChange>
        </w:rPr>
      </w:pPr>
    </w:p>
    <w:p w14:paraId="78832D30"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41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16" w:author="Avi Cohen" w:date="2022-05-02T11:52:00Z">
            <w:rPr>
              <w:rFonts w:ascii="Times New Roman" w:eastAsia="Times New Roman" w:hAnsi="Times New Roman" w:cs="David"/>
              <w:sz w:val="24"/>
              <w:szCs w:val="24"/>
              <w:rtl/>
              <w:lang w:eastAsia="he-IL"/>
            </w:rPr>
          </w:rPrChange>
        </w:rPr>
        <w:t>יג.</w:t>
      </w:r>
      <w:r w:rsidRPr="00DE7F64">
        <w:rPr>
          <w:rFonts w:ascii="Times New Roman" w:eastAsia="Times New Roman" w:hAnsi="Times New Roman" w:cs="David"/>
          <w:sz w:val="24"/>
          <w:szCs w:val="24"/>
          <w:rtl/>
          <w:lang w:eastAsia="he-IL"/>
          <w:rPrChange w:id="2417" w:author="Avi Cohen" w:date="2022-05-02T11:52:00Z">
            <w:rPr>
              <w:rFonts w:ascii="Times New Roman" w:eastAsia="Times New Roman" w:hAnsi="Times New Roman" w:cs="David"/>
              <w:sz w:val="24"/>
              <w:szCs w:val="24"/>
              <w:rtl/>
              <w:lang w:eastAsia="he-IL"/>
            </w:rPr>
          </w:rPrChange>
        </w:rPr>
        <w:tab/>
        <w:t>מתן חוות דעת ויעוץ בכל הקשור בהכנת המכרזים ופרסומם.</w:t>
      </w:r>
    </w:p>
    <w:p w14:paraId="5B69877E"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2418" w:author="Avi Cohen" w:date="2022-05-02T11:52:00Z">
            <w:rPr>
              <w:rFonts w:ascii="Times New Roman" w:eastAsia="Times New Roman" w:hAnsi="Times New Roman" w:cs="David"/>
              <w:sz w:val="24"/>
              <w:szCs w:val="24"/>
              <w:rtl/>
              <w:lang w:eastAsia="he-IL"/>
            </w:rPr>
          </w:rPrChange>
        </w:rPr>
      </w:pPr>
    </w:p>
    <w:p w14:paraId="7A7FCCC1"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41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20" w:author="Avi Cohen" w:date="2022-05-02T11:52:00Z">
            <w:rPr>
              <w:rFonts w:ascii="Times New Roman" w:eastAsia="Times New Roman" w:hAnsi="Times New Roman" w:cs="David"/>
              <w:sz w:val="24"/>
              <w:szCs w:val="24"/>
              <w:rtl/>
              <w:lang w:eastAsia="he-IL"/>
            </w:rPr>
          </w:rPrChange>
        </w:rPr>
        <w:t>יד.</w:t>
      </w:r>
      <w:r w:rsidRPr="00DE7F64">
        <w:rPr>
          <w:rFonts w:ascii="Times New Roman" w:eastAsia="Times New Roman" w:hAnsi="Times New Roman" w:cs="David"/>
          <w:sz w:val="24"/>
          <w:szCs w:val="24"/>
          <w:rtl/>
          <w:lang w:eastAsia="he-IL"/>
          <w:rPrChange w:id="2421" w:author="Avi Cohen" w:date="2022-05-02T11:52:00Z">
            <w:rPr>
              <w:rFonts w:ascii="Times New Roman" w:eastAsia="Times New Roman" w:hAnsi="Times New Roman" w:cs="David"/>
              <w:sz w:val="24"/>
              <w:szCs w:val="24"/>
              <w:rtl/>
              <w:lang w:eastAsia="he-IL"/>
            </w:rPr>
          </w:rPrChange>
        </w:rPr>
        <w:tab/>
        <w:t>השתתפות בסיורי קבלנים, הכנת תשובות לשאלות הקבלנים והגשתן למנהל.</w:t>
      </w:r>
    </w:p>
    <w:p w14:paraId="13DEFC1B"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422" w:author="Avi Cohen" w:date="2022-05-02T11:52:00Z">
            <w:rPr>
              <w:rFonts w:ascii="Times New Roman" w:eastAsia="Times New Roman" w:hAnsi="Times New Roman" w:cs="David"/>
              <w:sz w:val="24"/>
              <w:szCs w:val="24"/>
              <w:rtl/>
              <w:lang w:eastAsia="he-IL"/>
            </w:rPr>
          </w:rPrChange>
        </w:rPr>
      </w:pPr>
    </w:p>
    <w:p w14:paraId="6C7A522D"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42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24" w:author="Avi Cohen" w:date="2022-05-02T11:52:00Z">
            <w:rPr>
              <w:rFonts w:ascii="Times New Roman" w:eastAsia="Times New Roman" w:hAnsi="Times New Roman" w:cs="David"/>
              <w:sz w:val="24"/>
              <w:szCs w:val="24"/>
              <w:rtl/>
              <w:lang w:eastAsia="he-IL"/>
            </w:rPr>
          </w:rPrChange>
        </w:rPr>
        <w:t>טו.</w:t>
      </w:r>
      <w:r w:rsidRPr="00DE7F64">
        <w:rPr>
          <w:rFonts w:ascii="Times New Roman" w:eastAsia="Times New Roman" w:hAnsi="Times New Roman" w:cs="David"/>
          <w:sz w:val="24"/>
          <w:szCs w:val="24"/>
          <w:rtl/>
          <w:lang w:eastAsia="he-IL"/>
          <w:rPrChange w:id="2425" w:author="Avi Cohen" w:date="2022-05-02T11:52:00Z">
            <w:rPr>
              <w:rFonts w:ascii="Times New Roman" w:eastAsia="Times New Roman" w:hAnsi="Times New Roman" w:cs="David"/>
              <w:sz w:val="24"/>
              <w:szCs w:val="24"/>
              <w:rtl/>
              <w:lang w:eastAsia="he-IL"/>
            </w:rPr>
          </w:rPrChange>
        </w:rPr>
        <w:tab/>
        <w:t>מתן חוות דעת</w:t>
      </w:r>
      <w:r w:rsidRPr="00DE7F64">
        <w:rPr>
          <w:rFonts w:ascii="Times New Roman" w:eastAsia="Times New Roman" w:hAnsi="Times New Roman" w:cs="David" w:hint="cs"/>
          <w:sz w:val="24"/>
          <w:szCs w:val="24"/>
          <w:rtl/>
          <w:lang w:eastAsia="he-IL"/>
          <w:rPrChange w:id="2426" w:author="Avi Cohen" w:date="2022-05-02T11:52:00Z">
            <w:rPr>
              <w:rFonts w:ascii="Times New Roman" w:eastAsia="Times New Roman" w:hAnsi="Times New Roman" w:cs="David" w:hint="cs"/>
              <w:sz w:val="24"/>
              <w:szCs w:val="24"/>
              <w:rtl/>
              <w:lang w:eastAsia="he-IL"/>
            </w:rPr>
          </w:rPrChange>
        </w:rPr>
        <w:t xml:space="preserve"> </w:t>
      </w:r>
      <w:r w:rsidRPr="00DE7F64">
        <w:rPr>
          <w:rFonts w:ascii="Times New Roman" w:eastAsia="Times New Roman" w:hAnsi="Times New Roman" w:cs="David"/>
          <w:sz w:val="24"/>
          <w:szCs w:val="24"/>
          <w:rtl/>
          <w:lang w:eastAsia="he-IL"/>
          <w:rPrChange w:id="2427" w:author="Avi Cohen" w:date="2022-05-02T11:52:00Z">
            <w:rPr>
              <w:rFonts w:ascii="Times New Roman" w:eastAsia="Times New Roman" w:hAnsi="Times New Roman" w:cs="David"/>
              <w:sz w:val="24"/>
              <w:szCs w:val="24"/>
              <w:rtl/>
              <w:lang w:eastAsia="he-IL"/>
            </w:rPr>
          </w:rPrChange>
        </w:rPr>
        <w:t>ביחס להצעות הקבלנים.</w:t>
      </w:r>
    </w:p>
    <w:p w14:paraId="2BAF754C"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428" w:author="Avi Cohen" w:date="2022-05-02T11:52:00Z">
            <w:rPr>
              <w:rFonts w:ascii="Times New Roman" w:eastAsia="Times New Roman" w:hAnsi="Times New Roman" w:cs="David"/>
              <w:sz w:val="24"/>
              <w:szCs w:val="24"/>
              <w:rtl/>
              <w:lang w:eastAsia="he-IL"/>
            </w:rPr>
          </w:rPrChange>
        </w:rPr>
      </w:pPr>
    </w:p>
    <w:p w14:paraId="05339C49" w14:textId="77777777" w:rsidR="007D6A6B" w:rsidRPr="00DE7F64"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242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30" w:author="Avi Cohen" w:date="2022-05-02T11:52:00Z">
            <w:rPr>
              <w:rFonts w:ascii="Times New Roman" w:eastAsia="Times New Roman" w:hAnsi="Times New Roman" w:cs="David"/>
              <w:sz w:val="24"/>
              <w:szCs w:val="24"/>
              <w:rtl/>
              <w:lang w:eastAsia="he-IL"/>
            </w:rPr>
          </w:rPrChange>
        </w:rPr>
        <w:t>טז.</w:t>
      </w:r>
      <w:r w:rsidRPr="00DE7F64">
        <w:rPr>
          <w:rFonts w:ascii="Times New Roman" w:eastAsia="Times New Roman" w:hAnsi="Times New Roman" w:cs="David"/>
          <w:sz w:val="24"/>
          <w:szCs w:val="24"/>
          <w:rtl/>
          <w:lang w:eastAsia="he-IL"/>
          <w:rPrChange w:id="2431" w:author="Avi Cohen" w:date="2022-05-02T11:52:00Z">
            <w:rPr>
              <w:rFonts w:ascii="Times New Roman" w:eastAsia="Times New Roman" w:hAnsi="Times New Roman" w:cs="David"/>
              <w:sz w:val="24"/>
              <w:szCs w:val="24"/>
              <w:rtl/>
              <w:lang w:eastAsia="he-IL"/>
            </w:rPr>
          </w:rPrChange>
        </w:rPr>
        <w:tab/>
        <w:t>הכנת תכניות עבודה, פרטים ומפרטים משלימים כפי ש</w:t>
      </w:r>
      <w:r w:rsidR="00461F51" w:rsidRPr="00DE7F64">
        <w:rPr>
          <w:rFonts w:ascii="Times New Roman" w:eastAsia="Times New Roman" w:hAnsi="Times New Roman" w:cs="David" w:hint="cs"/>
          <w:sz w:val="24"/>
          <w:szCs w:val="24"/>
          <w:rtl/>
          <w:lang w:eastAsia="he-IL"/>
          <w:rPrChange w:id="2432" w:author="Avi Cohen" w:date="2022-05-02T11:52:00Z">
            <w:rPr>
              <w:rFonts w:ascii="Times New Roman" w:eastAsia="Times New Roman" w:hAnsi="Times New Roman" w:cs="David" w:hint="cs"/>
              <w:sz w:val="24"/>
              <w:szCs w:val="24"/>
              <w:rtl/>
              <w:lang w:eastAsia="he-IL"/>
            </w:rPr>
          </w:rPrChange>
        </w:rPr>
        <w:t>י</w:t>
      </w:r>
      <w:r w:rsidRPr="00DE7F64">
        <w:rPr>
          <w:rFonts w:ascii="Times New Roman" w:eastAsia="Times New Roman" w:hAnsi="Times New Roman" w:cs="David"/>
          <w:sz w:val="24"/>
          <w:szCs w:val="24"/>
          <w:rtl/>
          <w:lang w:eastAsia="he-IL"/>
          <w:rPrChange w:id="2433" w:author="Avi Cohen" w:date="2022-05-02T11:52:00Z">
            <w:rPr>
              <w:rFonts w:ascii="Times New Roman" w:eastAsia="Times New Roman" w:hAnsi="Times New Roman" w:cs="David"/>
              <w:sz w:val="24"/>
              <w:szCs w:val="24"/>
              <w:rtl/>
              <w:lang w:eastAsia="he-IL"/>
            </w:rPr>
          </w:rPrChange>
        </w:rPr>
        <w:t>ידרש לביצוע המתקן.</w:t>
      </w:r>
    </w:p>
    <w:p w14:paraId="27FF4E6C"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434" w:author="Avi Cohen" w:date="2022-05-02T11:52:00Z">
            <w:rPr>
              <w:rFonts w:ascii="Times New Roman" w:eastAsia="Times New Roman" w:hAnsi="Times New Roman" w:cs="David"/>
              <w:sz w:val="24"/>
              <w:szCs w:val="24"/>
              <w:rtl/>
              <w:lang w:eastAsia="he-IL"/>
            </w:rPr>
          </w:rPrChange>
        </w:rPr>
      </w:pPr>
    </w:p>
    <w:p w14:paraId="08705E07" w14:textId="77777777" w:rsidR="007D6A6B" w:rsidRPr="00DE7F64"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243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36" w:author="Avi Cohen" w:date="2022-05-02T11:52:00Z">
            <w:rPr>
              <w:rFonts w:ascii="Times New Roman" w:eastAsia="Times New Roman" w:hAnsi="Times New Roman" w:cs="David"/>
              <w:sz w:val="24"/>
              <w:szCs w:val="24"/>
              <w:rtl/>
              <w:lang w:eastAsia="he-IL"/>
            </w:rPr>
          </w:rPrChange>
        </w:rPr>
        <w:t>מובהר בזאת שהמתכנן יכין, באם י</w:t>
      </w:r>
      <w:r w:rsidR="00461F51" w:rsidRPr="00DE7F64">
        <w:rPr>
          <w:rFonts w:ascii="Times New Roman" w:eastAsia="Times New Roman" w:hAnsi="Times New Roman" w:cs="David" w:hint="cs"/>
          <w:sz w:val="24"/>
          <w:szCs w:val="24"/>
          <w:rtl/>
          <w:lang w:eastAsia="he-IL"/>
          <w:rPrChange w:id="2437" w:author="Avi Cohen" w:date="2022-05-02T11:52:00Z">
            <w:rPr>
              <w:rFonts w:ascii="Times New Roman" w:eastAsia="Times New Roman" w:hAnsi="Times New Roman" w:cs="David" w:hint="cs"/>
              <w:sz w:val="24"/>
              <w:szCs w:val="24"/>
              <w:rtl/>
              <w:lang w:eastAsia="he-IL"/>
            </w:rPr>
          </w:rPrChange>
        </w:rPr>
        <w:t>י</w:t>
      </w:r>
      <w:r w:rsidRPr="00DE7F64">
        <w:rPr>
          <w:rFonts w:ascii="Times New Roman" w:eastAsia="Times New Roman" w:hAnsi="Times New Roman" w:cs="David"/>
          <w:sz w:val="24"/>
          <w:szCs w:val="24"/>
          <w:rtl/>
          <w:lang w:eastAsia="he-IL"/>
          <w:rPrChange w:id="2438" w:author="Avi Cohen" w:date="2022-05-02T11:52:00Z">
            <w:rPr>
              <w:rFonts w:ascii="Times New Roman" w:eastAsia="Times New Roman" w:hAnsi="Times New Roman" w:cs="David"/>
              <w:sz w:val="24"/>
              <w:szCs w:val="24"/>
              <w:rtl/>
              <w:lang w:eastAsia="he-IL"/>
            </w:rPr>
          </w:rPrChange>
        </w:rPr>
        <w:t>דרש תכניות ומסמכים למכרזים עוד לפני השלמת התכנון המפורט.</w:t>
      </w:r>
    </w:p>
    <w:p w14:paraId="59D3EF62"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439" w:author="Avi Cohen" w:date="2022-05-02T11:52:00Z">
            <w:rPr>
              <w:rFonts w:ascii="Times New Roman" w:eastAsia="Times New Roman" w:hAnsi="Times New Roman" w:cs="David"/>
              <w:sz w:val="24"/>
              <w:szCs w:val="24"/>
              <w:rtl/>
              <w:lang w:eastAsia="he-IL"/>
            </w:rPr>
          </w:rPrChange>
        </w:rPr>
      </w:pPr>
    </w:p>
    <w:p w14:paraId="32936F53"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Change w:id="2440" w:author="Avi Cohen" w:date="2022-05-02T11:52:00Z">
            <w:rPr>
              <w:rFonts w:ascii="Times New Roman" w:eastAsia="Times New Roman" w:hAnsi="Times New Roman" w:cs="David"/>
              <w:sz w:val="24"/>
              <w:szCs w:val="24"/>
              <w:u w:val="single"/>
              <w:rtl/>
              <w:lang w:eastAsia="he-IL"/>
            </w:rPr>
          </w:rPrChange>
        </w:rPr>
      </w:pPr>
      <w:r w:rsidRPr="00DE7F64">
        <w:rPr>
          <w:rFonts w:ascii="Times New Roman" w:eastAsia="Times New Roman" w:hAnsi="Times New Roman" w:cs="David"/>
          <w:sz w:val="24"/>
          <w:szCs w:val="24"/>
          <w:rtl/>
          <w:lang w:eastAsia="he-IL"/>
          <w:rPrChange w:id="2441" w:author="Avi Cohen" w:date="2022-05-02T11:52:00Z">
            <w:rPr>
              <w:rFonts w:ascii="Times New Roman" w:eastAsia="Times New Roman" w:hAnsi="Times New Roman" w:cs="David"/>
              <w:sz w:val="24"/>
              <w:szCs w:val="24"/>
              <w:rtl/>
              <w:lang w:eastAsia="he-IL"/>
            </w:rPr>
          </w:rPrChange>
        </w:rPr>
        <w:t>3.4</w:t>
      </w:r>
      <w:r w:rsidRPr="00DE7F64">
        <w:rPr>
          <w:rFonts w:ascii="Times New Roman" w:eastAsia="Times New Roman" w:hAnsi="Times New Roman" w:cs="David"/>
          <w:sz w:val="24"/>
          <w:szCs w:val="24"/>
          <w:rtl/>
          <w:lang w:eastAsia="he-IL"/>
          <w:rPrChange w:id="2442"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sz w:val="24"/>
          <w:szCs w:val="24"/>
          <w:u w:val="single"/>
          <w:rtl/>
          <w:lang w:eastAsia="he-IL"/>
          <w:rPrChange w:id="2443" w:author="Avi Cohen" w:date="2022-05-02T11:52:00Z">
            <w:rPr>
              <w:rFonts w:ascii="Times New Roman" w:eastAsia="Times New Roman" w:hAnsi="Times New Roman" w:cs="David"/>
              <w:sz w:val="24"/>
              <w:szCs w:val="24"/>
              <w:u w:val="single"/>
              <w:rtl/>
              <w:lang w:eastAsia="he-IL"/>
            </w:rPr>
          </w:rPrChange>
        </w:rPr>
        <w:t>פיקוח עליון:</w:t>
      </w:r>
    </w:p>
    <w:p w14:paraId="5D228C22" w14:textId="77777777" w:rsidR="007D6A6B" w:rsidRPr="00DE7F64"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Change w:id="2444" w:author="Avi Cohen" w:date="2022-05-02T11:52:00Z">
            <w:rPr>
              <w:rFonts w:ascii="Times New Roman" w:eastAsia="Times New Roman" w:hAnsi="Times New Roman" w:cs="David"/>
              <w:sz w:val="24"/>
              <w:szCs w:val="24"/>
              <w:u w:val="single"/>
              <w:rtl/>
              <w:lang w:eastAsia="he-IL"/>
            </w:rPr>
          </w:rPrChange>
        </w:rPr>
      </w:pPr>
    </w:p>
    <w:p w14:paraId="1166CB0C" w14:textId="77777777" w:rsidR="007D6A6B" w:rsidRPr="00DE7F64"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Change w:id="244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46" w:author="Avi Cohen" w:date="2022-05-02T11:52:00Z">
            <w:rPr>
              <w:rFonts w:ascii="Times New Roman" w:eastAsia="Times New Roman" w:hAnsi="Times New Roman" w:cs="David"/>
              <w:sz w:val="24"/>
              <w:szCs w:val="24"/>
              <w:rtl/>
              <w:lang w:eastAsia="he-IL"/>
            </w:rPr>
          </w:rPrChange>
        </w:rPr>
        <w:t>הפיקוח העליון של המתכנן על ביצוע המבנים יכלול:</w:t>
      </w:r>
    </w:p>
    <w:p w14:paraId="2F8844E8" w14:textId="77777777" w:rsidR="007D6A6B" w:rsidRPr="00DE7F64"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2447" w:author="Avi Cohen" w:date="2022-05-02T11:52:00Z">
            <w:rPr>
              <w:rFonts w:ascii="Times New Roman" w:eastAsia="Times New Roman" w:hAnsi="Times New Roman" w:cs="David"/>
              <w:sz w:val="24"/>
              <w:szCs w:val="24"/>
              <w:rtl/>
              <w:lang w:eastAsia="he-IL"/>
            </w:rPr>
          </w:rPrChange>
        </w:rPr>
      </w:pPr>
    </w:p>
    <w:p w14:paraId="19C83EF1"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4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49"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50" w:author="Avi Cohen" w:date="2022-05-02T11:52:00Z">
            <w:rPr>
              <w:rFonts w:ascii="Times New Roman" w:eastAsia="Times New Roman" w:hAnsi="Times New Roman" w:cs="David"/>
              <w:sz w:val="24"/>
              <w:szCs w:val="24"/>
              <w:rtl/>
              <w:lang w:eastAsia="he-IL"/>
            </w:rPr>
          </w:rPrChange>
        </w:rPr>
        <w:tab/>
        <w:t>בדיקת התכניות המפורטות הנערכות ע"י הקבלנים ואישורן.</w:t>
      </w:r>
    </w:p>
    <w:p w14:paraId="3223620B"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51" w:author="Avi Cohen" w:date="2022-05-02T11:52:00Z">
            <w:rPr>
              <w:rFonts w:ascii="Times New Roman" w:eastAsia="Times New Roman" w:hAnsi="Times New Roman" w:cs="David"/>
              <w:sz w:val="24"/>
              <w:szCs w:val="24"/>
              <w:rtl/>
              <w:lang w:eastAsia="he-IL"/>
            </w:rPr>
          </w:rPrChange>
        </w:rPr>
      </w:pPr>
    </w:p>
    <w:p w14:paraId="12750635"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5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53"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54" w:author="Avi Cohen" w:date="2022-05-02T11:52:00Z">
            <w:rPr>
              <w:rFonts w:ascii="Times New Roman" w:eastAsia="Times New Roman" w:hAnsi="Times New Roman" w:cs="David"/>
              <w:sz w:val="24"/>
              <w:szCs w:val="24"/>
              <w:rtl/>
              <w:lang w:eastAsia="he-IL"/>
            </w:rPr>
          </w:rPrChange>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2E7BDA4C"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55" w:author="Avi Cohen" w:date="2022-05-02T11:52:00Z">
            <w:rPr>
              <w:rFonts w:ascii="Times New Roman" w:eastAsia="Times New Roman" w:hAnsi="Times New Roman" w:cs="David"/>
              <w:sz w:val="24"/>
              <w:szCs w:val="24"/>
              <w:rtl/>
              <w:lang w:eastAsia="he-IL"/>
            </w:rPr>
          </w:rPrChange>
        </w:rPr>
      </w:pPr>
    </w:p>
    <w:p w14:paraId="6072748B"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5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57"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58" w:author="Avi Cohen" w:date="2022-05-02T11:52:00Z">
            <w:rPr>
              <w:rFonts w:ascii="Times New Roman" w:eastAsia="Times New Roman" w:hAnsi="Times New Roman" w:cs="David"/>
              <w:sz w:val="24"/>
              <w:szCs w:val="24"/>
              <w:rtl/>
              <w:lang w:eastAsia="he-IL"/>
            </w:rPr>
          </w:rPrChange>
        </w:rPr>
        <w:tab/>
        <w:t>תאום ושתוף פעולה עם היועצים בביצוע הפיקוח העליון על ביצוע המתקן.</w:t>
      </w:r>
    </w:p>
    <w:p w14:paraId="21EDD7A8"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59" w:author="Avi Cohen" w:date="2022-05-02T11:52:00Z">
            <w:rPr>
              <w:rFonts w:ascii="Times New Roman" w:eastAsia="Times New Roman" w:hAnsi="Times New Roman" w:cs="David"/>
              <w:sz w:val="24"/>
              <w:szCs w:val="24"/>
              <w:rtl/>
              <w:lang w:eastAsia="he-IL"/>
            </w:rPr>
          </w:rPrChange>
        </w:rPr>
      </w:pPr>
    </w:p>
    <w:p w14:paraId="3C7715BC"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6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61"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62" w:author="Avi Cohen" w:date="2022-05-02T11:52:00Z">
            <w:rPr>
              <w:rFonts w:ascii="Times New Roman" w:eastAsia="Times New Roman" w:hAnsi="Times New Roman" w:cs="David"/>
              <w:sz w:val="24"/>
              <w:szCs w:val="24"/>
              <w:rtl/>
              <w:lang w:eastAsia="he-IL"/>
            </w:rPr>
          </w:rPrChange>
        </w:rPr>
        <w:tab/>
        <w:t>בדיקה ואישור של חומרים וציוד.</w:t>
      </w:r>
    </w:p>
    <w:p w14:paraId="3F898EA2"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63" w:author="Avi Cohen" w:date="2022-05-02T11:52:00Z">
            <w:rPr>
              <w:rFonts w:ascii="Times New Roman" w:eastAsia="Times New Roman" w:hAnsi="Times New Roman" w:cs="David"/>
              <w:sz w:val="24"/>
              <w:szCs w:val="24"/>
              <w:rtl/>
              <w:lang w:eastAsia="he-IL"/>
            </w:rPr>
          </w:rPrChange>
        </w:rPr>
      </w:pPr>
    </w:p>
    <w:p w14:paraId="1B31C5AE"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6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65"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66" w:author="Avi Cohen" w:date="2022-05-02T11:52:00Z">
            <w:rPr>
              <w:rFonts w:ascii="Times New Roman" w:eastAsia="Times New Roman" w:hAnsi="Times New Roman" w:cs="David"/>
              <w:sz w:val="24"/>
              <w:szCs w:val="24"/>
              <w:rtl/>
              <w:lang w:eastAsia="he-IL"/>
            </w:rPr>
          </w:rPrChange>
        </w:rPr>
        <w:tab/>
        <w:t>הדרכה ומתן הסברים למנהל, ליועצים, לקבלנים ולמפקח באתר.</w:t>
      </w:r>
    </w:p>
    <w:p w14:paraId="5F795C1B"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67" w:author="Avi Cohen" w:date="2022-05-02T11:52:00Z">
            <w:rPr>
              <w:rFonts w:ascii="Times New Roman" w:eastAsia="Times New Roman" w:hAnsi="Times New Roman" w:cs="David"/>
              <w:sz w:val="24"/>
              <w:szCs w:val="24"/>
              <w:rtl/>
              <w:lang w:eastAsia="he-IL"/>
            </w:rPr>
          </w:rPrChange>
        </w:rPr>
      </w:pPr>
    </w:p>
    <w:p w14:paraId="4DCF64FB"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6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69"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70" w:author="Avi Cohen" w:date="2022-05-02T11:52:00Z">
            <w:rPr>
              <w:rFonts w:ascii="Times New Roman" w:eastAsia="Times New Roman" w:hAnsi="Times New Roman" w:cs="David"/>
              <w:sz w:val="24"/>
              <w:szCs w:val="24"/>
              <w:rtl/>
              <w:lang w:eastAsia="he-IL"/>
            </w:rPr>
          </w:rPrChange>
        </w:rPr>
        <w:tab/>
        <w:t>דווח למנהל על ממצאי הבדיקות ועל התקדמות ביצוע המתקן לאחר כל ביקור של המתכנן במתקן ובמפעלי הייצור של רכיביו.</w:t>
      </w:r>
    </w:p>
    <w:p w14:paraId="2861BD9D"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71" w:author="Avi Cohen" w:date="2022-05-02T11:52:00Z">
            <w:rPr>
              <w:rFonts w:ascii="Times New Roman" w:eastAsia="Times New Roman" w:hAnsi="Times New Roman" w:cs="David"/>
              <w:sz w:val="24"/>
              <w:szCs w:val="24"/>
              <w:rtl/>
              <w:lang w:eastAsia="he-IL"/>
            </w:rPr>
          </w:rPrChange>
        </w:rPr>
      </w:pPr>
    </w:p>
    <w:p w14:paraId="48B3EE00"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7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73"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74" w:author="Avi Cohen" w:date="2022-05-02T11:52:00Z">
            <w:rPr>
              <w:rFonts w:ascii="Times New Roman" w:eastAsia="Times New Roman" w:hAnsi="Times New Roman" w:cs="David"/>
              <w:sz w:val="24"/>
              <w:szCs w:val="24"/>
              <w:rtl/>
              <w:lang w:eastAsia="he-IL"/>
            </w:rPr>
          </w:rPrChange>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39BE5828"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75" w:author="Avi Cohen" w:date="2022-05-02T11:52:00Z">
            <w:rPr>
              <w:rFonts w:ascii="Times New Roman" w:eastAsia="Times New Roman" w:hAnsi="Times New Roman" w:cs="David"/>
              <w:sz w:val="24"/>
              <w:szCs w:val="24"/>
              <w:rtl/>
              <w:lang w:eastAsia="he-IL"/>
            </w:rPr>
          </w:rPrChange>
        </w:rPr>
      </w:pPr>
    </w:p>
    <w:p w14:paraId="5648CE6C"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7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77"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78" w:author="Avi Cohen" w:date="2022-05-02T11:52:00Z">
            <w:rPr>
              <w:rFonts w:ascii="Times New Roman" w:eastAsia="Times New Roman" w:hAnsi="Times New Roman" w:cs="David"/>
              <w:sz w:val="24"/>
              <w:szCs w:val="24"/>
              <w:rtl/>
              <w:lang w:eastAsia="he-IL"/>
            </w:rPr>
          </w:rPrChange>
        </w:rPr>
        <w:tab/>
        <w:t>השתתפות בקבלת המתקן ו/או חלקים מהמתקן, העברת רשימות ליקויים לתיקון ואישור גמר ביצוע המתקן, בתיאום עם היועצים.</w:t>
      </w:r>
    </w:p>
    <w:p w14:paraId="4223E18C"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79" w:author="Avi Cohen" w:date="2022-05-02T11:52:00Z">
            <w:rPr>
              <w:rFonts w:ascii="Times New Roman" w:eastAsia="Times New Roman" w:hAnsi="Times New Roman" w:cs="David"/>
              <w:sz w:val="24"/>
              <w:szCs w:val="24"/>
              <w:rtl/>
              <w:lang w:eastAsia="he-IL"/>
            </w:rPr>
          </w:rPrChange>
        </w:rPr>
      </w:pPr>
    </w:p>
    <w:p w14:paraId="7590894E"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8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81"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82" w:author="Avi Cohen" w:date="2022-05-02T11:52:00Z">
            <w:rPr>
              <w:rFonts w:ascii="Times New Roman" w:eastAsia="Times New Roman" w:hAnsi="Times New Roman" w:cs="David"/>
              <w:sz w:val="24"/>
              <w:szCs w:val="24"/>
              <w:rtl/>
              <w:lang w:eastAsia="he-IL"/>
            </w:rPr>
          </w:rPrChange>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44F0602F"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83" w:author="Avi Cohen" w:date="2022-05-02T11:52:00Z">
            <w:rPr>
              <w:rFonts w:ascii="Times New Roman" w:eastAsia="Times New Roman" w:hAnsi="Times New Roman" w:cs="David"/>
              <w:sz w:val="24"/>
              <w:szCs w:val="24"/>
              <w:rtl/>
              <w:lang w:eastAsia="he-IL"/>
            </w:rPr>
          </w:rPrChange>
        </w:rPr>
      </w:pPr>
    </w:p>
    <w:p w14:paraId="54A6C5D0"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8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85"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86" w:author="Avi Cohen" w:date="2022-05-02T11:52:00Z">
            <w:rPr>
              <w:rFonts w:ascii="Times New Roman" w:eastAsia="Times New Roman" w:hAnsi="Times New Roman" w:cs="David"/>
              <w:sz w:val="24"/>
              <w:szCs w:val="24"/>
              <w:rtl/>
              <w:lang w:eastAsia="he-IL"/>
            </w:rPr>
          </w:rPrChange>
        </w:rPr>
        <w:tab/>
        <w:t>יעוץ לפתרונות במקרים בהם יתגלו כשלים בבצוע העבודות לעומת התכנון.</w:t>
      </w:r>
    </w:p>
    <w:p w14:paraId="1CFF9521"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487" w:author="Avi Cohen" w:date="2022-05-02T11:52:00Z">
            <w:rPr>
              <w:rFonts w:ascii="Times New Roman" w:eastAsia="Times New Roman" w:hAnsi="Times New Roman" w:cs="David"/>
              <w:sz w:val="24"/>
              <w:szCs w:val="24"/>
              <w:rtl/>
              <w:lang w:eastAsia="he-IL"/>
            </w:rPr>
          </w:rPrChange>
        </w:rPr>
      </w:pPr>
    </w:p>
    <w:p w14:paraId="1408E14B"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8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89"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90" w:author="Avi Cohen" w:date="2022-05-02T11:52:00Z">
            <w:rPr>
              <w:rFonts w:ascii="Times New Roman" w:eastAsia="Times New Roman" w:hAnsi="Times New Roman" w:cs="David"/>
              <w:sz w:val="24"/>
              <w:szCs w:val="24"/>
              <w:rtl/>
              <w:lang w:eastAsia="he-IL"/>
            </w:rPr>
          </w:rPrChange>
        </w:rPr>
        <w:tab/>
        <w:t xml:space="preserve">הכנת תכניות הביצוע על רקע התכניות המקוריות תוך ציון כל השינויים שחלו בזמן הביצוע לפי תכניות מדידות </w:t>
      </w:r>
      <w:r w:rsidRPr="00DE7F64">
        <w:rPr>
          <w:rFonts w:ascii="Times New Roman" w:eastAsia="Times New Roman" w:hAnsi="Times New Roman" w:cs="David"/>
          <w:sz w:val="24"/>
          <w:szCs w:val="24"/>
          <w:lang w:eastAsia="he-IL"/>
          <w:rPrChange w:id="2491" w:author="Avi Cohen" w:date="2022-05-02T11:52:00Z">
            <w:rPr>
              <w:rFonts w:ascii="Times New Roman" w:eastAsia="Times New Roman" w:hAnsi="Times New Roman" w:cs="David"/>
              <w:sz w:val="24"/>
              <w:szCs w:val="24"/>
              <w:lang w:eastAsia="he-IL"/>
            </w:rPr>
          </w:rPrChange>
        </w:rPr>
        <w:t>AS MADE</w:t>
      </w:r>
      <w:r w:rsidRPr="00DE7F64">
        <w:rPr>
          <w:rFonts w:ascii="Times New Roman" w:eastAsia="Times New Roman" w:hAnsi="Times New Roman" w:cs="David"/>
          <w:sz w:val="24"/>
          <w:szCs w:val="24"/>
          <w:rtl/>
          <w:lang w:eastAsia="he-IL"/>
          <w:rPrChange w:id="2492" w:author="Avi Cohen" w:date="2022-05-02T11:52:00Z">
            <w:rPr>
              <w:rFonts w:ascii="Times New Roman" w:eastAsia="Times New Roman" w:hAnsi="Times New Roman" w:cs="David"/>
              <w:sz w:val="24"/>
              <w:szCs w:val="24"/>
              <w:rtl/>
              <w:lang w:eastAsia="he-IL"/>
            </w:rPr>
          </w:rPrChange>
        </w:rPr>
        <w:t xml:space="preserve"> שתימסרנה ע"י הקבלן המבצע למתכנן, ומסירתם למזמין ע"ג דיסקט.</w:t>
      </w:r>
    </w:p>
    <w:p w14:paraId="33B7A69B"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93" w:author="Avi Cohen" w:date="2022-05-02T11:52:00Z">
            <w:rPr>
              <w:rFonts w:ascii="Times New Roman" w:eastAsia="Times New Roman" w:hAnsi="Times New Roman" w:cs="David"/>
              <w:sz w:val="24"/>
              <w:szCs w:val="24"/>
              <w:rtl/>
              <w:lang w:eastAsia="he-IL"/>
            </w:rPr>
          </w:rPrChange>
        </w:rPr>
      </w:pPr>
    </w:p>
    <w:p w14:paraId="277F502B"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49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95"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496" w:author="Avi Cohen" w:date="2022-05-02T11:52:00Z">
            <w:rPr>
              <w:rFonts w:ascii="Times New Roman" w:eastAsia="Times New Roman" w:hAnsi="Times New Roman" w:cs="David"/>
              <w:sz w:val="24"/>
              <w:szCs w:val="24"/>
              <w:rtl/>
              <w:lang w:eastAsia="he-IL"/>
            </w:rPr>
          </w:rPrChange>
        </w:rPr>
        <w:tab/>
        <w:t>חתימה על כל מסמך ו/או תכנית שידרשו ע"י הרשויות במהלך הבניה, לרבות חתימה על אשור לחיבור הפרויקט למערכות, ועל אישור לאכלוס ותעודת גמר.</w:t>
      </w:r>
    </w:p>
    <w:p w14:paraId="5A333C83"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497" w:author="Avi Cohen" w:date="2022-05-02T11:52:00Z">
            <w:rPr>
              <w:rFonts w:ascii="Times New Roman" w:eastAsia="Times New Roman" w:hAnsi="Times New Roman" w:cs="David"/>
              <w:sz w:val="24"/>
              <w:szCs w:val="24"/>
              <w:rtl/>
              <w:lang w:eastAsia="he-IL"/>
            </w:rPr>
          </w:rPrChange>
        </w:rPr>
      </w:pPr>
    </w:p>
    <w:p w14:paraId="7AA564F3" w14:textId="77777777" w:rsidR="007D6A6B" w:rsidRPr="00DE7F64"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Change w:id="249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499" w:author="Avi Cohen" w:date="2022-05-02T11:52:00Z">
            <w:rPr>
              <w:rFonts w:ascii="Times New Roman" w:eastAsia="Times New Roman" w:hAnsi="Times New Roman" w:cs="David"/>
              <w:sz w:val="24"/>
              <w:szCs w:val="24"/>
              <w:rtl/>
              <w:lang w:eastAsia="he-IL"/>
            </w:rPr>
          </w:rPrChange>
        </w:rPr>
        <w:t>בדיקת בצוע עבודות הבדק לקבלה סופית של העבודות בגמר אחריות קבלני העבודות.</w:t>
      </w:r>
    </w:p>
    <w:p w14:paraId="361EA5AE"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500" w:author="Avi Cohen" w:date="2022-05-02T11:52:00Z">
            <w:rPr>
              <w:rFonts w:ascii="Times New Roman" w:eastAsia="Times New Roman" w:hAnsi="Times New Roman" w:cs="David"/>
              <w:sz w:val="24"/>
              <w:szCs w:val="24"/>
              <w:rtl/>
              <w:lang w:eastAsia="he-IL"/>
            </w:rPr>
          </w:rPrChange>
        </w:rPr>
      </w:pPr>
    </w:p>
    <w:p w14:paraId="50C6D129"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50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02"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503" w:author="Avi Cohen" w:date="2022-05-02T11:52:00Z">
            <w:rPr>
              <w:rFonts w:ascii="Times New Roman" w:eastAsia="Times New Roman" w:hAnsi="Times New Roman" w:cs="David"/>
              <w:sz w:val="24"/>
              <w:szCs w:val="24"/>
              <w:rtl/>
              <w:lang w:eastAsia="he-IL"/>
            </w:rPr>
          </w:rPrChange>
        </w:rPr>
        <w:tab/>
        <w:t>סיוע למזמין במתן מענה לכל הפניות אשר יופנו אליו בקשר עם תכנון ובצוע המתקן.</w:t>
      </w:r>
      <w:r w:rsidRPr="00DE7F64">
        <w:rPr>
          <w:rFonts w:ascii="Times New Roman" w:eastAsia="Times New Roman" w:hAnsi="Times New Roman" w:cs="David" w:hint="cs"/>
          <w:sz w:val="24"/>
          <w:szCs w:val="24"/>
          <w:rtl/>
          <w:lang w:eastAsia="he-IL"/>
          <w:rPrChange w:id="2504" w:author="Avi Cohen" w:date="2022-05-02T11:52:00Z">
            <w:rPr>
              <w:rFonts w:ascii="Times New Roman" w:eastAsia="Times New Roman" w:hAnsi="Times New Roman" w:cs="David" w:hint="cs"/>
              <w:sz w:val="24"/>
              <w:szCs w:val="24"/>
              <w:rtl/>
              <w:lang w:eastAsia="he-IL"/>
            </w:rPr>
          </w:rPrChange>
        </w:rPr>
        <w:t xml:space="preserve"> גם לאחר תקופת הבדק.</w:t>
      </w:r>
    </w:p>
    <w:p w14:paraId="765300A3"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505" w:author="Avi Cohen" w:date="2022-05-02T11:52:00Z">
            <w:rPr>
              <w:rFonts w:ascii="Times New Roman" w:eastAsia="Times New Roman" w:hAnsi="Times New Roman" w:cs="David"/>
              <w:sz w:val="24"/>
              <w:szCs w:val="24"/>
              <w:rtl/>
              <w:lang w:eastAsia="he-IL"/>
            </w:rPr>
          </w:rPrChange>
        </w:rPr>
      </w:pPr>
    </w:p>
    <w:p w14:paraId="694C58E2" w14:textId="77777777" w:rsidR="007D6A6B" w:rsidRPr="00DE7F64"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Change w:id="250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07" w:author="Avi Cohen" w:date="2022-05-02T11:52:00Z">
            <w:rPr>
              <w:rFonts w:ascii="Times New Roman" w:eastAsia="Times New Roman" w:hAnsi="Times New Roman" w:cs="David"/>
              <w:sz w:val="24"/>
              <w:szCs w:val="24"/>
              <w:rtl/>
              <w:lang w:eastAsia="he-IL"/>
            </w:rPr>
          </w:rPrChange>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DE7F64">
        <w:rPr>
          <w:rFonts w:ascii="Times New Roman" w:eastAsia="Times New Roman" w:hAnsi="Times New Roman" w:cs="David" w:hint="cs"/>
          <w:sz w:val="24"/>
          <w:szCs w:val="24"/>
          <w:rtl/>
          <w:lang w:eastAsia="he-IL"/>
          <w:rPrChange w:id="2508" w:author="Avi Cohen" w:date="2022-05-02T11:52:00Z">
            <w:rPr>
              <w:rFonts w:ascii="Times New Roman" w:eastAsia="Times New Roman" w:hAnsi="Times New Roman" w:cs="David" w:hint="cs"/>
              <w:sz w:val="24"/>
              <w:szCs w:val="24"/>
              <w:rtl/>
              <w:lang w:eastAsia="he-IL"/>
            </w:rPr>
          </w:rPrChange>
        </w:rPr>
        <w:t>ניהו</w:t>
      </w:r>
      <w:r w:rsidRPr="00DE7F64">
        <w:rPr>
          <w:rFonts w:ascii="Times New Roman" w:eastAsia="Times New Roman" w:hAnsi="Times New Roman" w:cs="David" w:hint="eastAsia"/>
          <w:sz w:val="24"/>
          <w:szCs w:val="24"/>
          <w:rtl/>
          <w:lang w:eastAsia="he-IL"/>
          <w:rPrChange w:id="2509" w:author="Avi Cohen" w:date="2022-05-02T11:52:00Z">
            <w:rPr>
              <w:rFonts w:ascii="Times New Roman" w:eastAsia="Times New Roman" w:hAnsi="Times New Roman" w:cs="David" w:hint="eastAsia"/>
              <w:sz w:val="24"/>
              <w:szCs w:val="24"/>
              <w:rtl/>
              <w:lang w:eastAsia="he-IL"/>
            </w:rPr>
          </w:rPrChange>
        </w:rPr>
        <w:t>ל</w:t>
      </w:r>
      <w:r w:rsidRPr="00DE7F64">
        <w:rPr>
          <w:rFonts w:ascii="Times New Roman" w:eastAsia="Times New Roman" w:hAnsi="Times New Roman" w:cs="David"/>
          <w:sz w:val="24"/>
          <w:szCs w:val="24"/>
          <w:rtl/>
          <w:lang w:eastAsia="he-IL"/>
          <w:rPrChange w:id="2510" w:author="Avi Cohen" w:date="2022-05-02T11:52:00Z">
            <w:rPr>
              <w:rFonts w:ascii="Times New Roman" w:eastAsia="Times New Roman" w:hAnsi="Times New Roman" w:cs="David"/>
              <w:sz w:val="24"/>
              <w:szCs w:val="24"/>
              <w:rtl/>
              <w:lang w:eastAsia="he-IL"/>
            </w:rPr>
          </w:rPrChange>
        </w:rPr>
        <w:t xml:space="preserve"> ההגנה, לפי דרישת המזמין ומיד עם דרישתו הראשונה.</w:t>
      </w:r>
    </w:p>
    <w:p w14:paraId="30FAD70E"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511" w:author="Avi Cohen" w:date="2022-05-02T11:52:00Z">
            <w:rPr>
              <w:rFonts w:ascii="Times New Roman" w:eastAsia="Times New Roman" w:hAnsi="Times New Roman" w:cs="David"/>
              <w:sz w:val="24"/>
              <w:szCs w:val="24"/>
              <w:rtl/>
              <w:lang w:eastAsia="he-IL"/>
            </w:rPr>
          </w:rPrChange>
        </w:rPr>
      </w:pPr>
    </w:p>
    <w:p w14:paraId="2218FEB7"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51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13"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514" w:author="Avi Cohen" w:date="2022-05-02T11:52:00Z">
            <w:rPr>
              <w:rFonts w:ascii="Times New Roman" w:eastAsia="Times New Roman" w:hAnsi="Times New Roman" w:cs="David"/>
              <w:sz w:val="24"/>
              <w:szCs w:val="24"/>
              <w:rtl/>
              <w:lang w:eastAsia="he-IL"/>
            </w:rPr>
          </w:rPrChange>
        </w:rPr>
        <w:tab/>
        <w:t>כל יתר הדרוש לפיקוח עליון ולביקורת על הבצוע.</w:t>
      </w:r>
    </w:p>
    <w:p w14:paraId="33F08906"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515" w:author="Avi Cohen" w:date="2022-05-02T11:52:00Z">
            <w:rPr>
              <w:rFonts w:ascii="Times New Roman" w:eastAsia="Times New Roman" w:hAnsi="Times New Roman" w:cs="David"/>
              <w:sz w:val="24"/>
              <w:szCs w:val="24"/>
              <w:rtl/>
              <w:lang w:eastAsia="he-IL"/>
            </w:rPr>
          </w:rPrChange>
        </w:rPr>
      </w:pPr>
    </w:p>
    <w:p w14:paraId="2DC57D27"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51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17" w:author="Avi Cohen" w:date="2022-05-02T11:52:00Z">
            <w:rPr>
              <w:rFonts w:ascii="Times New Roman" w:eastAsia="Times New Roman" w:hAnsi="Times New Roman" w:cs="David"/>
              <w:sz w:val="24"/>
              <w:szCs w:val="24"/>
              <w:rtl/>
              <w:lang w:eastAsia="he-IL"/>
            </w:rPr>
          </w:rPrChange>
        </w:rPr>
        <w:t>ב.</w:t>
      </w:r>
      <w:r w:rsidRPr="00DE7F64">
        <w:rPr>
          <w:rFonts w:ascii="Times New Roman" w:eastAsia="Times New Roman" w:hAnsi="Times New Roman" w:cs="David"/>
          <w:sz w:val="24"/>
          <w:szCs w:val="24"/>
          <w:rtl/>
          <w:lang w:eastAsia="he-IL"/>
          <w:rPrChange w:id="2518" w:author="Avi Cohen" w:date="2022-05-02T11:52:00Z">
            <w:rPr>
              <w:rFonts w:ascii="Times New Roman" w:eastAsia="Times New Roman" w:hAnsi="Times New Roman" w:cs="David"/>
              <w:sz w:val="24"/>
              <w:szCs w:val="24"/>
              <w:rtl/>
              <w:lang w:eastAsia="he-IL"/>
            </w:rPr>
          </w:rPrChange>
        </w:rPr>
        <w:tab/>
        <w:t>כדי למלא משימות אלו יבקר המתכנן באתר הבניה ובמפעלי היצור של המתקן לפחות בכל אחד מהשלבים הבאים:</w:t>
      </w:r>
    </w:p>
    <w:p w14:paraId="0C5F1012"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519" w:author="Avi Cohen" w:date="2022-05-02T11:52:00Z">
            <w:rPr>
              <w:rFonts w:ascii="Times New Roman" w:eastAsia="Times New Roman" w:hAnsi="Times New Roman" w:cs="David"/>
              <w:sz w:val="24"/>
              <w:szCs w:val="24"/>
              <w:rtl/>
              <w:lang w:eastAsia="he-IL"/>
            </w:rPr>
          </w:rPrChange>
        </w:rPr>
      </w:pPr>
    </w:p>
    <w:p w14:paraId="35F84048" w14:textId="77777777" w:rsidR="007D6A6B" w:rsidRPr="00DE7F64"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Change w:id="252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21"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522" w:author="Avi Cohen" w:date="2022-05-02T11:52:00Z">
            <w:rPr>
              <w:rFonts w:ascii="Times New Roman" w:eastAsia="Times New Roman" w:hAnsi="Times New Roman" w:cs="David"/>
              <w:sz w:val="24"/>
              <w:szCs w:val="24"/>
              <w:rtl/>
              <w:lang w:eastAsia="he-IL"/>
            </w:rPr>
          </w:rPrChange>
        </w:rPr>
        <w:tab/>
        <w:t>ביצוע חדר מכונות במרתפים.</w:t>
      </w:r>
    </w:p>
    <w:p w14:paraId="0FC6D769" w14:textId="77777777" w:rsidR="007D6A6B" w:rsidRPr="00DE7F64"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Change w:id="2523" w:author="Avi Cohen" w:date="2022-05-02T11:52:00Z">
            <w:rPr>
              <w:rFonts w:ascii="Times New Roman" w:eastAsia="Times New Roman" w:hAnsi="Times New Roman" w:cs="David"/>
              <w:sz w:val="24"/>
              <w:szCs w:val="24"/>
              <w:rtl/>
              <w:lang w:eastAsia="he-IL"/>
            </w:rPr>
          </w:rPrChange>
        </w:rPr>
      </w:pPr>
    </w:p>
    <w:p w14:paraId="5A429509" w14:textId="77777777" w:rsidR="007D6A6B" w:rsidRPr="00DE7F64"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Change w:id="252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25"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526" w:author="Avi Cohen" w:date="2022-05-02T11:52:00Z">
            <w:rPr>
              <w:rFonts w:ascii="Times New Roman" w:eastAsia="Times New Roman" w:hAnsi="Times New Roman" w:cs="David"/>
              <w:sz w:val="24"/>
              <w:szCs w:val="24"/>
              <w:rtl/>
              <w:lang w:eastAsia="he-IL"/>
            </w:rPr>
          </w:rPrChange>
        </w:rPr>
        <w:tab/>
        <w:t>ביצוע תעלות או</w:t>
      </w:r>
      <w:r w:rsidRPr="00DE7F64">
        <w:rPr>
          <w:rFonts w:ascii="Times New Roman" w:eastAsia="Times New Roman" w:hAnsi="Times New Roman" w:cs="David" w:hint="cs"/>
          <w:sz w:val="24"/>
          <w:szCs w:val="24"/>
          <w:rtl/>
          <w:lang w:eastAsia="he-IL"/>
          <w:rPrChange w:id="2527" w:author="Avi Cohen" w:date="2022-05-02T11:52:00Z">
            <w:rPr>
              <w:rFonts w:ascii="Times New Roman" w:eastAsia="Times New Roman" w:hAnsi="Times New Roman" w:cs="David" w:hint="cs"/>
              <w:sz w:val="24"/>
              <w:szCs w:val="24"/>
              <w:rtl/>
              <w:lang w:eastAsia="he-IL"/>
            </w:rPr>
          </w:rPrChange>
        </w:rPr>
        <w:t>ו</w:t>
      </w:r>
      <w:r w:rsidRPr="00DE7F64">
        <w:rPr>
          <w:rFonts w:ascii="Times New Roman" w:eastAsia="Times New Roman" w:hAnsi="Times New Roman" w:cs="David"/>
          <w:sz w:val="24"/>
          <w:szCs w:val="24"/>
          <w:rtl/>
          <w:lang w:eastAsia="he-IL"/>
          <w:rPrChange w:id="2528" w:author="Avi Cohen" w:date="2022-05-02T11:52:00Z">
            <w:rPr>
              <w:rFonts w:ascii="Times New Roman" w:eastAsia="Times New Roman" w:hAnsi="Times New Roman" w:cs="David"/>
              <w:sz w:val="24"/>
              <w:szCs w:val="24"/>
              <w:rtl/>
              <w:lang w:eastAsia="he-IL"/>
            </w:rPr>
          </w:rPrChange>
        </w:rPr>
        <w:t>רור במרתפים.</w:t>
      </w:r>
    </w:p>
    <w:p w14:paraId="475C5575"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529" w:author="Avi Cohen" w:date="2022-05-02T11:52:00Z">
            <w:rPr>
              <w:rFonts w:ascii="Times New Roman" w:eastAsia="Times New Roman" w:hAnsi="Times New Roman" w:cs="David"/>
              <w:sz w:val="24"/>
              <w:szCs w:val="24"/>
              <w:rtl/>
              <w:lang w:eastAsia="he-IL"/>
            </w:rPr>
          </w:rPrChange>
        </w:rPr>
      </w:pPr>
    </w:p>
    <w:p w14:paraId="3C474584" w14:textId="77777777" w:rsidR="007D6A6B" w:rsidRPr="00DE7F64"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Change w:id="253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31"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532" w:author="Avi Cohen" w:date="2022-05-02T11:52:00Z">
            <w:rPr>
              <w:rFonts w:ascii="Times New Roman" w:eastAsia="Times New Roman" w:hAnsi="Times New Roman" w:cs="David"/>
              <w:sz w:val="24"/>
              <w:szCs w:val="24"/>
              <w:rtl/>
              <w:lang w:eastAsia="he-IL"/>
            </w:rPr>
          </w:rPrChange>
        </w:rPr>
        <w:tab/>
        <w:t xml:space="preserve">ביצוע צנרת למערכות לכל קומה ו/או ביצוע </w:t>
      </w:r>
      <w:r w:rsidRPr="00DE7F64">
        <w:rPr>
          <w:rFonts w:ascii="Times New Roman" w:eastAsia="Times New Roman" w:hAnsi="Times New Roman" w:cs="David" w:hint="cs"/>
          <w:sz w:val="24"/>
          <w:szCs w:val="24"/>
          <w:rtl/>
          <w:lang w:eastAsia="he-IL"/>
          <w:rPrChange w:id="2533" w:author="Avi Cohen" w:date="2022-05-02T11:52:00Z">
            <w:rPr>
              <w:rFonts w:ascii="Times New Roman" w:eastAsia="Times New Roman" w:hAnsi="Times New Roman" w:cs="David" w:hint="cs"/>
              <w:sz w:val="24"/>
              <w:szCs w:val="24"/>
              <w:rtl/>
              <w:lang w:eastAsia="he-IL"/>
            </w:rPr>
          </w:rPrChange>
        </w:rPr>
        <w:t>הכנות ל</w:t>
      </w:r>
      <w:r w:rsidRPr="00DE7F64">
        <w:rPr>
          <w:rFonts w:ascii="Times New Roman" w:eastAsia="Times New Roman" w:hAnsi="Times New Roman" w:cs="David"/>
          <w:sz w:val="24"/>
          <w:szCs w:val="24"/>
          <w:rtl/>
          <w:lang w:eastAsia="he-IL"/>
          <w:rPrChange w:id="2534" w:author="Avi Cohen" w:date="2022-05-02T11:52:00Z">
            <w:rPr>
              <w:rFonts w:ascii="Times New Roman" w:eastAsia="Times New Roman" w:hAnsi="Times New Roman" w:cs="David"/>
              <w:sz w:val="24"/>
              <w:szCs w:val="24"/>
              <w:rtl/>
              <w:lang w:eastAsia="he-IL"/>
            </w:rPr>
          </w:rPrChange>
        </w:rPr>
        <w:t>יחידות מיני מרכזיות בכל דירה טיפוסית.</w:t>
      </w:r>
    </w:p>
    <w:p w14:paraId="1542B4E5" w14:textId="77777777" w:rsidR="007D6A6B" w:rsidRPr="00DE7F64"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Change w:id="2535" w:author="Avi Cohen" w:date="2022-05-02T11:52:00Z">
            <w:rPr>
              <w:rFonts w:ascii="Times New Roman" w:eastAsia="Times New Roman" w:hAnsi="Times New Roman" w:cs="David"/>
              <w:sz w:val="24"/>
              <w:szCs w:val="24"/>
              <w:rtl/>
              <w:lang w:eastAsia="he-IL"/>
            </w:rPr>
          </w:rPrChange>
        </w:rPr>
      </w:pPr>
    </w:p>
    <w:p w14:paraId="3B2263CC" w14:textId="77777777" w:rsidR="007D6A6B" w:rsidRPr="00DE7F64"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Change w:id="253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37"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538" w:author="Avi Cohen" w:date="2022-05-02T11:52:00Z">
            <w:rPr>
              <w:rFonts w:ascii="Times New Roman" w:eastAsia="Times New Roman" w:hAnsi="Times New Roman" w:cs="David"/>
              <w:sz w:val="24"/>
              <w:szCs w:val="24"/>
              <w:rtl/>
              <w:lang w:eastAsia="he-IL"/>
            </w:rPr>
          </w:rPrChange>
        </w:rPr>
        <w:tab/>
        <w:t>התקנת ציוד.</w:t>
      </w:r>
    </w:p>
    <w:p w14:paraId="315B6233" w14:textId="77777777" w:rsidR="007D6A6B" w:rsidRPr="00DE7F64"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Change w:id="2539" w:author="Avi Cohen" w:date="2022-05-02T11:52:00Z">
            <w:rPr>
              <w:rFonts w:ascii="Times New Roman" w:eastAsia="Times New Roman" w:hAnsi="Times New Roman" w:cs="David"/>
              <w:sz w:val="24"/>
              <w:szCs w:val="24"/>
              <w:rtl/>
              <w:lang w:eastAsia="he-IL"/>
            </w:rPr>
          </w:rPrChange>
        </w:rPr>
      </w:pPr>
    </w:p>
    <w:p w14:paraId="19D3173F" w14:textId="77777777" w:rsidR="007D6A6B" w:rsidRPr="00DE7F64"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Change w:id="254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41" w:author="Avi Cohen" w:date="2022-05-02T11:52:00Z">
            <w:rPr>
              <w:rFonts w:ascii="Times New Roman" w:eastAsia="Times New Roman" w:hAnsi="Times New Roman" w:cs="David"/>
              <w:sz w:val="24"/>
              <w:szCs w:val="24"/>
              <w:rtl/>
              <w:lang w:eastAsia="he-IL"/>
            </w:rPr>
          </w:rPrChange>
        </w:rPr>
        <w:t>-</w:t>
      </w:r>
      <w:r w:rsidRPr="00DE7F64">
        <w:rPr>
          <w:rFonts w:ascii="Times New Roman" w:eastAsia="Times New Roman" w:hAnsi="Times New Roman" w:cs="David"/>
          <w:sz w:val="24"/>
          <w:szCs w:val="24"/>
          <w:rtl/>
          <w:lang w:eastAsia="he-IL"/>
          <w:rPrChange w:id="2542" w:author="Avi Cohen" w:date="2022-05-02T11:52:00Z">
            <w:rPr>
              <w:rFonts w:ascii="Times New Roman" w:eastAsia="Times New Roman" w:hAnsi="Times New Roman" w:cs="David"/>
              <w:sz w:val="24"/>
              <w:szCs w:val="24"/>
              <w:rtl/>
              <w:lang w:eastAsia="he-IL"/>
            </w:rPr>
          </w:rPrChange>
        </w:rPr>
        <w:tab/>
        <w:t>ביקורת מערכות חשמל ופיקוד למתקן.</w:t>
      </w:r>
    </w:p>
    <w:p w14:paraId="522F81C2" w14:textId="77777777" w:rsidR="007D6A6B" w:rsidRPr="00DE7F64"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Change w:id="2543" w:author="Avi Cohen" w:date="2022-05-02T11:52:00Z">
            <w:rPr>
              <w:rFonts w:ascii="Times New Roman" w:eastAsia="Times New Roman" w:hAnsi="Times New Roman" w:cs="David"/>
              <w:sz w:val="24"/>
              <w:szCs w:val="24"/>
              <w:rtl/>
              <w:lang w:eastAsia="he-IL"/>
            </w:rPr>
          </w:rPrChange>
        </w:rPr>
      </w:pPr>
    </w:p>
    <w:p w14:paraId="0391E053"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54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45" w:author="Avi Cohen" w:date="2022-05-02T11:52:00Z">
            <w:rPr>
              <w:rFonts w:ascii="Times New Roman" w:eastAsia="Times New Roman" w:hAnsi="Times New Roman" w:cs="David"/>
              <w:sz w:val="24"/>
              <w:szCs w:val="24"/>
              <w:rtl/>
              <w:lang w:eastAsia="he-IL"/>
            </w:rPr>
          </w:rPrChange>
        </w:rPr>
        <w:t>ג.</w:t>
      </w:r>
      <w:r w:rsidRPr="00DE7F64">
        <w:rPr>
          <w:rFonts w:ascii="Times New Roman" w:eastAsia="Times New Roman" w:hAnsi="Times New Roman" w:cs="David"/>
          <w:sz w:val="24"/>
          <w:szCs w:val="24"/>
          <w:rtl/>
          <w:lang w:eastAsia="he-IL"/>
          <w:rPrChange w:id="2546" w:author="Avi Cohen" w:date="2022-05-02T11:52:00Z">
            <w:rPr>
              <w:rFonts w:ascii="Times New Roman" w:eastAsia="Times New Roman" w:hAnsi="Times New Roman" w:cs="David"/>
              <w:sz w:val="24"/>
              <w:szCs w:val="24"/>
              <w:rtl/>
              <w:lang w:eastAsia="he-IL"/>
            </w:rPr>
          </w:rPrChange>
        </w:rPr>
        <w:tab/>
        <w:t>אין המתכנן רשאי לתת הוראות לקבלנים ו/או לנהל משא ומתן עם הקבלנים אלא באמצעות נציגו המוסמך של המזמין.</w:t>
      </w:r>
    </w:p>
    <w:p w14:paraId="0E577266"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547" w:author="Avi Cohen" w:date="2022-05-02T11:52:00Z">
            <w:rPr>
              <w:rFonts w:ascii="Times New Roman" w:eastAsia="Times New Roman" w:hAnsi="Times New Roman" w:cs="David"/>
              <w:sz w:val="24"/>
              <w:szCs w:val="24"/>
              <w:rtl/>
              <w:lang w:eastAsia="he-IL"/>
            </w:rPr>
          </w:rPrChange>
        </w:rPr>
      </w:pPr>
    </w:p>
    <w:p w14:paraId="4BCC66E8" w14:textId="77777777" w:rsidR="007D6A6B" w:rsidRPr="00DE7F64"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254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49" w:author="Avi Cohen" w:date="2022-05-02T11:52:00Z">
            <w:rPr>
              <w:rFonts w:ascii="Times New Roman" w:eastAsia="Times New Roman" w:hAnsi="Times New Roman" w:cs="David"/>
              <w:sz w:val="24"/>
              <w:szCs w:val="24"/>
              <w:rtl/>
              <w:lang w:eastAsia="he-IL"/>
            </w:rPr>
          </w:rPrChange>
        </w:rPr>
        <w:t>ד.</w:t>
      </w:r>
      <w:r w:rsidRPr="00DE7F64">
        <w:rPr>
          <w:rFonts w:ascii="Times New Roman" w:eastAsia="Times New Roman" w:hAnsi="Times New Roman" w:cs="David"/>
          <w:sz w:val="24"/>
          <w:szCs w:val="24"/>
          <w:rtl/>
          <w:lang w:eastAsia="he-IL"/>
          <w:rPrChange w:id="2550" w:author="Avi Cohen" w:date="2022-05-02T11:52:00Z">
            <w:rPr>
              <w:rFonts w:ascii="Times New Roman" w:eastAsia="Times New Roman" w:hAnsi="Times New Roman" w:cs="David"/>
              <w:sz w:val="24"/>
              <w:szCs w:val="24"/>
              <w:rtl/>
              <w:lang w:eastAsia="he-IL"/>
            </w:rPr>
          </w:rPrChange>
        </w:rPr>
        <w:tab/>
        <w:t>לאחר כל ביקור באתר או במפעל יצרן (לוחות פיקוד וכד') יגיש המתכנן למנהל דו"ח בכתב ובו יציין את התרשמותו ואת הערותיו לגבי ביצוע העבודות.</w:t>
      </w:r>
    </w:p>
    <w:p w14:paraId="7B94A06E"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55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52" w:author="Avi Cohen" w:date="2022-05-02T11:52:00Z">
            <w:rPr>
              <w:rFonts w:ascii="Times New Roman" w:eastAsia="Times New Roman" w:hAnsi="Times New Roman" w:cs="David"/>
              <w:sz w:val="24"/>
              <w:szCs w:val="24"/>
              <w:rtl/>
              <w:lang w:eastAsia="he-IL"/>
            </w:rPr>
          </w:rPrChange>
        </w:rPr>
        <w:t>בגמר העבודות יגיש המתכנן לנציג המזמין הצהרה בנוסח נספח ט' כי בדק את בי</w:t>
      </w:r>
      <w:r w:rsidR="00461F51" w:rsidRPr="00DE7F64">
        <w:rPr>
          <w:rFonts w:ascii="Times New Roman" w:eastAsia="Times New Roman" w:hAnsi="Times New Roman" w:cs="David"/>
          <w:sz w:val="24"/>
          <w:szCs w:val="24"/>
          <w:rtl/>
          <w:lang w:eastAsia="he-IL"/>
          <w:rPrChange w:id="2553" w:author="Avi Cohen" w:date="2022-05-02T11:52:00Z">
            <w:rPr>
              <w:rFonts w:ascii="Times New Roman" w:eastAsia="Times New Roman" w:hAnsi="Times New Roman" w:cs="David"/>
              <w:sz w:val="24"/>
              <w:szCs w:val="24"/>
              <w:rtl/>
              <w:lang w:eastAsia="he-IL"/>
            </w:rPr>
          </w:rPrChange>
        </w:rPr>
        <w:t>צוע העבודות ומצא אותן תואמות לת</w:t>
      </w:r>
      <w:r w:rsidRPr="00DE7F64">
        <w:rPr>
          <w:rFonts w:ascii="Times New Roman" w:eastAsia="Times New Roman" w:hAnsi="Times New Roman" w:cs="David"/>
          <w:sz w:val="24"/>
          <w:szCs w:val="24"/>
          <w:rtl/>
          <w:lang w:eastAsia="he-IL"/>
          <w:rPrChange w:id="2554" w:author="Avi Cohen" w:date="2022-05-02T11:52:00Z">
            <w:rPr>
              <w:rFonts w:ascii="Times New Roman" w:eastAsia="Times New Roman" w:hAnsi="Times New Roman" w:cs="David"/>
              <w:sz w:val="24"/>
              <w:szCs w:val="24"/>
              <w:rtl/>
              <w:lang w:eastAsia="he-IL"/>
            </w:rPr>
          </w:rPrChange>
        </w:rPr>
        <w:t>כניותיו ולתקנים מחייבים וכי בוצעו לשביעות רצונו.</w:t>
      </w:r>
    </w:p>
    <w:p w14:paraId="0FDB871D"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55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56" w:author="Avi Cohen" w:date="2022-05-02T11:52:00Z">
            <w:rPr>
              <w:rFonts w:ascii="Times New Roman" w:eastAsia="Times New Roman" w:hAnsi="Times New Roman" w:cs="David"/>
              <w:sz w:val="24"/>
              <w:szCs w:val="24"/>
              <w:rtl/>
              <w:lang w:eastAsia="he-IL"/>
            </w:rPr>
          </w:rPrChange>
        </w:rPr>
        <w:t>ללא דו"חות והצהרות אלה לא תשולם למתכנן יתרת שכרו עבור פיקוח עליון.</w:t>
      </w:r>
    </w:p>
    <w:p w14:paraId="73DB0D6B"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557" w:author="Avi Cohen" w:date="2022-05-02T11:52:00Z">
            <w:rPr>
              <w:rFonts w:ascii="Times New Roman" w:eastAsia="Times New Roman" w:hAnsi="Times New Roman" w:cs="David"/>
              <w:sz w:val="24"/>
              <w:szCs w:val="24"/>
              <w:rtl/>
              <w:lang w:eastAsia="he-IL"/>
            </w:rPr>
          </w:rPrChange>
        </w:rPr>
      </w:pPr>
    </w:p>
    <w:p w14:paraId="359EB051"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55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59"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sz w:val="24"/>
          <w:szCs w:val="24"/>
          <w:rtl/>
          <w:lang w:eastAsia="he-IL"/>
          <w:rPrChange w:id="2560"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sz w:val="24"/>
          <w:szCs w:val="24"/>
          <w:rtl/>
          <w:lang w:eastAsia="he-IL"/>
          <w:rPrChange w:id="2561" w:author="Avi Cohen" w:date="2022-05-02T11:52:00Z">
            <w:rPr>
              <w:rFonts w:ascii="Times New Roman" w:eastAsia="Times New Roman" w:hAnsi="Times New Roman" w:cs="David"/>
              <w:sz w:val="24"/>
              <w:szCs w:val="24"/>
              <w:rtl/>
              <w:lang w:eastAsia="he-IL"/>
            </w:rPr>
          </w:rPrChange>
        </w:rPr>
        <w:tab/>
        <w:t>ה.</w:t>
      </w:r>
      <w:r w:rsidRPr="00DE7F64">
        <w:rPr>
          <w:rFonts w:ascii="Times New Roman" w:eastAsia="Times New Roman" w:hAnsi="Times New Roman" w:cs="David"/>
          <w:sz w:val="24"/>
          <w:szCs w:val="24"/>
          <w:rtl/>
          <w:lang w:eastAsia="he-IL"/>
          <w:rPrChange w:id="2562" w:author="Avi Cohen" w:date="2022-05-02T11:52:00Z">
            <w:rPr>
              <w:rFonts w:ascii="Times New Roman" w:eastAsia="Times New Roman" w:hAnsi="Times New Roman" w:cs="David"/>
              <w:sz w:val="24"/>
              <w:szCs w:val="24"/>
              <w:rtl/>
              <w:lang w:eastAsia="he-IL"/>
            </w:rPr>
          </w:rPrChange>
        </w:rPr>
        <w:tab/>
        <w:t>יעוץ למזמין בדבר תפעול ואחזקת המתקן.</w:t>
      </w:r>
    </w:p>
    <w:p w14:paraId="23DEE360" w14:textId="77777777" w:rsidR="007D6A6B" w:rsidRPr="00DE7F64"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2563" w:author="Avi Cohen" w:date="2022-05-02T11:52:00Z">
            <w:rPr>
              <w:rFonts w:ascii="Times New Roman" w:eastAsia="Times New Roman" w:hAnsi="Times New Roman" w:cs="David"/>
              <w:sz w:val="24"/>
              <w:szCs w:val="24"/>
              <w:rtl/>
              <w:lang w:eastAsia="he-IL"/>
            </w:rPr>
          </w:rPrChange>
        </w:rPr>
      </w:pPr>
    </w:p>
    <w:p w14:paraId="38C5AC72" w14:textId="77777777" w:rsidR="007D6A6B" w:rsidRPr="00DE7F64"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56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65" w:author="Avi Cohen" w:date="2022-05-02T11:52:00Z">
            <w:rPr>
              <w:rFonts w:ascii="Times New Roman" w:eastAsia="Times New Roman" w:hAnsi="Times New Roman" w:cs="David"/>
              <w:sz w:val="24"/>
              <w:szCs w:val="24"/>
              <w:rtl/>
              <w:lang w:eastAsia="he-IL"/>
            </w:rPr>
          </w:rPrChange>
        </w:rPr>
        <w:t>4.</w:t>
      </w:r>
      <w:r w:rsidRPr="00DE7F64">
        <w:rPr>
          <w:rFonts w:ascii="Times New Roman" w:eastAsia="Times New Roman" w:hAnsi="Times New Roman" w:cs="David"/>
          <w:sz w:val="24"/>
          <w:szCs w:val="24"/>
          <w:rtl/>
          <w:lang w:eastAsia="he-IL"/>
          <w:rPrChange w:id="2566" w:author="Avi Cohen" w:date="2022-05-02T11:52:00Z">
            <w:rPr>
              <w:rFonts w:ascii="Times New Roman" w:eastAsia="Times New Roman" w:hAnsi="Times New Roman" w:cs="David"/>
              <w:sz w:val="24"/>
              <w:szCs w:val="24"/>
              <w:rtl/>
              <w:lang w:eastAsia="he-IL"/>
            </w:rPr>
          </w:rPrChange>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127571B3"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567" w:author="Avi Cohen" w:date="2022-05-02T11:52:00Z">
            <w:rPr>
              <w:rFonts w:ascii="Times New Roman" w:eastAsia="Times New Roman" w:hAnsi="Times New Roman" w:cs="David"/>
              <w:sz w:val="24"/>
              <w:szCs w:val="24"/>
              <w:rtl/>
              <w:lang w:eastAsia="he-IL"/>
            </w:rPr>
          </w:rPrChange>
        </w:rPr>
      </w:pPr>
    </w:p>
    <w:p w14:paraId="3E97A32A" w14:textId="77777777" w:rsidR="007D6A6B" w:rsidRPr="00DE7F64"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56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569" w:author="Avi Cohen" w:date="2022-05-02T11:52:00Z">
            <w:rPr>
              <w:rFonts w:ascii="Times New Roman" w:eastAsia="Times New Roman" w:hAnsi="Times New Roman" w:cs="David"/>
              <w:sz w:val="24"/>
              <w:szCs w:val="24"/>
              <w:rtl/>
              <w:lang w:eastAsia="he-IL"/>
            </w:rPr>
          </w:rPrChange>
        </w:rPr>
        <w:t>5.</w:t>
      </w:r>
      <w:r w:rsidRPr="00DE7F64">
        <w:rPr>
          <w:rFonts w:ascii="Times New Roman" w:eastAsia="Times New Roman" w:hAnsi="Times New Roman" w:cs="David"/>
          <w:sz w:val="24"/>
          <w:szCs w:val="24"/>
          <w:rtl/>
          <w:lang w:eastAsia="he-IL"/>
          <w:rPrChange w:id="2570" w:author="Avi Cohen" w:date="2022-05-02T11:52:00Z">
            <w:rPr>
              <w:rFonts w:ascii="Times New Roman" w:eastAsia="Times New Roman" w:hAnsi="Times New Roman" w:cs="David"/>
              <w:sz w:val="24"/>
              <w:szCs w:val="24"/>
              <w:rtl/>
              <w:lang w:eastAsia="he-IL"/>
            </w:rPr>
          </w:rPrChange>
        </w:rPr>
        <w:tab/>
        <w:t>המזמין רשאי להזמין מהמתכנן את כל שלבי התכנון המפורטים בנספח זה ו/או חלק מהם ו/או שירותים נוספים, מעבר להם.</w:t>
      </w:r>
    </w:p>
    <w:p w14:paraId="5A5B5281" w14:textId="77777777" w:rsidR="007D6A6B" w:rsidRPr="00DE7F64"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Change w:id="2571" w:author="Avi Cohen" w:date="2022-05-02T11:52:00Z">
            <w:rPr>
              <w:rFonts w:ascii="Times New Roman" w:eastAsia="Times New Roman" w:hAnsi="Times New Roman" w:cs="David"/>
              <w:bCs/>
              <w:sz w:val="20"/>
              <w:szCs w:val="24"/>
              <w:u w:val="single"/>
              <w:rtl/>
              <w:lang w:eastAsia="he-IL"/>
            </w:rPr>
          </w:rPrChange>
        </w:rPr>
      </w:pPr>
      <w:r w:rsidRPr="00DE7F64">
        <w:rPr>
          <w:rFonts w:ascii="Times New Roman" w:eastAsia="Times New Roman" w:hAnsi="Times New Roman" w:cs="David"/>
          <w:bCs/>
          <w:sz w:val="24"/>
          <w:szCs w:val="24"/>
          <w:u w:val="single"/>
          <w:rtl/>
          <w:lang w:eastAsia="he-IL"/>
          <w:rPrChange w:id="2572" w:author="Avi Cohen" w:date="2022-05-02T11:52:00Z">
            <w:rPr>
              <w:rFonts w:ascii="Times New Roman" w:eastAsia="Times New Roman" w:hAnsi="Times New Roman" w:cs="David"/>
              <w:bCs/>
              <w:sz w:val="24"/>
              <w:szCs w:val="24"/>
              <w:u w:val="single"/>
              <w:rtl/>
              <w:lang w:eastAsia="he-IL"/>
            </w:rPr>
          </w:rPrChange>
        </w:rPr>
        <w:br w:type="page"/>
      </w:r>
    </w:p>
    <w:p w14:paraId="7C790D4E"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2573" w:author="Avi Cohen" w:date="2022-05-02T11:52:00Z">
            <w:rPr>
              <w:rFonts w:ascii="Times New Roman" w:eastAsia="Times New Roman" w:hAnsi="Times New Roman" w:cs="David"/>
              <w:bCs/>
              <w:sz w:val="20"/>
              <w:szCs w:val="24"/>
              <w:u w:val="single"/>
              <w:rtl/>
              <w:lang w:eastAsia="he-IL"/>
            </w:rPr>
          </w:rPrChange>
        </w:rPr>
      </w:pPr>
      <w:r w:rsidRPr="00DE7F64">
        <w:rPr>
          <w:rFonts w:ascii="Times New Roman" w:eastAsia="Times New Roman" w:hAnsi="Times New Roman" w:cs="David"/>
          <w:bCs/>
          <w:sz w:val="20"/>
          <w:szCs w:val="24"/>
          <w:u w:val="single"/>
          <w:rtl/>
          <w:lang w:eastAsia="he-IL"/>
          <w:rPrChange w:id="2574" w:author="Avi Cohen" w:date="2022-05-02T11:52:00Z">
            <w:rPr>
              <w:rFonts w:ascii="Times New Roman" w:eastAsia="Times New Roman" w:hAnsi="Times New Roman" w:cs="David"/>
              <w:bCs/>
              <w:sz w:val="20"/>
              <w:szCs w:val="24"/>
              <w:u w:val="single"/>
              <w:rtl/>
              <w:lang w:eastAsia="he-IL"/>
            </w:rPr>
          </w:rPrChange>
        </w:rPr>
        <w:t>נספח ג'</w:t>
      </w:r>
    </w:p>
    <w:p w14:paraId="4B005F7F"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2575" w:author="Avi Cohen" w:date="2022-05-02T11:52:00Z">
            <w:rPr>
              <w:rFonts w:ascii="Times New Roman" w:eastAsia="Times New Roman" w:hAnsi="Times New Roman" w:cs="David"/>
              <w:bCs/>
              <w:sz w:val="20"/>
              <w:szCs w:val="24"/>
              <w:u w:val="single"/>
              <w:rtl/>
              <w:lang w:eastAsia="he-IL"/>
            </w:rPr>
          </w:rPrChange>
        </w:rPr>
      </w:pPr>
    </w:p>
    <w:p w14:paraId="685C7635"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2576" w:author="Avi Cohen" w:date="2022-05-02T11:52:00Z">
            <w:rPr>
              <w:rFonts w:ascii="Times New Roman" w:eastAsia="Times New Roman" w:hAnsi="Times New Roman" w:cs="David"/>
              <w:bCs/>
              <w:sz w:val="20"/>
              <w:szCs w:val="24"/>
              <w:u w:val="single"/>
              <w:rtl/>
              <w:lang w:eastAsia="he-IL"/>
            </w:rPr>
          </w:rPrChange>
        </w:rPr>
      </w:pPr>
      <w:r w:rsidRPr="00DE7F64">
        <w:rPr>
          <w:rFonts w:ascii="Times New Roman" w:eastAsia="Times New Roman" w:hAnsi="Times New Roman" w:cs="David"/>
          <w:bCs/>
          <w:sz w:val="20"/>
          <w:szCs w:val="24"/>
          <w:u w:val="single"/>
          <w:rtl/>
          <w:lang w:eastAsia="he-IL"/>
          <w:rPrChange w:id="2577" w:author="Avi Cohen" w:date="2022-05-02T11:52:00Z">
            <w:rPr>
              <w:rFonts w:ascii="Times New Roman" w:eastAsia="Times New Roman" w:hAnsi="Times New Roman" w:cs="David"/>
              <w:bCs/>
              <w:sz w:val="20"/>
              <w:szCs w:val="24"/>
              <w:u w:val="single"/>
              <w:rtl/>
              <w:lang w:eastAsia="he-IL"/>
            </w:rPr>
          </w:rPrChange>
        </w:rPr>
        <w:t>לוח זמנים ושלבי עבודה</w:t>
      </w:r>
    </w:p>
    <w:p w14:paraId="3E2FBEBF"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2578" w:author="Avi Cohen" w:date="2022-05-02T11:52:00Z">
            <w:rPr>
              <w:rFonts w:ascii="Times New Roman" w:eastAsia="Times New Roman" w:hAnsi="Times New Roman" w:cs="David"/>
              <w:bCs/>
              <w:sz w:val="20"/>
              <w:szCs w:val="24"/>
              <w:u w:val="single"/>
              <w:rtl/>
              <w:lang w:eastAsia="he-IL"/>
            </w:rPr>
          </w:rPrChange>
        </w:rPr>
      </w:pPr>
    </w:p>
    <w:p w14:paraId="48B58A04"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Change w:id="2579" w:author="Avi Cohen" w:date="2022-05-02T11:52:00Z">
            <w:rPr>
              <w:rFonts w:ascii="Times New Roman" w:eastAsia="Times New Roman" w:hAnsi="Times New Roman" w:cs="David"/>
              <w:bCs/>
              <w:sz w:val="20"/>
              <w:szCs w:val="24"/>
              <w:u w:val="single"/>
              <w:rtl/>
              <w:lang w:eastAsia="he-IL"/>
            </w:rPr>
          </w:rPrChange>
        </w:rPr>
      </w:pPr>
    </w:p>
    <w:p w14:paraId="777C931E"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8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2581" w:author="Avi Cohen" w:date="2022-05-02T11:52:00Z">
            <w:rPr>
              <w:rFonts w:ascii="Times New Roman" w:eastAsia="Times New Roman" w:hAnsi="Times New Roman" w:cs="David"/>
              <w:sz w:val="20"/>
              <w:szCs w:val="24"/>
              <w:rtl/>
              <w:lang w:eastAsia="he-IL"/>
            </w:rPr>
          </w:rPrChange>
        </w:rPr>
        <w:t xml:space="preserve">לוח הזמנים לתכנון כל אחד מהשלבים של הפרויקט יהיה כפי שייקבע מעת לעת ע"י המנהל. לוח הזמנים לפיקוח העליון </w:t>
      </w:r>
      <w:r w:rsidRPr="00DE7F64">
        <w:rPr>
          <w:rFonts w:ascii="Times New Roman" w:eastAsia="Times New Roman" w:hAnsi="Times New Roman" w:cs="David"/>
          <w:sz w:val="20"/>
          <w:szCs w:val="24"/>
          <w:lang w:eastAsia="he-IL"/>
          <w:rPrChange w:id="2582" w:author="Avi Cohen" w:date="2022-05-02T11:52:00Z">
            <w:rPr>
              <w:rFonts w:ascii="Times New Roman" w:eastAsia="Times New Roman" w:hAnsi="Times New Roman" w:cs="David"/>
              <w:sz w:val="20"/>
              <w:szCs w:val="24"/>
              <w:lang w:eastAsia="he-IL"/>
            </w:rPr>
          </w:rPrChange>
        </w:rPr>
        <w:t>–</w:t>
      </w:r>
      <w:r w:rsidRPr="00DE7F64">
        <w:rPr>
          <w:rFonts w:ascii="Times New Roman" w:eastAsia="Times New Roman" w:hAnsi="Times New Roman" w:cs="David"/>
          <w:sz w:val="20"/>
          <w:szCs w:val="24"/>
          <w:rtl/>
          <w:lang w:eastAsia="he-IL"/>
          <w:rPrChange w:id="2583" w:author="Avi Cohen" w:date="2022-05-02T11:52:00Z">
            <w:rPr>
              <w:rFonts w:ascii="Times New Roman" w:eastAsia="Times New Roman" w:hAnsi="Times New Roman" w:cs="David"/>
              <w:sz w:val="20"/>
              <w:szCs w:val="24"/>
              <w:rtl/>
              <w:lang w:eastAsia="he-IL"/>
            </w:rPr>
          </w:rPrChange>
        </w:rPr>
        <w:t xml:space="preserve"> ברציפות מתחילת ביצוע העבודות ועד להשלמתן כולל תקופת הבדק, ככל שיידרש ע"י המנהל.</w:t>
      </w:r>
    </w:p>
    <w:p w14:paraId="0124D3AC"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84" w:author="Avi Cohen" w:date="2022-05-02T11:52:00Z">
            <w:rPr>
              <w:rFonts w:ascii="Times New Roman" w:eastAsia="Times New Roman" w:hAnsi="Times New Roman" w:cs="David"/>
              <w:sz w:val="20"/>
              <w:szCs w:val="24"/>
              <w:rtl/>
              <w:lang w:eastAsia="he-IL"/>
            </w:rPr>
          </w:rPrChange>
        </w:rPr>
      </w:pPr>
    </w:p>
    <w:p w14:paraId="7CD92501"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8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2586" w:author="Avi Cohen" w:date="2022-05-02T11:52:00Z">
            <w:rPr>
              <w:rFonts w:ascii="Times New Roman" w:eastAsia="Times New Roman" w:hAnsi="Times New Roman" w:cs="David"/>
              <w:sz w:val="20"/>
              <w:szCs w:val="24"/>
              <w:rtl/>
              <w:lang w:eastAsia="he-IL"/>
            </w:rPr>
          </w:rPrChange>
        </w:rPr>
        <w:t>המתכנן ימסור את התכניות לאישור המזמין בהתאם ללוח הזמנים והתכניות לא תיחשבנה כמושלמות עד לקבלת אישור המזמין.</w:t>
      </w:r>
    </w:p>
    <w:p w14:paraId="316D880F"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87" w:author="Avi Cohen" w:date="2022-05-02T11:52:00Z">
            <w:rPr>
              <w:rFonts w:ascii="Times New Roman" w:eastAsia="Times New Roman" w:hAnsi="Times New Roman" w:cs="David"/>
              <w:sz w:val="20"/>
              <w:szCs w:val="24"/>
              <w:rtl/>
              <w:lang w:eastAsia="he-IL"/>
            </w:rPr>
          </w:rPrChange>
        </w:rPr>
      </w:pPr>
    </w:p>
    <w:p w14:paraId="52096DA8"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88"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2589" w:author="Avi Cohen" w:date="2022-05-02T11:52:00Z">
            <w:rPr>
              <w:rFonts w:ascii="Times New Roman" w:eastAsia="Times New Roman" w:hAnsi="Times New Roman" w:cs="David"/>
              <w:sz w:val="20"/>
              <w:szCs w:val="24"/>
              <w:rtl/>
              <w:lang w:eastAsia="he-IL"/>
            </w:rPr>
          </w:rPrChange>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EC0A770"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90" w:author="Avi Cohen" w:date="2022-05-02T11:52:00Z">
            <w:rPr>
              <w:rFonts w:ascii="Times New Roman" w:eastAsia="Times New Roman" w:hAnsi="Times New Roman" w:cs="David"/>
              <w:sz w:val="20"/>
              <w:szCs w:val="24"/>
              <w:rtl/>
              <w:lang w:eastAsia="he-IL"/>
            </w:rPr>
          </w:rPrChange>
        </w:rPr>
      </w:pPr>
    </w:p>
    <w:p w14:paraId="4FE4529F"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91"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sz w:val="20"/>
          <w:szCs w:val="24"/>
          <w:rtl/>
          <w:lang w:eastAsia="he-IL"/>
          <w:rPrChange w:id="2592" w:author="Avi Cohen" w:date="2022-05-02T11:52:00Z">
            <w:rPr>
              <w:rFonts w:ascii="Times New Roman" w:eastAsia="Times New Roman" w:hAnsi="Times New Roman" w:cs="David"/>
              <w:sz w:val="20"/>
              <w:szCs w:val="24"/>
              <w:rtl/>
              <w:lang w:eastAsia="he-IL"/>
            </w:rPr>
          </w:rPrChange>
        </w:rPr>
        <w:t>אם לא יקבע לוח זמנים במעמד חתימת החוזה יעביר המתכנן לוח זמנים ראשוני לאישור המנהל תוך 7 ימים ממועד החתימה.</w:t>
      </w:r>
    </w:p>
    <w:p w14:paraId="05427CED"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93" w:author="Avi Cohen" w:date="2022-05-02T11:52:00Z">
            <w:rPr>
              <w:rFonts w:ascii="Times New Roman" w:eastAsia="Times New Roman" w:hAnsi="Times New Roman" w:cs="David"/>
              <w:sz w:val="20"/>
              <w:szCs w:val="24"/>
              <w:rtl/>
              <w:lang w:eastAsia="he-IL"/>
            </w:rPr>
          </w:rPrChange>
        </w:rPr>
      </w:pPr>
    </w:p>
    <w:p w14:paraId="62BF376F"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594" w:author="Avi Cohen" w:date="2022-05-02T11:52:00Z">
            <w:rPr>
              <w:rFonts w:ascii="Times New Roman" w:eastAsia="Times New Roman" w:hAnsi="Times New Roman" w:cs="David"/>
              <w:sz w:val="20"/>
              <w:szCs w:val="24"/>
              <w:rtl/>
              <w:lang w:eastAsia="he-IL"/>
            </w:rPr>
          </w:rPrChange>
        </w:rPr>
      </w:pPr>
    </w:p>
    <w:p w14:paraId="5CBE8506" w14:textId="77777777" w:rsidR="007D6A6B" w:rsidRPr="00DE7F64"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595" w:author="Avi Cohen" w:date="2022-05-02T11:52:00Z">
            <w:rPr>
              <w:rFonts w:ascii="Times New Roman" w:eastAsia="Times New Roman" w:hAnsi="Times New Roman" w:cs="David"/>
              <w:bCs/>
              <w:sz w:val="24"/>
              <w:szCs w:val="24"/>
              <w:u w:val="single"/>
              <w:rtl/>
              <w:lang w:eastAsia="he-IL"/>
            </w:rPr>
          </w:rPrChange>
        </w:rPr>
      </w:pPr>
      <w:r w:rsidRPr="00DE7F64">
        <w:rPr>
          <w:rFonts w:ascii="Times New Roman" w:eastAsia="Times New Roman" w:hAnsi="Times New Roman" w:cs="David"/>
          <w:sz w:val="20"/>
          <w:szCs w:val="24"/>
          <w:u w:val="single"/>
          <w:rtl/>
          <w:lang w:eastAsia="he-IL"/>
          <w:rPrChange w:id="2596" w:author="Avi Cohen" w:date="2022-05-02T11:52:00Z">
            <w:rPr>
              <w:rFonts w:ascii="Times New Roman" w:eastAsia="Times New Roman" w:hAnsi="Times New Roman" w:cs="David"/>
              <w:sz w:val="20"/>
              <w:szCs w:val="24"/>
              <w:u w:val="single"/>
              <w:rtl/>
              <w:lang w:eastAsia="he-IL"/>
            </w:rPr>
          </w:rPrChange>
        </w:rPr>
        <w:br w:type="page"/>
      </w:r>
      <w:r w:rsidRPr="00DE7F64">
        <w:rPr>
          <w:rFonts w:ascii="Times New Roman" w:eastAsia="Times New Roman" w:hAnsi="Times New Roman" w:cs="David"/>
          <w:bCs/>
          <w:sz w:val="24"/>
          <w:szCs w:val="24"/>
          <w:u w:val="single"/>
          <w:rtl/>
          <w:lang w:eastAsia="he-IL"/>
          <w:rPrChange w:id="2597" w:author="Avi Cohen" w:date="2022-05-02T11:52:00Z">
            <w:rPr>
              <w:rFonts w:ascii="Times New Roman" w:eastAsia="Times New Roman" w:hAnsi="Times New Roman" w:cs="David"/>
              <w:bCs/>
              <w:sz w:val="24"/>
              <w:szCs w:val="24"/>
              <w:u w:val="single"/>
              <w:rtl/>
              <w:lang w:eastAsia="he-IL"/>
            </w:rPr>
          </w:rPrChange>
        </w:rPr>
        <w:t>נספח ד'</w:t>
      </w:r>
    </w:p>
    <w:p w14:paraId="14022002"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2598" w:author="Avi Cohen" w:date="2022-05-02T11:52:00Z">
            <w:rPr>
              <w:rFonts w:ascii="Times New Roman" w:eastAsia="Times New Roman" w:hAnsi="Times New Roman" w:cs="David"/>
              <w:sz w:val="24"/>
              <w:szCs w:val="24"/>
              <w:rtl/>
              <w:lang w:eastAsia="he-IL"/>
            </w:rPr>
          </w:rPrChange>
        </w:rPr>
      </w:pPr>
    </w:p>
    <w:p w14:paraId="3092A4A0" w14:textId="6F36A1DC" w:rsidR="007D6A6B" w:rsidRPr="00DE7F64" w:rsidRDefault="00D52A75"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599" w:author="Avi Cohen" w:date="2022-05-02T11:52:00Z">
            <w:rPr>
              <w:rFonts w:ascii="Times New Roman" w:eastAsia="Times New Roman" w:hAnsi="Times New Roman" w:cs="David"/>
              <w:bCs/>
              <w:sz w:val="24"/>
              <w:szCs w:val="24"/>
              <w:u w:val="single"/>
              <w:rtl/>
              <w:lang w:eastAsia="he-IL"/>
            </w:rPr>
          </w:rPrChange>
        </w:rPr>
      </w:pPr>
      <w:r w:rsidRPr="00DE7F64">
        <w:rPr>
          <w:rFonts w:ascii="Times New Roman" w:eastAsia="Times New Roman" w:hAnsi="Times New Roman" w:cs="David" w:hint="cs"/>
          <w:bCs/>
          <w:sz w:val="24"/>
          <w:szCs w:val="24"/>
          <w:u w:val="single"/>
          <w:rtl/>
          <w:lang w:eastAsia="he-IL"/>
          <w:rPrChange w:id="2600" w:author="Avi Cohen" w:date="2022-05-02T11:52:00Z">
            <w:rPr>
              <w:rFonts w:ascii="Times New Roman" w:eastAsia="Times New Roman" w:hAnsi="Times New Roman" w:cs="David" w:hint="cs"/>
              <w:bCs/>
              <w:sz w:val="24"/>
              <w:szCs w:val="24"/>
              <w:u w:val="single"/>
              <w:rtl/>
              <w:lang w:eastAsia="he-IL"/>
            </w:rPr>
          </w:rPrChange>
        </w:rPr>
        <w:t xml:space="preserve">התמורה </w:t>
      </w:r>
    </w:p>
    <w:p w14:paraId="04C254F0"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2601" w:author="Avi Cohen" w:date="2022-05-02T11:52:00Z">
            <w:rPr>
              <w:rFonts w:ascii="Times New Roman" w:eastAsia="Times New Roman" w:hAnsi="Times New Roman" w:cs="David"/>
              <w:b/>
              <w:bCs/>
              <w:sz w:val="24"/>
              <w:szCs w:val="24"/>
              <w:u w:val="single"/>
              <w:rtl/>
              <w:lang w:eastAsia="he-IL"/>
            </w:rPr>
          </w:rPrChange>
        </w:rPr>
      </w:pPr>
    </w:p>
    <w:p w14:paraId="2E412141" w14:textId="1DEC5642" w:rsidR="007D6A6B" w:rsidRPr="00DE7F64" w:rsidRDefault="007D6A6B" w:rsidP="00DE7F64">
      <w:pPr>
        <w:pStyle w:val="ListParagraph"/>
        <w:widowControl w:val="0"/>
        <w:numPr>
          <w:ilvl w:val="0"/>
          <w:numId w:val="37"/>
        </w:numPr>
        <w:spacing w:before="0" w:beforeAutospacing="0" w:after="0" w:afterAutospacing="0" w:line="240" w:lineRule="auto"/>
        <w:jc w:val="both"/>
        <w:rPr>
          <w:rFonts w:ascii="Times New Roman" w:eastAsia="Times New Roman" w:hAnsi="Times New Roman" w:cs="David"/>
          <w:sz w:val="24"/>
          <w:szCs w:val="24"/>
          <w:rtl/>
          <w:lang w:eastAsia="he-IL"/>
          <w:rPrChange w:id="260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603" w:author="Avi Cohen" w:date="2022-05-02T11:52:00Z">
            <w:rPr>
              <w:rFonts w:ascii="Times New Roman" w:eastAsia="Times New Roman" w:hAnsi="Times New Roman" w:cs="David"/>
              <w:sz w:val="24"/>
              <w:szCs w:val="24"/>
              <w:rtl/>
              <w:lang w:eastAsia="he-IL"/>
            </w:rPr>
          </w:rPrChange>
        </w:rPr>
        <w:t>תמורת ביצוע מלוא שרותי המתכנן לרבות תכנון ופיקוח מערכות אוורור מא</w:t>
      </w:r>
      <w:r w:rsidR="00461F51" w:rsidRPr="00DE7F64">
        <w:rPr>
          <w:rFonts w:ascii="Times New Roman" w:eastAsia="Times New Roman" w:hAnsi="Times New Roman" w:cs="David"/>
          <w:sz w:val="24"/>
          <w:szCs w:val="24"/>
          <w:rtl/>
          <w:lang w:eastAsia="he-IL"/>
          <w:rPrChange w:id="2604" w:author="Avi Cohen" w:date="2022-05-02T11:52:00Z">
            <w:rPr>
              <w:rFonts w:ascii="Times New Roman" w:eastAsia="Times New Roman" w:hAnsi="Times New Roman" w:cs="David"/>
              <w:sz w:val="24"/>
              <w:szCs w:val="24"/>
              <w:rtl/>
              <w:lang w:eastAsia="he-IL"/>
            </w:rPr>
          </w:rPrChange>
        </w:rPr>
        <w:t>ולץ ומערכות מיזוג אויר, לרבות ת</w:t>
      </w:r>
      <w:r w:rsidRPr="00DE7F64">
        <w:rPr>
          <w:rFonts w:ascii="Times New Roman" w:eastAsia="Times New Roman" w:hAnsi="Times New Roman" w:cs="David"/>
          <w:sz w:val="24"/>
          <w:szCs w:val="24"/>
          <w:rtl/>
          <w:lang w:eastAsia="he-IL"/>
          <w:rPrChange w:id="2605" w:author="Avi Cohen" w:date="2022-05-02T11:52:00Z">
            <w:rPr>
              <w:rFonts w:ascii="Times New Roman" w:eastAsia="Times New Roman" w:hAnsi="Times New Roman" w:cs="David"/>
              <w:sz w:val="24"/>
              <w:szCs w:val="24"/>
              <w:rtl/>
              <w:lang w:eastAsia="he-IL"/>
            </w:rPr>
          </w:rPrChange>
        </w:rPr>
        <w:t xml:space="preserve">כניות להכנות הכנות בלבד למערכות מיזוג אויר, כמפורט </w:t>
      </w:r>
      <w:r w:rsidR="00EA1FE0" w:rsidRPr="00DE7F64">
        <w:rPr>
          <w:rFonts w:ascii="Times New Roman" w:eastAsia="Times New Roman" w:hAnsi="Times New Roman" w:cs="David" w:hint="cs"/>
          <w:sz w:val="24"/>
          <w:szCs w:val="24"/>
          <w:rtl/>
          <w:lang w:eastAsia="he-IL"/>
          <w:rPrChange w:id="2606" w:author="Avi Cohen" w:date="2022-05-02T11:52:00Z">
            <w:rPr>
              <w:rFonts w:ascii="Times New Roman" w:eastAsia="Times New Roman" w:hAnsi="Times New Roman" w:cs="David" w:hint="cs"/>
              <w:sz w:val="24"/>
              <w:szCs w:val="24"/>
              <w:rtl/>
              <w:lang w:eastAsia="he-IL"/>
            </w:rPr>
          </w:rPrChange>
        </w:rPr>
        <w:t>להלן ו</w:t>
      </w:r>
      <w:r w:rsidRPr="00DE7F64">
        <w:rPr>
          <w:rFonts w:ascii="Times New Roman" w:eastAsia="Times New Roman" w:hAnsi="Times New Roman" w:cs="David"/>
          <w:sz w:val="24"/>
          <w:szCs w:val="24"/>
          <w:rtl/>
          <w:lang w:eastAsia="he-IL"/>
          <w:rPrChange w:id="2607" w:author="Avi Cohen" w:date="2022-05-02T11:52:00Z">
            <w:rPr>
              <w:rFonts w:ascii="Times New Roman" w:eastAsia="Times New Roman" w:hAnsi="Times New Roman" w:cs="David"/>
              <w:sz w:val="24"/>
              <w:szCs w:val="24"/>
              <w:rtl/>
              <w:lang w:eastAsia="he-IL"/>
            </w:rPr>
          </w:rPrChange>
        </w:rPr>
        <w:t>בנספח ב', ישלם המזמין למתכנן את שכר המתכנן בשיעורים ובמועדים כדלקמן :</w:t>
      </w:r>
    </w:p>
    <w:p w14:paraId="343D3CD7" w14:textId="77777777" w:rsidR="00BA3CDF" w:rsidRPr="00DE7F64" w:rsidRDefault="00BA3CDF" w:rsidP="00DE7F64">
      <w:pPr>
        <w:widowControl w:val="0"/>
        <w:spacing w:before="0" w:beforeAutospacing="0" w:after="0" w:afterAutospacing="0" w:line="240" w:lineRule="auto"/>
        <w:rPr>
          <w:rFonts w:ascii="Times New Roman" w:eastAsia="Times New Roman" w:hAnsi="Times New Roman" w:cs="David"/>
          <w:sz w:val="24"/>
          <w:szCs w:val="24"/>
          <w:rtl/>
          <w:lang w:eastAsia="he-IL"/>
          <w:rPrChange w:id="2608" w:author="Avi Cohen" w:date="2022-05-02T11:52:00Z">
            <w:rPr>
              <w:rFonts w:ascii="Times New Roman" w:eastAsia="Times New Roman" w:hAnsi="Times New Roman" w:cs="David"/>
              <w:sz w:val="24"/>
              <w:szCs w:val="24"/>
              <w:rtl/>
              <w:lang w:eastAsia="he-IL"/>
            </w:rPr>
          </w:rPrChange>
        </w:rPr>
      </w:pPr>
    </w:p>
    <w:p w14:paraId="6C5C591B" w14:textId="3C129070" w:rsidR="00BA3CDF" w:rsidRPr="00DE7F64" w:rsidRDefault="00BA3CDF" w:rsidP="00DE7F64">
      <w:pPr>
        <w:pStyle w:val="ListParagraph"/>
        <w:widowControl w:val="0"/>
        <w:spacing w:before="0" w:beforeAutospacing="0" w:after="0" w:afterAutospacing="0" w:line="240" w:lineRule="auto"/>
        <w:rPr>
          <w:rFonts w:ascii="Times New Roman" w:eastAsia="Times New Roman" w:hAnsi="Times New Roman" w:cs="David"/>
          <w:sz w:val="24"/>
          <w:szCs w:val="24"/>
          <w:rtl/>
          <w:lang w:eastAsia="he-IL"/>
          <w:rPrChange w:id="260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eastAsia"/>
          <w:b/>
          <w:bCs/>
          <w:sz w:val="24"/>
          <w:szCs w:val="24"/>
          <w:u w:val="single"/>
          <w:rtl/>
          <w:lang w:eastAsia="he-IL"/>
          <w:rPrChange w:id="2610" w:author="Avi Cohen" w:date="2022-05-02T11:52:00Z">
            <w:rPr>
              <w:rFonts w:ascii="Times New Roman" w:eastAsia="Times New Roman" w:hAnsi="Times New Roman" w:cs="David" w:hint="eastAsia"/>
              <w:b/>
              <w:bCs/>
              <w:sz w:val="24"/>
              <w:szCs w:val="24"/>
              <w:u w:val="single"/>
              <w:rtl/>
              <w:lang w:eastAsia="he-IL"/>
            </w:rPr>
          </w:rPrChange>
        </w:rPr>
        <w:t>בניה</w:t>
      </w:r>
      <w:r w:rsidRPr="00DE7F64">
        <w:rPr>
          <w:rFonts w:ascii="Times New Roman" w:eastAsia="Times New Roman" w:hAnsi="Times New Roman" w:cs="David"/>
          <w:b/>
          <w:bCs/>
          <w:sz w:val="24"/>
          <w:szCs w:val="24"/>
          <w:u w:val="single"/>
          <w:rtl/>
          <w:lang w:eastAsia="he-IL"/>
          <w:rPrChange w:id="2611"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612" w:author="Avi Cohen" w:date="2022-05-02T11:52:00Z">
            <w:rPr>
              <w:rFonts w:ascii="Times New Roman" w:eastAsia="Times New Roman" w:hAnsi="Times New Roman" w:cs="David" w:hint="eastAsia"/>
              <w:b/>
              <w:bCs/>
              <w:sz w:val="24"/>
              <w:szCs w:val="24"/>
              <w:u w:val="single"/>
              <w:rtl/>
              <w:lang w:eastAsia="he-IL"/>
            </w:rPr>
          </w:rPrChange>
        </w:rPr>
        <w:t>למגורים</w:t>
      </w:r>
      <w:r w:rsidRPr="00DE7F64">
        <w:rPr>
          <w:rFonts w:ascii="Times New Roman" w:eastAsia="Times New Roman" w:hAnsi="Times New Roman" w:cs="David"/>
          <w:b/>
          <w:bCs/>
          <w:sz w:val="24"/>
          <w:szCs w:val="24"/>
          <w:u w:val="single"/>
          <w:rtl/>
          <w:lang w:eastAsia="he-IL"/>
          <w:rPrChange w:id="2613"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614" w:author="Avi Cohen" w:date="2022-05-02T11:52:00Z">
            <w:rPr>
              <w:rFonts w:ascii="Times New Roman" w:eastAsia="Times New Roman" w:hAnsi="Times New Roman" w:cs="David" w:hint="eastAsia"/>
              <w:b/>
              <w:bCs/>
              <w:sz w:val="24"/>
              <w:szCs w:val="24"/>
              <w:u w:val="single"/>
              <w:rtl/>
              <w:lang w:eastAsia="he-IL"/>
            </w:rPr>
          </w:rPrChange>
        </w:rPr>
        <w:t>בלבד</w:t>
      </w:r>
      <w:r w:rsidRPr="00DE7F64">
        <w:rPr>
          <w:rFonts w:ascii="Times New Roman" w:eastAsia="Times New Roman" w:hAnsi="Times New Roman" w:cs="David"/>
          <w:sz w:val="24"/>
          <w:szCs w:val="24"/>
          <w:rtl/>
          <w:lang w:eastAsia="he-IL"/>
          <w:rPrChange w:id="2615" w:author="Avi Cohen" w:date="2022-05-02T11:52:00Z">
            <w:rPr>
              <w:rFonts w:ascii="Times New Roman" w:eastAsia="Times New Roman" w:hAnsi="Times New Roman" w:cs="David"/>
              <w:sz w:val="24"/>
              <w:szCs w:val="24"/>
              <w:rtl/>
              <w:lang w:eastAsia="he-IL"/>
            </w:rPr>
          </w:rPrChange>
        </w:rPr>
        <w:t xml:space="preserve"> : </w:t>
      </w:r>
    </w:p>
    <w:p w14:paraId="13A57895" w14:textId="77777777" w:rsidR="007D6A6B" w:rsidRPr="00DE7F64"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Change w:id="2616" w:author="Avi Cohen" w:date="2022-05-02T11:52:00Z">
            <w:rPr>
              <w:rFonts w:ascii="Times New Roman" w:eastAsia="Times New Roman" w:hAnsi="Times New Roman" w:cs="David"/>
              <w:sz w:val="24"/>
              <w:szCs w:val="24"/>
              <w:rtl/>
            </w:rPr>
          </w:rPrChange>
        </w:rPr>
      </w:pPr>
    </w:p>
    <w:p w14:paraId="4E0FA7EC" w14:textId="5021DB93" w:rsidR="007D6A6B" w:rsidRPr="00DE7F64" w:rsidRDefault="007D6A6B" w:rsidP="00DE7F64">
      <w:pPr>
        <w:widowControl w:val="0"/>
        <w:tabs>
          <w:tab w:val="left" w:pos="1365"/>
        </w:tabs>
        <w:spacing w:before="0" w:beforeAutospacing="0" w:after="0" w:afterAutospacing="0" w:line="240" w:lineRule="auto"/>
        <w:ind w:left="1365"/>
        <w:rPr>
          <w:rFonts w:ascii="Times New Roman" w:eastAsia="Times New Roman" w:hAnsi="Times New Roman" w:cs="David"/>
          <w:sz w:val="24"/>
          <w:szCs w:val="24"/>
          <w:rtl/>
          <w:rPrChange w:id="2617"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618" w:author="Avi Cohen" w:date="2022-05-02T11:52:00Z">
            <w:rPr>
              <w:rFonts w:ascii="Times New Roman" w:eastAsia="Times New Roman" w:hAnsi="Times New Roman" w:cs="David"/>
              <w:sz w:val="24"/>
              <w:szCs w:val="24"/>
              <w:rtl/>
            </w:rPr>
          </w:rPrChange>
        </w:rPr>
        <w:t xml:space="preserve">עבור מערכות אוורור מאולץ </w:t>
      </w:r>
      <w:r w:rsidR="00EA1FE0" w:rsidRPr="00DE7F64">
        <w:rPr>
          <w:rFonts w:ascii="Times New Roman" w:eastAsia="Times New Roman" w:hAnsi="Times New Roman" w:cs="David" w:hint="cs"/>
          <w:sz w:val="24"/>
          <w:szCs w:val="24"/>
          <w:rtl/>
          <w:rPrChange w:id="2619" w:author="Avi Cohen" w:date="2022-05-02T11:52:00Z">
            <w:rPr>
              <w:rFonts w:ascii="Times New Roman" w:eastAsia="Times New Roman" w:hAnsi="Times New Roman" w:cs="David" w:hint="cs"/>
              <w:sz w:val="24"/>
              <w:szCs w:val="24"/>
              <w:rtl/>
            </w:rPr>
          </w:rPrChange>
        </w:rPr>
        <w:t>לבני</w:t>
      </w:r>
      <w:r w:rsidR="005E059A" w:rsidRPr="00DE7F64">
        <w:rPr>
          <w:rFonts w:ascii="Times New Roman" w:eastAsia="Times New Roman" w:hAnsi="Times New Roman" w:cs="David" w:hint="cs"/>
          <w:sz w:val="24"/>
          <w:szCs w:val="24"/>
          <w:rtl/>
          <w:rPrChange w:id="2620" w:author="Avi Cohen" w:date="2022-05-02T11:52:00Z">
            <w:rPr>
              <w:rFonts w:ascii="Times New Roman" w:eastAsia="Times New Roman" w:hAnsi="Times New Roman" w:cs="David" w:hint="cs"/>
              <w:sz w:val="24"/>
              <w:szCs w:val="24"/>
              <w:rtl/>
            </w:rPr>
          </w:rPrChange>
        </w:rPr>
        <w:t>נ</w:t>
      </w:r>
      <w:r w:rsidR="00EA1FE0" w:rsidRPr="00DE7F64">
        <w:rPr>
          <w:rFonts w:ascii="Times New Roman" w:eastAsia="Times New Roman" w:hAnsi="Times New Roman" w:cs="David" w:hint="cs"/>
          <w:sz w:val="24"/>
          <w:szCs w:val="24"/>
          <w:rtl/>
          <w:rPrChange w:id="2621" w:author="Avi Cohen" w:date="2022-05-02T11:52:00Z">
            <w:rPr>
              <w:rFonts w:ascii="Times New Roman" w:eastAsia="Times New Roman" w:hAnsi="Times New Roman" w:cs="David" w:hint="cs"/>
              <w:sz w:val="24"/>
              <w:szCs w:val="24"/>
              <w:rtl/>
            </w:rPr>
          </w:rPrChange>
        </w:rPr>
        <w:t xml:space="preserve">ים ודירות לרבות  שטחים משותפים, </w:t>
      </w:r>
      <w:r w:rsidRPr="00DE7F64">
        <w:rPr>
          <w:rFonts w:ascii="Times New Roman" w:eastAsia="Times New Roman" w:hAnsi="Times New Roman" w:cs="David"/>
          <w:sz w:val="24"/>
          <w:szCs w:val="24"/>
          <w:rtl/>
          <w:rPrChange w:id="2622" w:author="Avi Cohen" w:date="2022-05-02T11:52:00Z">
            <w:rPr>
              <w:rFonts w:ascii="Times New Roman" w:eastAsia="Times New Roman" w:hAnsi="Times New Roman" w:cs="David"/>
              <w:sz w:val="24"/>
              <w:szCs w:val="24"/>
              <w:rtl/>
            </w:rPr>
          </w:rPrChange>
        </w:rPr>
        <w:t xml:space="preserve">מזוג </w:t>
      </w:r>
      <w:r w:rsidR="00BA3CDF" w:rsidRPr="00DE7F64">
        <w:rPr>
          <w:rFonts w:ascii="Times New Roman" w:eastAsia="Times New Roman" w:hAnsi="Times New Roman" w:cs="David" w:hint="cs"/>
          <w:sz w:val="24"/>
          <w:szCs w:val="24"/>
          <w:rtl/>
          <w:rPrChange w:id="2623" w:author="Avi Cohen" w:date="2022-05-02T11:52:00Z">
            <w:rPr>
              <w:rFonts w:ascii="Times New Roman" w:eastAsia="Times New Roman" w:hAnsi="Times New Roman" w:cs="David" w:hint="cs"/>
              <w:sz w:val="24"/>
              <w:szCs w:val="24"/>
              <w:rtl/>
            </w:rPr>
          </w:rPrChange>
        </w:rPr>
        <w:t>אויר</w:t>
      </w:r>
      <w:r w:rsidR="00EA1FE0" w:rsidRPr="00DE7F64">
        <w:rPr>
          <w:rFonts w:ascii="Times New Roman" w:eastAsia="Times New Roman" w:hAnsi="Times New Roman" w:cs="David" w:hint="cs"/>
          <w:sz w:val="24"/>
          <w:szCs w:val="24"/>
          <w:rtl/>
          <w:rPrChange w:id="2624" w:author="Avi Cohen" w:date="2022-05-02T11:52:00Z">
            <w:rPr>
              <w:rFonts w:ascii="Times New Roman" w:eastAsia="Times New Roman" w:hAnsi="Times New Roman" w:cs="David" w:hint="cs"/>
              <w:sz w:val="24"/>
              <w:szCs w:val="24"/>
              <w:rtl/>
            </w:rPr>
          </w:rPrChange>
        </w:rPr>
        <w:t xml:space="preserve"> בדירות </w:t>
      </w:r>
      <w:r w:rsidR="00BA3CDF" w:rsidRPr="00DE7F64">
        <w:rPr>
          <w:rFonts w:ascii="Times New Roman" w:eastAsia="Times New Roman" w:hAnsi="Times New Roman" w:cs="David" w:hint="cs"/>
          <w:sz w:val="24"/>
          <w:szCs w:val="24"/>
          <w:rtl/>
          <w:rPrChange w:id="2625" w:author="Avi Cohen" w:date="2022-05-02T11:52:00Z">
            <w:rPr>
              <w:rFonts w:ascii="Times New Roman" w:eastAsia="Times New Roman" w:hAnsi="Times New Roman" w:cs="David" w:hint="cs"/>
              <w:sz w:val="24"/>
              <w:szCs w:val="24"/>
              <w:rtl/>
            </w:rPr>
          </w:rPrChange>
        </w:rPr>
        <w:t xml:space="preserve"> </w:t>
      </w:r>
      <w:r w:rsidR="00BA3CDF" w:rsidRPr="00DE7F64">
        <w:rPr>
          <w:rFonts w:ascii="Times New Roman" w:eastAsia="Times New Roman" w:hAnsi="Times New Roman" w:cs="David"/>
          <w:sz w:val="24"/>
          <w:szCs w:val="24"/>
          <w:rtl/>
          <w:rPrChange w:id="2626" w:author="Avi Cohen" w:date="2022-05-02T11:52:00Z">
            <w:rPr>
              <w:rFonts w:ascii="Times New Roman" w:eastAsia="Times New Roman" w:hAnsi="Times New Roman" w:cs="David"/>
              <w:sz w:val="24"/>
              <w:szCs w:val="24"/>
              <w:rtl/>
            </w:rPr>
          </w:rPrChange>
        </w:rPr>
        <w:t>–</w:t>
      </w:r>
      <w:r w:rsidR="00BA3CDF" w:rsidRPr="00DE7F64">
        <w:rPr>
          <w:rFonts w:ascii="Times New Roman" w:eastAsia="Times New Roman" w:hAnsi="Times New Roman" w:cs="David" w:hint="cs"/>
          <w:sz w:val="24"/>
          <w:szCs w:val="24"/>
          <w:rtl/>
          <w:rPrChange w:id="2627" w:author="Avi Cohen" w:date="2022-05-02T11:52:00Z">
            <w:rPr>
              <w:rFonts w:ascii="Times New Roman" w:eastAsia="Times New Roman" w:hAnsi="Times New Roman" w:cs="David" w:hint="cs"/>
              <w:sz w:val="24"/>
              <w:szCs w:val="24"/>
              <w:rtl/>
            </w:rPr>
          </w:rPrChange>
        </w:rPr>
        <w:t xml:space="preserve"> </w:t>
      </w:r>
      <w:r w:rsidR="00BA3CDF" w:rsidRPr="00DE7F64">
        <w:rPr>
          <w:rFonts w:ascii="Times New Roman" w:eastAsia="Times New Roman" w:hAnsi="Times New Roman" w:cs="David" w:hint="eastAsia"/>
          <w:sz w:val="24"/>
          <w:szCs w:val="24"/>
          <w:u w:val="single"/>
          <w:rtl/>
          <w:rPrChange w:id="2628" w:author="Avi Cohen" w:date="2022-05-02T11:52:00Z">
            <w:rPr>
              <w:rFonts w:ascii="Times New Roman" w:eastAsia="Times New Roman" w:hAnsi="Times New Roman" w:cs="David" w:hint="eastAsia"/>
              <w:sz w:val="24"/>
              <w:szCs w:val="24"/>
              <w:u w:val="single"/>
              <w:rtl/>
            </w:rPr>
          </w:rPrChange>
        </w:rPr>
        <w:t>תכנון</w:t>
      </w:r>
      <w:r w:rsidR="00BA3CDF" w:rsidRPr="00DE7F64">
        <w:rPr>
          <w:rFonts w:ascii="Times New Roman" w:eastAsia="Times New Roman" w:hAnsi="Times New Roman" w:cs="David"/>
          <w:sz w:val="24"/>
          <w:szCs w:val="24"/>
          <w:u w:val="single"/>
          <w:rtl/>
          <w:rPrChange w:id="2629" w:author="Avi Cohen" w:date="2022-05-02T11:52:00Z">
            <w:rPr>
              <w:rFonts w:ascii="Times New Roman" w:eastAsia="Times New Roman" w:hAnsi="Times New Roman" w:cs="David"/>
              <w:sz w:val="24"/>
              <w:szCs w:val="24"/>
              <w:u w:val="single"/>
              <w:rtl/>
            </w:rPr>
          </w:rPrChange>
        </w:rPr>
        <w:t xml:space="preserve"> </w:t>
      </w:r>
      <w:r w:rsidR="00BA3CDF" w:rsidRPr="00DE7F64">
        <w:rPr>
          <w:rFonts w:ascii="Times New Roman" w:eastAsia="Times New Roman" w:hAnsi="Times New Roman" w:cs="David" w:hint="eastAsia"/>
          <w:sz w:val="24"/>
          <w:szCs w:val="24"/>
          <w:u w:val="single"/>
          <w:rtl/>
          <w:rPrChange w:id="2630" w:author="Avi Cohen" w:date="2022-05-02T11:52:00Z">
            <w:rPr>
              <w:rFonts w:ascii="Times New Roman" w:eastAsia="Times New Roman" w:hAnsi="Times New Roman" w:cs="David" w:hint="eastAsia"/>
              <w:sz w:val="24"/>
              <w:szCs w:val="24"/>
              <w:u w:val="single"/>
              <w:rtl/>
            </w:rPr>
          </w:rPrChange>
        </w:rPr>
        <w:t>ובצוע</w:t>
      </w:r>
      <w:r w:rsidR="00BA3CDF" w:rsidRPr="00DE7F64">
        <w:rPr>
          <w:rFonts w:ascii="Times New Roman" w:eastAsia="Times New Roman" w:hAnsi="Times New Roman" w:cs="David"/>
          <w:sz w:val="24"/>
          <w:szCs w:val="24"/>
          <w:u w:val="single"/>
          <w:rtl/>
          <w:rPrChange w:id="2631" w:author="Avi Cohen" w:date="2022-05-02T11:52:00Z">
            <w:rPr>
              <w:rFonts w:ascii="Times New Roman" w:eastAsia="Times New Roman" w:hAnsi="Times New Roman" w:cs="David"/>
              <w:sz w:val="24"/>
              <w:szCs w:val="24"/>
              <w:u w:val="single"/>
              <w:rtl/>
            </w:rPr>
          </w:rPrChange>
        </w:rPr>
        <w:t xml:space="preserve"> </w:t>
      </w:r>
      <w:r w:rsidR="00BA3CDF" w:rsidRPr="00DE7F64">
        <w:rPr>
          <w:rFonts w:ascii="Times New Roman" w:eastAsia="Times New Roman" w:hAnsi="Times New Roman" w:cs="David" w:hint="eastAsia"/>
          <w:sz w:val="24"/>
          <w:szCs w:val="24"/>
          <w:u w:val="single"/>
          <w:rtl/>
          <w:rPrChange w:id="2632" w:author="Avi Cohen" w:date="2022-05-02T11:52:00Z">
            <w:rPr>
              <w:rFonts w:ascii="Times New Roman" w:eastAsia="Times New Roman" w:hAnsi="Times New Roman" w:cs="David" w:hint="eastAsia"/>
              <w:sz w:val="24"/>
              <w:szCs w:val="24"/>
              <w:u w:val="single"/>
              <w:rtl/>
            </w:rPr>
          </w:rPrChange>
        </w:rPr>
        <w:t>מלא</w:t>
      </w:r>
      <w:r w:rsidR="00BA3CDF" w:rsidRPr="00DE7F64">
        <w:rPr>
          <w:rFonts w:ascii="Times New Roman" w:eastAsia="Times New Roman" w:hAnsi="Times New Roman" w:cs="David" w:hint="cs"/>
          <w:sz w:val="24"/>
          <w:szCs w:val="24"/>
          <w:rtl/>
          <w:rPrChange w:id="2633" w:author="Avi Cohen" w:date="2022-05-02T11:52:00Z">
            <w:rPr>
              <w:rFonts w:ascii="Times New Roman" w:eastAsia="Times New Roman" w:hAnsi="Times New Roman" w:cs="David" w:hint="cs"/>
              <w:sz w:val="24"/>
              <w:szCs w:val="24"/>
              <w:rtl/>
            </w:rPr>
          </w:rPrChange>
        </w:rPr>
        <w:t xml:space="preserve">, מחסנים וכיו"ב </w:t>
      </w:r>
      <w:r w:rsidR="00EC2F80" w:rsidRPr="00DE7F64">
        <w:rPr>
          <w:rFonts w:ascii="Times New Roman" w:eastAsia="Times New Roman" w:hAnsi="Times New Roman" w:cs="David" w:hint="cs"/>
          <w:sz w:val="24"/>
          <w:szCs w:val="24"/>
          <w:rtl/>
          <w:rPrChange w:id="2634" w:author="Avi Cohen" w:date="2022-05-02T11:52:00Z">
            <w:rPr>
              <w:rFonts w:ascii="Times New Roman" w:eastAsia="Times New Roman" w:hAnsi="Times New Roman" w:cs="David" w:hint="cs"/>
              <w:sz w:val="24"/>
              <w:szCs w:val="24"/>
              <w:rtl/>
            </w:rPr>
          </w:rPrChange>
        </w:rPr>
        <w:t xml:space="preserve">( לא כולל מרתפים ) </w:t>
      </w:r>
      <w:r w:rsidR="00BA3CDF" w:rsidRPr="00DE7F64">
        <w:rPr>
          <w:rFonts w:ascii="Times New Roman" w:eastAsia="Times New Roman" w:hAnsi="Times New Roman" w:cs="David" w:hint="cs"/>
          <w:sz w:val="24"/>
          <w:szCs w:val="24"/>
          <w:rtl/>
          <w:rPrChange w:id="2635" w:author="Avi Cohen" w:date="2022-05-02T11:52:00Z">
            <w:rPr>
              <w:rFonts w:ascii="Times New Roman" w:eastAsia="Times New Roman" w:hAnsi="Times New Roman" w:cs="David" w:hint="cs"/>
              <w:sz w:val="24"/>
              <w:szCs w:val="24"/>
              <w:rtl/>
            </w:rPr>
          </w:rPrChange>
        </w:rPr>
        <w:t xml:space="preserve"> </w:t>
      </w:r>
      <w:r w:rsidRPr="00DE7F64">
        <w:rPr>
          <w:rFonts w:ascii="Times New Roman" w:eastAsia="Times New Roman" w:hAnsi="Times New Roman" w:cs="David"/>
          <w:sz w:val="24"/>
          <w:szCs w:val="24"/>
          <w:rtl/>
          <w:rPrChange w:id="2636" w:author="Avi Cohen" w:date="2022-05-02T11:52:00Z">
            <w:rPr>
              <w:rFonts w:ascii="Times New Roman" w:eastAsia="Times New Roman" w:hAnsi="Times New Roman" w:cs="David"/>
              <w:sz w:val="24"/>
              <w:szCs w:val="24"/>
              <w:rtl/>
            </w:rPr>
          </w:rPrChange>
        </w:rPr>
        <w:t>:</w:t>
      </w:r>
    </w:p>
    <w:p w14:paraId="62C0FCED" w14:textId="7517ED6A" w:rsidR="00BA3CDF" w:rsidRPr="00DE7F64" w:rsidRDefault="007D6A6B" w:rsidP="003E3028">
      <w:pPr>
        <w:widowControl w:val="0"/>
        <w:spacing w:before="0" w:beforeAutospacing="0" w:after="0" w:afterAutospacing="0" w:line="240" w:lineRule="auto"/>
        <w:ind w:left="1365" w:hanging="645"/>
        <w:rPr>
          <w:rFonts w:ascii="Times New Roman" w:eastAsia="Times New Roman" w:hAnsi="Times New Roman" w:cs="David"/>
          <w:sz w:val="24"/>
          <w:szCs w:val="24"/>
          <w:rtl/>
          <w:rPrChange w:id="2637"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638" w:author="Avi Cohen" w:date="2022-05-02T11:52:00Z">
            <w:rPr>
              <w:rFonts w:ascii="Times New Roman" w:eastAsia="Times New Roman" w:hAnsi="Times New Roman" w:cs="David"/>
              <w:sz w:val="24"/>
              <w:szCs w:val="24"/>
              <w:rtl/>
            </w:rPr>
          </w:rPrChange>
        </w:rPr>
        <w:tab/>
        <w:t xml:space="preserve">סכום קבוע ומוחלט של </w:t>
      </w:r>
      <w:r w:rsidR="00256233" w:rsidRPr="00DE7F64">
        <w:rPr>
          <w:rFonts w:ascii="Times New Roman" w:eastAsia="Times New Roman" w:hAnsi="Times New Roman" w:cs="David"/>
          <w:b/>
          <w:bCs/>
          <w:sz w:val="24"/>
          <w:szCs w:val="24"/>
          <w:rtl/>
          <w:rPrChange w:id="2639" w:author="Avi Cohen" w:date="2022-05-02T11:52:00Z">
            <w:rPr>
              <w:rFonts w:ascii="Times New Roman" w:eastAsia="Times New Roman" w:hAnsi="Times New Roman" w:cs="David"/>
              <w:b/>
              <w:bCs/>
              <w:sz w:val="24"/>
              <w:szCs w:val="24"/>
              <w:rtl/>
            </w:rPr>
          </w:rPrChange>
        </w:rPr>
        <w:t xml:space="preserve">500 </w:t>
      </w:r>
      <w:r w:rsidRPr="00DE7F64">
        <w:rPr>
          <w:rFonts w:ascii="Times New Roman" w:eastAsia="Times New Roman" w:hAnsi="Times New Roman" w:cs="David"/>
          <w:b/>
          <w:bCs/>
          <w:sz w:val="24"/>
          <w:szCs w:val="24"/>
          <w:rtl/>
          <w:rPrChange w:id="2640" w:author="Avi Cohen" w:date="2022-05-02T11:52:00Z">
            <w:rPr>
              <w:rFonts w:ascii="Times New Roman" w:eastAsia="Times New Roman" w:hAnsi="Times New Roman" w:cs="David"/>
              <w:b/>
              <w:bCs/>
              <w:sz w:val="24"/>
              <w:szCs w:val="24"/>
              <w:rtl/>
            </w:rPr>
          </w:rPrChange>
        </w:rPr>
        <w:t xml:space="preserve"> ש"ח</w:t>
      </w:r>
      <w:r w:rsidRPr="00DE7F64">
        <w:rPr>
          <w:rFonts w:ascii="Times New Roman" w:eastAsia="Times New Roman" w:hAnsi="Times New Roman" w:cs="David"/>
          <w:sz w:val="24"/>
          <w:szCs w:val="24"/>
          <w:rtl/>
          <w:rPrChange w:id="2641" w:author="Avi Cohen" w:date="2022-05-02T11:52:00Z">
            <w:rPr>
              <w:rFonts w:ascii="Times New Roman" w:eastAsia="Times New Roman" w:hAnsi="Times New Roman" w:cs="David"/>
              <w:sz w:val="24"/>
              <w:szCs w:val="24"/>
              <w:rtl/>
            </w:rPr>
          </w:rPrChange>
        </w:rPr>
        <w:t xml:space="preserve"> (במילים: </w:t>
      </w:r>
      <w:r w:rsidR="00256233" w:rsidRPr="00DE7F64">
        <w:rPr>
          <w:rFonts w:ascii="Times New Roman" w:eastAsia="Times New Roman" w:hAnsi="Times New Roman" w:cs="David" w:hint="cs"/>
          <w:sz w:val="24"/>
          <w:szCs w:val="24"/>
          <w:rtl/>
          <w:rPrChange w:id="2642" w:author="Avi Cohen" w:date="2022-05-02T11:52:00Z">
            <w:rPr>
              <w:rFonts w:ascii="Times New Roman" w:eastAsia="Times New Roman" w:hAnsi="Times New Roman" w:cs="David" w:hint="cs"/>
              <w:sz w:val="24"/>
              <w:szCs w:val="24"/>
              <w:rtl/>
            </w:rPr>
          </w:rPrChange>
        </w:rPr>
        <w:t xml:space="preserve">חמש מאות </w:t>
      </w:r>
      <w:r w:rsidRPr="00DE7F64">
        <w:rPr>
          <w:rFonts w:ascii="Times New Roman" w:eastAsia="Times New Roman" w:hAnsi="Times New Roman" w:cs="David"/>
          <w:sz w:val="24"/>
          <w:szCs w:val="24"/>
          <w:rtl/>
          <w:rPrChange w:id="2643" w:author="Avi Cohen" w:date="2022-05-02T11:52:00Z">
            <w:rPr>
              <w:rFonts w:ascii="Times New Roman" w:eastAsia="Times New Roman" w:hAnsi="Times New Roman" w:cs="David"/>
              <w:sz w:val="24"/>
              <w:szCs w:val="24"/>
              <w:rtl/>
            </w:rPr>
          </w:rPrChange>
        </w:rPr>
        <w:t xml:space="preserve"> ש"ח) לכל </w:t>
      </w:r>
      <w:r w:rsidR="00BA3CDF" w:rsidRPr="00DE7F64">
        <w:rPr>
          <w:rFonts w:ascii="Times New Roman" w:eastAsia="Times New Roman" w:hAnsi="Times New Roman" w:cs="David" w:hint="cs"/>
          <w:sz w:val="24"/>
          <w:szCs w:val="24"/>
          <w:rtl/>
          <w:rPrChange w:id="2644" w:author="Avi Cohen" w:date="2022-05-02T11:52:00Z">
            <w:rPr>
              <w:rFonts w:ascii="Times New Roman" w:eastAsia="Times New Roman" w:hAnsi="Times New Roman" w:cs="David" w:hint="cs"/>
              <w:sz w:val="24"/>
              <w:szCs w:val="24"/>
              <w:rtl/>
            </w:rPr>
          </w:rPrChange>
        </w:rPr>
        <w:t xml:space="preserve">יח"ד . </w:t>
      </w:r>
    </w:p>
    <w:p w14:paraId="31140E82" w14:textId="77777777" w:rsidR="00BA3CDF" w:rsidRPr="00DE7F64" w:rsidRDefault="00BA3CDF" w:rsidP="00D52A75">
      <w:pPr>
        <w:widowControl w:val="0"/>
        <w:spacing w:before="0" w:beforeAutospacing="0" w:after="0" w:afterAutospacing="0" w:line="240" w:lineRule="auto"/>
        <w:ind w:left="1365" w:hanging="645"/>
        <w:rPr>
          <w:rFonts w:ascii="Times New Roman" w:eastAsia="Times New Roman" w:hAnsi="Times New Roman" w:cs="David"/>
          <w:sz w:val="24"/>
          <w:szCs w:val="24"/>
          <w:rtl/>
          <w:rPrChange w:id="2645" w:author="Avi Cohen" w:date="2022-05-02T11:52:00Z">
            <w:rPr>
              <w:rFonts w:ascii="Times New Roman" w:eastAsia="Times New Roman" w:hAnsi="Times New Roman" w:cs="David"/>
              <w:sz w:val="24"/>
              <w:szCs w:val="24"/>
              <w:rtl/>
            </w:rPr>
          </w:rPrChange>
        </w:rPr>
      </w:pPr>
    </w:p>
    <w:p w14:paraId="08C6BC47" w14:textId="756ECCB8" w:rsidR="00BA3CDF" w:rsidRPr="00DE7F64" w:rsidRDefault="00BA3CDF" w:rsidP="00BA3CDF">
      <w:pPr>
        <w:widowControl w:val="0"/>
        <w:spacing w:before="0" w:beforeAutospacing="0" w:after="0" w:afterAutospacing="0" w:line="240" w:lineRule="auto"/>
        <w:ind w:left="714" w:firstLine="6"/>
        <w:rPr>
          <w:rFonts w:ascii="Times New Roman" w:eastAsia="Times New Roman" w:hAnsi="Times New Roman" w:cs="David"/>
          <w:sz w:val="24"/>
          <w:szCs w:val="24"/>
          <w:rtl/>
          <w:rPrChange w:id="2646" w:author="Avi Cohen" w:date="2022-05-02T11:52:00Z">
            <w:rPr>
              <w:rFonts w:ascii="Times New Roman" w:eastAsia="Times New Roman" w:hAnsi="Times New Roman" w:cs="David"/>
              <w:sz w:val="24"/>
              <w:szCs w:val="24"/>
              <w:rtl/>
            </w:rPr>
          </w:rPrChange>
        </w:rPr>
      </w:pPr>
    </w:p>
    <w:p w14:paraId="27C5C883" w14:textId="2CC9FD7E" w:rsidR="00BA3CDF" w:rsidRPr="00DE7F64" w:rsidRDefault="00BA3CDF" w:rsidP="00DE7F64">
      <w:pPr>
        <w:widowControl w:val="0"/>
        <w:tabs>
          <w:tab w:val="left" w:pos="1365"/>
        </w:tabs>
        <w:spacing w:before="0" w:beforeAutospacing="0" w:after="0" w:afterAutospacing="0" w:line="240" w:lineRule="auto"/>
        <w:ind w:left="1365"/>
        <w:rPr>
          <w:rFonts w:ascii="Times New Roman" w:eastAsia="Times New Roman" w:hAnsi="Times New Roman" w:cs="David"/>
          <w:sz w:val="24"/>
          <w:szCs w:val="24"/>
          <w:rtl/>
          <w:rPrChange w:id="2647"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648" w:author="Avi Cohen" w:date="2022-05-02T11:52:00Z">
            <w:rPr>
              <w:rFonts w:ascii="Times New Roman" w:eastAsia="Times New Roman" w:hAnsi="Times New Roman" w:cs="David"/>
              <w:sz w:val="24"/>
              <w:szCs w:val="24"/>
              <w:rtl/>
            </w:rPr>
          </w:rPrChange>
        </w:rPr>
        <w:t xml:space="preserve">עבור </w:t>
      </w:r>
      <w:r w:rsidR="00EA1FE0" w:rsidRPr="00DE7F64">
        <w:rPr>
          <w:rFonts w:ascii="Times New Roman" w:eastAsia="Times New Roman" w:hAnsi="Times New Roman" w:cs="David"/>
          <w:sz w:val="24"/>
          <w:szCs w:val="24"/>
          <w:rtl/>
          <w:rPrChange w:id="2649" w:author="Avi Cohen" w:date="2022-05-02T11:52:00Z">
            <w:rPr>
              <w:rFonts w:ascii="Times New Roman" w:eastAsia="Times New Roman" w:hAnsi="Times New Roman" w:cs="David"/>
              <w:sz w:val="24"/>
              <w:szCs w:val="24"/>
              <w:rtl/>
            </w:rPr>
          </w:rPrChange>
        </w:rPr>
        <w:t xml:space="preserve">מערכות אוורור מאולץ </w:t>
      </w:r>
      <w:r w:rsidR="00EA1FE0" w:rsidRPr="00DE7F64">
        <w:rPr>
          <w:rFonts w:ascii="Times New Roman" w:eastAsia="Times New Roman" w:hAnsi="Times New Roman" w:cs="David" w:hint="cs"/>
          <w:sz w:val="24"/>
          <w:szCs w:val="24"/>
          <w:rtl/>
          <w:rPrChange w:id="2650" w:author="Avi Cohen" w:date="2022-05-02T11:52:00Z">
            <w:rPr>
              <w:rFonts w:ascii="Times New Roman" w:eastAsia="Times New Roman" w:hAnsi="Times New Roman" w:cs="David" w:hint="cs"/>
              <w:sz w:val="24"/>
              <w:szCs w:val="24"/>
              <w:rtl/>
            </w:rPr>
          </w:rPrChange>
        </w:rPr>
        <w:t xml:space="preserve">לבנינים ודירות לרבות שטחים משותפים מחסנים וכיו"ב,  </w:t>
      </w:r>
      <w:r w:rsidR="00256233" w:rsidRPr="00DE7F64">
        <w:rPr>
          <w:rFonts w:ascii="Times New Roman" w:eastAsia="Times New Roman" w:hAnsi="Times New Roman" w:cs="David" w:hint="cs"/>
          <w:sz w:val="24"/>
          <w:szCs w:val="24"/>
          <w:rtl/>
          <w:rPrChange w:id="2651" w:author="Avi Cohen" w:date="2022-05-02T11:52:00Z">
            <w:rPr>
              <w:rFonts w:ascii="Times New Roman" w:eastAsia="Times New Roman" w:hAnsi="Times New Roman" w:cs="David" w:hint="cs"/>
              <w:sz w:val="24"/>
              <w:szCs w:val="24"/>
              <w:rtl/>
            </w:rPr>
          </w:rPrChange>
        </w:rPr>
        <w:t>ל</w:t>
      </w:r>
      <w:r w:rsidR="00EA1FE0" w:rsidRPr="00DE7F64">
        <w:rPr>
          <w:rFonts w:ascii="Times New Roman" w:eastAsia="Times New Roman" w:hAnsi="Times New Roman" w:cs="David"/>
          <w:sz w:val="24"/>
          <w:szCs w:val="24"/>
          <w:rtl/>
          <w:rPrChange w:id="2652" w:author="Avi Cohen" w:date="2022-05-02T11:52:00Z">
            <w:rPr>
              <w:rFonts w:ascii="Times New Roman" w:eastAsia="Times New Roman" w:hAnsi="Times New Roman" w:cs="David"/>
              <w:sz w:val="24"/>
              <w:szCs w:val="24"/>
              <w:rtl/>
            </w:rPr>
          </w:rPrChange>
        </w:rPr>
        <w:t xml:space="preserve">מזוג </w:t>
      </w:r>
      <w:r w:rsidR="00EA1FE0" w:rsidRPr="00DE7F64">
        <w:rPr>
          <w:rFonts w:ascii="Times New Roman" w:eastAsia="Times New Roman" w:hAnsi="Times New Roman" w:cs="David" w:hint="cs"/>
          <w:sz w:val="24"/>
          <w:szCs w:val="24"/>
          <w:rtl/>
          <w:rPrChange w:id="2653" w:author="Avi Cohen" w:date="2022-05-02T11:52:00Z">
            <w:rPr>
              <w:rFonts w:ascii="Times New Roman" w:eastAsia="Times New Roman" w:hAnsi="Times New Roman" w:cs="David" w:hint="cs"/>
              <w:sz w:val="24"/>
              <w:szCs w:val="24"/>
              <w:rtl/>
            </w:rPr>
          </w:rPrChange>
        </w:rPr>
        <w:t xml:space="preserve">אויר בדירות  </w:t>
      </w:r>
      <w:r w:rsidRPr="00DE7F64">
        <w:rPr>
          <w:rFonts w:ascii="Times New Roman" w:eastAsia="Times New Roman" w:hAnsi="Times New Roman" w:cs="David"/>
          <w:sz w:val="24"/>
          <w:szCs w:val="24"/>
          <w:rtl/>
          <w:rPrChange w:id="2654" w:author="Avi Cohen" w:date="2022-05-02T11:52:00Z">
            <w:rPr>
              <w:rFonts w:ascii="Times New Roman" w:eastAsia="Times New Roman" w:hAnsi="Times New Roman" w:cs="David"/>
              <w:sz w:val="24"/>
              <w:szCs w:val="24"/>
              <w:rtl/>
            </w:rPr>
          </w:rPrChange>
        </w:rPr>
        <w:t>–</w:t>
      </w:r>
      <w:r w:rsidRPr="00DE7F64">
        <w:rPr>
          <w:rFonts w:ascii="Times New Roman" w:eastAsia="Times New Roman" w:hAnsi="Times New Roman" w:cs="David" w:hint="cs"/>
          <w:sz w:val="24"/>
          <w:szCs w:val="24"/>
          <w:rtl/>
          <w:rPrChange w:id="2655" w:author="Avi Cohen" w:date="2022-05-02T11:52:00Z">
            <w:rPr>
              <w:rFonts w:ascii="Times New Roman" w:eastAsia="Times New Roman" w:hAnsi="Times New Roman" w:cs="David" w:hint="cs"/>
              <w:sz w:val="24"/>
              <w:szCs w:val="24"/>
              <w:rtl/>
            </w:rPr>
          </w:rPrChange>
        </w:rPr>
        <w:t xml:space="preserve"> תכנון </w:t>
      </w:r>
      <w:r w:rsidRPr="00DE7F64">
        <w:rPr>
          <w:rFonts w:ascii="Times New Roman" w:eastAsia="Times New Roman" w:hAnsi="Times New Roman" w:cs="David" w:hint="eastAsia"/>
          <w:sz w:val="24"/>
          <w:szCs w:val="24"/>
          <w:u w:val="single"/>
          <w:rtl/>
          <w:rPrChange w:id="2656" w:author="Avi Cohen" w:date="2022-05-02T11:52:00Z">
            <w:rPr>
              <w:rFonts w:ascii="Times New Roman" w:eastAsia="Times New Roman" w:hAnsi="Times New Roman" w:cs="David" w:hint="eastAsia"/>
              <w:sz w:val="24"/>
              <w:szCs w:val="24"/>
              <w:u w:val="single"/>
              <w:rtl/>
            </w:rPr>
          </w:rPrChange>
        </w:rPr>
        <w:t>הכנות</w:t>
      </w:r>
      <w:r w:rsidRPr="00DE7F64">
        <w:rPr>
          <w:rFonts w:ascii="Times New Roman" w:eastAsia="Times New Roman" w:hAnsi="Times New Roman" w:cs="David"/>
          <w:sz w:val="24"/>
          <w:szCs w:val="24"/>
          <w:u w:val="single"/>
          <w:rtl/>
          <w:rPrChange w:id="2657" w:author="Avi Cohen" w:date="2022-05-02T11:52:00Z">
            <w:rPr>
              <w:rFonts w:ascii="Times New Roman" w:eastAsia="Times New Roman" w:hAnsi="Times New Roman" w:cs="David"/>
              <w:sz w:val="24"/>
              <w:szCs w:val="24"/>
              <w:u w:val="single"/>
              <w:rtl/>
            </w:rPr>
          </w:rPrChange>
        </w:rPr>
        <w:t xml:space="preserve"> </w:t>
      </w:r>
      <w:r w:rsidRPr="00DE7F64">
        <w:rPr>
          <w:rFonts w:ascii="Times New Roman" w:eastAsia="Times New Roman" w:hAnsi="Times New Roman" w:cs="David" w:hint="eastAsia"/>
          <w:sz w:val="24"/>
          <w:szCs w:val="24"/>
          <w:u w:val="single"/>
          <w:rtl/>
          <w:rPrChange w:id="2658" w:author="Avi Cohen" w:date="2022-05-02T11:52:00Z">
            <w:rPr>
              <w:rFonts w:ascii="Times New Roman" w:eastAsia="Times New Roman" w:hAnsi="Times New Roman" w:cs="David" w:hint="eastAsia"/>
              <w:sz w:val="24"/>
              <w:szCs w:val="24"/>
              <w:u w:val="single"/>
              <w:rtl/>
            </w:rPr>
          </w:rPrChange>
        </w:rPr>
        <w:t>בלבד</w:t>
      </w:r>
      <w:r w:rsidR="00256233" w:rsidRPr="00DE7F64">
        <w:rPr>
          <w:rFonts w:ascii="Times New Roman" w:eastAsia="Times New Roman" w:hAnsi="Times New Roman" w:cs="David" w:hint="cs"/>
          <w:sz w:val="24"/>
          <w:szCs w:val="24"/>
          <w:rtl/>
          <w:rPrChange w:id="2659" w:author="Avi Cohen" w:date="2022-05-02T11:52:00Z">
            <w:rPr>
              <w:rFonts w:ascii="Times New Roman" w:eastAsia="Times New Roman" w:hAnsi="Times New Roman" w:cs="David" w:hint="cs"/>
              <w:sz w:val="24"/>
              <w:szCs w:val="24"/>
              <w:rtl/>
            </w:rPr>
          </w:rPrChange>
        </w:rPr>
        <w:t xml:space="preserve"> ללא בצוע </w:t>
      </w:r>
      <w:r w:rsidR="00EA1FE0" w:rsidRPr="00DE7F64">
        <w:rPr>
          <w:rFonts w:ascii="Times New Roman" w:eastAsia="Times New Roman" w:hAnsi="Times New Roman" w:cs="David" w:hint="cs"/>
          <w:sz w:val="24"/>
          <w:szCs w:val="24"/>
          <w:rtl/>
          <w:rPrChange w:id="2660" w:author="Avi Cohen" w:date="2022-05-02T11:52:00Z">
            <w:rPr>
              <w:rFonts w:ascii="Times New Roman" w:eastAsia="Times New Roman" w:hAnsi="Times New Roman" w:cs="David" w:hint="cs"/>
              <w:sz w:val="24"/>
              <w:szCs w:val="24"/>
              <w:rtl/>
            </w:rPr>
          </w:rPrChange>
        </w:rPr>
        <w:t xml:space="preserve"> </w:t>
      </w:r>
      <w:r w:rsidRPr="00DE7F64">
        <w:rPr>
          <w:rFonts w:ascii="Times New Roman" w:eastAsia="Times New Roman" w:hAnsi="Times New Roman" w:cs="David" w:hint="cs"/>
          <w:sz w:val="24"/>
          <w:szCs w:val="24"/>
          <w:rtl/>
          <w:rPrChange w:id="2661" w:author="Avi Cohen" w:date="2022-05-02T11:52:00Z">
            <w:rPr>
              <w:rFonts w:ascii="Times New Roman" w:eastAsia="Times New Roman" w:hAnsi="Times New Roman" w:cs="David" w:hint="cs"/>
              <w:sz w:val="24"/>
              <w:szCs w:val="24"/>
              <w:rtl/>
            </w:rPr>
          </w:rPrChange>
        </w:rPr>
        <w:t xml:space="preserve">, </w:t>
      </w:r>
      <w:r w:rsidR="00EC2F80" w:rsidRPr="00DE7F64">
        <w:rPr>
          <w:rFonts w:ascii="Times New Roman" w:eastAsia="Times New Roman" w:hAnsi="Times New Roman" w:cs="David" w:hint="cs"/>
          <w:sz w:val="24"/>
          <w:szCs w:val="24"/>
          <w:rtl/>
          <w:rPrChange w:id="2662" w:author="Avi Cohen" w:date="2022-05-02T11:52:00Z">
            <w:rPr>
              <w:rFonts w:ascii="Times New Roman" w:eastAsia="Times New Roman" w:hAnsi="Times New Roman" w:cs="David" w:hint="cs"/>
              <w:sz w:val="24"/>
              <w:szCs w:val="24"/>
              <w:rtl/>
            </w:rPr>
          </w:rPrChange>
        </w:rPr>
        <w:t>(לא כולל מרתפים)</w:t>
      </w:r>
      <w:r w:rsidR="00256233" w:rsidRPr="00DE7F64">
        <w:rPr>
          <w:rFonts w:ascii="Times New Roman" w:eastAsia="Times New Roman" w:hAnsi="Times New Roman" w:cs="David" w:hint="cs"/>
          <w:sz w:val="24"/>
          <w:szCs w:val="24"/>
          <w:rtl/>
          <w:rPrChange w:id="2663" w:author="Avi Cohen" w:date="2022-05-02T11:52:00Z">
            <w:rPr>
              <w:rFonts w:ascii="Times New Roman" w:eastAsia="Times New Roman" w:hAnsi="Times New Roman" w:cs="David" w:hint="cs"/>
              <w:sz w:val="24"/>
              <w:szCs w:val="24"/>
              <w:rtl/>
            </w:rPr>
          </w:rPrChange>
        </w:rPr>
        <w:t>:</w:t>
      </w:r>
    </w:p>
    <w:p w14:paraId="5C0EA1B0" w14:textId="77777777" w:rsidR="00256233" w:rsidRPr="00DE7F64" w:rsidRDefault="00256233" w:rsidP="00DE7F64">
      <w:pPr>
        <w:widowControl w:val="0"/>
        <w:tabs>
          <w:tab w:val="left" w:pos="1365"/>
        </w:tabs>
        <w:spacing w:before="0" w:beforeAutospacing="0" w:after="0" w:afterAutospacing="0" w:line="240" w:lineRule="auto"/>
        <w:ind w:left="1365"/>
        <w:rPr>
          <w:rFonts w:ascii="Times New Roman" w:eastAsia="Times New Roman" w:hAnsi="Times New Roman" w:cs="David"/>
          <w:sz w:val="24"/>
          <w:szCs w:val="24"/>
          <w:rtl/>
          <w:rPrChange w:id="2664" w:author="Avi Cohen" w:date="2022-05-02T11:52:00Z">
            <w:rPr>
              <w:rFonts w:ascii="Times New Roman" w:eastAsia="Times New Roman" w:hAnsi="Times New Roman" w:cs="David"/>
              <w:sz w:val="24"/>
              <w:szCs w:val="24"/>
              <w:rtl/>
            </w:rPr>
          </w:rPrChange>
        </w:rPr>
      </w:pPr>
    </w:p>
    <w:p w14:paraId="4AD879A9" w14:textId="09EA4C13" w:rsidR="00BA3CDF" w:rsidRPr="00DE7F64" w:rsidRDefault="00BA3CDF" w:rsidP="00DE7F64">
      <w:pPr>
        <w:widowControl w:val="0"/>
        <w:tabs>
          <w:tab w:val="left" w:pos="1365"/>
        </w:tabs>
        <w:spacing w:before="0" w:beforeAutospacing="0" w:after="0" w:afterAutospacing="0" w:line="240" w:lineRule="auto"/>
        <w:ind w:left="1365"/>
        <w:rPr>
          <w:rFonts w:ascii="Times New Roman" w:eastAsia="Times New Roman" w:hAnsi="Times New Roman" w:cs="David"/>
          <w:sz w:val="24"/>
          <w:szCs w:val="24"/>
          <w:rtl/>
          <w:rPrChange w:id="2665"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666" w:author="Avi Cohen" w:date="2022-05-02T11:52:00Z">
            <w:rPr>
              <w:rFonts w:ascii="Times New Roman" w:eastAsia="Times New Roman" w:hAnsi="Times New Roman" w:cs="David"/>
              <w:sz w:val="24"/>
              <w:szCs w:val="24"/>
              <w:rtl/>
            </w:rPr>
          </w:rPrChange>
        </w:rPr>
        <w:t xml:space="preserve">סכום קבוע ומוחלט של </w:t>
      </w:r>
      <w:r w:rsidR="00256233" w:rsidRPr="00DE7F64">
        <w:rPr>
          <w:rFonts w:ascii="Times New Roman" w:eastAsia="Times New Roman" w:hAnsi="Times New Roman" w:cs="David"/>
          <w:b/>
          <w:bCs/>
          <w:sz w:val="24"/>
          <w:szCs w:val="24"/>
          <w:rtl/>
          <w:rPrChange w:id="2667" w:author="Avi Cohen" w:date="2022-05-02T11:52:00Z">
            <w:rPr>
              <w:rFonts w:ascii="Times New Roman" w:eastAsia="Times New Roman" w:hAnsi="Times New Roman" w:cs="David"/>
              <w:b/>
              <w:bCs/>
              <w:sz w:val="24"/>
              <w:szCs w:val="24"/>
              <w:rtl/>
            </w:rPr>
          </w:rPrChange>
        </w:rPr>
        <w:t>380</w:t>
      </w:r>
      <w:r w:rsidRPr="00DE7F64">
        <w:rPr>
          <w:rFonts w:ascii="Times New Roman" w:eastAsia="Times New Roman" w:hAnsi="Times New Roman" w:cs="David"/>
          <w:b/>
          <w:bCs/>
          <w:sz w:val="24"/>
          <w:szCs w:val="24"/>
          <w:rtl/>
          <w:rPrChange w:id="2668" w:author="Avi Cohen" w:date="2022-05-02T11:52:00Z">
            <w:rPr>
              <w:rFonts w:ascii="Times New Roman" w:eastAsia="Times New Roman" w:hAnsi="Times New Roman" w:cs="David"/>
              <w:b/>
              <w:bCs/>
              <w:sz w:val="24"/>
              <w:szCs w:val="24"/>
              <w:rtl/>
            </w:rPr>
          </w:rPrChange>
        </w:rPr>
        <w:t xml:space="preserve"> ש"ח</w:t>
      </w:r>
      <w:r w:rsidRPr="00DE7F64">
        <w:rPr>
          <w:rFonts w:ascii="Times New Roman" w:eastAsia="Times New Roman" w:hAnsi="Times New Roman" w:cs="David"/>
          <w:sz w:val="24"/>
          <w:szCs w:val="24"/>
          <w:rtl/>
          <w:rPrChange w:id="2669" w:author="Avi Cohen" w:date="2022-05-02T11:52:00Z">
            <w:rPr>
              <w:rFonts w:ascii="Times New Roman" w:eastAsia="Times New Roman" w:hAnsi="Times New Roman" w:cs="David"/>
              <w:sz w:val="24"/>
              <w:szCs w:val="24"/>
              <w:rtl/>
            </w:rPr>
          </w:rPrChange>
        </w:rPr>
        <w:t xml:space="preserve"> (במילים: </w:t>
      </w:r>
      <w:r w:rsidR="00256233" w:rsidRPr="00DE7F64">
        <w:rPr>
          <w:rFonts w:ascii="Times New Roman" w:eastAsia="Times New Roman" w:hAnsi="Times New Roman" w:cs="David" w:hint="cs"/>
          <w:sz w:val="24"/>
          <w:szCs w:val="24"/>
          <w:rtl/>
          <w:rPrChange w:id="2670" w:author="Avi Cohen" w:date="2022-05-02T11:52:00Z">
            <w:rPr>
              <w:rFonts w:ascii="Times New Roman" w:eastAsia="Times New Roman" w:hAnsi="Times New Roman" w:cs="David" w:hint="cs"/>
              <w:sz w:val="24"/>
              <w:szCs w:val="24"/>
              <w:rtl/>
            </w:rPr>
          </w:rPrChange>
        </w:rPr>
        <w:t xml:space="preserve">שלוש מאות ושמונים </w:t>
      </w:r>
      <w:r w:rsidRPr="00DE7F64">
        <w:rPr>
          <w:rFonts w:ascii="Times New Roman" w:eastAsia="Times New Roman" w:hAnsi="Times New Roman" w:cs="David"/>
          <w:sz w:val="24"/>
          <w:szCs w:val="24"/>
          <w:rtl/>
          <w:rPrChange w:id="2671" w:author="Avi Cohen" w:date="2022-05-02T11:52:00Z">
            <w:rPr>
              <w:rFonts w:ascii="Times New Roman" w:eastAsia="Times New Roman" w:hAnsi="Times New Roman" w:cs="David"/>
              <w:sz w:val="24"/>
              <w:szCs w:val="24"/>
              <w:rtl/>
            </w:rPr>
          </w:rPrChange>
        </w:rPr>
        <w:t xml:space="preserve"> ש"ח) לכל </w:t>
      </w:r>
      <w:r w:rsidRPr="00DE7F64">
        <w:rPr>
          <w:rFonts w:ascii="Times New Roman" w:eastAsia="Times New Roman" w:hAnsi="Times New Roman" w:cs="David" w:hint="cs"/>
          <w:sz w:val="24"/>
          <w:szCs w:val="24"/>
          <w:rtl/>
          <w:rPrChange w:id="2672" w:author="Avi Cohen" w:date="2022-05-02T11:52:00Z">
            <w:rPr>
              <w:rFonts w:ascii="Times New Roman" w:eastAsia="Times New Roman" w:hAnsi="Times New Roman" w:cs="David" w:hint="cs"/>
              <w:sz w:val="24"/>
              <w:szCs w:val="24"/>
              <w:rtl/>
            </w:rPr>
          </w:rPrChange>
        </w:rPr>
        <w:t xml:space="preserve">יח"ד. </w:t>
      </w:r>
    </w:p>
    <w:p w14:paraId="49A9E0A0" w14:textId="31FBE588" w:rsidR="007D6A6B" w:rsidRPr="00DE7F64" w:rsidRDefault="00BA3CDF" w:rsidP="005E50FA">
      <w:pPr>
        <w:widowControl w:val="0"/>
        <w:spacing w:before="0" w:beforeAutospacing="0" w:after="0" w:afterAutospacing="0" w:line="240" w:lineRule="auto"/>
        <w:ind w:left="1365" w:hanging="645"/>
        <w:rPr>
          <w:rFonts w:ascii="Times New Roman" w:eastAsia="Times New Roman" w:hAnsi="Times New Roman" w:cs="David"/>
          <w:sz w:val="24"/>
          <w:szCs w:val="24"/>
          <w:rtl/>
          <w:rPrChange w:id="2673" w:author="Avi Cohen" w:date="2022-05-02T11:52:00Z">
            <w:rPr>
              <w:rFonts w:ascii="Times New Roman" w:eastAsia="Times New Roman" w:hAnsi="Times New Roman" w:cs="David"/>
              <w:sz w:val="24"/>
              <w:szCs w:val="24"/>
              <w:rtl/>
            </w:rPr>
          </w:rPrChange>
        </w:rPr>
      </w:pPr>
      <w:r w:rsidRPr="00DE7F64" w:rsidDel="00BA3CDF">
        <w:rPr>
          <w:rFonts w:ascii="Times New Roman" w:eastAsia="Times New Roman" w:hAnsi="Times New Roman" w:cs="David"/>
          <w:sz w:val="24"/>
          <w:szCs w:val="24"/>
          <w:rtl/>
          <w:rPrChange w:id="2674" w:author="Avi Cohen" w:date="2022-05-02T11:52:00Z">
            <w:rPr>
              <w:rFonts w:ascii="Times New Roman" w:eastAsia="Times New Roman" w:hAnsi="Times New Roman" w:cs="David"/>
              <w:sz w:val="24"/>
              <w:szCs w:val="24"/>
              <w:rtl/>
            </w:rPr>
          </w:rPrChange>
        </w:rPr>
        <w:t xml:space="preserve"> </w:t>
      </w:r>
    </w:p>
    <w:p w14:paraId="318F10D0" w14:textId="709ED5A2" w:rsidR="00BA3CDF" w:rsidRPr="00DE7F64" w:rsidRDefault="00BA3CDF"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Change w:id="2675" w:author="Avi Cohen" w:date="2022-05-02T11:52:00Z">
            <w:rPr>
              <w:rFonts w:ascii="Times New Roman" w:eastAsia="Times New Roman" w:hAnsi="Times New Roman" w:cs="David"/>
              <w:sz w:val="24"/>
              <w:szCs w:val="24"/>
              <w:rtl/>
            </w:rPr>
          </w:rPrChange>
        </w:rPr>
      </w:pPr>
    </w:p>
    <w:p w14:paraId="151B3671" w14:textId="0C665358" w:rsidR="007D6A6B" w:rsidRPr="00DE7F64" w:rsidRDefault="00EC2F80" w:rsidP="00DE7F64">
      <w:pPr>
        <w:pStyle w:val="ListParagraph"/>
        <w:ind w:left="793"/>
        <w:rPr>
          <w:rtl/>
          <w:rPrChange w:id="2676" w:author="Avi Cohen" w:date="2022-05-02T11:52:00Z">
            <w:rPr>
              <w:rtl/>
            </w:rPr>
          </w:rPrChange>
        </w:rPr>
      </w:pPr>
      <w:r w:rsidRPr="00DE7F64">
        <w:rPr>
          <w:rFonts w:ascii="Times New Roman" w:eastAsia="Times New Roman" w:hAnsi="Times New Roman" w:cs="David" w:hint="eastAsia"/>
          <w:b/>
          <w:bCs/>
          <w:sz w:val="24"/>
          <w:szCs w:val="24"/>
          <w:u w:val="single"/>
          <w:rtl/>
          <w:lang w:eastAsia="he-IL"/>
          <w:rPrChange w:id="2677" w:author="Avi Cohen" w:date="2022-05-02T11:52:00Z">
            <w:rPr>
              <w:rFonts w:ascii="Times New Roman" w:eastAsia="Times New Roman" w:hAnsi="Times New Roman" w:cs="David" w:hint="eastAsia"/>
              <w:b/>
              <w:bCs/>
              <w:sz w:val="24"/>
              <w:szCs w:val="24"/>
              <w:u w:val="single"/>
              <w:rtl/>
              <w:lang w:eastAsia="he-IL"/>
            </w:rPr>
          </w:rPrChange>
        </w:rPr>
        <w:t>בניה</w:t>
      </w:r>
      <w:r w:rsidRPr="00DE7F64">
        <w:rPr>
          <w:rFonts w:ascii="Times New Roman" w:eastAsia="Times New Roman" w:hAnsi="Times New Roman" w:cs="David"/>
          <w:b/>
          <w:bCs/>
          <w:sz w:val="24"/>
          <w:szCs w:val="24"/>
          <w:u w:val="single"/>
          <w:rtl/>
          <w:lang w:eastAsia="he-IL"/>
          <w:rPrChange w:id="2678" w:author="Avi Cohen" w:date="2022-05-02T11:52:00Z">
            <w:rPr>
              <w:rFonts w:ascii="Times New Roman" w:eastAsia="Times New Roman" w:hAnsi="Times New Roman" w:cs="David"/>
              <w:b/>
              <w:bCs/>
              <w:sz w:val="24"/>
              <w:szCs w:val="24"/>
              <w:u w:val="single"/>
              <w:rtl/>
              <w:lang w:eastAsia="he-IL"/>
            </w:rPr>
          </w:rPrChange>
        </w:rPr>
        <w:t xml:space="preserve"> למשרדים ו/או מסחר במשותף עם מגורים באותו בנין  :</w:t>
      </w:r>
    </w:p>
    <w:p w14:paraId="408AF2EC" w14:textId="55C5A328" w:rsidR="00EC2F80" w:rsidRPr="00DE7F64" w:rsidRDefault="007D6A6B" w:rsidP="003E3028">
      <w:pPr>
        <w:widowControl w:val="0"/>
        <w:spacing w:before="0" w:beforeAutospacing="0" w:after="0" w:afterAutospacing="0" w:line="240" w:lineRule="auto"/>
        <w:ind w:left="1359" w:hanging="1359"/>
        <w:rPr>
          <w:rFonts w:ascii="Times New Roman" w:eastAsia="Times New Roman" w:hAnsi="Times New Roman" w:cs="David"/>
          <w:sz w:val="24"/>
          <w:szCs w:val="24"/>
          <w:rtl/>
          <w:rPrChange w:id="2679"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680" w:author="Avi Cohen" w:date="2022-05-02T11:52:00Z">
            <w:rPr>
              <w:rFonts w:ascii="Times New Roman" w:eastAsia="Times New Roman" w:hAnsi="Times New Roman" w:cs="David"/>
              <w:sz w:val="24"/>
              <w:szCs w:val="24"/>
              <w:rtl/>
            </w:rPr>
          </w:rPrChange>
        </w:rPr>
        <w:tab/>
      </w:r>
      <w:r w:rsidR="006A08C8" w:rsidRPr="00DE7F64">
        <w:rPr>
          <w:rFonts w:ascii="Times New Roman" w:eastAsia="Times New Roman" w:hAnsi="Times New Roman" w:cs="David" w:hint="cs"/>
          <w:sz w:val="24"/>
          <w:szCs w:val="24"/>
          <w:rtl/>
          <w:rPrChange w:id="2681" w:author="Avi Cohen" w:date="2022-05-02T11:52:00Z">
            <w:rPr>
              <w:rFonts w:ascii="Times New Roman" w:eastAsia="Times New Roman" w:hAnsi="Times New Roman" w:cs="David" w:hint="cs"/>
              <w:sz w:val="24"/>
              <w:szCs w:val="24"/>
              <w:rtl/>
            </w:rPr>
          </w:rPrChange>
        </w:rPr>
        <w:t xml:space="preserve">תשלום </w:t>
      </w:r>
      <w:r w:rsidR="00EC2F80" w:rsidRPr="00DE7F64">
        <w:rPr>
          <w:rFonts w:ascii="Times New Roman" w:eastAsia="Times New Roman" w:hAnsi="Times New Roman" w:cs="David" w:hint="cs"/>
          <w:sz w:val="24"/>
          <w:szCs w:val="24"/>
          <w:rtl/>
          <w:rPrChange w:id="2682" w:author="Avi Cohen" w:date="2022-05-02T11:52:00Z">
            <w:rPr>
              <w:rFonts w:ascii="Times New Roman" w:eastAsia="Times New Roman" w:hAnsi="Times New Roman" w:cs="David" w:hint="cs"/>
              <w:sz w:val="24"/>
              <w:szCs w:val="24"/>
              <w:rtl/>
            </w:rPr>
          </w:rPrChange>
        </w:rPr>
        <w:t xml:space="preserve">למגורים כמפורט </w:t>
      </w:r>
      <w:r w:rsidR="00256233" w:rsidRPr="00DE7F64">
        <w:rPr>
          <w:rFonts w:ascii="Times New Roman" w:eastAsia="Times New Roman" w:hAnsi="Times New Roman" w:cs="David" w:hint="cs"/>
          <w:sz w:val="24"/>
          <w:szCs w:val="24"/>
          <w:rtl/>
          <w:rPrChange w:id="2683" w:author="Avi Cohen" w:date="2022-05-02T11:52:00Z">
            <w:rPr>
              <w:rFonts w:ascii="Times New Roman" w:eastAsia="Times New Roman" w:hAnsi="Times New Roman" w:cs="David" w:hint="cs"/>
              <w:sz w:val="24"/>
              <w:szCs w:val="24"/>
              <w:rtl/>
            </w:rPr>
          </w:rPrChange>
        </w:rPr>
        <w:t>ב</w:t>
      </w:r>
      <w:r w:rsidR="00EC2F80" w:rsidRPr="00DE7F64">
        <w:rPr>
          <w:rFonts w:ascii="Times New Roman" w:eastAsia="Times New Roman" w:hAnsi="Times New Roman" w:cs="David" w:hint="cs"/>
          <w:sz w:val="24"/>
          <w:szCs w:val="24"/>
          <w:rtl/>
          <w:rPrChange w:id="2684" w:author="Avi Cohen" w:date="2022-05-02T11:52:00Z">
            <w:rPr>
              <w:rFonts w:ascii="Times New Roman" w:eastAsia="Times New Roman" w:hAnsi="Times New Roman" w:cs="David" w:hint="cs"/>
              <w:sz w:val="24"/>
              <w:szCs w:val="24"/>
              <w:rtl/>
            </w:rPr>
          </w:rPrChange>
        </w:rPr>
        <w:t xml:space="preserve">נ"ל </w:t>
      </w:r>
    </w:p>
    <w:p w14:paraId="750E4500" w14:textId="77777777" w:rsidR="00EC2F80" w:rsidRPr="00DE7F64" w:rsidRDefault="00EC2F80" w:rsidP="00D52A75">
      <w:pPr>
        <w:widowControl w:val="0"/>
        <w:spacing w:before="0" w:beforeAutospacing="0" w:after="0" w:afterAutospacing="0" w:line="240" w:lineRule="auto"/>
        <w:ind w:left="1359" w:hanging="1359"/>
        <w:rPr>
          <w:rFonts w:ascii="Times New Roman" w:eastAsia="Times New Roman" w:hAnsi="Times New Roman" w:cs="David"/>
          <w:sz w:val="24"/>
          <w:szCs w:val="24"/>
          <w:rtl/>
          <w:rPrChange w:id="2685" w:author="Avi Cohen" w:date="2022-05-02T11:52:00Z">
            <w:rPr>
              <w:rFonts w:ascii="Times New Roman" w:eastAsia="Times New Roman" w:hAnsi="Times New Roman" w:cs="David"/>
              <w:sz w:val="24"/>
              <w:szCs w:val="24"/>
              <w:rtl/>
            </w:rPr>
          </w:rPrChange>
        </w:rPr>
      </w:pPr>
    </w:p>
    <w:p w14:paraId="6F49B1F8" w14:textId="3980519A" w:rsidR="00EC2F80" w:rsidRPr="00DE7F64" w:rsidRDefault="00EC2F80" w:rsidP="00DE7F64">
      <w:pPr>
        <w:widowControl w:val="0"/>
        <w:spacing w:before="0" w:beforeAutospacing="0" w:after="0" w:afterAutospacing="0" w:line="240" w:lineRule="auto"/>
        <w:ind w:left="1359"/>
        <w:rPr>
          <w:rFonts w:ascii="Times New Roman" w:eastAsia="Times New Roman" w:hAnsi="Times New Roman" w:cs="David"/>
          <w:sz w:val="24"/>
          <w:szCs w:val="24"/>
          <w:rtl/>
          <w:rPrChange w:id="2686"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hint="cs"/>
          <w:sz w:val="24"/>
          <w:szCs w:val="24"/>
          <w:rtl/>
          <w:rPrChange w:id="2687" w:author="Avi Cohen" w:date="2022-05-02T11:52:00Z">
            <w:rPr>
              <w:rFonts w:ascii="Times New Roman" w:eastAsia="Times New Roman" w:hAnsi="Times New Roman" w:cs="David" w:hint="cs"/>
              <w:sz w:val="24"/>
              <w:szCs w:val="24"/>
              <w:rtl/>
            </w:rPr>
          </w:rPrChange>
        </w:rPr>
        <w:t xml:space="preserve">תוספת </w:t>
      </w:r>
      <w:r w:rsidR="00EA1FE0" w:rsidRPr="00DE7F64">
        <w:rPr>
          <w:rFonts w:ascii="Times New Roman" w:eastAsia="Times New Roman" w:hAnsi="Times New Roman" w:cs="David" w:hint="cs"/>
          <w:sz w:val="24"/>
          <w:szCs w:val="24"/>
          <w:rtl/>
          <w:rPrChange w:id="2688" w:author="Avi Cohen" w:date="2022-05-02T11:52:00Z">
            <w:rPr>
              <w:rFonts w:ascii="Times New Roman" w:eastAsia="Times New Roman" w:hAnsi="Times New Roman" w:cs="David" w:hint="cs"/>
              <w:sz w:val="24"/>
              <w:szCs w:val="24"/>
              <w:rtl/>
            </w:rPr>
          </w:rPrChange>
        </w:rPr>
        <w:t xml:space="preserve">לנ"ל עבור </w:t>
      </w:r>
      <w:r w:rsidR="00256233" w:rsidRPr="00DE7F64">
        <w:rPr>
          <w:rFonts w:ascii="Times New Roman" w:eastAsia="Times New Roman" w:hAnsi="Times New Roman" w:cs="David" w:hint="cs"/>
          <w:sz w:val="24"/>
          <w:szCs w:val="24"/>
          <w:rtl/>
          <w:rPrChange w:id="2689" w:author="Avi Cohen" w:date="2022-05-02T11:52:00Z">
            <w:rPr>
              <w:rFonts w:ascii="Times New Roman" w:eastAsia="Times New Roman" w:hAnsi="Times New Roman" w:cs="David" w:hint="cs"/>
              <w:sz w:val="24"/>
              <w:szCs w:val="24"/>
              <w:rtl/>
            </w:rPr>
          </w:rPrChange>
        </w:rPr>
        <w:t xml:space="preserve">שטחי המסחר ו/או המשרדים </w:t>
      </w:r>
      <w:r w:rsidR="005E059A" w:rsidRPr="00DE7F64">
        <w:rPr>
          <w:rFonts w:ascii="Times New Roman" w:eastAsia="Times New Roman" w:hAnsi="Times New Roman" w:cs="David" w:hint="cs"/>
          <w:sz w:val="24"/>
          <w:szCs w:val="24"/>
          <w:rtl/>
          <w:rPrChange w:id="2690" w:author="Avi Cohen" w:date="2022-05-02T11:52:00Z">
            <w:rPr>
              <w:rFonts w:ascii="Times New Roman" w:eastAsia="Times New Roman" w:hAnsi="Times New Roman" w:cs="David" w:hint="cs"/>
              <w:sz w:val="24"/>
              <w:szCs w:val="24"/>
              <w:rtl/>
            </w:rPr>
          </w:rPrChange>
        </w:rPr>
        <w:t xml:space="preserve">במבנה </w:t>
      </w:r>
      <w:r w:rsidRPr="00DE7F64">
        <w:rPr>
          <w:rFonts w:ascii="Times New Roman" w:eastAsia="Times New Roman" w:hAnsi="Times New Roman" w:cs="David" w:hint="cs"/>
          <w:sz w:val="24"/>
          <w:szCs w:val="24"/>
          <w:rtl/>
          <w:rPrChange w:id="2691" w:author="Avi Cohen" w:date="2022-05-02T11:52:00Z">
            <w:rPr>
              <w:rFonts w:ascii="Times New Roman" w:eastAsia="Times New Roman" w:hAnsi="Times New Roman" w:cs="David" w:hint="cs"/>
              <w:sz w:val="24"/>
              <w:szCs w:val="24"/>
              <w:rtl/>
            </w:rPr>
          </w:rPrChange>
        </w:rPr>
        <w:t xml:space="preserve">בסך קבוע של </w:t>
      </w:r>
      <w:r w:rsidR="00256233" w:rsidRPr="00DE7F64">
        <w:rPr>
          <w:rFonts w:ascii="Times New Roman" w:eastAsia="Times New Roman" w:hAnsi="Times New Roman" w:cs="David"/>
          <w:b/>
          <w:bCs/>
          <w:sz w:val="24"/>
          <w:szCs w:val="24"/>
          <w:rtl/>
          <w:rPrChange w:id="2692" w:author="Avi Cohen" w:date="2022-05-02T11:52:00Z">
            <w:rPr>
              <w:rFonts w:ascii="Times New Roman" w:eastAsia="Times New Roman" w:hAnsi="Times New Roman" w:cs="David"/>
              <w:b/>
              <w:bCs/>
              <w:sz w:val="24"/>
              <w:szCs w:val="24"/>
              <w:rtl/>
            </w:rPr>
          </w:rPrChange>
        </w:rPr>
        <w:t xml:space="preserve">10 </w:t>
      </w:r>
      <w:r w:rsidRPr="00DE7F64">
        <w:rPr>
          <w:rFonts w:ascii="Times New Roman" w:eastAsia="Times New Roman" w:hAnsi="Times New Roman" w:cs="David"/>
          <w:b/>
          <w:bCs/>
          <w:sz w:val="24"/>
          <w:szCs w:val="24"/>
          <w:rtl/>
          <w:rPrChange w:id="2693" w:author="Avi Cohen" w:date="2022-05-02T11:52:00Z">
            <w:rPr>
              <w:rFonts w:ascii="Times New Roman" w:eastAsia="Times New Roman" w:hAnsi="Times New Roman" w:cs="David"/>
              <w:b/>
              <w:bCs/>
              <w:sz w:val="24"/>
              <w:szCs w:val="24"/>
              <w:rtl/>
            </w:rPr>
          </w:rPrChange>
        </w:rPr>
        <w:t xml:space="preserve">  ₪</w:t>
      </w:r>
      <w:r w:rsidRPr="00DE7F64">
        <w:rPr>
          <w:rFonts w:ascii="Times New Roman" w:eastAsia="Times New Roman" w:hAnsi="Times New Roman" w:cs="David" w:hint="cs"/>
          <w:sz w:val="24"/>
          <w:szCs w:val="24"/>
          <w:rtl/>
          <w:rPrChange w:id="2694" w:author="Avi Cohen" w:date="2022-05-02T11:52:00Z">
            <w:rPr>
              <w:rFonts w:ascii="Times New Roman" w:eastAsia="Times New Roman" w:hAnsi="Times New Roman" w:cs="David" w:hint="cs"/>
              <w:sz w:val="24"/>
              <w:szCs w:val="24"/>
              <w:rtl/>
            </w:rPr>
          </w:rPrChange>
        </w:rPr>
        <w:t xml:space="preserve"> </w:t>
      </w:r>
      <w:r w:rsidR="00256233" w:rsidRPr="00DE7F64">
        <w:rPr>
          <w:rFonts w:ascii="Times New Roman" w:eastAsia="Times New Roman" w:hAnsi="Times New Roman" w:cs="David" w:hint="cs"/>
          <w:sz w:val="24"/>
          <w:szCs w:val="24"/>
          <w:rtl/>
          <w:rPrChange w:id="2695" w:author="Avi Cohen" w:date="2022-05-02T11:52:00Z">
            <w:rPr>
              <w:rFonts w:ascii="Times New Roman" w:eastAsia="Times New Roman" w:hAnsi="Times New Roman" w:cs="David" w:hint="cs"/>
              <w:sz w:val="24"/>
              <w:szCs w:val="24"/>
              <w:rtl/>
            </w:rPr>
          </w:rPrChange>
        </w:rPr>
        <w:t xml:space="preserve"> (במילים :  עשרה ₪ ) </w:t>
      </w:r>
      <w:r w:rsidRPr="00DE7F64">
        <w:rPr>
          <w:rFonts w:ascii="Times New Roman" w:eastAsia="Times New Roman" w:hAnsi="Times New Roman" w:cs="David" w:hint="cs"/>
          <w:sz w:val="24"/>
          <w:szCs w:val="24"/>
          <w:rtl/>
          <w:rPrChange w:id="2696" w:author="Avi Cohen" w:date="2022-05-02T11:52:00Z">
            <w:rPr>
              <w:rFonts w:ascii="Times New Roman" w:eastAsia="Times New Roman" w:hAnsi="Times New Roman" w:cs="David" w:hint="cs"/>
              <w:sz w:val="24"/>
              <w:szCs w:val="24"/>
              <w:rtl/>
            </w:rPr>
          </w:rPrChange>
        </w:rPr>
        <w:t xml:space="preserve">לכל מ"ר מסחר ו/או משרדים באותו בנין . </w:t>
      </w:r>
    </w:p>
    <w:p w14:paraId="451C5B88" w14:textId="77777777" w:rsidR="00EC2F80" w:rsidRPr="00DE7F64" w:rsidRDefault="00EC2F80" w:rsidP="005E50FA">
      <w:pPr>
        <w:widowControl w:val="0"/>
        <w:spacing w:before="0" w:beforeAutospacing="0" w:after="0" w:afterAutospacing="0" w:line="240" w:lineRule="auto"/>
        <w:ind w:left="1359" w:hanging="1359"/>
        <w:rPr>
          <w:rFonts w:ascii="Times New Roman" w:eastAsia="Times New Roman" w:hAnsi="Times New Roman" w:cs="David"/>
          <w:sz w:val="24"/>
          <w:szCs w:val="24"/>
          <w:rtl/>
          <w:rPrChange w:id="2697" w:author="Avi Cohen" w:date="2022-05-02T11:52:00Z">
            <w:rPr>
              <w:rFonts w:ascii="Times New Roman" w:eastAsia="Times New Roman" w:hAnsi="Times New Roman" w:cs="David"/>
              <w:sz w:val="24"/>
              <w:szCs w:val="24"/>
              <w:rtl/>
            </w:rPr>
          </w:rPrChange>
        </w:rPr>
      </w:pPr>
    </w:p>
    <w:p w14:paraId="50BCF388" w14:textId="1DB1C957" w:rsidR="00EC2F80" w:rsidRPr="00DE7F64" w:rsidRDefault="00EC2F80" w:rsidP="00DE7F64">
      <w:pPr>
        <w:pStyle w:val="ListParagraph"/>
        <w:widowControl w:val="0"/>
        <w:spacing w:before="0" w:beforeAutospacing="0" w:after="0" w:afterAutospacing="0" w:line="240" w:lineRule="auto"/>
        <w:rPr>
          <w:rFonts w:ascii="Times New Roman" w:eastAsia="Times New Roman" w:hAnsi="Times New Roman" w:cs="David"/>
          <w:sz w:val="24"/>
          <w:szCs w:val="24"/>
          <w:rtl/>
          <w:rPrChange w:id="2698"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hint="eastAsia"/>
          <w:b/>
          <w:bCs/>
          <w:sz w:val="24"/>
          <w:szCs w:val="24"/>
          <w:u w:val="single"/>
          <w:rtl/>
          <w:lang w:eastAsia="he-IL"/>
          <w:rPrChange w:id="2699" w:author="Avi Cohen" w:date="2022-05-02T11:52:00Z">
            <w:rPr>
              <w:rFonts w:ascii="Times New Roman" w:eastAsia="Times New Roman" w:hAnsi="Times New Roman" w:cs="David" w:hint="eastAsia"/>
              <w:b/>
              <w:bCs/>
              <w:sz w:val="24"/>
              <w:szCs w:val="24"/>
              <w:u w:val="single"/>
              <w:rtl/>
              <w:lang w:eastAsia="he-IL"/>
            </w:rPr>
          </w:rPrChange>
        </w:rPr>
        <w:t>בניה</w:t>
      </w:r>
      <w:r w:rsidRPr="00DE7F64">
        <w:rPr>
          <w:rFonts w:ascii="Times New Roman" w:eastAsia="Times New Roman" w:hAnsi="Times New Roman" w:cs="David"/>
          <w:b/>
          <w:bCs/>
          <w:sz w:val="24"/>
          <w:szCs w:val="24"/>
          <w:u w:val="single"/>
          <w:rtl/>
          <w:lang w:eastAsia="he-IL"/>
          <w:rPrChange w:id="2700" w:author="Avi Cohen" w:date="2022-05-02T11:52:00Z">
            <w:rPr>
              <w:rFonts w:ascii="Times New Roman" w:eastAsia="Times New Roman" w:hAnsi="Times New Roman" w:cs="David"/>
              <w:b/>
              <w:bCs/>
              <w:sz w:val="24"/>
              <w:szCs w:val="24"/>
              <w:u w:val="single"/>
              <w:rtl/>
              <w:lang w:eastAsia="he-IL"/>
            </w:rPr>
          </w:rPrChange>
        </w:rPr>
        <w:t xml:space="preserve"> למשרדים ו/או מסחר </w:t>
      </w:r>
      <w:r w:rsidR="00EA1FE0" w:rsidRPr="00DE7F64">
        <w:rPr>
          <w:rFonts w:ascii="Times New Roman" w:eastAsia="Times New Roman" w:hAnsi="Times New Roman" w:cs="David" w:hint="cs"/>
          <w:b/>
          <w:bCs/>
          <w:sz w:val="24"/>
          <w:szCs w:val="24"/>
          <w:u w:val="single"/>
          <w:rtl/>
          <w:lang w:eastAsia="he-IL"/>
          <w:rPrChange w:id="2701" w:author="Avi Cohen" w:date="2022-05-02T11:52:00Z">
            <w:rPr>
              <w:rFonts w:ascii="Times New Roman" w:eastAsia="Times New Roman" w:hAnsi="Times New Roman" w:cs="David" w:hint="cs"/>
              <w:b/>
              <w:bCs/>
              <w:sz w:val="24"/>
              <w:szCs w:val="24"/>
              <w:u w:val="single"/>
              <w:rtl/>
              <w:lang w:eastAsia="he-IL"/>
            </w:rPr>
          </w:rPrChange>
        </w:rPr>
        <w:t>(</w:t>
      </w:r>
      <w:r w:rsidRPr="00DE7F64">
        <w:rPr>
          <w:rFonts w:ascii="Times New Roman" w:eastAsia="Times New Roman" w:hAnsi="Times New Roman" w:cs="David" w:hint="eastAsia"/>
          <w:b/>
          <w:bCs/>
          <w:sz w:val="24"/>
          <w:szCs w:val="24"/>
          <w:u w:val="single"/>
          <w:rtl/>
          <w:lang w:eastAsia="he-IL"/>
          <w:rPrChange w:id="2702" w:author="Avi Cohen" w:date="2022-05-02T11:52:00Z">
            <w:rPr>
              <w:rFonts w:ascii="Times New Roman" w:eastAsia="Times New Roman" w:hAnsi="Times New Roman" w:cs="David" w:hint="eastAsia"/>
              <w:b/>
              <w:bCs/>
              <w:sz w:val="24"/>
              <w:szCs w:val="24"/>
              <w:u w:val="single"/>
              <w:rtl/>
              <w:lang w:eastAsia="he-IL"/>
            </w:rPr>
          </w:rPrChange>
        </w:rPr>
        <w:t>ללא</w:t>
      </w:r>
      <w:r w:rsidRPr="00DE7F64">
        <w:rPr>
          <w:rFonts w:ascii="Times New Roman" w:eastAsia="Times New Roman" w:hAnsi="Times New Roman" w:cs="David"/>
          <w:b/>
          <w:bCs/>
          <w:sz w:val="24"/>
          <w:szCs w:val="24"/>
          <w:u w:val="single"/>
          <w:rtl/>
          <w:lang w:eastAsia="he-IL"/>
          <w:rPrChange w:id="2703" w:author="Avi Cohen" w:date="2022-05-02T11:52:00Z">
            <w:rPr>
              <w:rFonts w:ascii="Times New Roman" w:eastAsia="Times New Roman" w:hAnsi="Times New Roman" w:cs="David"/>
              <w:b/>
              <w:bCs/>
              <w:sz w:val="24"/>
              <w:szCs w:val="24"/>
              <w:u w:val="single"/>
              <w:rtl/>
              <w:lang w:eastAsia="he-IL"/>
            </w:rPr>
          </w:rPrChange>
        </w:rPr>
        <w:t xml:space="preserve"> </w:t>
      </w:r>
      <w:r w:rsidR="005E059A" w:rsidRPr="00DE7F64">
        <w:rPr>
          <w:rFonts w:ascii="Times New Roman" w:eastAsia="Times New Roman" w:hAnsi="Times New Roman" w:cs="David" w:hint="cs"/>
          <w:b/>
          <w:bCs/>
          <w:sz w:val="24"/>
          <w:szCs w:val="24"/>
          <w:u w:val="single"/>
          <w:rtl/>
          <w:lang w:eastAsia="he-IL"/>
          <w:rPrChange w:id="2704" w:author="Avi Cohen" w:date="2022-05-02T11:52:00Z">
            <w:rPr>
              <w:rFonts w:ascii="Times New Roman" w:eastAsia="Times New Roman" w:hAnsi="Times New Roman" w:cs="David" w:hint="cs"/>
              <w:b/>
              <w:bCs/>
              <w:sz w:val="24"/>
              <w:szCs w:val="24"/>
              <w:u w:val="single"/>
              <w:rtl/>
              <w:lang w:eastAsia="he-IL"/>
            </w:rPr>
          </w:rPrChange>
        </w:rPr>
        <w:t>שילוב ב</w:t>
      </w:r>
      <w:r w:rsidRPr="00DE7F64">
        <w:rPr>
          <w:rFonts w:ascii="Times New Roman" w:eastAsia="Times New Roman" w:hAnsi="Times New Roman" w:cs="David" w:hint="eastAsia"/>
          <w:b/>
          <w:bCs/>
          <w:sz w:val="24"/>
          <w:szCs w:val="24"/>
          <w:u w:val="single"/>
          <w:rtl/>
          <w:lang w:eastAsia="he-IL"/>
          <w:rPrChange w:id="2705" w:author="Avi Cohen" w:date="2022-05-02T11:52:00Z">
            <w:rPr>
              <w:rFonts w:ascii="Times New Roman" w:eastAsia="Times New Roman" w:hAnsi="Times New Roman" w:cs="David" w:hint="eastAsia"/>
              <w:b/>
              <w:bCs/>
              <w:sz w:val="24"/>
              <w:szCs w:val="24"/>
              <w:u w:val="single"/>
              <w:rtl/>
              <w:lang w:eastAsia="he-IL"/>
            </w:rPr>
          </w:rPrChange>
        </w:rPr>
        <w:t>מגורים</w:t>
      </w:r>
      <w:r w:rsidR="00EA1FE0" w:rsidRPr="00DE7F64">
        <w:rPr>
          <w:rFonts w:ascii="Times New Roman" w:eastAsia="Times New Roman" w:hAnsi="Times New Roman" w:cs="David" w:hint="cs"/>
          <w:b/>
          <w:bCs/>
          <w:sz w:val="24"/>
          <w:szCs w:val="24"/>
          <w:u w:val="single"/>
          <w:rtl/>
          <w:lang w:eastAsia="he-IL"/>
          <w:rPrChange w:id="2706" w:author="Avi Cohen" w:date="2022-05-02T11:52:00Z">
            <w:rPr>
              <w:rFonts w:ascii="Times New Roman" w:eastAsia="Times New Roman" w:hAnsi="Times New Roman" w:cs="David" w:hint="cs"/>
              <w:b/>
              <w:bCs/>
              <w:sz w:val="24"/>
              <w:szCs w:val="24"/>
              <w:u w:val="single"/>
              <w:rtl/>
              <w:lang w:eastAsia="he-IL"/>
            </w:rPr>
          </w:rPrChange>
        </w:rPr>
        <w:t>)</w:t>
      </w:r>
      <w:r w:rsidRPr="00DE7F64">
        <w:rPr>
          <w:rFonts w:ascii="Times New Roman" w:eastAsia="Times New Roman" w:hAnsi="Times New Roman" w:cs="David"/>
          <w:b/>
          <w:bCs/>
          <w:sz w:val="24"/>
          <w:szCs w:val="24"/>
          <w:u w:val="single"/>
          <w:rtl/>
          <w:lang w:eastAsia="he-IL"/>
          <w:rPrChange w:id="2707"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sz w:val="24"/>
          <w:szCs w:val="24"/>
          <w:rtl/>
          <w:lang w:eastAsia="he-IL"/>
          <w:rPrChange w:id="2708" w:author="Avi Cohen" w:date="2022-05-02T11:52:00Z">
            <w:rPr>
              <w:rFonts w:ascii="Times New Roman" w:eastAsia="Times New Roman" w:hAnsi="Times New Roman" w:cs="David"/>
              <w:sz w:val="24"/>
              <w:szCs w:val="24"/>
              <w:rtl/>
              <w:lang w:eastAsia="he-IL"/>
            </w:rPr>
          </w:rPrChange>
        </w:rPr>
        <w:t xml:space="preserve"> :</w:t>
      </w:r>
    </w:p>
    <w:p w14:paraId="6BF05721" w14:textId="77777777" w:rsidR="00EC2F80" w:rsidRPr="00DE7F64" w:rsidRDefault="00EC2F80" w:rsidP="005E50FA">
      <w:pPr>
        <w:widowControl w:val="0"/>
        <w:spacing w:before="0" w:beforeAutospacing="0" w:after="0" w:afterAutospacing="0" w:line="240" w:lineRule="auto"/>
        <w:ind w:left="1359" w:hanging="1359"/>
        <w:rPr>
          <w:rFonts w:ascii="Times New Roman" w:eastAsia="Times New Roman" w:hAnsi="Times New Roman" w:cs="David"/>
          <w:sz w:val="24"/>
          <w:szCs w:val="24"/>
          <w:rtl/>
          <w:rPrChange w:id="2709" w:author="Avi Cohen" w:date="2022-05-02T11:52:00Z">
            <w:rPr>
              <w:rFonts w:ascii="Times New Roman" w:eastAsia="Times New Roman" w:hAnsi="Times New Roman" w:cs="David"/>
              <w:sz w:val="24"/>
              <w:szCs w:val="24"/>
              <w:rtl/>
            </w:rPr>
          </w:rPrChange>
        </w:rPr>
      </w:pPr>
    </w:p>
    <w:p w14:paraId="3FC51496" w14:textId="5DB1720E" w:rsidR="007D6A6B" w:rsidRPr="00DE7F64" w:rsidRDefault="007D6A6B" w:rsidP="00272D43">
      <w:pPr>
        <w:widowControl w:val="0"/>
        <w:spacing w:before="0" w:beforeAutospacing="0" w:after="0" w:afterAutospacing="0" w:line="240" w:lineRule="auto"/>
        <w:ind w:left="1359" w:hanging="1359"/>
        <w:rPr>
          <w:rFonts w:ascii="Times New Roman" w:eastAsia="Times New Roman" w:hAnsi="Times New Roman" w:cs="David"/>
          <w:sz w:val="24"/>
          <w:szCs w:val="24"/>
          <w:rtl/>
          <w:rPrChange w:id="2710" w:author="Avi Cohen" w:date="2022-05-02T11:52:00Z">
            <w:rPr>
              <w:rFonts w:ascii="Times New Roman" w:eastAsia="Times New Roman" w:hAnsi="Times New Roman" w:cs="David"/>
              <w:sz w:val="24"/>
              <w:szCs w:val="24"/>
              <w:rtl/>
            </w:rPr>
          </w:rPrChange>
        </w:rPr>
      </w:pPr>
    </w:p>
    <w:p w14:paraId="31B9F422" w14:textId="686307CD" w:rsidR="007D6A6B" w:rsidRPr="00DE7F64" w:rsidRDefault="007D6A6B" w:rsidP="00DE7F64">
      <w:pPr>
        <w:widowControl w:val="0"/>
        <w:spacing w:before="0" w:beforeAutospacing="0" w:after="0" w:afterAutospacing="0" w:line="240" w:lineRule="auto"/>
        <w:ind w:left="1359" w:hanging="1359"/>
        <w:rPr>
          <w:rFonts w:ascii="Times New Roman" w:eastAsia="Times New Roman" w:hAnsi="Times New Roman" w:cs="David"/>
          <w:sz w:val="24"/>
          <w:szCs w:val="24"/>
          <w:rtl/>
          <w:rPrChange w:id="2711"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hint="cs"/>
          <w:sz w:val="24"/>
          <w:szCs w:val="24"/>
          <w:rtl/>
          <w:rPrChange w:id="2712" w:author="Avi Cohen" w:date="2022-05-02T11:52:00Z">
            <w:rPr>
              <w:rFonts w:ascii="Times New Roman" w:eastAsia="Times New Roman" w:hAnsi="Times New Roman" w:cs="David" w:hint="cs"/>
              <w:sz w:val="24"/>
              <w:szCs w:val="24"/>
              <w:rtl/>
            </w:rPr>
          </w:rPrChange>
        </w:rPr>
        <w:t xml:space="preserve">       </w:t>
      </w:r>
      <w:r w:rsidR="00EC2F80" w:rsidRPr="00DE7F64">
        <w:rPr>
          <w:rFonts w:ascii="Times New Roman" w:eastAsia="Times New Roman" w:hAnsi="Times New Roman" w:cs="David"/>
          <w:sz w:val="24"/>
          <w:szCs w:val="24"/>
          <w:rtl/>
          <w:rPrChange w:id="2713" w:author="Avi Cohen" w:date="2022-05-02T11:52:00Z">
            <w:rPr>
              <w:rFonts w:ascii="Times New Roman" w:eastAsia="Times New Roman" w:hAnsi="Times New Roman" w:cs="David"/>
              <w:sz w:val="24"/>
              <w:szCs w:val="24"/>
              <w:rtl/>
            </w:rPr>
          </w:rPrChange>
        </w:rPr>
        <w:tab/>
      </w:r>
      <w:r w:rsidRPr="00DE7F64">
        <w:rPr>
          <w:rFonts w:ascii="Times New Roman" w:eastAsia="Times New Roman" w:hAnsi="Times New Roman" w:cs="David"/>
          <w:sz w:val="24"/>
          <w:szCs w:val="24"/>
          <w:rtl/>
          <w:rPrChange w:id="2714" w:author="Avi Cohen" w:date="2022-05-02T11:52:00Z">
            <w:rPr>
              <w:rFonts w:ascii="Times New Roman" w:eastAsia="Times New Roman" w:hAnsi="Times New Roman" w:cs="David"/>
              <w:sz w:val="24"/>
              <w:szCs w:val="24"/>
              <w:rtl/>
            </w:rPr>
          </w:rPrChange>
        </w:rPr>
        <w:t xml:space="preserve">עבור </w:t>
      </w:r>
      <w:r w:rsidR="00EC2F80" w:rsidRPr="00DE7F64">
        <w:rPr>
          <w:rFonts w:ascii="Times New Roman" w:eastAsia="Times New Roman" w:hAnsi="Times New Roman" w:cs="David"/>
          <w:sz w:val="24"/>
          <w:szCs w:val="24"/>
          <w:rtl/>
          <w:rPrChange w:id="2715" w:author="Avi Cohen" w:date="2022-05-02T11:52:00Z">
            <w:rPr>
              <w:rFonts w:ascii="Times New Roman" w:eastAsia="Times New Roman" w:hAnsi="Times New Roman" w:cs="David"/>
              <w:sz w:val="24"/>
              <w:szCs w:val="24"/>
              <w:rtl/>
            </w:rPr>
          </w:rPrChange>
        </w:rPr>
        <w:t xml:space="preserve">אוורור </w:t>
      </w:r>
      <w:r w:rsidR="00EC2F80" w:rsidRPr="00DE7F64">
        <w:rPr>
          <w:rFonts w:ascii="Times New Roman" w:eastAsia="Times New Roman" w:hAnsi="Times New Roman" w:cs="David" w:hint="cs"/>
          <w:sz w:val="24"/>
          <w:szCs w:val="24"/>
          <w:rtl/>
          <w:rPrChange w:id="2716" w:author="Avi Cohen" w:date="2022-05-02T11:52:00Z">
            <w:rPr>
              <w:rFonts w:ascii="Times New Roman" w:eastAsia="Times New Roman" w:hAnsi="Times New Roman" w:cs="David" w:hint="cs"/>
              <w:sz w:val="24"/>
              <w:szCs w:val="24"/>
              <w:rtl/>
            </w:rPr>
          </w:rPrChange>
        </w:rPr>
        <w:t>ו</w:t>
      </w:r>
      <w:r w:rsidRPr="00DE7F64">
        <w:rPr>
          <w:rFonts w:ascii="Times New Roman" w:eastAsia="Times New Roman" w:hAnsi="Times New Roman" w:cs="David"/>
          <w:sz w:val="24"/>
          <w:szCs w:val="24"/>
          <w:rtl/>
          <w:rPrChange w:id="2717" w:author="Avi Cohen" w:date="2022-05-02T11:52:00Z">
            <w:rPr>
              <w:rFonts w:ascii="Times New Roman" w:eastAsia="Times New Roman" w:hAnsi="Times New Roman" w:cs="David"/>
              <w:sz w:val="24"/>
              <w:szCs w:val="24"/>
              <w:rtl/>
            </w:rPr>
          </w:rPrChange>
        </w:rPr>
        <w:t xml:space="preserve">מערכות </w:t>
      </w:r>
      <w:r w:rsidRPr="00DE7F64">
        <w:rPr>
          <w:rFonts w:ascii="Times New Roman" w:eastAsia="Times New Roman" w:hAnsi="Times New Roman" w:cs="David" w:hint="cs"/>
          <w:sz w:val="24"/>
          <w:szCs w:val="24"/>
          <w:rtl/>
          <w:rPrChange w:id="2718" w:author="Avi Cohen" w:date="2022-05-02T11:52:00Z">
            <w:rPr>
              <w:rFonts w:ascii="Times New Roman" w:eastAsia="Times New Roman" w:hAnsi="Times New Roman" w:cs="David" w:hint="cs"/>
              <w:sz w:val="24"/>
              <w:szCs w:val="24"/>
              <w:rtl/>
            </w:rPr>
          </w:rPrChange>
        </w:rPr>
        <w:t xml:space="preserve">מיזוג </w:t>
      </w:r>
      <w:r w:rsidR="00EC2F80" w:rsidRPr="00DE7F64">
        <w:rPr>
          <w:rFonts w:ascii="Times New Roman" w:eastAsia="Times New Roman" w:hAnsi="Times New Roman" w:cs="David" w:hint="cs"/>
          <w:sz w:val="24"/>
          <w:szCs w:val="24"/>
          <w:rtl/>
          <w:rPrChange w:id="2719" w:author="Avi Cohen" w:date="2022-05-02T11:52:00Z">
            <w:rPr>
              <w:rFonts w:ascii="Times New Roman" w:eastAsia="Times New Roman" w:hAnsi="Times New Roman" w:cs="David" w:hint="cs"/>
              <w:sz w:val="24"/>
              <w:szCs w:val="24"/>
              <w:rtl/>
            </w:rPr>
          </w:rPrChange>
        </w:rPr>
        <w:t xml:space="preserve">מיועדות </w:t>
      </w:r>
      <w:r w:rsidRPr="00DE7F64">
        <w:rPr>
          <w:rFonts w:ascii="Times New Roman" w:eastAsia="Times New Roman" w:hAnsi="Times New Roman" w:cs="David" w:hint="cs"/>
          <w:sz w:val="24"/>
          <w:szCs w:val="24"/>
          <w:rtl/>
          <w:rPrChange w:id="2720" w:author="Avi Cohen" w:date="2022-05-02T11:52:00Z">
            <w:rPr>
              <w:rFonts w:ascii="Times New Roman" w:eastAsia="Times New Roman" w:hAnsi="Times New Roman" w:cs="David" w:hint="cs"/>
              <w:sz w:val="24"/>
              <w:szCs w:val="24"/>
              <w:rtl/>
            </w:rPr>
          </w:rPrChange>
        </w:rPr>
        <w:t xml:space="preserve">למסחר/חנויות/ משרדים </w:t>
      </w:r>
      <w:r w:rsidR="00EC2F80" w:rsidRPr="00DE7F64">
        <w:rPr>
          <w:rFonts w:ascii="Times New Roman" w:eastAsia="Times New Roman" w:hAnsi="Times New Roman" w:cs="David" w:hint="cs"/>
          <w:sz w:val="24"/>
          <w:szCs w:val="24"/>
          <w:rtl/>
          <w:rPrChange w:id="2721" w:author="Avi Cohen" w:date="2022-05-02T11:52:00Z">
            <w:rPr>
              <w:rFonts w:ascii="Times New Roman" w:eastAsia="Times New Roman" w:hAnsi="Times New Roman" w:cs="David" w:hint="cs"/>
              <w:sz w:val="24"/>
              <w:szCs w:val="24"/>
              <w:rtl/>
            </w:rPr>
          </w:rPrChange>
        </w:rPr>
        <w:t xml:space="preserve"> </w:t>
      </w:r>
      <w:r w:rsidRPr="00DE7F64">
        <w:rPr>
          <w:rFonts w:ascii="Times New Roman" w:eastAsia="Times New Roman" w:hAnsi="Times New Roman" w:cs="David"/>
          <w:sz w:val="24"/>
          <w:szCs w:val="24"/>
          <w:rtl/>
          <w:rPrChange w:id="2722" w:author="Avi Cohen" w:date="2022-05-02T11:52:00Z">
            <w:rPr>
              <w:rFonts w:ascii="Times New Roman" w:eastAsia="Times New Roman" w:hAnsi="Times New Roman" w:cs="David"/>
              <w:sz w:val="24"/>
              <w:szCs w:val="24"/>
              <w:rtl/>
            </w:rPr>
          </w:rPrChange>
        </w:rPr>
        <w:t>:</w:t>
      </w:r>
    </w:p>
    <w:p w14:paraId="45D77A18" w14:textId="206E21D5" w:rsidR="007D6A6B" w:rsidRPr="00DE7F64" w:rsidRDefault="007D6A6B" w:rsidP="003E3028">
      <w:pPr>
        <w:widowControl w:val="0"/>
        <w:spacing w:before="0" w:beforeAutospacing="0" w:after="0" w:afterAutospacing="0" w:line="240" w:lineRule="auto"/>
        <w:ind w:left="1365" w:hanging="645"/>
        <w:rPr>
          <w:rFonts w:ascii="Times New Roman" w:eastAsia="Times New Roman" w:hAnsi="Times New Roman" w:cs="David"/>
          <w:sz w:val="24"/>
          <w:szCs w:val="24"/>
          <w:rtl/>
          <w:rPrChange w:id="2723"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724" w:author="Avi Cohen" w:date="2022-05-02T11:52:00Z">
            <w:rPr>
              <w:rFonts w:ascii="Times New Roman" w:eastAsia="Times New Roman" w:hAnsi="Times New Roman" w:cs="David"/>
              <w:sz w:val="24"/>
              <w:szCs w:val="24"/>
              <w:rtl/>
            </w:rPr>
          </w:rPrChange>
        </w:rPr>
        <w:tab/>
        <w:t xml:space="preserve">סכום קבוע ומוחלט של </w:t>
      </w:r>
      <w:r w:rsidR="00256233" w:rsidRPr="00DE7F64">
        <w:rPr>
          <w:rFonts w:ascii="Times New Roman" w:eastAsia="Times New Roman" w:hAnsi="Times New Roman" w:cs="David" w:hint="cs"/>
          <w:sz w:val="24"/>
          <w:szCs w:val="24"/>
          <w:rtl/>
          <w:rPrChange w:id="2725" w:author="Avi Cohen" w:date="2022-05-02T11:52:00Z">
            <w:rPr>
              <w:rFonts w:ascii="Times New Roman" w:eastAsia="Times New Roman" w:hAnsi="Times New Roman" w:cs="David" w:hint="cs"/>
              <w:sz w:val="24"/>
              <w:szCs w:val="24"/>
              <w:rtl/>
            </w:rPr>
          </w:rPrChange>
        </w:rPr>
        <w:t xml:space="preserve"> </w:t>
      </w:r>
      <w:r w:rsidR="00256233" w:rsidRPr="00DE7F64">
        <w:rPr>
          <w:rFonts w:ascii="Times New Roman" w:eastAsia="Times New Roman" w:hAnsi="Times New Roman" w:cs="David"/>
          <w:b/>
          <w:bCs/>
          <w:sz w:val="24"/>
          <w:szCs w:val="24"/>
          <w:rtl/>
          <w:rPrChange w:id="2726" w:author="Avi Cohen" w:date="2022-05-02T11:52:00Z">
            <w:rPr>
              <w:rFonts w:ascii="Times New Roman" w:eastAsia="Times New Roman" w:hAnsi="Times New Roman" w:cs="David"/>
              <w:b/>
              <w:bCs/>
              <w:sz w:val="24"/>
              <w:szCs w:val="24"/>
              <w:rtl/>
            </w:rPr>
          </w:rPrChange>
        </w:rPr>
        <w:t xml:space="preserve">10 </w:t>
      </w:r>
      <w:r w:rsidRPr="00DE7F64">
        <w:rPr>
          <w:rFonts w:ascii="Times New Roman" w:eastAsia="Times New Roman" w:hAnsi="Times New Roman" w:cs="David"/>
          <w:b/>
          <w:bCs/>
          <w:sz w:val="24"/>
          <w:szCs w:val="24"/>
          <w:rtl/>
          <w:rPrChange w:id="2727" w:author="Avi Cohen" w:date="2022-05-02T11:52:00Z">
            <w:rPr>
              <w:rFonts w:ascii="Times New Roman" w:eastAsia="Times New Roman" w:hAnsi="Times New Roman" w:cs="David"/>
              <w:b/>
              <w:bCs/>
              <w:sz w:val="24"/>
              <w:szCs w:val="24"/>
              <w:rtl/>
            </w:rPr>
          </w:rPrChange>
        </w:rPr>
        <w:t xml:space="preserve"> ש"ח</w:t>
      </w:r>
      <w:r w:rsidRPr="00DE7F64">
        <w:rPr>
          <w:rFonts w:ascii="Times New Roman" w:eastAsia="Times New Roman" w:hAnsi="Times New Roman" w:cs="David"/>
          <w:sz w:val="24"/>
          <w:szCs w:val="24"/>
          <w:rtl/>
          <w:rPrChange w:id="2728" w:author="Avi Cohen" w:date="2022-05-02T11:52:00Z">
            <w:rPr>
              <w:rFonts w:ascii="Times New Roman" w:eastAsia="Times New Roman" w:hAnsi="Times New Roman" w:cs="David"/>
              <w:sz w:val="24"/>
              <w:szCs w:val="24"/>
              <w:rtl/>
            </w:rPr>
          </w:rPrChange>
        </w:rPr>
        <w:t xml:space="preserve"> (במילים: </w:t>
      </w:r>
      <w:r w:rsidR="00256233" w:rsidRPr="00DE7F64">
        <w:rPr>
          <w:rFonts w:ascii="Times New Roman" w:eastAsia="Times New Roman" w:hAnsi="Times New Roman" w:cs="David" w:hint="cs"/>
          <w:sz w:val="24"/>
          <w:szCs w:val="24"/>
          <w:rtl/>
          <w:rPrChange w:id="2729" w:author="Avi Cohen" w:date="2022-05-02T11:52:00Z">
            <w:rPr>
              <w:rFonts w:ascii="Times New Roman" w:eastAsia="Times New Roman" w:hAnsi="Times New Roman" w:cs="David" w:hint="cs"/>
              <w:sz w:val="24"/>
              <w:szCs w:val="24"/>
              <w:rtl/>
            </w:rPr>
          </w:rPrChange>
        </w:rPr>
        <w:t xml:space="preserve">עשרה </w:t>
      </w:r>
      <w:r w:rsidRPr="00DE7F64">
        <w:rPr>
          <w:rFonts w:ascii="Times New Roman" w:eastAsia="Times New Roman" w:hAnsi="Times New Roman" w:cs="David"/>
          <w:sz w:val="24"/>
          <w:szCs w:val="24"/>
          <w:rtl/>
          <w:rPrChange w:id="2730" w:author="Avi Cohen" w:date="2022-05-02T11:52:00Z">
            <w:rPr>
              <w:rFonts w:ascii="Times New Roman" w:eastAsia="Times New Roman" w:hAnsi="Times New Roman" w:cs="David"/>
              <w:sz w:val="24"/>
              <w:szCs w:val="24"/>
              <w:rtl/>
            </w:rPr>
          </w:rPrChange>
        </w:rPr>
        <w:t xml:space="preserve"> ש"ח) לכל </w:t>
      </w:r>
      <w:r w:rsidR="00BA3CDF" w:rsidRPr="00DE7F64">
        <w:rPr>
          <w:rFonts w:ascii="Times New Roman" w:eastAsia="Times New Roman" w:hAnsi="Times New Roman" w:cs="David" w:hint="cs"/>
          <w:sz w:val="24"/>
          <w:szCs w:val="24"/>
          <w:rtl/>
          <w:rPrChange w:id="2731" w:author="Avi Cohen" w:date="2022-05-02T11:52:00Z">
            <w:rPr>
              <w:rFonts w:ascii="Times New Roman" w:eastAsia="Times New Roman" w:hAnsi="Times New Roman" w:cs="David" w:hint="cs"/>
              <w:sz w:val="24"/>
              <w:szCs w:val="24"/>
              <w:rtl/>
            </w:rPr>
          </w:rPrChange>
        </w:rPr>
        <w:t xml:space="preserve">מ"ר </w:t>
      </w:r>
      <w:r w:rsidRPr="00DE7F64">
        <w:rPr>
          <w:rFonts w:ascii="Times New Roman" w:eastAsia="Times New Roman" w:hAnsi="Times New Roman" w:cs="David" w:hint="cs"/>
          <w:sz w:val="24"/>
          <w:szCs w:val="24"/>
          <w:rtl/>
          <w:rPrChange w:id="2732" w:author="Avi Cohen" w:date="2022-05-02T11:52:00Z">
            <w:rPr>
              <w:rFonts w:ascii="Times New Roman" w:eastAsia="Times New Roman" w:hAnsi="Times New Roman" w:cs="David" w:hint="cs"/>
              <w:sz w:val="24"/>
              <w:szCs w:val="24"/>
              <w:rtl/>
            </w:rPr>
          </w:rPrChange>
        </w:rPr>
        <w:t>חנות/ שטח מסחרי/  משרדים</w:t>
      </w:r>
      <w:r w:rsidRPr="00DE7F64">
        <w:rPr>
          <w:rFonts w:ascii="Times New Roman" w:eastAsia="Times New Roman" w:hAnsi="Times New Roman" w:cs="David"/>
          <w:sz w:val="24"/>
          <w:szCs w:val="24"/>
          <w:rtl/>
          <w:rPrChange w:id="2733" w:author="Avi Cohen" w:date="2022-05-02T11:52:00Z">
            <w:rPr>
              <w:rFonts w:ascii="Times New Roman" w:eastAsia="Times New Roman" w:hAnsi="Times New Roman" w:cs="David"/>
              <w:sz w:val="24"/>
              <w:szCs w:val="24"/>
              <w:rtl/>
            </w:rPr>
          </w:rPrChange>
        </w:rPr>
        <w:t>.</w:t>
      </w:r>
    </w:p>
    <w:p w14:paraId="1F79E55F" w14:textId="5EEB4E4B" w:rsidR="00EC2F80" w:rsidRPr="00DE7F64" w:rsidRDefault="00EC2F80"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Change w:id="2734" w:author="Avi Cohen" w:date="2022-05-02T11:52:00Z">
            <w:rPr>
              <w:rFonts w:ascii="Times New Roman" w:eastAsia="Times New Roman" w:hAnsi="Times New Roman" w:cs="David"/>
              <w:sz w:val="24"/>
              <w:szCs w:val="24"/>
              <w:rtl/>
            </w:rPr>
          </w:rPrChange>
        </w:rPr>
      </w:pPr>
    </w:p>
    <w:p w14:paraId="3E61D5A5" w14:textId="68EC3118" w:rsidR="00EC2F80" w:rsidRPr="00DE7F64" w:rsidRDefault="00EC2F80" w:rsidP="00DE7F64">
      <w:pPr>
        <w:widowControl w:val="0"/>
        <w:spacing w:before="0" w:beforeAutospacing="0" w:after="0" w:afterAutospacing="0" w:line="240" w:lineRule="auto"/>
        <w:ind w:left="1359" w:hanging="1359"/>
        <w:rPr>
          <w:rFonts w:ascii="Times New Roman" w:eastAsia="Times New Roman" w:hAnsi="Times New Roman" w:cs="David"/>
          <w:sz w:val="24"/>
          <w:szCs w:val="24"/>
          <w:rtl/>
          <w:rPrChange w:id="2735"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736" w:author="Avi Cohen" w:date="2022-05-02T11:52:00Z">
            <w:rPr>
              <w:rFonts w:ascii="Times New Roman" w:eastAsia="Times New Roman" w:hAnsi="Times New Roman" w:cs="David"/>
              <w:sz w:val="24"/>
              <w:szCs w:val="24"/>
              <w:rtl/>
            </w:rPr>
          </w:rPrChange>
        </w:rPr>
        <w:tab/>
      </w:r>
    </w:p>
    <w:p w14:paraId="45D386E8" w14:textId="05A652C9" w:rsidR="00EC2F80" w:rsidRPr="00DE7F64" w:rsidRDefault="00EC2F80"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Change w:id="2737" w:author="Avi Cohen" w:date="2022-05-02T11:52:00Z">
            <w:rPr>
              <w:rFonts w:ascii="Times New Roman" w:eastAsia="Times New Roman" w:hAnsi="Times New Roman" w:cs="David"/>
              <w:sz w:val="24"/>
              <w:szCs w:val="24"/>
              <w:rtl/>
            </w:rPr>
          </w:rPrChange>
        </w:rPr>
      </w:pPr>
    </w:p>
    <w:p w14:paraId="7673B7F8" w14:textId="4885C334" w:rsidR="007D6A6B" w:rsidRPr="00DE7F64" w:rsidRDefault="00EC2F80" w:rsidP="00DE7F64">
      <w:pPr>
        <w:pStyle w:val="ListParagraph"/>
        <w:widowControl w:val="0"/>
        <w:spacing w:before="0" w:beforeAutospacing="0" w:after="0" w:afterAutospacing="0" w:line="240" w:lineRule="auto"/>
        <w:rPr>
          <w:rFonts w:ascii="Times New Roman" w:eastAsia="Times New Roman" w:hAnsi="Times New Roman" w:cs="David"/>
          <w:b/>
          <w:bCs/>
          <w:sz w:val="24"/>
          <w:szCs w:val="24"/>
          <w:u w:val="single"/>
          <w:rtl/>
          <w:lang w:eastAsia="he-IL"/>
          <w:rPrChange w:id="2738" w:author="Avi Cohen" w:date="2022-05-02T11:52:00Z">
            <w:rPr>
              <w:rFonts w:ascii="Times New Roman" w:eastAsia="Times New Roman" w:hAnsi="Times New Roman" w:cs="David"/>
              <w:b/>
              <w:bCs/>
              <w:sz w:val="24"/>
              <w:szCs w:val="24"/>
              <w:u w:val="single"/>
              <w:rtl/>
              <w:lang w:eastAsia="he-IL"/>
            </w:rPr>
          </w:rPrChange>
        </w:rPr>
      </w:pPr>
      <w:r w:rsidRPr="00DE7F64">
        <w:rPr>
          <w:rFonts w:ascii="Times New Roman" w:eastAsia="Times New Roman" w:hAnsi="Times New Roman" w:cs="David" w:hint="eastAsia"/>
          <w:b/>
          <w:bCs/>
          <w:sz w:val="24"/>
          <w:szCs w:val="24"/>
          <w:u w:val="single"/>
          <w:rtl/>
          <w:lang w:eastAsia="he-IL"/>
          <w:rPrChange w:id="2739" w:author="Avi Cohen" w:date="2022-05-02T11:52:00Z">
            <w:rPr>
              <w:rFonts w:ascii="Times New Roman" w:eastAsia="Times New Roman" w:hAnsi="Times New Roman" w:cs="David" w:hint="eastAsia"/>
              <w:b/>
              <w:bCs/>
              <w:sz w:val="24"/>
              <w:szCs w:val="24"/>
              <w:u w:val="single"/>
              <w:rtl/>
              <w:lang w:eastAsia="he-IL"/>
            </w:rPr>
          </w:rPrChange>
        </w:rPr>
        <w:t>תוספת</w:t>
      </w:r>
      <w:r w:rsidRPr="00DE7F64">
        <w:rPr>
          <w:rFonts w:ascii="Times New Roman" w:eastAsia="Times New Roman" w:hAnsi="Times New Roman" w:cs="David"/>
          <w:b/>
          <w:bCs/>
          <w:sz w:val="24"/>
          <w:szCs w:val="24"/>
          <w:u w:val="single"/>
          <w:rtl/>
          <w:lang w:eastAsia="he-IL"/>
          <w:rPrChange w:id="2740"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741" w:author="Avi Cohen" w:date="2022-05-02T11:52:00Z">
            <w:rPr>
              <w:rFonts w:ascii="Times New Roman" w:eastAsia="Times New Roman" w:hAnsi="Times New Roman" w:cs="David" w:hint="eastAsia"/>
              <w:b/>
              <w:bCs/>
              <w:sz w:val="24"/>
              <w:szCs w:val="24"/>
              <w:u w:val="single"/>
              <w:rtl/>
              <w:lang w:eastAsia="he-IL"/>
            </w:rPr>
          </w:rPrChange>
        </w:rPr>
        <w:t>לתכנון</w:t>
      </w:r>
      <w:r w:rsidRPr="00DE7F64">
        <w:rPr>
          <w:rFonts w:ascii="Times New Roman" w:eastAsia="Times New Roman" w:hAnsi="Times New Roman" w:cs="David"/>
          <w:b/>
          <w:bCs/>
          <w:sz w:val="24"/>
          <w:szCs w:val="24"/>
          <w:u w:val="single"/>
          <w:rtl/>
          <w:lang w:eastAsia="he-IL"/>
          <w:rPrChange w:id="2742"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743" w:author="Avi Cohen" w:date="2022-05-02T11:52:00Z">
            <w:rPr>
              <w:rFonts w:ascii="Times New Roman" w:eastAsia="Times New Roman" w:hAnsi="Times New Roman" w:cs="David" w:hint="eastAsia"/>
              <w:b/>
              <w:bCs/>
              <w:sz w:val="24"/>
              <w:szCs w:val="24"/>
              <w:u w:val="single"/>
              <w:rtl/>
              <w:lang w:eastAsia="he-IL"/>
            </w:rPr>
          </w:rPrChange>
        </w:rPr>
        <w:t>למרתפים</w:t>
      </w:r>
      <w:r w:rsidRPr="00DE7F64">
        <w:rPr>
          <w:rFonts w:ascii="Times New Roman" w:eastAsia="Times New Roman" w:hAnsi="Times New Roman" w:cs="David"/>
          <w:b/>
          <w:bCs/>
          <w:sz w:val="24"/>
          <w:szCs w:val="24"/>
          <w:u w:val="single"/>
          <w:rtl/>
          <w:lang w:eastAsia="he-IL"/>
          <w:rPrChange w:id="2744"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745" w:author="Avi Cohen" w:date="2022-05-02T11:52:00Z">
            <w:rPr>
              <w:rFonts w:ascii="Times New Roman" w:eastAsia="Times New Roman" w:hAnsi="Times New Roman" w:cs="David" w:hint="eastAsia"/>
              <w:b/>
              <w:bCs/>
              <w:sz w:val="24"/>
              <w:szCs w:val="24"/>
              <w:u w:val="single"/>
              <w:rtl/>
              <w:lang w:eastAsia="he-IL"/>
            </w:rPr>
          </w:rPrChange>
        </w:rPr>
        <w:t>עבור</w:t>
      </w:r>
      <w:r w:rsidRPr="00DE7F64">
        <w:rPr>
          <w:rFonts w:ascii="Times New Roman" w:eastAsia="Times New Roman" w:hAnsi="Times New Roman" w:cs="David"/>
          <w:b/>
          <w:bCs/>
          <w:sz w:val="24"/>
          <w:szCs w:val="24"/>
          <w:u w:val="single"/>
          <w:rtl/>
          <w:lang w:eastAsia="he-IL"/>
          <w:rPrChange w:id="2746"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747" w:author="Avi Cohen" w:date="2022-05-02T11:52:00Z">
            <w:rPr>
              <w:rFonts w:ascii="Times New Roman" w:eastAsia="Times New Roman" w:hAnsi="Times New Roman" w:cs="David" w:hint="eastAsia"/>
              <w:b/>
              <w:bCs/>
              <w:sz w:val="24"/>
              <w:szCs w:val="24"/>
              <w:u w:val="single"/>
              <w:rtl/>
              <w:lang w:eastAsia="he-IL"/>
            </w:rPr>
          </w:rPrChange>
        </w:rPr>
        <w:t>כל</w:t>
      </w:r>
      <w:r w:rsidRPr="00DE7F64">
        <w:rPr>
          <w:rFonts w:ascii="Times New Roman" w:eastAsia="Times New Roman" w:hAnsi="Times New Roman" w:cs="David"/>
          <w:b/>
          <w:bCs/>
          <w:sz w:val="24"/>
          <w:szCs w:val="24"/>
          <w:u w:val="single"/>
          <w:rtl/>
          <w:lang w:eastAsia="he-IL"/>
          <w:rPrChange w:id="2748"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749" w:author="Avi Cohen" w:date="2022-05-02T11:52:00Z">
            <w:rPr>
              <w:rFonts w:ascii="Times New Roman" w:eastAsia="Times New Roman" w:hAnsi="Times New Roman" w:cs="David" w:hint="eastAsia"/>
              <w:b/>
              <w:bCs/>
              <w:sz w:val="24"/>
              <w:szCs w:val="24"/>
              <w:u w:val="single"/>
              <w:rtl/>
              <w:lang w:eastAsia="he-IL"/>
            </w:rPr>
          </w:rPrChange>
        </w:rPr>
        <w:t>אחת</w:t>
      </w:r>
      <w:r w:rsidRPr="00DE7F64">
        <w:rPr>
          <w:rFonts w:ascii="Times New Roman" w:eastAsia="Times New Roman" w:hAnsi="Times New Roman" w:cs="David"/>
          <w:b/>
          <w:bCs/>
          <w:sz w:val="24"/>
          <w:szCs w:val="24"/>
          <w:u w:val="single"/>
          <w:rtl/>
          <w:lang w:eastAsia="he-IL"/>
          <w:rPrChange w:id="2750"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751" w:author="Avi Cohen" w:date="2022-05-02T11:52:00Z">
            <w:rPr>
              <w:rFonts w:ascii="Times New Roman" w:eastAsia="Times New Roman" w:hAnsi="Times New Roman" w:cs="David" w:hint="eastAsia"/>
              <w:b/>
              <w:bCs/>
              <w:sz w:val="24"/>
              <w:szCs w:val="24"/>
              <w:u w:val="single"/>
              <w:rtl/>
              <w:lang w:eastAsia="he-IL"/>
            </w:rPr>
          </w:rPrChange>
        </w:rPr>
        <w:t>מהאופצ</w:t>
      </w:r>
      <w:r w:rsidR="005E059A" w:rsidRPr="00DE7F64">
        <w:rPr>
          <w:rFonts w:ascii="Times New Roman" w:eastAsia="Times New Roman" w:hAnsi="Times New Roman" w:cs="David" w:hint="cs"/>
          <w:b/>
          <w:bCs/>
          <w:sz w:val="24"/>
          <w:szCs w:val="24"/>
          <w:u w:val="single"/>
          <w:rtl/>
          <w:lang w:eastAsia="he-IL"/>
          <w:rPrChange w:id="2752" w:author="Avi Cohen" w:date="2022-05-02T11:52:00Z">
            <w:rPr>
              <w:rFonts w:ascii="Times New Roman" w:eastAsia="Times New Roman" w:hAnsi="Times New Roman" w:cs="David" w:hint="cs"/>
              <w:b/>
              <w:bCs/>
              <w:sz w:val="24"/>
              <w:szCs w:val="24"/>
              <w:u w:val="single"/>
              <w:rtl/>
              <w:lang w:eastAsia="he-IL"/>
            </w:rPr>
          </w:rPrChange>
        </w:rPr>
        <w:t>י</w:t>
      </w:r>
      <w:r w:rsidRPr="00DE7F64">
        <w:rPr>
          <w:rFonts w:ascii="Times New Roman" w:eastAsia="Times New Roman" w:hAnsi="Times New Roman" w:cs="David" w:hint="eastAsia"/>
          <w:b/>
          <w:bCs/>
          <w:sz w:val="24"/>
          <w:szCs w:val="24"/>
          <w:u w:val="single"/>
          <w:rtl/>
          <w:lang w:eastAsia="he-IL"/>
          <w:rPrChange w:id="2753" w:author="Avi Cohen" w:date="2022-05-02T11:52:00Z">
            <w:rPr>
              <w:rFonts w:ascii="Times New Roman" w:eastAsia="Times New Roman" w:hAnsi="Times New Roman" w:cs="David" w:hint="eastAsia"/>
              <w:b/>
              <w:bCs/>
              <w:sz w:val="24"/>
              <w:szCs w:val="24"/>
              <w:u w:val="single"/>
              <w:rtl/>
              <w:lang w:eastAsia="he-IL"/>
            </w:rPr>
          </w:rPrChange>
        </w:rPr>
        <w:t>ות</w:t>
      </w:r>
      <w:r w:rsidRPr="00DE7F64">
        <w:rPr>
          <w:rFonts w:ascii="Times New Roman" w:eastAsia="Times New Roman" w:hAnsi="Times New Roman" w:cs="David"/>
          <w:b/>
          <w:bCs/>
          <w:sz w:val="24"/>
          <w:szCs w:val="24"/>
          <w:u w:val="single"/>
          <w:rtl/>
          <w:lang w:eastAsia="he-IL"/>
          <w:rPrChange w:id="2754" w:author="Avi Cohen" w:date="2022-05-02T11:52:00Z">
            <w:rPr>
              <w:rFonts w:ascii="Times New Roman" w:eastAsia="Times New Roman" w:hAnsi="Times New Roman" w:cs="David"/>
              <w:b/>
              <w:bCs/>
              <w:sz w:val="24"/>
              <w:szCs w:val="24"/>
              <w:u w:val="single"/>
              <w:rtl/>
              <w:lang w:eastAsia="he-IL"/>
            </w:rPr>
          </w:rPrChange>
        </w:rPr>
        <w:t xml:space="preserve"> </w:t>
      </w:r>
      <w:r w:rsidRPr="00DE7F64">
        <w:rPr>
          <w:rFonts w:ascii="Times New Roman" w:eastAsia="Times New Roman" w:hAnsi="Times New Roman" w:cs="David" w:hint="eastAsia"/>
          <w:b/>
          <w:bCs/>
          <w:sz w:val="24"/>
          <w:szCs w:val="24"/>
          <w:u w:val="single"/>
          <w:rtl/>
          <w:lang w:eastAsia="he-IL"/>
          <w:rPrChange w:id="2755" w:author="Avi Cohen" w:date="2022-05-02T11:52:00Z">
            <w:rPr>
              <w:rFonts w:ascii="Times New Roman" w:eastAsia="Times New Roman" w:hAnsi="Times New Roman" w:cs="David" w:hint="eastAsia"/>
              <w:b/>
              <w:bCs/>
              <w:sz w:val="24"/>
              <w:szCs w:val="24"/>
              <w:u w:val="single"/>
              <w:rtl/>
              <w:lang w:eastAsia="he-IL"/>
            </w:rPr>
          </w:rPrChange>
        </w:rPr>
        <w:t>הנ</w:t>
      </w:r>
      <w:r w:rsidRPr="00DE7F64">
        <w:rPr>
          <w:rFonts w:ascii="Times New Roman" w:eastAsia="Times New Roman" w:hAnsi="Times New Roman" w:cs="David"/>
          <w:b/>
          <w:bCs/>
          <w:sz w:val="24"/>
          <w:szCs w:val="24"/>
          <w:u w:val="single"/>
          <w:rtl/>
          <w:lang w:eastAsia="he-IL"/>
          <w:rPrChange w:id="2756" w:author="Avi Cohen" w:date="2022-05-02T11:52:00Z">
            <w:rPr>
              <w:rFonts w:ascii="Times New Roman" w:eastAsia="Times New Roman" w:hAnsi="Times New Roman" w:cs="David"/>
              <w:b/>
              <w:bCs/>
              <w:sz w:val="24"/>
              <w:szCs w:val="24"/>
              <w:u w:val="single"/>
              <w:rtl/>
              <w:lang w:eastAsia="he-IL"/>
            </w:rPr>
          </w:rPrChange>
        </w:rPr>
        <w:t>"ל</w:t>
      </w:r>
      <w:r w:rsidR="00EA1FE0" w:rsidRPr="00DE7F64">
        <w:rPr>
          <w:rFonts w:ascii="Times New Roman" w:eastAsia="Times New Roman" w:hAnsi="Times New Roman" w:cs="David" w:hint="cs"/>
          <w:b/>
          <w:bCs/>
          <w:sz w:val="24"/>
          <w:szCs w:val="24"/>
          <w:u w:val="single"/>
          <w:rtl/>
          <w:lang w:eastAsia="he-IL"/>
          <w:rPrChange w:id="2757" w:author="Avi Cohen" w:date="2022-05-02T11:52:00Z">
            <w:rPr>
              <w:rFonts w:ascii="Times New Roman" w:eastAsia="Times New Roman" w:hAnsi="Times New Roman" w:cs="David" w:hint="cs"/>
              <w:b/>
              <w:bCs/>
              <w:sz w:val="24"/>
              <w:szCs w:val="24"/>
              <w:u w:val="single"/>
              <w:rtl/>
              <w:lang w:eastAsia="he-IL"/>
            </w:rPr>
          </w:rPrChange>
        </w:rPr>
        <w:t xml:space="preserve"> בס"ק  </w:t>
      </w:r>
      <w:r w:rsidRPr="00DE7F64">
        <w:rPr>
          <w:rFonts w:ascii="Times New Roman" w:eastAsia="Times New Roman" w:hAnsi="Times New Roman" w:cs="David"/>
          <w:b/>
          <w:bCs/>
          <w:sz w:val="24"/>
          <w:szCs w:val="24"/>
          <w:u w:val="single"/>
          <w:rtl/>
          <w:lang w:eastAsia="he-IL"/>
          <w:rPrChange w:id="2758" w:author="Avi Cohen" w:date="2022-05-02T11:52:00Z">
            <w:rPr>
              <w:rFonts w:ascii="Times New Roman" w:eastAsia="Times New Roman" w:hAnsi="Times New Roman" w:cs="David"/>
              <w:b/>
              <w:bCs/>
              <w:sz w:val="24"/>
              <w:szCs w:val="24"/>
              <w:u w:val="single"/>
              <w:rtl/>
              <w:lang w:eastAsia="he-IL"/>
            </w:rPr>
          </w:rPrChange>
        </w:rPr>
        <w:t xml:space="preserve">: </w:t>
      </w:r>
    </w:p>
    <w:p w14:paraId="1F549358" w14:textId="77777777" w:rsidR="00EC2F80" w:rsidRPr="00DE7F64" w:rsidRDefault="00EC2F80" w:rsidP="00DE7F64">
      <w:pPr>
        <w:widowControl w:val="0"/>
        <w:spacing w:before="0" w:beforeAutospacing="0" w:after="0" w:afterAutospacing="0" w:line="240" w:lineRule="auto"/>
        <w:rPr>
          <w:rFonts w:ascii="Times New Roman" w:eastAsia="Times New Roman" w:hAnsi="Times New Roman" w:cs="David"/>
          <w:sz w:val="24"/>
          <w:szCs w:val="24"/>
          <w:rtl/>
          <w:rPrChange w:id="2759" w:author="Avi Cohen" w:date="2022-05-02T11:52:00Z">
            <w:rPr>
              <w:rFonts w:ascii="Times New Roman" w:eastAsia="Times New Roman" w:hAnsi="Times New Roman" w:cs="David"/>
              <w:sz w:val="24"/>
              <w:szCs w:val="24"/>
              <w:rtl/>
            </w:rPr>
          </w:rPrChange>
        </w:rPr>
      </w:pPr>
    </w:p>
    <w:p w14:paraId="1275BCA4" w14:textId="77777777" w:rsidR="00EC2F80" w:rsidRPr="00DE7F64" w:rsidRDefault="00EC2F80" w:rsidP="00DE7F64">
      <w:pPr>
        <w:widowControl w:val="0"/>
        <w:spacing w:before="0" w:beforeAutospacing="0" w:after="0" w:afterAutospacing="0" w:line="240" w:lineRule="auto"/>
        <w:ind w:left="720"/>
        <w:rPr>
          <w:rFonts w:ascii="Times New Roman" w:eastAsia="Times New Roman" w:hAnsi="Times New Roman" w:cs="David"/>
          <w:sz w:val="24"/>
          <w:szCs w:val="24"/>
          <w:rtl/>
          <w:rPrChange w:id="2760" w:author="Avi Cohen" w:date="2022-05-02T11:52:00Z">
            <w:rPr>
              <w:rFonts w:ascii="Times New Roman" w:eastAsia="Times New Roman" w:hAnsi="Times New Roman" w:cs="David"/>
              <w:sz w:val="24"/>
              <w:szCs w:val="24"/>
              <w:rtl/>
            </w:rPr>
          </w:rPrChange>
        </w:rPr>
      </w:pPr>
    </w:p>
    <w:p w14:paraId="3CAFBB23" w14:textId="795E5FB6" w:rsidR="00EC2F80" w:rsidRPr="00DE7F64" w:rsidRDefault="00EC2F80" w:rsidP="00EC2F80">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Change w:id="2761"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762" w:author="Avi Cohen" w:date="2022-05-02T11:52:00Z">
            <w:rPr>
              <w:rFonts w:ascii="Times New Roman" w:eastAsia="Times New Roman" w:hAnsi="Times New Roman" w:cs="David"/>
              <w:sz w:val="24"/>
              <w:szCs w:val="24"/>
              <w:rtl/>
            </w:rPr>
          </w:rPrChange>
        </w:rPr>
        <w:tab/>
      </w:r>
      <w:r w:rsidRPr="00DE7F64">
        <w:rPr>
          <w:rFonts w:ascii="Times New Roman" w:eastAsia="Times New Roman" w:hAnsi="Times New Roman" w:cs="David" w:hint="cs"/>
          <w:sz w:val="24"/>
          <w:szCs w:val="24"/>
          <w:rtl/>
          <w:rPrChange w:id="2763" w:author="Avi Cohen" w:date="2022-05-02T11:52:00Z">
            <w:rPr>
              <w:rFonts w:ascii="Times New Roman" w:eastAsia="Times New Roman" w:hAnsi="Times New Roman" w:cs="David" w:hint="cs"/>
              <w:sz w:val="24"/>
              <w:szCs w:val="24"/>
              <w:rtl/>
            </w:rPr>
          </w:rPrChange>
        </w:rPr>
        <w:t xml:space="preserve">תוספת לנ"ל </w:t>
      </w:r>
      <w:r w:rsidRPr="00DE7F64">
        <w:rPr>
          <w:rFonts w:ascii="Times New Roman" w:eastAsia="Times New Roman" w:hAnsi="Times New Roman" w:cs="David" w:hint="cs"/>
          <w:sz w:val="24"/>
          <w:szCs w:val="24"/>
          <w:u w:val="single"/>
          <w:rtl/>
          <w:rPrChange w:id="2764" w:author="Avi Cohen" w:date="2022-05-02T11:52:00Z">
            <w:rPr>
              <w:rFonts w:ascii="Times New Roman" w:eastAsia="Times New Roman" w:hAnsi="Times New Roman" w:cs="David" w:hint="cs"/>
              <w:sz w:val="24"/>
              <w:szCs w:val="24"/>
              <w:u w:val="single"/>
              <w:rtl/>
            </w:rPr>
          </w:rPrChange>
        </w:rPr>
        <w:t xml:space="preserve">עבור מרתפים מקורים עם אוורור מאולץ </w:t>
      </w:r>
      <w:r w:rsidRPr="00DE7F64">
        <w:rPr>
          <w:rFonts w:ascii="Times New Roman" w:eastAsia="Times New Roman" w:hAnsi="Times New Roman" w:cs="David" w:hint="cs"/>
          <w:sz w:val="24"/>
          <w:szCs w:val="24"/>
          <w:rtl/>
          <w:rPrChange w:id="2765" w:author="Avi Cohen" w:date="2022-05-02T11:52:00Z">
            <w:rPr>
              <w:rFonts w:ascii="Times New Roman" w:eastAsia="Times New Roman" w:hAnsi="Times New Roman" w:cs="David" w:hint="cs"/>
              <w:sz w:val="24"/>
              <w:szCs w:val="24"/>
              <w:rtl/>
            </w:rPr>
          </w:rPrChange>
        </w:rPr>
        <w:t xml:space="preserve">: </w:t>
      </w:r>
    </w:p>
    <w:p w14:paraId="3CAAF32D" w14:textId="5B5894FF" w:rsidR="00EC2F80" w:rsidRPr="00DE7F64" w:rsidRDefault="00EC2F80" w:rsidP="003E3028">
      <w:pPr>
        <w:widowControl w:val="0"/>
        <w:spacing w:before="0" w:beforeAutospacing="0" w:after="0" w:afterAutospacing="0" w:line="240" w:lineRule="auto"/>
        <w:ind w:left="1365" w:hanging="645"/>
        <w:rPr>
          <w:rFonts w:ascii="Times New Roman" w:eastAsia="Times New Roman" w:hAnsi="Times New Roman" w:cs="David"/>
          <w:sz w:val="24"/>
          <w:szCs w:val="24"/>
          <w:rtl/>
          <w:rPrChange w:id="2766"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767" w:author="Avi Cohen" w:date="2022-05-02T11:52:00Z">
            <w:rPr>
              <w:rFonts w:ascii="Times New Roman" w:eastAsia="Times New Roman" w:hAnsi="Times New Roman" w:cs="David"/>
              <w:sz w:val="24"/>
              <w:szCs w:val="24"/>
              <w:rtl/>
            </w:rPr>
          </w:rPrChange>
        </w:rPr>
        <w:tab/>
        <w:t xml:space="preserve">סכום קבוע ומוחלט של </w:t>
      </w:r>
      <w:r w:rsidR="00256233" w:rsidRPr="00DE7F64">
        <w:rPr>
          <w:rFonts w:ascii="Times New Roman" w:eastAsia="Times New Roman" w:hAnsi="Times New Roman" w:cs="David"/>
          <w:b/>
          <w:bCs/>
          <w:sz w:val="24"/>
          <w:szCs w:val="24"/>
          <w:rtl/>
          <w:rPrChange w:id="2768" w:author="Avi Cohen" w:date="2022-05-02T11:52:00Z">
            <w:rPr>
              <w:rFonts w:ascii="Times New Roman" w:eastAsia="Times New Roman" w:hAnsi="Times New Roman" w:cs="David"/>
              <w:b/>
              <w:bCs/>
              <w:sz w:val="24"/>
              <w:szCs w:val="24"/>
              <w:rtl/>
            </w:rPr>
          </w:rPrChange>
        </w:rPr>
        <w:t>6</w:t>
      </w:r>
      <w:r w:rsidR="00256233" w:rsidRPr="00DE7F64">
        <w:rPr>
          <w:rFonts w:ascii="Times New Roman" w:eastAsia="Times New Roman" w:hAnsi="Times New Roman" w:cs="David" w:hint="cs"/>
          <w:sz w:val="24"/>
          <w:szCs w:val="24"/>
          <w:rtl/>
          <w:rPrChange w:id="2769" w:author="Avi Cohen" w:date="2022-05-02T11:52:00Z">
            <w:rPr>
              <w:rFonts w:ascii="Times New Roman" w:eastAsia="Times New Roman" w:hAnsi="Times New Roman" w:cs="David" w:hint="cs"/>
              <w:sz w:val="24"/>
              <w:szCs w:val="24"/>
              <w:rtl/>
            </w:rPr>
          </w:rPrChange>
        </w:rPr>
        <w:t xml:space="preserve"> </w:t>
      </w:r>
      <w:r w:rsidRPr="00DE7F64">
        <w:rPr>
          <w:rFonts w:ascii="Times New Roman" w:eastAsia="Times New Roman" w:hAnsi="Times New Roman" w:cs="David"/>
          <w:sz w:val="24"/>
          <w:szCs w:val="24"/>
          <w:rtl/>
          <w:rPrChange w:id="2770" w:author="Avi Cohen" w:date="2022-05-02T11:52:00Z">
            <w:rPr>
              <w:rFonts w:ascii="Times New Roman" w:eastAsia="Times New Roman" w:hAnsi="Times New Roman" w:cs="David"/>
              <w:sz w:val="24"/>
              <w:szCs w:val="24"/>
              <w:rtl/>
            </w:rPr>
          </w:rPrChange>
        </w:rPr>
        <w:t xml:space="preserve"> ש"ח (במילים: </w:t>
      </w:r>
      <w:r w:rsidR="00256233" w:rsidRPr="00DE7F64">
        <w:rPr>
          <w:rFonts w:ascii="Times New Roman" w:eastAsia="Times New Roman" w:hAnsi="Times New Roman" w:cs="David" w:hint="cs"/>
          <w:sz w:val="24"/>
          <w:szCs w:val="24"/>
          <w:rtl/>
          <w:rPrChange w:id="2771" w:author="Avi Cohen" w:date="2022-05-02T11:52:00Z">
            <w:rPr>
              <w:rFonts w:ascii="Times New Roman" w:eastAsia="Times New Roman" w:hAnsi="Times New Roman" w:cs="David" w:hint="cs"/>
              <w:sz w:val="24"/>
              <w:szCs w:val="24"/>
              <w:rtl/>
            </w:rPr>
          </w:rPrChange>
        </w:rPr>
        <w:t xml:space="preserve">שישה </w:t>
      </w:r>
      <w:r w:rsidRPr="00DE7F64">
        <w:rPr>
          <w:rFonts w:ascii="Times New Roman" w:eastAsia="Times New Roman" w:hAnsi="Times New Roman" w:cs="David"/>
          <w:sz w:val="24"/>
          <w:szCs w:val="24"/>
          <w:rtl/>
          <w:rPrChange w:id="2772" w:author="Avi Cohen" w:date="2022-05-02T11:52:00Z">
            <w:rPr>
              <w:rFonts w:ascii="Times New Roman" w:eastAsia="Times New Roman" w:hAnsi="Times New Roman" w:cs="David"/>
              <w:sz w:val="24"/>
              <w:szCs w:val="24"/>
              <w:rtl/>
            </w:rPr>
          </w:rPrChange>
        </w:rPr>
        <w:t xml:space="preserve"> ש"ח) לכל </w:t>
      </w:r>
      <w:r w:rsidRPr="00DE7F64">
        <w:rPr>
          <w:rFonts w:ascii="Times New Roman" w:eastAsia="Times New Roman" w:hAnsi="Times New Roman" w:cs="David" w:hint="cs"/>
          <w:sz w:val="24"/>
          <w:szCs w:val="24"/>
          <w:rtl/>
          <w:rPrChange w:id="2773" w:author="Avi Cohen" w:date="2022-05-02T11:52:00Z">
            <w:rPr>
              <w:rFonts w:ascii="Times New Roman" w:eastAsia="Times New Roman" w:hAnsi="Times New Roman" w:cs="David" w:hint="cs"/>
              <w:sz w:val="24"/>
              <w:szCs w:val="24"/>
              <w:rtl/>
            </w:rPr>
          </w:rPrChange>
        </w:rPr>
        <w:t xml:space="preserve">מ"ר . </w:t>
      </w:r>
    </w:p>
    <w:p w14:paraId="053FC770" w14:textId="77777777" w:rsidR="00EC2F80" w:rsidRPr="00DE7F64" w:rsidRDefault="00EC2F80" w:rsidP="00EC2F80">
      <w:pPr>
        <w:widowControl w:val="0"/>
        <w:spacing w:before="0" w:beforeAutospacing="0" w:after="0" w:afterAutospacing="0" w:line="240" w:lineRule="auto"/>
        <w:ind w:left="1365" w:hanging="645"/>
        <w:rPr>
          <w:rFonts w:ascii="Times New Roman" w:eastAsia="Times New Roman" w:hAnsi="Times New Roman" w:cs="David"/>
          <w:sz w:val="24"/>
          <w:szCs w:val="24"/>
          <w:rtl/>
          <w:rPrChange w:id="2774" w:author="Avi Cohen" w:date="2022-05-02T11:52:00Z">
            <w:rPr>
              <w:rFonts w:ascii="Times New Roman" w:eastAsia="Times New Roman" w:hAnsi="Times New Roman" w:cs="David"/>
              <w:sz w:val="24"/>
              <w:szCs w:val="24"/>
              <w:rtl/>
            </w:rPr>
          </w:rPrChange>
        </w:rPr>
      </w:pPr>
    </w:p>
    <w:p w14:paraId="7AD2CF1A" w14:textId="10A6F925" w:rsidR="00EC2F80" w:rsidRPr="00DE7F64" w:rsidRDefault="00EC2F80" w:rsidP="00EC2F80">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Change w:id="2775"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776" w:author="Avi Cohen" w:date="2022-05-02T11:52:00Z">
            <w:rPr>
              <w:rFonts w:ascii="Times New Roman" w:eastAsia="Times New Roman" w:hAnsi="Times New Roman" w:cs="David"/>
              <w:sz w:val="24"/>
              <w:szCs w:val="24"/>
              <w:rtl/>
            </w:rPr>
          </w:rPrChange>
        </w:rPr>
        <w:tab/>
      </w:r>
      <w:r w:rsidRPr="00DE7F64">
        <w:rPr>
          <w:rFonts w:ascii="Times New Roman" w:eastAsia="Times New Roman" w:hAnsi="Times New Roman" w:cs="David" w:hint="cs"/>
          <w:sz w:val="24"/>
          <w:szCs w:val="24"/>
          <w:rtl/>
          <w:rPrChange w:id="2777" w:author="Avi Cohen" w:date="2022-05-02T11:52:00Z">
            <w:rPr>
              <w:rFonts w:ascii="Times New Roman" w:eastAsia="Times New Roman" w:hAnsi="Times New Roman" w:cs="David" w:hint="cs"/>
              <w:sz w:val="24"/>
              <w:szCs w:val="24"/>
              <w:rtl/>
            </w:rPr>
          </w:rPrChange>
        </w:rPr>
        <w:t xml:space="preserve">תוספת לנ"ל </w:t>
      </w:r>
      <w:r w:rsidRPr="00DE7F64">
        <w:rPr>
          <w:rFonts w:ascii="Times New Roman" w:eastAsia="Times New Roman" w:hAnsi="Times New Roman" w:cs="David" w:hint="cs"/>
          <w:sz w:val="24"/>
          <w:szCs w:val="24"/>
          <w:u w:val="single"/>
          <w:rtl/>
          <w:rPrChange w:id="2778" w:author="Avi Cohen" w:date="2022-05-02T11:52:00Z">
            <w:rPr>
              <w:rFonts w:ascii="Times New Roman" w:eastAsia="Times New Roman" w:hAnsi="Times New Roman" w:cs="David" w:hint="cs"/>
              <w:sz w:val="24"/>
              <w:szCs w:val="24"/>
              <w:u w:val="single"/>
              <w:rtl/>
            </w:rPr>
          </w:rPrChange>
        </w:rPr>
        <w:t xml:space="preserve">עבור מרתפים מקורים </w:t>
      </w:r>
      <w:r w:rsidR="00256233" w:rsidRPr="00DE7F64">
        <w:rPr>
          <w:rFonts w:ascii="Times New Roman" w:eastAsia="Times New Roman" w:hAnsi="Times New Roman" w:cs="David" w:hint="cs"/>
          <w:sz w:val="24"/>
          <w:szCs w:val="24"/>
          <w:u w:val="single"/>
          <w:rtl/>
          <w:rPrChange w:id="2779" w:author="Avi Cohen" w:date="2022-05-02T11:52:00Z">
            <w:rPr>
              <w:rFonts w:ascii="Times New Roman" w:eastAsia="Times New Roman" w:hAnsi="Times New Roman" w:cs="David" w:hint="cs"/>
              <w:sz w:val="24"/>
              <w:szCs w:val="24"/>
              <w:u w:val="single"/>
              <w:rtl/>
            </w:rPr>
          </w:rPrChange>
        </w:rPr>
        <w:t>אוורור טבעי (</w:t>
      </w:r>
      <w:r w:rsidRPr="00DE7F64">
        <w:rPr>
          <w:rFonts w:ascii="Times New Roman" w:eastAsia="Times New Roman" w:hAnsi="Times New Roman" w:cs="David" w:hint="cs"/>
          <w:sz w:val="24"/>
          <w:szCs w:val="24"/>
          <w:u w:val="single"/>
          <w:rtl/>
          <w:rPrChange w:id="2780" w:author="Avi Cohen" w:date="2022-05-02T11:52:00Z">
            <w:rPr>
              <w:rFonts w:ascii="Times New Roman" w:eastAsia="Times New Roman" w:hAnsi="Times New Roman" w:cs="David" w:hint="cs"/>
              <w:sz w:val="24"/>
              <w:szCs w:val="24"/>
              <w:u w:val="single"/>
              <w:rtl/>
            </w:rPr>
          </w:rPrChange>
        </w:rPr>
        <w:t>ללא אוורור מאולץ</w:t>
      </w:r>
      <w:r w:rsidR="00256233" w:rsidRPr="00DE7F64">
        <w:rPr>
          <w:rFonts w:ascii="Times New Roman" w:eastAsia="Times New Roman" w:hAnsi="Times New Roman" w:cs="David" w:hint="cs"/>
          <w:sz w:val="24"/>
          <w:szCs w:val="24"/>
          <w:u w:val="single"/>
          <w:rtl/>
          <w:rPrChange w:id="2781" w:author="Avi Cohen" w:date="2022-05-02T11:52:00Z">
            <w:rPr>
              <w:rFonts w:ascii="Times New Roman" w:eastAsia="Times New Roman" w:hAnsi="Times New Roman" w:cs="David" w:hint="cs"/>
              <w:sz w:val="24"/>
              <w:szCs w:val="24"/>
              <w:u w:val="single"/>
              <w:rtl/>
            </w:rPr>
          </w:rPrChange>
        </w:rPr>
        <w:t>)</w:t>
      </w:r>
      <w:r w:rsidRPr="00DE7F64">
        <w:rPr>
          <w:rFonts w:ascii="Times New Roman" w:eastAsia="Times New Roman" w:hAnsi="Times New Roman" w:cs="David" w:hint="cs"/>
          <w:sz w:val="24"/>
          <w:szCs w:val="24"/>
          <w:u w:val="single"/>
          <w:rtl/>
          <w:rPrChange w:id="2782" w:author="Avi Cohen" w:date="2022-05-02T11:52:00Z">
            <w:rPr>
              <w:rFonts w:ascii="Times New Roman" w:eastAsia="Times New Roman" w:hAnsi="Times New Roman" w:cs="David" w:hint="cs"/>
              <w:sz w:val="24"/>
              <w:szCs w:val="24"/>
              <w:u w:val="single"/>
              <w:rtl/>
            </w:rPr>
          </w:rPrChange>
        </w:rPr>
        <w:t xml:space="preserve"> </w:t>
      </w:r>
      <w:r w:rsidRPr="00DE7F64">
        <w:rPr>
          <w:rFonts w:ascii="Times New Roman" w:eastAsia="Times New Roman" w:hAnsi="Times New Roman" w:cs="David" w:hint="cs"/>
          <w:sz w:val="24"/>
          <w:szCs w:val="24"/>
          <w:rtl/>
          <w:rPrChange w:id="2783" w:author="Avi Cohen" w:date="2022-05-02T11:52:00Z">
            <w:rPr>
              <w:rFonts w:ascii="Times New Roman" w:eastAsia="Times New Roman" w:hAnsi="Times New Roman" w:cs="David" w:hint="cs"/>
              <w:sz w:val="24"/>
              <w:szCs w:val="24"/>
              <w:rtl/>
            </w:rPr>
          </w:rPrChange>
        </w:rPr>
        <w:t xml:space="preserve">: </w:t>
      </w:r>
    </w:p>
    <w:p w14:paraId="21B178C7" w14:textId="52067423" w:rsidR="00EC2F80" w:rsidRPr="00DE7F64" w:rsidRDefault="00EC2F80" w:rsidP="00DE7F64">
      <w:pPr>
        <w:widowControl w:val="0"/>
        <w:spacing w:before="0" w:beforeAutospacing="0" w:after="0" w:afterAutospacing="0" w:line="240" w:lineRule="auto"/>
        <w:ind w:left="1440"/>
        <w:rPr>
          <w:rFonts w:ascii="Times New Roman" w:eastAsia="Times New Roman" w:hAnsi="Times New Roman" w:cs="David"/>
          <w:sz w:val="24"/>
          <w:szCs w:val="24"/>
          <w:rtl/>
          <w:rPrChange w:id="2784" w:author="Avi Cohen" w:date="2022-05-02T11:52:00Z">
            <w:rPr>
              <w:rFonts w:ascii="Times New Roman" w:eastAsia="Times New Roman" w:hAnsi="Times New Roman" w:cs="David"/>
              <w:sz w:val="24"/>
              <w:szCs w:val="24"/>
              <w:rtl/>
            </w:rPr>
          </w:rPrChange>
        </w:rPr>
      </w:pPr>
      <w:r w:rsidRPr="00DE7F64">
        <w:rPr>
          <w:rFonts w:ascii="Times New Roman" w:eastAsia="Times New Roman" w:hAnsi="Times New Roman" w:cs="David"/>
          <w:sz w:val="24"/>
          <w:szCs w:val="24"/>
          <w:rtl/>
          <w:rPrChange w:id="2785" w:author="Avi Cohen" w:date="2022-05-02T11:52:00Z">
            <w:rPr>
              <w:rFonts w:ascii="Times New Roman" w:eastAsia="Times New Roman" w:hAnsi="Times New Roman" w:cs="David"/>
              <w:sz w:val="24"/>
              <w:szCs w:val="24"/>
              <w:rtl/>
            </w:rPr>
          </w:rPrChange>
        </w:rPr>
        <w:t xml:space="preserve">סכום קבוע ומוחלט של </w:t>
      </w:r>
      <w:r w:rsidR="00256233" w:rsidRPr="00DE7F64">
        <w:rPr>
          <w:rFonts w:ascii="Times New Roman" w:eastAsia="Times New Roman" w:hAnsi="Times New Roman" w:cs="David"/>
          <w:b/>
          <w:bCs/>
          <w:sz w:val="24"/>
          <w:szCs w:val="24"/>
          <w:rtl/>
          <w:rPrChange w:id="2786" w:author="Avi Cohen" w:date="2022-05-02T11:52:00Z">
            <w:rPr>
              <w:rFonts w:ascii="Times New Roman" w:eastAsia="Times New Roman" w:hAnsi="Times New Roman" w:cs="David"/>
              <w:b/>
              <w:bCs/>
              <w:sz w:val="24"/>
              <w:szCs w:val="24"/>
              <w:rtl/>
            </w:rPr>
          </w:rPrChange>
        </w:rPr>
        <w:t>1.5</w:t>
      </w:r>
      <w:r w:rsidR="00256233" w:rsidRPr="00DE7F64">
        <w:rPr>
          <w:rFonts w:ascii="Times New Roman" w:eastAsia="Times New Roman" w:hAnsi="Times New Roman" w:cs="David" w:hint="cs"/>
          <w:sz w:val="24"/>
          <w:szCs w:val="24"/>
          <w:rtl/>
          <w:rPrChange w:id="2787" w:author="Avi Cohen" w:date="2022-05-02T11:52:00Z">
            <w:rPr>
              <w:rFonts w:ascii="Times New Roman" w:eastAsia="Times New Roman" w:hAnsi="Times New Roman" w:cs="David" w:hint="cs"/>
              <w:sz w:val="24"/>
              <w:szCs w:val="24"/>
              <w:rtl/>
            </w:rPr>
          </w:rPrChange>
        </w:rPr>
        <w:t xml:space="preserve">  </w:t>
      </w:r>
      <w:r w:rsidRPr="00DE7F64">
        <w:rPr>
          <w:rFonts w:ascii="Times New Roman" w:eastAsia="Times New Roman" w:hAnsi="Times New Roman" w:cs="David"/>
          <w:sz w:val="24"/>
          <w:szCs w:val="24"/>
          <w:rtl/>
          <w:rPrChange w:id="2788" w:author="Avi Cohen" w:date="2022-05-02T11:52:00Z">
            <w:rPr>
              <w:rFonts w:ascii="Times New Roman" w:eastAsia="Times New Roman" w:hAnsi="Times New Roman" w:cs="David"/>
              <w:sz w:val="24"/>
              <w:szCs w:val="24"/>
              <w:rtl/>
            </w:rPr>
          </w:rPrChange>
        </w:rPr>
        <w:t xml:space="preserve"> ש"ח (במילים: </w:t>
      </w:r>
      <w:r w:rsidR="00256233" w:rsidRPr="00DE7F64">
        <w:rPr>
          <w:rFonts w:ascii="Times New Roman" w:eastAsia="Times New Roman" w:hAnsi="Times New Roman" w:cs="David" w:hint="cs"/>
          <w:sz w:val="24"/>
          <w:szCs w:val="24"/>
          <w:rtl/>
          <w:rPrChange w:id="2789" w:author="Avi Cohen" w:date="2022-05-02T11:52:00Z">
            <w:rPr>
              <w:rFonts w:ascii="Times New Roman" w:eastAsia="Times New Roman" w:hAnsi="Times New Roman" w:cs="David" w:hint="cs"/>
              <w:sz w:val="24"/>
              <w:szCs w:val="24"/>
              <w:rtl/>
            </w:rPr>
          </w:rPrChange>
        </w:rPr>
        <w:t xml:space="preserve">שקל וחמישים אג' </w:t>
      </w:r>
      <w:r w:rsidRPr="00DE7F64">
        <w:rPr>
          <w:rFonts w:ascii="Times New Roman" w:eastAsia="Times New Roman" w:hAnsi="Times New Roman" w:cs="David"/>
          <w:sz w:val="24"/>
          <w:szCs w:val="24"/>
          <w:rtl/>
          <w:rPrChange w:id="2790" w:author="Avi Cohen" w:date="2022-05-02T11:52:00Z">
            <w:rPr>
              <w:rFonts w:ascii="Times New Roman" w:eastAsia="Times New Roman" w:hAnsi="Times New Roman" w:cs="David"/>
              <w:sz w:val="24"/>
              <w:szCs w:val="24"/>
              <w:rtl/>
            </w:rPr>
          </w:rPrChange>
        </w:rPr>
        <w:t xml:space="preserve">) לכל </w:t>
      </w:r>
      <w:r w:rsidRPr="00DE7F64">
        <w:rPr>
          <w:rFonts w:ascii="Times New Roman" w:eastAsia="Times New Roman" w:hAnsi="Times New Roman" w:cs="David" w:hint="cs"/>
          <w:sz w:val="24"/>
          <w:szCs w:val="24"/>
          <w:rtl/>
          <w:rPrChange w:id="2791" w:author="Avi Cohen" w:date="2022-05-02T11:52:00Z">
            <w:rPr>
              <w:rFonts w:ascii="Times New Roman" w:eastAsia="Times New Roman" w:hAnsi="Times New Roman" w:cs="David" w:hint="cs"/>
              <w:sz w:val="24"/>
              <w:szCs w:val="24"/>
              <w:rtl/>
            </w:rPr>
          </w:rPrChange>
        </w:rPr>
        <w:t>מ"ר .</w:t>
      </w:r>
    </w:p>
    <w:p w14:paraId="50658959" w14:textId="77777777" w:rsidR="007D6A6B" w:rsidRPr="00DE7F64"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Change w:id="2792" w:author="Avi Cohen" w:date="2022-05-02T11:52:00Z">
            <w:rPr>
              <w:rFonts w:ascii="Times New Roman" w:eastAsia="Times New Roman" w:hAnsi="Times New Roman" w:cs="David"/>
              <w:sz w:val="24"/>
              <w:szCs w:val="24"/>
              <w:rtl/>
            </w:rPr>
          </w:rPrChange>
        </w:rPr>
      </w:pPr>
    </w:p>
    <w:p w14:paraId="3DEE5942" w14:textId="77777777" w:rsidR="007D6A6B" w:rsidRPr="00DE7F64"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Change w:id="2793" w:author="Avi Cohen" w:date="2022-05-02T11:52:00Z">
            <w:rPr>
              <w:rFonts w:ascii="Times New Roman" w:eastAsia="Times New Roman" w:hAnsi="Times New Roman" w:cs="David"/>
              <w:sz w:val="24"/>
              <w:szCs w:val="24"/>
              <w:rtl/>
            </w:rPr>
          </w:rPrChange>
        </w:rPr>
      </w:pPr>
    </w:p>
    <w:p w14:paraId="7BE2FC09" w14:textId="20193560" w:rsidR="007D6A6B" w:rsidRPr="00DE7F64"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Change w:id="279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0"/>
          <w:szCs w:val="24"/>
          <w:rtl/>
          <w:lang w:eastAsia="he-IL"/>
          <w:rPrChange w:id="2795" w:author="Avi Cohen" w:date="2022-05-02T11:52:00Z">
            <w:rPr>
              <w:rFonts w:ascii="Times New Roman" w:eastAsia="Times New Roman" w:hAnsi="Times New Roman" w:cs="David"/>
              <w:sz w:val="20"/>
              <w:szCs w:val="24"/>
              <w:rtl/>
              <w:lang w:eastAsia="he-IL"/>
            </w:rPr>
          </w:rPrChange>
        </w:rPr>
        <w:t>2.</w:t>
      </w:r>
      <w:r w:rsidRPr="00DE7F64">
        <w:rPr>
          <w:rFonts w:ascii="Times New Roman" w:eastAsia="Times New Roman" w:hAnsi="Times New Roman" w:cs="David"/>
          <w:sz w:val="20"/>
          <w:szCs w:val="24"/>
          <w:rtl/>
          <w:lang w:eastAsia="he-IL"/>
          <w:rPrChange w:id="2796" w:author="Avi Cohen" w:date="2022-05-02T11:52:00Z">
            <w:rPr>
              <w:rFonts w:ascii="Times New Roman" w:eastAsia="Times New Roman" w:hAnsi="Times New Roman" w:cs="David"/>
              <w:sz w:val="20"/>
              <w:szCs w:val="24"/>
              <w:rtl/>
              <w:lang w:eastAsia="he-IL"/>
            </w:rPr>
          </w:rPrChange>
        </w:rPr>
        <w:tab/>
      </w:r>
      <w:r w:rsidR="00461F51" w:rsidRPr="00DE7F64">
        <w:rPr>
          <w:rFonts w:ascii="Times New Roman" w:eastAsia="Times New Roman" w:hAnsi="Times New Roman" w:cs="David" w:hint="cs"/>
          <w:sz w:val="20"/>
          <w:szCs w:val="24"/>
          <w:rtl/>
          <w:lang w:eastAsia="he-IL"/>
          <w:rPrChange w:id="2797" w:author="Avi Cohen" w:date="2022-05-02T11:52:00Z">
            <w:rPr>
              <w:rFonts w:ascii="Times New Roman" w:eastAsia="Times New Roman" w:hAnsi="Times New Roman" w:cs="David" w:hint="cs"/>
              <w:sz w:val="20"/>
              <w:szCs w:val="24"/>
              <w:rtl/>
              <w:lang w:eastAsia="he-IL"/>
            </w:rPr>
          </w:rPrChange>
        </w:rPr>
        <w:t>הסכום המפורט בסעיף 1 לעיל יהיה צמוד ל</w:t>
      </w:r>
      <w:sdt>
        <w:sdtPr>
          <w:rPr>
            <w:rFonts w:ascii="Times New Roman" w:eastAsia="Times New Roman" w:hAnsi="Times New Roman" w:cs="David" w:hint="cs"/>
            <w:sz w:val="24"/>
            <w:szCs w:val="24"/>
            <w:rtl/>
            <w:rPrChange w:id="2798" w:author="Avi Cohen" w:date="2022-05-02T11:52:00Z">
              <w:rPr>
                <w:rFonts w:ascii="Times New Roman" w:eastAsia="Times New Roman" w:hAnsi="Times New Roman" w:cs="David" w:hint="cs"/>
                <w:color w:val="008000"/>
                <w:sz w:val="24"/>
                <w:szCs w:val="24"/>
                <w:rtl/>
              </w:rPr>
            </w:rPrChange>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rPrChange w:id="2799" w:author="Avi Cohen" w:date="2022-05-02T11:52:00Z">
              <w:rPr/>
            </w:rPrChange>
          </w:rPr>
        </w:sdtEndPr>
        <w:sdtContent>
          <w:r w:rsidR="00FC600C" w:rsidRPr="00DE7F64">
            <w:rPr>
              <w:rFonts w:ascii="Times New Roman" w:eastAsia="Times New Roman" w:hAnsi="Times New Roman" w:cs="David" w:hint="cs"/>
              <w:sz w:val="24"/>
              <w:szCs w:val="24"/>
              <w:rtl/>
              <w:rPrChange w:id="2800" w:author="Avi Cohen" w:date="2022-05-02T11:52:00Z">
                <w:rPr>
                  <w:rFonts w:ascii="Times New Roman" w:eastAsia="Times New Roman" w:hAnsi="Times New Roman" w:cs="David" w:hint="cs"/>
                  <w:color w:val="008000"/>
                  <w:sz w:val="24"/>
                  <w:szCs w:val="24"/>
                  <w:rtl/>
                </w:rPr>
              </w:rPrChange>
            </w:rPr>
            <w:t>מדד המחירים לצרכן</w:t>
          </w:r>
        </w:sdtContent>
      </w:sdt>
      <w:r w:rsidR="00461F51" w:rsidRPr="00DE7F64">
        <w:rPr>
          <w:rFonts w:ascii="Times New Roman" w:eastAsia="Times New Roman" w:hAnsi="Times New Roman" w:cs="David" w:hint="cs"/>
          <w:sz w:val="24"/>
          <w:szCs w:val="24"/>
          <w:rtl/>
          <w:rPrChange w:id="2801" w:author="Avi Cohen" w:date="2022-05-02T11:52:00Z">
            <w:rPr>
              <w:rFonts w:ascii="Times New Roman" w:eastAsia="Times New Roman" w:hAnsi="Times New Roman" w:cs="David" w:hint="cs"/>
              <w:color w:val="008000"/>
              <w:sz w:val="24"/>
              <w:szCs w:val="24"/>
              <w:rtl/>
            </w:rPr>
          </w:rPrChange>
        </w:rPr>
        <w:br/>
      </w:r>
      <w:sdt>
        <w:sdtPr>
          <w:rPr>
            <w:rFonts w:ascii="Times New Roman" w:eastAsia="Times New Roman" w:hAnsi="Times New Roman" w:cs="David" w:hint="cs"/>
            <w:sz w:val="24"/>
            <w:szCs w:val="24"/>
            <w:rtl/>
            <w:rPrChange w:id="2802" w:author="Avi Cohen" w:date="2022-05-02T11:52:00Z">
              <w:rPr>
                <w:rFonts w:ascii="Times New Roman" w:eastAsia="Times New Roman" w:hAnsi="Times New Roman" w:cs="David" w:hint="cs"/>
                <w:color w:val="008000"/>
                <w:sz w:val="24"/>
                <w:szCs w:val="24"/>
                <w:rtl/>
              </w:rPr>
            </w:rPrChange>
          </w:rPr>
          <w:alias w:val="מדד בגין/ידוע - כותרת"/>
          <w:tag w:val="cntIsKnownTitle"/>
          <w:id w:val="1149088069"/>
          <w:placeholder>
            <w:docPart w:val="D162047E71094D769A45CFC6B5F9A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rPr>
            <w:rPrChange w:id="2803" w:author="Avi Cohen" w:date="2022-05-02T11:52:00Z">
              <w:rPr/>
            </w:rPrChange>
          </w:rPr>
        </w:sdtEndPr>
        <w:sdtContent>
          <w:r w:rsidR="00FC600C" w:rsidRPr="00DE7F64">
            <w:rPr>
              <w:rFonts w:ascii="Times New Roman" w:eastAsia="Times New Roman" w:hAnsi="Times New Roman" w:cs="David" w:hint="cs"/>
              <w:sz w:val="24"/>
              <w:szCs w:val="24"/>
              <w:rtl/>
              <w:rPrChange w:id="2804" w:author="Avi Cohen" w:date="2022-05-02T11:52:00Z">
                <w:rPr>
                  <w:rFonts w:ascii="Times New Roman" w:eastAsia="Times New Roman" w:hAnsi="Times New Roman" w:cs="David" w:hint="cs"/>
                  <w:color w:val="008000"/>
                  <w:sz w:val="24"/>
                  <w:szCs w:val="24"/>
                  <w:rtl/>
                </w:rPr>
              </w:rPrChange>
            </w:rPr>
            <w:t>בגין</w:t>
          </w:r>
        </w:sdtContent>
      </w:sdt>
      <w:r w:rsidR="00461F51" w:rsidRPr="00DE7F64">
        <w:rPr>
          <w:rFonts w:ascii="Times New Roman" w:eastAsia="Times New Roman" w:hAnsi="Times New Roman" w:cs="David" w:hint="cs"/>
          <w:sz w:val="24"/>
          <w:szCs w:val="24"/>
          <w:rtl/>
          <w:rPrChange w:id="2805" w:author="Avi Cohen" w:date="2022-05-02T11:52:00Z">
            <w:rPr>
              <w:rFonts w:ascii="Times New Roman" w:eastAsia="Times New Roman" w:hAnsi="Times New Roman" w:cs="David" w:hint="cs"/>
              <w:color w:val="008000"/>
              <w:sz w:val="24"/>
              <w:szCs w:val="24"/>
              <w:rtl/>
            </w:rPr>
          </w:rPrChange>
        </w:rPr>
        <w:t xml:space="preserve"> </w:t>
      </w:r>
      <w:sdt>
        <w:sdtPr>
          <w:rPr>
            <w:rFonts w:ascii="Times New Roman" w:eastAsia="Times New Roman" w:hAnsi="Times New Roman" w:cs="David" w:hint="cs"/>
            <w:sz w:val="24"/>
            <w:szCs w:val="24"/>
            <w:rtl/>
            <w:rPrChange w:id="2806" w:author="Avi Cohen" w:date="2022-05-02T11:52:00Z">
              <w:rPr>
                <w:rFonts w:ascii="Times New Roman" w:eastAsia="Times New Roman" w:hAnsi="Times New Roman" w:cs="David" w:hint="cs"/>
                <w:color w:val="008000"/>
                <w:sz w:val="24"/>
                <w:szCs w:val="24"/>
                <w:rtl/>
              </w:rPr>
            </w:rPrChange>
          </w:rPr>
          <w:alias w:val="מדד בסיס"/>
          <w:tag w:val="cntMadadBase"/>
          <w:id w:val="1021983075"/>
          <w:placeholder>
            <w:docPart w:val="79B4B2977EC94D50BCA836D9027564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19T00:00:00Z">
            <w:dateFormat w:val="dd/MM/yyyy"/>
            <w:lid w:val="he-IL"/>
            <w:storeMappedDataAs w:val="dateTime"/>
            <w:calendar w:val="gregorian"/>
          </w:date>
        </w:sdtPr>
        <w:sdtEndPr>
          <w:rPr>
            <w:rPrChange w:id="2807" w:author="Avi Cohen" w:date="2022-05-02T11:52:00Z">
              <w:rPr/>
            </w:rPrChange>
          </w:rPr>
        </w:sdtEndPr>
        <w:sdtContent>
          <w:r w:rsidR="00FC600C" w:rsidRPr="00DE7F64">
            <w:rPr>
              <w:rFonts w:ascii="Times New Roman" w:eastAsia="Times New Roman" w:hAnsi="Times New Roman" w:cs="David" w:hint="cs"/>
              <w:sz w:val="24"/>
              <w:szCs w:val="24"/>
              <w:rtl/>
              <w:rPrChange w:id="2808" w:author="Avi Cohen" w:date="2022-05-02T11:52:00Z">
                <w:rPr>
                  <w:rFonts w:ascii="Times New Roman" w:eastAsia="Times New Roman" w:hAnsi="Times New Roman" w:cs="David" w:hint="cs"/>
                  <w:color w:val="008000"/>
                  <w:sz w:val="24"/>
                  <w:szCs w:val="24"/>
                  <w:rtl/>
                </w:rPr>
              </w:rPrChange>
            </w:rPr>
            <w:t>‏19/01/2022</w:t>
          </w:r>
        </w:sdtContent>
      </w:sdt>
      <w:r w:rsidR="00461F51" w:rsidRPr="00473317">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sz w:val="24"/>
            <w:szCs w:val="24"/>
            <w:rtl/>
            <w:rPrChange w:id="2809" w:author="Avi Cohen" w:date="2022-05-02T11:52:00Z">
              <w:rPr>
                <w:rFonts w:ascii="Times New Roman" w:eastAsia="Times New Roman" w:hAnsi="Times New Roman" w:cs="David" w:hint="cs"/>
                <w:color w:val="008000"/>
                <w:sz w:val="24"/>
                <w:szCs w:val="24"/>
                <w:rtl/>
              </w:rPr>
            </w:rPrChange>
          </w:rPr>
          <w:alias w:val="נקודות מדד"/>
          <w:tag w:val="cntMadadPoints"/>
          <w:id w:val="-217437650"/>
          <w:placeholder>
            <w:docPart w:val="39E4972C552D4510B28FA9061584F9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rPr>
            <w:rPrChange w:id="2810" w:author="Avi Cohen" w:date="2022-05-02T11:52:00Z">
              <w:rPr/>
            </w:rPrChange>
          </w:rPr>
        </w:sdtEndPr>
        <w:sdtContent>
          <w:r w:rsidR="00FC600C" w:rsidRPr="00DE7F64">
            <w:rPr>
              <w:rFonts w:ascii="Times New Roman" w:eastAsia="Times New Roman" w:hAnsi="Times New Roman" w:cs="David" w:hint="cs"/>
              <w:sz w:val="24"/>
              <w:szCs w:val="24"/>
              <w:rtl/>
              <w:rPrChange w:id="2811" w:author="Avi Cohen" w:date="2022-05-02T11:52:00Z">
                <w:rPr>
                  <w:rFonts w:ascii="Times New Roman" w:eastAsia="Times New Roman" w:hAnsi="Times New Roman" w:cs="David" w:hint="cs"/>
                  <w:color w:val="008000"/>
                  <w:sz w:val="24"/>
                  <w:szCs w:val="24"/>
                  <w:rtl/>
                </w:rPr>
              </w:rPrChange>
            </w:rPr>
            <w:t>231.3849</w:t>
          </w:r>
        </w:sdtContent>
      </w:sdt>
      <w:r w:rsidR="00461F51" w:rsidRPr="00473317">
        <w:rPr>
          <w:rFonts w:ascii="Times New Roman" w:eastAsia="Times New Roman" w:hAnsi="Times New Roman" w:cs="David" w:hint="cs"/>
          <w:sz w:val="24"/>
          <w:szCs w:val="24"/>
          <w:rtl/>
        </w:rPr>
        <w:t xml:space="preserve"> נקודות) </w:t>
      </w:r>
      <w:r w:rsidR="00461F51" w:rsidRPr="00DE7F64">
        <w:rPr>
          <w:rFonts w:ascii="Times New Roman" w:eastAsia="Times New Roman" w:hAnsi="Times New Roman" w:cs="David" w:hint="cs"/>
          <w:sz w:val="24"/>
          <w:szCs w:val="24"/>
          <w:rtl/>
          <w:lang w:eastAsia="he-IL"/>
          <w:rPrChange w:id="2812" w:author="Avi Cohen" w:date="2022-05-02T11:52:00Z">
            <w:rPr>
              <w:rFonts w:ascii="Times New Roman" w:eastAsia="Times New Roman" w:hAnsi="Times New Roman" w:cs="David" w:hint="cs"/>
              <w:sz w:val="24"/>
              <w:szCs w:val="24"/>
              <w:rtl/>
              <w:lang w:eastAsia="he-IL"/>
            </w:rPr>
          </w:rPrChange>
        </w:rPr>
        <w:t xml:space="preserve"> עד למדד הידוע ביום הגשת כל חשבון.</w:t>
      </w:r>
    </w:p>
    <w:p w14:paraId="4DEBD4EA" w14:textId="77777777" w:rsidR="007D6A6B" w:rsidRPr="00DE7F64"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Change w:id="2813" w:author="Avi Cohen" w:date="2022-05-02T11:52:00Z">
            <w:rPr>
              <w:rFonts w:ascii="Times New Roman" w:eastAsia="Times New Roman" w:hAnsi="Times New Roman" w:cs="David"/>
              <w:sz w:val="24"/>
              <w:szCs w:val="24"/>
              <w:rtl/>
              <w:lang w:eastAsia="he-IL"/>
            </w:rPr>
          </w:rPrChange>
        </w:rPr>
      </w:pPr>
    </w:p>
    <w:p w14:paraId="6B53E15C"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281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815" w:author="Avi Cohen" w:date="2022-05-02T11:52:00Z">
            <w:rPr>
              <w:rFonts w:ascii="Times New Roman" w:eastAsia="Times New Roman" w:hAnsi="Times New Roman" w:cs="David"/>
              <w:sz w:val="24"/>
              <w:szCs w:val="24"/>
              <w:rtl/>
              <w:lang w:eastAsia="he-IL"/>
            </w:rPr>
          </w:rPrChange>
        </w:rPr>
        <w:t>3.</w:t>
      </w:r>
      <w:r w:rsidRPr="00DE7F64">
        <w:rPr>
          <w:rFonts w:ascii="Times New Roman" w:eastAsia="Times New Roman" w:hAnsi="Times New Roman" w:cs="David"/>
          <w:sz w:val="24"/>
          <w:szCs w:val="24"/>
          <w:rtl/>
          <w:lang w:eastAsia="he-IL"/>
          <w:rPrChange w:id="2816" w:author="Avi Cohen" w:date="2022-05-02T11:52:00Z">
            <w:rPr>
              <w:rFonts w:ascii="Times New Roman" w:eastAsia="Times New Roman" w:hAnsi="Times New Roman" w:cs="David"/>
              <w:sz w:val="24"/>
              <w:szCs w:val="24"/>
              <w:rtl/>
              <w:lang w:eastAsia="he-IL"/>
            </w:rPr>
          </w:rPrChange>
        </w:rPr>
        <w:tab/>
        <w:t>למען הסר ספק:</w:t>
      </w:r>
    </w:p>
    <w:p w14:paraId="0BF963C9"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817" w:author="Avi Cohen" w:date="2022-05-02T11:52:00Z">
            <w:rPr>
              <w:rFonts w:ascii="Times New Roman" w:eastAsia="Times New Roman" w:hAnsi="Times New Roman" w:cs="David"/>
              <w:sz w:val="24"/>
              <w:szCs w:val="24"/>
              <w:rtl/>
              <w:lang w:eastAsia="he-IL"/>
            </w:rPr>
          </w:rPrChange>
        </w:rPr>
      </w:pPr>
    </w:p>
    <w:p w14:paraId="7975D614" w14:textId="70E8B7C5" w:rsidR="007D6A6B" w:rsidRPr="00DE7F64" w:rsidRDefault="007D6A6B" w:rsidP="00D52A75">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81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819" w:author="Avi Cohen" w:date="2022-05-02T11:52:00Z">
            <w:rPr>
              <w:rFonts w:ascii="Times New Roman" w:eastAsia="Times New Roman" w:hAnsi="Times New Roman" w:cs="David"/>
              <w:sz w:val="24"/>
              <w:szCs w:val="24"/>
              <w:rtl/>
              <w:lang w:eastAsia="he-IL"/>
            </w:rPr>
          </w:rPrChange>
        </w:rPr>
        <w:t>3.1</w:t>
      </w:r>
      <w:r w:rsidRPr="00DE7F64">
        <w:rPr>
          <w:rFonts w:ascii="Times New Roman" w:eastAsia="Times New Roman" w:hAnsi="Times New Roman" w:cs="David"/>
          <w:sz w:val="24"/>
          <w:szCs w:val="24"/>
          <w:rtl/>
          <w:lang w:eastAsia="he-IL"/>
          <w:rPrChange w:id="2820" w:author="Avi Cohen" w:date="2022-05-02T11:52:00Z">
            <w:rPr>
              <w:rFonts w:ascii="Times New Roman" w:eastAsia="Times New Roman" w:hAnsi="Times New Roman" w:cs="David"/>
              <w:sz w:val="24"/>
              <w:szCs w:val="24"/>
              <w:rtl/>
              <w:lang w:eastAsia="he-IL"/>
            </w:rPr>
          </w:rPrChange>
        </w:rPr>
        <w:tab/>
      </w:r>
      <w:r w:rsidR="00D52A75" w:rsidRPr="00DE7F64">
        <w:rPr>
          <w:rFonts w:ascii="Times New Roman" w:eastAsia="Times New Roman" w:hAnsi="Times New Roman" w:cs="David" w:hint="cs"/>
          <w:sz w:val="24"/>
          <w:szCs w:val="24"/>
          <w:rtl/>
          <w:lang w:eastAsia="he-IL"/>
          <w:rPrChange w:id="2821" w:author="Avi Cohen" w:date="2022-05-02T11:52:00Z">
            <w:rPr>
              <w:rFonts w:ascii="Times New Roman" w:eastAsia="Times New Roman" w:hAnsi="Times New Roman" w:cs="David" w:hint="cs"/>
              <w:sz w:val="24"/>
              <w:szCs w:val="24"/>
              <w:rtl/>
              <w:lang w:eastAsia="he-IL"/>
            </w:rPr>
          </w:rPrChange>
        </w:rPr>
        <w:t>התמורה ת</w:t>
      </w:r>
      <w:r w:rsidRPr="00DE7F64">
        <w:rPr>
          <w:rFonts w:ascii="Times New Roman" w:eastAsia="Times New Roman" w:hAnsi="Times New Roman" w:cs="David"/>
          <w:sz w:val="24"/>
          <w:szCs w:val="24"/>
          <w:rtl/>
          <w:lang w:eastAsia="he-IL"/>
          <w:rPrChange w:id="2822" w:author="Avi Cohen" w:date="2022-05-02T11:52:00Z">
            <w:rPr>
              <w:rFonts w:ascii="Times New Roman" w:eastAsia="Times New Roman" w:hAnsi="Times New Roman" w:cs="David"/>
              <w:sz w:val="24"/>
              <w:szCs w:val="24"/>
              <w:rtl/>
              <w:lang w:eastAsia="he-IL"/>
            </w:rPr>
          </w:rPrChange>
        </w:rPr>
        <w:t>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38A2C915" w14:textId="77777777" w:rsidR="007D6A6B" w:rsidRPr="00DE7F64"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823" w:author="Avi Cohen" w:date="2022-05-02T11:52:00Z">
            <w:rPr>
              <w:rFonts w:ascii="Times New Roman" w:eastAsia="Times New Roman" w:hAnsi="Times New Roman" w:cs="David"/>
              <w:sz w:val="24"/>
              <w:szCs w:val="24"/>
              <w:rtl/>
              <w:lang w:eastAsia="he-IL"/>
            </w:rPr>
          </w:rPrChange>
        </w:rPr>
      </w:pPr>
    </w:p>
    <w:p w14:paraId="5809025E" w14:textId="2ADEE413" w:rsidR="007D6A6B" w:rsidRPr="00DE7F64" w:rsidRDefault="007D6A6B" w:rsidP="00D52A75">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82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825" w:author="Avi Cohen" w:date="2022-05-02T11:52:00Z">
            <w:rPr>
              <w:rFonts w:ascii="Times New Roman" w:eastAsia="Times New Roman" w:hAnsi="Times New Roman" w:cs="David"/>
              <w:sz w:val="24"/>
              <w:szCs w:val="24"/>
              <w:rtl/>
              <w:lang w:eastAsia="he-IL"/>
            </w:rPr>
          </w:rPrChange>
        </w:rPr>
        <w:t>3.2</w:t>
      </w:r>
      <w:r w:rsidRPr="00DE7F64">
        <w:rPr>
          <w:rFonts w:ascii="Times New Roman" w:eastAsia="Times New Roman" w:hAnsi="Times New Roman" w:cs="David"/>
          <w:sz w:val="24"/>
          <w:szCs w:val="24"/>
          <w:rtl/>
          <w:lang w:eastAsia="he-IL"/>
          <w:rPrChange w:id="2826" w:author="Avi Cohen" w:date="2022-05-02T11:52:00Z">
            <w:rPr>
              <w:rFonts w:ascii="Times New Roman" w:eastAsia="Times New Roman" w:hAnsi="Times New Roman" w:cs="David"/>
              <w:sz w:val="24"/>
              <w:szCs w:val="24"/>
              <w:rtl/>
              <w:lang w:eastAsia="he-IL"/>
            </w:rPr>
          </w:rPrChange>
        </w:rPr>
        <w:tab/>
        <w:t xml:space="preserve">מובהר כי </w:t>
      </w:r>
      <w:r w:rsidR="00D52A75" w:rsidRPr="00DE7F64">
        <w:rPr>
          <w:rFonts w:ascii="Times New Roman" w:eastAsia="Times New Roman" w:hAnsi="Times New Roman" w:cs="David" w:hint="cs"/>
          <w:sz w:val="24"/>
          <w:szCs w:val="24"/>
          <w:rtl/>
          <w:lang w:eastAsia="he-IL"/>
          <w:rPrChange w:id="2827" w:author="Avi Cohen" w:date="2022-05-02T11:52:00Z">
            <w:rPr>
              <w:rFonts w:ascii="Times New Roman" w:eastAsia="Times New Roman" w:hAnsi="Times New Roman" w:cs="David" w:hint="cs"/>
              <w:sz w:val="24"/>
              <w:szCs w:val="24"/>
              <w:rtl/>
              <w:lang w:eastAsia="he-IL"/>
            </w:rPr>
          </w:rPrChange>
        </w:rPr>
        <w:t xml:space="preserve">התמורה </w:t>
      </w:r>
      <w:r w:rsidRPr="00DE7F64">
        <w:rPr>
          <w:rFonts w:ascii="Times New Roman" w:eastAsia="Times New Roman" w:hAnsi="Times New Roman" w:cs="David"/>
          <w:sz w:val="24"/>
          <w:szCs w:val="24"/>
          <w:rtl/>
          <w:lang w:eastAsia="he-IL"/>
          <w:rPrChange w:id="2828" w:author="Avi Cohen" w:date="2022-05-02T11:52:00Z">
            <w:rPr>
              <w:rFonts w:ascii="Times New Roman" w:eastAsia="Times New Roman" w:hAnsi="Times New Roman" w:cs="David"/>
              <w:sz w:val="24"/>
              <w:szCs w:val="24"/>
              <w:rtl/>
              <w:lang w:eastAsia="he-IL"/>
            </w:rPr>
          </w:rPrChange>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6CACC4E2"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Change w:id="2829" w:author="Avi Cohen" w:date="2022-05-02T11:52:00Z">
            <w:rPr>
              <w:rFonts w:ascii="Times New Roman" w:eastAsia="Times New Roman" w:hAnsi="Times New Roman" w:cs="David"/>
              <w:sz w:val="24"/>
              <w:szCs w:val="24"/>
              <w:lang w:eastAsia="he-IL"/>
            </w:rPr>
          </w:rPrChange>
        </w:rPr>
      </w:pPr>
    </w:p>
    <w:p w14:paraId="3B0A1228" w14:textId="43E068C5" w:rsidR="007D6A6B" w:rsidRPr="00DE7F64" w:rsidRDefault="007D6A6B" w:rsidP="00DE7F6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283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831" w:author="Avi Cohen" w:date="2022-05-02T11:52:00Z">
            <w:rPr>
              <w:rFonts w:ascii="Times New Roman" w:eastAsia="Times New Roman" w:hAnsi="Times New Roman" w:cs="David"/>
              <w:sz w:val="24"/>
              <w:szCs w:val="24"/>
              <w:rtl/>
              <w:lang w:eastAsia="he-IL"/>
            </w:rPr>
          </w:rPrChange>
        </w:rPr>
        <w:t>3.3</w:t>
      </w:r>
      <w:r w:rsidRPr="00DE7F64">
        <w:rPr>
          <w:rFonts w:ascii="Times New Roman" w:eastAsia="Times New Roman" w:hAnsi="Times New Roman" w:cs="David"/>
          <w:sz w:val="24"/>
          <w:szCs w:val="24"/>
          <w:rtl/>
          <w:lang w:eastAsia="he-IL"/>
          <w:rPrChange w:id="2832" w:author="Avi Cohen" w:date="2022-05-02T11:52:00Z">
            <w:rPr>
              <w:rFonts w:ascii="Times New Roman" w:eastAsia="Times New Roman" w:hAnsi="Times New Roman" w:cs="David"/>
              <w:sz w:val="24"/>
              <w:szCs w:val="24"/>
              <w:rtl/>
              <w:lang w:eastAsia="he-IL"/>
            </w:rPr>
          </w:rPrChange>
        </w:rPr>
        <w:tab/>
      </w:r>
      <w:r w:rsidR="00D52A75" w:rsidRPr="00DE7F64">
        <w:rPr>
          <w:rFonts w:ascii="Times New Roman" w:eastAsia="Times New Roman" w:hAnsi="Times New Roman" w:cs="David" w:hint="cs"/>
          <w:sz w:val="24"/>
          <w:szCs w:val="24"/>
          <w:rtl/>
          <w:lang w:eastAsia="he-IL"/>
          <w:rPrChange w:id="2833" w:author="Avi Cohen" w:date="2022-05-02T11:52:00Z">
            <w:rPr>
              <w:rFonts w:ascii="Times New Roman" w:eastAsia="Times New Roman" w:hAnsi="Times New Roman" w:cs="David" w:hint="cs"/>
              <w:sz w:val="24"/>
              <w:szCs w:val="24"/>
              <w:rtl/>
              <w:lang w:eastAsia="he-IL"/>
            </w:rPr>
          </w:rPrChange>
        </w:rPr>
        <w:t xml:space="preserve">התמורה </w:t>
      </w:r>
      <w:r w:rsidRPr="00DE7F64">
        <w:rPr>
          <w:rFonts w:ascii="Times New Roman" w:eastAsia="Times New Roman" w:hAnsi="Times New Roman" w:cs="David"/>
          <w:sz w:val="24"/>
          <w:szCs w:val="24"/>
          <w:rtl/>
          <w:lang w:eastAsia="he-IL"/>
          <w:rPrChange w:id="2834" w:author="Avi Cohen" w:date="2022-05-02T11:52:00Z">
            <w:rPr>
              <w:rFonts w:ascii="Times New Roman" w:eastAsia="Times New Roman" w:hAnsi="Times New Roman" w:cs="David"/>
              <w:sz w:val="24"/>
              <w:szCs w:val="24"/>
              <w:rtl/>
              <w:lang w:eastAsia="he-IL"/>
            </w:rPr>
          </w:rPrChange>
        </w:rPr>
        <w:t>כולל</w:t>
      </w:r>
      <w:r w:rsidR="00D52A75" w:rsidRPr="00DE7F64">
        <w:rPr>
          <w:rFonts w:ascii="Times New Roman" w:eastAsia="Times New Roman" w:hAnsi="Times New Roman" w:cs="David" w:hint="cs"/>
          <w:sz w:val="24"/>
          <w:szCs w:val="24"/>
          <w:rtl/>
          <w:lang w:eastAsia="he-IL"/>
          <w:rPrChange w:id="2835" w:author="Avi Cohen" w:date="2022-05-02T11:52:00Z">
            <w:rPr>
              <w:rFonts w:ascii="Times New Roman" w:eastAsia="Times New Roman" w:hAnsi="Times New Roman" w:cs="David" w:hint="cs"/>
              <w:sz w:val="24"/>
              <w:szCs w:val="24"/>
              <w:rtl/>
              <w:lang w:eastAsia="he-IL"/>
            </w:rPr>
          </w:rPrChange>
        </w:rPr>
        <w:t xml:space="preserve">ת </w:t>
      </w:r>
      <w:r w:rsidRPr="00DE7F64">
        <w:rPr>
          <w:rFonts w:ascii="Times New Roman" w:eastAsia="Times New Roman" w:hAnsi="Times New Roman" w:cs="David"/>
          <w:sz w:val="24"/>
          <w:szCs w:val="24"/>
          <w:rtl/>
          <w:lang w:eastAsia="he-IL"/>
          <w:rPrChange w:id="2836" w:author="Avi Cohen" w:date="2022-05-02T11:52:00Z">
            <w:rPr>
              <w:rFonts w:ascii="Times New Roman" w:eastAsia="Times New Roman" w:hAnsi="Times New Roman" w:cs="David"/>
              <w:sz w:val="24"/>
              <w:szCs w:val="24"/>
              <w:rtl/>
              <w:lang w:eastAsia="he-IL"/>
            </w:rPr>
          </w:rPrChange>
        </w:rPr>
        <w:t xml:space="preserve"> את כל המפורט בחוזה על כל נספחיו, לרבות נספח ב'.</w:t>
      </w:r>
    </w:p>
    <w:p w14:paraId="0C674C58" w14:textId="77777777" w:rsidR="007D6A6B" w:rsidRPr="00DE7F64"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Change w:id="2837" w:author="Avi Cohen" w:date="2022-05-02T11:52:00Z">
            <w:rPr>
              <w:rFonts w:ascii="Times New Roman" w:eastAsia="Times New Roman" w:hAnsi="Times New Roman" w:cs="David"/>
              <w:sz w:val="24"/>
              <w:szCs w:val="24"/>
              <w:rtl/>
              <w:lang w:eastAsia="he-IL"/>
            </w:rPr>
          </w:rPrChange>
        </w:rPr>
      </w:pPr>
    </w:p>
    <w:p w14:paraId="71E88E34" w14:textId="77777777" w:rsidR="007D6A6B" w:rsidRPr="00DE7F64"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283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0"/>
          <w:szCs w:val="20"/>
          <w:rtl/>
          <w:lang w:eastAsia="he-IL"/>
          <w:rPrChange w:id="2839" w:author="Avi Cohen" w:date="2022-05-02T11:52:00Z">
            <w:rPr>
              <w:rFonts w:ascii="Times New Roman" w:eastAsia="Times New Roman" w:hAnsi="Times New Roman" w:cs="David"/>
              <w:sz w:val="20"/>
              <w:szCs w:val="20"/>
              <w:rtl/>
              <w:lang w:eastAsia="he-IL"/>
            </w:rPr>
          </w:rPrChange>
        </w:rPr>
        <w:t>4.</w:t>
      </w:r>
      <w:r w:rsidRPr="00DE7F64">
        <w:rPr>
          <w:rFonts w:ascii="Times New Roman" w:eastAsia="Times New Roman" w:hAnsi="Times New Roman" w:cs="David"/>
          <w:sz w:val="20"/>
          <w:szCs w:val="20"/>
          <w:rtl/>
          <w:lang w:eastAsia="he-IL"/>
          <w:rPrChange w:id="2840" w:author="Avi Cohen" w:date="2022-05-02T11:52:00Z">
            <w:rPr>
              <w:rFonts w:ascii="Times New Roman" w:eastAsia="Times New Roman" w:hAnsi="Times New Roman" w:cs="David"/>
              <w:sz w:val="20"/>
              <w:szCs w:val="20"/>
              <w:rtl/>
              <w:lang w:eastAsia="he-IL"/>
            </w:rPr>
          </w:rPrChange>
        </w:rPr>
        <w:tab/>
      </w:r>
      <w:r w:rsidRPr="00DE7F64">
        <w:rPr>
          <w:rFonts w:ascii="Times New Roman" w:eastAsia="Times New Roman" w:hAnsi="Times New Roman" w:cs="David"/>
          <w:sz w:val="24"/>
          <w:szCs w:val="24"/>
          <w:rtl/>
          <w:lang w:eastAsia="he-IL"/>
          <w:rPrChange w:id="2841" w:author="Avi Cohen" w:date="2022-05-02T11:52:00Z">
            <w:rPr>
              <w:rFonts w:ascii="Times New Roman" w:eastAsia="Times New Roman" w:hAnsi="Times New Roman" w:cs="David"/>
              <w:sz w:val="24"/>
              <w:szCs w:val="24"/>
              <w:rtl/>
              <w:lang w:eastAsia="he-IL"/>
            </w:rPr>
          </w:rPrChange>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01A4509D"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842" w:author="Avi Cohen" w:date="2022-05-02T11:52:00Z">
            <w:rPr>
              <w:rFonts w:ascii="Times New Roman" w:eastAsia="Times New Roman" w:hAnsi="Times New Roman" w:cs="David"/>
              <w:sz w:val="24"/>
              <w:szCs w:val="24"/>
              <w:rtl/>
              <w:lang w:eastAsia="he-IL"/>
            </w:rPr>
          </w:rPrChange>
        </w:rPr>
      </w:pPr>
    </w:p>
    <w:p w14:paraId="17B543EC" w14:textId="77777777" w:rsidR="007D6A6B" w:rsidRPr="00DE7F64"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284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844" w:author="Avi Cohen" w:date="2022-05-02T11:52:00Z">
            <w:rPr>
              <w:rFonts w:ascii="Times New Roman" w:eastAsia="Times New Roman" w:hAnsi="Times New Roman" w:cs="David"/>
              <w:sz w:val="24"/>
              <w:szCs w:val="24"/>
              <w:rtl/>
              <w:lang w:eastAsia="he-IL"/>
            </w:rPr>
          </w:rPrChange>
        </w:rPr>
        <w:t>5.</w:t>
      </w:r>
      <w:r w:rsidRPr="00DE7F64">
        <w:rPr>
          <w:rFonts w:ascii="Times New Roman" w:eastAsia="Times New Roman" w:hAnsi="Times New Roman" w:cs="David"/>
          <w:sz w:val="24"/>
          <w:szCs w:val="24"/>
          <w:rtl/>
          <w:lang w:eastAsia="he-IL"/>
          <w:rPrChange w:id="2845" w:author="Avi Cohen" w:date="2022-05-02T11:52:00Z">
            <w:rPr>
              <w:rFonts w:ascii="Times New Roman" w:eastAsia="Times New Roman" w:hAnsi="Times New Roman" w:cs="David"/>
              <w:sz w:val="24"/>
              <w:szCs w:val="24"/>
              <w:rtl/>
              <w:lang w:eastAsia="he-IL"/>
            </w:rPr>
          </w:rPrChange>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FF4D307" w14:textId="77777777" w:rsidR="00D52A75" w:rsidRPr="00DE7F64" w:rsidRDefault="00D52A75"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2846" w:author="Avi Cohen" w:date="2022-05-02T11:52:00Z">
            <w:rPr>
              <w:rFonts w:ascii="Times New Roman" w:eastAsia="Times New Roman" w:hAnsi="Times New Roman" w:cs="David"/>
              <w:sz w:val="24"/>
              <w:szCs w:val="24"/>
              <w:rtl/>
              <w:lang w:eastAsia="he-IL"/>
            </w:rPr>
          </w:rPrChange>
        </w:rPr>
      </w:pPr>
    </w:p>
    <w:p w14:paraId="595E8271" w14:textId="77777777" w:rsidR="00D52A75" w:rsidRPr="00DE7F64" w:rsidRDefault="00D52A75"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2847" w:author="Avi Cohen" w:date="2022-05-02T11:52:00Z">
            <w:rPr>
              <w:rFonts w:ascii="Times New Roman" w:eastAsia="Times New Roman" w:hAnsi="Times New Roman" w:cs="David"/>
              <w:sz w:val="24"/>
              <w:szCs w:val="24"/>
              <w:rtl/>
              <w:lang w:eastAsia="he-IL"/>
            </w:rPr>
          </w:rPrChange>
        </w:rPr>
      </w:pPr>
    </w:p>
    <w:p w14:paraId="24342C84" w14:textId="79FFD1FF" w:rsidR="00D52A75" w:rsidRPr="00DE7F64" w:rsidRDefault="00D52A75" w:rsidP="00D52A75">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284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849" w:author="Avi Cohen" w:date="2022-05-02T11:52:00Z">
            <w:rPr>
              <w:rFonts w:ascii="Times New Roman" w:eastAsia="Times New Roman" w:hAnsi="Times New Roman" w:cs="David"/>
              <w:sz w:val="24"/>
              <w:szCs w:val="24"/>
              <w:rtl/>
              <w:lang w:eastAsia="he-IL"/>
            </w:rPr>
          </w:rPrChange>
        </w:rPr>
        <w:br w:type="page"/>
      </w:r>
    </w:p>
    <w:p w14:paraId="1FFB60A5" w14:textId="77777777" w:rsidR="007D6A6B" w:rsidRPr="00DE7F64"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285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851" w:author="Avi Cohen" w:date="2022-05-02T11:52:00Z">
            <w:rPr>
              <w:rFonts w:ascii="Times New Roman" w:eastAsia="Times New Roman" w:hAnsi="Times New Roman" w:cs="David"/>
              <w:sz w:val="24"/>
              <w:szCs w:val="24"/>
              <w:rtl/>
              <w:lang w:eastAsia="he-IL"/>
            </w:rPr>
          </w:rPrChange>
        </w:rPr>
        <w:br w:type="page"/>
      </w:r>
    </w:p>
    <w:p w14:paraId="09B769DB" w14:textId="77777777" w:rsidR="007D6A6B" w:rsidRPr="00DE7F64"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52" w:author="Avi Cohen" w:date="2022-05-02T11:52:00Z">
            <w:rPr>
              <w:rFonts w:ascii="Times New Roman" w:eastAsia="Times New Roman" w:hAnsi="Times New Roman" w:cs="David"/>
              <w:bCs/>
              <w:sz w:val="24"/>
              <w:szCs w:val="24"/>
              <w:u w:val="single"/>
              <w:rtl/>
              <w:lang w:eastAsia="he-IL"/>
            </w:rPr>
          </w:rPrChange>
        </w:rPr>
      </w:pPr>
      <w:r w:rsidRPr="00DE7F64">
        <w:rPr>
          <w:rFonts w:ascii="Times New Roman" w:eastAsia="Times New Roman" w:hAnsi="Times New Roman" w:cs="David"/>
          <w:bCs/>
          <w:sz w:val="24"/>
          <w:szCs w:val="24"/>
          <w:u w:val="single"/>
          <w:rtl/>
          <w:lang w:eastAsia="he-IL"/>
          <w:rPrChange w:id="2853" w:author="Avi Cohen" w:date="2022-05-02T11:52:00Z">
            <w:rPr>
              <w:rFonts w:ascii="Times New Roman" w:eastAsia="Times New Roman" w:hAnsi="Times New Roman" w:cs="David"/>
              <w:bCs/>
              <w:sz w:val="24"/>
              <w:szCs w:val="24"/>
              <w:u w:val="single"/>
              <w:rtl/>
              <w:lang w:eastAsia="he-IL"/>
            </w:rPr>
          </w:rPrChange>
        </w:rPr>
        <w:t xml:space="preserve">נספח </w:t>
      </w:r>
      <w:r w:rsidR="00461F51" w:rsidRPr="00DE7F64">
        <w:rPr>
          <w:rFonts w:ascii="Times New Roman" w:eastAsia="Times New Roman" w:hAnsi="Times New Roman" w:cs="David" w:hint="cs"/>
          <w:bCs/>
          <w:sz w:val="24"/>
          <w:szCs w:val="24"/>
          <w:u w:val="single"/>
          <w:rtl/>
          <w:lang w:eastAsia="he-IL"/>
          <w:rPrChange w:id="2854" w:author="Avi Cohen" w:date="2022-05-02T11:52:00Z">
            <w:rPr>
              <w:rFonts w:ascii="Times New Roman" w:eastAsia="Times New Roman" w:hAnsi="Times New Roman" w:cs="David" w:hint="cs"/>
              <w:bCs/>
              <w:sz w:val="24"/>
              <w:szCs w:val="24"/>
              <w:u w:val="single"/>
              <w:rtl/>
              <w:lang w:eastAsia="he-IL"/>
            </w:rPr>
          </w:rPrChange>
        </w:rPr>
        <w:t>"</w:t>
      </w:r>
      <w:r w:rsidRPr="00DE7F64">
        <w:rPr>
          <w:rFonts w:ascii="Times New Roman" w:eastAsia="Times New Roman" w:hAnsi="Times New Roman" w:cs="David"/>
          <w:bCs/>
          <w:sz w:val="24"/>
          <w:szCs w:val="24"/>
          <w:u w:val="single"/>
          <w:rtl/>
          <w:lang w:eastAsia="he-IL"/>
          <w:rPrChange w:id="2855" w:author="Avi Cohen" w:date="2022-05-02T11:52:00Z">
            <w:rPr>
              <w:rFonts w:ascii="Times New Roman" w:eastAsia="Times New Roman" w:hAnsi="Times New Roman" w:cs="David"/>
              <w:bCs/>
              <w:sz w:val="24"/>
              <w:szCs w:val="24"/>
              <w:u w:val="single"/>
              <w:rtl/>
              <w:lang w:eastAsia="he-IL"/>
            </w:rPr>
          </w:rPrChange>
        </w:rPr>
        <w:t>ה</w:t>
      </w:r>
      <w:r w:rsidR="00461F51" w:rsidRPr="00DE7F64">
        <w:rPr>
          <w:rFonts w:ascii="Times New Roman" w:eastAsia="Times New Roman" w:hAnsi="Times New Roman" w:cs="David" w:hint="cs"/>
          <w:bCs/>
          <w:sz w:val="24"/>
          <w:szCs w:val="24"/>
          <w:u w:val="single"/>
          <w:rtl/>
          <w:lang w:eastAsia="he-IL"/>
          <w:rPrChange w:id="2856" w:author="Avi Cohen" w:date="2022-05-02T11:52:00Z">
            <w:rPr>
              <w:rFonts w:ascii="Times New Roman" w:eastAsia="Times New Roman" w:hAnsi="Times New Roman" w:cs="David" w:hint="cs"/>
              <w:bCs/>
              <w:sz w:val="24"/>
              <w:szCs w:val="24"/>
              <w:u w:val="single"/>
              <w:rtl/>
              <w:lang w:eastAsia="he-IL"/>
            </w:rPr>
          </w:rPrChange>
        </w:rPr>
        <w:t>'</w:t>
      </w:r>
      <w:r w:rsidRPr="00DE7F64">
        <w:rPr>
          <w:rFonts w:ascii="Times New Roman" w:eastAsia="Times New Roman" w:hAnsi="Times New Roman" w:cs="David"/>
          <w:bCs/>
          <w:sz w:val="24"/>
          <w:szCs w:val="24"/>
          <w:u w:val="single"/>
          <w:rtl/>
          <w:lang w:eastAsia="he-IL"/>
          <w:rPrChange w:id="2857" w:author="Avi Cohen" w:date="2022-05-02T11:52:00Z">
            <w:rPr>
              <w:rFonts w:ascii="Times New Roman" w:eastAsia="Times New Roman" w:hAnsi="Times New Roman" w:cs="David"/>
              <w:bCs/>
              <w:sz w:val="24"/>
              <w:szCs w:val="24"/>
              <w:u w:val="single"/>
              <w:rtl/>
              <w:lang w:eastAsia="he-IL"/>
            </w:rPr>
          </w:rPrChange>
        </w:rPr>
        <w:t>'</w:t>
      </w:r>
    </w:p>
    <w:p w14:paraId="5C64B276"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2858" w:author="Avi Cohen" w:date="2022-05-02T11:52:00Z">
            <w:rPr>
              <w:rFonts w:ascii="Times New Roman" w:eastAsia="Times New Roman" w:hAnsi="Times New Roman" w:cs="David"/>
              <w:sz w:val="24"/>
              <w:szCs w:val="24"/>
              <w:rtl/>
              <w:lang w:eastAsia="he-IL"/>
            </w:rPr>
          </w:rPrChange>
        </w:rPr>
      </w:pPr>
    </w:p>
    <w:p w14:paraId="1E1F4E65" w14:textId="77777777" w:rsidR="007D6A6B" w:rsidRPr="00DE7F64"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2859" w:author="Avi Cohen" w:date="2022-05-02T11:52:00Z">
            <w:rPr>
              <w:rFonts w:ascii="Times New Roman" w:eastAsia="Times New Roman" w:hAnsi="Times New Roman" w:cs="David"/>
              <w:bCs/>
              <w:sz w:val="24"/>
              <w:szCs w:val="24"/>
              <w:u w:val="single"/>
              <w:rtl/>
              <w:lang w:eastAsia="he-IL"/>
            </w:rPr>
          </w:rPrChange>
        </w:rPr>
      </w:pPr>
      <w:r w:rsidRPr="00DE7F64">
        <w:rPr>
          <w:rFonts w:ascii="Times New Roman" w:eastAsia="Times New Roman" w:hAnsi="Times New Roman" w:cs="David"/>
          <w:bCs/>
          <w:sz w:val="24"/>
          <w:szCs w:val="24"/>
          <w:u w:val="single"/>
          <w:rtl/>
          <w:lang w:eastAsia="he-IL"/>
          <w:rPrChange w:id="2860" w:author="Avi Cohen" w:date="2022-05-02T11:52:00Z">
            <w:rPr>
              <w:rFonts w:ascii="Times New Roman" w:eastAsia="Times New Roman" w:hAnsi="Times New Roman" w:cs="David"/>
              <w:bCs/>
              <w:sz w:val="24"/>
              <w:szCs w:val="24"/>
              <w:u w:val="single"/>
              <w:rtl/>
              <w:lang w:eastAsia="he-IL"/>
            </w:rPr>
          </w:rPrChange>
        </w:rPr>
        <w:t>תשלומי שכר המתכנן</w:t>
      </w:r>
    </w:p>
    <w:p w14:paraId="320F3BAE" w14:textId="77777777" w:rsidR="007D6A6B" w:rsidRPr="00DE7F64"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Change w:id="2861" w:author="Avi Cohen" w:date="2022-05-02T11:52:00Z">
            <w:rPr>
              <w:rFonts w:ascii="Times New Roman" w:eastAsia="Times New Roman" w:hAnsi="Times New Roman" w:cs="David"/>
              <w:sz w:val="24"/>
              <w:szCs w:val="24"/>
              <w:u w:val="single"/>
              <w:rtl/>
              <w:lang w:eastAsia="he-IL"/>
            </w:rPr>
          </w:rPrChange>
        </w:rPr>
      </w:pPr>
    </w:p>
    <w:p w14:paraId="0D714487"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862" w:author="Avi Cohen" w:date="2022-05-02T11:52:00Z">
            <w:rPr>
              <w:rFonts w:ascii="Times New Roman" w:eastAsia="Times New Roman" w:hAnsi="Times New Roman" w:cs="David"/>
              <w:sz w:val="24"/>
              <w:szCs w:val="24"/>
              <w:rtl/>
              <w:lang w:eastAsia="he-IL"/>
            </w:rPr>
          </w:rPrChange>
        </w:rPr>
      </w:pPr>
    </w:p>
    <w:p w14:paraId="4D5E9901" w14:textId="77777777" w:rsidR="007D6A6B" w:rsidRPr="00DE7F64"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Change w:id="2863" w:author="Avi Cohen" w:date="2022-05-02T11:52:00Z">
            <w:rPr>
              <w:rFonts w:ascii="Times New Roman" w:eastAsia="Times New Roman" w:hAnsi="Times New Roman" w:cs="David"/>
              <w:sz w:val="24"/>
              <w:szCs w:val="24"/>
              <w:lang w:eastAsia="he-IL"/>
            </w:rPr>
          </w:rPrChange>
        </w:rPr>
      </w:pPr>
      <w:r w:rsidRPr="00DE7F64">
        <w:rPr>
          <w:rFonts w:ascii="Times New Roman" w:eastAsia="Times New Roman" w:hAnsi="Times New Roman" w:cs="David"/>
          <w:sz w:val="24"/>
          <w:szCs w:val="24"/>
          <w:rtl/>
          <w:lang w:eastAsia="he-IL"/>
          <w:rPrChange w:id="2864" w:author="Avi Cohen" w:date="2022-05-02T11:52:00Z">
            <w:rPr>
              <w:rFonts w:ascii="Times New Roman" w:eastAsia="Times New Roman" w:hAnsi="Times New Roman" w:cs="David"/>
              <w:sz w:val="24"/>
              <w:szCs w:val="24"/>
              <w:rtl/>
              <w:lang w:eastAsia="he-IL"/>
            </w:rPr>
          </w:rPrChange>
        </w:rPr>
        <w:t>שכר המתכנן ישולם לשיעורין כנגד גמר כל שלב ושלב של שירותי המתכנן כמוגדר בחוזה לרבות בנספחים ב' ו- ח' כדלקמן:</w:t>
      </w:r>
    </w:p>
    <w:p w14:paraId="41208A6A" w14:textId="77777777" w:rsidR="007D6A6B" w:rsidRPr="00DE7F64"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Change w:id="2865" w:author="Avi Cohen" w:date="2022-05-02T11:52:00Z">
            <w:rPr>
              <w:rFonts w:ascii="Times New Roman" w:eastAsia="Times New Roman" w:hAnsi="Times New Roman" w:cs="David"/>
              <w:sz w:val="24"/>
              <w:szCs w:val="24"/>
              <w:rtl/>
              <w:lang w:eastAsia="he-IL"/>
            </w:rPr>
          </w:rPrChange>
        </w:rPr>
      </w:pPr>
    </w:p>
    <w:tbl>
      <w:tblPr>
        <w:tblW w:w="8065" w:type="dxa"/>
        <w:tblInd w:w="108" w:type="dxa"/>
        <w:tblLayout w:type="fixed"/>
        <w:tblLook w:val="00A0" w:firstRow="1" w:lastRow="0" w:firstColumn="1" w:lastColumn="0" w:noHBand="0" w:noVBand="0"/>
      </w:tblPr>
      <w:tblGrid>
        <w:gridCol w:w="1296"/>
        <w:gridCol w:w="5776"/>
        <w:gridCol w:w="993"/>
      </w:tblGrid>
      <w:tr w:rsidR="00DE7F64" w:rsidRPr="00DE7F64" w14:paraId="4DFCE504" w14:textId="77777777" w:rsidTr="004E3753">
        <w:tc>
          <w:tcPr>
            <w:tcW w:w="1296" w:type="dxa"/>
          </w:tcPr>
          <w:p w14:paraId="186AD030" w14:textId="77777777" w:rsidR="007D6A6B" w:rsidRPr="00DE7F64"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Change w:id="2866" w:author="Avi Cohen" w:date="2022-05-02T11:52:00Z">
                  <w:rPr>
                    <w:rFonts w:ascii="Times New Roman" w:eastAsia="Times New Roman" w:hAnsi="Times New Roman" w:cs="David"/>
                    <w:sz w:val="24"/>
                    <w:szCs w:val="24"/>
                  </w:rPr>
                </w:rPrChange>
              </w:rPr>
            </w:pPr>
          </w:p>
        </w:tc>
        <w:tc>
          <w:tcPr>
            <w:tcW w:w="5776" w:type="dxa"/>
          </w:tcPr>
          <w:p w14:paraId="54C18672" w14:textId="13202C6E" w:rsidR="007D6A6B" w:rsidRPr="00DE7F64"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Change w:id="2867" w:author="Avi Cohen" w:date="2022-05-02T11:52:00Z">
                  <w:rPr>
                    <w:rFonts w:ascii="Times New Roman" w:eastAsia="Times New Roman" w:hAnsi="Times New Roman" w:cs="David"/>
                    <w:sz w:val="24"/>
                    <w:szCs w:val="24"/>
                  </w:rPr>
                </w:rPrChange>
              </w:rPr>
            </w:pPr>
          </w:p>
        </w:tc>
        <w:tc>
          <w:tcPr>
            <w:tcW w:w="993" w:type="dxa"/>
          </w:tcPr>
          <w:p w14:paraId="1F4FA86B" w14:textId="77777777" w:rsidR="007D6A6B" w:rsidRPr="00DE7F64"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Change w:id="2868"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69" w:author="Avi Cohen" w:date="2022-05-02T11:52:00Z">
                  <w:rPr>
                    <w:rFonts w:ascii="Times New Roman" w:eastAsia="Times New Roman" w:hAnsi="Times New Roman" w:cs="David"/>
                    <w:sz w:val="24"/>
                    <w:szCs w:val="24"/>
                    <w:rtl/>
                  </w:rPr>
                </w:rPrChange>
              </w:rPr>
              <w:t>1.1</w:t>
            </w:r>
          </w:p>
        </w:tc>
      </w:tr>
      <w:tr w:rsidR="00DE7F64" w:rsidRPr="00DE7F64" w14:paraId="5842171C" w14:textId="77777777" w:rsidTr="004E3753">
        <w:tc>
          <w:tcPr>
            <w:tcW w:w="1296" w:type="dxa"/>
          </w:tcPr>
          <w:p w14:paraId="79EAA39D" w14:textId="77777777" w:rsidR="007D6A6B" w:rsidRPr="00DE7F64"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Change w:id="2870" w:author="Avi Cohen" w:date="2022-05-02T11:52:00Z">
                  <w:rPr>
                    <w:rFonts w:ascii="Times New Roman" w:eastAsia="Times New Roman" w:hAnsi="Times New Roman" w:cs="David"/>
                    <w:sz w:val="24"/>
                    <w:szCs w:val="24"/>
                  </w:rPr>
                </w:rPrChange>
              </w:rPr>
            </w:pPr>
          </w:p>
        </w:tc>
        <w:tc>
          <w:tcPr>
            <w:tcW w:w="5776" w:type="dxa"/>
          </w:tcPr>
          <w:p w14:paraId="3993C415" w14:textId="77777777" w:rsidR="007D6A6B" w:rsidRPr="00DE7F64"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Change w:id="2871" w:author="Avi Cohen" w:date="2022-05-02T11:52:00Z">
                  <w:rPr>
                    <w:rFonts w:ascii="Times New Roman" w:eastAsia="Times New Roman" w:hAnsi="Times New Roman" w:cs="David"/>
                    <w:sz w:val="24"/>
                    <w:szCs w:val="24"/>
                  </w:rPr>
                </w:rPrChange>
              </w:rPr>
            </w:pPr>
          </w:p>
        </w:tc>
        <w:tc>
          <w:tcPr>
            <w:tcW w:w="993" w:type="dxa"/>
          </w:tcPr>
          <w:p w14:paraId="74D631D1" w14:textId="77777777" w:rsidR="007D6A6B" w:rsidRPr="00DE7F64"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Change w:id="2872" w:author="Avi Cohen" w:date="2022-05-02T11:52:00Z">
                  <w:rPr>
                    <w:rFonts w:ascii="Times New Roman" w:eastAsia="Times New Roman" w:hAnsi="Times New Roman" w:cs="David"/>
                    <w:sz w:val="24"/>
                    <w:szCs w:val="24"/>
                  </w:rPr>
                </w:rPrChange>
              </w:rPr>
            </w:pPr>
          </w:p>
        </w:tc>
      </w:tr>
      <w:tr w:rsidR="00DE7F64" w:rsidRPr="00DE7F64" w14:paraId="1041BAE7" w14:textId="77777777" w:rsidTr="004E3753">
        <w:tc>
          <w:tcPr>
            <w:tcW w:w="1296" w:type="dxa"/>
          </w:tcPr>
          <w:p w14:paraId="7A7D747F" w14:textId="77777777" w:rsidR="007D6A6B" w:rsidRPr="00DE7F64"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Change w:id="2873"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74" w:author="Avi Cohen" w:date="2022-05-02T11:52:00Z">
                  <w:rPr>
                    <w:rFonts w:ascii="Times New Roman" w:eastAsia="Times New Roman" w:hAnsi="Times New Roman" w:cs="David"/>
                    <w:sz w:val="24"/>
                    <w:szCs w:val="24"/>
                    <w:rtl/>
                  </w:rPr>
                </w:rPrChange>
              </w:rPr>
              <w:t>10%</w:t>
            </w:r>
          </w:p>
        </w:tc>
        <w:tc>
          <w:tcPr>
            <w:tcW w:w="5776" w:type="dxa"/>
          </w:tcPr>
          <w:p w14:paraId="39EB187C" w14:textId="77777777" w:rsidR="007D6A6B" w:rsidRPr="00DE7F64"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Change w:id="2875"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76" w:author="Avi Cohen" w:date="2022-05-02T11:52:00Z">
                  <w:rPr>
                    <w:rFonts w:ascii="Times New Roman" w:eastAsia="Times New Roman" w:hAnsi="Times New Roman" w:cs="David"/>
                    <w:sz w:val="24"/>
                    <w:szCs w:val="24"/>
                    <w:rtl/>
                  </w:rPr>
                </w:rPrChange>
              </w:rPr>
              <w:t xml:space="preserve">לאחר גמר התכנון המוקדם, כאמור בנספח ב, ואישור עבודות שלב זה על ידי המזמין - </w:t>
            </w:r>
          </w:p>
        </w:tc>
        <w:tc>
          <w:tcPr>
            <w:tcW w:w="993" w:type="dxa"/>
          </w:tcPr>
          <w:p w14:paraId="0B1719B4" w14:textId="77777777" w:rsidR="007D6A6B" w:rsidRPr="00DE7F64"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Change w:id="2877"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78" w:author="Avi Cohen" w:date="2022-05-02T11:52:00Z">
                  <w:rPr>
                    <w:rFonts w:ascii="Times New Roman" w:eastAsia="Times New Roman" w:hAnsi="Times New Roman" w:cs="David"/>
                    <w:sz w:val="24"/>
                    <w:szCs w:val="24"/>
                    <w:rtl/>
                  </w:rPr>
                </w:rPrChange>
              </w:rPr>
              <w:t>1.1.1</w:t>
            </w:r>
          </w:p>
        </w:tc>
      </w:tr>
      <w:tr w:rsidR="00DE7F64" w:rsidRPr="00DE7F64" w14:paraId="6D55A99F" w14:textId="77777777" w:rsidTr="004E3753">
        <w:tc>
          <w:tcPr>
            <w:tcW w:w="1296" w:type="dxa"/>
          </w:tcPr>
          <w:p w14:paraId="44ABDF59" w14:textId="77777777" w:rsidR="007D6A6B" w:rsidRPr="00DE7F64"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Change w:id="2879"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80" w:author="Avi Cohen" w:date="2022-05-02T11:52:00Z">
                  <w:rPr>
                    <w:rFonts w:ascii="Times New Roman" w:eastAsia="Times New Roman" w:hAnsi="Times New Roman" w:cs="David"/>
                    <w:sz w:val="24"/>
                    <w:szCs w:val="24"/>
                    <w:rtl/>
                  </w:rPr>
                </w:rPrChange>
              </w:rPr>
              <w:t>15%</w:t>
            </w:r>
          </w:p>
        </w:tc>
        <w:tc>
          <w:tcPr>
            <w:tcW w:w="5776" w:type="dxa"/>
          </w:tcPr>
          <w:p w14:paraId="10A4325A" w14:textId="77777777" w:rsidR="007D6A6B" w:rsidRPr="00DE7F64"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Change w:id="2881"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82" w:author="Avi Cohen" w:date="2022-05-02T11:52:00Z">
                  <w:rPr>
                    <w:rFonts w:ascii="Times New Roman" w:eastAsia="Times New Roman" w:hAnsi="Times New Roman" w:cs="David"/>
                    <w:sz w:val="24"/>
                    <w:szCs w:val="24"/>
                    <w:rtl/>
                  </w:rPr>
                </w:rPrChange>
              </w:rPr>
              <w:t xml:space="preserve">לאחר גמר התכנון הסופי, כאמור בנספח ב', ואישור עבודות שלב זה על ידי המזמין - </w:t>
            </w:r>
          </w:p>
        </w:tc>
        <w:tc>
          <w:tcPr>
            <w:tcW w:w="993" w:type="dxa"/>
          </w:tcPr>
          <w:p w14:paraId="062C5215" w14:textId="77777777" w:rsidR="007D6A6B" w:rsidRPr="00DE7F64"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Change w:id="2883"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84" w:author="Avi Cohen" w:date="2022-05-02T11:52:00Z">
                  <w:rPr>
                    <w:rFonts w:ascii="Times New Roman" w:eastAsia="Times New Roman" w:hAnsi="Times New Roman" w:cs="David"/>
                    <w:sz w:val="24"/>
                    <w:szCs w:val="24"/>
                    <w:rtl/>
                  </w:rPr>
                </w:rPrChange>
              </w:rPr>
              <w:t>1.1.2</w:t>
            </w:r>
          </w:p>
        </w:tc>
      </w:tr>
      <w:tr w:rsidR="00DE7F64" w:rsidRPr="00DE7F64" w14:paraId="7FADEFBB" w14:textId="77777777" w:rsidTr="004E3753">
        <w:tc>
          <w:tcPr>
            <w:tcW w:w="1296" w:type="dxa"/>
          </w:tcPr>
          <w:p w14:paraId="0A59293C" w14:textId="33499EEF" w:rsidR="007D6A6B" w:rsidRPr="00DE7F64"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Change w:id="2885" w:author="Avi Cohen" w:date="2022-05-02T11:52:00Z">
                  <w:rPr>
                    <w:rFonts w:ascii="Times New Roman" w:eastAsia="Times New Roman" w:hAnsi="Times New Roman" w:cs="David"/>
                    <w:sz w:val="24"/>
                    <w:szCs w:val="24"/>
                  </w:rPr>
                </w:rPrChange>
              </w:rPr>
            </w:pPr>
            <w:del w:id="2886" w:author="Avi Cohen" w:date="2022-05-03T09:45:00Z">
              <w:r w:rsidRPr="00DE7F64" w:rsidDel="00473317">
                <w:rPr>
                  <w:rFonts w:ascii="Times New Roman" w:eastAsia="Times New Roman" w:hAnsi="Times New Roman" w:cs="David" w:hint="cs"/>
                  <w:sz w:val="24"/>
                  <w:szCs w:val="24"/>
                  <w:rtl/>
                  <w:rPrChange w:id="2887" w:author="Avi Cohen" w:date="2022-05-02T11:52:00Z">
                    <w:rPr>
                      <w:rFonts w:ascii="Times New Roman" w:eastAsia="Times New Roman" w:hAnsi="Times New Roman" w:cs="David" w:hint="cs"/>
                      <w:sz w:val="24"/>
                      <w:szCs w:val="24"/>
                      <w:rtl/>
                    </w:rPr>
                  </w:rPrChange>
                </w:rPr>
                <w:delText>25</w:delText>
              </w:r>
            </w:del>
            <w:ins w:id="2888" w:author="Avi Cohen" w:date="2022-05-03T09:45:00Z">
              <w:r w:rsidR="00473317">
                <w:rPr>
                  <w:rFonts w:ascii="Times New Roman" w:eastAsia="Times New Roman" w:hAnsi="Times New Roman" w:cs="David" w:hint="cs"/>
                  <w:sz w:val="24"/>
                  <w:szCs w:val="24"/>
                  <w:rtl/>
                </w:rPr>
                <w:t>35</w:t>
              </w:r>
            </w:ins>
            <w:r w:rsidRPr="00DE7F64">
              <w:rPr>
                <w:rFonts w:ascii="Times New Roman" w:eastAsia="Times New Roman" w:hAnsi="Times New Roman" w:cs="David" w:hint="cs"/>
                <w:sz w:val="24"/>
                <w:szCs w:val="24"/>
                <w:rtl/>
                <w:rPrChange w:id="2889" w:author="Avi Cohen" w:date="2022-05-02T11:52:00Z">
                  <w:rPr>
                    <w:rFonts w:ascii="Times New Roman" w:eastAsia="Times New Roman" w:hAnsi="Times New Roman" w:cs="David" w:hint="cs"/>
                    <w:sz w:val="24"/>
                    <w:szCs w:val="24"/>
                    <w:rtl/>
                  </w:rPr>
                </w:rPrChange>
              </w:rPr>
              <w:t>%</w:t>
            </w:r>
          </w:p>
        </w:tc>
        <w:tc>
          <w:tcPr>
            <w:tcW w:w="5776" w:type="dxa"/>
          </w:tcPr>
          <w:p w14:paraId="198F88A3" w14:textId="77777777" w:rsidR="007D6A6B" w:rsidRPr="00DE7F64"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Change w:id="2890"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91" w:author="Avi Cohen" w:date="2022-05-02T11:52:00Z">
                  <w:rPr>
                    <w:rFonts w:ascii="Times New Roman" w:eastAsia="Times New Roman" w:hAnsi="Times New Roman" w:cs="David"/>
                    <w:sz w:val="24"/>
                    <w:szCs w:val="24"/>
                    <w:rtl/>
                  </w:rPr>
                </w:rPrChange>
              </w:rPr>
              <w:t xml:space="preserve">לאחר גמר התכנון המפורט והמכרזים ואישור עבודות שלב זה על ידי המזמין - </w:t>
            </w:r>
          </w:p>
        </w:tc>
        <w:tc>
          <w:tcPr>
            <w:tcW w:w="993" w:type="dxa"/>
          </w:tcPr>
          <w:p w14:paraId="3279A4A4" w14:textId="77777777" w:rsidR="007D6A6B" w:rsidRPr="00DE7F64"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Change w:id="2892"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93" w:author="Avi Cohen" w:date="2022-05-02T11:52:00Z">
                  <w:rPr>
                    <w:rFonts w:ascii="Times New Roman" w:eastAsia="Times New Roman" w:hAnsi="Times New Roman" w:cs="David"/>
                    <w:sz w:val="24"/>
                    <w:szCs w:val="24"/>
                    <w:rtl/>
                  </w:rPr>
                </w:rPrChange>
              </w:rPr>
              <w:t>1.1.3</w:t>
            </w:r>
          </w:p>
        </w:tc>
      </w:tr>
      <w:tr w:rsidR="00DE7F64" w:rsidRPr="00DE7F64" w14:paraId="0B1BCCC1" w14:textId="77777777" w:rsidTr="004E3753">
        <w:tc>
          <w:tcPr>
            <w:tcW w:w="1296" w:type="dxa"/>
          </w:tcPr>
          <w:p w14:paraId="4ED2D610" w14:textId="77777777" w:rsidR="007D6A6B" w:rsidRPr="00DE7F64"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Change w:id="2894"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hint="cs"/>
                <w:sz w:val="24"/>
                <w:szCs w:val="24"/>
                <w:rtl/>
                <w:rPrChange w:id="2895" w:author="Avi Cohen" w:date="2022-05-02T11:52:00Z">
                  <w:rPr>
                    <w:rFonts w:ascii="Times New Roman" w:eastAsia="Times New Roman" w:hAnsi="Times New Roman" w:cs="David" w:hint="cs"/>
                    <w:sz w:val="24"/>
                    <w:szCs w:val="24"/>
                    <w:rtl/>
                  </w:rPr>
                </w:rPrChange>
              </w:rPr>
              <w:t>20</w:t>
            </w:r>
            <w:r w:rsidRPr="00DE7F64">
              <w:rPr>
                <w:rFonts w:ascii="Times New Roman" w:eastAsia="Times New Roman" w:hAnsi="Times New Roman" w:cs="David"/>
                <w:sz w:val="24"/>
                <w:szCs w:val="24"/>
                <w:rtl/>
                <w:rPrChange w:id="2896" w:author="Avi Cohen" w:date="2022-05-02T11:52:00Z">
                  <w:rPr>
                    <w:rFonts w:ascii="Times New Roman" w:eastAsia="Times New Roman" w:hAnsi="Times New Roman" w:cs="David"/>
                    <w:sz w:val="24"/>
                    <w:szCs w:val="24"/>
                    <w:rtl/>
                  </w:rPr>
                </w:rPrChange>
              </w:rPr>
              <w:t>%</w:t>
            </w:r>
          </w:p>
        </w:tc>
        <w:tc>
          <w:tcPr>
            <w:tcW w:w="5776" w:type="dxa"/>
          </w:tcPr>
          <w:p w14:paraId="096B0AD8" w14:textId="77777777" w:rsidR="007D6A6B" w:rsidRPr="00DE7F64"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Change w:id="2897"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898" w:author="Avi Cohen" w:date="2022-05-02T11:52:00Z">
                  <w:rPr>
                    <w:rFonts w:ascii="Times New Roman" w:eastAsia="Times New Roman" w:hAnsi="Times New Roman" w:cs="David"/>
                    <w:sz w:val="24"/>
                    <w:szCs w:val="24"/>
                    <w:rtl/>
                  </w:rPr>
                </w:rPrChange>
              </w:rPr>
              <w:t>לאחר גמר הוצאת ת</w:t>
            </w:r>
            <w:r w:rsidR="007D6A6B" w:rsidRPr="00DE7F64">
              <w:rPr>
                <w:rFonts w:ascii="Times New Roman" w:eastAsia="Times New Roman" w:hAnsi="Times New Roman" w:cs="David"/>
                <w:sz w:val="24"/>
                <w:szCs w:val="24"/>
                <w:rtl/>
                <w:rPrChange w:id="2899" w:author="Avi Cohen" w:date="2022-05-02T11:52:00Z">
                  <w:rPr>
                    <w:rFonts w:ascii="Times New Roman" w:eastAsia="Times New Roman" w:hAnsi="Times New Roman" w:cs="David"/>
                    <w:sz w:val="24"/>
                    <w:szCs w:val="24"/>
                    <w:rtl/>
                  </w:rPr>
                </w:rPrChange>
              </w:rPr>
              <w:t>כניות לבצוע -</w:t>
            </w:r>
          </w:p>
        </w:tc>
        <w:tc>
          <w:tcPr>
            <w:tcW w:w="993" w:type="dxa"/>
          </w:tcPr>
          <w:p w14:paraId="6A8BAA94" w14:textId="77777777" w:rsidR="007D6A6B" w:rsidRPr="00DE7F64"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Change w:id="2900"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901" w:author="Avi Cohen" w:date="2022-05-02T11:52:00Z">
                  <w:rPr>
                    <w:rFonts w:ascii="Times New Roman" w:eastAsia="Times New Roman" w:hAnsi="Times New Roman" w:cs="David"/>
                    <w:sz w:val="24"/>
                    <w:szCs w:val="24"/>
                    <w:rtl/>
                  </w:rPr>
                </w:rPrChange>
              </w:rPr>
              <w:t>1.1.4</w:t>
            </w:r>
          </w:p>
        </w:tc>
      </w:tr>
      <w:tr w:rsidR="00DE7F64" w:rsidRPr="00DE7F64" w14:paraId="7F6498BC" w14:textId="77777777" w:rsidTr="004E3753">
        <w:tc>
          <w:tcPr>
            <w:tcW w:w="1296" w:type="dxa"/>
          </w:tcPr>
          <w:p w14:paraId="448ACB8C" w14:textId="66CDF217" w:rsidR="007D6A6B" w:rsidRPr="00473317"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del w:id="2902" w:author="Avi Cohen" w:date="2022-05-03T09:44:00Z">
              <w:r w:rsidRPr="00473317" w:rsidDel="00473317">
                <w:rPr>
                  <w:rFonts w:ascii="Times New Roman" w:eastAsia="Times New Roman" w:hAnsi="Times New Roman" w:cs="David" w:hint="cs"/>
                  <w:sz w:val="24"/>
                  <w:szCs w:val="24"/>
                  <w:rtl/>
                </w:rPr>
                <w:delText>20</w:delText>
              </w:r>
              <w:r w:rsidRPr="00473317" w:rsidDel="00473317">
                <w:rPr>
                  <w:rFonts w:ascii="Times New Roman" w:eastAsia="Times New Roman" w:hAnsi="Times New Roman" w:cs="David"/>
                  <w:sz w:val="24"/>
                  <w:szCs w:val="24"/>
                  <w:rtl/>
                </w:rPr>
                <w:delText>%</w:delText>
              </w:r>
            </w:del>
            <w:ins w:id="2903" w:author="Avi Cohen" w:date="2022-05-03T09:44:00Z">
              <w:r w:rsidR="00473317">
                <w:rPr>
                  <w:rFonts w:ascii="Times New Roman" w:eastAsia="Times New Roman" w:hAnsi="Times New Roman" w:cs="David" w:hint="cs"/>
                  <w:sz w:val="24"/>
                  <w:szCs w:val="24"/>
                  <w:rtl/>
                </w:rPr>
                <w:t>10%</w:t>
              </w:r>
            </w:ins>
          </w:p>
        </w:tc>
        <w:tc>
          <w:tcPr>
            <w:tcW w:w="5776" w:type="dxa"/>
          </w:tcPr>
          <w:p w14:paraId="1BAFA5FC" w14:textId="77777777" w:rsidR="007D6A6B" w:rsidRPr="00DE7F64"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Change w:id="2904"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905" w:author="Avi Cohen" w:date="2022-05-02T11:52:00Z">
                  <w:rPr>
                    <w:rFonts w:ascii="Times New Roman" w:eastAsia="Times New Roman" w:hAnsi="Times New Roman" w:cs="David"/>
                    <w:sz w:val="24"/>
                    <w:szCs w:val="24"/>
                    <w:rtl/>
                  </w:rPr>
                </w:rPrChange>
              </w:rPr>
              <w:t xml:space="preserve">במהלך ביצוע הפיקוח העליון - </w:t>
            </w:r>
          </w:p>
        </w:tc>
        <w:tc>
          <w:tcPr>
            <w:tcW w:w="993" w:type="dxa"/>
          </w:tcPr>
          <w:p w14:paraId="3C7F6C25" w14:textId="77777777" w:rsidR="007D6A6B" w:rsidRPr="00DE7F64"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Change w:id="2906"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907" w:author="Avi Cohen" w:date="2022-05-02T11:52:00Z">
                  <w:rPr>
                    <w:rFonts w:ascii="Times New Roman" w:eastAsia="Times New Roman" w:hAnsi="Times New Roman" w:cs="David"/>
                    <w:sz w:val="24"/>
                    <w:szCs w:val="24"/>
                    <w:rtl/>
                  </w:rPr>
                </w:rPrChange>
              </w:rPr>
              <w:t>1.1.5</w:t>
            </w:r>
          </w:p>
        </w:tc>
      </w:tr>
      <w:tr w:rsidR="00DE7F64" w:rsidRPr="00DE7F64" w14:paraId="37C00A6A" w14:textId="77777777" w:rsidTr="004E3753">
        <w:tc>
          <w:tcPr>
            <w:tcW w:w="1296" w:type="dxa"/>
          </w:tcPr>
          <w:p w14:paraId="51446792" w14:textId="77777777" w:rsidR="007D6A6B" w:rsidRPr="00DE7F64"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Change w:id="2908" w:author="Avi Cohen" w:date="2022-05-02T11:52:00Z">
                  <w:rPr>
                    <w:rFonts w:ascii="Times New Roman" w:eastAsia="Times New Roman" w:hAnsi="Times New Roman" w:cs="David"/>
                    <w:sz w:val="24"/>
                    <w:szCs w:val="24"/>
                  </w:rPr>
                </w:rPrChange>
              </w:rPr>
            </w:pPr>
            <w:bookmarkStart w:id="2909" w:name="_GoBack"/>
            <w:r w:rsidRPr="00DE7F64">
              <w:rPr>
                <w:rFonts w:ascii="Times New Roman" w:eastAsia="Times New Roman" w:hAnsi="Times New Roman" w:cs="David" w:hint="cs"/>
                <w:sz w:val="24"/>
                <w:szCs w:val="24"/>
                <w:rtl/>
                <w:rPrChange w:id="2910" w:author="Avi Cohen" w:date="2022-05-02T11:52:00Z">
                  <w:rPr>
                    <w:rFonts w:ascii="Times New Roman" w:eastAsia="Times New Roman" w:hAnsi="Times New Roman" w:cs="David" w:hint="cs"/>
                    <w:sz w:val="24"/>
                    <w:szCs w:val="24"/>
                    <w:rtl/>
                  </w:rPr>
                </w:rPrChange>
              </w:rPr>
              <w:t>5</w:t>
            </w:r>
            <w:r w:rsidRPr="00DE7F64">
              <w:rPr>
                <w:rFonts w:ascii="Times New Roman" w:eastAsia="Times New Roman" w:hAnsi="Times New Roman" w:cs="David"/>
                <w:sz w:val="24"/>
                <w:szCs w:val="24"/>
                <w:rtl/>
                <w:rPrChange w:id="2911" w:author="Avi Cohen" w:date="2022-05-02T11:52:00Z">
                  <w:rPr>
                    <w:rFonts w:ascii="Times New Roman" w:eastAsia="Times New Roman" w:hAnsi="Times New Roman" w:cs="David"/>
                    <w:sz w:val="24"/>
                    <w:szCs w:val="24"/>
                    <w:rtl/>
                  </w:rPr>
                </w:rPrChange>
              </w:rPr>
              <w:t>%</w:t>
            </w:r>
          </w:p>
        </w:tc>
        <w:tc>
          <w:tcPr>
            <w:tcW w:w="5776" w:type="dxa"/>
          </w:tcPr>
          <w:p w14:paraId="48462EDF" w14:textId="77777777" w:rsidR="007D6A6B" w:rsidRPr="00DE7F64"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Change w:id="2912"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913" w:author="Avi Cohen" w:date="2022-05-02T11:52:00Z">
                  <w:rPr>
                    <w:rFonts w:ascii="Times New Roman" w:eastAsia="Times New Roman" w:hAnsi="Times New Roman" w:cs="David"/>
                    <w:sz w:val="24"/>
                    <w:szCs w:val="24"/>
                    <w:rtl/>
                  </w:rPr>
                </w:rPrChange>
              </w:rPr>
              <w:t>לאחר גמר ביצוע העב</w:t>
            </w:r>
            <w:r w:rsidR="00461F51" w:rsidRPr="00DE7F64">
              <w:rPr>
                <w:rFonts w:ascii="Times New Roman" w:eastAsia="Times New Roman" w:hAnsi="Times New Roman" w:cs="David"/>
                <w:sz w:val="24"/>
                <w:szCs w:val="24"/>
                <w:rtl/>
                <w:rPrChange w:id="2914" w:author="Avi Cohen" w:date="2022-05-02T11:52:00Z">
                  <w:rPr>
                    <w:rFonts w:ascii="Times New Roman" w:eastAsia="Times New Roman" w:hAnsi="Times New Roman" w:cs="David"/>
                    <w:sz w:val="24"/>
                    <w:szCs w:val="24"/>
                    <w:rtl/>
                  </w:rPr>
                </w:rPrChange>
              </w:rPr>
              <w:t>ודות בהתאם לחוזה זה, הפעלת הפרו</w:t>
            </w:r>
            <w:r w:rsidRPr="00DE7F64">
              <w:rPr>
                <w:rFonts w:ascii="Times New Roman" w:eastAsia="Times New Roman" w:hAnsi="Times New Roman" w:cs="David"/>
                <w:sz w:val="24"/>
                <w:szCs w:val="24"/>
                <w:rtl/>
                <w:rPrChange w:id="2915" w:author="Avi Cohen" w:date="2022-05-02T11:52:00Z">
                  <w:rPr>
                    <w:rFonts w:ascii="Times New Roman" w:eastAsia="Times New Roman" w:hAnsi="Times New Roman" w:cs="David"/>
                    <w:sz w:val="24"/>
                    <w:szCs w:val="24"/>
                    <w:rtl/>
                  </w:rPr>
                </w:rPrChange>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4780EAE4" w14:textId="77777777" w:rsidR="007D6A6B" w:rsidRPr="00DE7F64"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Change w:id="2916"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917" w:author="Avi Cohen" w:date="2022-05-02T11:52:00Z">
                  <w:rPr>
                    <w:rFonts w:ascii="Times New Roman" w:eastAsia="Times New Roman" w:hAnsi="Times New Roman" w:cs="David"/>
                    <w:sz w:val="24"/>
                    <w:szCs w:val="24"/>
                    <w:rtl/>
                  </w:rPr>
                </w:rPrChange>
              </w:rPr>
              <w:t>1.1.6</w:t>
            </w:r>
          </w:p>
        </w:tc>
      </w:tr>
      <w:bookmarkEnd w:id="2909"/>
      <w:tr w:rsidR="00DE7F64" w:rsidRPr="00DE7F64" w14:paraId="65129DC0" w14:textId="77777777" w:rsidTr="004E3753">
        <w:tc>
          <w:tcPr>
            <w:tcW w:w="1296" w:type="dxa"/>
          </w:tcPr>
          <w:p w14:paraId="5D5C5953" w14:textId="77777777" w:rsidR="007D6A6B" w:rsidRPr="00DE7F64"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Change w:id="2918"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hint="cs"/>
                <w:sz w:val="24"/>
                <w:szCs w:val="24"/>
                <w:rtl/>
                <w:rPrChange w:id="2919" w:author="Avi Cohen" w:date="2022-05-02T11:52:00Z">
                  <w:rPr>
                    <w:rFonts w:ascii="Times New Roman" w:eastAsia="Times New Roman" w:hAnsi="Times New Roman" w:cs="David" w:hint="cs"/>
                    <w:sz w:val="24"/>
                    <w:szCs w:val="24"/>
                    <w:rtl/>
                  </w:rPr>
                </w:rPrChange>
              </w:rPr>
              <w:t>5</w:t>
            </w:r>
            <w:r w:rsidRPr="00DE7F64">
              <w:rPr>
                <w:rFonts w:ascii="Times New Roman" w:eastAsia="Times New Roman" w:hAnsi="Times New Roman" w:cs="David"/>
                <w:sz w:val="24"/>
                <w:szCs w:val="24"/>
                <w:rtl/>
                <w:rPrChange w:id="2920" w:author="Avi Cohen" w:date="2022-05-02T11:52:00Z">
                  <w:rPr>
                    <w:rFonts w:ascii="Times New Roman" w:eastAsia="Times New Roman" w:hAnsi="Times New Roman" w:cs="David"/>
                    <w:sz w:val="24"/>
                    <w:szCs w:val="24"/>
                    <w:rtl/>
                  </w:rPr>
                </w:rPrChange>
              </w:rPr>
              <w:t>%</w:t>
            </w:r>
          </w:p>
        </w:tc>
        <w:tc>
          <w:tcPr>
            <w:tcW w:w="5776" w:type="dxa"/>
          </w:tcPr>
          <w:p w14:paraId="3ADBB6AB" w14:textId="77777777" w:rsidR="007D6A6B" w:rsidRPr="00DE7F64"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Change w:id="2921"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922" w:author="Avi Cohen" w:date="2022-05-02T11:52:00Z">
                  <w:rPr>
                    <w:rFonts w:ascii="Times New Roman" w:eastAsia="Times New Roman" w:hAnsi="Times New Roman" w:cs="David"/>
                    <w:sz w:val="24"/>
                    <w:szCs w:val="24"/>
                    <w:rtl/>
                  </w:rPr>
                </w:rPrChange>
              </w:rPr>
              <w:t>לאחר גמר הפיקוח העליון, תיקוני הבדק וקבלת תעודת גמר לפרויקט, אישור המתכ</w:t>
            </w:r>
            <w:r w:rsidR="00461F51" w:rsidRPr="00DE7F64">
              <w:rPr>
                <w:rFonts w:ascii="Times New Roman" w:eastAsia="Times New Roman" w:hAnsi="Times New Roman" w:cs="David"/>
                <w:sz w:val="24"/>
                <w:szCs w:val="24"/>
                <w:rtl/>
                <w:rPrChange w:id="2923" w:author="Avi Cohen" w:date="2022-05-02T11:52:00Z">
                  <w:rPr>
                    <w:rFonts w:ascii="Times New Roman" w:eastAsia="Times New Roman" w:hAnsi="Times New Roman" w:cs="David"/>
                    <w:sz w:val="24"/>
                    <w:szCs w:val="24"/>
                    <w:rtl/>
                  </w:rPr>
                </w:rPrChange>
              </w:rPr>
              <w:t>נן בכתב להשלמת הפרויקט בהתאם לת</w:t>
            </w:r>
            <w:r w:rsidRPr="00DE7F64">
              <w:rPr>
                <w:rFonts w:ascii="Times New Roman" w:eastAsia="Times New Roman" w:hAnsi="Times New Roman" w:cs="David"/>
                <w:sz w:val="24"/>
                <w:szCs w:val="24"/>
                <w:rtl/>
                <w:rPrChange w:id="2924" w:author="Avi Cohen" w:date="2022-05-02T11:52:00Z">
                  <w:rPr>
                    <w:rFonts w:ascii="Times New Roman" w:eastAsia="Times New Roman" w:hAnsi="Times New Roman" w:cs="David"/>
                    <w:sz w:val="24"/>
                    <w:szCs w:val="24"/>
                    <w:rtl/>
                  </w:rPr>
                </w:rPrChange>
              </w:rPr>
              <w:t xml:space="preserve">כניותיו, לתקנים מחייבים ולשביעות רצונו - </w:t>
            </w:r>
          </w:p>
        </w:tc>
        <w:tc>
          <w:tcPr>
            <w:tcW w:w="993" w:type="dxa"/>
          </w:tcPr>
          <w:p w14:paraId="19FB9F15" w14:textId="77777777" w:rsidR="007D6A6B" w:rsidRPr="00DE7F64"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Change w:id="2925" w:author="Avi Cohen" w:date="2022-05-02T11:52:00Z">
                  <w:rPr>
                    <w:rFonts w:ascii="Times New Roman" w:eastAsia="Times New Roman" w:hAnsi="Times New Roman" w:cs="David"/>
                    <w:sz w:val="24"/>
                    <w:szCs w:val="24"/>
                  </w:rPr>
                </w:rPrChange>
              </w:rPr>
            </w:pPr>
            <w:r w:rsidRPr="00DE7F64">
              <w:rPr>
                <w:rFonts w:ascii="Times New Roman" w:eastAsia="Times New Roman" w:hAnsi="Times New Roman" w:cs="David"/>
                <w:sz w:val="24"/>
                <w:szCs w:val="24"/>
                <w:rtl/>
                <w:rPrChange w:id="2926" w:author="Avi Cohen" w:date="2022-05-02T11:52:00Z">
                  <w:rPr>
                    <w:rFonts w:ascii="Times New Roman" w:eastAsia="Times New Roman" w:hAnsi="Times New Roman" w:cs="David"/>
                    <w:sz w:val="24"/>
                    <w:szCs w:val="24"/>
                    <w:rtl/>
                  </w:rPr>
                </w:rPrChange>
              </w:rPr>
              <w:t>1.1.7</w:t>
            </w:r>
          </w:p>
        </w:tc>
      </w:tr>
      <w:tr w:rsidR="00DE7F64" w:rsidRPr="00DE7F64" w14:paraId="4C071FDC" w14:textId="77777777" w:rsidTr="004E3753">
        <w:tc>
          <w:tcPr>
            <w:tcW w:w="1296" w:type="dxa"/>
          </w:tcPr>
          <w:p w14:paraId="163AC6A3" w14:textId="77777777" w:rsidR="007D6A6B" w:rsidRPr="00DE7F64"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Change w:id="2927" w:author="Avi Cohen" w:date="2022-05-02T11:52:00Z">
                  <w:rPr>
                    <w:rFonts w:ascii="Times New Roman" w:eastAsia="Times New Roman" w:hAnsi="Times New Roman" w:cs="David"/>
                    <w:sz w:val="24"/>
                    <w:szCs w:val="24"/>
                  </w:rPr>
                </w:rPrChange>
              </w:rPr>
            </w:pPr>
          </w:p>
        </w:tc>
        <w:tc>
          <w:tcPr>
            <w:tcW w:w="5776" w:type="dxa"/>
          </w:tcPr>
          <w:p w14:paraId="67E326AA" w14:textId="77777777" w:rsidR="007D6A6B" w:rsidRPr="00DE7F64"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Change w:id="2928" w:author="Avi Cohen" w:date="2022-05-02T11:52:00Z">
                  <w:rPr>
                    <w:rFonts w:ascii="Times New Roman" w:eastAsia="Times New Roman" w:hAnsi="Times New Roman" w:cs="David"/>
                    <w:sz w:val="24"/>
                    <w:szCs w:val="24"/>
                  </w:rPr>
                </w:rPrChange>
              </w:rPr>
            </w:pPr>
          </w:p>
        </w:tc>
        <w:tc>
          <w:tcPr>
            <w:tcW w:w="993" w:type="dxa"/>
          </w:tcPr>
          <w:p w14:paraId="104F4497" w14:textId="77777777" w:rsidR="007D6A6B" w:rsidRPr="00DE7F64"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Change w:id="2929" w:author="Avi Cohen" w:date="2022-05-02T11:52:00Z">
                  <w:rPr>
                    <w:rFonts w:ascii="Times New Roman" w:eastAsia="Times New Roman" w:hAnsi="Times New Roman" w:cs="David"/>
                    <w:sz w:val="24"/>
                    <w:szCs w:val="24"/>
                  </w:rPr>
                </w:rPrChange>
              </w:rPr>
            </w:pPr>
          </w:p>
        </w:tc>
      </w:tr>
    </w:tbl>
    <w:p w14:paraId="5FB49BD0" w14:textId="77777777" w:rsidR="007D6A6B" w:rsidRPr="00DE7F64"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Change w:id="293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931" w:author="Avi Cohen" w:date="2022-05-02T11:52:00Z">
            <w:rPr>
              <w:rFonts w:ascii="Times New Roman" w:eastAsia="Times New Roman" w:hAnsi="Times New Roman" w:cs="David"/>
              <w:sz w:val="24"/>
              <w:szCs w:val="24"/>
              <w:rtl/>
              <w:lang w:eastAsia="he-IL"/>
            </w:rPr>
          </w:rPrChange>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2ECA6A0F" w14:textId="77777777" w:rsidR="007D6A6B" w:rsidRPr="00DE7F64"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Change w:id="2932" w:author="Avi Cohen" w:date="2022-05-02T11:52:00Z">
            <w:rPr>
              <w:rFonts w:ascii="Times New Roman" w:eastAsia="Times New Roman" w:hAnsi="Times New Roman" w:cs="David"/>
              <w:sz w:val="24"/>
              <w:szCs w:val="24"/>
              <w:lang w:eastAsia="he-IL"/>
            </w:rPr>
          </w:rPrChange>
        </w:rPr>
      </w:pPr>
    </w:p>
    <w:p w14:paraId="26537FB7" w14:textId="77777777" w:rsidR="007D6A6B" w:rsidRPr="00DE7F64"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Change w:id="293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2934" w:author="Avi Cohen" w:date="2022-05-02T11:52:00Z">
            <w:rPr>
              <w:rFonts w:ascii="Times New Roman" w:eastAsia="Times New Roman" w:hAnsi="Times New Roman" w:cs="David"/>
              <w:sz w:val="24"/>
              <w:szCs w:val="24"/>
              <w:rtl/>
              <w:lang w:eastAsia="he-IL"/>
            </w:rPr>
          </w:rPrChange>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6C576725" w14:textId="77777777" w:rsidR="007D6A6B" w:rsidRPr="00DE7F64"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2935" w:author="Avi Cohen" w:date="2022-05-02T11:52:00Z">
            <w:rPr>
              <w:rFonts w:ascii="Times New Roman" w:eastAsia="Times New Roman" w:hAnsi="Times New Roman" w:cs="David"/>
              <w:sz w:val="24"/>
              <w:szCs w:val="24"/>
              <w:rtl/>
              <w:lang w:eastAsia="he-IL"/>
            </w:rPr>
          </w:rPrChange>
        </w:rPr>
      </w:pPr>
    </w:p>
    <w:p w14:paraId="701CE435" w14:textId="4B9D5159" w:rsidR="007D6A6B" w:rsidRPr="00DE7F64" w:rsidRDefault="007D6A6B" w:rsidP="003E3028">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Change w:id="2936" w:author="Avi Cohen" w:date="2022-05-02T11:52:00Z">
            <w:rPr>
              <w:rFonts w:ascii="Times New Roman" w:eastAsia="Times New Roman" w:hAnsi="Times New Roman" w:cs="David"/>
              <w:sz w:val="24"/>
              <w:szCs w:val="24"/>
              <w:lang w:eastAsia="he-IL"/>
            </w:rPr>
          </w:rPrChange>
        </w:rPr>
      </w:pPr>
      <w:r w:rsidRPr="00DE7F64">
        <w:rPr>
          <w:rFonts w:ascii="Times New Roman" w:eastAsia="Times New Roman" w:hAnsi="Times New Roman" w:cs="David"/>
          <w:sz w:val="24"/>
          <w:szCs w:val="24"/>
          <w:rtl/>
          <w:lang w:eastAsia="he-IL"/>
          <w:rPrChange w:id="2937" w:author="Avi Cohen" w:date="2022-05-02T11:52:00Z">
            <w:rPr>
              <w:rFonts w:ascii="Times New Roman" w:eastAsia="Times New Roman" w:hAnsi="Times New Roman" w:cs="David"/>
              <w:sz w:val="24"/>
              <w:szCs w:val="24"/>
              <w:rtl/>
              <w:lang w:eastAsia="he-IL"/>
            </w:rPr>
          </w:rPrChange>
        </w:rPr>
        <w:t xml:space="preserve">4. </w:t>
      </w:r>
      <w:r w:rsidRPr="00DE7F64">
        <w:rPr>
          <w:rFonts w:ascii="Times New Roman" w:eastAsia="Times New Roman" w:hAnsi="Times New Roman" w:cs="David"/>
          <w:sz w:val="24"/>
          <w:szCs w:val="24"/>
          <w:rtl/>
          <w:lang w:eastAsia="he-IL"/>
          <w:rPrChange w:id="2938" w:author="Avi Cohen" w:date="2022-05-02T11:52:00Z">
            <w:rPr>
              <w:rFonts w:ascii="Times New Roman" w:eastAsia="Times New Roman" w:hAnsi="Times New Roman" w:cs="David"/>
              <w:sz w:val="24"/>
              <w:szCs w:val="24"/>
              <w:rtl/>
              <w:lang w:eastAsia="he-IL"/>
            </w:rPr>
          </w:rPrChange>
        </w:rPr>
        <w:tab/>
        <w:t>המזמין ישלם את שכר המתכנן תוך</w:t>
      </w:r>
      <w:r w:rsidRPr="00DE7F64">
        <w:rPr>
          <w:rFonts w:ascii="Times New Roman" w:eastAsia="Times New Roman" w:hAnsi="Times New Roman" w:cs="David"/>
          <w:sz w:val="24"/>
          <w:szCs w:val="24"/>
          <w:rtl/>
          <w:rPrChange w:id="2939" w:author="Avi Cohen" w:date="2022-05-02T11:52:00Z">
            <w:rPr>
              <w:rFonts w:ascii="Times New Roman" w:eastAsia="Times New Roman" w:hAnsi="Times New Roman" w:cs="David"/>
              <w:sz w:val="24"/>
              <w:szCs w:val="24"/>
              <w:rtl/>
            </w:rPr>
          </w:rPrChange>
        </w:rPr>
        <w:t xml:space="preserve"> </w:t>
      </w:r>
      <w:r w:rsidR="00625DFA" w:rsidRPr="00DE7F64">
        <w:rPr>
          <w:rFonts w:ascii="Times New Roman" w:eastAsia="Times New Roman" w:hAnsi="Times New Roman" w:cs="David" w:hint="cs"/>
          <w:sz w:val="24"/>
          <w:szCs w:val="24"/>
          <w:rtl/>
          <w:lang w:eastAsia="he-IL"/>
          <w:rPrChange w:id="2940" w:author="Avi Cohen" w:date="2022-05-02T11:52:00Z">
            <w:rPr>
              <w:rFonts w:ascii="Times New Roman" w:eastAsia="Times New Roman" w:hAnsi="Times New Roman" w:cs="David" w:hint="cs"/>
              <w:sz w:val="24"/>
              <w:szCs w:val="24"/>
              <w:rtl/>
              <w:lang w:eastAsia="he-IL"/>
            </w:rPr>
          </w:rPrChange>
        </w:rPr>
        <w:t>60</w:t>
      </w:r>
      <w:r w:rsidRPr="00DE7F64">
        <w:rPr>
          <w:rFonts w:ascii="Times New Roman" w:eastAsia="Times New Roman" w:hAnsi="Times New Roman" w:cs="David"/>
          <w:sz w:val="24"/>
          <w:szCs w:val="24"/>
          <w:rtl/>
          <w:lang w:eastAsia="he-IL"/>
          <w:rPrChange w:id="2941" w:author="Avi Cohen" w:date="2022-05-02T11:52:00Z">
            <w:rPr>
              <w:rFonts w:ascii="Times New Roman" w:eastAsia="Times New Roman" w:hAnsi="Times New Roman" w:cs="David"/>
              <w:sz w:val="24"/>
              <w:szCs w:val="24"/>
              <w:rtl/>
              <w:lang w:eastAsia="he-IL"/>
            </w:rPr>
          </w:rPrChange>
        </w:rPr>
        <w:t xml:space="preserve"> יום מתאריך אישור החשבון ע"י המנהל.</w:t>
      </w:r>
    </w:p>
    <w:p w14:paraId="1F6BC981"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942" w:author="Avi Cohen" w:date="2022-05-02T11:52:00Z">
            <w:rPr>
              <w:rFonts w:ascii="Times New Roman" w:eastAsia="Times New Roman" w:hAnsi="Times New Roman" w:cs="David"/>
              <w:sz w:val="24"/>
              <w:szCs w:val="24"/>
              <w:rtl/>
              <w:lang w:eastAsia="he-IL"/>
            </w:rPr>
          </w:rPrChange>
        </w:rPr>
      </w:pPr>
    </w:p>
    <w:p w14:paraId="051E2445" w14:textId="77777777" w:rsidR="007D6A6B" w:rsidRPr="00DE7F64"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Change w:id="2943" w:author="Avi Cohen" w:date="2022-05-02T11:52:00Z">
            <w:rPr>
              <w:rFonts w:ascii="Times New Roman" w:eastAsia="Times New Roman" w:hAnsi="Times New Roman" w:cs="David"/>
              <w:b/>
              <w:bCs/>
              <w:sz w:val="24"/>
              <w:szCs w:val="24"/>
              <w:u w:val="single"/>
              <w:rtl/>
              <w:lang w:eastAsia="he-IL"/>
            </w:rPr>
          </w:rPrChange>
        </w:rPr>
      </w:pPr>
    </w:p>
    <w:p w14:paraId="70622CB3" w14:textId="77777777" w:rsidR="007D6A6B" w:rsidRPr="00DE7F64"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Change w:id="2944" w:author="Avi Cohen" w:date="2022-05-02T11:52:00Z">
            <w:rPr>
              <w:rFonts w:ascii="Times New Roman" w:eastAsia="Times New Roman" w:hAnsi="Times New Roman" w:cs="David"/>
              <w:b/>
              <w:bCs/>
              <w:sz w:val="24"/>
              <w:szCs w:val="24"/>
              <w:u w:val="single"/>
              <w:rtl/>
              <w:lang w:eastAsia="he-IL"/>
            </w:rPr>
          </w:rPrChange>
        </w:rPr>
      </w:pPr>
    </w:p>
    <w:p w14:paraId="0159D3BB"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294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b/>
          <w:bCs/>
          <w:sz w:val="24"/>
          <w:szCs w:val="24"/>
          <w:u w:val="single"/>
          <w:rtl/>
          <w:lang w:eastAsia="he-IL"/>
          <w:rPrChange w:id="2946" w:author="Avi Cohen" w:date="2022-05-02T11:52:00Z">
            <w:rPr>
              <w:rFonts w:ascii="Times New Roman" w:eastAsia="Times New Roman" w:hAnsi="Times New Roman" w:cs="David"/>
              <w:b/>
              <w:bCs/>
              <w:sz w:val="24"/>
              <w:szCs w:val="24"/>
              <w:u w:val="single"/>
              <w:rtl/>
              <w:lang w:eastAsia="he-IL"/>
            </w:rPr>
          </w:rPrChange>
        </w:rPr>
        <w:br w:type="page"/>
      </w:r>
    </w:p>
    <w:p w14:paraId="6E1C546B"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294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bCs/>
          <w:sz w:val="20"/>
          <w:szCs w:val="24"/>
          <w:u w:val="single"/>
          <w:rtl/>
          <w:lang w:eastAsia="he-IL"/>
          <w:rPrChange w:id="2948" w:author="Avi Cohen" w:date="2022-05-02T11:52:00Z">
            <w:rPr>
              <w:rFonts w:ascii="Times New Roman" w:eastAsia="Times New Roman" w:hAnsi="Times New Roman" w:cs="David" w:hint="cs"/>
              <w:bCs/>
              <w:sz w:val="20"/>
              <w:szCs w:val="24"/>
              <w:u w:val="single"/>
              <w:rtl/>
              <w:lang w:eastAsia="he-IL"/>
            </w:rPr>
          </w:rPrChange>
        </w:rPr>
        <w:t>נספח "ו''</w:t>
      </w:r>
    </w:p>
    <w:p w14:paraId="4FDF8282" w14:textId="54964AE3" w:rsidR="00461F51" w:rsidRPr="00473317"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DE7F64">
        <w:rPr>
          <w:rFonts w:ascii="Times New Roman" w:eastAsia="Times New Roman" w:hAnsi="Times New Roman" w:cs="David" w:hint="cs"/>
          <w:sz w:val="24"/>
          <w:szCs w:val="24"/>
          <w:rtl/>
          <w:lang w:eastAsia="he-IL"/>
          <w:rPrChange w:id="2949" w:author="Avi Cohen" w:date="2022-05-02T11:52:00Z">
            <w:rPr>
              <w:rFonts w:ascii="Times New Roman" w:eastAsia="Times New Roman" w:hAnsi="Times New Roman" w:cs="David" w:hint="cs"/>
              <w:sz w:val="24"/>
              <w:szCs w:val="24"/>
              <w:rtl/>
              <w:lang w:eastAsia="he-IL"/>
            </w:rPr>
          </w:rPrChange>
        </w:rPr>
        <w:t xml:space="preserve">תאריך : </w:t>
      </w:r>
      <w:sdt>
        <w:sdtPr>
          <w:rPr>
            <w:rFonts w:ascii="Times New Roman" w:eastAsia="Times New Roman" w:hAnsi="Times New Roman" w:cs="David"/>
            <w:sz w:val="24"/>
            <w:szCs w:val="24"/>
            <w:rtl/>
            <w:lang w:eastAsia="he-IL"/>
            <w:rPrChange w:id="2950" w:author="Avi Cohen" w:date="2022-05-02T11:52:00Z">
              <w:rPr>
                <w:rFonts w:ascii="Times New Roman" w:eastAsia="Times New Roman" w:hAnsi="Times New Roman" w:cs="David"/>
                <w:color w:val="008000"/>
                <w:sz w:val="24"/>
                <w:szCs w:val="24"/>
                <w:rtl/>
                <w:lang w:eastAsia="he-IL"/>
              </w:rPr>
            </w:rPrChange>
          </w:rPr>
          <w:alias w:val="תאריך חתימת חוזה"/>
          <w:tag w:val="cntSignDate"/>
          <w:id w:val="94216678"/>
          <w:placeholder>
            <w:docPart w:val="28E699BCC3EC44C2BD115E44382A42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26T00:00:00Z">
            <w:dateFormat w:val="dd/MM/yyyy"/>
            <w:lid w:val="he-IL"/>
            <w:storeMappedDataAs w:val="dateTime"/>
            <w:calendar w:val="gregorian"/>
          </w:date>
        </w:sdtPr>
        <w:sdtEndPr>
          <w:rPr>
            <w:rFonts w:hint="cs"/>
            <w:rPrChange w:id="2951" w:author="Avi Cohen" w:date="2022-05-02T11:52:00Z">
              <w:rPr/>
            </w:rPrChange>
          </w:rPr>
        </w:sdtEndPr>
        <w:sdtContent>
          <w:r w:rsidR="00C80974" w:rsidRPr="00DE7F64">
            <w:rPr>
              <w:rFonts w:ascii="Times New Roman" w:eastAsia="Times New Roman" w:hAnsi="Times New Roman" w:cs="David" w:hint="cs"/>
              <w:sz w:val="24"/>
              <w:szCs w:val="24"/>
              <w:rtl/>
              <w:lang w:eastAsia="he-IL"/>
              <w:rPrChange w:id="2952" w:author="Avi Cohen" w:date="2022-05-02T11:52:00Z">
                <w:rPr>
                  <w:rFonts w:ascii="Times New Roman" w:eastAsia="Times New Roman" w:hAnsi="Times New Roman" w:cs="David" w:hint="cs"/>
                  <w:color w:val="008000"/>
                  <w:sz w:val="24"/>
                  <w:szCs w:val="24"/>
                  <w:rtl/>
                  <w:lang w:eastAsia="he-IL"/>
                </w:rPr>
              </w:rPrChange>
            </w:rPr>
            <w:t>‏26/04/2022</w:t>
          </w:r>
        </w:sdtContent>
      </w:sdt>
      <w:r w:rsidRPr="00DE7F64">
        <w:rPr>
          <w:rFonts w:ascii="Times New Roman" w:eastAsia="Times New Roman" w:hAnsi="Times New Roman" w:cs="David" w:hint="cs"/>
          <w:bCs/>
          <w:sz w:val="24"/>
          <w:szCs w:val="24"/>
          <w:rtl/>
          <w:lang w:eastAsia="he-IL"/>
          <w:rPrChange w:id="2953" w:author="Avi Cohen" w:date="2022-05-02T11:52:00Z">
            <w:rPr>
              <w:rFonts w:ascii="Times New Roman" w:eastAsia="Times New Roman" w:hAnsi="Times New Roman" w:cs="David" w:hint="cs"/>
              <w:bCs/>
              <w:color w:val="FF0000"/>
              <w:sz w:val="24"/>
              <w:szCs w:val="24"/>
              <w:rtl/>
              <w:lang w:eastAsia="he-IL"/>
            </w:rPr>
          </w:rPrChange>
        </w:rPr>
        <w:br/>
      </w:r>
    </w:p>
    <w:p w14:paraId="4C9EA159"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95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2955" w:author="Avi Cohen" w:date="2022-05-02T11:52:00Z">
            <w:rPr>
              <w:rFonts w:ascii="Times New Roman" w:eastAsia="Times New Roman" w:hAnsi="Times New Roman" w:cs="David" w:hint="cs"/>
              <w:sz w:val="24"/>
              <w:szCs w:val="24"/>
              <w:rtl/>
              <w:lang w:eastAsia="he-IL"/>
            </w:rPr>
          </w:rPrChange>
        </w:rPr>
        <w:t>לכבוד</w:t>
      </w:r>
      <w:r w:rsidRPr="00DE7F64">
        <w:rPr>
          <w:rFonts w:ascii="Times New Roman" w:eastAsia="Times New Roman" w:hAnsi="Times New Roman" w:cs="David" w:hint="cs"/>
          <w:sz w:val="24"/>
          <w:szCs w:val="24"/>
          <w:lang w:eastAsia="he-IL"/>
          <w:rPrChange w:id="2956" w:author="Avi Cohen" w:date="2022-05-02T11:52:00Z">
            <w:rPr>
              <w:rFonts w:ascii="Times New Roman" w:eastAsia="Times New Roman" w:hAnsi="Times New Roman" w:cs="David" w:hint="cs"/>
              <w:sz w:val="24"/>
              <w:szCs w:val="24"/>
              <w:lang w:eastAsia="he-IL"/>
            </w:rPr>
          </w:rPrChange>
        </w:rPr>
        <w:t xml:space="preserve"> </w:t>
      </w:r>
    </w:p>
    <w:sdt>
      <w:sdtPr>
        <w:rPr>
          <w:rFonts w:ascii="Times New Roman" w:eastAsia="Times New Roman" w:hAnsi="Times New Roman" w:cs="David"/>
          <w:sz w:val="24"/>
          <w:szCs w:val="24"/>
          <w:rtl/>
          <w:lang w:eastAsia="he-IL"/>
          <w:rPrChange w:id="2957" w:author="Avi Cohen" w:date="2022-05-02T11:52:00Z">
            <w:rPr>
              <w:rFonts w:ascii="Times New Roman" w:eastAsia="Times New Roman" w:hAnsi="Times New Roman" w:cs="David"/>
              <w:color w:val="008000"/>
              <w:sz w:val="24"/>
              <w:szCs w:val="24"/>
              <w:rtl/>
              <w:lang w:eastAsia="he-IL"/>
            </w:rPr>
          </w:rPrChange>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2958" w:author="Avi Cohen" w:date="2022-05-02T11:52:00Z">
            <w:rPr/>
          </w:rPrChange>
        </w:rPr>
      </w:sdtEndPr>
      <w:sdtContent>
        <w:p w14:paraId="7CA0B14A" w14:textId="54F109D1" w:rsidR="00461F51" w:rsidRPr="00DE7F64" w:rsidRDefault="00FC600C" w:rsidP="00DE7F64">
          <w:pPr>
            <w:widowControl w:val="0"/>
            <w:spacing w:before="0" w:beforeAutospacing="0" w:after="0" w:afterAutospacing="0" w:line="240" w:lineRule="auto"/>
            <w:rPr>
              <w:rFonts w:ascii="Times New Roman" w:eastAsia="Times New Roman" w:hAnsi="Times New Roman" w:cs="David"/>
              <w:sz w:val="24"/>
              <w:szCs w:val="24"/>
              <w:rtl/>
              <w:lang w:eastAsia="he-IL"/>
              <w:rPrChange w:id="2959" w:author="Avi Cohen" w:date="2022-05-02T11:52:00Z">
                <w:rPr>
                  <w:rFonts w:ascii="Times New Roman" w:eastAsia="Times New Roman" w:hAnsi="Times New Roman" w:cs="David"/>
                  <w:color w:val="008000"/>
                  <w:sz w:val="24"/>
                  <w:szCs w:val="24"/>
                  <w:rtl/>
                  <w:lang w:eastAsia="he-IL"/>
                </w:rPr>
              </w:rPrChange>
            </w:rPr>
          </w:pPr>
          <w:r w:rsidRPr="00DE7F64">
            <w:rPr>
              <w:rFonts w:ascii="Times New Roman" w:eastAsia="Times New Roman" w:hAnsi="Times New Roman" w:cs="David"/>
              <w:sz w:val="24"/>
              <w:szCs w:val="24"/>
              <w:rtl/>
              <w:lang w:eastAsia="he-IL"/>
              <w:rPrChange w:id="2960" w:author="Avi Cohen" w:date="2022-05-02T11:52:00Z">
                <w:rPr>
                  <w:rFonts w:ascii="Times New Roman" w:eastAsia="Times New Roman" w:hAnsi="Times New Roman" w:cs="David"/>
                  <w:color w:val="008000"/>
                  <w:sz w:val="24"/>
                  <w:szCs w:val="24"/>
                  <w:rtl/>
                  <w:lang w:eastAsia="he-IL"/>
                </w:rPr>
              </w:rPrChange>
            </w:rPr>
            <w:br/>
            <w:t>אפריקה ישראל מגורים בע"מ</w:t>
          </w:r>
          <w:r w:rsidRPr="00DE7F64">
            <w:rPr>
              <w:rFonts w:ascii="Times New Roman" w:eastAsia="Times New Roman" w:hAnsi="Times New Roman" w:cs="David"/>
              <w:sz w:val="24"/>
              <w:szCs w:val="24"/>
              <w:rtl/>
              <w:lang w:eastAsia="he-IL"/>
              <w:rPrChange w:id="2961" w:author="Avi Cohen" w:date="2022-05-02T11:52:00Z">
                <w:rPr>
                  <w:rFonts w:ascii="Times New Roman" w:eastAsia="Times New Roman" w:hAnsi="Times New Roman" w:cs="David"/>
                  <w:color w:val="008000"/>
                  <w:sz w:val="24"/>
                  <w:szCs w:val="24"/>
                  <w:rtl/>
                  <w:lang w:eastAsia="he-IL"/>
                </w:rPr>
              </w:rPrChange>
            </w:rPr>
            <w:br/>
            <w:t>יוני נתניהו 1 ג' אור יהודה</w:t>
          </w:r>
          <w:r w:rsidRPr="00DE7F64">
            <w:rPr>
              <w:rFonts w:ascii="Times New Roman" w:eastAsia="Times New Roman" w:hAnsi="Times New Roman" w:cs="David"/>
              <w:sz w:val="24"/>
              <w:szCs w:val="24"/>
              <w:rtl/>
              <w:lang w:eastAsia="he-IL"/>
              <w:rPrChange w:id="2962" w:author="Avi Cohen" w:date="2022-05-02T11:52:00Z">
                <w:rPr>
                  <w:rFonts w:ascii="Times New Roman" w:eastAsia="Times New Roman" w:hAnsi="Times New Roman" w:cs="David"/>
                  <w:color w:val="008000"/>
                  <w:sz w:val="24"/>
                  <w:szCs w:val="24"/>
                  <w:rtl/>
                  <w:lang w:eastAsia="he-IL"/>
                </w:rPr>
              </w:rPrChange>
            </w:rPr>
            <w:br/>
            <w:t>מ.ז 52-003476-0</w:t>
          </w:r>
          <w:r w:rsidRPr="00DE7F64">
            <w:rPr>
              <w:rFonts w:ascii="Times New Roman" w:eastAsia="Times New Roman" w:hAnsi="Times New Roman" w:cs="David"/>
              <w:sz w:val="24"/>
              <w:szCs w:val="24"/>
              <w:rtl/>
              <w:lang w:eastAsia="he-IL"/>
              <w:rPrChange w:id="2963" w:author="Avi Cohen" w:date="2022-05-02T11:52:00Z">
                <w:rPr>
                  <w:rFonts w:ascii="Times New Roman" w:eastAsia="Times New Roman" w:hAnsi="Times New Roman" w:cs="David"/>
                  <w:color w:val="008000"/>
                  <w:sz w:val="24"/>
                  <w:szCs w:val="24"/>
                  <w:rtl/>
                  <w:lang w:eastAsia="he-IL"/>
                </w:rPr>
              </w:rPrChange>
            </w:rPr>
            <w:br/>
          </w:r>
          <w:r w:rsidRPr="00DE7F64">
            <w:rPr>
              <w:rFonts w:ascii="Times New Roman" w:eastAsia="Times New Roman" w:hAnsi="Times New Roman" w:cs="David"/>
              <w:sz w:val="24"/>
              <w:szCs w:val="24"/>
              <w:rtl/>
              <w:lang w:eastAsia="he-IL"/>
              <w:rPrChange w:id="2964" w:author="Avi Cohen" w:date="2022-05-02T11:52:00Z">
                <w:rPr>
                  <w:rFonts w:ascii="Times New Roman" w:eastAsia="Times New Roman" w:hAnsi="Times New Roman" w:cs="David"/>
                  <w:color w:val="008000"/>
                  <w:sz w:val="24"/>
                  <w:szCs w:val="24"/>
                  <w:rtl/>
                  <w:lang w:eastAsia="he-IL"/>
                </w:rPr>
              </w:rPrChange>
            </w:rPr>
            <w:br/>
            <w:t>כלל נכסי נדלן נשר מרכז (נ.נ.נ.מ) שותפות מוגבלת</w:t>
          </w:r>
          <w:r w:rsidRPr="00DE7F64">
            <w:rPr>
              <w:rFonts w:ascii="Times New Roman" w:eastAsia="Times New Roman" w:hAnsi="Times New Roman" w:cs="David"/>
              <w:sz w:val="24"/>
              <w:szCs w:val="24"/>
              <w:rtl/>
              <w:lang w:eastAsia="he-IL"/>
              <w:rPrChange w:id="2965" w:author="Avi Cohen" w:date="2022-05-02T11:52:00Z">
                <w:rPr>
                  <w:rFonts w:ascii="Times New Roman" w:eastAsia="Times New Roman" w:hAnsi="Times New Roman" w:cs="David"/>
                  <w:color w:val="008000"/>
                  <w:sz w:val="24"/>
                  <w:szCs w:val="24"/>
                  <w:rtl/>
                  <w:lang w:eastAsia="he-IL"/>
                </w:rPr>
              </w:rPrChange>
            </w:rPr>
            <w:br/>
            <w:t>מרכז עזריאלי בניין משולש 3, תל אביב</w:t>
          </w:r>
          <w:r w:rsidRPr="00DE7F64">
            <w:rPr>
              <w:rFonts w:ascii="Times New Roman" w:eastAsia="Times New Roman" w:hAnsi="Times New Roman" w:cs="David"/>
              <w:sz w:val="24"/>
              <w:szCs w:val="24"/>
              <w:rtl/>
              <w:lang w:eastAsia="he-IL"/>
              <w:rPrChange w:id="2966" w:author="Avi Cohen" w:date="2022-05-02T11:52:00Z">
                <w:rPr>
                  <w:rFonts w:ascii="Times New Roman" w:eastAsia="Times New Roman" w:hAnsi="Times New Roman" w:cs="David"/>
                  <w:color w:val="008000"/>
                  <w:sz w:val="24"/>
                  <w:szCs w:val="24"/>
                  <w:rtl/>
                  <w:lang w:eastAsia="he-IL"/>
                </w:rPr>
              </w:rPrChange>
            </w:rPr>
            <w:br/>
            <w:t>540283033</w:t>
          </w:r>
          <w:r w:rsidRPr="00DE7F64">
            <w:rPr>
              <w:rFonts w:ascii="Times New Roman" w:eastAsia="Times New Roman" w:hAnsi="Times New Roman" w:cs="David"/>
              <w:sz w:val="24"/>
              <w:szCs w:val="24"/>
              <w:rtl/>
              <w:lang w:eastAsia="he-IL"/>
              <w:rPrChange w:id="2967" w:author="Avi Cohen" w:date="2022-05-02T11:52:00Z">
                <w:rPr>
                  <w:rFonts w:ascii="Times New Roman" w:eastAsia="Times New Roman" w:hAnsi="Times New Roman" w:cs="David"/>
                  <w:color w:val="008000"/>
                  <w:sz w:val="24"/>
                  <w:szCs w:val="24"/>
                  <w:rtl/>
                  <w:lang w:eastAsia="he-IL"/>
                </w:rPr>
              </w:rPrChange>
            </w:rPr>
            <w:br/>
          </w:r>
          <w:r w:rsidRPr="00DE7F64">
            <w:rPr>
              <w:rFonts w:ascii="Times New Roman" w:eastAsia="Times New Roman" w:hAnsi="Times New Roman" w:cs="David"/>
              <w:sz w:val="24"/>
              <w:szCs w:val="24"/>
              <w:rtl/>
              <w:lang w:eastAsia="he-IL"/>
              <w:rPrChange w:id="2968" w:author="Avi Cohen" w:date="2022-05-02T11:52:00Z">
                <w:rPr>
                  <w:rFonts w:ascii="Times New Roman" w:eastAsia="Times New Roman" w:hAnsi="Times New Roman" w:cs="David"/>
                  <w:color w:val="008000"/>
                  <w:sz w:val="24"/>
                  <w:szCs w:val="24"/>
                  <w:rtl/>
                  <w:lang w:eastAsia="he-IL"/>
                </w:rPr>
              </w:rPrChange>
            </w:rPr>
            <w:br/>
            <w:t>שיכון ובינוי נדל"ן בע"מ</w:t>
          </w:r>
          <w:r w:rsidRPr="00DE7F64">
            <w:rPr>
              <w:rFonts w:ascii="Times New Roman" w:eastAsia="Times New Roman" w:hAnsi="Times New Roman" w:cs="David"/>
              <w:sz w:val="24"/>
              <w:szCs w:val="24"/>
              <w:rtl/>
              <w:lang w:eastAsia="he-IL"/>
              <w:rPrChange w:id="2969" w:author="Avi Cohen" w:date="2022-05-02T11:52:00Z">
                <w:rPr>
                  <w:rFonts w:ascii="Times New Roman" w:eastAsia="Times New Roman" w:hAnsi="Times New Roman" w:cs="David"/>
                  <w:color w:val="008000"/>
                  <w:sz w:val="24"/>
                  <w:szCs w:val="24"/>
                  <w:rtl/>
                  <w:lang w:eastAsia="he-IL"/>
                </w:rPr>
              </w:rPrChange>
            </w:rPr>
            <w:br/>
            <w:t>שלם 3 רמת גן 52215</w:t>
          </w:r>
          <w:r w:rsidRPr="00DE7F64">
            <w:rPr>
              <w:rFonts w:ascii="Times New Roman" w:eastAsia="Times New Roman" w:hAnsi="Times New Roman" w:cs="David"/>
              <w:sz w:val="24"/>
              <w:szCs w:val="24"/>
              <w:rtl/>
              <w:lang w:eastAsia="he-IL"/>
              <w:rPrChange w:id="2970" w:author="Avi Cohen" w:date="2022-05-02T11:52:00Z">
                <w:rPr>
                  <w:rFonts w:ascii="Times New Roman" w:eastAsia="Times New Roman" w:hAnsi="Times New Roman" w:cs="David"/>
                  <w:color w:val="008000"/>
                  <w:sz w:val="24"/>
                  <w:szCs w:val="24"/>
                  <w:rtl/>
                  <w:lang w:eastAsia="he-IL"/>
                </w:rPr>
              </w:rPrChange>
            </w:rPr>
            <w:br/>
            <w:t>מ.ז 52-002117-1</w:t>
          </w:r>
          <w:r w:rsidRPr="00DE7F64">
            <w:rPr>
              <w:rFonts w:ascii="Times New Roman" w:eastAsia="Times New Roman" w:hAnsi="Times New Roman" w:cs="David"/>
              <w:sz w:val="24"/>
              <w:szCs w:val="24"/>
              <w:rtl/>
              <w:lang w:eastAsia="he-IL"/>
              <w:rPrChange w:id="2971" w:author="Avi Cohen" w:date="2022-05-02T11:52:00Z">
                <w:rPr>
                  <w:rFonts w:ascii="Times New Roman" w:eastAsia="Times New Roman" w:hAnsi="Times New Roman" w:cs="David"/>
                  <w:color w:val="008000"/>
                  <w:sz w:val="24"/>
                  <w:szCs w:val="24"/>
                  <w:rtl/>
                  <w:lang w:eastAsia="he-IL"/>
                </w:rPr>
              </w:rPrChange>
            </w:rPr>
            <w:br/>
          </w:r>
        </w:p>
      </w:sdtContent>
    </w:sdt>
    <w:p w14:paraId="3BBE5B8B"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972" w:author="Avi Cohen" w:date="2022-05-02T11:52:00Z">
            <w:rPr>
              <w:rFonts w:ascii="Times New Roman" w:eastAsia="Times New Roman" w:hAnsi="Times New Roman" w:cs="David"/>
              <w:color w:val="008000"/>
              <w:sz w:val="24"/>
              <w:szCs w:val="24"/>
              <w:rtl/>
              <w:lang w:eastAsia="he-IL"/>
            </w:rPr>
          </w:rPrChange>
        </w:rPr>
      </w:pPr>
    </w:p>
    <w:p w14:paraId="10CAC07C" w14:textId="77777777" w:rsidR="00461F51" w:rsidRPr="00473317"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73317">
        <w:rPr>
          <w:rFonts w:ascii="Times New Roman" w:eastAsia="Times New Roman" w:hAnsi="Times New Roman" w:cs="David" w:hint="cs"/>
          <w:sz w:val="24"/>
          <w:szCs w:val="24"/>
          <w:rtl/>
          <w:lang w:eastAsia="he-IL"/>
        </w:rPr>
        <w:t>א.נ.,</w:t>
      </w:r>
    </w:p>
    <w:p w14:paraId="4D47187B"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Change w:id="2973" w:author="Avi Cohen" w:date="2022-05-02T11:52:00Z">
            <w:rPr>
              <w:rFonts w:ascii="Times New Roman" w:eastAsia="Times New Roman" w:hAnsi="Times New Roman" w:cs="David"/>
              <w:bCs/>
              <w:sz w:val="24"/>
              <w:szCs w:val="24"/>
              <w:u w:val="single"/>
              <w:rtl/>
              <w:lang w:eastAsia="he-IL"/>
            </w:rPr>
          </w:rPrChange>
        </w:rPr>
      </w:pPr>
    </w:p>
    <w:p w14:paraId="3B8312CE" w14:textId="77777777" w:rsidR="00461F51" w:rsidRPr="00DE7F64"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Change w:id="2974" w:author="Avi Cohen" w:date="2022-05-02T11:52:00Z">
            <w:rPr>
              <w:rFonts w:ascii="Times New Roman" w:eastAsia="Times New Roman" w:hAnsi="Times New Roman" w:cs="David"/>
              <w:bCs/>
              <w:sz w:val="24"/>
              <w:szCs w:val="24"/>
              <w:u w:val="single"/>
              <w:rtl/>
              <w:lang w:eastAsia="he-IL"/>
            </w:rPr>
          </w:rPrChange>
        </w:rPr>
      </w:pPr>
      <w:r w:rsidRPr="00DE7F64">
        <w:rPr>
          <w:rFonts w:ascii="Times New Roman" w:eastAsia="Times New Roman" w:hAnsi="Times New Roman" w:cs="David" w:hint="cs"/>
          <w:bCs/>
          <w:sz w:val="24"/>
          <w:szCs w:val="24"/>
          <w:u w:val="single"/>
          <w:rtl/>
          <w:lang w:eastAsia="he-IL"/>
          <w:rPrChange w:id="2975" w:author="Avi Cohen" w:date="2022-05-02T11:52:00Z">
            <w:rPr>
              <w:rFonts w:ascii="Times New Roman" w:eastAsia="Times New Roman" w:hAnsi="Times New Roman" w:cs="David" w:hint="cs"/>
              <w:bCs/>
              <w:sz w:val="24"/>
              <w:szCs w:val="24"/>
              <w:u w:val="single"/>
              <w:rtl/>
              <w:lang w:eastAsia="he-IL"/>
            </w:rPr>
          </w:rPrChange>
        </w:rPr>
        <w:t>הצהרה והתחייבות לשמירת סודיות</w:t>
      </w:r>
    </w:p>
    <w:p w14:paraId="2E7546CC"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2976" w:author="Avi Cohen" w:date="2022-05-02T11:52:00Z">
            <w:rPr>
              <w:rFonts w:ascii="Times New Roman" w:eastAsia="Times New Roman" w:hAnsi="Times New Roman" w:cs="David"/>
              <w:sz w:val="24"/>
              <w:szCs w:val="24"/>
              <w:rtl/>
              <w:lang w:eastAsia="he-IL"/>
            </w:rPr>
          </w:rPrChange>
        </w:rPr>
      </w:pPr>
    </w:p>
    <w:p w14:paraId="6429D168" w14:textId="11A7A304" w:rsidR="00461F51" w:rsidRPr="00473317"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7F64">
        <w:rPr>
          <w:rFonts w:ascii="Times New Roman" w:eastAsia="Times New Roman" w:hAnsi="Times New Roman" w:cs="David" w:hint="cs"/>
          <w:sz w:val="24"/>
          <w:szCs w:val="24"/>
          <w:rtl/>
          <w:lang w:eastAsia="he-IL"/>
          <w:rPrChange w:id="2977" w:author="Avi Cohen" w:date="2022-05-02T11:52:00Z">
            <w:rPr>
              <w:rFonts w:ascii="Times New Roman" w:eastAsia="Times New Roman" w:hAnsi="Times New Roman" w:cs="David" w:hint="cs"/>
              <w:sz w:val="24"/>
              <w:szCs w:val="24"/>
              <w:rtl/>
              <w:lang w:eastAsia="he-IL"/>
            </w:rPr>
          </w:rPrChange>
        </w:rPr>
        <w:t xml:space="preserve">אני הח"מ עובד חברת  </w:t>
      </w:r>
      <w:sdt>
        <w:sdtPr>
          <w:rPr>
            <w:rFonts w:ascii="Times New Roman" w:eastAsia="Times New Roman" w:hAnsi="Times New Roman" w:cs="David"/>
            <w:sz w:val="24"/>
            <w:szCs w:val="24"/>
            <w:rtl/>
            <w:lang w:eastAsia="he-IL"/>
            <w:rPrChange w:id="2978" w:author="Avi Cohen" w:date="2022-05-02T11:52:00Z">
              <w:rPr>
                <w:rFonts w:ascii="Times New Roman" w:eastAsia="Times New Roman" w:hAnsi="Times New Roman" w:cs="David"/>
                <w:color w:val="008000"/>
                <w:sz w:val="24"/>
                <w:szCs w:val="24"/>
                <w:rtl/>
                <w:lang w:eastAsia="he-IL"/>
              </w:rPr>
            </w:rPrChange>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79" w:author="Avi Cohen" w:date="2022-05-02T11:52:00Z">
              <w:rPr/>
            </w:rPrChange>
          </w:rPr>
        </w:sdtEndPr>
        <w:sdtContent>
          <w:r w:rsidR="00FC600C" w:rsidRPr="00DE7F64">
            <w:rPr>
              <w:rFonts w:ascii="Times New Roman" w:eastAsia="Times New Roman" w:hAnsi="Times New Roman" w:cs="David"/>
              <w:sz w:val="24"/>
              <w:szCs w:val="24"/>
              <w:rtl/>
              <w:lang w:eastAsia="he-IL"/>
              <w:rPrChange w:id="2980" w:author="Avi Cohen" w:date="2022-05-02T11:52:00Z">
                <w:rPr>
                  <w:rFonts w:ascii="Times New Roman" w:eastAsia="Times New Roman" w:hAnsi="Times New Roman" w:cs="David"/>
                  <w:color w:val="008000"/>
                  <w:sz w:val="24"/>
                  <w:szCs w:val="24"/>
                  <w:rtl/>
                  <w:lang w:eastAsia="he-IL"/>
                </w:rPr>
              </w:rPrChange>
            </w:rPr>
            <w:t>וישקין תכנון בע"מ</w:t>
          </w:r>
        </w:sdtContent>
      </w:sdt>
      <w:r w:rsidRPr="00473317">
        <w:rPr>
          <w:rFonts w:ascii="Times New Roman" w:eastAsia="Times New Roman" w:hAnsi="Times New Roman" w:cs="David" w:hint="cs"/>
          <w:sz w:val="24"/>
          <w:szCs w:val="24"/>
          <w:rtl/>
          <w:lang w:eastAsia="he-IL"/>
        </w:rPr>
        <w:t xml:space="preserve"> / הפועל בשם חברת </w:t>
      </w:r>
      <w:r w:rsidRPr="00473317">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Change w:id="2981" w:author="Avi Cohen" w:date="2022-05-02T11:52:00Z">
              <w:rPr>
                <w:rFonts w:ascii="Times New Roman" w:eastAsia="Times New Roman" w:hAnsi="Times New Roman" w:cs="David"/>
                <w:color w:val="008000"/>
                <w:sz w:val="24"/>
                <w:szCs w:val="24"/>
                <w:rtl/>
                <w:lang w:eastAsia="he-IL"/>
              </w:rPr>
            </w:rPrChange>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82" w:author="Avi Cohen" w:date="2022-05-02T11:52:00Z">
              <w:rPr/>
            </w:rPrChange>
          </w:rPr>
        </w:sdtEndPr>
        <w:sdtContent>
          <w:r w:rsidR="00FC600C" w:rsidRPr="00DE7F64">
            <w:rPr>
              <w:rFonts w:ascii="Times New Roman" w:eastAsia="Times New Roman" w:hAnsi="Times New Roman" w:cs="David"/>
              <w:sz w:val="24"/>
              <w:szCs w:val="24"/>
              <w:rtl/>
              <w:lang w:eastAsia="he-IL"/>
              <w:rPrChange w:id="2983" w:author="Avi Cohen" w:date="2022-05-02T11:52:00Z">
                <w:rPr>
                  <w:rFonts w:ascii="Times New Roman" w:eastAsia="Times New Roman" w:hAnsi="Times New Roman" w:cs="David"/>
                  <w:color w:val="008000"/>
                  <w:sz w:val="24"/>
                  <w:szCs w:val="24"/>
                  <w:rtl/>
                  <w:lang w:eastAsia="he-IL"/>
                </w:rPr>
              </w:rPrChange>
            </w:rPr>
            <w:t>וישקין תכנון בע"מ</w:t>
          </w:r>
        </w:sdtContent>
      </w:sdt>
      <w:r w:rsidRPr="00473317">
        <w:rPr>
          <w:rFonts w:ascii="Times New Roman" w:eastAsia="Times New Roman" w:hAnsi="Times New Roman" w:cs="David" w:hint="cs"/>
          <w:bCs/>
          <w:sz w:val="24"/>
          <w:szCs w:val="24"/>
          <w:rtl/>
          <w:lang w:eastAsia="he-IL"/>
        </w:rPr>
        <w:t xml:space="preserve"> /</w:t>
      </w:r>
      <w:r w:rsidRPr="00473317">
        <w:rPr>
          <w:rFonts w:ascii="Times New Roman" w:eastAsia="Times New Roman" w:hAnsi="Times New Roman" w:cs="David" w:hint="cs"/>
          <w:sz w:val="24"/>
          <w:szCs w:val="24"/>
          <w:rtl/>
          <w:lang w:eastAsia="he-IL"/>
        </w:rPr>
        <w:t xml:space="preserve"> המספק שירותים לחברת </w:t>
      </w:r>
      <w:r w:rsidRPr="00DE7F64">
        <w:rPr>
          <w:rFonts w:ascii="Times New Roman" w:eastAsia="Times New Roman" w:hAnsi="Times New Roman" w:cs="David"/>
          <w:sz w:val="24"/>
          <w:szCs w:val="24"/>
          <w:lang w:eastAsia="he-IL"/>
          <w:rPrChange w:id="2984" w:author="Avi Cohen" w:date="2022-05-02T11:52:00Z">
            <w:rPr>
              <w:rFonts w:ascii="Times New Roman" w:eastAsia="Times New Roman" w:hAnsi="Times New Roman" w:cs="David"/>
              <w:color w:val="008000"/>
              <w:sz w:val="24"/>
              <w:szCs w:val="24"/>
              <w:lang w:eastAsia="he-IL"/>
            </w:rPr>
          </w:rPrChange>
        </w:rPr>
        <w:t xml:space="preserve"> </w:t>
      </w:r>
      <w:sdt>
        <w:sdtPr>
          <w:rPr>
            <w:rFonts w:ascii="Times New Roman" w:eastAsia="Times New Roman" w:hAnsi="Times New Roman" w:cs="David"/>
            <w:sz w:val="24"/>
            <w:szCs w:val="24"/>
            <w:rtl/>
            <w:lang w:eastAsia="he-IL"/>
            <w:rPrChange w:id="2985" w:author="Avi Cohen" w:date="2022-05-02T11:52:00Z">
              <w:rPr>
                <w:rFonts w:ascii="Times New Roman" w:eastAsia="Times New Roman" w:hAnsi="Times New Roman" w:cs="David"/>
                <w:color w:val="008000"/>
                <w:sz w:val="24"/>
                <w:szCs w:val="24"/>
                <w:rtl/>
                <w:lang w:eastAsia="he-IL"/>
              </w:rPr>
            </w:rPrChange>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86" w:author="Avi Cohen" w:date="2022-05-02T11:52:00Z">
              <w:rPr/>
            </w:rPrChange>
          </w:rPr>
        </w:sdtEndPr>
        <w:sdtContent>
          <w:r w:rsidR="00FC600C" w:rsidRPr="00DE7F64">
            <w:rPr>
              <w:rFonts w:ascii="Times New Roman" w:eastAsia="Times New Roman" w:hAnsi="Times New Roman" w:cs="David"/>
              <w:sz w:val="24"/>
              <w:szCs w:val="24"/>
              <w:rtl/>
              <w:lang w:eastAsia="he-IL"/>
              <w:rPrChange w:id="2987" w:author="Avi Cohen" w:date="2022-05-02T11:52:00Z">
                <w:rPr>
                  <w:rFonts w:ascii="Times New Roman" w:eastAsia="Times New Roman" w:hAnsi="Times New Roman" w:cs="David"/>
                  <w:color w:val="008000"/>
                  <w:sz w:val="24"/>
                  <w:szCs w:val="24"/>
                  <w:rtl/>
                  <w:lang w:eastAsia="he-IL"/>
                </w:rPr>
              </w:rPrChange>
            </w:rPr>
            <w:t>וישקין תכנון בע"מ</w:t>
          </w:r>
        </w:sdtContent>
      </w:sdt>
      <w:r w:rsidRPr="00473317">
        <w:rPr>
          <w:rFonts w:ascii="Times New Roman" w:eastAsia="Times New Roman" w:hAnsi="Times New Roman" w:cs="David" w:hint="cs"/>
          <w:sz w:val="24"/>
          <w:szCs w:val="24"/>
          <w:rtl/>
          <w:lang w:eastAsia="he-IL"/>
        </w:rPr>
        <w:t xml:space="preserve"> *,מצהיר בזאת ומתחייב כלפיכם כדלקמן:</w:t>
      </w:r>
    </w:p>
    <w:p w14:paraId="33535FB2" w14:textId="77777777" w:rsidR="00461F51" w:rsidRPr="00DE7F64"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2988" w:author="Avi Cohen" w:date="2022-05-02T11:52:00Z">
            <w:rPr>
              <w:rFonts w:ascii="Times New Roman" w:eastAsia="Times New Roman" w:hAnsi="Times New Roman" w:cs="David"/>
              <w:sz w:val="24"/>
              <w:szCs w:val="24"/>
              <w:rtl/>
              <w:lang w:eastAsia="he-IL"/>
            </w:rPr>
          </w:rPrChange>
        </w:rPr>
      </w:pPr>
    </w:p>
    <w:p w14:paraId="208AEC22" w14:textId="372304F5" w:rsidR="00461F51" w:rsidRPr="00473317"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DE7F64">
        <w:rPr>
          <w:rFonts w:ascii="Times New Roman" w:eastAsia="Times New Roman" w:hAnsi="Times New Roman" w:cs="David" w:hint="cs"/>
          <w:sz w:val="24"/>
          <w:szCs w:val="24"/>
          <w:rtl/>
          <w:lang w:eastAsia="he-IL"/>
          <w:rPrChange w:id="2989" w:author="Avi Cohen" w:date="2022-05-02T11:52:00Z">
            <w:rPr>
              <w:rFonts w:ascii="Times New Roman" w:eastAsia="Times New Roman" w:hAnsi="Times New Roman" w:cs="David" w:hint="cs"/>
              <w:sz w:val="24"/>
              <w:szCs w:val="24"/>
              <w:rtl/>
              <w:lang w:eastAsia="he-IL"/>
            </w:rPr>
          </w:rPrChange>
        </w:rPr>
        <w:t xml:space="preserve">אני מועסק על ידי </w:t>
      </w:r>
      <w:sdt>
        <w:sdtPr>
          <w:rPr>
            <w:rFonts w:ascii="Times New Roman" w:eastAsia="Times New Roman" w:hAnsi="Times New Roman" w:cs="David"/>
            <w:sz w:val="24"/>
            <w:szCs w:val="24"/>
            <w:rtl/>
            <w:lang w:eastAsia="he-IL"/>
            <w:rPrChange w:id="2990" w:author="Avi Cohen" w:date="2022-05-02T11:52:00Z">
              <w:rPr>
                <w:rFonts w:ascii="Times New Roman" w:eastAsia="Times New Roman" w:hAnsi="Times New Roman" w:cs="David"/>
                <w:color w:val="008000"/>
                <w:sz w:val="24"/>
                <w:szCs w:val="24"/>
                <w:rtl/>
                <w:lang w:eastAsia="he-IL"/>
              </w:rPr>
            </w:rPrChange>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2991" w:author="Avi Cohen" w:date="2022-05-02T11:52:00Z">
              <w:rPr/>
            </w:rPrChange>
          </w:rPr>
        </w:sdtEndPr>
        <w:sdtContent>
          <w:r w:rsidR="00FC600C" w:rsidRPr="00DE7F64">
            <w:rPr>
              <w:rFonts w:ascii="Times New Roman" w:eastAsia="Times New Roman" w:hAnsi="Times New Roman" w:cs="David"/>
              <w:sz w:val="24"/>
              <w:szCs w:val="24"/>
              <w:rtl/>
              <w:lang w:eastAsia="he-IL"/>
              <w:rPrChange w:id="2992" w:author="Avi Cohen" w:date="2022-05-02T11:52:00Z">
                <w:rPr>
                  <w:rFonts w:ascii="Times New Roman" w:eastAsia="Times New Roman" w:hAnsi="Times New Roman" w:cs="David"/>
                  <w:color w:val="008000"/>
                  <w:sz w:val="24"/>
                  <w:szCs w:val="24"/>
                  <w:rtl/>
                  <w:lang w:eastAsia="he-IL"/>
                </w:rPr>
              </w:rPrChange>
            </w:rPr>
            <w:t>וישקין תכנון בע"מ</w:t>
          </w:r>
        </w:sdtContent>
      </w:sdt>
      <w:r w:rsidRPr="00473317">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Change w:id="2993" w:author="Avi Cohen" w:date="2022-05-02T11:52:00Z">
              <w:rPr>
                <w:rFonts w:ascii="Times New Roman" w:eastAsia="Times New Roman" w:hAnsi="Times New Roman" w:cs="David" w:hint="cs"/>
                <w:bCs/>
                <w:color w:val="00B0F0"/>
                <w:sz w:val="24"/>
                <w:szCs w:val="24"/>
                <w:rtl/>
                <w:lang w:eastAsia="he-IL"/>
              </w:rPr>
            </w:rPrChange>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PrChange w:id="2994" w:author="Avi Cohen" w:date="2022-05-02T11:52:00Z">
              <w:rPr/>
            </w:rPrChange>
          </w:rPr>
        </w:sdtEndPr>
        <w:sdtContent>
          <w:r w:rsidRPr="00DE7F64">
            <w:rPr>
              <w:rFonts w:ascii="Times New Roman" w:eastAsia="Times New Roman" w:hAnsi="Times New Roman" w:cs="David" w:hint="cs"/>
              <w:bCs/>
              <w:sz w:val="24"/>
              <w:szCs w:val="24"/>
              <w:rtl/>
              <w:lang w:eastAsia="he-IL"/>
              <w:rPrChange w:id="2995" w:author="Avi Cohen" w:date="2022-05-02T11:52:00Z">
                <w:rPr>
                  <w:rFonts w:ascii="Times New Roman" w:eastAsia="Times New Roman" w:hAnsi="Times New Roman" w:cs="David" w:hint="cs"/>
                  <w:bCs/>
                  <w:color w:val="00B0F0"/>
                  <w:sz w:val="24"/>
                  <w:szCs w:val="24"/>
                  <w:rtl/>
                  <w:lang w:eastAsia="he-IL"/>
                </w:rPr>
              </w:rPrChange>
            </w:rPr>
            <w:t>מיזוג אויר</w:t>
          </w:r>
        </w:sdtContent>
      </w:sdt>
      <w:r w:rsidRPr="00DE7F64">
        <w:rPr>
          <w:rFonts w:ascii="Times New Roman" w:eastAsia="Times New Roman" w:hAnsi="Times New Roman" w:cs="David" w:hint="cs"/>
          <w:bCs/>
          <w:sz w:val="24"/>
          <w:szCs w:val="24"/>
          <w:rtl/>
          <w:lang w:eastAsia="he-IL"/>
          <w:rPrChange w:id="2996" w:author="Avi Cohen" w:date="2022-05-02T11:52:00Z">
            <w:rPr>
              <w:rFonts w:ascii="Times New Roman" w:eastAsia="Times New Roman" w:hAnsi="Times New Roman" w:cs="David" w:hint="cs"/>
              <w:bCs/>
              <w:color w:val="008000"/>
              <w:sz w:val="24"/>
              <w:szCs w:val="24"/>
              <w:rtl/>
              <w:lang w:eastAsia="he-IL"/>
            </w:rPr>
          </w:rPrChange>
        </w:rPr>
        <w:t xml:space="preserve"> </w:t>
      </w:r>
      <w:r w:rsidRPr="00473317">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Change w:id="2997" w:author="Avi Cohen" w:date="2022-05-02T11:52:00Z">
              <w:rPr>
                <w:rFonts w:ascii="Times New Roman" w:eastAsia="Times New Roman" w:hAnsi="Times New Roman" w:cs="David" w:hint="cs"/>
                <w:bCs/>
                <w:color w:val="008000"/>
                <w:sz w:val="24"/>
                <w:szCs w:val="24"/>
                <w:rtl/>
                <w:lang w:eastAsia="he-IL"/>
              </w:rPr>
            </w:rPrChange>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2998" w:author="Avi Cohen" w:date="2022-05-02T11:52:00Z">
              <w:rPr/>
            </w:rPrChange>
          </w:rPr>
        </w:sdtEndPr>
        <w:sdtContent>
          <w:r w:rsidR="00835FB5" w:rsidRPr="00DE7F64">
            <w:rPr>
              <w:rFonts w:ascii="Times New Roman" w:eastAsia="Times New Roman" w:hAnsi="Times New Roman" w:cs="David" w:hint="cs"/>
              <w:bCs/>
              <w:sz w:val="24"/>
              <w:szCs w:val="24"/>
              <w:rtl/>
              <w:lang w:eastAsia="he-IL"/>
              <w:rPrChange w:id="2999" w:author="Avi Cohen" w:date="2022-05-02T11:52:00Z">
                <w:rPr>
                  <w:rFonts w:ascii="Times New Roman" w:eastAsia="Times New Roman" w:hAnsi="Times New Roman" w:cs="David" w:hint="cs"/>
                  <w:bCs/>
                  <w:color w:val="008000"/>
                  <w:sz w:val="24"/>
                  <w:szCs w:val="24"/>
                  <w:rtl/>
                  <w:lang w:eastAsia="he-IL"/>
                </w:rPr>
              </w:rPrChange>
            </w:rPr>
            <w:t xml:space="preserve">אגמי הכרמל </w:t>
          </w:r>
        </w:sdtContent>
      </w:sdt>
      <w:r w:rsidRPr="00DE7F64">
        <w:rPr>
          <w:rFonts w:ascii="Times New Roman" w:eastAsia="Times New Roman" w:hAnsi="Times New Roman" w:cs="David" w:hint="cs"/>
          <w:sz w:val="24"/>
          <w:szCs w:val="24"/>
          <w:rtl/>
          <w:lang w:eastAsia="he-IL"/>
          <w:rPrChange w:id="3000" w:author="Avi Cohen" w:date="2022-05-02T11:52:00Z">
            <w:rPr>
              <w:rFonts w:ascii="Times New Roman" w:eastAsia="Times New Roman" w:hAnsi="Times New Roman" w:cs="David" w:hint="cs"/>
              <w:color w:val="008000"/>
              <w:sz w:val="24"/>
              <w:szCs w:val="24"/>
              <w:rtl/>
              <w:lang w:eastAsia="he-IL"/>
            </w:rPr>
          </w:rPrChange>
        </w:rPr>
        <w:t>.</w:t>
      </w:r>
    </w:p>
    <w:p w14:paraId="0C919E3C" w14:textId="77777777" w:rsidR="00461F51" w:rsidRPr="00DE7F64"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3001" w:author="Avi Cohen" w:date="2022-05-02T11:52:00Z">
            <w:rPr>
              <w:rFonts w:ascii="Times New Roman" w:eastAsia="Times New Roman" w:hAnsi="Times New Roman" w:cs="David"/>
              <w:sz w:val="24"/>
              <w:szCs w:val="24"/>
              <w:rtl/>
              <w:lang w:eastAsia="he-IL"/>
            </w:rPr>
          </w:rPrChange>
        </w:rPr>
      </w:pPr>
    </w:p>
    <w:p w14:paraId="49701B05" w14:textId="2B33592B" w:rsidR="00461F51" w:rsidRPr="00DE7F64"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300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03" w:author="Avi Cohen" w:date="2022-05-02T11:52:00Z">
            <w:rPr>
              <w:rFonts w:ascii="Times New Roman" w:eastAsia="Times New Roman" w:hAnsi="Times New Roman" w:cs="David" w:hint="cs"/>
              <w:sz w:val="24"/>
              <w:szCs w:val="24"/>
              <w:rtl/>
              <w:lang w:eastAsia="he-IL"/>
            </w:rPr>
          </w:rPrChange>
        </w:rPr>
        <w:t xml:space="preserve">ידוע לי כי במהלך ביצוע עבודתי אצל </w:t>
      </w:r>
      <w:sdt>
        <w:sdtPr>
          <w:rPr>
            <w:rFonts w:ascii="Times New Roman" w:eastAsia="Times New Roman" w:hAnsi="Times New Roman" w:cs="David"/>
            <w:sz w:val="24"/>
            <w:szCs w:val="24"/>
            <w:rtl/>
            <w:lang w:eastAsia="he-IL"/>
            <w:rPrChange w:id="3004" w:author="Avi Cohen" w:date="2022-05-02T11:52:00Z">
              <w:rPr>
                <w:rFonts w:ascii="Times New Roman" w:eastAsia="Times New Roman" w:hAnsi="Times New Roman" w:cs="David"/>
                <w:color w:val="008000"/>
                <w:sz w:val="24"/>
                <w:szCs w:val="24"/>
                <w:rtl/>
                <w:lang w:eastAsia="he-IL"/>
              </w:rPr>
            </w:rPrChange>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3005" w:author="Avi Cohen" w:date="2022-05-02T11:52:00Z">
              <w:rPr/>
            </w:rPrChange>
          </w:rPr>
        </w:sdtEndPr>
        <w:sdtContent>
          <w:r w:rsidR="00FC600C" w:rsidRPr="00DE7F64">
            <w:rPr>
              <w:rFonts w:ascii="Times New Roman" w:eastAsia="Times New Roman" w:hAnsi="Times New Roman" w:cs="David"/>
              <w:sz w:val="24"/>
              <w:szCs w:val="24"/>
              <w:rtl/>
              <w:lang w:eastAsia="he-IL"/>
              <w:rPrChange w:id="3006" w:author="Avi Cohen" w:date="2022-05-02T11:52:00Z">
                <w:rPr>
                  <w:rFonts w:ascii="Times New Roman" w:eastAsia="Times New Roman" w:hAnsi="Times New Roman" w:cs="David"/>
                  <w:color w:val="008000"/>
                  <w:sz w:val="24"/>
                  <w:szCs w:val="24"/>
                  <w:rtl/>
                  <w:lang w:eastAsia="he-IL"/>
                </w:rPr>
              </w:rPrChange>
            </w:rPr>
            <w:t>וישקין תכנון בע"מ</w:t>
          </w:r>
        </w:sdtContent>
      </w:sdt>
      <w:r w:rsidRPr="00DE7F64">
        <w:rPr>
          <w:rFonts w:ascii="Times New Roman" w:eastAsia="Times New Roman" w:hAnsi="Times New Roman" w:cs="David" w:hint="cs"/>
          <w:bCs/>
          <w:sz w:val="24"/>
          <w:szCs w:val="24"/>
          <w:rtl/>
          <w:lang w:eastAsia="he-IL"/>
          <w:rPrChange w:id="3007" w:author="Avi Cohen" w:date="2022-05-02T11:52:00Z">
            <w:rPr>
              <w:rFonts w:ascii="Times New Roman" w:eastAsia="Times New Roman" w:hAnsi="Times New Roman" w:cs="David" w:hint="cs"/>
              <w:bCs/>
              <w:color w:val="008000"/>
              <w:sz w:val="24"/>
              <w:szCs w:val="24"/>
              <w:rtl/>
              <w:lang w:eastAsia="he-IL"/>
            </w:rPr>
          </w:rPrChange>
        </w:rPr>
        <w:t xml:space="preserve"> </w:t>
      </w:r>
      <w:r w:rsidRPr="00473317">
        <w:rPr>
          <w:rFonts w:ascii="Times New Roman" w:eastAsia="Times New Roman" w:hAnsi="Times New Roman" w:cs="David" w:hint="cs"/>
          <w:sz w:val="24"/>
          <w:szCs w:val="24"/>
          <w:rtl/>
          <w:lang w:eastAsia="he-IL"/>
        </w:rPr>
        <w:t>עשוי להגיע לרשותי מידע חסוי כמוגדר להלן:</w:t>
      </w:r>
    </w:p>
    <w:p w14:paraId="6CC963A2" w14:textId="77777777" w:rsidR="00461F51" w:rsidRPr="00DE7F64"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Change w:id="3008" w:author="Avi Cohen" w:date="2022-05-02T11:52:00Z">
            <w:rPr>
              <w:rFonts w:ascii="Times New Roman" w:eastAsia="Times New Roman" w:hAnsi="Times New Roman" w:cs="David"/>
              <w:sz w:val="24"/>
              <w:szCs w:val="24"/>
              <w:rtl/>
              <w:lang w:eastAsia="he-IL"/>
            </w:rPr>
          </w:rPrChange>
        </w:rPr>
      </w:pPr>
    </w:p>
    <w:p w14:paraId="05002F5F" w14:textId="3C57CD46" w:rsidR="00461F51" w:rsidRPr="00473317"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DE7F64">
        <w:rPr>
          <w:rFonts w:ascii="Times New Roman" w:eastAsia="Times New Roman" w:hAnsi="Times New Roman" w:cs="David" w:hint="cs"/>
          <w:sz w:val="24"/>
          <w:szCs w:val="24"/>
          <w:rtl/>
          <w:lang w:eastAsia="he-IL"/>
          <w:rPrChange w:id="3009" w:author="Avi Cohen" w:date="2022-05-02T11:52:00Z">
            <w:rPr>
              <w:rFonts w:ascii="Times New Roman" w:eastAsia="Times New Roman" w:hAnsi="Times New Roman" w:cs="David" w:hint="cs"/>
              <w:sz w:val="24"/>
              <w:szCs w:val="24"/>
              <w:rtl/>
              <w:lang w:eastAsia="he-IL"/>
            </w:rPr>
          </w:rPrChange>
        </w:rPr>
        <w:tab/>
        <w:t>"</w:t>
      </w:r>
      <w:r w:rsidRPr="00DE7F64">
        <w:rPr>
          <w:rFonts w:ascii="Times New Roman" w:eastAsia="Times New Roman" w:hAnsi="Times New Roman" w:cs="David" w:hint="cs"/>
          <w:b/>
          <w:bCs/>
          <w:sz w:val="24"/>
          <w:szCs w:val="24"/>
          <w:rtl/>
          <w:lang w:eastAsia="he-IL"/>
          <w:rPrChange w:id="3010" w:author="Avi Cohen" w:date="2022-05-02T11:52:00Z">
            <w:rPr>
              <w:rFonts w:ascii="Times New Roman" w:eastAsia="Times New Roman" w:hAnsi="Times New Roman" w:cs="David" w:hint="cs"/>
              <w:b/>
              <w:bCs/>
              <w:sz w:val="24"/>
              <w:szCs w:val="24"/>
              <w:rtl/>
              <w:lang w:eastAsia="he-IL"/>
            </w:rPr>
          </w:rPrChange>
        </w:rPr>
        <w:t>מידע חסוי</w:t>
      </w:r>
      <w:r w:rsidRPr="00DE7F64">
        <w:rPr>
          <w:rFonts w:ascii="Times New Roman" w:eastAsia="Times New Roman" w:hAnsi="Times New Roman" w:cs="David" w:hint="cs"/>
          <w:sz w:val="24"/>
          <w:szCs w:val="24"/>
          <w:rtl/>
          <w:lang w:eastAsia="he-IL"/>
          <w:rPrChange w:id="3011" w:author="Avi Cohen" w:date="2022-05-02T11:52:00Z">
            <w:rPr>
              <w:rFonts w:ascii="Times New Roman" w:eastAsia="Times New Roman" w:hAnsi="Times New Roman" w:cs="David" w:hint="cs"/>
              <w:sz w:val="24"/>
              <w:szCs w:val="24"/>
              <w:rtl/>
              <w:lang w:eastAsia="he-IL"/>
            </w:rPr>
          </w:rPrChange>
        </w:rPr>
        <w:t>"-</w:t>
      </w:r>
      <w:r w:rsidRPr="00DE7F64">
        <w:rPr>
          <w:rFonts w:ascii="Times New Roman" w:eastAsia="Times New Roman" w:hAnsi="Times New Roman" w:cs="David" w:hint="cs"/>
          <w:sz w:val="24"/>
          <w:szCs w:val="24"/>
          <w:rtl/>
          <w:lang w:eastAsia="he-IL"/>
          <w:rPrChange w:id="3012" w:author="Avi Cohen" w:date="2022-05-02T11:52:00Z">
            <w:rPr>
              <w:rFonts w:ascii="Times New Roman" w:eastAsia="Times New Roman" w:hAnsi="Times New Roman" w:cs="David" w:hint="cs"/>
              <w:sz w:val="24"/>
              <w:szCs w:val="24"/>
              <w:rtl/>
              <w:lang w:eastAsia="he-IL"/>
            </w:rPr>
          </w:rPrChange>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Change w:id="3013" w:author="Avi Cohen" w:date="2022-05-02T11:52:00Z">
              <w:rPr>
                <w:rFonts w:ascii="Times New Roman" w:eastAsia="Times New Roman" w:hAnsi="Times New Roman" w:cs="David"/>
                <w:color w:val="008000"/>
                <w:sz w:val="24"/>
                <w:szCs w:val="24"/>
                <w:rtl/>
                <w:lang w:eastAsia="he-IL"/>
              </w:rPr>
            </w:rPrChange>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014" w:author="Avi Cohen" w:date="2022-05-02T11:52:00Z">
              <w:rPr/>
            </w:rPrChange>
          </w:rPr>
        </w:sdtEndPr>
        <w:sdtContent>
          <w:r w:rsidR="00FC600C" w:rsidRPr="00DE7F64">
            <w:rPr>
              <w:rFonts w:ascii="Times New Roman" w:eastAsia="Times New Roman" w:hAnsi="Times New Roman" w:cs="David"/>
              <w:sz w:val="24"/>
              <w:szCs w:val="24"/>
              <w:rtl/>
              <w:lang w:eastAsia="he-IL"/>
              <w:rPrChange w:id="3015" w:author="Avi Cohen" w:date="2022-05-02T11:52:00Z">
                <w:rPr>
                  <w:rFonts w:ascii="Times New Roman" w:eastAsia="Times New Roman" w:hAnsi="Times New Roman" w:cs="David"/>
                  <w:color w:val="008000"/>
                  <w:sz w:val="24"/>
                  <w:szCs w:val="24"/>
                  <w:rtl/>
                  <w:lang w:eastAsia="he-IL"/>
                </w:rPr>
              </w:rPrChange>
            </w:rPr>
            <w:t>וישקין תכנון בע"מ</w:t>
          </w:r>
        </w:sdtContent>
      </w:sdt>
      <w:r w:rsidRPr="00DE7F64">
        <w:rPr>
          <w:rFonts w:ascii="Times New Roman" w:eastAsia="Times New Roman" w:hAnsi="Times New Roman" w:cs="David"/>
          <w:bCs/>
          <w:sz w:val="24"/>
          <w:szCs w:val="24"/>
          <w:lang w:eastAsia="he-IL"/>
          <w:rPrChange w:id="3016" w:author="Avi Cohen" w:date="2022-05-02T11:52:00Z">
            <w:rPr>
              <w:rFonts w:ascii="Times New Roman" w:eastAsia="Times New Roman" w:hAnsi="Times New Roman" w:cs="David"/>
              <w:bCs/>
              <w:color w:val="008000"/>
              <w:sz w:val="24"/>
              <w:szCs w:val="24"/>
              <w:lang w:eastAsia="he-IL"/>
            </w:rPr>
          </w:rPrChange>
        </w:rPr>
        <w:t xml:space="preserve"> </w:t>
      </w:r>
      <w:r w:rsidRPr="00DE7F64">
        <w:rPr>
          <w:rFonts w:ascii="Times New Roman" w:eastAsia="Times New Roman" w:hAnsi="Times New Roman" w:cs="David" w:hint="cs"/>
          <w:bCs/>
          <w:sz w:val="24"/>
          <w:szCs w:val="24"/>
          <w:rtl/>
          <w:lang w:eastAsia="he-IL"/>
          <w:rPrChange w:id="3017" w:author="Avi Cohen" w:date="2022-05-02T11:52:00Z">
            <w:rPr>
              <w:rFonts w:ascii="Times New Roman" w:eastAsia="Times New Roman" w:hAnsi="Times New Roman" w:cs="David" w:hint="cs"/>
              <w:bCs/>
              <w:color w:val="008000"/>
              <w:sz w:val="24"/>
              <w:szCs w:val="24"/>
              <w:rtl/>
              <w:lang w:eastAsia="he-IL"/>
            </w:rPr>
          </w:rPrChange>
        </w:rPr>
        <w:t xml:space="preserve"> </w:t>
      </w:r>
      <w:r w:rsidRPr="00DE7F64">
        <w:rPr>
          <w:rFonts w:ascii="Times New Roman" w:eastAsia="Times New Roman" w:hAnsi="Times New Roman" w:cs="David" w:hint="cs"/>
          <w:sz w:val="24"/>
          <w:szCs w:val="24"/>
          <w:rtl/>
          <w:lang w:eastAsia="he-IL"/>
          <w:rPrChange w:id="3018" w:author="Avi Cohen" w:date="2022-05-02T11:52:00Z">
            <w:rPr>
              <w:rFonts w:ascii="Times New Roman" w:eastAsia="Times New Roman" w:hAnsi="Times New Roman" w:cs="David" w:hint="cs"/>
              <w:color w:val="008000"/>
              <w:sz w:val="24"/>
              <w:szCs w:val="24"/>
              <w:rtl/>
              <w:lang w:eastAsia="he-IL"/>
            </w:rPr>
          </w:rPrChange>
        </w:rPr>
        <w:t>.</w:t>
      </w:r>
    </w:p>
    <w:p w14:paraId="73260A2E" w14:textId="77777777" w:rsidR="00461F51" w:rsidRPr="00DE7F64"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Change w:id="3019" w:author="Avi Cohen" w:date="2022-05-02T11:52:00Z">
            <w:rPr>
              <w:rFonts w:ascii="Times New Roman" w:eastAsia="Times New Roman" w:hAnsi="Times New Roman" w:cs="David"/>
              <w:sz w:val="24"/>
              <w:szCs w:val="24"/>
              <w:rtl/>
              <w:lang w:eastAsia="he-IL"/>
            </w:rPr>
          </w:rPrChange>
        </w:rPr>
      </w:pPr>
    </w:p>
    <w:p w14:paraId="1561692B" w14:textId="77777777" w:rsidR="00461F51" w:rsidRPr="00DE7F64"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302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21" w:author="Avi Cohen" w:date="2022-05-02T11:52:00Z">
            <w:rPr>
              <w:rFonts w:ascii="Times New Roman" w:eastAsia="Times New Roman" w:hAnsi="Times New Roman" w:cs="David" w:hint="cs"/>
              <w:sz w:val="24"/>
              <w:szCs w:val="24"/>
              <w:rtl/>
              <w:lang w:eastAsia="he-IL"/>
            </w:rPr>
          </w:rPrChange>
        </w:rPr>
        <w:t>אני מתחייב לשמור בסודיות מלאה כל מידע חסוי ולא למסרו או להעבירו לידי מי שלא הוסמך לכך בכתב על ידכם.</w:t>
      </w:r>
    </w:p>
    <w:p w14:paraId="550C642C" w14:textId="77777777" w:rsidR="00461F51" w:rsidRPr="00DE7F64"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3022" w:author="Avi Cohen" w:date="2022-05-02T11:52:00Z">
            <w:rPr>
              <w:rFonts w:ascii="Times New Roman" w:eastAsia="Times New Roman" w:hAnsi="Times New Roman" w:cs="David"/>
              <w:sz w:val="24"/>
              <w:szCs w:val="24"/>
              <w:rtl/>
              <w:lang w:eastAsia="he-IL"/>
            </w:rPr>
          </w:rPrChange>
        </w:rPr>
      </w:pPr>
    </w:p>
    <w:p w14:paraId="576BC5BF" w14:textId="77777777" w:rsidR="00461F51" w:rsidRPr="00DE7F64"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302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24" w:author="Avi Cohen" w:date="2022-05-02T11:52:00Z">
            <w:rPr>
              <w:rFonts w:ascii="Times New Roman" w:eastAsia="Times New Roman" w:hAnsi="Times New Roman" w:cs="David" w:hint="cs"/>
              <w:sz w:val="24"/>
              <w:szCs w:val="24"/>
              <w:rtl/>
              <w:lang w:eastAsia="he-IL"/>
            </w:rPr>
          </w:rPrChange>
        </w:rPr>
        <w:t>אני מתחייב לנקוט בכל אמצעי הזהירות כדי למנוע אפשרות כי מידע חסוי יצא מרשותכם ו/או מרשותי ויגיע למי שלא הוסמך על ידכם בכתב.</w:t>
      </w:r>
    </w:p>
    <w:p w14:paraId="5C8E2174" w14:textId="77777777" w:rsidR="00461F51" w:rsidRPr="00DE7F64"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3025" w:author="Avi Cohen" w:date="2022-05-02T11:52:00Z">
            <w:rPr>
              <w:rFonts w:ascii="Times New Roman" w:eastAsia="Times New Roman" w:hAnsi="Times New Roman" w:cs="David"/>
              <w:sz w:val="24"/>
              <w:szCs w:val="24"/>
              <w:rtl/>
              <w:lang w:eastAsia="he-IL"/>
            </w:rPr>
          </w:rPrChange>
        </w:rPr>
      </w:pPr>
    </w:p>
    <w:p w14:paraId="53A63CA6" w14:textId="77777777" w:rsidR="00461F51" w:rsidRPr="00DE7F64"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3026"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27" w:author="Avi Cohen" w:date="2022-05-02T11:52:00Z">
            <w:rPr>
              <w:rFonts w:ascii="Times New Roman" w:eastAsia="Times New Roman" w:hAnsi="Times New Roman" w:cs="David" w:hint="cs"/>
              <w:sz w:val="24"/>
              <w:szCs w:val="24"/>
              <w:rtl/>
              <w:lang w:eastAsia="he-IL"/>
            </w:rPr>
          </w:rPrChange>
        </w:rPr>
        <w:t>הנני מאשר כי התחייבויותיי הנ"ל תחולנה הן במהלך ביצוע הפרויקט והן לאחריו.</w:t>
      </w:r>
    </w:p>
    <w:p w14:paraId="2B71A085" w14:textId="77777777" w:rsidR="00461F51" w:rsidRPr="00DE7F64"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3028" w:author="Avi Cohen" w:date="2022-05-02T11:52:00Z">
            <w:rPr>
              <w:rFonts w:ascii="Times New Roman" w:eastAsia="Times New Roman" w:hAnsi="Times New Roman" w:cs="David"/>
              <w:sz w:val="24"/>
              <w:szCs w:val="24"/>
              <w:rtl/>
              <w:lang w:eastAsia="he-IL"/>
            </w:rPr>
          </w:rPrChange>
        </w:rPr>
      </w:pPr>
    </w:p>
    <w:p w14:paraId="4127DD97" w14:textId="77777777" w:rsidR="00461F51" w:rsidRPr="00DE7F64"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302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30" w:author="Avi Cohen" w:date="2022-05-02T11:52:00Z">
            <w:rPr>
              <w:rFonts w:ascii="Times New Roman" w:eastAsia="Times New Roman" w:hAnsi="Times New Roman" w:cs="David" w:hint="cs"/>
              <w:sz w:val="24"/>
              <w:szCs w:val="24"/>
              <w:rtl/>
              <w:lang w:eastAsia="he-IL"/>
            </w:rPr>
          </w:rPrChange>
        </w:rPr>
        <w:t>בכבוד רב,</w:t>
      </w:r>
    </w:p>
    <w:p w14:paraId="316CCA70" w14:textId="77777777" w:rsidR="00461F51" w:rsidRPr="00DE7F64"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Change w:id="3031" w:author="Avi Cohen" w:date="2022-05-02T11:52:00Z">
            <w:rPr>
              <w:rFonts w:ascii="Times New Roman" w:eastAsia="Times New Roman" w:hAnsi="Times New Roman" w:cs="David"/>
              <w:sz w:val="24"/>
              <w:szCs w:val="24"/>
              <w:rtl/>
              <w:lang w:eastAsia="he-IL"/>
            </w:rPr>
          </w:rPrChange>
        </w:rPr>
      </w:pPr>
    </w:p>
    <w:p w14:paraId="359F09B3" w14:textId="77777777" w:rsidR="00461F51" w:rsidRPr="00DE7F64"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303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33" w:author="Avi Cohen" w:date="2022-05-02T11:52:00Z">
            <w:rPr>
              <w:rFonts w:ascii="Times New Roman" w:eastAsia="Times New Roman" w:hAnsi="Times New Roman" w:cs="David" w:hint="cs"/>
              <w:sz w:val="24"/>
              <w:szCs w:val="24"/>
              <w:rtl/>
              <w:lang w:eastAsia="he-IL"/>
            </w:rPr>
          </w:rPrChange>
        </w:rPr>
        <w:t xml:space="preserve">_______________________ </w:t>
      </w:r>
    </w:p>
    <w:p w14:paraId="3143D7CB" w14:textId="74FB66ED" w:rsidR="00461F51" w:rsidRPr="00DE7F64"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Change w:id="3034" w:author="Avi Cohen" w:date="2022-05-02T11:52:00Z">
            <w:rPr>
              <w:rFonts w:ascii="Times New Roman" w:eastAsia="Times New Roman" w:hAnsi="Times New Roman" w:cs="David"/>
              <w:color w:val="00B0F0"/>
              <w:sz w:val="24"/>
              <w:szCs w:val="24"/>
              <w:u w:val="single"/>
              <w:rtl/>
              <w:lang w:eastAsia="he-IL"/>
            </w:rPr>
          </w:rPrChange>
        </w:rPr>
      </w:pPr>
      <w:r w:rsidRPr="00DE7F64">
        <w:rPr>
          <w:rFonts w:ascii="Times New Roman" w:eastAsia="Times New Roman" w:hAnsi="Times New Roman" w:cs="David" w:hint="cs"/>
          <w:sz w:val="24"/>
          <w:szCs w:val="24"/>
          <w:rtl/>
          <w:lang w:eastAsia="he-IL"/>
          <w:rPrChange w:id="3035" w:author="Avi Cohen" w:date="2022-05-02T11:52:00Z">
            <w:rPr>
              <w:rFonts w:ascii="Times New Roman" w:eastAsia="Times New Roman" w:hAnsi="Times New Roman" w:cs="David" w:hint="cs"/>
              <w:color w:val="00B0F0"/>
              <w:sz w:val="24"/>
              <w:szCs w:val="24"/>
              <w:rtl/>
              <w:lang w:eastAsia="he-IL"/>
            </w:rPr>
          </w:rPrChange>
        </w:rPr>
        <w:t xml:space="preserve">                </w:t>
      </w:r>
      <w:r w:rsidRPr="00DE7F64">
        <w:rPr>
          <w:rFonts w:ascii="Times New Roman" w:eastAsia="Times New Roman" w:hAnsi="Times New Roman" w:cs="David" w:hint="cs"/>
          <w:sz w:val="24"/>
          <w:szCs w:val="24"/>
          <w:lang w:eastAsia="he-IL"/>
          <w:rPrChange w:id="3036" w:author="Avi Cohen" w:date="2022-05-02T11:52:00Z">
            <w:rPr>
              <w:rFonts w:ascii="Times New Roman" w:eastAsia="Times New Roman" w:hAnsi="Times New Roman" w:cs="David" w:hint="cs"/>
              <w:color w:val="00B0F0"/>
              <w:sz w:val="24"/>
              <w:szCs w:val="24"/>
              <w:lang w:eastAsia="he-IL"/>
            </w:rPr>
          </w:rPrChange>
        </w:rPr>
        <w:t xml:space="preserve">   </w:t>
      </w:r>
      <w:sdt>
        <w:sdtPr>
          <w:rPr>
            <w:rFonts w:ascii="Times New Roman" w:eastAsia="Times New Roman" w:hAnsi="Times New Roman" w:cs="David" w:hint="cs"/>
            <w:sz w:val="24"/>
            <w:szCs w:val="24"/>
            <w:u w:val="single"/>
            <w:rtl/>
            <w:lang w:eastAsia="he-IL"/>
            <w:rPrChange w:id="3037" w:author="Avi Cohen" w:date="2022-05-02T11:52:00Z">
              <w:rPr>
                <w:rFonts w:ascii="Times New Roman" w:eastAsia="Times New Roman" w:hAnsi="Times New Roman" w:cs="David" w:hint="cs"/>
                <w:color w:val="00B0F0"/>
                <w:sz w:val="24"/>
                <w:szCs w:val="24"/>
                <w:u w:val="single"/>
                <w:rtl/>
                <w:lang w:eastAsia="he-IL"/>
              </w:rPr>
            </w:rPrChange>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038" w:author="Avi Cohen" w:date="2022-05-02T11:52:00Z">
              <w:rPr/>
            </w:rPrChange>
          </w:rPr>
        </w:sdtEndPr>
        <w:sdtContent>
          <w:r w:rsidR="00FC600C" w:rsidRPr="00DE7F64">
            <w:rPr>
              <w:rFonts w:ascii="Times New Roman" w:eastAsia="Times New Roman" w:hAnsi="Times New Roman" w:cs="David" w:hint="cs"/>
              <w:sz w:val="24"/>
              <w:szCs w:val="24"/>
              <w:u w:val="single"/>
              <w:rtl/>
              <w:lang w:eastAsia="he-IL"/>
              <w:rPrChange w:id="3039" w:author="Avi Cohen" w:date="2022-05-02T11:52:00Z">
                <w:rPr>
                  <w:rFonts w:ascii="Times New Roman" w:eastAsia="Times New Roman" w:hAnsi="Times New Roman" w:cs="David" w:hint="cs"/>
                  <w:color w:val="00B0F0"/>
                  <w:sz w:val="24"/>
                  <w:szCs w:val="24"/>
                  <w:u w:val="single"/>
                  <w:rtl/>
                  <w:lang w:eastAsia="he-IL"/>
                </w:rPr>
              </w:rPrChange>
            </w:rPr>
            <w:t>וישקין תכנון בע"מ</w:t>
          </w:r>
        </w:sdtContent>
      </w:sdt>
    </w:p>
    <w:p w14:paraId="12BA5054" w14:textId="77777777" w:rsidR="00461F51" w:rsidRPr="00473317"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0A8683B" w14:textId="77777777" w:rsidR="00461F51" w:rsidRPr="00DE7F64"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304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41" w:author="Avi Cohen" w:date="2022-05-02T11:52:00Z">
            <w:rPr>
              <w:rFonts w:ascii="Times New Roman" w:eastAsia="Times New Roman" w:hAnsi="Times New Roman" w:cs="David" w:hint="cs"/>
              <w:sz w:val="24"/>
              <w:szCs w:val="24"/>
              <w:rtl/>
              <w:lang w:eastAsia="he-IL"/>
            </w:rPr>
          </w:rPrChange>
        </w:rPr>
        <w:t>שם:____________</w:t>
      </w:r>
    </w:p>
    <w:p w14:paraId="27B35E60" w14:textId="77777777" w:rsidR="00461F51" w:rsidRPr="00DE7F64"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304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43" w:author="Avi Cohen" w:date="2022-05-02T11:52:00Z">
            <w:rPr>
              <w:rFonts w:ascii="Times New Roman" w:eastAsia="Times New Roman" w:hAnsi="Times New Roman" w:cs="David" w:hint="cs"/>
              <w:sz w:val="24"/>
              <w:szCs w:val="24"/>
              <w:rtl/>
              <w:lang w:eastAsia="he-IL"/>
            </w:rPr>
          </w:rPrChange>
        </w:rPr>
        <w:t>ת.ז:____________</w:t>
      </w:r>
    </w:p>
    <w:p w14:paraId="27385288" w14:textId="77777777" w:rsidR="00461F51" w:rsidRPr="00DE7F64"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304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045" w:author="Avi Cohen" w:date="2022-05-02T11:52:00Z">
            <w:rPr>
              <w:rFonts w:ascii="Times New Roman" w:eastAsia="Times New Roman" w:hAnsi="Times New Roman" w:cs="David" w:hint="cs"/>
              <w:sz w:val="24"/>
              <w:szCs w:val="24"/>
              <w:rtl/>
              <w:lang w:eastAsia="he-IL"/>
            </w:rPr>
          </w:rPrChange>
        </w:rPr>
        <w:t>כתובת:__________</w:t>
      </w:r>
    </w:p>
    <w:p w14:paraId="36C2F416" w14:textId="77777777" w:rsidR="00461F51" w:rsidRPr="00473317"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DE7F64">
        <w:rPr>
          <w:rFonts w:ascii="Times New Roman" w:eastAsia="Times New Roman" w:hAnsi="Times New Roman" w:cs="David" w:hint="cs"/>
          <w:sz w:val="24"/>
          <w:szCs w:val="24"/>
          <w:rtl/>
          <w:lang w:eastAsia="he-IL"/>
          <w:rPrChange w:id="3046" w:author="Avi Cohen" w:date="2022-05-02T11:52:00Z">
            <w:rPr>
              <w:rFonts w:ascii="Times New Roman" w:eastAsia="Times New Roman" w:hAnsi="Times New Roman" w:cs="David" w:hint="cs"/>
              <w:sz w:val="24"/>
              <w:szCs w:val="24"/>
              <w:highlight w:val="yellow"/>
              <w:rtl/>
              <w:lang w:eastAsia="he-IL"/>
            </w:rPr>
          </w:rPrChange>
        </w:rPr>
        <w:t>*מחק את המיותר</w:t>
      </w:r>
    </w:p>
    <w:p w14:paraId="701AD12C" w14:textId="77777777" w:rsidR="00461F51" w:rsidRPr="00DE7F64"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Change w:id="3047" w:author="Avi Cohen" w:date="2022-05-02T11:52:00Z">
            <w:rPr>
              <w:rFonts w:ascii="Times New Roman" w:eastAsia="Times New Roman" w:hAnsi="Times New Roman" w:cs="David"/>
              <w:sz w:val="24"/>
              <w:szCs w:val="24"/>
              <w:rtl/>
              <w:lang w:eastAsia="he-IL"/>
            </w:rPr>
          </w:rPrChange>
        </w:rPr>
      </w:pPr>
    </w:p>
    <w:p w14:paraId="4FD77560"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3048" w:author="Avi Cohen" w:date="2022-05-02T11:52:00Z">
            <w:rPr>
              <w:rFonts w:ascii="Times New Roman" w:eastAsia="Times New Roman" w:hAnsi="Times New Roman" w:cs="David"/>
              <w:bCs/>
              <w:sz w:val="24"/>
              <w:szCs w:val="24"/>
              <w:u w:val="single"/>
              <w:rtl/>
              <w:lang w:eastAsia="he-IL"/>
            </w:rPr>
          </w:rPrChange>
        </w:rPr>
      </w:pPr>
    </w:p>
    <w:p w14:paraId="17BECF66" w14:textId="77777777" w:rsidR="004E3753" w:rsidRPr="00DE7F64"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3049" w:author="Avi Cohen" w:date="2022-05-02T11:52:00Z">
            <w:rPr>
              <w:rFonts w:ascii="Times New Roman" w:eastAsia="Times New Roman" w:hAnsi="Times New Roman" w:cs="David"/>
              <w:bCs/>
              <w:sz w:val="20"/>
              <w:szCs w:val="24"/>
              <w:u w:val="single"/>
              <w:rtl/>
              <w:lang w:eastAsia="he-IL"/>
            </w:rPr>
          </w:rPrChange>
        </w:rPr>
      </w:pPr>
    </w:p>
    <w:p w14:paraId="0E2748A3" w14:textId="77777777" w:rsidR="004E3753" w:rsidRPr="00DE7F64"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3050" w:author="Avi Cohen" w:date="2022-05-02T11:52:00Z">
            <w:rPr>
              <w:rFonts w:ascii="Times New Roman" w:eastAsia="Times New Roman" w:hAnsi="Times New Roman" w:cs="David"/>
              <w:bCs/>
              <w:sz w:val="20"/>
              <w:szCs w:val="24"/>
              <w:u w:val="single"/>
              <w:rtl/>
              <w:lang w:eastAsia="he-IL"/>
            </w:rPr>
          </w:rPrChange>
        </w:rPr>
      </w:pPr>
    </w:p>
    <w:p w14:paraId="141A3AC2" w14:textId="77777777" w:rsidR="004A719C" w:rsidRPr="00DE7F64"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3051" w:author="Avi Cohen" w:date="2022-05-02T11:52:00Z">
            <w:rPr>
              <w:rFonts w:ascii="Times New Roman" w:eastAsia="Times New Roman" w:hAnsi="Times New Roman" w:cs="David"/>
              <w:bCs/>
              <w:sz w:val="20"/>
              <w:szCs w:val="24"/>
              <w:u w:val="single"/>
              <w:rtl/>
              <w:lang w:eastAsia="he-IL"/>
            </w:rPr>
          </w:rPrChange>
        </w:rPr>
      </w:pPr>
      <w:r w:rsidRPr="00DE7F64">
        <w:rPr>
          <w:rFonts w:ascii="Times New Roman" w:eastAsia="Times New Roman" w:hAnsi="Times New Roman" w:cs="David"/>
          <w:bCs/>
          <w:sz w:val="20"/>
          <w:szCs w:val="24"/>
          <w:u w:val="single"/>
          <w:rtl/>
          <w:lang w:eastAsia="he-IL"/>
          <w:rPrChange w:id="3052" w:author="Avi Cohen" w:date="2022-05-02T11:52:00Z">
            <w:rPr>
              <w:rFonts w:ascii="Times New Roman" w:eastAsia="Times New Roman" w:hAnsi="Times New Roman" w:cs="David"/>
              <w:bCs/>
              <w:sz w:val="20"/>
              <w:szCs w:val="24"/>
              <w:u w:val="single"/>
              <w:rtl/>
              <w:lang w:eastAsia="he-IL"/>
            </w:rPr>
          </w:rPrChange>
        </w:rPr>
        <w:br w:type="page"/>
      </w:r>
    </w:p>
    <w:p w14:paraId="4D4CD807" w14:textId="77777777" w:rsidR="00461F51" w:rsidRPr="00DE7F64"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Change w:id="3053" w:author="Avi Cohen" w:date="2022-05-02T11:52:00Z">
            <w:rPr>
              <w:rFonts w:ascii="David" w:eastAsia="Times New Roman" w:hAnsi="David" w:cs="David"/>
              <w:sz w:val="24"/>
              <w:szCs w:val="24"/>
              <w:rtl/>
              <w:lang w:eastAsia="he-IL"/>
            </w:rPr>
          </w:rPrChange>
        </w:rPr>
      </w:pPr>
      <w:r w:rsidRPr="00DE7F64">
        <w:rPr>
          <w:rFonts w:ascii="David" w:eastAsia="Times New Roman" w:hAnsi="David" w:cs="David" w:hint="eastAsia"/>
          <w:bCs/>
          <w:sz w:val="24"/>
          <w:szCs w:val="24"/>
          <w:u w:val="single"/>
          <w:rtl/>
          <w:lang w:eastAsia="he-IL"/>
          <w:rPrChange w:id="3054" w:author="Avi Cohen" w:date="2022-05-02T11:52:00Z">
            <w:rPr>
              <w:rFonts w:ascii="David" w:eastAsia="Times New Roman" w:hAnsi="David" w:cs="David" w:hint="eastAsia"/>
              <w:bCs/>
              <w:sz w:val="24"/>
              <w:szCs w:val="24"/>
              <w:u w:val="single"/>
              <w:rtl/>
              <w:lang w:eastAsia="he-IL"/>
            </w:rPr>
          </w:rPrChange>
        </w:rPr>
        <w:t>נספח</w:t>
      </w:r>
      <w:r w:rsidRPr="00DE7F64">
        <w:rPr>
          <w:rFonts w:ascii="David" w:eastAsia="Times New Roman" w:hAnsi="David" w:cs="David"/>
          <w:bCs/>
          <w:sz w:val="24"/>
          <w:szCs w:val="24"/>
          <w:u w:val="single"/>
          <w:rtl/>
          <w:lang w:eastAsia="he-IL"/>
          <w:rPrChange w:id="3055" w:author="Avi Cohen" w:date="2022-05-02T11:52:00Z">
            <w:rPr>
              <w:rFonts w:ascii="David" w:eastAsia="Times New Roman" w:hAnsi="David" w:cs="David"/>
              <w:bCs/>
              <w:sz w:val="24"/>
              <w:szCs w:val="24"/>
              <w:u w:val="single"/>
              <w:rtl/>
              <w:lang w:eastAsia="he-IL"/>
            </w:rPr>
          </w:rPrChange>
        </w:rPr>
        <w:t xml:space="preserve"> "ז"</w:t>
      </w:r>
    </w:p>
    <w:p w14:paraId="18085D30" w14:textId="77777777" w:rsidR="004E3753" w:rsidRPr="00DE7F64" w:rsidRDefault="004E3753" w:rsidP="004A719C">
      <w:pPr>
        <w:tabs>
          <w:tab w:val="left" w:pos="283"/>
        </w:tabs>
        <w:spacing w:after="0" w:line="240" w:lineRule="auto"/>
        <w:ind w:left="708" w:hanging="708"/>
        <w:rPr>
          <w:rFonts w:ascii="David" w:hAnsi="David" w:cs="David"/>
          <w:b/>
          <w:bCs/>
          <w:sz w:val="24"/>
          <w:szCs w:val="24"/>
          <w:u w:val="single"/>
          <w:rtl/>
          <w:rPrChange w:id="3056" w:author="Avi Cohen" w:date="2022-05-02T11:52:00Z">
            <w:rPr>
              <w:rFonts w:ascii="David" w:hAnsi="David" w:cs="David"/>
              <w:b/>
              <w:bCs/>
              <w:sz w:val="24"/>
              <w:szCs w:val="24"/>
              <w:u w:val="single"/>
              <w:rtl/>
            </w:rPr>
          </w:rPrChange>
        </w:rPr>
      </w:pPr>
      <w:r w:rsidRPr="00DE7F64">
        <w:rPr>
          <w:rFonts w:ascii="David" w:eastAsia="Times New Roman" w:hAnsi="David" w:cs="David"/>
          <w:sz w:val="24"/>
          <w:szCs w:val="24"/>
          <w:rtl/>
          <w:lang w:eastAsia="he-IL"/>
          <w:rPrChange w:id="3057" w:author="Avi Cohen" w:date="2022-05-02T11:52:00Z">
            <w:rPr>
              <w:rFonts w:ascii="David" w:eastAsia="Times New Roman" w:hAnsi="David" w:cs="David"/>
              <w:sz w:val="24"/>
              <w:szCs w:val="24"/>
              <w:rtl/>
              <w:lang w:eastAsia="he-IL"/>
            </w:rPr>
          </w:rPrChange>
        </w:rPr>
        <w:tab/>
      </w:r>
      <w:r w:rsidRPr="00DE7F64">
        <w:rPr>
          <w:rFonts w:ascii="David" w:eastAsia="Times New Roman" w:hAnsi="David" w:cs="David"/>
          <w:sz w:val="24"/>
          <w:szCs w:val="24"/>
          <w:rtl/>
          <w:lang w:eastAsia="he-IL"/>
          <w:rPrChange w:id="3058" w:author="Avi Cohen" w:date="2022-05-02T11:52:00Z">
            <w:rPr>
              <w:rFonts w:ascii="David" w:eastAsia="Times New Roman" w:hAnsi="David" w:cs="David"/>
              <w:sz w:val="24"/>
              <w:szCs w:val="24"/>
              <w:rtl/>
              <w:lang w:eastAsia="he-IL"/>
            </w:rPr>
          </w:rPrChange>
        </w:rPr>
        <w:tab/>
      </w:r>
      <w:r w:rsidRPr="00DE7F64">
        <w:rPr>
          <w:rFonts w:ascii="David" w:eastAsia="Times New Roman" w:hAnsi="David" w:cs="David"/>
          <w:sz w:val="24"/>
          <w:szCs w:val="24"/>
          <w:rtl/>
          <w:lang w:eastAsia="he-IL"/>
          <w:rPrChange w:id="3059" w:author="Avi Cohen" w:date="2022-05-02T11:52:00Z">
            <w:rPr>
              <w:rFonts w:ascii="David" w:eastAsia="Times New Roman" w:hAnsi="David" w:cs="David"/>
              <w:sz w:val="24"/>
              <w:szCs w:val="24"/>
              <w:rtl/>
              <w:lang w:eastAsia="he-IL"/>
            </w:rPr>
          </w:rPrChange>
        </w:rPr>
        <w:tab/>
      </w:r>
      <w:r w:rsidRPr="00DE7F64">
        <w:rPr>
          <w:rFonts w:ascii="David" w:eastAsia="Times New Roman" w:hAnsi="David" w:cs="David"/>
          <w:sz w:val="24"/>
          <w:szCs w:val="24"/>
          <w:rtl/>
          <w:lang w:eastAsia="he-IL"/>
          <w:rPrChange w:id="3060" w:author="Avi Cohen" w:date="2022-05-02T11:52:00Z">
            <w:rPr>
              <w:rFonts w:ascii="David" w:eastAsia="Times New Roman" w:hAnsi="David" w:cs="David"/>
              <w:sz w:val="24"/>
              <w:szCs w:val="24"/>
              <w:rtl/>
              <w:lang w:eastAsia="he-IL"/>
            </w:rPr>
          </w:rPrChange>
        </w:rPr>
        <w:tab/>
      </w:r>
      <w:r w:rsidRPr="00DE7F64">
        <w:rPr>
          <w:rFonts w:ascii="David" w:eastAsia="Times New Roman" w:hAnsi="David" w:cs="David"/>
          <w:sz w:val="24"/>
          <w:szCs w:val="24"/>
          <w:rtl/>
          <w:lang w:eastAsia="he-IL"/>
          <w:rPrChange w:id="3061" w:author="Avi Cohen" w:date="2022-05-02T11:52:00Z">
            <w:rPr>
              <w:rFonts w:ascii="David" w:eastAsia="Times New Roman" w:hAnsi="David" w:cs="David"/>
              <w:sz w:val="24"/>
              <w:szCs w:val="24"/>
              <w:rtl/>
              <w:lang w:eastAsia="he-IL"/>
            </w:rPr>
          </w:rPrChange>
        </w:rPr>
        <w:tab/>
      </w:r>
      <w:r w:rsidRPr="00DE7F64">
        <w:rPr>
          <w:rFonts w:ascii="David" w:eastAsia="Times New Roman" w:hAnsi="David" w:cs="David"/>
          <w:sz w:val="24"/>
          <w:szCs w:val="24"/>
          <w:rtl/>
          <w:lang w:eastAsia="he-IL"/>
          <w:rPrChange w:id="3062" w:author="Avi Cohen" w:date="2022-05-02T11:52:00Z">
            <w:rPr>
              <w:rFonts w:ascii="David" w:eastAsia="Times New Roman" w:hAnsi="David" w:cs="David"/>
              <w:sz w:val="24"/>
              <w:szCs w:val="24"/>
              <w:rtl/>
              <w:lang w:eastAsia="he-IL"/>
            </w:rPr>
          </w:rPrChange>
        </w:rPr>
        <w:tab/>
      </w:r>
      <w:r w:rsidRPr="00DE7F64">
        <w:rPr>
          <w:rFonts w:ascii="David" w:hAnsi="David" w:cs="David" w:hint="eastAsia"/>
          <w:b/>
          <w:bCs/>
          <w:sz w:val="24"/>
          <w:szCs w:val="24"/>
          <w:u w:val="single"/>
          <w:rtl/>
          <w:rPrChange w:id="3063" w:author="Avi Cohen" w:date="2022-05-02T11:52:00Z">
            <w:rPr>
              <w:rFonts w:ascii="David" w:hAnsi="David" w:cs="David" w:hint="eastAsia"/>
              <w:b/>
              <w:bCs/>
              <w:sz w:val="24"/>
              <w:szCs w:val="24"/>
              <w:u w:val="single"/>
              <w:rtl/>
            </w:rPr>
          </w:rPrChange>
        </w:rPr>
        <w:t>מפרט</w:t>
      </w:r>
      <w:r w:rsidRPr="00DE7F64">
        <w:rPr>
          <w:rFonts w:ascii="David" w:hAnsi="David" w:cs="David"/>
          <w:b/>
          <w:bCs/>
          <w:sz w:val="24"/>
          <w:szCs w:val="24"/>
          <w:u w:val="single"/>
          <w:rtl/>
          <w:rPrChange w:id="3064" w:author="Avi Cohen" w:date="2022-05-02T11:52:00Z">
            <w:rPr>
              <w:rFonts w:ascii="David" w:hAnsi="David" w:cs="David"/>
              <w:b/>
              <w:bCs/>
              <w:sz w:val="24"/>
              <w:szCs w:val="24"/>
              <w:u w:val="single"/>
              <w:rtl/>
            </w:rPr>
          </w:rPrChange>
        </w:rPr>
        <w:t xml:space="preserve"> ביטוחי </w:t>
      </w:r>
      <w:r w:rsidRPr="00DE7F64">
        <w:rPr>
          <w:rFonts w:ascii="David" w:hAnsi="David" w:cs="David" w:hint="eastAsia"/>
          <w:b/>
          <w:bCs/>
          <w:sz w:val="24"/>
          <w:szCs w:val="24"/>
          <w:u w:val="single"/>
          <w:rtl/>
          <w:rPrChange w:id="3065" w:author="Avi Cohen" w:date="2022-05-02T11:52:00Z">
            <w:rPr>
              <w:rFonts w:ascii="David" w:hAnsi="David" w:cs="David" w:hint="eastAsia"/>
              <w:b/>
              <w:bCs/>
              <w:sz w:val="24"/>
              <w:szCs w:val="24"/>
              <w:u w:val="single"/>
              <w:rtl/>
            </w:rPr>
          </w:rPrChange>
        </w:rPr>
        <w:t>המתכנן</w:t>
      </w:r>
    </w:p>
    <w:p w14:paraId="13EBA958" w14:textId="77777777" w:rsidR="004E3753" w:rsidRPr="00DE7F64" w:rsidRDefault="004E3753" w:rsidP="004A719C">
      <w:pPr>
        <w:tabs>
          <w:tab w:val="left" w:pos="283"/>
        </w:tabs>
        <w:spacing w:after="0" w:line="240" w:lineRule="auto"/>
        <w:jc w:val="both"/>
        <w:rPr>
          <w:rFonts w:ascii="David" w:hAnsi="David" w:cs="David"/>
          <w:sz w:val="24"/>
          <w:szCs w:val="24"/>
          <w:rtl/>
          <w:rPrChange w:id="3066" w:author="Avi Cohen" w:date="2022-05-02T11:52:00Z">
            <w:rPr>
              <w:rFonts w:ascii="David" w:hAnsi="David" w:cs="David"/>
              <w:sz w:val="24"/>
              <w:szCs w:val="24"/>
              <w:rtl/>
            </w:rPr>
          </w:rPrChange>
        </w:rPr>
      </w:pPr>
      <w:r w:rsidRPr="00DE7F64">
        <w:rPr>
          <w:rFonts w:ascii="David" w:hAnsi="David" w:cs="David" w:hint="eastAsia"/>
          <w:sz w:val="24"/>
          <w:szCs w:val="24"/>
          <w:rtl/>
          <w:rPrChange w:id="3067" w:author="Avi Cohen" w:date="2022-05-02T11:52:00Z">
            <w:rPr>
              <w:rFonts w:ascii="David" w:hAnsi="David" w:cs="David" w:hint="eastAsia"/>
              <w:sz w:val="24"/>
              <w:szCs w:val="24"/>
              <w:rtl/>
            </w:rPr>
          </w:rPrChange>
        </w:rPr>
        <w:t>היועץ</w:t>
      </w:r>
      <w:r w:rsidRPr="00DE7F64">
        <w:rPr>
          <w:rFonts w:ascii="David" w:hAnsi="David" w:cs="David"/>
          <w:sz w:val="24"/>
          <w:szCs w:val="24"/>
          <w:rtl/>
          <w:rPrChange w:id="306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069" w:author="Avi Cohen" w:date="2022-05-02T11:52:00Z">
            <w:rPr>
              <w:rFonts w:ascii="David" w:hAnsi="David" w:cs="David" w:hint="eastAsia"/>
              <w:sz w:val="24"/>
              <w:szCs w:val="24"/>
              <w:rtl/>
            </w:rPr>
          </w:rPrChange>
        </w:rPr>
        <w:t>מאשר</w:t>
      </w:r>
      <w:r w:rsidRPr="00DE7F64">
        <w:rPr>
          <w:rFonts w:ascii="David" w:hAnsi="David" w:cs="David"/>
          <w:sz w:val="24"/>
          <w:szCs w:val="24"/>
          <w:rtl/>
          <w:rPrChange w:id="3070" w:author="Avi Cohen" w:date="2022-05-02T11:52:00Z">
            <w:rPr>
              <w:rFonts w:ascii="David" w:hAnsi="David" w:cs="David"/>
              <w:sz w:val="24"/>
              <w:szCs w:val="24"/>
              <w:rtl/>
            </w:rPr>
          </w:rPrChange>
        </w:rPr>
        <w:t xml:space="preserve"> שהיקף הכיסוי הניתן על פי הפוליסות בכפוף לאמור להלן אינו נופל מהכיסוי הניתן על פי נוסח הפוליסות הידוע כ"ביט" </w:t>
      </w:r>
      <w:r w:rsidRPr="00DE7F64">
        <w:rPr>
          <w:rFonts w:ascii="David" w:hAnsi="David" w:cs="David" w:hint="eastAsia"/>
          <w:sz w:val="24"/>
          <w:szCs w:val="24"/>
          <w:rtl/>
          <w:rPrChange w:id="3071" w:author="Avi Cohen" w:date="2022-05-02T11:52:00Z">
            <w:rPr>
              <w:rFonts w:ascii="David" w:hAnsi="David" w:cs="David" w:hint="eastAsia"/>
              <w:sz w:val="24"/>
              <w:szCs w:val="24"/>
              <w:rtl/>
            </w:rPr>
          </w:rPrChange>
        </w:rPr>
        <w:t>מהדורת</w:t>
      </w:r>
      <w:r w:rsidRPr="00DE7F64">
        <w:rPr>
          <w:rFonts w:ascii="David" w:hAnsi="David" w:cs="David"/>
          <w:sz w:val="24"/>
          <w:szCs w:val="24"/>
          <w:rtl/>
          <w:rPrChange w:id="3072" w:author="Avi Cohen" w:date="2022-05-02T11:52:00Z">
            <w:rPr>
              <w:rFonts w:ascii="David" w:hAnsi="David" w:cs="David"/>
              <w:sz w:val="24"/>
              <w:szCs w:val="24"/>
              <w:rtl/>
            </w:rPr>
          </w:rPrChange>
        </w:rPr>
        <w:t xml:space="preserve"> 2013 או נוסח מאוחר יותר המחליף את תנאי "ביט" </w:t>
      </w:r>
      <w:r w:rsidRPr="00DE7F64">
        <w:rPr>
          <w:rFonts w:ascii="David" w:hAnsi="David" w:cs="David" w:hint="eastAsia"/>
          <w:sz w:val="24"/>
          <w:szCs w:val="24"/>
          <w:rtl/>
          <w:rPrChange w:id="3073" w:author="Avi Cohen" w:date="2022-05-02T11:52:00Z">
            <w:rPr>
              <w:rFonts w:ascii="David" w:hAnsi="David" w:cs="David" w:hint="eastAsia"/>
              <w:sz w:val="24"/>
              <w:szCs w:val="24"/>
              <w:rtl/>
            </w:rPr>
          </w:rPrChange>
        </w:rPr>
        <w:t>מהדורת</w:t>
      </w:r>
      <w:r w:rsidRPr="00DE7F64">
        <w:rPr>
          <w:rFonts w:ascii="David" w:hAnsi="David" w:cs="David"/>
          <w:sz w:val="24"/>
          <w:szCs w:val="24"/>
          <w:rtl/>
          <w:rPrChange w:id="3074" w:author="Avi Cohen" w:date="2022-05-02T11:52:00Z">
            <w:rPr>
              <w:rFonts w:ascii="David" w:hAnsi="David" w:cs="David"/>
              <w:sz w:val="24"/>
              <w:szCs w:val="24"/>
              <w:rtl/>
            </w:rPr>
          </w:rPrChange>
        </w:rPr>
        <w:t xml:space="preserve"> 2013. </w:t>
      </w:r>
      <w:r w:rsidRPr="00DE7F64">
        <w:rPr>
          <w:rFonts w:ascii="David" w:hAnsi="David" w:cs="David" w:hint="eastAsia"/>
          <w:sz w:val="24"/>
          <w:szCs w:val="24"/>
          <w:rtl/>
          <w:rPrChange w:id="3075" w:author="Avi Cohen" w:date="2022-05-02T11:52:00Z">
            <w:rPr>
              <w:rFonts w:ascii="David" w:hAnsi="David" w:cs="David" w:hint="eastAsia"/>
              <w:sz w:val="24"/>
              <w:szCs w:val="24"/>
              <w:rtl/>
            </w:rPr>
          </w:rPrChange>
        </w:rPr>
        <w:t>ביחס</w:t>
      </w:r>
      <w:r w:rsidRPr="00DE7F64">
        <w:rPr>
          <w:rFonts w:ascii="David" w:hAnsi="David" w:cs="David"/>
          <w:sz w:val="24"/>
          <w:szCs w:val="24"/>
          <w:rtl/>
          <w:rPrChange w:id="3076"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077" w:author="Avi Cohen" w:date="2022-05-02T11:52:00Z">
            <w:rPr>
              <w:rFonts w:ascii="David" w:hAnsi="David" w:cs="David" w:hint="eastAsia"/>
              <w:sz w:val="24"/>
              <w:szCs w:val="24"/>
              <w:rtl/>
            </w:rPr>
          </w:rPrChange>
        </w:rPr>
        <w:t>ל</w:t>
      </w:r>
      <w:r w:rsidRPr="00DE7F64">
        <w:rPr>
          <w:rFonts w:ascii="David" w:hAnsi="David" w:cs="David"/>
          <w:sz w:val="24"/>
          <w:szCs w:val="24"/>
          <w:rtl/>
          <w:rPrChange w:id="3078" w:author="Avi Cohen" w:date="2022-05-02T11:52:00Z">
            <w:rPr>
              <w:rFonts w:ascii="David" w:hAnsi="David" w:cs="David"/>
              <w:sz w:val="24"/>
              <w:szCs w:val="24"/>
              <w:rtl/>
            </w:rPr>
          </w:rPrChange>
        </w:rPr>
        <w:t xml:space="preserve">"אחריות </w:t>
      </w:r>
      <w:r w:rsidRPr="00DE7F64">
        <w:rPr>
          <w:rFonts w:ascii="David" w:hAnsi="David" w:cs="David" w:hint="eastAsia"/>
          <w:sz w:val="24"/>
          <w:szCs w:val="24"/>
          <w:rtl/>
          <w:rPrChange w:id="3079" w:author="Avi Cohen" w:date="2022-05-02T11:52:00Z">
            <w:rPr>
              <w:rFonts w:ascii="David" w:hAnsi="David" w:cs="David" w:hint="eastAsia"/>
              <w:sz w:val="24"/>
              <w:szCs w:val="24"/>
              <w:rtl/>
            </w:rPr>
          </w:rPrChange>
        </w:rPr>
        <w:t>מקצועית</w:t>
      </w:r>
      <w:r w:rsidRPr="00DE7F64">
        <w:rPr>
          <w:rFonts w:ascii="David" w:hAnsi="David" w:cs="David"/>
          <w:sz w:val="24"/>
          <w:szCs w:val="24"/>
          <w:rtl/>
          <w:rPrChange w:id="308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081" w:author="Avi Cohen" w:date="2022-05-02T11:52:00Z">
            <w:rPr>
              <w:rFonts w:ascii="David" w:hAnsi="David" w:cs="David" w:hint="eastAsia"/>
              <w:sz w:val="24"/>
              <w:szCs w:val="24"/>
              <w:rtl/>
            </w:rPr>
          </w:rPrChange>
        </w:rPr>
        <w:t>היקף</w:t>
      </w:r>
      <w:r w:rsidRPr="00DE7F64">
        <w:rPr>
          <w:rFonts w:ascii="David" w:hAnsi="David" w:cs="David"/>
          <w:sz w:val="24"/>
          <w:szCs w:val="24"/>
          <w:rtl/>
          <w:rPrChange w:id="308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083" w:author="Avi Cohen" w:date="2022-05-02T11:52:00Z">
            <w:rPr>
              <w:rFonts w:ascii="David" w:hAnsi="David" w:cs="David" w:hint="eastAsia"/>
              <w:sz w:val="24"/>
              <w:szCs w:val="24"/>
              <w:rtl/>
            </w:rPr>
          </w:rPrChange>
        </w:rPr>
        <w:t>הכיסוי</w:t>
      </w:r>
      <w:r w:rsidRPr="00DE7F64">
        <w:rPr>
          <w:rFonts w:ascii="David" w:hAnsi="David" w:cs="David"/>
          <w:sz w:val="24"/>
          <w:szCs w:val="24"/>
          <w:rtl/>
          <w:rPrChange w:id="308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085" w:author="Avi Cohen" w:date="2022-05-02T11:52:00Z">
            <w:rPr>
              <w:rFonts w:ascii="David" w:hAnsi="David" w:cs="David" w:hint="eastAsia"/>
              <w:sz w:val="24"/>
              <w:szCs w:val="24"/>
              <w:rtl/>
            </w:rPr>
          </w:rPrChange>
        </w:rPr>
        <w:t>אינו</w:t>
      </w:r>
      <w:r w:rsidRPr="00DE7F64">
        <w:rPr>
          <w:rFonts w:ascii="David" w:hAnsi="David" w:cs="David"/>
          <w:sz w:val="24"/>
          <w:szCs w:val="24"/>
          <w:rtl/>
          <w:rPrChange w:id="3086"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087" w:author="Avi Cohen" w:date="2022-05-02T11:52:00Z">
            <w:rPr>
              <w:rFonts w:ascii="David" w:hAnsi="David" w:cs="David" w:hint="eastAsia"/>
              <w:sz w:val="24"/>
              <w:szCs w:val="24"/>
              <w:rtl/>
            </w:rPr>
          </w:rPrChange>
        </w:rPr>
        <w:t>נופל</w:t>
      </w:r>
      <w:r w:rsidRPr="00DE7F64">
        <w:rPr>
          <w:rFonts w:ascii="David" w:hAnsi="David" w:cs="David"/>
          <w:sz w:val="24"/>
          <w:szCs w:val="24"/>
          <w:rtl/>
          <w:rPrChange w:id="308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089" w:author="Avi Cohen" w:date="2022-05-02T11:52:00Z">
            <w:rPr>
              <w:rFonts w:ascii="David" w:hAnsi="David" w:cs="David" w:hint="eastAsia"/>
              <w:sz w:val="24"/>
              <w:szCs w:val="24"/>
              <w:rtl/>
            </w:rPr>
          </w:rPrChange>
        </w:rPr>
        <w:t>מהאמור</w:t>
      </w:r>
      <w:r w:rsidRPr="00DE7F64">
        <w:rPr>
          <w:rFonts w:ascii="David" w:hAnsi="David" w:cs="David"/>
          <w:sz w:val="24"/>
          <w:szCs w:val="24"/>
          <w:rtl/>
          <w:rPrChange w:id="309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091" w:author="Avi Cohen" w:date="2022-05-02T11:52:00Z">
            <w:rPr>
              <w:rFonts w:ascii="David" w:hAnsi="David" w:cs="David" w:hint="eastAsia"/>
              <w:sz w:val="24"/>
              <w:szCs w:val="24"/>
              <w:rtl/>
            </w:rPr>
          </w:rPrChange>
        </w:rPr>
        <w:t>בסעיף</w:t>
      </w:r>
      <w:r w:rsidRPr="00DE7F64">
        <w:rPr>
          <w:rFonts w:ascii="David" w:hAnsi="David" w:cs="David"/>
          <w:sz w:val="24"/>
          <w:szCs w:val="24"/>
          <w:rtl/>
          <w:rPrChange w:id="3092" w:author="Avi Cohen" w:date="2022-05-02T11:52:00Z">
            <w:rPr>
              <w:rFonts w:ascii="David" w:hAnsi="David" w:cs="David"/>
              <w:sz w:val="24"/>
              <w:szCs w:val="24"/>
              <w:rtl/>
            </w:rPr>
          </w:rPrChange>
        </w:rPr>
        <w:t xml:space="preserve"> 1 </w:t>
      </w:r>
      <w:r w:rsidRPr="00DE7F64">
        <w:rPr>
          <w:rFonts w:ascii="David" w:hAnsi="David" w:cs="David" w:hint="eastAsia"/>
          <w:sz w:val="24"/>
          <w:szCs w:val="24"/>
          <w:rtl/>
          <w:rPrChange w:id="3093" w:author="Avi Cohen" w:date="2022-05-02T11:52:00Z">
            <w:rPr>
              <w:rFonts w:ascii="David" w:hAnsi="David" w:cs="David" w:hint="eastAsia"/>
              <w:sz w:val="24"/>
              <w:szCs w:val="24"/>
              <w:rtl/>
            </w:rPr>
          </w:rPrChange>
        </w:rPr>
        <w:t>להלן</w:t>
      </w:r>
      <w:r w:rsidRPr="00DE7F64">
        <w:rPr>
          <w:rFonts w:ascii="David" w:hAnsi="David" w:cs="David"/>
          <w:sz w:val="24"/>
          <w:szCs w:val="24"/>
          <w:rtl/>
          <w:rPrChange w:id="3094" w:author="Avi Cohen" w:date="2022-05-02T11:52:00Z">
            <w:rPr>
              <w:rFonts w:ascii="David" w:hAnsi="David" w:cs="David"/>
              <w:sz w:val="24"/>
              <w:szCs w:val="24"/>
              <w:rtl/>
            </w:rPr>
          </w:rPrChange>
        </w:rPr>
        <w:t>.</w:t>
      </w:r>
    </w:p>
    <w:p w14:paraId="52CC6391" w14:textId="77777777" w:rsidR="004E3753" w:rsidRPr="00DE7F64" w:rsidRDefault="004E3753" w:rsidP="004A719C">
      <w:pPr>
        <w:tabs>
          <w:tab w:val="left" w:pos="283"/>
          <w:tab w:val="left" w:pos="708"/>
        </w:tabs>
        <w:spacing w:after="0" w:line="240" w:lineRule="auto"/>
        <w:ind w:left="283" w:hanging="283"/>
        <w:jc w:val="both"/>
        <w:rPr>
          <w:rFonts w:ascii="David" w:hAnsi="David" w:cs="David"/>
          <w:sz w:val="24"/>
          <w:szCs w:val="24"/>
          <w:rtl/>
          <w:rPrChange w:id="3095" w:author="Avi Cohen" w:date="2022-05-02T11:52:00Z">
            <w:rPr>
              <w:rFonts w:ascii="David" w:hAnsi="David" w:cs="David"/>
              <w:sz w:val="24"/>
              <w:szCs w:val="24"/>
              <w:rtl/>
            </w:rPr>
          </w:rPrChange>
        </w:rPr>
      </w:pPr>
      <w:r w:rsidRPr="00DE7F64">
        <w:rPr>
          <w:rFonts w:ascii="David" w:hAnsi="David" w:cs="David"/>
          <w:sz w:val="24"/>
          <w:szCs w:val="24"/>
          <w:rtl/>
          <w:rPrChange w:id="3096" w:author="Avi Cohen" w:date="2022-05-02T11:52:00Z">
            <w:rPr>
              <w:rFonts w:ascii="David" w:hAnsi="David" w:cs="David"/>
              <w:sz w:val="24"/>
              <w:szCs w:val="24"/>
              <w:rtl/>
            </w:rPr>
          </w:rPrChange>
        </w:rPr>
        <w:t>1.</w:t>
      </w:r>
      <w:r w:rsidRPr="00DE7F64">
        <w:rPr>
          <w:rFonts w:ascii="David" w:hAnsi="David" w:cs="David"/>
          <w:sz w:val="24"/>
          <w:szCs w:val="24"/>
          <w:rtl/>
          <w:rPrChange w:id="3097" w:author="Avi Cohen" w:date="2022-05-02T11:52:00Z">
            <w:rPr>
              <w:rFonts w:ascii="David" w:hAnsi="David" w:cs="David"/>
              <w:sz w:val="24"/>
              <w:szCs w:val="24"/>
              <w:rtl/>
            </w:rPr>
          </w:rPrChange>
        </w:rPr>
        <w:tab/>
      </w:r>
      <w:r w:rsidRPr="00DE7F64">
        <w:rPr>
          <w:rFonts w:ascii="David" w:hAnsi="David" w:cs="David"/>
          <w:b/>
          <w:bCs/>
          <w:sz w:val="24"/>
          <w:szCs w:val="24"/>
          <w:rtl/>
          <w:rPrChange w:id="3098" w:author="Avi Cohen" w:date="2022-05-02T11:52:00Z">
            <w:rPr>
              <w:rFonts w:ascii="David" w:hAnsi="David" w:cs="David"/>
              <w:b/>
              <w:bCs/>
              <w:sz w:val="24"/>
              <w:szCs w:val="24"/>
              <w:rtl/>
            </w:rPr>
          </w:rPrChange>
        </w:rPr>
        <w:t>ביטוח אחריות מקצועית</w:t>
      </w:r>
      <w:r w:rsidRPr="00DE7F64">
        <w:rPr>
          <w:rFonts w:ascii="David" w:hAnsi="David" w:cs="David"/>
          <w:sz w:val="24"/>
          <w:szCs w:val="24"/>
          <w:rtl/>
          <w:rPrChange w:id="3099" w:author="Avi Cohen" w:date="2022-05-02T11:52:00Z">
            <w:rPr>
              <w:rFonts w:ascii="David" w:hAnsi="David" w:cs="David"/>
              <w:sz w:val="24"/>
              <w:szCs w:val="24"/>
              <w:rtl/>
            </w:rPr>
          </w:rPrChange>
        </w:rPr>
        <w:t>, לכיסוי חבותו המקצועית של היועץ ביחס להתחייבויותיו על פי ה</w:t>
      </w:r>
      <w:r w:rsidRPr="00DE7F64">
        <w:rPr>
          <w:rFonts w:ascii="David" w:hAnsi="David" w:cs="David" w:hint="eastAsia"/>
          <w:sz w:val="24"/>
          <w:szCs w:val="24"/>
          <w:rtl/>
          <w:rPrChange w:id="3100" w:author="Avi Cohen" w:date="2022-05-02T11:52:00Z">
            <w:rPr>
              <w:rFonts w:ascii="David" w:hAnsi="David" w:cs="David" w:hint="eastAsia"/>
              <w:sz w:val="24"/>
              <w:szCs w:val="24"/>
              <w:rtl/>
            </w:rPr>
          </w:rPrChange>
        </w:rPr>
        <w:t>הסכם</w:t>
      </w:r>
      <w:r w:rsidRPr="00DE7F64">
        <w:rPr>
          <w:rFonts w:ascii="David" w:hAnsi="David" w:cs="David"/>
          <w:sz w:val="24"/>
          <w:szCs w:val="24"/>
          <w:rtl/>
          <w:rPrChange w:id="3101" w:author="Avi Cohen" w:date="2022-05-02T11:52:00Z">
            <w:rPr>
              <w:rFonts w:ascii="David" w:hAnsi="David" w:cs="David"/>
              <w:sz w:val="24"/>
              <w:szCs w:val="24"/>
              <w:rtl/>
            </w:rPr>
          </w:rPrChange>
        </w:rPr>
        <w:t xml:space="preserve"> הנדון.</w:t>
      </w:r>
    </w:p>
    <w:p w14:paraId="0614A046" w14:textId="77777777" w:rsidR="004E3753" w:rsidRPr="00DE7F64" w:rsidRDefault="004E3753" w:rsidP="004A719C">
      <w:pPr>
        <w:tabs>
          <w:tab w:val="left" w:pos="283"/>
          <w:tab w:val="left" w:pos="708"/>
        </w:tabs>
        <w:spacing w:after="0" w:line="240" w:lineRule="auto"/>
        <w:ind w:left="283" w:hanging="283"/>
        <w:jc w:val="both"/>
        <w:rPr>
          <w:rFonts w:ascii="David" w:hAnsi="David" w:cs="David"/>
          <w:sz w:val="24"/>
          <w:szCs w:val="24"/>
          <w:rtl/>
          <w:rPrChange w:id="3102" w:author="Avi Cohen" w:date="2022-05-02T11:52:00Z">
            <w:rPr>
              <w:rFonts w:ascii="David" w:hAnsi="David" w:cs="David"/>
              <w:sz w:val="24"/>
              <w:szCs w:val="24"/>
              <w:rtl/>
            </w:rPr>
          </w:rPrChange>
        </w:rPr>
      </w:pPr>
      <w:r w:rsidRPr="00DE7F64">
        <w:rPr>
          <w:rFonts w:ascii="David" w:hAnsi="David" w:cs="David"/>
          <w:sz w:val="24"/>
          <w:szCs w:val="24"/>
          <w:rtl/>
          <w:rPrChange w:id="3103" w:author="Avi Cohen" w:date="2022-05-02T11:52:00Z">
            <w:rPr>
              <w:rFonts w:ascii="David" w:hAnsi="David" w:cs="David"/>
              <w:sz w:val="24"/>
              <w:szCs w:val="24"/>
              <w:rtl/>
            </w:rPr>
          </w:rPrChange>
        </w:rPr>
        <w:tab/>
        <w:t>גבול האחריות על פי הפוליסה לא יפחת מ- 4,000,000 ₪  (</w:t>
      </w:r>
      <w:r w:rsidRPr="00DE7F64">
        <w:rPr>
          <w:rFonts w:ascii="David" w:hAnsi="David" w:cs="David" w:hint="eastAsia"/>
          <w:sz w:val="24"/>
          <w:szCs w:val="24"/>
          <w:rtl/>
          <w:rPrChange w:id="3104" w:author="Avi Cohen" w:date="2022-05-02T11:52:00Z">
            <w:rPr>
              <w:rFonts w:ascii="David" w:hAnsi="David" w:cs="David" w:hint="eastAsia"/>
              <w:sz w:val="24"/>
              <w:szCs w:val="24"/>
              <w:rtl/>
            </w:rPr>
          </w:rPrChange>
        </w:rPr>
        <w:t>ארבעה</w:t>
      </w:r>
      <w:r w:rsidRPr="00DE7F64">
        <w:rPr>
          <w:rFonts w:ascii="David" w:hAnsi="David" w:cs="David"/>
          <w:sz w:val="24"/>
          <w:szCs w:val="24"/>
          <w:rtl/>
          <w:rPrChange w:id="3105"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06" w:author="Avi Cohen" w:date="2022-05-02T11:52:00Z">
            <w:rPr>
              <w:rFonts w:ascii="David" w:hAnsi="David" w:cs="David" w:hint="eastAsia"/>
              <w:sz w:val="24"/>
              <w:szCs w:val="24"/>
              <w:rtl/>
            </w:rPr>
          </w:rPrChange>
        </w:rPr>
        <w:t>מליון</w:t>
      </w:r>
      <w:r w:rsidRPr="00DE7F64">
        <w:rPr>
          <w:rFonts w:ascii="David" w:hAnsi="David" w:cs="David"/>
          <w:sz w:val="24"/>
          <w:szCs w:val="24"/>
          <w:rtl/>
          <w:rPrChange w:id="310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08" w:author="Avi Cohen" w:date="2022-05-02T11:52:00Z">
            <w:rPr>
              <w:rFonts w:ascii="David" w:hAnsi="David" w:cs="David" w:hint="eastAsia"/>
              <w:sz w:val="24"/>
              <w:szCs w:val="24"/>
              <w:rtl/>
            </w:rPr>
          </w:rPrChange>
        </w:rPr>
        <w:t>₪</w:t>
      </w:r>
      <w:r w:rsidRPr="00DE7F64">
        <w:rPr>
          <w:rFonts w:ascii="David" w:hAnsi="David" w:cs="David"/>
          <w:sz w:val="24"/>
          <w:szCs w:val="24"/>
          <w:rtl/>
          <w:rPrChange w:id="3109" w:author="Avi Cohen" w:date="2022-05-02T11:52:00Z">
            <w:rPr>
              <w:rFonts w:ascii="David" w:hAnsi="David" w:cs="David"/>
              <w:sz w:val="24"/>
              <w:szCs w:val="24"/>
              <w:rtl/>
            </w:rPr>
          </w:rPrChange>
        </w:rPr>
        <w:t>) לא</w:t>
      </w:r>
      <w:r w:rsidRPr="00DE7F64">
        <w:rPr>
          <w:rFonts w:ascii="David" w:hAnsi="David" w:cs="David" w:hint="eastAsia"/>
          <w:sz w:val="24"/>
          <w:szCs w:val="24"/>
          <w:rtl/>
          <w:rPrChange w:id="3110" w:author="Avi Cohen" w:date="2022-05-02T11:52:00Z">
            <w:rPr>
              <w:rFonts w:ascii="David" w:hAnsi="David" w:cs="David" w:hint="eastAsia"/>
              <w:sz w:val="24"/>
              <w:szCs w:val="24"/>
              <w:rtl/>
            </w:rPr>
          </w:rPrChange>
        </w:rPr>
        <w:t>י</w:t>
      </w:r>
      <w:r w:rsidRPr="00DE7F64">
        <w:rPr>
          <w:rFonts w:ascii="David" w:hAnsi="David" w:cs="David"/>
          <w:sz w:val="24"/>
          <w:szCs w:val="24"/>
          <w:rtl/>
          <w:rPrChange w:id="3111" w:author="Avi Cohen" w:date="2022-05-02T11:52:00Z">
            <w:rPr>
              <w:rFonts w:ascii="David" w:hAnsi="David" w:cs="David"/>
              <w:sz w:val="24"/>
              <w:szCs w:val="24"/>
              <w:rtl/>
            </w:rPr>
          </w:rPrChange>
        </w:rPr>
        <w:t>רוע ובסה"כ לתקופת הביטוח.</w:t>
      </w:r>
    </w:p>
    <w:p w14:paraId="605554CD" w14:textId="77777777" w:rsidR="004E3753" w:rsidRPr="00DE7F64" w:rsidRDefault="004E3753" w:rsidP="004A719C">
      <w:pPr>
        <w:tabs>
          <w:tab w:val="left" w:pos="283"/>
          <w:tab w:val="left" w:pos="708"/>
        </w:tabs>
        <w:spacing w:after="0" w:line="240" w:lineRule="auto"/>
        <w:ind w:left="283" w:hanging="283"/>
        <w:jc w:val="both"/>
        <w:rPr>
          <w:rFonts w:ascii="David" w:hAnsi="David" w:cs="David"/>
          <w:sz w:val="24"/>
          <w:szCs w:val="24"/>
          <w:rtl/>
          <w:rPrChange w:id="3112" w:author="Avi Cohen" w:date="2022-05-02T11:52:00Z">
            <w:rPr>
              <w:rFonts w:ascii="David" w:hAnsi="David" w:cs="David"/>
              <w:sz w:val="24"/>
              <w:szCs w:val="24"/>
              <w:rtl/>
            </w:rPr>
          </w:rPrChange>
        </w:rPr>
      </w:pPr>
      <w:r w:rsidRPr="00DE7F64">
        <w:rPr>
          <w:rFonts w:ascii="David" w:hAnsi="David" w:cs="David"/>
          <w:sz w:val="24"/>
          <w:szCs w:val="24"/>
          <w:rtl/>
          <w:rPrChange w:id="3113" w:author="Avi Cohen" w:date="2022-05-02T11:52:00Z">
            <w:rPr>
              <w:rFonts w:ascii="David" w:hAnsi="David" w:cs="David"/>
              <w:sz w:val="24"/>
              <w:szCs w:val="24"/>
              <w:rtl/>
            </w:rPr>
          </w:rPrChange>
        </w:rPr>
        <w:tab/>
        <w:t xml:space="preserve">הביטוח על פי הפוליסה אינו כולל כל הגבלה ביחס לאובדן מסמכים, חריגה מסמכות שנעשתה בתום לב, </w:t>
      </w:r>
      <w:r w:rsidRPr="00DE7F64">
        <w:rPr>
          <w:rFonts w:ascii="David" w:hAnsi="David" w:cs="David" w:hint="eastAsia"/>
          <w:sz w:val="24"/>
          <w:szCs w:val="24"/>
          <w:rtl/>
          <w:rPrChange w:id="3114" w:author="Avi Cohen" w:date="2022-05-02T11:52:00Z">
            <w:rPr>
              <w:rFonts w:ascii="David" w:hAnsi="David" w:cs="David" w:hint="eastAsia"/>
              <w:sz w:val="24"/>
              <w:szCs w:val="24"/>
              <w:rtl/>
            </w:rPr>
          </w:rPrChange>
        </w:rPr>
        <w:t>הפרת</w:t>
      </w:r>
      <w:r w:rsidRPr="00DE7F64">
        <w:rPr>
          <w:rFonts w:ascii="David" w:hAnsi="David" w:cs="David"/>
          <w:sz w:val="24"/>
          <w:szCs w:val="24"/>
          <w:rtl/>
          <w:rPrChange w:id="3115" w:author="Avi Cohen" w:date="2022-05-02T11:52:00Z">
            <w:rPr>
              <w:rFonts w:ascii="David" w:hAnsi="David" w:cs="David"/>
              <w:sz w:val="24"/>
              <w:szCs w:val="24"/>
              <w:rtl/>
            </w:rPr>
          </w:rPrChange>
        </w:rPr>
        <w:t xml:space="preserve"> סודיות , מעשה במתכוון, </w:t>
      </w:r>
      <w:r w:rsidRPr="00DE7F64">
        <w:rPr>
          <w:rFonts w:ascii="David" w:hAnsi="David" w:cs="David" w:hint="eastAsia"/>
          <w:sz w:val="24"/>
          <w:szCs w:val="24"/>
          <w:rtl/>
          <w:rPrChange w:id="3116" w:author="Avi Cohen" w:date="2022-05-02T11:52:00Z">
            <w:rPr>
              <w:rFonts w:ascii="David" w:hAnsi="David" w:cs="David" w:hint="eastAsia"/>
              <w:sz w:val="24"/>
              <w:szCs w:val="24"/>
              <w:rtl/>
            </w:rPr>
          </w:rPrChange>
        </w:rPr>
        <w:t>דיבה</w:t>
      </w:r>
      <w:r w:rsidRPr="00DE7F64">
        <w:rPr>
          <w:rFonts w:ascii="David" w:hAnsi="David" w:cs="David"/>
          <w:sz w:val="24"/>
          <w:szCs w:val="24"/>
          <w:rtl/>
          <w:rPrChange w:id="311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18" w:author="Avi Cohen" w:date="2022-05-02T11:52:00Z">
            <w:rPr>
              <w:rFonts w:ascii="David" w:hAnsi="David" w:cs="David" w:hint="eastAsia"/>
              <w:sz w:val="24"/>
              <w:szCs w:val="24"/>
              <w:rtl/>
            </w:rPr>
          </w:rPrChange>
        </w:rPr>
        <w:t>השמצה</w:t>
      </w:r>
      <w:r w:rsidRPr="00DE7F64">
        <w:rPr>
          <w:rFonts w:ascii="David" w:hAnsi="David" w:cs="David"/>
          <w:sz w:val="24"/>
          <w:szCs w:val="24"/>
          <w:rtl/>
          <w:rPrChange w:id="3119" w:author="Avi Cohen" w:date="2022-05-02T11:52:00Z">
            <w:rPr>
              <w:rFonts w:ascii="David" w:hAnsi="David" w:cs="David"/>
              <w:sz w:val="24"/>
              <w:szCs w:val="24"/>
              <w:rtl/>
            </w:rPr>
          </w:rPrChange>
        </w:rPr>
        <w:t xml:space="preserve">, מעשה מרמה ו/או אי יושר של מי מעובדי </w:t>
      </w:r>
      <w:r w:rsidRPr="00DE7F64">
        <w:rPr>
          <w:rFonts w:ascii="David" w:hAnsi="David" w:cs="David" w:hint="eastAsia"/>
          <w:sz w:val="24"/>
          <w:szCs w:val="24"/>
          <w:rtl/>
          <w:rPrChange w:id="3120" w:author="Avi Cohen" w:date="2022-05-02T11:52:00Z">
            <w:rPr>
              <w:rFonts w:ascii="David" w:hAnsi="David" w:cs="David" w:hint="eastAsia"/>
              <w:sz w:val="24"/>
              <w:szCs w:val="24"/>
              <w:rtl/>
            </w:rPr>
          </w:rPrChange>
        </w:rPr>
        <w:t>היועץ</w:t>
      </w:r>
      <w:r w:rsidRPr="00DE7F64">
        <w:rPr>
          <w:rFonts w:ascii="David" w:hAnsi="David" w:cs="David"/>
          <w:sz w:val="24"/>
          <w:szCs w:val="24"/>
          <w:rtl/>
          <w:rPrChange w:id="3121" w:author="Avi Cohen" w:date="2022-05-02T11:52:00Z">
            <w:rPr>
              <w:rFonts w:ascii="David" w:hAnsi="David" w:cs="David"/>
              <w:sz w:val="24"/>
              <w:szCs w:val="24"/>
              <w:rtl/>
            </w:rPr>
          </w:rPrChange>
        </w:rPr>
        <w:t xml:space="preserve">, אובדן השימוש ו/או עיכוב ו/או נזק תוצאתי כלשהו. </w:t>
      </w:r>
      <w:r w:rsidRPr="00DE7F64">
        <w:rPr>
          <w:rFonts w:ascii="David" w:hAnsi="David" w:cs="David" w:hint="eastAsia"/>
          <w:sz w:val="24"/>
          <w:szCs w:val="24"/>
          <w:rtl/>
          <w:rPrChange w:id="3122" w:author="Avi Cohen" w:date="2022-05-02T11:52:00Z">
            <w:rPr>
              <w:rFonts w:ascii="David" w:hAnsi="David" w:cs="David" w:hint="eastAsia"/>
              <w:sz w:val="24"/>
              <w:szCs w:val="24"/>
              <w:rtl/>
            </w:rPr>
          </w:rPrChange>
        </w:rPr>
        <w:t>ו</w:t>
      </w:r>
      <w:r w:rsidRPr="00DE7F64">
        <w:rPr>
          <w:rFonts w:ascii="David" w:hAnsi="David" w:cs="David"/>
          <w:sz w:val="24"/>
          <w:szCs w:val="24"/>
          <w:rtl/>
          <w:rPrChange w:id="3123" w:author="Avi Cohen" w:date="2022-05-02T11:52:00Z">
            <w:rPr>
              <w:rFonts w:ascii="David" w:hAnsi="David" w:cs="David"/>
              <w:sz w:val="24"/>
              <w:szCs w:val="24"/>
              <w:rtl/>
            </w:rPr>
          </w:rPrChange>
        </w:rPr>
        <w:t xml:space="preserve">/או </w:t>
      </w:r>
      <w:r w:rsidRPr="00DE7F64">
        <w:rPr>
          <w:rFonts w:ascii="David" w:hAnsi="David" w:cs="David" w:hint="eastAsia"/>
          <w:sz w:val="24"/>
          <w:szCs w:val="24"/>
          <w:rtl/>
          <w:rPrChange w:id="3124" w:author="Avi Cohen" w:date="2022-05-02T11:52:00Z">
            <w:rPr>
              <w:rFonts w:ascii="David" w:hAnsi="David" w:cs="David" w:hint="eastAsia"/>
              <w:sz w:val="24"/>
              <w:szCs w:val="24"/>
              <w:rtl/>
            </w:rPr>
          </w:rPrChange>
        </w:rPr>
        <w:t>חבות</w:t>
      </w:r>
      <w:r w:rsidRPr="00DE7F64">
        <w:rPr>
          <w:rFonts w:ascii="David" w:hAnsi="David" w:cs="David"/>
          <w:sz w:val="24"/>
          <w:szCs w:val="24"/>
          <w:rtl/>
          <w:rPrChange w:id="3125"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26" w:author="Avi Cohen" w:date="2022-05-02T11:52:00Z">
            <w:rPr>
              <w:rFonts w:ascii="David" w:hAnsi="David" w:cs="David" w:hint="eastAsia"/>
              <w:sz w:val="24"/>
              <w:szCs w:val="24"/>
              <w:rtl/>
            </w:rPr>
          </w:rPrChange>
        </w:rPr>
        <w:t>נושא</w:t>
      </w:r>
      <w:r w:rsidRPr="00DE7F64">
        <w:rPr>
          <w:rFonts w:ascii="David" w:hAnsi="David" w:cs="David"/>
          <w:sz w:val="24"/>
          <w:szCs w:val="24"/>
          <w:rtl/>
          <w:rPrChange w:id="312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28" w:author="Avi Cohen" w:date="2022-05-02T11:52:00Z">
            <w:rPr>
              <w:rFonts w:ascii="David" w:hAnsi="David" w:cs="David" w:hint="eastAsia"/>
              <w:sz w:val="24"/>
              <w:szCs w:val="24"/>
              <w:rtl/>
            </w:rPr>
          </w:rPrChange>
        </w:rPr>
        <w:t>משרה</w:t>
      </w:r>
      <w:r w:rsidRPr="00DE7F64">
        <w:rPr>
          <w:rFonts w:ascii="David" w:hAnsi="David" w:cs="David"/>
          <w:sz w:val="24"/>
          <w:szCs w:val="24"/>
          <w:rtl/>
          <w:rPrChange w:id="3129"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30" w:author="Avi Cohen" w:date="2022-05-02T11:52:00Z">
            <w:rPr>
              <w:rFonts w:ascii="David" w:hAnsi="David" w:cs="David" w:hint="eastAsia"/>
              <w:sz w:val="24"/>
              <w:szCs w:val="24"/>
              <w:rtl/>
            </w:rPr>
          </w:rPrChange>
        </w:rPr>
        <w:t>למעט</w:t>
      </w:r>
      <w:r w:rsidRPr="00DE7F64">
        <w:rPr>
          <w:rFonts w:ascii="David" w:hAnsi="David" w:cs="David"/>
          <w:sz w:val="24"/>
          <w:szCs w:val="24"/>
          <w:rtl/>
          <w:rPrChange w:id="3131"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32" w:author="Avi Cohen" w:date="2022-05-02T11:52:00Z">
            <w:rPr>
              <w:rFonts w:ascii="David" w:hAnsi="David" w:cs="David" w:hint="eastAsia"/>
              <w:sz w:val="24"/>
              <w:szCs w:val="24"/>
              <w:rtl/>
            </w:rPr>
          </w:rPrChange>
        </w:rPr>
        <w:t>במקרה</w:t>
      </w:r>
      <w:r w:rsidRPr="00DE7F64">
        <w:rPr>
          <w:rFonts w:ascii="David" w:hAnsi="David" w:cs="David"/>
          <w:sz w:val="24"/>
          <w:szCs w:val="24"/>
          <w:rtl/>
          <w:rPrChange w:id="3133"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34" w:author="Avi Cohen" w:date="2022-05-02T11:52:00Z">
            <w:rPr>
              <w:rFonts w:ascii="David" w:hAnsi="David" w:cs="David" w:hint="eastAsia"/>
              <w:sz w:val="24"/>
              <w:szCs w:val="24"/>
              <w:rtl/>
            </w:rPr>
          </w:rPrChange>
        </w:rPr>
        <w:t>שהיא</w:t>
      </w:r>
      <w:r w:rsidRPr="00DE7F64">
        <w:rPr>
          <w:rFonts w:ascii="David" w:hAnsi="David" w:cs="David"/>
          <w:sz w:val="24"/>
          <w:szCs w:val="24"/>
          <w:rtl/>
          <w:rPrChange w:id="3135"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36" w:author="Avi Cohen" w:date="2022-05-02T11:52:00Z">
            <w:rPr>
              <w:rFonts w:ascii="David" w:hAnsi="David" w:cs="David" w:hint="eastAsia"/>
              <w:sz w:val="24"/>
              <w:szCs w:val="24"/>
              <w:rtl/>
            </w:rPr>
          </w:rPrChange>
        </w:rPr>
        <w:t>ניתנת</w:t>
      </w:r>
      <w:r w:rsidRPr="00DE7F64">
        <w:rPr>
          <w:rFonts w:ascii="David" w:hAnsi="David" w:cs="David"/>
          <w:sz w:val="24"/>
          <w:szCs w:val="24"/>
          <w:rtl/>
          <w:rPrChange w:id="313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38" w:author="Avi Cohen" w:date="2022-05-02T11:52:00Z">
            <w:rPr>
              <w:rFonts w:ascii="David" w:hAnsi="David" w:cs="David" w:hint="eastAsia"/>
              <w:sz w:val="24"/>
              <w:szCs w:val="24"/>
              <w:rtl/>
            </w:rPr>
          </w:rPrChange>
        </w:rPr>
        <w:t>לכיסוי</w:t>
      </w:r>
      <w:r w:rsidRPr="00DE7F64">
        <w:rPr>
          <w:rFonts w:ascii="David" w:hAnsi="David" w:cs="David"/>
          <w:sz w:val="24"/>
          <w:szCs w:val="24"/>
          <w:rtl/>
          <w:rPrChange w:id="3139"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40" w:author="Avi Cohen" w:date="2022-05-02T11:52:00Z">
            <w:rPr>
              <w:rFonts w:ascii="David" w:hAnsi="David" w:cs="David" w:hint="eastAsia"/>
              <w:sz w:val="24"/>
              <w:szCs w:val="24"/>
              <w:rtl/>
            </w:rPr>
          </w:rPrChange>
        </w:rPr>
        <w:t>בפוליסת</w:t>
      </w:r>
      <w:r w:rsidRPr="00DE7F64">
        <w:rPr>
          <w:rFonts w:ascii="David" w:hAnsi="David" w:cs="David"/>
          <w:sz w:val="24"/>
          <w:szCs w:val="24"/>
          <w:rtl/>
          <w:rPrChange w:id="3141"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42" w:author="Avi Cohen" w:date="2022-05-02T11:52:00Z">
            <w:rPr>
              <w:rFonts w:ascii="David" w:hAnsi="David" w:cs="David" w:hint="eastAsia"/>
              <w:sz w:val="24"/>
              <w:szCs w:val="24"/>
              <w:rtl/>
            </w:rPr>
          </w:rPrChange>
        </w:rPr>
        <w:t>נושאי</w:t>
      </w:r>
      <w:r w:rsidRPr="00DE7F64">
        <w:rPr>
          <w:rFonts w:ascii="David" w:hAnsi="David" w:cs="David"/>
          <w:sz w:val="24"/>
          <w:szCs w:val="24"/>
          <w:rtl/>
          <w:rPrChange w:id="3143"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44" w:author="Avi Cohen" w:date="2022-05-02T11:52:00Z">
            <w:rPr>
              <w:rFonts w:ascii="David" w:hAnsi="David" w:cs="David" w:hint="eastAsia"/>
              <w:sz w:val="24"/>
              <w:szCs w:val="24"/>
              <w:rtl/>
            </w:rPr>
          </w:rPrChange>
        </w:rPr>
        <w:t>משרה</w:t>
      </w:r>
      <w:r w:rsidRPr="00DE7F64">
        <w:rPr>
          <w:rFonts w:ascii="David" w:hAnsi="David" w:cs="David"/>
          <w:sz w:val="24"/>
          <w:szCs w:val="24"/>
          <w:rtl/>
          <w:rPrChange w:id="3145" w:author="Avi Cohen" w:date="2022-05-02T11:52:00Z">
            <w:rPr>
              <w:rFonts w:ascii="David" w:hAnsi="David" w:cs="David"/>
              <w:sz w:val="24"/>
              <w:szCs w:val="24"/>
              <w:rtl/>
            </w:rPr>
          </w:rPrChange>
        </w:rPr>
        <w:t xml:space="preserve"> . הכיסוי על פי הפוליסה </w:t>
      </w:r>
      <w:r w:rsidRPr="00DE7F64">
        <w:rPr>
          <w:rFonts w:ascii="David" w:hAnsi="David" w:cs="David" w:hint="eastAsia"/>
          <w:sz w:val="24"/>
          <w:szCs w:val="24"/>
          <w:rtl/>
          <w:rPrChange w:id="3146" w:author="Avi Cohen" w:date="2022-05-02T11:52:00Z">
            <w:rPr>
              <w:rFonts w:ascii="David" w:hAnsi="David" w:cs="David" w:hint="eastAsia"/>
              <w:sz w:val="24"/>
              <w:szCs w:val="24"/>
              <w:rtl/>
            </w:rPr>
          </w:rPrChange>
        </w:rPr>
        <w:t>מ</w:t>
      </w:r>
      <w:r w:rsidRPr="00DE7F64">
        <w:rPr>
          <w:rFonts w:ascii="David" w:hAnsi="David" w:cs="David"/>
          <w:sz w:val="24"/>
          <w:szCs w:val="24"/>
          <w:rtl/>
          <w:rPrChange w:id="3147" w:author="Avi Cohen" w:date="2022-05-02T11:52:00Z">
            <w:rPr>
              <w:rFonts w:ascii="David" w:hAnsi="David" w:cs="David"/>
              <w:sz w:val="24"/>
              <w:szCs w:val="24"/>
              <w:rtl/>
            </w:rPr>
          </w:rPrChange>
        </w:rPr>
        <w:t>ורחב לכלול את המזמין כמבוטח נוסף בגין חבות</w:t>
      </w:r>
      <w:r w:rsidRPr="00DE7F64">
        <w:rPr>
          <w:rFonts w:ascii="David" w:hAnsi="David" w:cs="David" w:hint="eastAsia"/>
          <w:sz w:val="24"/>
          <w:szCs w:val="24"/>
          <w:rtl/>
          <w:rPrChange w:id="3148" w:author="Avi Cohen" w:date="2022-05-02T11:52:00Z">
            <w:rPr>
              <w:rFonts w:ascii="David" w:hAnsi="David" w:cs="David" w:hint="eastAsia"/>
              <w:sz w:val="24"/>
              <w:szCs w:val="24"/>
              <w:rtl/>
            </w:rPr>
          </w:rPrChange>
        </w:rPr>
        <w:t>ו</w:t>
      </w:r>
      <w:r w:rsidRPr="00DE7F64">
        <w:rPr>
          <w:rFonts w:ascii="David" w:hAnsi="David" w:cs="David"/>
          <w:sz w:val="24"/>
          <w:szCs w:val="24"/>
          <w:rtl/>
          <w:rPrChange w:id="3149" w:author="Avi Cohen" w:date="2022-05-02T11:52:00Z">
            <w:rPr>
              <w:rFonts w:ascii="David" w:hAnsi="David" w:cs="David"/>
              <w:sz w:val="24"/>
              <w:szCs w:val="24"/>
              <w:rtl/>
            </w:rPr>
          </w:rPrChange>
        </w:rPr>
        <w:t xml:space="preserve"> כמזמין העבודה בכל הנובע מפעולותיו של </w:t>
      </w:r>
      <w:r w:rsidRPr="00DE7F64">
        <w:rPr>
          <w:rFonts w:ascii="David" w:hAnsi="David" w:cs="David" w:hint="eastAsia"/>
          <w:sz w:val="24"/>
          <w:szCs w:val="24"/>
          <w:rtl/>
          <w:rPrChange w:id="3150" w:author="Avi Cohen" w:date="2022-05-02T11:52:00Z">
            <w:rPr>
              <w:rFonts w:ascii="David" w:hAnsi="David" w:cs="David" w:hint="eastAsia"/>
              <w:sz w:val="24"/>
              <w:szCs w:val="24"/>
              <w:rtl/>
            </w:rPr>
          </w:rPrChange>
        </w:rPr>
        <w:t>היועץ</w:t>
      </w:r>
      <w:r w:rsidRPr="00DE7F64">
        <w:rPr>
          <w:rFonts w:ascii="David" w:hAnsi="David" w:cs="David"/>
          <w:sz w:val="24"/>
          <w:szCs w:val="24"/>
          <w:rtl/>
          <w:rPrChange w:id="3151"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52" w:author="Avi Cohen" w:date="2022-05-02T11:52:00Z">
            <w:rPr>
              <w:rFonts w:ascii="David" w:hAnsi="David" w:cs="David" w:hint="eastAsia"/>
              <w:sz w:val="24"/>
              <w:szCs w:val="24"/>
              <w:rtl/>
            </w:rPr>
          </w:rPrChange>
        </w:rPr>
        <w:t>והבאים</w:t>
      </w:r>
      <w:r w:rsidRPr="00DE7F64">
        <w:rPr>
          <w:rFonts w:ascii="David" w:hAnsi="David" w:cs="David"/>
          <w:sz w:val="24"/>
          <w:szCs w:val="24"/>
          <w:rtl/>
          <w:rPrChange w:id="3153" w:author="Avi Cohen" w:date="2022-05-02T11:52:00Z">
            <w:rPr>
              <w:rFonts w:ascii="David" w:hAnsi="David" w:cs="David"/>
              <w:sz w:val="24"/>
              <w:szCs w:val="24"/>
              <w:rtl/>
            </w:rPr>
          </w:rPrChange>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4A31F3A" w14:textId="77777777" w:rsidR="004E3753" w:rsidRPr="00DE7F64" w:rsidRDefault="004E3753" w:rsidP="004A719C">
      <w:pPr>
        <w:tabs>
          <w:tab w:val="left" w:pos="283"/>
          <w:tab w:val="left" w:pos="708"/>
        </w:tabs>
        <w:spacing w:after="0" w:line="240" w:lineRule="auto"/>
        <w:ind w:left="283" w:hanging="283"/>
        <w:jc w:val="both"/>
        <w:rPr>
          <w:rFonts w:ascii="David" w:hAnsi="David" w:cs="David"/>
          <w:sz w:val="24"/>
          <w:szCs w:val="24"/>
          <w:rtl/>
          <w:rPrChange w:id="3154" w:author="Avi Cohen" w:date="2022-05-02T11:52:00Z">
            <w:rPr>
              <w:rFonts w:ascii="David" w:hAnsi="David" w:cs="David"/>
              <w:sz w:val="24"/>
              <w:szCs w:val="24"/>
              <w:rtl/>
            </w:rPr>
          </w:rPrChange>
        </w:rPr>
      </w:pPr>
      <w:r w:rsidRPr="00DE7F64">
        <w:rPr>
          <w:rFonts w:ascii="David" w:hAnsi="David" w:cs="David"/>
          <w:sz w:val="24"/>
          <w:szCs w:val="24"/>
          <w:rtl/>
          <w:rPrChange w:id="3155" w:author="Avi Cohen" w:date="2022-05-02T11:52:00Z">
            <w:rPr>
              <w:rFonts w:ascii="David" w:hAnsi="David" w:cs="David"/>
              <w:sz w:val="24"/>
              <w:szCs w:val="24"/>
              <w:rtl/>
            </w:rPr>
          </w:rPrChange>
        </w:rPr>
        <w:t>2.</w:t>
      </w:r>
      <w:r w:rsidRPr="00DE7F64">
        <w:rPr>
          <w:rFonts w:ascii="David" w:hAnsi="David" w:cs="David"/>
          <w:sz w:val="24"/>
          <w:szCs w:val="24"/>
          <w:rtl/>
          <w:rPrChange w:id="3156" w:author="Avi Cohen" w:date="2022-05-02T11:52:00Z">
            <w:rPr>
              <w:rFonts w:ascii="David" w:hAnsi="David" w:cs="David"/>
              <w:sz w:val="24"/>
              <w:szCs w:val="24"/>
              <w:rtl/>
            </w:rPr>
          </w:rPrChange>
        </w:rPr>
        <w:tab/>
      </w:r>
      <w:r w:rsidRPr="00DE7F64">
        <w:rPr>
          <w:rFonts w:ascii="David" w:hAnsi="David" w:cs="David"/>
          <w:b/>
          <w:bCs/>
          <w:sz w:val="24"/>
          <w:szCs w:val="24"/>
          <w:rtl/>
          <w:rPrChange w:id="3157" w:author="Avi Cohen" w:date="2022-05-02T11:52:00Z">
            <w:rPr>
              <w:rFonts w:ascii="David" w:hAnsi="David" w:cs="David"/>
              <w:b/>
              <w:bCs/>
              <w:sz w:val="24"/>
              <w:szCs w:val="24"/>
              <w:rtl/>
            </w:rPr>
          </w:rPrChange>
        </w:rPr>
        <w:t>ביטוח אחריות מעבידים</w:t>
      </w:r>
      <w:r w:rsidRPr="00DE7F64">
        <w:rPr>
          <w:rFonts w:ascii="David" w:hAnsi="David" w:cs="David"/>
          <w:sz w:val="24"/>
          <w:szCs w:val="24"/>
          <w:rtl/>
          <w:rPrChange w:id="315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59" w:author="Avi Cohen" w:date="2022-05-02T11:52:00Z">
            <w:rPr>
              <w:rFonts w:ascii="David" w:hAnsi="David" w:cs="David" w:hint="eastAsia"/>
              <w:sz w:val="24"/>
              <w:szCs w:val="24"/>
              <w:rtl/>
            </w:rPr>
          </w:rPrChange>
        </w:rPr>
        <w:t>המבטח</w:t>
      </w:r>
      <w:r w:rsidRPr="00DE7F64">
        <w:rPr>
          <w:rFonts w:ascii="David" w:hAnsi="David" w:cs="David"/>
          <w:sz w:val="24"/>
          <w:szCs w:val="24"/>
          <w:rtl/>
          <w:rPrChange w:id="3160" w:author="Avi Cohen" w:date="2022-05-02T11:52:00Z">
            <w:rPr>
              <w:rFonts w:ascii="David" w:hAnsi="David" w:cs="David"/>
              <w:sz w:val="24"/>
              <w:szCs w:val="24"/>
              <w:rtl/>
            </w:rPr>
          </w:rPrChange>
        </w:rPr>
        <w:t xml:space="preserve"> חבות </w:t>
      </w:r>
      <w:r w:rsidRPr="00DE7F64">
        <w:rPr>
          <w:rFonts w:ascii="David" w:hAnsi="David" w:cs="David" w:hint="eastAsia"/>
          <w:sz w:val="24"/>
          <w:szCs w:val="24"/>
          <w:rtl/>
          <w:rPrChange w:id="3161" w:author="Avi Cohen" w:date="2022-05-02T11:52:00Z">
            <w:rPr>
              <w:rFonts w:ascii="David" w:hAnsi="David" w:cs="David" w:hint="eastAsia"/>
              <w:sz w:val="24"/>
              <w:szCs w:val="24"/>
              <w:rtl/>
            </w:rPr>
          </w:rPrChange>
        </w:rPr>
        <w:t>עפ</w:t>
      </w:r>
      <w:r w:rsidRPr="00DE7F64">
        <w:rPr>
          <w:rFonts w:ascii="David" w:hAnsi="David" w:cs="David"/>
          <w:sz w:val="24"/>
          <w:szCs w:val="24"/>
          <w:rtl/>
          <w:rPrChange w:id="3162" w:author="Avi Cohen" w:date="2022-05-02T11:52:00Z">
            <w:rPr>
              <w:rFonts w:ascii="David" w:hAnsi="David" w:cs="David"/>
              <w:sz w:val="24"/>
              <w:szCs w:val="24"/>
              <w:rtl/>
            </w:rPr>
          </w:rPrChange>
        </w:rPr>
        <w:t xml:space="preserve">"י </w:t>
      </w:r>
      <w:r w:rsidRPr="00DE7F64">
        <w:rPr>
          <w:rFonts w:ascii="David" w:hAnsi="David" w:cs="David" w:hint="eastAsia"/>
          <w:sz w:val="24"/>
          <w:szCs w:val="24"/>
          <w:rtl/>
          <w:rPrChange w:id="3163" w:author="Avi Cohen" w:date="2022-05-02T11:52:00Z">
            <w:rPr>
              <w:rFonts w:ascii="David" w:hAnsi="David" w:cs="David" w:hint="eastAsia"/>
              <w:sz w:val="24"/>
              <w:szCs w:val="24"/>
              <w:rtl/>
            </w:rPr>
          </w:rPrChange>
        </w:rPr>
        <w:t>פקודת</w:t>
      </w:r>
      <w:r w:rsidRPr="00DE7F64">
        <w:rPr>
          <w:rFonts w:ascii="David" w:hAnsi="David" w:cs="David"/>
          <w:sz w:val="24"/>
          <w:szCs w:val="24"/>
          <w:rtl/>
          <w:rPrChange w:id="316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65" w:author="Avi Cohen" w:date="2022-05-02T11:52:00Z">
            <w:rPr>
              <w:rFonts w:ascii="David" w:hAnsi="David" w:cs="David" w:hint="eastAsia"/>
              <w:sz w:val="24"/>
              <w:szCs w:val="24"/>
              <w:rtl/>
            </w:rPr>
          </w:rPrChange>
        </w:rPr>
        <w:t>הנזיקין</w:t>
      </w:r>
      <w:r w:rsidRPr="00DE7F64">
        <w:rPr>
          <w:rFonts w:ascii="David" w:hAnsi="David" w:cs="David"/>
          <w:sz w:val="24"/>
          <w:szCs w:val="24"/>
          <w:rtl/>
          <w:rPrChange w:id="3166" w:author="Avi Cohen" w:date="2022-05-02T11:52:00Z">
            <w:rPr>
              <w:rFonts w:ascii="David" w:hAnsi="David" w:cs="David"/>
              <w:sz w:val="24"/>
              <w:szCs w:val="24"/>
              <w:rtl/>
            </w:rPr>
          </w:rPrChange>
        </w:rPr>
        <w:t xml:space="preserve"> (נוסח </w:t>
      </w:r>
      <w:r w:rsidRPr="00DE7F64">
        <w:rPr>
          <w:rFonts w:ascii="David" w:hAnsi="David" w:cs="David" w:hint="eastAsia"/>
          <w:sz w:val="24"/>
          <w:szCs w:val="24"/>
          <w:rtl/>
          <w:rPrChange w:id="3167" w:author="Avi Cohen" w:date="2022-05-02T11:52:00Z">
            <w:rPr>
              <w:rFonts w:ascii="David" w:hAnsi="David" w:cs="David" w:hint="eastAsia"/>
              <w:sz w:val="24"/>
              <w:szCs w:val="24"/>
              <w:rtl/>
            </w:rPr>
          </w:rPrChange>
        </w:rPr>
        <w:t>חדש</w:t>
      </w:r>
      <w:r w:rsidRPr="00DE7F64">
        <w:rPr>
          <w:rFonts w:ascii="David" w:hAnsi="David" w:cs="David"/>
          <w:sz w:val="24"/>
          <w:szCs w:val="24"/>
          <w:rtl/>
          <w:rPrChange w:id="316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69" w:author="Avi Cohen" w:date="2022-05-02T11:52:00Z">
            <w:rPr>
              <w:rFonts w:ascii="David" w:hAnsi="David" w:cs="David" w:hint="eastAsia"/>
              <w:sz w:val="24"/>
              <w:szCs w:val="24"/>
              <w:rtl/>
            </w:rPr>
          </w:rPrChange>
        </w:rPr>
        <w:t>וחוק</w:t>
      </w:r>
      <w:r w:rsidRPr="00DE7F64">
        <w:rPr>
          <w:rFonts w:ascii="David" w:hAnsi="David" w:cs="David"/>
          <w:sz w:val="24"/>
          <w:szCs w:val="24"/>
          <w:rtl/>
          <w:rPrChange w:id="317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71" w:author="Avi Cohen" w:date="2022-05-02T11:52:00Z">
            <w:rPr>
              <w:rFonts w:ascii="David" w:hAnsi="David" w:cs="David" w:hint="eastAsia"/>
              <w:sz w:val="24"/>
              <w:szCs w:val="24"/>
              <w:rtl/>
            </w:rPr>
          </w:rPrChange>
        </w:rPr>
        <w:t>האחריות</w:t>
      </w:r>
      <w:r w:rsidRPr="00DE7F64">
        <w:rPr>
          <w:rFonts w:ascii="David" w:hAnsi="David" w:cs="David"/>
          <w:sz w:val="24"/>
          <w:szCs w:val="24"/>
          <w:rtl/>
          <w:rPrChange w:id="317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73" w:author="Avi Cohen" w:date="2022-05-02T11:52:00Z">
            <w:rPr>
              <w:rFonts w:ascii="David" w:hAnsi="David" w:cs="David" w:hint="eastAsia"/>
              <w:sz w:val="24"/>
              <w:szCs w:val="24"/>
              <w:rtl/>
            </w:rPr>
          </w:rPrChange>
        </w:rPr>
        <w:t>למוצרים</w:t>
      </w:r>
      <w:r w:rsidRPr="00DE7F64">
        <w:rPr>
          <w:rFonts w:ascii="David" w:hAnsi="David" w:cs="David"/>
          <w:sz w:val="24"/>
          <w:szCs w:val="24"/>
          <w:rtl/>
          <w:rPrChange w:id="317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75" w:author="Avi Cohen" w:date="2022-05-02T11:52:00Z">
            <w:rPr>
              <w:rFonts w:ascii="David" w:hAnsi="David" w:cs="David" w:hint="eastAsia"/>
              <w:sz w:val="24"/>
              <w:szCs w:val="24"/>
              <w:rtl/>
            </w:rPr>
          </w:rPrChange>
        </w:rPr>
        <w:t>פגומים</w:t>
      </w:r>
      <w:r w:rsidRPr="00DE7F64">
        <w:rPr>
          <w:rFonts w:ascii="David" w:hAnsi="David" w:cs="David"/>
          <w:sz w:val="24"/>
          <w:szCs w:val="24"/>
          <w:rtl/>
          <w:rPrChange w:id="3176"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77" w:author="Avi Cohen" w:date="2022-05-02T11:52:00Z">
            <w:rPr>
              <w:rFonts w:ascii="David" w:hAnsi="David" w:cs="David" w:hint="eastAsia"/>
              <w:sz w:val="24"/>
              <w:szCs w:val="24"/>
              <w:rtl/>
            </w:rPr>
          </w:rPrChange>
        </w:rPr>
        <w:t>תש</w:t>
      </w:r>
      <w:r w:rsidRPr="00DE7F64">
        <w:rPr>
          <w:rFonts w:ascii="David" w:hAnsi="David" w:cs="David"/>
          <w:sz w:val="24"/>
          <w:szCs w:val="24"/>
          <w:rtl/>
          <w:rPrChange w:id="3178" w:author="Avi Cohen" w:date="2022-05-02T11:52:00Z">
            <w:rPr>
              <w:rFonts w:ascii="David" w:hAnsi="David" w:cs="David"/>
              <w:sz w:val="24"/>
              <w:szCs w:val="24"/>
              <w:rtl/>
            </w:rPr>
          </w:rPrChange>
        </w:rPr>
        <w:t xml:space="preserve">"ם-1980,  </w:t>
      </w:r>
      <w:r w:rsidRPr="00DE7F64">
        <w:rPr>
          <w:rFonts w:ascii="David" w:hAnsi="David" w:cs="David" w:hint="eastAsia"/>
          <w:sz w:val="24"/>
          <w:szCs w:val="24"/>
          <w:rtl/>
          <w:rPrChange w:id="3179" w:author="Avi Cohen" w:date="2022-05-02T11:52:00Z">
            <w:rPr>
              <w:rFonts w:ascii="David" w:hAnsi="David" w:cs="David" w:hint="eastAsia"/>
              <w:sz w:val="24"/>
              <w:szCs w:val="24"/>
              <w:rtl/>
            </w:rPr>
          </w:rPrChange>
        </w:rPr>
        <w:t>כלפי</w:t>
      </w:r>
      <w:r w:rsidRPr="00DE7F64">
        <w:rPr>
          <w:rFonts w:ascii="David" w:hAnsi="David" w:cs="David"/>
          <w:sz w:val="24"/>
          <w:szCs w:val="24"/>
          <w:rtl/>
          <w:rPrChange w:id="318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81" w:author="Avi Cohen" w:date="2022-05-02T11:52:00Z">
            <w:rPr>
              <w:rFonts w:ascii="David" w:hAnsi="David" w:cs="David" w:hint="eastAsia"/>
              <w:sz w:val="24"/>
              <w:szCs w:val="24"/>
              <w:rtl/>
            </w:rPr>
          </w:rPrChange>
        </w:rPr>
        <w:t>כל</w:t>
      </w:r>
      <w:r w:rsidRPr="00DE7F64">
        <w:rPr>
          <w:rFonts w:ascii="David" w:hAnsi="David" w:cs="David"/>
          <w:sz w:val="24"/>
          <w:szCs w:val="24"/>
          <w:rtl/>
          <w:rPrChange w:id="318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83" w:author="Avi Cohen" w:date="2022-05-02T11:52:00Z">
            <w:rPr>
              <w:rFonts w:ascii="David" w:hAnsi="David" w:cs="David" w:hint="eastAsia"/>
              <w:sz w:val="24"/>
              <w:szCs w:val="24"/>
              <w:rtl/>
            </w:rPr>
          </w:rPrChange>
        </w:rPr>
        <w:t>העובדים</w:t>
      </w:r>
      <w:r w:rsidRPr="00DE7F64">
        <w:rPr>
          <w:rFonts w:ascii="David" w:hAnsi="David" w:cs="David"/>
          <w:sz w:val="24"/>
          <w:szCs w:val="24"/>
          <w:rtl/>
          <w:rPrChange w:id="318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85" w:author="Avi Cohen" w:date="2022-05-02T11:52:00Z">
            <w:rPr>
              <w:rFonts w:ascii="David" w:hAnsi="David" w:cs="David" w:hint="eastAsia"/>
              <w:sz w:val="24"/>
              <w:szCs w:val="24"/>
              <w:rtl/>
            </w:rPr>
          </w:rPrChange>
        </w:rPr>
        <w:t>המועסקים</w:t>
      </w:r>
      <w:r w:rsidRPr="00DE7F64">
        <w:rPr>
          <w:rFonts w:ascii="David" w:hAnsi="David" w:cs="David"/>
          <w:sz w:val="24"/>
          <w:szCs w:val="24"/>
          <w:rtl/>
          <w:rPrChange w:id="3186"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87" w:author="Avi Cohen" w:date="2022-05-02T11:52:00Z">
            <w:rPr>
              <w:rFonts w:ascii="David" w:hAnsi="David" w:cs="David" w:hint="eastAsia"/>
              <w:sz w:val="24"/>
              <w:szCs w:val="24"/>
              <w:rtl/>
            </w:rPr>
          </w:rPrChange>
        </w:rPr>
        <w:t>על</w:t>
      </w:r>
      <w:r w:rsidRPr="00DE7F64">
        <w:rPr>
          <w:rFonts w:ascii="David" w:hAnsi="David" w:cs="David"/>
          <w:sz w:val="24"/>
          <w:szCs w:val="24"/>
          <w:rtl/>
          <w:rPrChange w:id="318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89" w:author="Avi Cohen" w:date="2022-05-02T11:52:00Z">
            <w:rPr>
              <w:rFonts w:ascii="David" w:hAnsi="David" w:cs="David" w:hint="eastAsia"/>
              <w:sz w:val="24"/>
              <w:szCs w:val="24"/>
              <w:rtl/>
            </w:rPr>
          </w:rPrChange>
        </w:rPr>
        <w:t>ידי</w:t>
      </w:r>
      <w:r w:rsidRPr="00DE7F64">
        <w:rPr>
          <w:rFonts w:ascii="David" w:hAnsi="David" w:cs="David"/>
          <w:sz w:val="24"/>
          <w:szCs w:val="24"/>
          <w:rtl/>
          <w:rPrChange w:id="319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91" w:author="Avi Cohen" w:date="2022-05-02T11:52:00Z">
            <w:rPr>
              <w:rFonts w:ascii="David" w:hAnsi="David" w:cs="David" w:hint="eastAsia"/>
              <w:sz w:val="24"/>
              <w:szCs w:val="24"/>
              <w:rtl/>
            </w:rPr>
          </w:rPrChange>
        </w:rPr>
        <w:t>היועץ</w:t>
      </w:r>
      <w:r w:rsidRPr="00DE7F64">
        <w:rPr>
          <w:rFonts w:ascii="David" w:hAnsi="David" w:cs="David"/>
          <w:sz w:val="24"/>
          <w:szCs w:val="24"/>
          <w:rtl/>
          <w:rPrChange w:id="319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93" w:author="Avi Cohen" w:date="2022-05-02T11:52:00Z">
            <w:rPr>
              <w:rFonts w:ascii="David" w:hAnsi="David" w:cs="David" w:hint="eastAsia"/>
              <w:sz w:val="24"/>
              <w:szCs w:val="24"/>
              <w:rtl/>
            </w:rPr>
          </w:rPrChange>
        </w:rPr>
        <w:t>בגין</w:t>
      </w:r>
      <w:r w:rsidRPr="00DE7F64">
        <w:rPr>
          <w:rFonts w:ascii="David" w:hAnsi="David" w:cs="David"/>
          <w:sz w:val="24"/>
          <w:szCs w:val="24"/>
          <w:rtl/>
          <w:rPrChange w:id="319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95" w:author="Avi Cohen" w:date="2022-05-02T11:52:00Z">
            <w:rPr>
              <w:rFonts w:ascii="David" w:hAnsi="David" w:cs="David" w:hint="eastAsia"/>
              <w:sz w:val="24"/>
              <w:szCs w:val="24"/>
              <w:rtl/>
            </w:rPr>
          </w:rPrChange>
        </w:rPr>
        <w:t>פגיעה</w:t>
      </w:r>
      <w:r w:rsidRPr="00DE7F64">
        <w:rPr>
          <w:rFonts w:ascii="David" w:hAnsi="David" w:cs="David"/>
          <w:sz w:val="24"/>
          <w:szCs w:val="24"/>
          <w:rtl/>
          <w:rPrChange w:id="3196"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97" w:author="Avi Cohen" w:date="2022-05-02T11:52:00Z">
            <w:rPr>
              <w:rFonts w:ascii="David" w:hAnsi="David" w:cs="David" w:hint="eastAsia"/>
              <w:sz w:val="24"/>
              <w:szCs w:val="24"/>
              <w:rtl/>
            </w:rPr>
          </w:rPrChange>
        </w:rPr>
        <w:t>גופנית</w:t>
      </w:r>
      <w:r w:rsidRPr="00DE7F64">
        <w:rPr>
          <w:rFonts w:ascii="David" w:hAnsi="David" w:cs="David"/>
          <w:sz w:val="24"/>
          <w:szCs w:val="24"/>
          <w:rtl/>
          <w:rPrChange w:id="319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199" w:author="Avi Cohen" w:date="2022-05-02T11:52:00Z">
            <w:rPr>
              <w:rFonts w:ascii="David" w:hAnsi="David" w:cs="David" w:hint="eastAsia"/>
              <w:sz w:val="24"/>
              <w:szCs w:val="24"/>
              <w:rtl/>
            </w:rPr>
          </w:rPrChange>
        </w:rPr>
        <w:t>או</w:t>
      </w:r>
      <w:r w:rsidRPr="00DE7F64">
        <w:rPr>
          <w:rFonts w:ascii="David" w:hAnsi="David" w:cs="David"/>
          <w:sz w:val="24"/>
          <w:szCs w:val="24"/>
          <w:rtl/>
          <w:rPrChange w:id="320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01" w:author="Avi Cohen" w:date="2022-05-02T11:52:00Z">
            <w:rPr>
              <w:rFonts w:ascii="David" w:hAnsi="David" w:cs="David" w:hint="eastAsia"/>
              <w:sz w:val="24"/>
              <w:szCs w:val="24"/>
              <w:rtl/>
            </w:rPr>
          </w:rPrChange>
        </w:rPr>
        <w:t>מחלה</w:t>
      </w:r>
      <w:r w:rsidRPr="00DE7F64">
        <w:rPr>
          <w:rFonts w:ascii="David" w:hAnsi="David" w:cs="David"/>
          <w:sz w:val="24"/>
          <w:szCs w:val="24"/>
          <w:rtl/>
          <w:rPrChange w:id="320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03" w:author="Avi Cohen" w:date="2022-05-02T11:52:00Z">
            <w:rPr>
              <w:rFonts w:ascii="David" w:hAnsi="David" w:cs="David" w:hint="eastAsia"/>
              <w:sz w:val="24"/>
              <w:szCs w:val="24"/>
              <w:rtl/>
            </w:rPr>
          </w:rPrChange>
        </w:rPr>
        <w:t>העלולים</w:t>
      </w:r>
      <w:r w:rsidRPr="00DE7F64">
        <w:rPr>
          <w:rFonts w:ascii="David" w:hAnsi="David" w:cs="David"/>
          <w:sz w:val="24"/>
          <w:szCs w:val="24"/>
          <w:rtl/>
          <w:rPrChange w:id="320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05" w:author="Avi Cohen" w:date="2022-05-02T11:52:00Z">
            <w:rPr>
              <w:rFonts w:ascii="David" w:hAnsi="David" w:cs="David" w:hint="eastAsia"/>
              <w:sz w:val="24"/>
              <w:szCs w:val="24"/>
              <w:rtl/>
            </w:rPr>
          </w:rPrChange>
        </w:rPr>
        <w:t>להגרם</w:t>
      </w:r>
      <w:r w:rsidRPr="00DE7F64">
        <w:rPr>
          <w:rFonts w:ascii="David" w:hAnsi="David" w:cs="David"/>
          <w:sz w:val="24"/>
          <w:szCs w:val="24"/>
          <w:rtl/>
          <w:rPrChange w:id="3206"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07" w:author="Avi Cohen" w:date="2022-05-02T11:52:00Z">
            <w:rPr>
              <w:rFonts w:ascii="David" w:hAnsi="David" w:cs="David" w:hint="eastAsia"/>
              <w:sz w:val="24"/>
              <w:szCs w:val="24"/>
              <w:rtl/>
            </w:rPr>
          </w:rPrChange>
        </w:rPr>
        <w:t>למי</w:t>
      </w:r>
      <w:r w:rsidRPr="00DE7F64">
        <w:rPr>
          <w:rFonts w:ascii="David" w:hAnsi="David" w:cs="David"/>
          <w:sz w:val="24"/>
          <w:szCs w:val="24"/>
          <w:rtl/>
          <w:rPrChange w:id="320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09" w:author="Avi Cohen" w:date="2022-05-02T11:52:00Z">
            <w:rPr>
              <w:rFonts w:ascii="David" w:hAnsi="David" w:cs="David" w:hint="eastAsia"/>
              <w:sz w:val="24"/>
              <w:szCs w:val="24"/>
              <w:rtl/>
            </w:rPr>
          </w:rPrChange>
        </w:rPr>
        <w:t>מהם</w:t>
      </w:r>
      <w:r w:rsidRPr="00DE7F64">
        <w:rPr>
          <w:rFonts w:ascii="David" w:hAnsi="David" w:cs="David"/>
          <w:sz w:val="24"/>
          <w:szCs w:val="24"/>
          <w:rtl/>
          <w:rPrChange w:id="321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11" w:author="Avi Cohen" w:date="2022-05-02T11:52:00Z">
            <w:rPr>
              <w:rFonts w:ascii="David" w:hAnsi="David" w:cs="David" w:hint="eastAsia"/>
              <w:sz w:val="24"/>
              <w:szCs w:val="24"/>
              <w:rtl/>
            </w:rPr>
          </w:rPrChange>
        </w:rPr>
        <w:t>תוך</w:t>
      </w:r>
      <w:r w:rsidRPr="00DE7F64">
        <w:rPr>
          <w:rFonts w:ascii="David" w:hAnsi="David" w:cs="David"/>
          <w:sz w:val="24"/>
          <w:szCs w:val="24"/>
          <w:rtl/>
          <w:rPrChange w:id="321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13" w:author="Avi Cohen" w:date="2022-05-02T11:52:00Z">
            <w:rPr>
              <w:rFonts w:ascii="David" w:hAnsi="David" w:cs="David" w:hint="eastAsia"/>
              <w:sz w:val="24"/>
              <w:szCs w:val="24"/>
              <w:rtl/>
            </w:rPr>
          </w:rPrChange>
        </w:rPr>
        <w:t>כדי</w:t>
      </w:r>
      <w:r w:rsidRPr="00DE7F64">
        <w:rPr>
          <w:rFonts w:ascii="David" w:hAnsi="David" w:cs="David"/>
          <w:sz w:val="24"/>
          <w:szCs w:val="24"/>
          <w:rtl/>
          <w:rPrChange w:id="321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15" w:author="Avi Cohen" w:date="2022-05-02T11:52:00Z">
            <w:rPr>
              <w:rFonts w:ascii="David" w:hAnsi="David" w:cs="David" w:hint="eastAsia"/>
              <w:sz w:val="24"/>
              <w:szCs w:val="24"/>
              <w:rtl/>
            </w:rPr>
          </w:rPrChange>
        </w:rPr>
        <w:t>ועקב</w:t>
      </w:r>
      <w:r w:rsidRPr="00DE7F64">
        <w:rPr>
          <w:rFonts w:ascii="David" w:hAnsi="David" w:cs="David"/>
          <w:sz w:val="24"/>
          <w:szCs w:val="24"/>
          <w:rtl/>
          <w:rPrChange w:id="3216"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17" w:author="Avi Cohen" w:date="2022-05-02T11:52:00Z">
            <w:rPr>
              <w:rFonts w:ascii="David" w:hAnsi="David" w:cs="David" w:hint="eastAsia"/>
              <w:sz w:val="24"/>
              <w:szCs w:val="24"/>
              <w:rtl/>
            </w:rPr>
          </w:rPrChange>
        </w:rPr>
        <w:t>העסקתם</w:t>
      </w:r>
      <w:r w:rsidRPr="00DE7F64">
        <w:rPr>
          <w:rFonts w:ascii="David" w:hAnsi="David" w:cs="David"/>
          <w:sz w:val="24"/>
          <w:szCs w:val="24"/>
          <w:rtl/>
          <w:rPrChange w:id="321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19" w:author="Avi Cohen" w:date="2022-05-02T11:52:00Z">
            <w:rPr>
              <w:rFonts w:ascii="David" w:hAnsi="David" w:cs="David" w:hint="eastAsia"/>
              <w:sz w:val="24"/>
              <w:szCs w:val="24"/>
              <w:rtl/>
            </w:rPr>
          </w:rPrChange>
        </w:rPr>
        <w:t>על</w:t>
      </w:r>
      <w:r w:rsidRPr="00DE7F64">
        <w:rPr>
          <w:rFonts w:ascii="David" w:hAnsi="David" w:cs="David"/>
          <w:sz w:val="24"/>
          <w:szCs w:val="24"/>
          <w:rtl/>
          <w:rPrChange w:id="322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21" w:author="Avi Cohen" w:date="2022-05-02T11:52:00Z">
            <w:rPr>
              <w:rFonts w:ascii="David" w:hAnsi="David" w:cs="David" w:hint="eastAsia"/>
              <w:sz w:val="24"/>
              <w:szCs w:val="24"/>
              <w:rtl/>
            </w:rPr>
          </w:rPrChange>
        </w:rPr>
        <w:t>פי</w:t>
      </w:r>
      <w:r w:rsidRPr="00DE7F64">
        <w:rPr>
          <w:rFonts w:ascii="David" w:hAnsi="David" w:cs="David"/>
          <w:sz w:val="24"/>
          <w:szCs w:val="24"/>
          <w:rtl/>
          <w:rPrChange w:id="322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23" w:author="Avi Cohen" w:date="2022-05-02T11:52:00Z">
            <w:rPr>
              <w:rFonts w:ascii="David" w:hAnsi="David" w:cs="David" w:hint="eastAsia"/>
              <w:sz w:val="24"/>
              <w:szCs w:val="24"/>
              <w:rtl/>
            </w:rPr>
          </w:rPrChange>
        </w:rPr>
        <w:t>ההסכם</w:t>
      </w:r>
      <w:r w:rsidRPr="00DE7F64">
        <w:rPr>
          <w:rFonts w:ascii="David" w:hAnsi="David" w:cs="David"/>
          <w:sz w:val="24"/>
          <w:szCs w:val="24"/>
          <w:rtl/>
          <w:rPrChange w:id="322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25" w:author="Avi Cohen" w:date="2022-05-02T11:52:00Z">
            <w:rPr>
              <w:rFonts w:ascii="David" w:hAnsi="David" w:cs="David" w:hint="eastAsia"/>
              <w:sz w:val="24"/>
              <w:szCs w:val="24"/>
              <w:rtl/>
            </w:rPr>
          </w:rPrChange>
        </w:rPr>
        <w:t>ב</w:t>
      </w:r>
      <w:r w:rsidRPr="00DE7F64">
        <w:rPr>
          <w:rFonts w:ascii="David" w:hAnsi="David" w:cs="David"/>
          <w:sz w:val="24"/>
          <w:szCs w:val="24"/>
          <w:rtl/>
          <w:rPrChange w:id="3226" w:author="Avi Cohen" w:date="2022-05-02T11:52:00Z">
            <w:rPr>
              <w:rFonts w:ascii="David" w:hAnsi="David" w:cs="David"/>
              <w:sz w:val="24"/>
              <w:szCs w:val="24"/>
              <w:rtl/>
            </w:rPr>
          </w:rPrChange>
        </w:rPr>
        <w:t xml:space="preserve">גבול האחריות </w:t>
      </w:r>
      <w:r w:rsidRPr="00DE7F64">
        <w:rPr>
          <w:rFonts w:ascii="David" w:hAnsi="David" w:cs="David" w:hint="eastAsia"/>
          <w:sz w:val="24"/>
          <w:szCs w:val="24"/>
          <w:rtl/>
          <w:rPrChange w:id="3227" w:author="Avi Cohen" w:date="2022-05-02T11:52:00Z">
            <w:rPr>
              <w:rFonts w:ascii="David" w:hAnsi="David" w:cs="David" w:hint="eastAsia"/>
              <w:sz w:val="24"/>
              <w:szCs w:val="24"/>
              <w:rtl/>
            </w:rPr>
          </w:rPrChange>
        </w:rPr>
        <w:t>ש</w:t>
      </w:r>
      <w:r w:rsidRPr="00DE7F64">
        <w:rPr>
          <w:rFonts w:ascii="David" w:hAnsi="David" w:cs="David"/>
          <w:sz w:val="24"/>
          <w:szCs w:val="24"/>
          <w:rtl/>
          <w:rPrChange w:id="3228" w:author="Avi Cohen" w:date="2022-05-02T11:52:00Z">
            <w:rPr>
              <w:rFonts w:ascii="David" w:hAnsi="David" w:cs="David"/>
              <w:sz w:val="24"/>
              <w:szCs w:val="24"/>
              <w:rtl/>
            </w:rPr>
          </w:rPrChange>
        </w:rPr>
        <w:t xml:space="preserve">אינו </w:t>
      </w:r>
      <w:r w:rsidRPr="00DE7F64">
        <w:rPr>
          <w:rFonts w:ascii="David" w:hAnsi="David" w:cs="David" w:hint="eastAsia"/>
          <w:sz w:val="24"/>
          <w:szCs w:val="24"/>
          <w:rtl/>
          <w:rPrChange w:id="3229" w:author="Avi Cohen" w:date="2022-05-02T11:52:00Z">
            <w:rPr>
              <w:rFonts w:ascii="David" w:hAnsi="David" w:cs="David" w:hint="eastAsia"/>
              <w:sz w:val="24"/>
              <w:szCs w:val="24"/>
              <w:rtl/>
            </w:rPr>
          </w:rPrChange>
        </w:rPr>
        <w:t>נופל</w:t>
      </w:r>
      <w:r w:rsidRPr="00DE7F64">
        <w:rPr>
          <w:rFonts w:ascii="David" w:hAnsi="David" w:cs="David"/>
          <w:sz w:val="24"/>
          <w:szCs w:val="24"/>
          <w:rtl/>
          <w:rPrChange w:id="3230" w:author="Avi Cohen" w:date="2022-05-02T11:52:00Z">
            <w:rPr>
              <w:rFonts w:ascii="David" w:hAnsi="David" w:cs="David"/>
              <w:sz w:val="24"/>
              <w:szCs w:val="24"/>
              <w:rtl/>
            </w:rPr>
          </w:rPrChange>
        </w:rPr>
        <w:t xml:space="preserve"> מ-20,000,000 </w:t>
      </w:r>
      <w:r w:rsidRPr="00DE7F64">
        <w:rPr>
          <w:rFonts w:ascii="David" w:hAnsi="David" w:cs="David" w:hint="eastAsia"/>
          <w:sz w:val="24"/>
          <w:szCs w:val="24"/>
          <w:rtl/>
          <w:rPrChange w:id="3231" w:author="Avi Cohen" w:date="2022-05-02T11:52:00Z">
            <w:rPr>
              <w:rFonts w:ascii="David" w:hAnsi="David" w:cs="David" w:hint="eastAsia"/>
              <w:sz w:val="24"/>
              <w:szCs w:val="24"/>
              <w:rtl/>
            </w:rPr>
          </w:rPrChange>
        </w:rPr>
        <w:t>₪</w:t>
      </w:r>
      <w:r w:rsidRPr="00DE7F64">
        <w:rPr>
          <w:rFonts w:ascii="David" w:hAnsi="David" w:cs="David"/>
          <w:sz w:val="24"/>
          <w:szCs w:val="24"/>
          <w:rtl/>
          <w:rPrChange w:id="323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33" w:author="Avi Cohen" w:date="2022-05-02T11:52:00Z">
            <w:rPr>
              <w:rFonts w:ascii="David" w:hAnsi="David" w:cs="David" w:hint="eastAsia"/>
              <w:sz w:val="24"/>
              <w:szCs w:val="24"/>
              <w:rtl/>
            </w:rPr>
          </w:rPrChange>
        </w:rPr>
        <w:t>עשרים</w:t>
      </w:r>
      <w:r w:rsidRPr="00DE7F64">
        <w:rPr>
          <w:rFonts w:ascii="David" w:hAnsi="David" w:cs="David"/>
          <w:sz w:val="24"/>
          <w:szCs w:val="24"/>
          <w:rtl/>
          <w:rPrChange w:id="3234" w:author="Avi Cohen" w:date="2022-05-02T11:52:00Z">
            <w:rPr>
              <w:rFonts w:ascii="David" w:hAnsi="David" w:cs="David"/>
              <w:sz w:val="24"/>
              <w:szCs w:val="24"/>
              <w:rtl/>
            </w:rPr>
          </w:rPrChange>
        </w:rPr>
        <w:t xml:space="preserve"> מ</w:t>
      </w:r>
      <w:r w:rsidRPr="00DE7F64">
        <w:rPr>
          <w:rFonts w:ascii="David" w:hAnsi="David" w:cs="David" w:hint="eastAsia"/>
          <w:sz w:val="24"/>
          <w:szCs w:val="24"/>
          <w:rtl/>
          <w:rPrChange w:id="3235" w:author="Avi Cohen" w:date="2022-05-02T11:52:00Z">
            <w:rPr>
              <w:rFonts w:ascii="David" w:hAnsi="David" w:cs="David" w:hint="eastAsia"/>
              <w:sz w:val="24"/>
              <w:szCs w:val="24"/>
              <w:rtl/>
            </w:rPr>
          </w:rPrChange>
        </w:rPr>
        <w:t>י</w:t>
      </w:r>
      <w:r w:rsidRPr="00DE7F64">
        <w:rPr>
          <w:rFonts w:ascii="David" w:hAnsi="David" w:cs="David"/>
          <w:sz w:val="24"/>
          <w:szCs w:val="24"/>
          <w:rtl/>
          <w:rPrChange w:id="3236" w:author="Avi Cohen" w:date="2022-05-02T11:52:00Z">
            <w:rPr>
              <w:rFonts w:ascii="David" w:hAnsi="David" w:cs="David"/>
              <w:sz w:val="24"/>
              <w:szCs w:val="24"/>
              <w:rtl/>
            </w:rPr>
          </w:rPrChange>
        </w:rPr>
        <w:t xml:space="preserve">ליון </w:t>
      </w:r>
      <w:r w:rsidRPr="00DE7F64">
        <w:rPr>
          <w:rFonts w:ascii="David" w:hAnsi="David" w:cs="David" w:hint="eastAsia"/>
          <w:sz w:val="24"/>
          <w:szCs w:val="24"/>
          <w:rtl/>
          <w:rPrChange w:id="3237" w:author="Avi Cohen" w:date="2022-05-02T11:52:00Z">
            <w:rPr>
              <w:rFonts w:ascii="David" w:hAnsi="David" w:cs="David" w:hint="eastAsia"/>
              <w:sz w:val="24"/>
              <w:szCs w:val="24"/>
              <w:rtl/>
            </w:rPr>
          </w:rPrChange>
        </w:rPr>
        <w:t>₪</w:t>
      </w:r>
      <w:r w:rsidRPr="00DE7F64">
        <w:rPr>
          <w:rFonts w:ascii="David" w:hAnsi="David" w:cs="David"/>
          <w:sz w:val="24"/>
          <w:szCs w:val="24"/>
          <w:rtl/>
          <w:rPrChange w:id="3238" w:author="Avi Cohen" w:date="2022-05-02T11:52:00Z">
            <w:rPr>
              <w:rFonts w:ascii="David" w:hAnsi="David" w:cs="David"/>
              <w:sz w:val="24"/>
              <w:szCs w:val="24"/>
              <w:rtl/>
            </w:rPr>
          </w:rPrChange>
        </w:rPr>
        <w:t xml:space="preserve"> ) לעובד אחד, לא</w:t>
      </w:r>
      <w:r w:rsidRPr="00DE7F64">
        <w:rPr>
          <w:rFonts w:ascii="David" w:hAnsi="David" w:cs="David" w:hint="eastAsia"/>
          <w:sz w:val="24"/>
          <w:szCs w:val="24"/>
          <w:rtl/>
          <w:rPrChange w:id="3239" w:author="Avi Cohen" w:date="2022-05-02T11:52:00Z">
            <w:rPr>
              <w:rFonts w:ascii="David" w:hAnsi="David" w:cs="David" w:hint="eastAsia"/>
              <w:sz w:val="24"/>
              <w:szCs w:val="24"/>
              <w:rtl/>
            </w:rPr>
          </w:rPrChange>
        </w:rPr>
        <w:t>י</w:t>
      </w:r>
      <w:r w:rsidRPr="00DE7F64">
        <w:rPr>
          <w:rFonts w:ascii="David" w:hAnsi="David" w:cs="David"/>
          <w:sz w:val="24"/>
          <w:szCs w:val="24"/>
          <w:rtl/>
          <w:rPrChange w:id="3240" w:author="Avi Cohen" w:date="2022-05-02T11:52:00Z">
            <w:rPr>
              <w:rFonts w:ascii="David" w:hAnsi="David" w:cs="David"/>
              <w:sz w:val="24"/>
              <w:szCs w:val="24"/>
              <w:rtl/>
            </w:rPr>
          </w:rPrChange>
        </w:rPr>
        <w:t>רוע ובסה"כ לתקופת ביטוח שנתית.</w:t>
      </w:r>
    </w:p>
    <w:p w14:paraId="40F1DD58" w14:textId="77777777" w:rsidR="004E3753" w:rsidRPr="00DE7F64" w:rsidRDefault="004E3753" w:rsidP="004A719C">
      <w:pPr>
        <w:tabs>
          <w:tab w:val="left" w:pos="283"/>
          <w:tab w:val="left" w:pos="708"/>
        </w:tabs>
        <w:spacing w:after="0" w:line="240" w:lineRule="auto"/>
        <w:ind w:left="283" w:hanging="283"/>
        <w:jc w:val="both"/>
        <w:rPr>
          <w:rFonts w:ascii="David" w:hAnsi="David" w:cs="David"/>
          <w:sz w:val="24"/>
          <w:szCs w:val="24"/>
          <w:rtl/>
          <w:rPrChange w:id="3241" w:author="Avi Cohen" w:date="2022-05-02T11:52:00Z">
            <w:rPr>
              <w:rFonts w:ascii="David" w:hAnsi="David" w:cs="David"/>
              <w:sz w:val="24"/>
              <w:szCs w:val="24"/>
              <w:rtl/>
            </w:rPr>
          </w:rPrChange>
        </w:rPr>
      </w:pPr>
      <w:r w:rsidRPr="00DE7F64">
        <w:rPr>
          <w:rFonts w:ascii="David" w:hAnsi="David" w:cs="David"/>
          <w:sz w:val="24"/>
          <w:szCs w:val="24"/>
          <w:rtl/>
          <w:rPrChange w:id="3242" w:author="Avi Cohen" w:date="2022-05-02T11:52:00Z">
            <w:rPr>
              <w:rFonts w:ascii="David" w:hAnsi="David" w:cs="David"/>
              <w:sz w:val="24"/>
              <w:szCs w:val="24"/>
              <w:rtl/>
            </w:rPr>
          </w:rPrChange>
        </w:rPr>
        <w:tab/>
        <w:t xml:space="preserve">ביטוח זה לא יכלול כל הגבלה בדבר עבודות בגובה ובעומק, שעות עבודה, קבלנים, קבלני משנה ועובדיהם, </w:t>
      </w:r>
      <w:r w:rsidRPr="00DE7F64">
        <w:rPr>
          <w:rFonts w:ascii="David" w:hAnsi="David" w:cs="David" w:hint="eastAsia"/>
          <w:sz w:val="24"/>
          <w:szCs w:val="24"/>
          <w:rtl/>
          <w:rPrChange w:id="3243" w:author="Avi Cohen" w:date="2022-05-02T11:52:00Z">
            <w:rPr>
              <w:rFonts w:ascii="David" w:hAnsi="David" w:cs="David" w:hint="eastAsia"/>
              <w:sz w:val="24"/>
              <w:szCs w:val="24"/>
              <w:rtl/>
            </w:rPr>
          </w:rPrChange>
        </w:rPr>
        <w:t>שימוש</w:t>
      </w:r>
      <w:r w:rsidRPr="00DE7F64">
        <w:rPr>
          <w:rFonts w:ascii="David" w:hAnsi="David" w:cs="David"/>
          <w:sz w:val="24"/>
          <w:szCs w:val="24"/>
          <w:rtl/>
          <w:rPrChange w:id="324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45" w:author="Avi Cohen" w:date="2022-05-02T11:52:00Z">
            <w:rPr>
              <w:rFonts w:ascii="David" w:hAnsi="David" w:cs="David" w:hint="eastAsia"/>
              <w:sz w:val="24"/>
              <w:szCs w:val="24"/>
              <w:rtl/>
            </w:rPr>
          </w:rPrChange>
        </w:rPr>
        <w:t>במנופים</w:t>
      </w:r>
      <w:r w:rsidRPr="00DE7F64">
        <w:rPr>
          <w:rFonts w:ascii="David" w:hAnsi="David" w:cs="David"/>
          <w:sz w:val="24"/>
          <w:szCs w:val="24"/>
          <w:rtl/>
          <w:rPrChange w:id="3246"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47" w:author="Avi Cohen" w:date="2022-05-02T11:52:00Z">
            <w:rPr>
              <w:rFonts w:ascii="David" w:hAnsi="David" w:cs="David" w:hint="eastAsia"/>
              <w:sz w:val="24"/>
              <w:szCs w:val="24"/>
              <w:rtl/>
            </w:rPr>
          </w:rPrChange>
        </w:rPr>
        <w:t>ו</w:t>
      </w:r>
      <w:r w:rsidRPr="00DE7F64">
        <w:rPr>
          <w:rFonts w:ascii="David" w:hAnsi="David" w:cs="David"/>
          <w:sz w:val="24"/>
          <w:szCs w:val="24"/>
          <w:rtl/>
          <w:rPrChange w:id="3248" w:author="Avi Cohen" w:date="2022-05-02T11:52:00Z">
            <w:rPr>
              <w:rFonts w:ascii="David" w:hAnsi="David" w:cs="David"/>
              <w:sz w:val="24"/>
              <w:szCs w:val="24"/>
              <w:rtl/>
            </w:rPr>
          </w:rPrChange>
        </w:rPr>
        <w:t xml:space="preserve">/או </w:t>
      </w:r>
      <w:r w:rsidRPr="00DE7F64">
        <w:rPr>
          <w:rFonts w:ascii="David" w:hAnsi="David" w:cs="David" w:hint="eastAsia"/>
          <w:sz w:val="24"/>
          <w:szCs w:val="24"/>
          <w:rtl/>
          <w:rPrChange w:id="3249" w:author="Avi Cohen" w:date="2022-05-02T11:52:00Z">
            <w:rPr>
              <w:rFonts w:ascii="David" w:hAnsi="David" w:cs="David" w:hint="eastAsia"/>
              <w:sz w:val="24"/>
              <w:szCs w:val="24"/>
              <w:rtl/>
            </w:rPr>
          </w:rPrChange>
        </w:rPr>
        <w:t>במכונות</w:t>
      </w:r>
      <w:r w:rsidRPr="00DE7F64">
        <w:rPr>
          <w:rFonts w:ascii="David" w:hAnsi="David" w:cs="David"/>
          <w:sz w:val="24"/>
          <w:szCs w:val="24"/>
          <w:rtl/>
          <w:rPrChange w:id="325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51" w:author="Avi Cohen" w:date="2022-05-02T11:52:00Z">
            <w:rPr>
              <w:rFonts w:ascii="David" w:hAnsi="David" w:cs="David" w:hint="eastAsia"/>
              <w:sz w:val="24"/>
              <w:szCs w:val="24"/>
              <w:rtl/>
            </w:rPr>
          </w:rPrChange>
        </w:rPr>
        <w:t>הרמה</w:t>
      </w:r>
      <w:r w:rsidRPr="00DE7F64">
        <w:rPr>
          <w:rFonts w:ascii="David" w:hAnsi="David" w:cs="David"/>
          <w:sz w:val="24"/>
          <w:szCs w:val="24"/>
          <w:rtl/>
          <w:rPrChange w:id="3252"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53" w:author="Avi Cohen" w:date="2022-05-02T11:52:00Z">
            <w:rPr>
              <w:rFonts w:ascii="David" w:hAnsi="David" w:cs="David" w:hint="eastAsia"/>
              <w:sz w:val="24"/>
              <w:szCs w:val="24"/>
              <w:rtl/>
            </w:rPr>
          </w:rPrChange>
        </w:rPr>
        <w:t>עבודות</w:t>
      </w:r>
      <w:r w:rsidRPr="00DE7F64">
        <w:rPr>
          <w:rFonts w:ascii="David" w:hAnsi="David" w:cs="David"/>
          <w:sz w:val="24"/>
          <w:szCs w:val="24"/>
          <w:rtl/>
          <w:rPrChange w:id="3254"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55" w:author="Avi Cohen" w:date="2022-05-02T11:52:00Z">
            <w:rPr>
              <w:rFonts w:ascii="David" w:hAnsi="David" w:cs="David" w:hint="eastAsia"/>
              <w:sz w:val="24"/>
              <w:szCs w:val="24"/>
              <w:rtl/>
            </w:rPr>
          </w:rPrChange>
        </w:rPr>
        <w:t>בגובה</w:t>
      </w:r>
      <w:r w:rsidRPr="00DE7F64">
        <w:rPr>
          <w:rFonts w:ascii="David" w:hAnsi="David" w:cs="David"/>
          <w:sz w:val="24"/>
          <w:szCs w:val="24"/>
          <w:rtl/>
          <w:rPrChange w:id="3256" w:author="Avi Cohen" w:date="2022-05-02T11:52:00Z">
            <w:rPr>
              <w:rFonts w:ascii="David" w:hAnsi="David" w:cs="David"/>
              <w:sz w:val="24"/>
              <w:szCs w:val="24"/>
              <w:rtl/>
            </w:rPr>
          </w:rPrChange>
        </w:rPr>
        <w:t>, פ</w:t>
      </w:r>
      <w:r w:rsidRPr="00DE7F64">
        <w:rPr>
          <w:rFonts w:ascii="David" w:hAnsi="David" w:cs="David" w:hint="eastAsia"/>
          <w:sz w:val="24"/>
          <w:szCs w:val="24"/>
          <w:rtl/>
          <w:rPrChange w:id="3257" w:author="Avi Cohen" w:date="2022-05-02T11:52:00Z">
            <w:rPr>
              <w:rFonts w:ascii="David" w:hAnsi="David" w:cs="David" w:hint="eastAsia"/>
              <w:sz w:val="24"/>
              <w:szCs w:val="24"/>
              <w:rtl/>
            </w:rPr>
          </w:rPrChange>
        </w:rPr>
        <w:t>י</w:t>
      </w:r>
      <w:r w:rsidRPr="00DE7F64">
        <w:rPr>
          <w:rFonts w:ascii="David" w:hAnsi="David" w:cs="David"/>
          <w:sz w:val="24"/>
          <w:szCs w:val="24"/>
          <w:rtl/>
          <w:rPrChange w:id="3258" w:author="Avi Cohen" w:date="2022-05-02T11:52:00Z">
            <w:rPr>
              <w:rFonts w:ascii="David" w:hAnsi="David" w:cs="David"/>
              <w:sz w:val="24"/>
              <w:szCs w:val="24"/>
              <w:rtl/>
            </w:rPr>
          </w:rPrChange>
        </w:rPr>
        <w:t>תיונות ורעלים וכן בדבר העסקת נוער ,</w:t>
      </w:r>
      <w:r w:rsidRPr="00DE7F64">
        <w:rPr>
          <w:rFonts w:ascii="David" w:hAnsi="David" w:cs="David" w:hint="eastAsia"/>
          <w:sz w:val="24"/>
          <w:szCs w:val="24"/>
          <w:rtl/>
          <w:rPrChange w:id="3259" w:author="Avi Cohen" w:date="2022-05-02T11:52:00Z">
            <w:rPr>
              <w:rFonts w:ascii="David" w:hAnsi="David" w:cs="David" w:hint="eastAsia"/>
              <w:sz w:val="24"/>
              <w:szCs w:val="24"/>
              <w:rtl/>
            </w:rPr>
          </w:rPrChange>
        </w:rPr>
        <w:t>עבודות</w:t>
      </w:r>
      <w:r w:rsidRPr="00DE7F64">
        <w:rPr>
          <w:rFonts w:ascii="David" w:hAnsi="David" w:cs="David"/>
          <w:sz w:val="24"/>
          <w:szCs w:val="24"/>
          <w:rtl/>
          <w:rPrChange w:id="326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61" w:author="Avi Cohen" w:date="2022-05-02T11:52:00Z">
            <w:rPr>
              <w:rFonts w:ascii="David" w:hAnsi="David" w:cs="David" w:hint="eastAsia"/>
              <w:sz w:val="24"/>
              <w:szCs w:val="24"/>
              <w:rtl/>
            </w:rPr>
          </w:rPrChange>
        </w:rPr>
        <w:t>חוץ</w:t>
      </w:r>
      <w:r w:rsidRPr="00DE7F64">
        <w:rPr>
          <w:rFonts w:ascii="David" w:hAnsi="David" w:cs="David"/>
          <w:sz w:val="24"/>
          <w:szCs w:val="24"/>
          <w:rtl/>
          <w:rPrChange w:id="3262" w:author="Avi Cohen" w:date="2022-05-02T11:52:00Z">
            <w:rPr>
              <w:rFonts w:ascii="David" w:hAnsi="David" w:cs="David"/>
              <w:sz w:val="24"/>
              <w:szCs w:val="24"/>
              <w:rtl/>
            </w:rPr>
          </w:rPrChange>
        </w:rPr>
        <w:t xml:space="preserve">. הביטוח </w:t>
      </w:r>
      <w:r w:rsidRPr="00DE7F64">
        <w:rPr>
          <w:rFonts w:ascii="David" w:hAnsi="David" w:cs="David" w:hint="eastAsia"/>
          <w:sz w:val="24"/>
          <w:szCs w:val="24"/>
          <w:rtl/>
          <w:rPrChange w:id="3263" w:author="Avi Cohen" w:date="2022-05-02T11:52:00Z">
            <w:rPr>
              <w:rFonts w:ascii="David" w:hAnsi="David" w:cs="David" w:hint="eastAsia"/>
              <w:sz w:val="24"/>
              <w:szCs w:val="24"/>
              <w:rtl/>
            </w:rPr>
          </w:rPrChange>
        </w:rPr>
        <w:t>מ</w:t>
      </w:r>
      <w:r w:rsidRPr="00DE7F64">
        <w:rPr>
          <w:rFonts w:ascii="David" w:hAnsi="David" w:cs="David"/>
          <w:sz w:val="24"/>
          <w:szCs w:val="24"/>
          <w:rtl/>
          <w:rPrChange w:id="3264" w:author="Avi Cohen" w:date="2022-05-02T11:52:00Z">
            <w:rPr>
              <w:rFonts w:ascii="David" w:hAnsi="David" w:cs="David"/>
              <w:sz w:val="24"/>
              <w:szCs w:val="24"/>
              <w:rtl/>
            </w:rPr>
          </w:rPrChange>
        </w:rPr>
        <w:t xml:space="preserve">ורחב לשפות את </w:t>
      </w:r>
      <w:r w:rsidRPr="00DE7F64">
        <w:rPr>
          <w:rFonts w:ascii="David" w:hAnsi="David" w:cs="David" w:hint="eastAsia"/>
          <w:sz w:val="24"/>
          <w:szCs w:val="24"/>
          <w:rtl/>
          <w:rPrChange w:id="3265" w:author="Avi Cohen" w:date="2022-05-02T11:52:00Z">
            <w:rPr>
              <w:rFonts w:ascii="David" w:hAnsi="David" w:cs="David" w:hint="eastAsia"/>
              <w:sz w:val="24"/>
              <w:szCs w:val="24"/>
              <w:rtl/>
            </w:rPr>
          </w:rPrChange>
        </w:rPr>
        <w:t>המזמין</w:t>
      </w:r>
      <w:r w:rsidRPr="00DE7F64">
        <w:rPr>
          <w:rFonts w:ascii="David" w:hAnsi="David" w:cs="David"/>
          <w:sz w:val="24"/>
          <w:szCs w:val="24"/>
          <w:rtl/>
          <w:rPrChange w:id="3266" w:author="Avi Cohen" w:date="2022-05-02T11:52:00Z">
            <w:rPr>
              <w:rFonts w:ascii="David" w:hAnsi="David" w:cs="David"/>
              <w:sz w:val="24"/>
              <w:szCs w:val="24"/>
              <w:rtl/>
            </w:rPr>
          </w:rPrChange>
        </w:rPr>
        <w:t xml:space="preserve"> היה </w:t>
      </w:r>
      <w:r w:rsidRPr="00DE7F64">
        <w:rPr>
          <w:rFonts w:ascii="David" w:hAnsi="David" w:cs="David" w:hint="eastAsia"/>
          <w:sz w:val="24"/>
          <w:szCs w:val="24"/>
          <w:rtl/>
          <w:rPrChange w:id="3267" w:author="Avi Cohen" w:date="2022-05-02T11:52:00Z">
            <w:rPr>
              <w:rFonts w:ascii="David" w:hAnsi="David" w:cs="David" w:hint="eastAsia"/>
              <w:sz w:val="24"/>
              <w:szCs w:val="24"/>
              <w:rtl/>
            </w:rPr>
          </w:rPrChange>
        </w:rPr>
        <w:t>ונטען</w:t>
      </w:r>
      <w:r w:rsidRPr="00DE7F64">
        <w:rPr>
          <w:rFonts w:ascii="David" w:hAnsi="David" w:cs="David"/>
          <w:sz w:val="24"/>
          <w:szCs w:val="24"/>
          <w:rPrChange w:id="3268" w:author="Avi Cohen" w:date="2022-05-02T11:52:00Z">
            <w:rPr>
              <w:rFonts w:ascii="David" w:hAnsi="David" w:cs="David"/>
              <w:sz w:val="24"/>
              <w:szCs w:val="24"/>
            </w:rPr>
          </w:rPrChange>
        </w:rPr>
        <w:t xml:space="preserve"> </w:t>
      </w:r>
      <w:r w:rsidRPr="00DE7F64">
        <w:rPr>
          <w:rFonts w:ascii="David" w:hAnsi="David" w:cs="David"/>
          <w:sz w:val="24"/>
          <w:szCs w:val="24"/>
          <w:rtl/>
          <w:rPrChange w:id="3269" w:author="Avi Cohen" w:date="2022-05-02T11:52:00Z">
            <w:rPr>
              <w:rFonts w:ascii="David" w:hAnsi="David" w:cs="David"/>
              <w:sz w:val="24"/>
              <w:szCs w:val="24"/>
              <w:rtl/>
            </w:rPr>
          </w:rPrChange>
        </w:rPr>
        <w:t xml:space="preserve">לעניין קרות תאונת עבודה </w:t>
      </w:r>
      <w:r w:rsidRPr="00DE7F64">
        <w:rPr>
          <w:rFonts w:ascii="David" w:hAnsi="David" w:cs="David" w:hint="eastAsia"/>
          <w:sz w:val="24"/>
          <w:szCs w:val="24"/>
          <w:rtl/>
          <w:rPrChange w:id="3270" w:author="Avi Cohen" w:date="2022-05-02T11:52:00Z">
            <w:rPr>
              <w:rFonts w:ascii="David" w:hAnsi="David" w:cs="David" w:hint="eastAsia"/>
              <w:sz w:val="24"/>
              <w:szCs w:val="24"/>
              <w:rtl/>
            </w:rPr>
          </w:rPrChange>
        </w:rPr>
        <w:t>ו</w:t>
      </w:r>
      <w:r w:rsidRPr="00DE7F64">
        <w:rPr>
          <w:rFonts w:ascii="David" w:hAnsi="David" w:cs="David"/>
          <w:sz w:val="24"/>
          <w:szCs w:val="24"/>
          <w:rtl/>
          <w:rPrChange w:id="3271" w:author="Avi Cohen" w:date="2022-05-02T11:52:00Z">
            <w:rPr>
              <w:rFonts w:ascii="David" w:hAnsi="David" w:cs="David"/>
              <w:sz w:val="24"/>
              <w:szCs w:val="24"/>
              <w:rtl/>
            </w:rPr>
          </w:rPrChange>
        </w:rPr>
        <w:t xml:space="preserve">/או מחלה </w:t>
      </w:r>
      <w:r w:rsidRPr="00DE7F64">
        <w:rPr>
          <w:rFonts w:ascii="David" w:hAnsi="David" w:cs="David" w:hint="eastAsia"/>
          <w:sz w:val="24"/>
          <w:szCs w:val="24"/>
          <w:rtl/>
          <w:rPrChange w:id="3272" w:author="Avi Cohen" w:date="2022-05-02T11:52:00Z">
            <w:rPr>
              <w:rFonts w:ascii="David" w:hAnsi="David" w:cs="David" w:hint="eastAsia"/>
              <w:sz w:val="24"/>
              <w:szCs w:val="24"/>
              <w:rtl/>
            </w:rPr>
          </w:rPrChange>
        </w:rPr>
        <w:t>כלשהי</w:t>
      </w:r>
      <w:r w:rsidRPr="00DE7F64">
        <w:rPr>
          <w:rFonts w:ascii="David" w:hAnsi="David" w:cs="David"/>
          <w:sz w:val="24"/>
          <w:szCs w:val="24"/>
          <w:rPrChange w:id="3273" w:author="Avi Cohen" w:date="2022-05-02T11:52:00Z">
            <w:rPr>
              <w:rFonts w:ascii="David" w:hAnsi="David" w:cs="David"/>
              <w:sz w:val="24"/>
              <w:szCs w:val="24"/>
            </w:rPr>
          </w:rPrChange>
        </w:rPr>
        <w:t xml:space="preserve"> </w:t>
      </w:r>
      <w:r w:rsidRPr="00DE7F64">
        <w:rPr>
          <w:rFonts w:ascii="David" w:hAnsi="David" w:cs="David"/>
          <w:sz w:val="24"/>
          <w:szCs w:val="24"/>
          <w:rtl/>
          <w:rPrChange w:id="3274" w:author="Avi Cohen" w:date="2022-05-02T11:52:00Z">
            <w:rPr>
              <w:rFonts w:ascii="David" w:hAnsi="David" w:cs="David"/>
              <w:sz w:val="24"/>
              <w:szCs w:val="24"/>
              <w:rtl/>
            </w:rPr>
          </w:rPrChange>
        </w:rPr>
        <w:t>כי ה</w:t>
      </w:r>
      <w:r w:rsidRPr="00DE7F64">
        <w:rPr>
          <w:rFonts w:ascii="David" w:hAnsi="David" w:cs="David" w:hint="eastAsia"/>
          <w:sz w:val="24"/>
          <w:szCs w:val="24"/>
          <w:rtl/>
          <w:rPrChange w:id="3275" w:author="Avi Cohen" w:date="2022-05-02T11:52:00Z">
            <w:rPr>
              <w:rFonts w:ascii="David" w:hAnsi="David" w:cs="David" w:hint="eastAsia"/>
              <w:sz w:val="24"/>
              <w:szCs w:val="24"/>
              <w:rtl/>
            </w:rPr>
          </w:rPrChange>
        </w:rPr>
        <w:t>וא</w:t>
      </w:r>
      <w:r w:rsidRPr="00DE7F64">
        <w:rPr>
          <w:rFonts w:ascii="David" w:hAnsi="David" w:cs="David"/>
          <w:sz w:val="24"/>
          <w:szCs w:val="24"/>
          <w:rtl/>
          <w:rPrChange w:id="3276" w:author="Avi Cohen" w:date="2022-05-02T11:52:00Z">
            <w:rPr>
              <w:rFonts w:ascii="David" w:hAnsi="David" w:cs="David"/>
              <w:sz w:val="24"/>
              <w:szCs w:val="24"/>
              <w:rtl/>
            </w:rPr>
          </w:rPrChange>
        </w:rPr>
        <w:t xml:space="preserve"> נושא בחובות מעביד כלשהם כלפי מי </w:t>
      </w:r>
      <w:r w:rsidRPr="00DE7F64">
        <w:rPr>
          <w:rFonts w:ascii="David" w:hAnsi="David" w:cs="David" w:hint="eastAsia"/>
          <w:sz w:val="24"/>
          <w:szCs w:val="24"/>
          <w:rtl/>
          <w:rPrChange w:id="3277" w:author="Avi Cohen" w:date="2022-05-02T11:52:00Z">
            <w:rPr>
              <w:rFonts w:ascii="David" w:hAnsi="David" w:cs="David" w:hint="eastAsia"/>
              <w:sz w:val="24"/>
              <w:szCs w:val="24"/>
              <w:rtl/>
            </w:rPr>
          </w:rPrChange>
        </w:rPr>
        <w:t>מעובדי</w:t>
      </w:r>
      <w:r w:rsidRPr="00DE7F64">
        <w:rPr>
          <w:rFonts w:ascii="David" w:hAnsi="David" w:cs="David"/>
          <w:sz w:val="24"/>
          <w:szCs w:val="24"/>
          <w:rtl/>
          <w:rPrChange w:id="327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79" w:author="Avi Cohen" w:date="2022-05-02T11:52:00Z">
            <w:rPr>
              <w:rFonts w:ascii="David" w:hAnsi="David" w:cs="David" w:hint="eastAsia"/>
              <w:sz w:val="24"/>
              <w:szCs w:val="24"/>
              <w:rtl/>
            </w:rPr>
          </w:rPrChange>
        </w:rPr>
        <w:t>היועץ</w:t>
      </w:r>
      <w:r w:rsidRPr="00DE7F64">
        <w:rPr>
          <w:rFonts w:ascii="David" w:hAnsi="David" w:cs="David"/>
          <w:sz w:val="24"/>
          <w:szCs w:val="24"/>
          <w:rtl/>
          <w:rPrChange w:id="3280" w:author="Avi Cohen" w:date="2022-05-02T11:52:00Z">
            <w:rPr>
              <w:rFonts w:ascii="David" w:hAnsi="David" w:cs="David"/>
              <w:sz w:val="24"/>
              <w:szCs w:val="24"/>
              <w:rtl/>
            </w:rPr>
          </w:rPrChange>
        </w:rPr>
        <w:t>.</w:t>
      </w:r>
      <w:r w:rsidRPr="00DE7F64">
        <w:rPr>
          <w:rFonts w:ascii="David" w:hAnsi="David" w:cs="David"/>
          <w:sz w:val="24"/>
          <w:szCs w:val="24"/>
          <w:rtl/>
          <w:rPrChange w:id="3281" w:author="Avi Cohen" w:date="2022-05-02T11:52:00Z">
            <w:rPr>
              <w:rFonts w:ascii="David" w:hAnsi="David" w:cs="David"/>
              <w:sz w:val="24"/>
              <w:szCs w:val="24"/>
              <w:rtl/>
            </w:rPr>
          </w:rPrChange>
        </w:rPr>
        <w:tab/>
      </w:r>
      <w:r w:rsidRPr="00DE7F64">
        <w:rPr>
          <w:rFonts w:ascii="David" w:hAnsi="David" w:cs="David"/>
          <w:sz w:val="24"/>
          <w:szCs w:val="24"/>
          <w:rtl/>
          <w:rPrChange w:id="3282" w:author="Avi Cohen" w:date="2022-05-02T11:52:00Z">
            <w:rPr>
              <w:rFonts w:ascii="David" w:hAnsi="David" w:cs="David"/>
              <w:sz w:val="24"/>
              <w:szCs w:val="24"/>
              <w:rtl/>
            </w:rPr>
          </w:rPrChange>
        </w:rPr>
        <w:br/>
      </w:r>
    </w:p>
    <w:p w14:paraId="19C55AAE" w14:textId="77777777" w:rsidR="004E3753" w:rsidRPr="00DE7F64" w:rsidRDefault="004E3753" w:rsidP="004A719C">
      <w:pPr>
        <w:tabs>
          <w:tab w:val="left" w:pos="283"/>
          <w:tab w:val="left" w:pos="708"/>
        </w:tabs>
        <w:spacing w:after="0" w:line="240" w:lineRule="auto"/>
        <w:ind w:left="283" w:hanging="283"/>
        <w:jc w:val="both"/>
        <w:rPr>
          <w:rFonts w:ascii="David" w:hAnsi="David" w:cs="David"/>
          <w:sz w:val="24"/>
          <w:szCs w:val="24"/>
          <w:rtl/>
          <w:rPrChange w:id="3283" w:author="Avi Cohen" w:date="2022-05-02T11:52:00Z">
            <w:rPr>
              <w:rFonts w:ascii="David" w:hAnsi="David" w:cs="David"/>
              <w:sz w:val="24"/>
              <w:szCs w:val="24"/>
              <w:rtl/>
            </w:rPr>
          </w:rPrChange>
        </w:rPr>
      </w:pPr>
      <w:r w:rsidRPr="00DE7F64">
        <w:rPr>
          <w:rFonts w:ascii="David" w:hAnsi="David" w:cs="David"/>
          <w:sz w:val="24"/>
          <w:szCs w:val="24"/>
          <w:rtl/>
          <w:rPrChange w:id="3284" w:author="Avi Cohen" w:date="2022-05-02T11:52:00Z">
            <w:rPr>
              <w:rFonts w:ascii="David" w:hAnsi="David" w:cs="David"/>
              <w:sz w:val="24"/>
              <w:szCs w:val="24"/>
              <w:rtl/>
            </w:rPr>
          </w:rPrChange>
        </w:rPr>
        <w:t>3</w:t>
      </w:r>
      <w:r w:rsidRPr="00DE7F64">
        <w:rPr>
          <w:rFonts w:ascii="David" w:hAnsi="David" w:cs="David"/>
          <w:sz w:val="24"/>
          <w:szCs w:val="24"/>
          <w:rtl/>
          <w:rPrChange w:id="3285" w:author="Avi Cohen" w:date="2022-05-02T11:52:00Z">
            <w:rPr>
              <w:rFonts w:ascii="David" w:hAnsi="David" w:cs="David"/>
              <w:sz w:val="24"/>
              <w:szCs w:val="24"/>
              <w:rtl/>
            </w:rPr>
          </w:rPrChange>
        </w:rPr>
        <w:tab/>
      </w:r>
      <w:r w:rsidRPr="00DE7F64">
        <w:rPr>
          <w:rFonts w:ascii="David" w:hAnsi="David" w:cs="David"/>
          <w:b/>
          <w:bCs/>
          <w:sz w:val="24"/>
          <w:szCs w:val="24"/>
          <w:rtl/>
          <w:rPrChange w:id="3286" w:author="Avi Cohen" w:date="2022-05-02T11:52:00Z">
            <w:rPr>
              <w:rFonts w:ascii="David" w:hAnsi="David" w:cs="David"/>
              <w:b/>
              <w:bCs/>
              <w:sz w:val="24"/>
              <w:szCs w:val="24"/>
              <w:rtl/>
            </w:rPr>
          </w:rPrChange>
        </w:rPr>
        <w:t>ביטוח אחריות כלפי צד שלישי</w:t>
      </w:r>
      <w:r w:rsidRPr="00DE7F64">
        <w:rPr>
          <w:rFonts w:ascii="David" w:hAnsi="David" w:cs="David"/>
          <w:sz w:val="24"/>
          <w:szCs w:val="24"/>
          <w:rtl/>
          <w:rPrChange w:id="328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88" w:author="Avi Cohen" w:date="2022-05-02T11:52:00Z">
            <w:rPr>
              <w:rFonts w:ascii="David" w:hAnsi="David" w:cs="David" w:hint="eastAsia"/>
              <w:sz w:val="24"/>
              <w:szCs w:val="24"/>
              <w:rtl/>
            </w:rPr>
          </w:rPrChange>
        </w:rPr>
        <w:t>המבטח</w:t>
      </w:r>
      <w:r w:rsidRPr="00DE7F64">
        <w:rPr>
          <w:rFonts w:ascii="David" w:hAnsi="David" w:cs="David"/>
          <w:sz w:val="24"/>
          <w:szCs w:val="24"/>
          <w:rtl/>
          <w:rPrChange w:id="3289"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90" w:author="Avi Cohen" w:date="2022-05-02T11:52:00Z">
            <w:rPr>
              <w:rFonts w:ascii="David" w:hAnsi="David" w:cs="David" w:hint="eastAsia"/>
              <w:sz w:val="24"/>
              <w:szCs w:val="24"/>
              <w:rtl/>
            </w:rPr>
          </w:rPrChange>
        </w:rPr>
        <w:t>את</w:t>
      </w:r>
      <w:r w:rsidRPr="00DE7F64">
        <w:rPr>
          <w:rFonts w:ascii="David" w:hAnsi="David" w:cs="David"/>
          <w:sz w:val="24"/>
          <w:szCs w:val="24"/>
          <w:rtl/>
          <w:rPrChange w:id="3291" w:author="Avi Cohen" w:date="2022-05-02T11:52:00Z">
            <w:rPr>
              <w:rFonts w:ascii="David" w:hAnsi="David" w:cs="David"/>
              <w:sz w:val="24"/>
              <w:szCs w:val="24"/>
              <w:rtl/>
            </w:rPr>
          </w:rPrChange>
        </w:rPr>
        <w:t xml:space="preserve"> חבות </w:t>
      </w:r>
      <w:r w:rsidRPr="00DE7F64">
        <w:rPr>
          <w:rFonts w:ascii="David" w:hAnsi="David" w:cs="David" w:hint="eastAsia"/>
          <w:sz w:val="24"/>
          <w:szCs w:val="24"/>
          <w:rtl/>
          <w:rPrChange w:id="3292" w:author="Avi Cohen" w:date="2022-05-02T11:52:00Z">
            <w:rPr>
              <w:rFonts w:ascii="David" w:hAnsi="David" w:cs="David" w:hint="eastAsia"/>
              <w:sz w:val="24"/>
              <w:szCs w:val="24"/>
              <w:rtl/>
            </w:rPr>
          </w:rPrChange>
        </w:rPr>
        <w:t>היועץ</w:t>
      </w:r>
      <w:r w:rsidRPr="00DE7F64">
        <w:rPr>
          <w:rFonts w:ascii="David" w:hAnsi="David" w:cs="David"/>
          <w:sz w:val="24"/>
          <w:szCs w:val="24"/>
          <w:rtl/>
          <w:rPrChange w:id="3293" w:author="Avi Cohen" w:date="2022-05-02T11:52:00Z">
            <w:rPr>
              <w:rFonts w:ascii="David" w:hAnsi="David" w:cs="David"/>
              <w:sz w:val="24"/>
              <w:szCs w:val="24"/>
              <w:rtl/>
            </w:rPr>
          </w:rPrChange>
        </w:rPr>
        <w:t xml:space="preserve"> על פי דין בגבול אחריות שלא יפחת מ- 4,000,000 </w:t>
      </w:r>
      <w:r w:rsidRPr="00DE7F64">
        <w:rPr>
          <w:rFonts w:ascii="David" w:hAnsi="David" w:cs="David" w:hint="eastAsia"/>
          <w:sz w:val="24"/>
          <w:szCs w:val="24"/>
          <w:rtl/>
          <w:rPrChange w:id="3294" w:author="Avi Cohen" w:date="2022-05-02T11:52:00Z">
            <w:rPr>
              <w:rFonts w:ascii="David" w:hAnsi="David" w:cs="David" w:hint="eastAsia"/>
              <w:sz w:val="24"/>
              <w:szCs w:val="24"/>
              <w:rtl/>
            </w:rPr>
          </w:rPrChange>
        </w:rPr>
        <w:t>₪</w:t>
      </w:r>
      <w:r w:rsidRPr="00DE7F64">
        <w:rPr>
          <w:rFonts w:ascii="David" w:hAnsi="David" w:cs="David"/>
          <w:sz w:val="24"/>
          <w:szCs w:val="24"/>
          <w:rtl/>
          <w:rPrChange w:id="3295" w:author="Avi Cohen" w:date="2022-05-02T11:52:00Z">
            <w:rPr>
              <w:rFonts w:ascii="David" w:hAnsi="David" w:cs="David"/>
              <w:sz w:val="24"/>
              <w:szCs w:val="24"/>
              <w:rtl/>
            </w:rPr>
          </w:rPrChange>
        </w:rPr>
        <w:t xml:space="preserve"> (ארבעה </w:t>
      </w:r>
      <w:r w:rsidRPr="00DE7F64">
        <w:rPr>
          <w:rFonts w:ascii="David" w:hAnsi="David" w:cs="David" w:hint="eastAsia"/>
          <w:sz w:val="24"/>
          <w:szCs w:val="24"/>
          <w:rtl/>
          <w:rPrChange w:id="3296" w:author="Avi Cohen" w:date="2022-05-02T11:52:00Z">
            <w:rPr>
              <w:rFonts w:ascii="David" w:hAnsi="David" w:cs="David" w:hint="eastAsia"/>
              <w:sz w:val="24"/>
              <w:szCs w:val="24"/>
              <w:rtl/>
            </w:rPr>
          </w:rPrChange>
        </w:rPr>
        <w:t>מיליון</w:t>
      </w:r>
      <w:r w:rsidRPr="00DE7F64">
        <w:rPr>
          <w:rFonts w:ascii="David" w:hAnsi="David" w:cs="David"/>
          <w:sz w:val="24"/>
          <w:szCs w:val="24"/>
          <w:rtl/>
          <w:rPrChange w:id="329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298" w:author="Avi Cohen" w:date="2022-05-02T11:52:00Z">
            <w:rPr>
              <w:rFonts w:ascii="David" w:hAnsi="David" w:cs="David" w:hint="eastAsia"/>
              <w:sz w:val="24"/>
              <w:szCs w:val="24"/>
              <w:rtl/>
            </w:rPr>
          </w:rPrChange>
        </w:rPr>
        <w:t>₪</w:t>
      </w:r>
      <w:r w:rsidRPr="00DE7F64">
        <w:rPr>
          <w:rFonts w:ascii="David" w:hAnsi="David" w:cs="David"/>
          <w:sz w:val="24"/>
          <w:szCs w:val="24"/>
          <w:rtl/>
          <w:rPrChange w:id="3299" w:author="Avi Cohen" w:date="2022-05-02T11:52:00Z">
            <w:rPr>
              <w:rFonts w:ascii="David" w:hAnsi="David" w:cs="David"/>
              <w:sz w:val="24"/>
              <w:szCs w:val="24"/>
              <w:rtl/>
            </w:rPr>
          </w:rPrChange>
        </w:rPr>
        <w:t>) למקרה ולתקופת ביטוח שנתית, בגין א</w:t>
      </w:r>
      <w:r w:rsidRPr="00DE7F64">
        <w:rPr>
          <w:rFonts w:ascii="David" w:hAnsi="David" w:cs="David" w:hint="eastAsia"/>
          <w:sz w:val="24"/>
          <w:szCs w:val="24"/>
          <w:rtl/>
          <w:rPrChange w:id="3300" w:author="Avi Cohen" w:date="2022-05-02T11:52:00Z">
            <w:rPr>
              <w:rFonts w:ascii="David" w:hAnsi="David" w:cs="David" w:hint="eastAsia"/>
              <w:sz w:val="24"/>
              <w:szCs w:val="24"/>
              <w:rtl/>
            </w:rPr>
          </w:rPrChange>
        </w:rPr>
        <w:t>י</w:t>
      </w:r>
      <w:r w:rsidRPr="00DE7F64">
        <w:rPr>
          <w:rFonts w:ascii="David" w:hAnsi="David" w:cs="David"/>
          <w:sz w:val="24"/>
          <w:szCs w:val="24"/>
          <w:rtl/>
          <w:rPrChange w:id="3301" w:author="Avi Cohen" w:date="2022-05-02T11:52:00Z">
            <w:rPr>
              <w:rFonts w:ascii="David" w:hAnsi="David" w:cs="David"/>
              <w:sz w:val="24"/>
              <w:szCs w:val="24"/>
              <w:rtl/>
            </w:rPr>
          </w:rPrChange>
        </w:rPr>
        <w:t>רועים הנובעים במישרין ו/או בעקיפין מפעולותיו של היועץ ו/או כל מי שפועל מטעמו וכל הבאים מכוחו ויחול על כל אובדן ו/או נזק לגוף ו/או לרכוש.</w:t>
      </w:r>
    </w:p>
    <w:p w14:paraId="4334734B" w14:textId="77777777" w:rsidR="004E3753" w:rsidRPr="00DE7F64" w:rsidRDefault="004E3753" w:rsidP="004A719C">
      <w:pPr>
        <w:tabs>
          <w:tab w:val="left" w:pos="283"/>
          <w:tab w:val="left" w:pos="708"/>
        </w:tabs>
        <w:spacing w:after="0" w:line="240" w:lineRule="auto"/>
        <w:ind w:left="283" w:hanging="283"/>
        <w:jc w:val="both"/>
        <w:rPr>
          <w:rFonts w:ascii="David" w:hAnsi="David" w:cs="David"/>
          <w:sz w:val="24"/>
          <w:szCs w:val="24"/>
          <w:rtl/>
          <w:rPrChange w:id="3302" w:author="Avi Cohen" w:date="2022-05-02T11:52:00Z">
            <w:rPr>
              <w:rFonts w:ascii="David" w:hAnsi="David" w:cs="David"/>
              <w:sz w:val="24"/>
              <w:szCs w:val="24"/>
              <w:rtl/>
            </w:rPr>
          </w:rPrChange>
        </w:rPr>
      </w:pPr>
      <w:r w:rsidRPr="00DE7F64">
        <w:rPr>
          <w:rFonts w:ascii="David" w:hAnsi="David" w:cs="David"/>
          <w:sz w:val="24"/>
          <w:szCs w:val="24"/>
          <w:rtl/>
          <w:rPrChange w:id="3303" w:author="Avi Cohen" w:date="2022-05-02T11:52:00Z">
            <w:rPr>
              <w:rFonts w:ascii="David" w:hAnsi="David" w:cs="David"/>
              <w:sz w:val="24"/>
              <w:szCs w:val="24"/>
              <w:rtl/>
            </w:rPr>
          </w:rPrChange>
        </w:rPr>
        <w:tab/>
      </w:r>
      <w:r w:rsidRPr="00DE7F64">
        <w:rPr>
          <w:rFonts w:ascii="David" w:hAnsi="David" w:cs="David" w:hint="eastAsia"/>
          <w:sz w:val="24"/>
          <w:szCs w:val="24"/>
          <w:rtl/>
          <w:rPrChange w:id="3304" w:author="Avi Cohen" w:date="2022-05-02T11:52:00Z">
            <w:rPr>
              <w:rFonts w:ascii="David" w:hAnsi="David" w:cs="David" w:hint="eastAsia"/>
              <w:sz w:val="24"/>
              <w:szCs w:val="24"/>
              <w:rtl/>
            </w:rPr>
          </w:rPrChange>
        </w:rPr>
        <w:t>ביטוח</w:t>
      </w:r>
      <w:r w:rsidRPr="00DE7F64">
        <w:rPr>
          <w:rFonts w:ascii="David" w:hAnsi="David" w:cs="David"/>
          <w:sz w:val="24"/>
          <w:szCs w:val="24"/>
          <w:rtl/>
          <w:rPrChange w:id="3305" w:author="Avi Cohen" w:date="2022-05-02T11:52:00Z">
            <w:rPr>
              <w:rFonts w:ascii="David" w:hAnsi="David" w:cs="David"/>
              <w:sz w:val="24"/>
              <w:szCs w:val="24"/>
              <w:rtl/>
            </w:rPr>
          </w:rPrChange>
        </w:rPr>
        <w:t xml:space="preserve"> זה לא כפוף לכל הגבלה בדבר חבות הנובעת מאש, התפוצצות, בהלה, מכשירי הרמה, </w:t>
      </w:r>
      <w:r w:rsidRPr="00DE7F64">
        <w:rPr>
          <w:rFonts w:ascii="David" w:hAnsi="David" w:cs="David" w:hint="eastAsia"/>
          <w:sz w:val="24"/>
          <w:szCs w:val="24"/>
          <w:rtl/>
          <w:rPrChange w:id="3306" w:author="Avi Cohen" w:date="2022-05-02T11:52:00Z">
            <w:rPr>
              <w:rFonts w:ascii="David" w:hAnsi="David" w:cs="David" w:hint="eastAsia"/>
              <w:sz w:val="24"/>
              <w:szCs w:val="24"/>
              <w:rtl/>
            </w:rPr>
          </w:rPrChange>
        </w:rPr>
        <w:t>חבות</w:t>
      </w:r>
      <w:r w:rsidRPr="00DE7F64">
        <w:rPr>
          <w:rFonts w:ascii="David" w:hAnsi="David" w:cs="David"/>
          <w:sz w:val="24"/>
          <w:szCs w:val="24"/>
          <w:rPrChange w:id="3307" w:author="Avi Cohen" w:date="2022-05-02T11:52:00Z">
            <w:rPr>
              <w:rFonts w:ascii="David" w:hAnsi="David" w:cs="David"/>
              <w:sz w:val="24"/>
              <w:szCs w:val="24"/>
            </w:rPr>
          </w:rPrChange>
        </w:rPr>
        <w:t xml:space="preserve"> </w:t>
      </w:r>
      <w:r w:rsidRPr="00DE7F64">
        <w:rPr>
          <w:rFonts w:ascii="David" w:hAnsi="David" w:cs="David"/>
          <w:sz w:val="24"/>
          <w:szCs w:val="24"/>
          <w:rtl/>
          <w:rPrChange w:id="3308" w:author="Avi Cohen" w:date="2022-05-02T11:52:00Z">
            <w:rPr>
              <w:rFonts w:ascii="David" w:hAnsi="David" w:cs="David"/>
              <w:sz w:val="24"/>
              <w:szCs w:val="24"/>
              <w:rtl/>
            </w:rPr>
          </w:rPrChange>
        </w:rPr>
        <w:t xml:space="preserve">בגין וכלפי קבלנים, קבלני </w:t>
      </w:r>
      <w:r w:rsidRPr="00DE7F64">
        <w:rPr>
          <w:rFonts w:ascii="David" w:hAnsi="David" w:cs="David" w:hint="eastAsia"/>
          <w:sz w:val="24"/>
          <w:szCs w:val="24"/>
          <w:rtl/>
          <w:rPrChange w:id="3309" w:author="Avi Cohen" w:date="2022-05-02T11:52:00Z">
            <w:rPr>
              <w:rFonts w:ascii="David" w:hAnsi="David" w:cs="David" w:hint="eastAsia"/>
              <w:sz w:val="24"/>
              <w:szCs w:val="24"/>
              <w:rtl/>
            </w:rPr>
          </w:rPrChange>
        </w:rPr>
        <w:t>משנה</w:t>
      </w:r>
      <w:r w:rsidRPr="00DE7F64">
        <w:rPr>
          <w:rFonts w:ascii="David" w:hAnsi="David" w:cs="David"/>
          <w:sz w:val="24"/>
          <w:szCs w:val="24"/>
          <w:rPrChange w:id="3310" w:author="Avi Cohen" w:date="2022-05-02T11:52:00Z">
            <w:rPr>
              <w:rFonts w:ascii="David" w:hAnsi="David" w:cs="David"/>
              <w:sz w:val="24"/>
              <w:szCs w:val="24"/>
            </w:rPr>
          </w:rPrChange>
        </w:rPr>
        <w:t xml:space="preserve"> </w:t>
      </w:r>
      <w:r w:rsidRPr="00DE7F64">
        <w:rPr>
          <w:rFonts w:ascii="David" w:hAnsi="David" w:cs="David"/>
          <w:sz w:val="24"/>
          <w:szCs w:val="24"/>
          <w:rtl/>
          <w:rPrChange w:id="3311" w:author="Avi Cohen" w:date="2022-05-02T11:52:00Z">
            <w:rPr>
              <w:rFonts w:ascii="David" w:hAnsi="David" w:cs="David"/>
              <w:sz w:val="24"/>
              <w:szCs w:val="24"/>
              <w:rtl/>
            </w:rPr>
          </w:rPrChange>
        </w:rPr>
        <w:t xml:space="preserve">ועובדיהם, פריקה וטעינה, מתקנים סניטריים פגומים, הרעלה, כל דבר מזיק במאכל או משקה, שביתה והשבתה, </w:t>
      </w:r>
      <w:r w:rsidRPr="00DE7F64">
        <w:rPr>
          <w:rFonts w:ascii="David" w:hAnsi="David" w:cs="David" w:hint="eastAsia"/>
          <w:sz w:val="24"/>
          <w:szCs w:val="24"/>
          <w:rtl/>
          <w:rPrChange w:id="3312" w:author="Avi Cohen" w:date="2022-05-02T11:52:00Z">
            <w:rPr>
              <w:rFonts w:ascii="David" w:hAnsi="David" w:cs="David" w:hint="eastAsia"/>
              <w:sz w:val="24"/>
              <w:szCs w:val="24"/>
              <w:rtl/>
            </w:rPr>
          </w:rPrChange>
        </w:rPr>
        <w:t>עבודות</w:t>
      </w:r>
      <w:r w:rsidRPr="00DE7F64">
        <w:rPr>
          <w:rFonts w:ascii="David" w:hAnsi="David" w:cs="David"/>
          <w:sz w:val="24"/>
          <w:szCs w:val="24"/>
          <w:rtl/>
          <w:rPrChange w:id="3313"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14" w:author="Avi Cohen" w:date="2022-05-02T11:52:00Z">
            <w:rPr>
              <w:rFonts w:ascii="David" w:hAnsi="David" w:cs="David" w:hint="eastAsia"/>
              <w:sz w:val="24"/>
              <w:szCs w:val="24"/>
              <w:rtl/>
            </w:rPr>
          </w:rPrChange>
        </w:rPr>
        <w:t>חוץ</w:t>
      </w:r>
      <w:r w:rsidRPr="00DE7F64">
        <w:rPr>
          <w:rFonts w:ascii="David" w:hAnsi="David" w:cs="David"/>
          <w:sz w:val="24"/>
          <w:szCs w:val="24"/>
          <w:rtl/>
          <w:rPrChange w:id="3315" w:author="Avi Cohen" w:date="2022-05-02T11:52:00Z">
            <w:rPr>
              <w:rFonts w:ascii="David" w:hAnsi="David" w:cs="David"/>
              <w:sz w:val="24"/>
              <w:szCs w:val="24"/>
              <w:rtl/>
            </w:rPr>
          </w:rPrChange>
        </w:rPr>
        <w:t xml:space="preserve">, וכן תביעות שיבוב מצד המוסד לביטוח לאומי. </w:t>
      </w:r>
      <w:r w:rsidRPr="00DE7F64">
        <w:rPr>
          <w:rFonts w:ascii="David" w:hAnsi="David" w:cs="David"/>
          <w:sz w:val="24"/>
          <w:szCs w:val="24"/>
          <w:rtl/>
          <w:rPrChange w:id="3316" w:author="Avi Cohen" w:date="2022-05-02T11:52:00Z">
            <w:rPr>
              <w:rFonts w:ascii="David" w:hAnsi="David" w:cs="David"/>
              <w:sz w:val="24"/>
              <w:szCs w:val="24"/>
              <w:rtl/>
            </w:rPr>
          </w:rPrChange>
        </w:rPr>
        <w:br/>
      </w:r>
      <w:r w:rsidRPr="00DE7F64">
        <w:rPr>
          <w:rFonts w:ascii="David" w:hAnsi="David" w:cs="David" w:hint="eastAsia"/>
          <w:sz w:val="24"/>
          <w:szCs w:val="24"/>
          <w:rtl/>
          <w:rPrChange w:id="3317" w:author="Avi Cohen" w:date="2022-05-02T11:52:00Z">
            <w:rPr>
              <w:rFonts w:ascii="David" w:hAnsi="David" w:cs="David" w:hint="eastAsia"/>
              <w:sz w:val="24"/>
              <w:szCs w:val="24"/>
              <w:rtl/>
            </w:rPr>
          </w:rPrChange>
        </w:rPr>
        <w:t>הביטוח</w:t>
      </w:r>
      <w:r w:rsidRPr="00DE7F64">
        <w:rPr>
          <w:rFonts w:ascii="David" w:hAnsi="David" w:cs="David"/>
          <w:sz w:val="24"/>
          <w:szCs w:val="24"/>
          <w:rtl/>
          <w:rPrChange w:id="331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19" w:author="Avi Cohen" w:date="2022-05-02T11:52:00Z">
            <w:rPr>
              <w:rFonts w:ascii="David" w:hAnsi="David" w:cs="David" w:hint="eastAsia"/>
              <w:sz w:val="24"/>
              <w:szCs w:val="24"/>
              <w:rtl/>
            </w:rPr>
          </w:rPrChange>
        </w:rPr>
        <w:t>מ</w:t>
      </w:r>
      <w:r w:rsidRPr="00DE7F64">
        <w:rPr>
          <w:rFonts w:ascii="David" w:hAnsi="David" w:cs="David"/>
          <w:sz w:val="24"/>
          <w:szCs w:val="24"/>
          <w:rtl/>
          <w:rPrChange w:id="3320" w:author="Avi Cohen" w:date="2022-05-02T11:52:00Z">
            <w:rPr>
              <w:rFonts w:ascii="David" w:hAnsi="David" w:cs="David"/>
              <w:sz w:val="24"/>
              <w:szCs w:val="24"/>
              <w:rtl/>
            </w:rPr>
          </w:rPrChange>
        </w:rPr>
        <w:t>ורחב ל</w:t>
      </w:r>
      <w:r w:rsidRPr="00DE7F64">
        <w:rPr>
          <w:rFonts w:ascii="David" w:hAnsi="David" w:cs="David" w:hint="eastAsia"/>
          <w:sz w:val="24"/>
          <w:szCs w:val="24"/>
          <w:rtl/>
          <w:rPrChange w:id="3321" w:author="Avi Cohen" w:date="2022-05-02T11:52:00Z">
            <w:rPr>
              <w:rFonts w:ascii="David" w:hAnsi="David" w:cs="David" w:hint="eastAsia"/>
              <w:sz w:val="24"/>
              <w:szCs w:val="24"/>
              <w:rtl/>
            </w:rPr>
          </w:rPrChange>
        </w:rPr>
        <w:t>שפות</w:t>
      </w:r>
      <w:r w:rsidRPr="00DE7F64">
        <w:rPr>
          <w:rFonts w:ascii="David" w:hAnsi="David" w:cs="David"/>
          <w:sz w:val="24"/>
          <w:szCs w:val="24"/>
          <w:rtl/>
          <w:rPrChange w:id="3322" w:author="Avi Cohen" w:date="2022-05-02T11:52:00Z">
            <w:rPr>
              <w:rFonts w:ascii="David" w:hAnsi="David" w:cs="David"/>
              <w:sz w:val="24"/>
              <w:szCs w:val="24"/>
              <w:rtl/>
            </w:rPr>
          </w:rPrChange>
        </w:rPr>
        <w:t xml:space="preserve"> את </w:t>
      </w:r>
      <w:r w:rsidRPr="00DE7F64">
        <w:rPr>
          <w:rFonts w:ascii="David" w:hAnsi="David" w:cs="David" w:hint="eastAsia"/>
          <w:sz w:val="24"/>
          <w:szCs w:val="24"/>
          <w:rtl/>
          <w:rPrChange w:id="3323" w:author="Avi Cohen" w:date="2022-05-02T11:52:00Z">
            <w:rPr>
              <w:rFonts w:ascii="David" w:hAnsi="David" w:cs="David" w:hint="eastAsia"/>
              <w:sz w:val="24"/>
              <w:szCs w:val="24"/>
              <w:rtl/>
            </w:rPr>
          </w:rPrChange>
        </w:rPr>
        <w:t>המזמין</w:t>
      </w:r>
      <w:r w:rsidRPr="00DE7F64">
        <w:rPr>
          <w:rFonts w:ascii="David" w:hAnsi="David" w:cs="David"/>
          <w:sz w:val="24"/>
          <w:szCs w:val="24"/>
          <w:rtl/>
          <w:rPrChange w:id="3324" w:author="Avi Cohen" w:date="2022-05-02T11:52:00Z">
            <w:rPr>
              <w:rFonts w:ascii="David" w:hAnsi="David" w:cs="David"/>
              <w:sz w:val="24"/>
              <w:szCs w:val="24"/>
              <w:rtl/>
            </w:rPr>
          </w:rPrChange>
        </w:rPr>
        <w:t xml:space="preserve"> בגין אחריות</w:t>
      </w:r>
      <w:r w:rsidRPr="00DE7F64">
        <w:rPr>
          <w:rFonts w:ascii="David" w:hAnsi="David" w:cs="David" w:hint="eastAsia"/>
          <w:sz w:val="24"/>
          <w:szCs w:val="24"/>
          <w:rtl/>
          <w:rPrChange w:id="3325" w:author="Avi Cohen" w:date="2022-05-02T11:52:00Z">
            <w:rPr>
              <w:rFonts w:ascii="David" w:hAnsi="David" w:cs="David" w:hint="eastAsia"/>
              <w:sz w:val="24"/>
              <w:szCs w:val="24"/>
              <w:rtl/>
            </w:rPr>
          </w:rPrChange>
        </w:rPr>
        <w:t>ו</w:t>
      </w:r>
      <w:r w:rsidRPr="00DE7F64">
        <w:rPr>
          <w:rFonts w:ascii="David" w:hAnsi="David" w:cs="David"/>
          <w:sz w:val="24"/>
          <w:szCs w:val="24"/>
          <w:rtl/>
          <w:rPrChange w:id="3326" w:author="Avi Cohen" w:date="2022-05-02T11:52:00Z">
            <w:rPr>
              <w:rFonts w:ascii="David" w:hAnsi="David" w:cs="David"/>
              <w:sz w:val="24"/>
              <w:szCs w:val="24"/>
              <w:rtl/>
            </w:rPr>
          </w:rPrChange>
        </w:rPr>
        <w:t xml:space="preserve"> למעשי ו/או מחדלי </w:t>
      </w:r>
      <w:r w:rsidRPr="00DE7F64">
        <w:rPr>
          <w:rFonts w:ascii="David" w:hAnsi="David" w:cs="David" w:hint="eastAsia"/>
          <w:sz w:val="24"/>
          <w:szCs w:val="24"/>
          <w:rtl/>
          <w:rPrChange w:id="3327" w:author="Avi Cohen" w:date="2022-05-02T11:52:00Z">
            <w:rPr>
              <w:rFonts w:ascii="David" w:hAnsi="David" w:cs="David" w:hint="eastAsia"/>
              <w:sz w:val="24"/>
              <w:szCs w:val="24"/>
              <w:rtl/>
            </w:rPr>
          </w:rPrChange>
        </w:rPr>
        <w:t>היועץ</w:t>
      </w:r>
      <w:r w:rsidRPr="00DE7F64">
        <w:rPr>
          <w:rFonts w:ascii="David" w:hAnsi="David" w:cs="David"/>
          <w:sz w:val="24"/>
          <w:szCs w:val="24"/>
          <w:rtl/>
          <w:rPrChange w:id="3328"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29" w:author="Avi Cohen" w:date="2022-05-02T11:52:00Z">
            <w:rPr>
              <w:rFonts w:ascii="David" w:hAnsi="David" w:cs="David" w:hint="eastAsia"/>
              <w:sz w:val="24"/>
              <w:szCs w:val="24"/>
              <w:rtl/>
            </w:rPr>
          </w:rPrChange>
        </w:rPr>
        <w:t>והבאים</w:t>
      </w:r>
      <w:r w:rsidRPr="00DE7F64">
        <w:rPr>
          <w:rFonts w:ascii="David" w:hAnsi="David" w:cs="David"/>
          <w:sz w:val="24"/>
          <w:szCs w:val="24"/>
          <w:rtl/>
          <w:rPrChange w:id="3330"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31" w:author="Avi Cohen" w:date="2022-05-02T11:52:00Z">
            <w:rPr>
              <w:rFonts w:ascii="David" w:hAnsi="David" w:cs="David" w:hint="eastAsia"/>
              <w:sz w:val="24"/>
              <w:szCs w:val="24"/>
              <w:rtl/>
            </w:rPr>
          </w:rPrChange>
        </w:rPr>
        <w:t>מטעמו</w:t>
      </w:r>
      <w:r w:rsidRPr="00DE7F64">
        <w:rPr>
          <w:rFonts w:ascii="David" w:hAnsi="David" w:cs="David"/>
          <w:sz w:val="24"/>
          <w:szCs w:val="24"/>
          <w:rtl/>
          <w:rPrChange w:id="3332" w:author="Avi Cohen" w:date="2022-05-02T11:52:00Z">
            <w:rPr>
              <w:rFonts w:ascii="David" w:hAnsi="David" w:cs="David"/>
              <w:sz w:val="24"/>
              <w:szCs w:val="24"/>
              <w:rtl/>
            </w:rPr>
          </w:rPrChange>
        </w:rPr>
        <w:t>, וזאת בכפוף לסעיף אחריות צולבת לפי נחשב הביטוח כאילו נערך בנפרד עבור כל אחד מיחידי המבוטח.  רכוש המזמין ייחשב כרכוש צד שלישי.</w:t>
      </w:r>
    </w:p>
    <w:p w14:paraId="4E37D2EC" w14:textId="77777777" w:rsidR="004E3753" w:rsidRPr="00DE7F64"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Change w:id="3333" w:author="Avi Cohen" w:date="2022-05-02T11:52:00Z">
            <w:rPr>
              <w:rFonts w:ascii="David" w:hAnsi="David" w:cs="David"/>
              <w:sz w:val="24"/>
              <w:szCs w:val="24"/>
            </w:rPr>
          </w:rPrChange>
        </w:rPr>
      </w:pPr>
      <w:r w:rsidRPr="00DE7F64">
        <w:rPr>
          <w:rFonts w:ascii="David" w:hAnsi="David" w:cs="David"/>
          <w:sz w:val="24"/>
          <w:szCs w:val="24"/>
          <w:rtl/>
          <w:rPrChange w:id="3334" w:author="Avi Cohen" w:date="2022-05-02T11:52:00Z">
            <w:rPr>
              <w:rFonts w:ascii="David" w:hAnsi="David" w:cs="David"/>
              <w:sz w:val="24"/>
              <w:szCs w:val="24"/>
              <w:rtl/>
            </w:rPr>
          </w:rPrChange>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EA376EF" w14:textId="77777777" w:rsidR="004E3753" w:rsidRPr="00DE7F64"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Change w:id="3335" w:author="Avi Cohen" w:date="2022-05-02T11:52:00Z">
            <w:rPr>
              <w:rFonts w:ascii="David" w:hAnsi="David" w:cs="David"/>
              <w:sz w:val="24"/>
              <w:szCs w:val="24"/>
              <w:rtl/>
            </w:rPr>
          </w:rPrChange>
        </w:rPr>
      </w:pPr>
      <w:r w:rsidRPr="00DE7F64">
        <w:rPr>
          <w:rFonts w:ascii="David" w:hAnsi="David" w:cs="David" w:hint="eastAsia"/>
          <w:sz w:val="24"/>
          <w:szCs w:val="24"/>
          <w:rtl/>
          <w:rPrChange w:id="3336" w:author="Avi Cohen" w:date="2022-05-02T11:52:00Z">
            <w:rPr>
              <w:rFonts w:ascii="David" w:hAnsi="David" w:cs="David" w:hint="eastAsia"/>
              <w:sz w:val="24"/>
              <w:szCs w:val="24"/>
              <w:rtl/>
            </w:rPr>
          </w:rPrChange>
        </w:rPr>
        <w:t>הפוליסה</w:t>
      </w:r>
      <w:r w:rsidRPr="00DE7F64">
        <w:rPr>
          <w:rFonts w:ascii="David" w:hAnsi="David" w:cs="David"/>
          <w:sz w:val="24"/>
          <w:szCs w:val="24"/>
          <w:rtl/>
          <w:rPrChange w:id="333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38" w:author="Avi Cohen" w:date="2022-05-02T11:52:00Z">
            <w:rPr>
              <w:rFonts w:ascii="David" w:hAnsi="David" w:cs="David" w:hint="eastAsia"/>
              <w:sz w:val="24"/>
              <w:szCs w:val="24"/>
              <w:rtl/>
            </w:rPr>
          </w:rPrChange>
        </w:rPr>
        <w:t>תכלולנה</w:t>
      </w:r>
      <w:r w:rsidRPr="00DE7F64">
        <w:rPr>
          <w:rFonts w:ascii="David" w:hAnsi="David" w:cs="David"/>
          <w:sz w:val="24"/>
          <w:szCs w:val="24"/>
          <w:rtl/>
          <w:rPrChange w:id="3339"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40" w:author="Avi Cohen" w:date="2022-05-02T11:52:00Z">
            <w:rPr>
              <w:rFonts w:ascii="David" w:hAnsi="David" w:cs="David" w:hint="eastAsia"/>
              <w:sz w:val="24"/>
              <w:szCs w:val="24"/>
              <w:rtl/>
            </w:rPr>
          </w:rPrChange>
        </w:rPr>
        <w:t>התחייבות</w:t>
      </w:r>
      <w:r w:rsidRPr="00DE7F64">
        <w:rPr>
          <w:rFonts w:ascii="David" w:hAnsi="David" w:cs="David"/>
          <w:sz w:val="24"/>
          <w:szCs w:val="24"/>
          <w:rtl/>
          <w:rPrChange w:id="3341"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42" w:author="Avi Cohen" w:date="2022-05-02T11:52:00Z">
            <w:rPr>
              <w:rFonts w:ascii="David" w:hAnsi="David" w:cs="David" w:hint="eastAsia"/>
              <w:sz w:val="24"/>
              <w:szCs w:val="24"/>
              <w:rtl/>
            </w:rPr>
          </w:rPrChange>
        </w:rPr>
        <w:t>לוויתור</w:t>
      </w:r>
      <w:r w:rsidRPr="00DE7F64">
        <w:rPr>
          <w:rFonts w:ascii="David" w:hAnsi="David" w:cs="David"/>
          <w:sz w:val="24"/>
          <w:szCs w:val="24"/>
          <w:rtl/>
          <w:rPrChange w:id="3343"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44" w:author="Avi Cohen" w:date="2022-05-02T11:52:00Z">
            <w:rPr>
              <w:rFonts w:ascii="David" w:hAnsi="David" w:cs="David" w:hint="eastAsia"/>
              <w:sz w:val="24"/>
              <w:szCs w:val="24"/>
              <w:rtl/>
            </w:rPr>
          </w:rPrChange>
        </w:rPr>
        <w:t>על</w:t>
      </w:r>
      <w:r w:rsidRPr="00DE7F64">
        <w:rPr>
          <w:rFonts w:ascii="David" w:hAnsi="David" w:cs="David"/>
          <w:sz w:val="24"/>
          <w:szCs w:val="24"/>
          <w:rtl/>
          <w:rPrChange w:id="3345"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46" w:author="Avi Cohen" w:date="2022-05-02T11:52:00Z">
            <w:rPr>
              <w:rFonts w:ascii="David" w:hAnsi="David" w:cs="David" w:hint="eastAsia"/>
              <w:sz w:val="24"/>
              <w:szCs w:val="24"/>
              <w:rtl/>
            </w:rPr>
          </w:rPrChange>
        </w:rPr>
        <w:t>זכות</w:t>
      </w:r>
      <w:r w:rsidRPr="00DE7F64">
        <w:rPr>
          <w:rFonts w:ascii="David" w:hAnsi="David" w:cs="David"/>
          <w:sz w:val="24"/>
          <w:szCs w:val="24"/>
          <w:rtl/>
          <w:rPrChange w:id="334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48" w:author="Avi Cohen" w:date="2022-05-02T11:52:00Z">
            <w:rPr>
              <w:rFonts w:ascii="David" w:hAnsi="David" w:cs="David" w:hint="eastAsia"/>
              <w:sz w:val="24"/>
              <w:szCs w:val="24"/>
              <w:rtl/>
            </w:rPr>
          </w:rPrChange>
        </w:rPr>
        <w:t>שיבוב</w:t>
      </w:r>
      <w:r w:rsidRPr="00DE7F64">
        <w:rPr>
          <w:rFonts w:ascii="David" w:hAnsi="David" w:cs="David"/>
          <w:sz w:val="24"/>
          <w:szCs w:val="24"/>
          <w:rtl/>
          <w:rPrChange w:id="3349"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50" w:author="Avi Cohen" w:date="2022-05-02T11:52:00Z">
            <w:rPr>
              <w:rFonts w:ascii="David" w:hAnsi="David" w:cs="David" w:hint="eastAsia"/>
              <w:sz w:val="24"/>
              <w:szCs w:val="24"/>
              <w:rtl/>
            </w:rPr>
          </w:rPrChange>
        </w:rPr>
        <w:t>כלפי</w:t>
      </w:r>
      <w:r w:rsidRPr="00DE7F64">
        <w:rPr>
          <w:rFonts w:ascii="David" w:hAnsi="David" w:cs="David"/>
          <w:sz w:val="24"/>
          <w:szCs w:val="24"/>
          <w:rtl/>
          <w:rPrChange w:id="3351"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52" w:author="Avi Cohen" w:date="2022-05-02T11:52:00Z">
            <w:rPr>
              <w:rFonts w:ascii="David" w:hAnsi="David" w:cs="David" w:hint="eastAsia"/>
              <w:sz w:val="24"/>
              <w:szCs w:val="24"/>
              <w:rtl/>
            </w:rPr>
          </w:rPrChange>
        </w:rPr>
        <w:t>המזמין</w:t>
      </w:r>
      <w:r w:rsidRPr="00DE7F64">
        <w:rPr>
          <w:rFonts w:ascii="David" w:hAnsi="David" w:cs="David"/>
          <w:sz w:val="24"/>
          <w:szCs w:val="24"/>
          <w:rtl/>
          <w:rPrChange w:id="3353"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54" w:author="Avi Cohen" w:date="2022-05-02T11:52:00Z">
            <w:rPr>
              <w:rFonts w:ascii="David" w:hAnsi="David" w:cs="David" w:hint="eastAsia"/>
              <w:sz w:val="24"/>
              <w:szCs w:val="24"/>
              <w:rtl/>
            </w:rPr>
          </w:rPrChange>
        </w:rPr>
        <w:t>עובדיו</w:t>
      </w:r>
      <w:r w:rsidRPr="00DE7F64">
        <w:rPr>
          <w:rFonts w:ascii="David" w:hAnsi="David" w:cs="David"/>
          <w:sz w:val="24"/>
          <w:szCs w:val="24"/>
          <w:rtl/>
          <w:rPrChange w:id="3355"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56" w:author="Avi Cohen" w:date="2022-05-02T11:52:00Z">
            <w:rPr>
              <w:rFonts w:ascii="David" w:hAnsi="David" w:cs="David" w:hint="eastAsia"/>
              <w:sz w:val="24"/>
              <w:szCs w:val="24"/>
              <w:rtl/>
            </w:rPr>
          </w:rPrChange>
        </w:rPr>
        <w:t>והבאים</w:t>
      </w:r>
      <w:r w:rsidRPr="00DE7F64">
        <w:rPr>
          <w:rFonts w:ascii="David" w:hAnsi="David" w:cs="David"/>
          <w:sz w:val="24"/>
          <w:szCs w:val="24"/>
          <w:rtl/>
          <w:rPrChange w:id="335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58" w:author="Avi Cohen" w:date="2022-05-02T11:52:00Z">
            <w:rPr>
              <w:rFonts w:ascii="David" w:hAnsi="David" w:cs="David" w:hint="eastAsia"/>
              <w:sz w:val="24"/>
              <w:szCs w:val="24"/>
              <w:rtl/>
            </w:rPr>
          </w:rPrChange>
        </w:rPr>
        <w:t>מטעמו</w:t>
      </w:r>
      <w:r w:rsidRPr="00DE7F64">
        <w:rPr>
          <w:rFonts w:ascii="David" w:hAnsi="David" w:cs="David"/>
          <w:sz w:val="24"/>
          <w:szCs w:val="24"/>
          <w:rtl/>
          <w:rPrChange w:id="3359"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60" w:author="Avi Cohen" w:date="2022-05-02T11:52:00Z">
            <w:rPr>
              <w:rFonts w:ascii="David" w:hAnsi="David" w:cs="David" w:hint="eastAsia"/>
              <w:sz w:val="24"/>
              <w:szCs w:val="24"/>
              <w:rtl/>
            </w:rPr>
          </w:rPrChange>
        </w:rPr>
        <w:t>אולם</w:t>
      </w:r>
      <w:r w:rsidRPr="00DE7F64">
        <w:rPr>
          <w:rFonts w:ascii="David" w:hAnsi="David" w:cs="David"/>
          <w:sz w:val="24"/>
          <w:szCs w:val="24"/>
          <w:rtl/>
          <w:rPrChange w:id="3361"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62" w:author="Avi Cohen" w:date="2022-05-02T11:52:00Z">
            <w:rPr>
              <w:rFonts w:ascii="David" w:hAnsi="David" w:cs="David" w:hint="eastAsia"/>
              <w:sz w:val="24"/>
              <w:szCs w:val="24"/>
              <w:rtl/>
            </w:rPr>
          </w:rPrChange>
        </w:rPr>
        <w:t>האמור</w:t>
      </w:r>
      <w:r w:rsidRPr="00DE7F64">
        <w:rPr>
          <w:rFonts w:ascii="David" w:hAnsi="David" w:cs="David"/>
          <w:sz w:val="24"/>
          <w:szCs w:val="24"/>
          <w:rtl/>
          <w:rPrChange w:id="3363"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64" w:author="Avi Cohen" w:date="2022-05-02T11:52:00Z">
            <w:rPr>
              <w:rFonts w:ascii="David" w:hAnsi="David" w:cs="David" w:hint="eastAsia"/>
              <w:sz w:val="24"/>
              <w:szCs w:val="24"/>
              <w:rtl/>
            </w:rPr>
          </w:rPrChange>
        </w:rPr>
        <w:t>בדבר</w:t>
      </w:r>
      <w:r w:rsidRPr="00DE7F64">
        <w:rPr>
          <w:rFonts w:ascii="David" w:hAnsi="David" w:cs="David"/>
          <w:sz w:val="24"/>
          <w:szCs w:val="24"/>
          <w:rtl/>
          <w:rPrChange w:id="3365"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66" w:author="Avi Cohen" w:date="2022-05-02T11:52:00Z">
            <w:rPr>
              <w:rFonts w:ascii="David" w:hAnsi="David" w:cs="David" w:hint="eastAsia"/>
              <w:sz w:val="24"/>
              <w:szCs w:val="24"/>
              <w:rtl/>
            </w:rPr>
          </w:rPrChange>
        </w:rPr>
        <w:t>ויתור</w:t>
      </w:r>
      <w:r w:rsidRPr="00DE7F64">
        <w:rPr>
          <w:rFonts w:ascii="David" w:hAnsi="David" w:cs="David"/>
          <w:sz w:val="24"/>
          <w:szCs w:val="24"/>
          <w:rtl/>
          <w:rPrChange w:id="336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68" w:author="Avi Cohen" w:date="2022-05-02T11:52:00Z">
            <w:rPr>
              <w:rFonts w:ascii="David" w:hAnsi="David" w:cs="David" w:hint="eastAsia"/>
              <w:sz w:val="24"/>
              <w:szCs w:val="24"/>
              <w:rtl/>
            </w:rPr>
          </w:rPrChange>
        </w:rPr>
        <w:t>על</w:t>
      </w:r>
      <w:r w:rsidRPr="00DE7F64">
        <w:rPr>
          <w:rFonts w:ascii="David" w:hAnsi="David" w:cs="David"/>
          <w:sz w:val="24"/>
          <w:szCs w:val="24"/>
          <w:rtl/>
          <w:rPrChange w:id="3369"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70" w:author="Avi Cohen" w:date="2022-05-02T11:52:00Z">
            <w:rPr>
              <w:rFonts w:ascii="David" w:hAnsi="David" w:cs="David" w:hint="eastAsia"/>
              <w:sz w:val="24"/>
              <w:szCs w:val="24"/>
              <w:rtl/>
            </w:rPr>
          </w:rPrChange>
        </w:rPr>
        <w:t>זכות</w:t>
      </w:r>
      <w:r w:rsidRPr="00DE7F64">
        <w:rPr>
          <w:rFonts w:ascii="David" w:hAnsi="David" w:cs="David"/>
          <w:sz w:val="24"/>
          <w:szCs w:val="24"/>
          <w:rtl/>
          <w:rPrChange w:id="3371"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72" w:author="Avi Cohen" w:date="2022-05-02T11:52:00Z">
            <w:rPr>
              <w:rFonts w:ascii="David" w:hAnsi="David" w:cs="David" w:hint="eastAsia"/>
              <w:sz w:val="24"/>
              <w:szCs w:val="24"/>
              <w:rtl/>
            </w:rPr>
          </w:rPrChange>
        </w:rPr>
        <w:t>השיבוב</w:t>
      </w:r>
      <w:r w:rsidRPr="00DE7F64">
        <w:rPr>
          <w:rFonts w:ascii="David" w:hAnsi="David" w:cs="David"/>
          <w:sz w:val="24"/>
          <w:szCs w:val="24"/>
          <w:rtl/>
          <w:rPrChange w:id="3373"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74" w:author="Avi Cohen" w:date="2022-05-02T11:52:00Z">
            <w:rPr>
              <w:rFonts w:ascii="David" w:hAnsi="David" w:cs="David" w:hint="eastAsia"/>
              <w:sz w:val="24"/>
              <w:szCs w:val="24"/>
              <w:rtl/>
            </w:rPr>
          </w:rPrChange>
        </w:rPr>
        <w:t>לא</w:t>
      </w:r>
      <w:r w:rsidRPr="00DE7F64">
        <w:rPr>
          <w:rFonts w:ascii="David" w:hAnsi="David" w:cs="David"/>
          <w:sz w:val="24"/>
          <w:szCs w:val="24"/>
          <w:rtl/>
          <w:rPrChange w:id="3375"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76" w:author="Avi Cohen" w:date="2022-05-02T11:52:00Z">
            <w:rPr>
              <w:rFonts w:ascii="David" w:hAnsi="David" w:cs="David" w:hint="eastAsia"/>
              <w:sz w:val="24"/>
              <w:szCs w:val="24"/>
              <w:rtl/>
            </w:rPr>
          </w:rPrChange>
        </w:rPr>
        <w:t>יחול</w:t>
      </w:r>
      <w:r w:rsidRPr="00DE7F64">
        <w:rPr>
          <w:rFonts w:ascii="David" w:hAnsi="David" w:cs="David"/>
          <w:sz w:val="24"/>
          <w:szCs w:val="24"/>
          <w:rtl/>
          <w:rPrChange w:id="3377"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78" w:author="Avi Cohen" w:date="2022-05-02T11:52:00Z">
            <w:rPr>
              <w:rFonts w:ascii="David" w:hAnsi="David" w:cs="David" w:hint="eastAsia"/>
              <w:sz w:val="24"/>
              <w:szCs w:val="24"/>
              <w:rtl/>
            </w:rPr>
          </w:rPrChange>
        </w:rPr>
        <w:t>לטובת</w:t>
      </w:r>
      <w:r w:rsidRPr="00DE7F64">
        <w:rPr>
          <w:rFonts w:ascii="David" w:hAnsi="David" w:cs="David"/>
          <w:sz w:val="24"/>
          <w:szCs w:val="24"/>
          <w:rtl/>
          <w:rPrChange w:id="3379"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80" w:author="Avi Cohen" w:date="2022-05-02T11:52:00Z">
            <w:rPr>
              <w:rFonts w:ascii="David" w:hAnsi="David" w:cs="David" w:hint="eastAsia"/>
              <w:sz w:val="24"/>
              <w:szCs w:val="24"/>
              <w:rtl/>
            </w:rPr>
          </w:rPrChange>
        </w:rPr>
        <w:t>אדם</w:t>
      </w:r>
      <w:r w:rsidRPr="00DE7F64">
        <w:rPr>
          <w:rFonts w:ascii="David" w:hAnsi="David" w:cs="David"/>
          <w:sz w:val="24"/>
          <w:szCs w:val="24"/>
          <w:rtl/>
          <w:rPrChange w:id="3381"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82" w:author="Avi Cohen" w:date="2022-05-02T11:52:00Z">
            <w:rPr>
              <w:rFonts w:ascii="David" w:hAnsi="David" w:cs="David" w:hint="eastAsia"/>
              <w:sz w:val="24"/>
              <w:szCs w:val="24"/>
              <w:rtl/>
            </w:rPr>
          </w:rPrChange>
        </w:rPr>
        <w:t>שגרם</w:t>
      </w:r>
      <w:r w:rsidRPr="00DE7F64">
        <w:rPr>
          <w:rFonts w:ascii="David" w:hAnsi="David" w:cs="David"/>
          <w:sz w:val="24"/>
          <w:szCs w:val="24"/>
          <w:rtl/>
          <w:rPrChange w:id="3383"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84" w:author="Avi Cohen" w:date="2022-05-02T11:52:00Z">
            <w:rPr>
              <w:rFonts w:ascii="David" w:hAnsi="David" w:cs="David" w:hint="eastAsia"/>
              <w:sz w:val="24"/>
              <w:szCs w:val="24"/>
              <w:rtl/>
            </w:rPr>
          </w:rPrChange>
        </w:rPr>
        <w:t>לנזק</w:t>
      </w:r>
      <w:r w:rsidRPr="00DE7F64">
        <w:rPr>
          <w:rFonts w:ascii="David" w:hAnsi="David" w:cs="David"/>
          <w:sz w:val="24"/>
          <w:szCs w:val="24"/>
          <w:rtl/>
          <w:rPrChange w:id="3385" w:author="Avi Cohen" w:date="2022-05-02T11:52:00Z">
            <w:rPr>
              <w:rFonts w:ascii="David" w:hAnsi="David" w:cs="David"/>
              <w:sz w:val="24"/>
              <w:szCs w:val="24"/>
              <w:rtl/>
            </w:rPr>
          </w:rPrChange>
        </w:rPr>
        <w:t xml:space="preserve"> </w:t>
      </w:r>
      <w:r w:rsidRPr="00DE7F64">
        <w:rPr>
          <w:rFonts w:ascii="David" w:hAnsi="David" w:cs="David" w:hint="eastAsia"/>
          <w:sz w:val="24"/>
          <w:szCs w:val="24"/>
          <w:rtl/>
          <w:rPrChange w:id="3386" w:author="Avi Cohen" w:date="2022-05-02T11:52:00Z">
            <w:rPr>
              <w:rFonts w:ascii="David" w:hAnsi="David" w:cs="David" w:hint="eastAsia"/>
              <w:sz w:val="24"/>
              <w:szCs w:val="24"/>
              <w:rtl/>
            </w:rPr>
          </w:rPrChange>
        </w:rPr>
        <w:t>בזדון</w:t>
      </w:r>
      <w:r w:rsidRPr="00DE7F64">
        <w:rPr>
          <w:rFonts w:ascii="David" w:hAnsi="David" w:cs="David"/>
          <w:sz w:val="24"/>
          <w:szCs w:val="24"/>
          <w:rtl/>
          <w:rPrChange w:id="3387" w:author="Avi Cohen" w:date="2022-05-02T11:52:00Z">
            <w:rPr>
              <w:rFonts w:ascii="David" w:hAnsi="David" w:cs="David"/>
              <w:sz w:val="24"/>
              <w:szCs w:val="24"/>
              <w:rtl/>
            </w:rPr>
          </w:rPrChange>
        </w:rPr>
        <w:t>.</w:t>
      </w:r>
    </w:p>
    <w:p w14:paraId="70168870" w14:textId="77777777" w:rsidR="004E3753" w:rsidRPr="00DE7F64"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Change w:id="3388" w:author="Avi Cohen" w:date="2022-05-02T11:52:00Z">
            <w:rPr>
              <w:rFonts w:ascii="David" w:hAnsi="David" w:cs="David"/>
              <w:sz w:val="24"/>
              <w:szCs w:val="24"/>
            </w:rPr>
          </w:rPrChange>
        </w:rPr>
      </w:pPr>
      <w:r w:rsidRPr="00DE7F64">
        <w:rPr>
          <w:rFonts w:ascii="David" w:hAnsi="David" w:cs="David"/>
          <w:sz w:val="24"/>
          <w:szCs w:val="24"/>
          <w:rtl/>
          <w:rPrChange w:id="3389" w:author="Avi Cohen" w:date="2022-05-02T11:52:00Z">
            <w:rPr>
              <w:rFonts w:ascii="David" w:hAnsi="David" w:cs="David"/>
              <w:sz w:val="24"/>
              <w:szCs w:val="24"/>
              <w:rtl/>
            </w:rPr>
          </w:rPrChange>
        </w:rPr>
        <w:t xml:space="preserve">כמו כן </w:t>
      </w:r>
      <w:r w:rsidRPr="00DE7F64">
        <w:rPr>
          <w:rFonts w:ascii="David" w:hAnsi="David" w:cs="David" w:hint="eastAsia"/>
          <w:sz w:val="24"/>
          <w:szCs w:val="24"/>
          <w:rtl/>
          <w:rPrChange w:id="3390" w:author="Avi Cohen" w:date="2022-05-02T11:52:00Z">
            <w:rPr>
              <w:rFonts w:ascii="David" w:hAnsi="David" w:cs="David" w:hint="eastAsia"/>
              <w:sz w:val="24"/>
              <w:szCs w:val="24"/>
              <w:rtl/>
            </w:rPr>
          </w:rPrChange>
        </w:rPr>
        <w:t>היועץ</w:t>
      </w:r>
      <w:r w:rsidRPr="00DE7F64">
        <w:rPr>
          <w:rFonts w:ascii="David" w:hAnsi="David" w:cs="David"/>
          <w:sz w:val="24"/>
          <w:szCs w:val="24"/>
          <w:rtl/>
          <w:rPrChange w:id="3391" w:author="Avi Cohen" w:date="2022-05-02T11:52:00Z">
            <w:rPr>
              <w:rFonts w:ascii="David" w:hAnsi="David" w:cs="David"/>
              <w:sz w:val="24"/>
              <w:szCs w:val="24"/>
              <w:rtl/>
            </w:rPr>
          </w:rPrChange>
        </w:rPr>
        <w:t xml:space="preserve"> מתחייב שהכיסוי על פי הפוליסות לא יבוטל ולא יחול בו שינוי לרעה, אלא אם תימסר הודעה כתובה בדואר רשום לידי המזמין לפחות 60 יום מראש.</w:t>
      </w:r>
    </w:p>
    <w:p w14:paraId="2B7D13D2" w14:textId="77777777" w:rsidR="004E3753" w:rsidRPr="00DE7F64"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Change w:id="3392" w:author="Avi Cohen" w:date="2022-05-02T11:52:00Z">
            <w:rPr>
              <w:rFonts w:ascii="David" w:hAnsi="David" w:cs="David"/>
              <w:sz w:val="24"/>
              <w:szCs w:val="24"/>
              <w:rtl/>
            </w:rPr>
          </w:rPrChange>
        </w:rPr>
      </w:pPr>
      <w:r w:rsidRPr="00DE7F64">
        <w:rPr>
          <w:rFonts w:ascii="David" w:hAnsi="David" w:cs="David"/>
          <w:sz w:val="24"/>
          <w:szCs w:val="24"/>
          <w:rtl/>
          <w:rPrChange w:id="3393" w:author="Avi Cohen" w:date="2022-05-02T11:52:00Z">
            <w:rPr>
              <w:rFonts w:ascii="David" w:hAnsi="David" w:cs="David"/>
              <w:sz w:val="24"/>
              <w:szCs w:val="24"/>
              <w:rtl/>
            </w:rPr>
          </w:rPrChange>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86E1EC0" w14:textId="77777777" w:rsidR="00CE2C28" w:rsidRPr="00DE7F64"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3394" w:author="Avi Cohen" w:date="2022-05-02T11:52:00Z">
            <w:rPr>
              <w:rFonts w:ascii="Times New Roman" w:eastAsia="Times New Roman" w:hAnsi="Times New Roman" w:cs="David"/>
              <w:sz w:val="20"/>
              <w:szCs w:val="24"/>
              <w:rtl/>
              <w:lang w:eastAsia="he-IL"/>
            </w:rPr>
          </w:rPrChange>
        </w:rPr>
      </w:pPr>
      <w:r w:rsidRPr="00DE7F64">
        <w:rPr>
          <w:rFonts w:ascii="David" w:hAnsi="David" w:cs="David"/>
          <w:sz w:val="24"/>
          <w:szCs w:val="24"/>
          <w:rtl/>
          <w:rPrChange w:id="3395" w:author="Avi Cohen" w:date="2022-05-02T11:52:00Z">
            <w:rPr>
              <w:rFonts w:ascii="David" w:hAnsi="David" w:cs="David"/>
              <w:sz w:val="24"/>
              <w:szCs w:val="24"/>
              <w:rtl/>
            </w:rPr>
          </w:rPrChange>
        </w:rPr>
        <w:t xml:space="preserve"> </w:t>
      </w:r>
      <w:r w:rsidR="00CE2C28" w:rsidRPr="00DE7F64">
        <w:rPr>
          <w:rFonts w:ascii="Times New Roman" w:eastAsia="Times New Roman" w:hAnsi="Times New Roman" w:cs="David" w:hint="cs"/>
          <w:bCs/>
          <w:sz w:val="20"/>
          <w:szCs w:val="24"/>
          <w:u w:val="single"/>
          <w:rtl/>
          <w:lang w:eastAsia="he-IL"/>
          <w:rPrChange w:id="3396" w:author="Avi Cohen" w:date="2022-05-02T11:52:00Z">
            <w:rPr>
              <w:rFonts w:ascii="Times New Roman" w:eastAsia="Times New Roman" w:hAnsi="Times New Roman" w:cs="David" w:hint="cs"/>
              <w:bCs/>
              <w:sz w:val="20"/>
              <w:szCs w:val="24"/>
              <w:u w:val="single"/>
              <w:rtl/>
              <w:lang w:eastAsia="he-IL"/>
            </w:rPr>
          </w:rPrChange>
        </w:rPr>
        <w:t>נספח "ז1'"</w:t>
      </w:r>
    </w:p>
    <w:p w14:paraId="339EA62F" w14:textId="77777777" w:rsidR="00CE2C28" w:rsidRPr="00DE7F64"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3397"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eastAsia"/>
          <w:b/>
          <w:bCs/>
          <w:sz w:val="20"/>
          <w:szCs w:val="24"/>
          <w:u w:val="single"/>
          <w:rtl/>
          <w:lang w:eastAsia="he-IL"/>
          <w:rPrChange w:id="3398" w:author="Avi Cohen" w:date="2022-05-02T11:52:00Z">
            <w:rPr>
              <w:rFonts w:ascii="Times New Roman" w:eastAsia="Times New Roman" w:hAnsi="Times New Roman" w:cs="David" w:hint="eastAsia"/>
              <w:b/>
              <w:bCs/>
              <w:sz w:val="20"/>
              <w:szCs w:val="24"/>
              <w:u w:val="single"/>
              <w:rtl/>
              <w:lang w:eastAsia="he-IL"/>
            </w:rPr>
          </w:rPrChange>
        </w:rPr>
        <w:t>אישור</w:t>
      </w:r>
      <w:r w:rsidRPr="00DE7F64">
        <w:rPr>
          <w:rFonts w:ascii="Times New Roman" w:eastAsia="Times New Roman" w:hAnsi="Times New Roman" w:cs="David"/>
          <w:b/>
          <w:bCs/>
          <w:sz w:val="20"/>
          <w:szCs w:val="24"/>
          <w:u w:val="single"/>
          <w:rtl/>
          <w:lang w:eastAsia="he-IL"/>
          <w:rPrChange w:id="3399" w:author="Avi Cohen" w:date="2022-05-02T11:52:00Z">
            <w:rPr>
              <w:rFonts w:ascii="Times New Roman" w:eastAsia="Times New Roman" w:hAnsi="Times New Roman" w:cs="David"/>
              <w:b/>
              <w:bCs/>
              <w:sz w:val="20"/>
              <w:szCs w:val="24"/>
              <w:u w:val="single"/>
              <w:rtl/>
              <w:lang w:eastAsia="he-IL"/>
            </w:rPr>
          </w:rPrChange>
        </w:rPr>
        <w:t xml:space="preserve"> </w:t>
      </w:r>
      <w:r w:rsidRPr="00DE7F64">
        <w:rPr>
          <w:rFonts w:ascii="Times New Roman" w:eastAsia="Times New Roman" w:hAnsi="Times New Roman" w:cs="David" w:hint="eastAsia"/>
          <w:b/>
          <w:bCs/>
          <w:sz w:val="20"/>
          <w:szCs w:val="24"/>
          <w:u w:val="single"/>
          <w:rtl/>
          <w:lang w:eastAsia="he-IL"/>
          <w:rPrChange w:id="3400" w:author="Avi Cohen" w:date="2022-05-02T11:52:00Z">
            <w:rPr>
              <w:rFonts w:ascii="Times New Roman" w:eastAsia="Times New Roman" w:hAnsi="Times New Roman" w:cs="David" w:hint="eastAsia"/>
              <w:b/>
              <w:bCs/>
              <w:sz w:val="20"/>
              <w:szCs w:val="24"/>
              <w:u w:val="single"/>
              <w:rtl/>
              <w:lang w:eastAsia="he-IL"/>
            </w:rPr>
          </w:rPrChange>
        </w:rPr>
        <w:t>על</w:t>
      </w:r>
      <w:r w:rsidRPr="00DE7F64">
        <w:rPr>
          <w:rFonts w:ascii="Times New Roman" w:eastAsia="Times New Roman" w:hAnsi="Times New Roman" w:cs="David"/>
          <w:b/>
          <w:bCs/>
          <w:sz w:val="20"/>
          <w:szCs w:val="24"/>
          <w:u w:val="single"/>
          <w:rtl/>
          <w:lang w:eastAsia="he-IL"/>
          <w:rPrChange w:id="3401" w:author="Avi Cohen" w:date="2022-05-02T11:52:00Z">
            <w:rPr>
              <w:rFonts w:ascii="Times New Roman" w:eastAsia="Times New Roman" w:hAnsi="Times New Roman" w:cs="David"/>
              <w:b/>
              <w:bCs/>
              <w:sz w:val="20"/>
              <w:szCs w:val="24"/>
              <w:u w:val="single"/>
              <w:rtl/>
              <w:lang w:eastAsia="he-IL"/>
            </w:rPr>
          </w:rPrChange>
        </w:rPr>
        <w:t xml:space="preserve"> </w:t>
      </w:r>
      <w:r w:rsidRPr="00DE7F64">
        <w:rPr>
          <w:rFonts w:ascii="Times New Roman" w:eastAsia="Times New Roman" w:hAnsi="Times New Roman" w:cs="David" w:hint="eastAsia"/>
          <w:b/>
          <w:bCs/>
          <w:sz w:val="20"/>
          <w:szCs w:val="24"/>
          <w:u w:val="single"/>
          <w:rtl/>
          <w:lang w:eastAsia="he-IL"/>
          <w:rPrChange w:id="3402" w:author="Avi Cohen" w:date="2022-05-02T11:52:00Z">
            <w:rPr>
              <w:rFonts w:ascii="Times New Roman" w:eastAsia="Times New Roman" w:hAnsi="Times New Roman" w:cs="David" w:hint="eastAsia"/>
              <w:b/>
              <w:bCs/>
              <w:sz w:val="20"/>
              <w:szCs w:val="24"/>
              <w:u w:val="single"/>
              <w:rtl/>
              <w:lang w:eastAsia="he-IL"/>
            </w:rPr>
          </w:rPrChange>
        </w:rPr>
        <w:t>קיום</w:t>
      </w:r>
      <w:r w:rsidRPr="00DE7F64">
        <w:rPr>
          <w:rFonts w:ascii="Times New Roman" w:eastAsia="Times New Roman" w:hAnsi="Times New Roman" w:cs="David"/>
          <w:b/>
          <w:bCs/>
          <w:sz w:val="20"/>
          <w:szCs w:val="24"/>
          <w:u w:val="single"/>
          <w:rtl/>
          <w:lang w:eastAsia="he-IL"/>
          <w:rPrChange w:id="3403" w:author="Avi Cohen" w:date="2022-05-02T11:52:00Z">
            <w:rPr>
              <w:rFonts w:ascii="Times New Roman" w:eastAsia="Times New Roman" w:hAnsi="Times New Roman" w:cs="David"/>
              <w:b/>
              <w:bCs/>
              <w:sz w:val="20"/>
              <w:szCs w:val="24"/>
              <w:u w:val="single"/>
              <w:rtl/>
              <w:lang w:eastAsia="he-IL"/>
            </w:rPr>
          </w:rPrChange>
        </w:rPr>
        <w:t xml:space="preserve"> </w:t>
      </w:r>
      <w:r w:rsidRPr="00DE7F64">
        <w:rPr>
          <w:rFonts w:ascii="Times New Roman" w:eastAsia="Times New Roman" w:hAnsi="Times New Roman" w:cs="David" w:hint="eastAsia"/>
          <w:b/>
          <w:bCs/>
          <w:sz w:val="20"/>
          <w:szCs w:val="24"/>
          <w:u w:val="single"/>
          <w:rtl/>
          <w:lang w:eastAsia="he-IL"/>
          <w:rPrChange w:id="3404" w:author="Avi Cohen" w:date="2022-05-02T11:52:00Z">
            <w:rPr>
              <w:rFonts w:ascii="Times New Roman" w:eastAsia="Times New Roman" w:hAnsi="Times New Roman" w:cs="David" w:hint="eastAsia"/>
              <w:b/>
              <w:bCs/>
              <w:sz w:val="20"/>
              <w:szCs w:val="24"/>
              <w:u w:val="single"/>
              <w:rtl/>
              <w:lang w:eastAsia="he-IL"/>
            </w:rPr>
          </w:rPrChange>
        </w:rPr>
        <w:t>ביטוחי</w:t>
      </w:r>
      <w:r w:rsidRPr="00DE7F64">
        <w:rPr>
          <w:rFonts w:ascii="Times New Roman" w:eastAsia="Times New Roman" w:hAnsi="Times New Roman" w:cs="David"/>
          <w:b/>
          <w:bCs/>
          <w:sz w:val="20"/>
          <w:szCs w:val="24"/>
          <w:u w:val="single"/>
          <w:rtl/>
          <w:lang w:eastAsia="he-IL"/>
          <w:rPrChange w:id="3405" w:author="Avi Cohen" w:date="2022-05-02T11:52:00Z">
            <w:rPr>
              <w:rFonts w:ascii="Times New Roman" w:eastAsia="Times New Roman" w:hAnsi="Times New Roman" w:cs="David"/>
              <w:b/>
              <w:bCs/>
              <w:sz w:val="20"/>
              <w:szCs w:val="24"/>
              <w:u w:val="single"/>
              <w:rtl/>
              <w:lang w:eastAsia="he-IL"/>
            </w:rPr>
          </w:rPrChange>
        </w:rPr>
        <w:t xml:space="preserve"> </w:t>
      </w:r>
      <w:r w:rsidRPr="00DE7F64">
        <w:rPr>
          <w:rFonts w:ascii="Times New Roman" w:eastAsia="Times New Roman" w:hAnsi="Times New Roman" w:cs="David" w:hint="eastAsia"/>
          <w:b/>
          <w:bCs/>
          <w:sz w:val="20"/>
          <w:szCs w:val="24"/>
          <w:u w:val="single"/>
          <w:rtl/>
          <w:lang w:eastAsia="he-IL"/>
          <w:rPrChange w:id="3406" w:author="Avi Cohen" w:date="2022-05-02T11:52:00Z">
            <w:rPr>
              <w:rFonts w:ascii="Times New Roman" w:eastAsia="Times New Roman" w:hAnsi="Times New Roman" w:cs="David" w:hint="eastAsia"/>
              <w:b/>
              <w:bCs/>
              <w:sz w:val="20"/>
              <w:szCs w:val="24"/>
              <w:u w:val="single"/>
              <w:rtl/>
              <w:lang w:eastAsia="he-IL"/>
            </w:rPr>
          </w:rPrChange>
        </w:rPr>
        <w:t>המתכנן</w:t>
      </w:r>
    </w:p>
    <w:p w14:paraId="685A2B6B" w14:textId="77777777" w:rsidR="00CE2C28" w:rsidRPr="00DE7F64"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Change w:id="3407" w:author="Avi Cohen" w:date="2022-05-02T11:52:00Z">
            <w:rPr>
              <w:rFonts w:ascii="David" w:eastAsia="Times New Roman" w:hAnsi="David" w:cs="David"/>
              <w:sz w:val="24"/>
              <w:szCs w:val="24"/>
              <w:rtl/>
            </w:rPr>
          </w:rPrChange>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E7F64" w:rsidRPr="00DE7F64" w14:paraId="7CC5B5E4" w14:textId="77777777" w:rsidTr="00EC2F80">
        <w:trPr>
          <w:trHeight w:val="463"/>
          <w:tblHeader/>
        </w:trPr>
        <w:tc>
          <w:tcPr>
            <w:tcW w:w="8218" w:type="dxa"/>
            <w:gridSpan w:val="3"/>
            <w:shd w:val="clear" w:color="auto" w:fill="F2F2F2"/>
          </w:tcPr>
          <w:p w14:paraId="6640999C"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08"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09" w:author="Avi Cohen" w:date="2022-05-02T11:52:00Z">
                  <w:rPr>
                    <w:rFonts w:ascii="David" w:eastAsia="Calibri" w:hAnsi="David" w:cs="David"/>
                    <w:sz w:val="24"/>
                    <w:szCs w:val="24"/>
                    <w:rtl/>
                    <w:lang w:eastAsia="he-IL"/>
                  </w:rPr>
                </w:rPrChange>
              </w:rPr>
              <w:t>אישור קיום ביטוחים</w:t>
            </w:r>
          </w:p>
        </w:tc>
        <w:tc>
          <w:tcPr>
            <w:tcW w:w="3317" w:type="dxa"/>
            <w:shd w:val="clear" w:color="auto" w:fill="auto"/>
          </w:tcPr>
          <w:p w14:paraId="5751EB88"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10"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11" w:author="Avi Cohen" w:date="2022-05-02T11:52:00Z">
                  <w:rPr>
                    <w:rFonts w:ascii="David" w:eastAsia="Calibri" w:hAnsi="David" w:cs="David"/>
                    <w:sz w:val="24"/>
                    <w:szCs w:val="24"/>
                    <w:rtl/>
                    <w:lang w:eastAsia="he-IL"/>
                  </w:rPr>
                </w:rPrChange>
              </w:rPr>
              <w:t>תאריך הנפקת האישור(</w:t>
            </w:r>
            <w:r w:rsidRPr="00DE7F64">
              <w:rPr>
                <w:rFonts w:ascii="David" w:eastAsia="Calibri" w:hAnsi="David" w:cs="David"/>
                <w:sz w:val="24"/>
                <w:szCs w:val="24"/>
                <w:lang w:eastAsia="he-IL"/>
                <w:rPrChange w:id="3412" w:author="Avi Cohen" w:date="2022-05-02T11:52:00Z">
                  <w:rPr>
                    <w:rFonts w:ascii="David" w:eastAsia="Calibri" w:hAnsi="David" w:cs="David"/>
                    <w:sz w:val="24"/>
                    <w:szCs w:val="24"/>
                    <w:lang w:eastAsia="he-IL"/>
                  </w:rPr>
                </w:rPrChange>
              </w:rPr>
              <w:t>DD/MM/YYYY</w:t>
            </w:r>
            <w:r w:rsidRPr="00DE7F64">
              <w:rPr>
                <w:rFonts w:ascii="David" w:eastAsia="Calibri" w:hAnsi="David" w:cs="David"/>
                <w:sz w:val="24"/>
                <w:szCs w:val="24"/>
                <w:rtl/>
                <w:lang w:eastAsia="he-IL"/>
                <w:rPrChange w:id="3413" w:author="Avi Cohen" w:date="2022-05-02T11:52:00Z">
                  <w:rPr>
                    <w:rFonts w:ascii="David" w:eastAsia="Calibri" w:hAnsi="David" w:cs="David"/>
                    <w:sz w:val="24"/>
                    <w:szCs w:val="24"/>
                    <w:rtl/>
                    <w:lang w:eastAsia="he-IL"/>
                  </w:rPr>
                </w:rPrChange>
              </w:rPr>
              <w:t>)</w:t>
            </w:r>
          </w:p>
        </w:tc>
      </w:tr>
      <w:tr w:rsidR="00DE7F64" w:rsidRPr="00DE7F64" w14:paraId="735ACD11" w14:textId="77777777" w:rsidTr="00EC2F80">
        <w:trPr>
          <w:trHeight w:val="315"/>
        </w:trPr>
        <w:tc>
          <w:tcPr>
            <w:tcW w:w="11535" w:type="dxa"/>
            <w:gridSpan w:val="4"/>
            <w:shd w:val="clear" w:color="auto" w:fill="auto"/>
          </w:tcPr>
          <w:p w14:paraId="47DFE4D6"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14"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15" w:author="Avi Cohen" w:date="2022-05-02T11:52:00Z">
                  <w:rPr>
                    <w:rFonts w:ascii="David" w:eastAsia="Calibri" w:hAnsi="David" w:cs="David"/>
                    <w:sz w:val="24"/>
                    <w:szCs w:val="24"/>
                    <w:rtl/>
                    <w:lang w:eastAsia="he-IL"/>
                  </w:rPr>
                </w:rPrChange>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E7F64" w:rsidRPr="00DE7F64" w14:paraId="361CD367" w14:textId="77777777" w:rsidTr="00EC2F80">
        <w:trPr>
          <w:trHeight w:val="278"/>
        </w:trPr>
        <w:tc>
          <w:tcPr>
            <w:tcW w:w="4068" w:type="dxa"/>
            <w:shd w:val="clear" w:color="auto" w:fill="F2F2F2"/>
          </w:tcPr>
          <w:p w14:paraId="7D79F185"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16"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17" w:author="Avi Cohen" w:date="2022-05-02T11:52:00Z">
                  <w:rPr>
                    <w:rFonts w:ascii="David" w:eastAsia="Calibri" w:hAnsi="David" w:cs="David"/>
                    <w:sz w:val="24"/>
                    <w:szCs w:val="24"/>
                    <w:rtl/>
                    <w:lang w:eastAsia="he-IL"/>
                  </w:rPr>
                </w:rPrChange>
              </w:rPr>
              <w:t>מבקש האישור*</w:t>
            </w:r>
          </w:p>
        </w:tc>
        <w:tc>
          <w:tcPr>
            <w:tcW w:w="1974" w:type="dxa"/>
            <w:shd w:val="clear" w:color="auto" w:fill="F2F2F2"/>
          </w:tcPr>
          <w:p w14:paraId="4A336E55"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18" w:author="Avi Cohen" w:date="2022-05-02T11:52:00Z">
                  <w:rPr>
                    <w:rFonts w:ascii="David" w:eastAsia="Calibri" w:hAnsi="David" w:cs="David"/>
                    <w:sz w:val="24"/>
                    <w:szCs w:val="24"/>
                    <w:rtl/>
                    <w:lang w:eastAsia="he-IL"/>
                  </w:rPr>
                </w:rPrChange>
              </w:rPr>
            </w:pPr>
            <w:r w:rsidRPr="00DE7F64" w:rsidDel="009955DA">
              <w:rPr>
                <w:rFonts w:ascii="David" w:eastAsia="Calibri" w:hAnsi="David" w:cs="David"/>
                <w:sz w:val="24"/>
                <w:szCs w:val="24"/>
                <w:rtl/>
                <w:lang w:eastAsia="he-IL"/>
                <w:rPrChange w:id="3419" w:author="Avi Cohen" w:date="2022-05-02T11:52:00Z">
                  <w:rPr>
                    <w:rFonts w:ascii="David" w:eastAsia="Calibri" w:hAnsi="David" w:cs="David"/>
                    <w:sz w:val="24"/>
                    <w:szCs w:val="24"/>
                    <w:rtl/>
                    <w:lang w:eastAsia="he-IL"/>
                  </w:rPr>
                </w:rPrChange>
              </w:rPr>
              <w:t>ה</w:t>
            </w:r>
            <w:r w:rsidRPr="00DE7F64">
              <w:rPr>
                <w:rFonts w:ascii="David" w:eastAsia="Calibri" w:hAnsi="David" w:cs="David"/>
                <w:sz w:val="24"/>
                <w:szCs w:val="24"/>
                <w:rtl/>
                <w:lang w:eastAsia="he-IL"/>
                <w:rPrChange w:id="3420" w:author="Avi Cohen" w:date="2022-05-02T11:52:00Z">
                  <w:rPr>
                    <w:rFonts w:ascii="David" w:eastAsia="Calibri" w:hAnsi="David" w:cs="David"/>
                    <w:sz w:val="24"/>
                    <w:szCs w:val="24"/>
                    <w:rtl/>
                    <w:lang w:eastAsia="he-IL"/>
                  </w:rPr>
                </w:rPrChange>
              </w:rPr>
              <w:t>מבוטח</w:t>
            </w:r>
          </w:p>
        </w:tc>
        <w:tc>
          <w:tcPr>
            <w:tcW w:w="2176" w:type="dxa"/>
            <w:shd w:val="clear" w:color="auto" w:fill="F2F2F2"/>
          </w:tcPr>
          <w:p w14:paraId="321C85D3"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21"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22" w:author="Avi Cohen" w:date="2022-05-02T11:52:00Z">
                  <w:rPr>
                    <w:rFonts w:ascii="David" w:eastAsia="Calibri" w:hAnsi="David" w:cs="David"/>
                    <w:sz w:val="24"/>
                    <w:szCs w:val="24"/>
                    <w:rtl/>
                    <w:lang w:eastAsia="he-IL"/>
                  </w:rPr>
                </w:rPrChange>
              </w:rPr>
              <w:t>אופי העסקה*</w:t>
            </w:r>
          </w:p>
        </w:tc>
        <w:tc>
          <w:tcPr>
            <w:tcW w:w="3317" w:type="dxa"/>
            <w:shd w:val="clear" w:color="auto" w:fill="F2F2F2"/>
          </w:tcPr>
          <w:p w14:paraId="0B46CC6B"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23"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24" w:author="Avi Cohen" w:date="2022-05-02T11:52:00Z">
                  <w:rPr>
                    <w:rFonts w:ascii="David" w:eastAsia="Calibri" w:hAnsi="David" w:cs="David"/>
                    <w:sz w:val="24"/>
                    <w:szCs w:val="24"/>
                    <w:rtl/>
                    <w:lang w:eastAsia="he-IL"/>
                  </w:rPr>
                </w:rPrChange>
              </w:rPr>
              <w:t>מעמד מבקש האישור*</w:t>
            </w:r>
          </w:p>
        </w:tc>
      </w:tr>
      <w:tr w:rsidR="00DE7F64" w:rsidRPr="00DE7F64" w14:paraId="44FC63B8" w14:textId="77777777" w:rsidTr="00EC2F80">
        <w:trPr>
          <w:trHeight w:val="551"/>
        </w:trPr>
        <w:tc>
          <w:tcPr>
            <w:tcW w:w="4068" w:type="dxa"/>
            <w:shd w:val="clear" w:color="auto" w:fill="auto"/>
          </w:tcPr>
          <w:p w14:paraId="0AE6E88B"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25"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26" w:author="Avi Cohen" w:date="2022-05-02T11:52:00Z">
                  <w:rPr>
                    <w:rFonts w:ascii="David" w:eastAsia="Calibri" w:hAnsi="David" w:cs="David"/>
                    <w:sz w:val="24"/>
                    <w:szCs w:val="24"/>
                    <w:rtl/>
                    <w:lang w:eastAsia="he-IL"/>
                  </w:rPr>
                </w:rPrChange>
              </w:rPr>
              <w:t>שם</w:t>
            </w:r>
          </w:p>
          <w:p w14:paraId="5773D2F8" w14:textId="4FCF8CE8"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27" w:author="Avi Cohen" w:date="2022-05-02T11:52:00Z">
                  <w:rPr>
                    <w:rFonts w:ascii="David" w:eastAsia="Calibri" w:hAnsi="David" w:cs="David"/>
                    <w:sz w:val="24"/>
                    <w:szCs w:val="24"/>
                    <w:rtl/>
                    <w:lang w:eastAsia="he-IL"/>
                  </w:rPr>
                </w:rPrChange>
              </w:rPr>
            </w:pPr>
            <w:r w:rsidRPr="00DE7F64">
              <w:rPr>
                <w:rFonts w:ascii="David" w:eastAsia="Calibri" w:hAnsi="David" w:cs="David" w:hint="cs"/>
                <w:sz w:val="24"/>
                <w:szCs w:val="24"/>
                <w:rtl/>
                <w:lang w:eastAsia="he-IL"/>
                <w:rPrChange w:id="3428" w:author="Avi Cohen" w:date="2022-05-02T11:52:00Z">
                  <w:rPr>
                    <w:rFonts w:ascii="David" w:eastAsia="Calibri" w:hAnsi="David" w:cs="David" w:hint="cs"/>
                    <w:sz w:val="24"/>
                    <w:szCs w:val="24"/>
                    <w:rtl/>
                    <w:lang w:eastAsia="he-IL"/>
                  </w:rPr>
                </w:rPrChange>
              </w:rPr>
              <w:t xml:space="preserve">אפי מגורים בע"מ ו/או </w:t>
            </w:r>
            <w:r w:rsidR="005C3B59" w:rsidRPr="00DE7F64">
              <w:rPr>
                <w:rFonts w:ascii="Times New Roman" w:eastAsia="Times New Roman" w:hAnsi="Times New Roman" w:cs="David"/>
                <w:sz w:val="24"/>
                <w:szCs w:val="24"/>
                <w:rtl/>
                <w:rPrChange w:id="3429" w:author="Avi Cohen" w:date="2022-05-02T11:52:00Z">
                  <w:rPr>
                    <w:rFonts w:ascii="Times New Roman" w:eastAsia="Times New Roman" w:hAnsi="Times New Roman" w:cs="David"/>
                    <w:sz w:val="24"/>
                    <w:szCs w:val="24"/>
                    <w:rtl/>
                  </w:rPr>
                </w:rPrChange>
              </w:rPr>
              <w:t xml:space="preserve"> כלל נכסי נדלן נשר מרכז (נ.נ.נ.מ) שותפות מוגבלת</w:t>
            </w:r>
            <w:r w:rsidR="005C3B59" w:rsidRPr="00DE7F64">
              <w:rPr>
                <w:rFonts w:ascii="David" w:eastAsia="Calibri" w:hAnsi="David" w:cs="David" w:hint="cs"/>
                <w:sz w:val="24"/>
                <w:szCs w:val="24"/>
                <w:rtl/>
                <w:lang w:eastAsia="he-IL"/>
                <w:rPrChange w:id="3430" w:author="Avi Cohen" w:date="2022-05-02T11:52:00Z">
                  <w:rPr>
                    <w:rFonts w:ascii="David" w:eastAsia="Calibri" w:hAnsi="David" w:cs="David" w:hint="cs"/>
                    <w:sz w:val="24"/>
                    <w:szCs w:val="24"/>
                    <w:rtl/>
                    <w:lang w:eastAsia="he-IL"/>
                  </w:rPr>
                </w:rPrChange>
              </w:rPr>
              <w:t xml:space="preserve"> ו/או שיכון ובינוי נדל"ן בע"מ ו/או </w:t>
            </w:r>
            <w:r w:rsidRPr="00DE7F64">
              <w:rPr>
                <w:rFonts w:ascii="David" w:eastAsia="Calibri" w:hAnsi="David" w:cs="David" w:hint="cs"/>
                <w:sz w:val="24"/>
                <w:szCs w:val="24"/>
                <w:rtl/>
                <w:lang w:eastAsia="he-IL"/>
                <w:rPrChange w:id="3431" w:author="Avi Cohen" w:date="2022-05-02T11:52:00Z">
                  <w:rPr>
                    <w:rFonts w:ascii="David" w:eastAsia="Calibri" w:hAnsi="David" w:cs="David" w:hint="cs"/>
                    <w:sz w:val="24"/>
                    <w:szCs w:val="24"/>
                    <w:rtl/>
                    <w:lang w:eastAsia="he-IL"/>
                  </w:rPr>
                </w:rPrChange>
              </w:rPr>
              <w:t xml:space="preserve">חברות אם </w:t>
            </w:r>
            <w:r w:rsidRPr="00DE7F64">
              <w:rPr>
                <w:rFonts w:ascii="David" w:eastAsia="Calibri" w:hAnsi="David" w:cs="David"/>
                <w:sz w:val="24"/>
                <w:szCs w:val="24"/>
                <w:rtl/>
                <w:lang w:eastAsia="he-IL"/>
                <w:rPrChange w:id="3432" w:author="Avi Cohen" w:date="2022-05-02T11:52:00Z">
                  <w:rPr>
                    <w:rFonts w:ascii="David" w:eastAsia="Calibri" w:hAnsi="David" w:cs="David"/>
                    <w:sz w:val="24"/>
                    <w:szCs w:val="24"/>
                    <w:rtl/>
                    <w:lang w:eastAsia="he-IL"/>
                  </w:rPr>
                </w:rPrChange>
              </w:rPr>
              <w:t>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11714FF6"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33" w:author="Avi Cohen" w:date="2022-05-02T11:52:00Z">
                  <w:rPr>
                    <w:rFonts w:ascii="David" w:eastAsia="Calibri" w:hAnsi="David" w:cs="David"/>
                    <w:sz w:val="24"/>
                    <w:szCs w:val="24"/>
                    <w:rtl/>
                    <w:lang w:eastAsia="he-IL"/>
                  </w:rPr>
                </w:rPrChange>
              </w:rPr>
            </w:pPr>
            <w:r w:rsidRPr="00DE7F64">
              <w:rPr>
                <w:rFonts w:ascii="David" w:eastAsia="Calibri" w:hAnsi="David" w:cs="David" w:hint="cs"/>
                <w:sz w:val="24"/>
                <w:szCs w:val="24"/>
                <w:rtl/>
                <w:lang w:eastAsia="he-IL"/>
                <w:rPrChange w:id="3434" w:author="Avi Cohen" w:date="2022-05-02T11:52:00Z">
                  <w:rPr>
                    <w:rFonts w:ascii="David" w:eastAsia="Calibri" w:hAnsi="David" w:cs="David" w:hint="cs"/>
                    <w:sz w:val="24"/>
                    <w:szCs w:val="24"/>
                    <w:rtl/>
                    <w:lang w:eastAsia="he-IL"/>
                  </w:rPr>
                </w:rPrChange>
              </w:rPr>
              <w:t>ש</w:t>
            </w:r>
            <w:r w:rsidRPr="00DE7F64">
              <w:rPr>
                <w:rFonts w:ascii="David" w:eastAsia="Calibri" w:hAnsi="David" w:cs="David"/>
                <w:sz w:val="24"/>
                <w:szCs w:val="24"/>
                <w:rtl/>
                <w:lang w:eastAsia="he-IL"/>
                <w:rPrChange w:id="3435" w:author="Avi Cohen" w:date="2022-05-02T11:52:00Z">
                  <w:rPr>
                    <w:rFonts w:ascii="David" w:eastAsia="Calibri" w:hAnsi="David" w:cs="David"/>
                    <w:sz w:val="24"/>
                    <w:szCs w:val="24"/>
                    <w:rtl/>
                    <w:lang w:eastAsia="he-IL"/>
                  </w:rPr>
                </w:rPrChange>
              </w:rPr>
              <w:t>ם</w:t>
            </w:r>
          </w:p>
        </w:tc>
        <w:tc>
          <w:tcPr>
            <w:tcW w:w="2176" w:type="dxa"/>
            <w:vMerge w:val="restart"/>
            <w:shd w:val="clear" w:color="auto" w:fill="auto"/>
          </w:tcPr>
          <w:p w14:paraId="43153801"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36" w:author="Avi Cohen" w:date="2022-05-02T11:52:00Z">
                  <w:rPr>
                    <w:rFonts w:ascii="David" w:eastAsia="Calibri" w:hAnsi="David" w:cs="David"/>
                    <w:b/>
                    <w:sz w:val="24"/>
                    <w:szCs w:val="24"/>
                    <w:rtl/>
                    <w:lang w:eastAsia="he-IL"/>
                  </w:rPr>
                </w:rPrChange>
              </w:rPr>
            </w:pPr>
          </w:p>
          <w:p w14:paraId="20125B94"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37" w:author="Avi Cohen" w:date="2022-05-02T11:52:00Z">
                  <w:rPr>
                    <w:rFonts w:ascii="David" w:eastAsia="Calibri" w:hAnsi="David" w:cs="David"/>
                    <w:b/>
                    <w:sz w:val="24"/>
                    <w:szCs w:val="24"/>
                    <w:rtl/>
                    <w:lang w:eastAsia="he-IL"/>
                  </w:rPr>
                </w:rPrChange>
              </w:rPr>
            </w:pPr>
            <w:r w:rsidRPr="00DE7F64">
              <w:rPr>
                <w:rFonts w:ascii="Segoe UI Symbol" w:eastAsia="MS Gothic" w:hAnsi="Segoe UI Symbol" w:cs="Segoe UI Symbol" w:hint="cs"/>
                <w:b/>
                <w:sz w:val="24"/>
                <w:szCs w:val="24"/>
                <w:rtl/>
                <w:lang w:eastAsia="he-IL"/>
                <w:rPrChange w:id="3438" w:author="Avi Cohen" w:date="2022-05-02T11:52:00Z">
                  <w:rPr>
                    <w:rFonts w:ascii="Segoe UI Symbol" w:eastAsia="MS Gothic" w:hAnsi="Segoe UI Symbol" w:cs="Segoe UI Symbol" w:hint="cs"/>
                    <w:b/>
                    <w:sz w:val="24"/>
                    <w:szCs w:val="24"/>
                    <w:rtl/>
                    <w:lang w:eastAsia="he-IL"/>
                  </w:rPr>
                </w:rPrChange>
              </w:rPr>
              <w:t>☒</w:t>
            </w:r>
            <w:r w:rsidRPr="00DE7F64">
              <w:rPr>
                <w:rFonts w:ascii="David" w:eastAsia="Calibri" w:hAnsi="David" w:cs="David"/>
                <w:b/>
                <w:sz w:val="24"/>
                <w:szCs w:val="24"/>
                <w:rtl/>
                <w:lang w:eastAsia="he-IL"/>
                <w:rPrChange w:id="3439" w:author="Avi Cohen" w:date="2022-05-02T11:52:00Z">
                  <w:rPr>
                    <w:rFonts w:ascii="David" w:eastAsia="Calibri" w:hAnsi="David" w:cs="David"/>
                    <w:b/>
                    <w:sz w:val="24"/>
                    <w:szCs w:val="24"/>
                    <w:rtl/>
                    <w:lang w:eastAsia="he-IL"/>
                  </w:rPr>
                </w:rPrChange>
              </w:rPr>
              <w:t xml:space="preserve">שירותים </w:t>
            </w:r>
            <w:r w:rsidRPr="00DE7F64">
              <w:rPr>
                <w:rFonts w:ascii="David" w:eastAsia="Calibri" w:hAnsi="David" w:cs="David" w:hint="cs"/>
                <w:b/>
                <w:sz w:val="24"/>
                <w:szCs w:val="24"/>
                <w:rtl/>
                <w:lang w:eastAsia="he-IL"/>
                <w:rPrChange w:id="3440" w:author="Avi Cohen" w:date="2022-05-02T11:52:00Z">
                  <w:rPr>
                    <w:rFonts w:ascii="David" w:eastAsia="Calibri" w:hAnsi="David" w:cs="David" w:hint="cs"/>
                    <w:b/>
                    <w:sz w:val="24"/>
                    <w:szCs w:val="24"/>
                    <w:rtl/>
                    <w:lang w:eastAsia="he-IL"/>
                  </w:rPr>
                </w:rPrChange>
              </w:rPr>
              <w:t>- 085</w:t>
            </w:r>
          </w:p>
          <w:p w14:paraId="7B4FEEBD"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41" w:author="Avi Cohen" w:date="2022-05-02T11:52:00Z">
                  <w:rPr>
                    <w:rFonts w:ascii="David" w:eastAsia="Calibri" w:hAnsi="David" w:cs="David"/>
                    <w:b/>
                    <w:sz w:val="24"/>
                    <w:szCs w:val="24"/>
                    <w:rtl/>
                    <w:lang w:eastAsia="he-IL"/>
                  </w:rPr>
                </w:rPrChange>
              </w:rPr>
            </w:pPr>
          </w:p>
        </w:tc>
        <w:tc>
          <w:tcPr>
            <w:tcW w:w="3317" w:type="dxa"/>
            <w:vMerge w:val="restart"/>
            <w:shd w:val="clear" w:color="auto" w:fill="auto"/>
          </w:tcPr>
          <w:p w14:paraId="4486CEC8"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42" w:author="Avi Cohen" w:date="2022-05-02T11:52:00Z">
                  <w:rPr>
                    <w:rFonts w:ascii="David" w:eastAsia="Calibri" w:hAnsi="David" w:cs="David"/>
                    <w:b/>
                    <w:sz w:val="24"/>
                    <w:szCs w:val="24"/>
                    <w:rtl/>
                    <w:lang w:eastAsia="he-IL"/>
                  </w:rPr>
                </w:rPrChange>
              </w:rPr>
            </w:pPr>
          </w:p>
          <w:p w14:paraId="02B7ADE5"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43" w:author="Avi Cohen" w:date="2022-05-02T11:52:00Z">
                  <w:rPr>
                    <w:rFonts w:ascii="David" w:eastAsia="Calibri" w:hAnsi="David" w:cs="David"/>
                    <w:b/>
                    <w:sz w:val="24"/>
                    <w:szCs w:val="24"/>
                    <w:rtl/>
                    <w:lang w:eastAsia="he-IL"/>
                  </w:rPr>
                </w:rPrChange>
              </w:rPr>
            </w:pPr>
            <w:r w:rsidRPr="00DE7F64">
              <w:rPr>
                <w:rFonts w:ascii="Segoe UI Symbol" w:eastAsia="MS Gothic" w:hAnsi="Segoe UI Symbol" w:cs="Segoe UI Symbol" w:hint="cs"/>
                <w:b/>
                <w:sz w:val="24"/>
                <w:szCs w:val="24"/>
                <w:rtl/>
                <w:lang w:eastAsia="he-IL"/>
                <w:rPrChange w:id="3444" w:author="Avi Cohen" w:date="2022-05-02T11:52:00Z">
                  <w:rPr>
                    <w:rFonts w:ascii="Segoe UI Symbol" w:eastAsia="MS Gothic" w:hAnsi="Segoe UI Symbol" w:cs="Segoe UI Symbol" w:hint="cs"/>
                    <w:b/>
                    <w:sz w:val="24"/>
                    <w:szCs w:val="24"/>
                    <w:rtl/>
                    <w:lang w:eastAsia="he-IL"/>
                  </w:rPr>
                </w:rPrChange>
              </w:rPr>
              <w:t>☒</w:t>
            </w:r>
            <w:r w:rsidRPr="00DE7F64">
              <w:rPr>
                <w:rFonts w:ascii="David" w:eastAsia="Calibri" w:hAnsi="David" w:cs="David"/>
                <w:b/>
                <w:sz w:val="24"/>
                <w:szCs w:val="24"/>
                <w:rtl/>
                <w:lang w:eastAsia="he-IL"/>
                <w:rPrChange w:id="3445" w:author="Avi Cohen" w:date="2022-05-02T11:52:00Z">
                  <w:rPr>
                    <w:rFonts w:ascii="David" w:eastAsia="Calibri" w:hAnsi="David" w:cs="David"/>
                    <w:b/>
                    <w:sz w:val="24"/>
                    <w:szCs w:val="24"/>
                    <w:rtl/>
                    <w:lang w:eastAsia="he-IL"/>
                  </w:rPr>
                </w:rPrChange>
              </w:rPr>
              <w:t>מזמין שירותים</w:t>
            </w:r>
          </w:p>
          <w:p w14:paraId="5B96D87F"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46" w:author="Avi Cohen" w:date="2022-05-02T11:52:00Z">
                  <w:rPr>
                    <w:rFonts w:ascii="David" w:eastAsia="Calibri" w:hAnsi="David" w:cs="David"/>
                    <w:b/>
                    <w:sz w:val="24"/>
                    <w:szCs w:val="24"/>
                    <w:rtl/>
                    <w:lang w:eastAsia="he-IL"/>
                  </w:rPr>
                </w:rPrChange>
              </w:rPr>
            </w:pPr>
          </w:p>
        </w:tc>
      </w:tr>
      <w:tr w:rsidR="00DE7F64" w:rsidRPr="00DE7F64" w14:paraId="3BA0C218" w14:textId="77777777" w:rsidTr="00EC2F80">
        <w:trPr>
          <w:trHeight w:val="571"/>
        </w:trPr>
        <w:tc>
          <w:tcPr>
            <w:tcW w:w="4068" w:type="dxa"/>
            <w:shd w:val="clear" w:color="auto" w:fill="auto"/>
          </w:tcPr>
          <w:p w14:paraId="218A63AF"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47"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48" w:author="Avi Cohen" w:date="2022-05-02T11:52:00Z">
                  <w:rPr>
                    <w:rFonts w:ascii="David" w:eastAsia="Calibri" w:hAnsi="David" w:cs="David"/>
                    <w:sz w:val="24"/>
                    <w:szCs w:val="24"/>
                    <w:rtl/>
                    <w:lang w:eastAsia="he-IL"/>
                  </w:rPr>
                </w:rPrChange>
              </w:rPr>
              <w:t>ת.ז./ח.פ.</w:t>
            </w:r>
            <w:r w:rsidRPr="00DE7F64">
              <w:rPr>
                <w:rFonts w:ascii="David" w:eastAsia="Calibri" w:hAnsi="David" w:cs="David" w:hint="cs"/>
                <w:sz w:val="24"/>
                <w:szCs w:val="24"/>
                <w:rtl/>
                <w:lang w:eastAsia="he-IL"/>
                <w:rPrChange w:id="3449" w:author="Avi Cohen" w:date="2022-05-02T11:52:00Z">
                  <w:rPr>
                    <w:rFonts w:ascii="David" w:eastAsia="Calibri" w:hAnsi="David" w:cs="David" w:hint="cs"/>
                    <w:sz w:val="24"/>
                    <w:szCs w:val="24"/>
                    <w:rtl/>
                    <w:lang w:eastAsia="he-IL"/>
                  </w:rPr>
                </w:rPrChange>
              </w:rPr>
              <w:t>/ח.צ.</w:t>
            </w:r>
          </w:p>
          <w:p w14:paraId="551F023F"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50" w:author="Avi Cohen" w:date="2022-05-02T11:52:00Z">
                  <w:rPr>
                    <w:rFonts w:ascii="David" w:eastAsia="Calibri" w:hAnsi="David" w:cs="David"/>
                    <w:sz w:val="24"/>
                    <w:szCs w:val="24"/>
                    <w:rtl/>
                    <w:lang w:eastAsia="he-IL"/>
                  </w:rPr>
                </w:rPrChange>
              </w:rPr>
            </w:pPr>
            <w:r w:rsidRPr="00DE7F64">
              <w:rPr>
                <w:rFonts w:ascii="David" w:eastAsia="Calibri" w:hAnsi="David" w:cs="David" w:hint="cs"/>
                <w:sz w:val="24"/>
                <w:szCs w:val="24"/>
                <w:rtl/>
                <w:lang w:eastAsia="he-IL"/>
                <w:rPrChange w:id="3451" w:author="Avi Cohen" w:date="2022-05-02T11:52:00Z">
                  <w:rPr>
                    <w:rFonts w:ascii="David" w:eastAsia="Calibri" w:hAnsi="David" w:cs="David" w:hint="cs"/>
                    <w:sz w:val="24"/>
                    <w:szCs w:val="24"/>
                    <w:rtl/>
                    <w:lang w:eastAsia="he-IL"/>
                  </w:rPr>
                </w:rPrChange>
              </w:rPr>
              <w:t>5200034760</w:t>
            </w:r>
          </w:p>
        </w:tc>
        <w:tc>
          <w:tcPr>
            <w:tcW w:w="1974" w:type="dxa"/>
            <w:shd w:val="clear" w:color="auto" w:fill="auto"/>
          </w:tcPr>
          <w:p w14:paraId="21A60447"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52"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53" w:author="Avi Cohen" w:date="2022-05-02T11:52:00Z">
                  <w:rPr>
                    <w:rFonts w:ascii="David" w:eastAsia="Calibri" w:hAnsi="David" w:cs="David"/>
                    <w:sz w:val="24"/>
                    <w:szCs w:val="24"/>
                    <w:rtl/>
                    <w:lang w:eastAsia="he-IL"/>
                  </w:rPr>
                </w:rPrChange>
              </w:rPr>
              <w:t>ת.ז./ח.פ.</w:t>
            </w:r>
          </w:p>
        </w:tc>
        <w:tc>
          <w:tcPr>
            <w:tcW w:w="2176" w:type="dxa"/>
            <w:vMerge/>
            <w:shd w:val="clear" w:color="auto" w:fill="auto"/>
          </w:tcPr>
          <w:p w14:paraId="78FEE604"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54" w:author="Avi Cohen" w:date="2022-05-02T11:52:00Z">
                  <w:rPr>
                    <w:rFonts w:ascii="David" w:eastAsia="Calibri" w:hAnsi="David" w:cs="David"/>
                    <w:b/>
                    <w:sz w:val="24"/>
                    <w:szCs w:val="24"/>
                    <w:rtl/>
                    <w:lang w:eastAsia="he-IL"/>
                  </w:rPr>
                </w:rPrChange>
              </w:rPr>
            </w:pPr>
          </w:p>
        </w:tc>
        <w:tc>
          <w:tcPr>
            <w:tcW w:w="3317" w:type="dxa"/>
            <w:vMerge/>
            <w:shd w:val="clear" w:color="auto" w:fill="auto"/>
          </w:tcPr>
          <w:p w14:paraId="65CB1991"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55" w:author="Avi Cohen" w:date="2022-05-02T11:52:00Z">
                  <w:rPr>
                    <w:rFonts w:ascii="David" w:eastAsia="Calibri" w:hAnsi="David" w:cs="David"/>
                    <w:b/>
                    <w:sz w:val="24"/>
                    <w:szCs w:val="24"/>
                    <w:rtl/>
                    <w:lang w:eastAsia="he-IL"/>
                  </w:rPr>
                </w:rPrChange>
              </w:rPr>
            </w:pPr>
          </w:p>
        </w:tc>
      </w:tr>
      <w:tr w:rsidR="00DE7F64" w:rsidRPr="00DE7F64" w14:paraId="7C6908CB" w14:textId="77777777" w:rsidTr="00EC2F80">
        <w:trPr>
          <w:trHeight w:val="391"/>
        </w:trPr>
        <w:tc>
          <w:tcPr>
            <w:tcW w:w="4068" w:type="dxa"/>
            <w:shd w:val="clear" w:color="auto" w:fill="auto"/>
          </w:tcPr>
          <w:p w14:paraId="2142D435"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56"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57" w:author="Avi Cohen" w:date="2022-05-02T11:52:00Z">
                  <w:rPr>
                    <w:rFonts w:ascii="David" w:eastAsia="Calibri" w:hAnsi="David" w:cs="David"/>
                    <w:sz w:val="24"/>
                    <w:szCs w:val="24"/>
                    <w:rtl/>
                    <w:lang w:eastAsia="he-IL"/>
                  </w:rPr>
                </w:rPrChange>
              </w:rPr>
              <w:t xml:space="preserve">מען </w:t>
            </w:r>
          </w:p>
          <w:p w14:paraId="1BD3C5A8" w14:textId="77777777" w:rsidR="00CE2C28" w:rsidRPr="00DE7F64" w:rsidRDefault="00CE2C28" w:rsidP="00EC2F80">
            <w:pPr>
              <w:spacing w:before="0" w:beforeAutospacing="0" w:after="0" w:afterAutospacing="0" w:line="240" w:lineRule="auto"/>
              <w:rPr>
                <w:rFonts w:ascii="David" w:eastAsia="Calibri" w:hAnsi="David" w:cs="David"/>
                <w:sz w:val="24"/>
                <w:szCs w:val="24"/>
                <w:lang w:eastAsia="he-IL"/>
                <w:rPrChange w:id="3458" w:author="Avi Cohen" w:date="2022-05-02T11:52:00Z">
                  <w:rPr>
                    <w:rFonts w:ascii="David" w:eastAsia="Calibri" w:hAnsi="David" w:cs="David"/>
                    <w:sz w:val="24"/>
                    <w:szCs w:val="24"/>
                    <w:lang w:eastAsia="he-IL"/>
                  </w:rPr>
                </w:rPrChange>
              </w:rPr>
            </w:pPr>
            <w:r w:rsidRPr="00DE7F64">
              <w:rPr>
                <w:rFonts w:ascii="David" w:eastAsia="Calibri" w:hAnsi="David" w:cs="David" w:hint="cs"/>
                <w:sz w:val="24"/>
                <w:szCs w:val="24"/>
                <w:rtl/>
                <w:lang w:eastAsia="he-IL"/>
                <w:rPrChange w:id="3459" w:author="Avi Cohen" w:date="2022-05-02T11:52:00Z">
                  <w:rPr>
                    <w:rFonts w:ascii="David" w:eastAsia="Calibri" w:hAnsi="David" w:cs="David" w:hint="cs"/>
                    <w:sz w:val="24"/>
                    <w:szCs w:val="24"/>
                    <w:rtl/>
                    <w:lang w:eastAsia="he-IL"/>
                  </w:rPr>
                </w:rPrChange>
              </w:rPr>
              <w:t>יוני נתניהו 1ג', אור-יהודה</w:t>
            </w:r>
          </w:p>
        </w:tc>
        <w:tc>
          <w:tcPr>
            <w:tcW w:w="1974" w:type="dxa"/>
            <w:shd w:val="clear" w:color="auto" w:fill="auto"/>
          </w:tcPr>
          <w:p w14:paraId="26526DB0"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60"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61" w:author="Avi Cohen" w:date="2022-05-02T11:52:00Z">
                  <w:rPr>
                    <w:rFonts w:ascii="David" w:eastAsia="Calibri" w:hAnsi="David" w:cs="David"/>
                    <w:sz w:val="24"/>
                    <w:szCs w:val="24"/>
                    <w:rtl/>
                    <w:lang w:eastAsia="he-IL"/>
                  </w:rPr>
                </w:rPrChange>
              </w:rPr>
              <w:t>מען</w:t>
            </w:r>
          </w:p>
        </w:tc>
        <w:tc>
          <w:tcPr>
            <w:tcW w:w="2176" w:type="dxa"/>
            <w:vMerge/>
            <w:shd w:val="clear" w:color="auto" w:fill="auto"/>
          </w:tcPr>
          <w:p w14:paraId="4346C07F"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62" w:author="Avi Cohen" w:date="2022-05-02T11:52:00Z">
                  <w:rPr>
                    <w:rFonts w:ascii="David" w:eastAsia="Calibri" w:hAnsi="David" w:cs="David"/>
                    <w:b/>
                    <w:sz w:val="24"/>
                    <w:szCs w:val="24"/>
                    <w:rtl/>
                    <w:lang w:eastAsia="he-IL"/>
                  </w:rPr>
                </w:rPrChange>
              </w:rPr>
            </w:pPr>
          </w:p>
        </w:tc>
        <w:tc>
          <w:tcPr>
            <w:tcW w:w="3317" w:type="dxa"/>
            <w:vMerge/>
            <w:shd w:val="clear" w:color="auto" w:fill="auto"/>
          </w:tcPr>
          <w:p w14:paraId="0C538D86"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463" w:author="Avi Cohen" w:date="2022-05-02T11:52:00Z">
                  <w:rPr>
                    <w:rFonts w:ascii="David" w:eastAsia="Calibri" w:hAnsi="David" w:cs="David"/>
                    <w:b/>
                    <w:sz w:val="24"/>
                    <w:szCs w:val="24"/>
                    <w:rtl/>
                    <w:lang w:eastAsia="he-IL"/>
                  </w:rPr>
                </w:rPrChange>
              </w:rPr>
            </w:pPr>
          </w:p>
        </w:tc>
      </w:tr>
    </w:tbl>
    <w:p w14:paraId="64836003" w14:textId="77777777" w:rsidR="00CE2C28" w:rsidRPr="00DE7F64"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Change w:id="3464" w:author="Avi Cohen" w:date="2022-05-02T11:52:00Z">
            <w:rPr>
              <w:rFonts w:ascii="David" w:eastAsia="Calibri" w:hAnsi="David" w:cs="David"/>
              <w:b/>
              <w:bCs/>
              <w:sz w:val="24"/>
              <w:szCs w:val="24"/>
              <w:u w:val="single"/>
              <w:rtl/>
              <w:lang w:eastAsia="he-IL"/>
            </w:rPr>
          </w:rPrChange>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E7F64" w:rsidRPr="00DE7F64" w14:paraId="71817610" w14:textId="77777777" w:rsidTr="00EC2F80">
        <w:trPr>
          <w:trHeight w:val="303"/>
          <w:tblHeader/>
        </w:trPr>
        <w:tc>
          <w:tcPr>
            <w:tcW w:w="11535" w:type="dxa"/>
            <w:gridSpan w:val="8"/>
            <w:shd w:val="clear" w:color="auto" w:fill="auto"/>
          </w:tcPr>
          <w:p w14:paraId="1F072E21"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65"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66" w:author="Avi Cohen" w:date="2022-05-02T11:52:00Z">
                  <w:rPr>
                    <w:rFonts w:ascii="David" w:eastAsia="Calibri" w:hAnsi="David" w:cs="David"/>
                    <w:sz w:val="24"/>
                    <w:szCs w:val="24"/>
                    <w:rtl/>
                    <w:lang w:eastAsia="he-IL"/>
                  </w:rPr>
                </w:rPrChange>
              </w:rPr>
              <w:t>כיסויים</w:t>
            </w:r>
          </w:p>
        </w:tc>
      </w:tr>
      <w:tr w:rsidR="00DE7F64" w:rsidRPr="00DE7F64" w14:paraId="591F8078" w14:textId="77777777" w:rsidTr="00EC2F80">
        <w:trPr>
          <w:trHeight w:val="173"/>
        </w:trPr>
        <w:tc>
          <w:tcPr>
            <w:tcW w:w="1893" w:type="dxa"/>
            <w:vMerge w:val="restart"/>
            <w:shd w:val="clear" w:color="auto" w:fill="F2F2F2"/>
          </w:tcPr>
          <w:p w14:paraId="0E9B27FF"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67"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68" w:author="Avi Cohen" w:date="2022-05-02T11:52:00Z">
                  <w:rPr>
                    <w:rFonts w:ascii="David" w:eastAsia="Calibri" w:hAnsi="David" w:cs="David"/>
                    <w:sz w:val="24"/>
                    <w:szCs w:val="24"/>
                    <w:rtl/>
                    <w:lang w:eastAsia="he-IL"/>
                  </w:rPr>
                </w:rPrChange>
              </w:rPr>
              <w:t>סוג הביטוח</w:t>
            </w:r>
          </w:p>
          <w:p w14:paraId="715A0F91"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69" w:author="Avi Cohen" w:date="2022-05-02T11:52:00Z">
                  <w:rPr>
                    <w:rFonts w:ascii="David" w:eastAsia="Calibri" w:hAnsi="David" w:cs="David"/>
                    <w:sz w:val="24"/>
                    <w:szCs w:val="24"/>
                    <w:rtl/>
                    <w:lang w:eastAsia="he-IL"/>
                  </w:rPr>
                </w:rPrChange>
              </w:rPr>
            </w:pPr>
          </w:p>
          <w:p w14:paraId="271414C7"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70"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71" w:author="Avi Cohen" w:date="2022-05-02T11:52:00Z">
                  <w:rPr>
                    <w:rFonts w:ascii="David" w:eastAsia="Calibri" w:hAnsi="David" w:cs="David"/>
                    <w:sz w:val="24"/>
                    <w:szCs w:val="24"/>
                    <w:rtl/>
                    <w:lang w:eastAsia="he-IL"/>
                  </w:rPr>
                </w:rPrChange>
              </w:rPr>
              <w:t>חלוקה לפי גבולות אחריות או סכומי ביטוח</w:t>
            </w:r>
          </w:p>
        </w:tc>
        <w:tc>
          <w:tcPr>
            <w:tcW w:w="956" w:type="dxa"/>
            <w:vMerge w:val="restart"/>
            <w:shd w:val="clear" w:color="auto" w:fill="F2F2F2"/>
          </w:tcPr>
          <w:p w14:paraId="486DEDBC"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72"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73" w:author="Avi Cohen" w:date="2022-05-02T11:52:00Z">
                  <w:rPr>
                    <w:rFonts w:ascii="David" w:eastAsia="Calibri" w:hAnsi="David" w:cs="David"/>
                    <w:sz w:val="24"/>
                    <w:szCs w:val="24"/>
                    <w:rtl/>
                    <w:lang w:eastAsia="he-IL"/>
                  </w:rPr>
                </w:rPrChange>
              </w:rPr>
              <w:t>מספר הפוליסה</w:t>
            </w:r>
          </w:p>
        </w:tc>
        <w:tc>
          <w:tcPr>
            <w:tcW w:w="957" w:type="dxa"/>
            <w:vMerge w:val="restart"/>
            <w:shd w:val="clear" w:color="auto" w:fill="F2F2F2"/>
          </w:tcPr>
          <w:p w14:paraId="3C461E2A"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74"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75" w:author="Avi Cohen" w:date="2022-05-02T11:52:00Z">
                  <w:rPr>
                    <w:rFonts w:ascii="David" w:eastAsia="Calibri" w:hAnsi="David" w:cs="David"/>
                    <w:sz w:val="24"/>
                    <w:szCs w:val="24"/>
                    <w:rtl/>
                    <w:lang w:eastAsia="he-IL"/>
                  </w:rPr>
                </w:rPrChange>
              </w:rPr>
              <w:t>נוסח ומהדורת הפוליסה</w:t>
            </w:r>
          </w:p>
        </w:tc>
        <w:tc>
          <w:tcPr>
            <w:tcW w:w="1349" w:type="dxa"/>
            <w:vMerge w:val="restart"/>
            <w:shd w:val="clear" w:color="auto" w:fill="F2F2F2"/>
          </w:tcPr>
          <w:p w14:paraId="68FFF511"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76"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77" w:author="Avi Cohen" w:date="2022-05-02T11:52:00Z">
                  <w:rPr>
                    <w:rFonts w:ascii="David" w:eastAsia="Calibri" w:hAnsi="David" w:cs="David"/>
                    <w:sz w:val="24"/>
                    <w:szCs w:val="24"/>
                    <w:rtl/>
                    <w:lang w:eastAsia="he-IL"/>
                  </w:rPr>
                </w:rPrChange>
              </w:rPr>
              <w:t>תאריך תחילה</w:t>
            </w:r>
          </w:p>
        </w:tc>
        <w:tc>
          <w:tcPr>
            <w:tcW w:w="1417" w:type="dxa"/>
            <w:vMerge w:val="restart"/>
            <w:shd w:val="clear" w:color="auto" w:fill="F2F2F2"/>
          </w:tcPr>
          <w:p w14:paraId="3E6975C7"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78"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79" w:author="Avi Cohen" w:date="2022-05-02T11:52:00Z">
                  <w:rPr>
                    <w:rFonts w:ascii="David" w:eastAsia="Calibri" w:hAnsi="David" w:cs="David"/>
                    <w:sz w:val="24"/>
                    <w:szCs w:val="24"/>
                    <w:rtl/>
                    <w:lang w:eastAsia="he-IL"/>
                  </w:rPr>
                </w:rPrChange>
              </w:rPr>
              <w:t>תאריך סיום</w:t>
            </w:r>
          </w:p>
        </w:tc>
        <w:tc>
          <w:tcPr>
            <w:tcW w:w="2563" w:type="dxa"/>
            <w:gridSpan w:val="2"/>
            <w:shd w:val="clear" w:color="auto" w:fill="F2F2F2"/>
          </w:tcPr>
          <w:p w14:paraId="6ED81CA5"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80"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81" w:author="Avi Cohen" w:date="2022-05-02T11:52:00Z">
                  <w:rPr>
                    <w:rFonts w:ascii="David" w:eastAsia="Calibri" w:hAnsi="David" w:cs="David"/>
                    <w:sz w:val="24"/>
                    <w:szCs w:val="24"/>
                    <w:rtl/>
                    <w:lang w:eastAsia="he-IL"/>
                  </w:rPr>
                </w:rPrChange>
              </w:rPr>
              <w:t>גבול האחריות/ סכום ביטוח</w:t>
            </w:r>
          </w:p>
        </w:tc>
        <w:tc>
          <w:tcPr>
            <w:tcW w:w="2400" w:type="dxa"/>
            <w:vMerge w:val="restart"/>
            <w:shd w:val="clear" w:color="auto" w:fill="F2F2F2"/>
          </w:tcPr>
          <w:p w14:paraId="73CFDF79"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82"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83" w:author="Avi Cohen" w:date="2022-05-02T11:52:00Z">
                  <w:rPr>
                    <w:rFonts w:ascii="David" w:eastAsia="Calibri" w:hAnsi="David" w:cs="David"/>
                    <w:sz w:val="24"/>
                    <w:szCs w:val="24"/>
                    <w:rtl/>
                    <w:lang w:eastAsia="he-IL"/>
                  </w:rPr>
                </w:rPrChange>
              </w:rPr>
              <w:t xml:space="preserve">כיסויים נוספים בתוקף וביטול חריגים </w:t>
            </w:r>
          </w:p>
          <w:p w14:paraId="08BD16C7"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84"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85" w:author="Avi Cohen" w:date="2022-05-02T11:52:00Z">
                  <w:rPr>
                    <w:rFonts w:ascii="David" w:eastAsia="Calibri" w:hAnsi="David" w:cs="David"/>
                    <w:sz w:val="24"/>
                    <w:szCs w:val="24"/>
                    <w:rtl/>
                    <w:lang w:eastAsia="he-IL"/>
                  </w:rPr>
                </w:rPrChange>
              </w:rPr>
              <w:t>יש לציין קוד כיסוי בהתאם לנספח ד'</w:t>
            </w:r>
          </w:p>
        </w:tc>
      </w:tr>
      <w:tr w:rsidR="00DE7F64" w:rsidRPr="00DE7F64" w14:paraId="1FCF5652" w14:textId="77777777" w:rsidTr="00EC2F80">
        <w:trPr>
          <w:trHeight w:val="43"/>
        </w:trPr>
        <w:tc>
          <w:tcPr>
            <w:tcW w:w="1893" w:type="dxa"/>
            <w:vMerge/>
            <w:shd w:val="clear" w:color="auto" w:fill="F2F2F2"/>
          </w:tcPr>
          <w:p w14:paraId="289073EE"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86" w:author="Avi Cohen" w:date="2022-05-02T11:52:00Z">
                  <w:rPr>
                    <w:rFonts w:ascii="David" w:eastAsia="Calibri" w:hAnsi="David" w:cs="David"/>
                    <w:sz w:val="24"/>
                    <w:szCs w:val="24"/>
                    <w:rtl/>
                    <w:lang w:eastAsia="he-IL"/>
                  </w:rPr>
                </w:rPrChange>
              </w:rPr>
            </w:pPr>
          </w:p>
        </w:tc>
        <w:tc>
          <w:tcPr>
            <w:tcW w:w="956" w:type="dxa"/>
            <w:vMerge/>
            <w:shd w:val="clear" w:color="auto" w:fill="F2F2F2"/>
          </w:tcPr>
          <w:p w14:paraId="48BC405C"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87" w:author="Avi Cohen" w:date="2022-05-02T11:52:00Z">
                  <w:rPr>
                    <w:rFonts w:ascii="David" w:eastAsia="Calibri" w:hAnsi="David" w:cs="David"/>
                    <w:sz w:val="24"/>
                    <w:szCs w:val="24"/>
                    <w:rtl/>
                    <w:lang w:eastAsia="he-IL"/>
                  </w:rPr>
                </w:rPrChange>
              </w:rPr>
            </w:pPr>
          </w:p>
        </w:tc>
        <w:tc>
          <w:tcPr>
            <w:tcW w:w="957" w:type="dxa"/>
            <w:vMerge/>
            <w:shd w:val="clear" w:color="auto" w:fill="F2F2F2"/>
          </w:tcPr>
          <w:p w14:paraId="78FDED86"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88" w:author="Avi Cohen" w:date="2022-05-02T11:52:00Z">
                  <w:rPr>
                    <w:rFonts w:ascii="David" w:eastAsia="Calibri" w:hAnsi="David" w:cs="David"/>
                    <w:sz w:val="24"/>
                    <w:szCs w:val="24"/>
                    <w:rtl/>
                    <w:lang w:eastAsia="he-IL"/>
                  </w:rPr>
                </w:rPrChange>
              </w:rPr>
            </w:pPr>
          </w:p>
        </w:tc>
        <w:tc>
          <w:tcPr>
            <w:tcW w:w="1349" w:type="dxa"/>
            <w:vMerge/>
            <w:shd w:val="clear" w:color="auto" w:fill="F2F2F2"/>
          </w:tcPr>
          <w:p w14:paraId="408E214B"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89" w:author="Avi Cohen" w:date="2022-05-02T11:52:00Z">
                  <w:rPr>
                    <w:rFonts w:ascii="David" w:eastAsia="Calibri" w:hAnsi="David" w:cs="David"/>
                    <w:sz w:val="24"/>
                    <w:szCs w:val="24"/>
                    <w:rtl/>
                    <w:lang w:eastAsia="he-IL"/>
                  </w:rPr>
                </w:rPrChange>
              </w:rPr>
            </w:pPr>
          </w:p>
        </w:tc>
        <w:tc>
          <w:tcPr>
            <w:tcW w:w="1417" w:type="dxa"/>
            <w:vMerge/>
            <w:shd w:val="clear" w:color="auto" w:fill="F2F2F2"/>
          </w:tcPr>
          <w:p w14:paraId="27A01E94"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90" w:author="Avi Cohen" w:date="2022-05-02T11:52:00Z">
                  <w:rPr>
                    <w:rFonts w:ascii="David" w:eastAsia="Calibri" w:hAnsi="David" w:cs="David"/>
                    <w:sz w:val="24"/>
                    <w:szCs w:val="24"/>
                    <w:rtl/>
                    <w:lang w:eastAsia="he-IL"/>
                  </w:rPr>
                </w:rPrChange>
              </w:rPr>
            </w:pPr>
          </w:p>
        </w:tc>
        <w:tc>
          <w:tcPr>
            <w:tcW w:w="1277" w:type="dxa"/>
            <w:shd w:val="clear" w:color="auto" w:fill="F2F2F2"/>
          </w:tcPr>
          <w:p w14:paraId="44C1CF8F"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91"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92" w:author="Avi Cohen" w:date="2022-05-02T11:52:00Z">
                  <w:rPr>
                    <w:rFonts w:ascii="David" w:eastAsia="Calibri" w:hAnsi="David" w:cs="David"/>
                    <w:sz w:val="24"/>
                    <w:szCs w:val="24"/>
                    <w:rtl/>
                    <w:lang w:eastAsia="he-IL"/>
                  </w:rPr>
                </w:rPrChange>
              </w:rPr>
              <w:t>סכום</w:t>
            </w:r>
          </w:p>
        </w:tc>
        <w:tc>
          <w:tcPr>
            <w:tcW w:w="1286" w:type="dxa"/>
            <w:shd w:val="clear" w:color="auto" w:fill="F2F2F2"/>
          </w:tcPr>
          <w:p w14:paraId="5A4478D7"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93"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94" w:author="Avi Cohen" w:date="2022-05-02T11:52:00Z">
                  <w:rPr>
                    <w:rFonts w:ascii="David" w:eastAsia="Calibri" w:hAnsi="David" w:cs="David"/>
                    <w:sz w:val="24"/>
                    <w:szCs w:val="24"/>
                    <w:rtl/>
                    <w:lang w:eastAsia="he-IL"/>
                  </w:rPr>
                </w:rPrChange>
              </w:rPr>
              <w:t>מטבע</w:t>
            </w:r>
          </w:p>
        </w:tc>
        <w:tc>
          <w:tcPr>
            <w:tcW w:w="2400" w:type="dxa"/>
            <w:vMerge/>
            <w:shd w:val="clear" w:color="auto" w:fill="F2F2F2"/>
          </w:tcPr>
          <w:p w14:paraId="0FDCAC6C"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95" w:author="Avi Cohen" w:date="2022-05-02T11:52:00Z">
                  <w:rPr>
                    <w:rFonts w:ascii="David" w:eastAsia="Calibri" w:hAnsi="David" w:cs="David"/>
                    <w:sz w:val="24"/>
                    <w:szCs w:val="24"/>
                    <w:rtl/>
                    <w:lang w:eastAsia="he-IL"/>
                  </w:rPr>
                </w:rPrChange>
              </w:rPr>
            </w:pPr>
          </w:p>
        </w:tc>
      </w:tr>
      <w:tr w:rsidR="00DE7F64" w:rsidRPr="00DE7F64" w14:paraId="1E65C23C" w14:textId="77777777" w:rsidTr="00EC2F80">
        <w:trPr>
          <w:trHeight w:val="850"/>
        </w:trPr>
        <w:tc>
          <w:tcPr>
            <w:tcW w:w="1893" w:type="dxa"/>
            <w:shd w:val="clear" w:color="auto" w:fill="F2F2F2"/>
          </w:tcPr>
          <w:p w14:paraId="702F4C45"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96"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497" w:author="Avi Cohen" w:date="2022-05-02T11:52:00Z">
                  <w:rPr>
                    <w:rFonts w:ascii="David" w:eastAsia="Calibri" w:hAnsi="David" w:cs="David"/>
                    <w:sz w:val="24"/>
                    <w:szCs w:val="24"/>
                    <w:rtl/>
                    <w:lang w:eastAsia="he-IL"/>
                  </w:rPr>
                </w:rPrChange>
              </w:rPr>
              <w:t>צד ג'</w:t>
            </w:r>
          </w:p>
        </w:tc>
        <w:tc>
          <w:tcPr>
            <w:tcW w:w="956" w:type="dxa"/>
            <w:shd w:val="clear" w:color="auto" w:fill="F2F2F2"/>
          </w:tcPr>
          <w:p w14:paraId="618DF404"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98" w:author="Avi Cohen" w:date="2022-05-02T11:52:00Z">
                  <w:rPr>
                    <w:rFonts w:ascii="David" w:eastAsia="Calibri" w:hAnsi="David" w:cs="David"/>
                    <w:sz w:val="24"/>
                    <w:szCs w:val="24"/>
                    <w:rtl/>
                    <w:lang w:eastAsia="he-IL"/>
                  </w:rPr>
                </w:rPrChange>
              </w:rPr>
            </w:pPr>
          </w:p>
        </w:tc>
        <w:tc>
          <w:tcPr>
            <w:tcW w:w="957" w:type="dxa"/>
            <w:shd w:val="clear" w:color="auto" w:fill="F2F2F2"/>
          </w:tcPr>
          <w:p w14:paraId="1DD72E86"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499" w:author="Avi Cohen" w:date="2022-05-02T11:52:00Z">
                  <w:rPr>
                    <w:rFonts w:ascii="David" w:eastAsia="Calibri" w:hAnsi="David" w:cs="David"/>
                    <w:sz w:val="24"/>
                    <w:szCs w:val="24"/>
                    <w:rtl/>
                    <w:lang w:eastAsia="he-IL"/>
                  </w:rPr>
                </w:rPrChange>
              </w:rPr>
            </w:pPr>
          </w:p>
        </w:tc>
        <w:tc>
          <w:tcPr>
            <w:tcW w:w="1349" w:type="dxa"/>
            <w:shd w:val="clear" w:color="auto" w:fill="F2F2F2"/>
          </w:tcPr>
          <w:p w14:paraId="632081D3"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00" w:author="Avi Cohen" w:date="2022-05-02T11:52:00Z">
                  <w:rPr>
                    <w:rFonts w:ascii="David" w:eastAsia="Calibri" w:hAnsi="David" w:cs="David"/>
                    <w:sz w:val="24"/>
                    <w:szCs w:val="24"/>
                    <w:rtl/>
                    <w:lang w:eastAsia="he-IL"/>
                  </w:rPr>
                </w:rPrChange>
              </w:rPr>
            </w:pPr>
          </w:p>
        </w:tc>
        <w:tc>
          <w:tcPr>
            <w:tcW w:w="1417" w:type="dxa"/>
            <w:shd w:val="clear" w:color="auto" w:fill="F2F2F2"/>
          </w:tcPr>
          <w:p w14:paraId="71216FDD"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01" w:author="Avi Cohen" w:date="2022-05-02T11:52:00Z">
                  <w:rPr>
                    <w:rFonts w:ascii="David" w:eastAsia="Calibri" w:hAnsi="David" w:cs="David"/>
                    <w:sz w:val="24"/>
                    <w:szCs w:val="24"/>
                    <w:rtl/>
                    <w:lang w:eastAsia="he-IL"/>
                  </w:rPr>
                </w:rPrChange>
              </w:rPr>
            </w:pPr>
          </w:p>
        </w:tc>
        <w:tc>
          <w:tcPr>
            <w:tcW w:w="1277" w:type="dxa"/>
            <w:shd w:val="clear" w:color="auto" w:fill="F2F2F2"/>
          </w:tcPr>
          <w:p w14:paraId="2ACD66ED"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02" w:author="Avi Cohen" w:date="2022-05-02T11:52:00Z">
                  <w:rPr>
                    <w:rFonts w:ascii="David" w:eastAsia="Calibri" w:hAnsi="David" w:cs="David"/>
                    <w:sz w:val="24"/>
                    <w:szCs w:val="24"/>
                    <w:rtl/>
                    <w:lang w:eastAsia="he-IL"/>
                  </w:rPr>
                </w:rPrChange>
              </w:rPr>
            </w:pPr>
            <w:r w:rsidRPr="00DE7F64">
              <w:rPr>
                <w:rFonts w:ascii="David" w:eastAsia="Calibri" w:hAnsi="David" w:cs="David" w:hint="cs"/>
                <w:sz w:val="24"/>
                <w:szCs w:val="24"/>
                <w:rtl/>
                <w:lang w:eastAsia="he-IL"/>
                <w:rPrChange w:id="3503" w:author="Avi Cohen" w:date="2022-05-02T11:52:00Z">
                  <w:rPr>
                    <w:rFonts w:ascii="David" w:eastAsia="Calibri" w:hAnsi="David" w:cs="David" w:hint="cs"/>
                    <w:sz w:val="24"/>
                    <w:szCs w:val="24"/>
                    <w:rtl/>
                    <w:lang w:eastAsia="he-IL"/>
                  </w:rPr>
                </w:rPrChange>
              </w:rPr>
              <w:t>________</w:t>
            </w:r>
            <w:r w:rsidRPr="00DE7F64">
              <w:rPr>
                <w:rFonts w:ascii="David" w:eastAsia="Calibri" w:hAnsi="David" w:cs="David"/>
                <w:sz w:val="24"/>
                <w:szCs w:val="24"/>
                <w:rtl/>
                <w:lang w:eastAsia="he-IL"/>
                <w:rPrChange w:id="3504" w:author="Avi Cohen" w:date="2022-05-02T11:52:00Z">
                  <w:rPr>
                    <w:rFonts w:ascii="David" w:eastAsia="Calibri" w:hAnsi="David" w:cs="David"/>
                    <w:sz w:val="24"/>
                    <w:szCs w:val="24"/>
                    <w:rtl/>
                    <w:lang w:eastAsia="he-IL"/>
                  </w:rPr>
                </w:rPrChange>
              </w:rPr>
              <w:t>לאירוע ובמצטבר על פי הפוליסה.</w:t>
            </w:r>
          </w:p>
        </w:tc>
        <w:tc>
          <w:tcPr>
            <w:tcW w:w="1286" w:type="dxa"/>
            <w:shd w:val="clear" w:color="auto" w:fill="F2F2F2"/>
          </w:tcPr>
          <w:p w14:paraId="24F24C78"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05"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506" w:author="Avi Cohen" w:date="2022-05-02T11:52:00Z">
                  <w:rPr>
                    <w:rFonts w:ascii="David" w:eastAsia="Calibri" w:hAnsi="David" w:cs="David"/>
                    <w:sz w:val="24"/>
                    <w:szCs w:val="24"/>
                    <w:rtl/>
                    <w:lang w:eastAsia="he-IL"/>
                  </w:rPr>
                </w:rPrChange>
              </w:rPr>
              <w:t>שקל</w:t>
            </w:r>
          </w:p>
        </w:tc>
        <w:tc>
          <w:tcPr>
            <w:tcW w:w="2400" w:type="dxa"/>
            <w:shd w:val="clear" w:color="auto" w:fill="F2F2F2"/>
          </w:tcPr>
          <w:p w14:paraId="7E6C5E2C" w14:textId="77777777" w:rsidR="00CE2C28" w:rsidRPr="00DE7F64" w:rsidRDefault="00CE2C28" w:rsidP="00EC2F80">
            <w:pPr>
              <w:spacing w:before="0" w:beforeAutospacing="0" w:after="0" w:afterAutospacing="0" w:line="240" w:lineRule="auto"/>
              <w:ind w:left="50" w:right="78"/>
              <w:rPr>
                <w:rFonts w:ascii="David" w:eastAsia="Calibri" w:hAnsi="David" w:cs="David"/>
                <w:bCs/>
                <w:sz w:val="24"/>
                <w:szCs w:val="24"/>
                <w:rtl/>
                <w:lang w:eastAsia="he-IL"/>
                <w:rPrChange w:id="3507" w:author="Avi Cohen" w:date="2022-05-02T11:52:00Z">
                  <w:rPr>
                    <w:rFonts w:ascii="David" w:eastAsia="Calibri" w:hAnsi="David" w:cs="David"/>
                    <w:bCs/>
                    <w:sz w:val="24"/>
                    <w:szCs w:val="24"/>
                    <w:rtl/>
                    <w:lang w:eastAsia="he-IL"/>
                  </w:rPr>
                </w:rPrChange>
              </w:rPr>
            </w:pPr>
            <w:r w:rsidRPr="00DE7F64">
              <w:rPr>
                <w:rFonts w:ascii="David" w:eastAsia="Calibri" w:hAnsi="David" w:cs="David"/>
                <w:bCs/>
                <w:sz w:val="24"/>
                <w:szCs w:val="24"/>
                <w:rtl/>
                <w:lang w:eastAsia="he-IL"/>
                <w:rPrChange w:id="3508" w:author="Avi Cohen" w:date="2022-05-02T11:52:00Z">
                  <w:rPr>
                    <w:rFonts w:ascii="David" w:eastAsia="Calibri" w:hAnsi="David" w:cs="David"/>
                    <w:bCs/>
                    <w:sz w:val="24"/>
                    <w:szCs w:val="24"/>
                    <w:rtl/>
                    <w:lang w:eastAsia="he-IL"/>
                  </w:rPr>
                </w:rPrChange>
              </w:rPr>
              <w:t>304/302/307/315/328/329</w:t>
            </w:r>
            <w:r w:rsidRPr="00DE7F64">
              <w:rPr>
                <w:rFonts w:ascii="David" w:eastAsia="Calibri" w:hAnsi="David" w:cs="David" w:hint="cs"/>
                <w:bCs/>
                <w:sz w:val="24"/>
                <w:szCs w:val="24"/>
                <w:rtl/>
                <w:lang w:eastAsia="he-IL"/>
                <w:rPrChange w:id="3509" w:author="Avi Cohen" w:date="2022-05-02T11:52:00Z">
                  <w:rPr>
                    <w:rFonts w:ascii="David" w:eastAsia="Calibri" w:hAnsi="David" w:cs="David" w:hint="cs"/>
                    <w:bCs/>
                    <w:sz w:val="24"/>
                    <w:szCs w:val="24"/>
                    <w:rtl/>
                    <w:lang w:eastAsia="he-IL"/>
                  </w:rPr>
                </w:rPrChange>
              </w:rPr>
              <w:t>/321/309</w:t>
            </w:r>
          </w:p>
        </w:tc>
      </w:tr>
      <w:tr w:rsidR="00DE7F64" w:rsidRPr="00DE7F64" w14:paraId="1782B996" w14:textId="77777777" w:rsidTr="00EC2F80">
        <w:trPr>
          <w:trHeight w:val="850"/>
        </w:trPr>
        <w:tc>
          <w:tcPr>
            <w:tcW w:w="1893" w:type="dxa"/>
            <w:shd w:val="clear" w:color="auto" w:fill="FFFFFF"/>
          </w:tcPr>
          <w:p w14:paraId="40D94233"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10"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511" w:author="Avi Cohen" w:date="2022-05-02T11:52:00Z">
                  <w:rPr>
                    <w:rFonts w:ascii="David" w:eastAsia="Calibri" w:hAnsi="David" w:cs="David"/>
                    <w:sz w:val="24"/>
                    <w:szCs w:val="24"/>
                    <w:rtl/>
                    <w:lang w:eastAsia="he-IL"/>
                  </w:rPr>
                </w:rPrChange>
              </w:rPr>
              <w:t>אחריות מעבידים</w:t>
            </w:r>
          </w:p>
        </w:tc>
        <w:tc>
          <w:tcPr>
            <w:tcW w:w="956" w:type="dxa"/>
            <w:shd w:val="clear" w:color="auto" w:fill="FFFFFF"/>
          </w:tcPr>
          <w:p w14:paraId="69CD8687"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12" w:author="Avi Cohen" w:date="2022-05-02T11:52:00Z">
                  <w:rPr>
                    <w:rFonts w:ascii="David" w:eastAsia="Calibri" w:hAnsi="David" w:cs="David"/>
                    <w:sz w:val="24"/>
                    <w:szCs w:val="24"/>
                    <w:rtl/>
                    <w:lang w:eastAsia="he-IL"/>
                  </w:rPr>
                </w:rPrChange>
              </w:rPr>
            </w:pPr>
          </w:p>
        </w:tc>
        <w:tc>
          <w:tcPr>
            <w:tcW w:w="957" w:type="dxa"/>
            <w:shd w:val="clear" w:color="auto" w:fill="FFFFFF"/>
          </w:tcPr>
          <w:p w14:paraId="0CAEC762"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13" w:author="Avi Cohen" w:date="2022-05-02T11:52:00Z">
                  <w:rPr>
                    <w:rFonts w:ascii="David" w:eastAsia="Calibri" w:hAnsi="David" w:cs="David"/>
                    <w:sz w:val="24"/>
                    <w:szCs w:val="24"/>
                    <w:rtl/>
                    <w:lang w:eastAsia="he-IL"/>
                  </w:rPr>
                </w:rPrChange>
              </w:rPr>
            </w:pPr>
          </w:p>
        </w:tc>
        <w:tc>
          <w:tcPr>
            <w:tcW w:w="1349" w:type="dxa"/>
            <w:shd w:val="clear" w:color="auto" w:fill="FFFFFF"/>
          </w:tcPr>
          <w:p w14:paraId="2823A204"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14" w:author="Avi Cohen" w:date="2022-05-02T11:52:00Z">
                  <w:rPr>
                    <w:rFonts w:ascii="David" w:eastAsia="Calibri" w:hAnsi="David" w:cs="David"/>
                    <w:sz w:val="24"/>
                    <w:szCs w:val="24"/>
                    <w:rtl/>
                    <w:lang w:eastAsia="he-IL"/>
                  </w:rPr>
                </w:rPrChange>
              </w:rPr>
            </w:pPr>
          </w:p>
        </w:tc>
        <w:tc>
          <w:tcPr>
            <w:tcW w:w="1417" w:type="dxa"/>
            <w:shd w:val="clear" w:color="auto" w:fill="FFFFFF"/>
          </w:tcPr>
          <w:p w14:paraId="7A0B3BC1"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15" w:author="Avi Cohen" w:date="2022-05-02T11:52:00Z">
                  <w:rPr>
                    <w:rFonts w:ascii="David" w:eastAsia="Calibri" w:hAnsi="David" w:cs="David"/>
                    <w:sz w:val="24"/>
                    <w:szCs w:val="24"/>
                    <w:rtl/>
                    <w:lang w:eastAsia="he-IL"/>
                  </w:rPr>
                </w:rPrChange>
              </w:rPr>
            </w:pPr>
          </w:p>
        </w:tc>
        <w:tc>
          <w:tcPr>
            <w:tcW w:w="1277" w:type="dxa"/>
            <w:shd w:val="clear" w:color="auto" w:fill="FFFFFF"/>
          </w:tcPr>
          <w:p w14:paraId="1C00662F"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16" w:author="Avi Cohen" w:date="2022-05-02T11:52:00Z">
                  <w:rPr>
                    <w:rFonts w:ascii="David" w:eastAsia="Calibri" w:hAnsi="David" w:cs="David"/>
                    <w:sz w:val="24"/>
                    <w:szCs w:val="24"/>
                    <w:rtl/>
                    <w:lang w:eastAsia="he-IL"/>
                  </w:rPr>
                </w:rPrChange>
              </w:rPr>
            </w:pPr>
            <w:r w:rsidRPr="00DE7F64">
              <w:rPr>
                <w:rFonts w:ascii="David" w:eastAsia="Calibri" w:hAnsi="David" w:cs="David" w:hint="cs"/>
                <w:sz w:val="24"/>
                <w:szCs w:val="24"/>
                <w:rtl/>
                <w:lang w:eastAsia="he-IL"/>
                <w:rPrChange w:id="3517" w:author="Avi Cohen" w:date="2022-05-02T11:52:00Z">
                  <w:rPr>
                    <w:rFonts w:ascii="David" w:eastAsia="Calibri" w:hAnsi="David" w:cs="David" w:hint="cs"/>
                    <w:sz w:val="24"/>
                    <w:szCs w:val="24"/>
                    <w:rtl/>
                    <w:lang w:eastAsia="he-IL"/>
                  </w:rPr>
                </w:rPrChange>
              </w:rPr>
              <w:t>________</w:t>
            </w:r>
            <w:r w:rsidRPr="00DE7F64">
              <w:rPr>
                <w:rFonts w:ascii="David" w:eastAsia="Calibri" w:hAnsi="David" w:cs="David"/>
                <w:sz w:val="24"/>
                <w:szCs w:val="24"/>
                <w:rtl/>
                <w:lang w:eastAsia="he-IL"/>
                <w:rPrChange w:id="3518" w:author="Avi Cohen" w:date="2022-05-02T11:52:00Z">
                  <w:rPr>
                    <w:rFonts w:ascii="David" w:eastAsia="Calibri" w:hAnsi="David" w:cs="David"/>
                    <w:sz w:val="24"/>
                    <w:szCs w:val="24"/>
                    <w:rtl/>
                    <w:lang w:eastAsia="he-IL"/>
                  </w:rPr>
                </w:rPrChange>
              </w:rPr>
              <w:t xml:space="preserve"> לתובע, לאירוע ובמצטבר על פי הפוליסה.</w:t>
            </w:r>
          </w:p>
        </w:tc>
        <w:tc>
          <w:tcPr>
            <w:tcW w:w="1286" w:type="dxa"/>
            <w:shd w:val="clear" w:color="auto" w:fill="FFFFFF"/>
          </w:tcPr>
          <w:p w14:paraId="565CD158"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19"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520" w:author="Avi Cohen" w:date="2022-05-02T11:52:00Z">
                  <w:rPr>
                    <w:rFonts w:ascii="David" w:eastAsia="Calibri" w:hAnsi="David" w:cs="David"/>
                    <w:sz w:val="24"/>
                    <w:szCs w:val="24"/>
                    <w:rtl/>
                    <w:lang w:eastAsia="he-IL"/>
                  </w:rPr>
                </w:rPrChange>
              </w:rPr>
              <w:t>שקל</w:t>
            </w:r>
          </w:p>
        </w:tc>
        <w:tc>
          <w:tcPr>
            <w:tcW w:w="2400" w:type="dxa"/>
            <w:shd w:val="clear" w:color="auto" w:fill="FFFFFF"/>
          </w:tcPr>
          <w:p w14:paraId="41D8069E" w14:textId="77777777" w:rsidR="00CE2C28" w:rsidRPr="00DE7F64" w:rsidRDefault="00CE2C28" w:rsidP="00EC2F80">
            <w:pPr>
              <w:spacing w:before="0" w:beforeAutospacing="0" w:after="0" w:afterAutospacing="0" w:line="240" w:lineRule="auto"/>
              <w:ind w:left="50" w:right="78"/>
              <w:rPr>
                <w:rFonts w:ascii="David" w:eastAsia="Calibri" w:hAnsi="David" w:cs="David"/>
                <w:bCs/>
                <w:sz w:val="24"/>
                <w:szCs w:val="24"/>
                <w:rtl/>
                <w:lang w:eastAsia="he-IL"/>
                <w:rPrChange w:id="3521" w:author="Avi Cohen" w:date="2022-05-02T11:52:00Z">
                  <w:rPr>
                    <w:rFonts w:ascii="David" w:eastAsia="Calibri" w:hAnsi="David" w:cs="David"/>
                    <w:bCs/>
                    <w:sz w:val="24"/>
                    <w:szCs w:val="24"/>
                    <w:rtl/>
                    <w:lang w:eastAsia="he-IL"/>
                  </w:rPr>
                </w:rPrChange>
              </w:rPr>
            </w:pPr>
            <w:r w:rsidRPr="00DE7F64">
              <w:rPr>
                <w:rFonts w:ascii="David" w:eastAsia="Calibri" w:hAnsi="David" w:cs="David"/>
                <w:bCs/>
                <w:sz w:val="24"/>
                <w:szCs w:val="24"/>
                <w:rtl/>
                <w:lang w:eastAsia="he-IL"/>
                <w:rPrChange w:id="3522" w:author="Avi Cohen" w:date="2022-05-02T11:52:00Z">
                  <w:rPr>
                    <w:rFonts w:ascii="David" w:eastAsia="Calibri" w:hAnsi="David" w:cs="David"/>
                    <w:bCs/>
                    <w:sz w:val="24"/>
                    <w:szCs w:val="24"/>
                    <w:rtl/>
                    <w:lang w:eastAsia="he-IL"/>
                  </w:rPr>
                </w:rPrChange>
              </w:rPr>
              <w:t>304/302/309/308/328</w:t>
            </w:r>
            <w:r w:rsidRPr="00DE7F64">
              <w:rPr>
                <w:rFonts w:ascii="David" w:eastAsia="Calibri" w:hAnsi="David" w:cs="David" w:hint="cs"/>
                <w:bCs/>
                <w:sz w:val="24"/>
                <w:szCs w:val="24"/>
                <w:rtl/>
                <w:lang w:eastAsia="he-IL"/>
                <w:rPrChange w:id="3523" w:author="Avi Cohen" w:date="2022-05-02T11:52:00Z">
                  <w:rPr>
                    <w:rFonts w:ascii="David" w:eastAsia="Calibri" w:hAnsi="David" w:cs="David" w:hint="cs"/>
                    <w:bCs/>
                    <w:sz w:val="24"/>
                    <w:szCs w:val="24"/>
                    <w:rtl/>
                    <w:lang w:eastAsia="he-IL"/>
                  </w:rPr>
                </w:rPrChange>
              </w:rPr>
              <w:t>/321</w:t>
            </w:r>
          </w:p>
        </w:tc>
      </w:tr>
      <w:tr w:rsidR="00DE7F64" w:rsidRPr="00DE7F64" w14:paraId="30B85F0A" w14:textId="77777777" w:rsidTr="00EC2F80">
        <w:trPr>
          <w:trHeight w:val="850"/>
        </w:trPr>
        <w:tc>
          <w:tcPr>
            <w:tcW w:w="1893" w:type="dxa"/>
            <w:shd w:val="clear" w:color="auto" w:fill="F2F2F2"/>
          </w:tcPr>
          <w:p w14:paraId="0D166F56"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24"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525" w:author="Avi Cohen" w:date="2022-05-02T11:52:00Z">
                  <w:rPr>
                    <w:rFonts w:ascii="David" w:eastAsia="Calibri" w:hAnsi="David" w:cs="David"/>
                    <w:sz w:val="24"/>
                    <w:szCs w:val="24"/>
                    <w:rtl/>
                    <w:lang w:eastAsia="he-IL"/>
                  </w:rPr>
                </w:rPrChange>
              </w:rPr>
              <w:t xml:space="preserve">אחריות </w:t>
            </w:r>
            <w:r w:rsidRPr="00DE7F64">
              <w:rPr>
                <w:rFonts w:ascii="David" w:eastAsia="Calibri" w:hAnsi="David" w:cs="David" w:hint="cs"/>
                <w:sz w:val="24"/>
                <w:szCs w:val="24"/>
                <w:rtl/>
                <w:lang w:eastAsia="he-IL"/>
                <w:rPrChange w:id="3526" w:author="Avi Cohen" w:date="2022-05-02T11:52:00Z">
                  <w:rPr>
                    <w:rFonts w:ascii="David" w:eastAsia="Calibri" w:hAnsi="David" w:cs="David" w:hint="cs"/>
                    <w:sz w:val="24"/>
                    <w:szCs w:val="24"/>
                    <w:rtl/>
                    <w:lang w:eastAsia="he-IL"/>
                  </w:rPr>
                </w:rPrChange>
              </w:rPr>
              <w:t>מקצועית</w:t>
            </w:r>
          </w:p>
        </w:tc>
        <w:tc>
          <w:tcPr>
            <w:tcW w:w="956" w:type="dxa"/>
            <w:shd w:val="clear" w:color="auto" w:fill="F2F2F2"/>
          </w:tcPr>
          <w:p w14:paraId="30B9E06E" w14:textId="77777777" w:rsidR="00CE2C28" w:rsidRPr="00DE7F64" w:rsidRDefault="00CE2C28" w:rsidP="00EC2F80">
            <w:pPr>
              <w:spacing w:before="0" w:beforeAutospacing="0" w:after="0" w:afterAutospacing="0" w:line="240" w:lineRule="auto"/>
              <w:rPr>
                <w:rFonts w:ascii="David" w:eastAsia="Calibri" w:hAnsi="David" w:cs="David"/>
                <w:strike/>
                <w:sz w:val="24"/>
                <w:szCs w:val="24"/>
                <w:rtl/>
                <w:lang w:eastAsia="he-IL"/>
                <w:rPrChange w:id="3527" w:author="Avi Cohen" w:date="2022-05-02T11:52:00Z">
                  <w:rPr>
                    <w:rFonts w:ascii="David" w:eastAsia="Calibri" w:hAnsi="David" w:cs="David"/>
                    <w:strike/>
                    <w:sz w:val="24"/>
                    <w:szCs w:val="24"/>
                    <w:rtl/>
                    <w:lang w:eastAsia="he-IL"/>
                  </w:rPr>
                </w:rPrChange>
              </w:rPr>
            </w:pPr>
          </w:p>
        </w:tc>
        <w:tc>
          <w:tcPr>
            <w:tcW w:w="957" w:type="dxa"/>
            <w:shd w:val="clear" w:color="auto" w:fill="F2F2F2"/>
          </w:tcPr>
          <w:p w14:paraId="65E3998D" w14:textId="77777777" w:rsidR="00CE2C28" w:rsidRPr="00DE7F64" w:rsidRDefault="00CE2C28" w:rsidP="00EC2F80">
            <w:pPr>
              <w:spacing w:before="0" w:beforeAutospacing="0" w:after="0" w:afterAutospacing="0" w:line="240" w:lineRule="auto"/>
              <w:rPr>
                <w:rFonts w:ascii="David" w:eastAsia="Calibri" w:hAnsi="David" w:cs="David"/>
                <w:strike/>
                <w:sz w:val="24"/>
                <w:szCs w:val="24"/>
                <w:rtl/>
                <w:lang w:eastAsia="he-IL"/>
                <w:rPrChange w:id="3528" w:author="Avi Cohen" w:date="2022-05-02T11:52:00Z">
                  <w:rPr>
                    <w:rFonts w:ascii="David" w:eastAsia="Calibri" w:hAnsi="David" w:cs="David"/>
                    <w:strike/>
                    <w:sz w:val="24"/>
                    <w:szCs w:val="24"/>
                    <w:rtl/>
                    <w:lang w:eastAsia="he-IL"/>
                  </w:rPr>
                </w:rPrChange>
              </w:rPr>
            </w:pPr>
          </w:p>
        </w:tc>
        <w:tc>
          <w:tcPr>
            <w:tcW w:w="1349" w:type="dxa"/>
            <w:shd w:val="clear" w:color="auto" w:fill="F2F2F2"/>
          </w:tcPr>
          <w:p w14:paraId="67869BE6" w14:textId="77777777" w:rsidR="00CE2C28" w:rsidRPr="00DE7F64" w:rsidRDefault="00CE2C28" w:rsidP="00EC2F80">
            <w:pPr>
              <w:spacing w:before="0" w:beforeAutospacing="0" w:after="0" w:afterAutospacing="0" w:line="240" w:lineRule="auto"/>
              <w:rPr>
                <w:rFonts w:ascii="David" w:eastAsia="Calibri" w:hAnsi="David" w:cs="David"/>
                <w:strike/>
                <w:sz w:val="24"/>
                <w:szCs w:val="24"/>
                <w:rtl/>
                <w:lang w:eastAsia="he-IL"/>
                <w:rPrChange w:id="3529" w:author="Avi Cohen" w:date="2022-05-02T11:52:00Z">
                  <w:rPr>
                    <w:rFonts w:ascii="David" w:eastAsia="Calibri" w:hAnsi="David" w:cs="David"/>
                    <w:strike/>
                    <w:sz w:val="24"/>
                    <w:szCs w:val="24"/>
                    <w:rtl/>
                    <w:lang w:eastAsia="he-IL"/>
                  </w:rPr>
                </w:rPrChange>
              </w:rPr>
            </w:pPr>
          </w:p>
        </w:tc>
        <w:tc>
          <w:tcPr>
            <w:tcW w:w="1417" w:type="dxa"/>
            <w:shd w:val="clear" w:color="auto" w:fill="F2F2F2"/>
          </w:tcPr>
          <w:p w14:paraId="3217B30D" w14:textId="77777777" w:rsidR="00CE2C28" w:rsidRPr="00DE7F64" w:rsidRDefault="00CE2C28" w:rsidP="00EC2F80">
            <w:pPr>
              <w:spacing w:before="0" w:beforeAutospacing="0" w:after="0" w:afterAutospacing="0" w:line="240" w:lineRule="auto"/>
              <w:rPr>
                <w:rFonts w:ascii="David" w:eastAsia="Calibri" w:hAnsi="David" w:cs="David"/>
                <w:strike/>
                <w:sz w:val="24"/>
                <w:szCs w:val="24"/>
                <w:rtl/>
                <w:lang w:eastAsia="he-IL"/>
                <w:rPrChange w:id="3530" w:author="Avi Cohen" w:date="2022-05-02T11:52:00Z">
                  <w:rPr>
                    <w:rFonts w:ascii="David" w:eastAsia="Calibri" w:hAnsi="David" w:cs="David"/>
                    <w:strike/>
                    <w:sz w:val="24"/>
                    <w:szCs w:val="24"/>
                    <w:rtl/>
                    <w:lang w:eastAsia="he-IL"/>
                  </w:rPr>
                </w:rPrChange>
              </w:rPr>
            </w:pPr>
          </w:p>
        </w:tc>
        <w:tc>
          <w:tcPr>
            <w:tcW w:w="1277" w:type="dxa"/>
            <w:shd w:val="clear" w:color="auto" w:fill="F2F2F2"/>
          </w:tcPr>
          <w:p w14:paraId="523CD429" w14:textId="77777777" w:rsidR="00CE2C28" w:rsidRPr="00DE7F64" w:rsidRDefault="00CE2C28" w:rsidP="00EC2F80">
            <w:pPr>
              <w:spacing w:before="0" w:beforeAutospacing="0" w:after="0" w:afterAutospacing="0" w:line="240" w:lineRule="auto"/>
              <w:rPr>
                <w:rFonts w:ascii="David" w:eastAsia="Calibri" w:hAnsi="David" w:cs="David"/>
                <w:strike/>
                <w:sz w:val="24"/>
                <w:szCs w:val="24"/>
                <w:rtl/>
                <w:lang w:eastAsia="he-IL"/>
                <w:rPrChange w:id="3531" w:author="Avi Cohen" w:date="2022-05-02T11:52:00Z">
                  <w:rPr>
                    <w:rFonts w:ascii="David" w:eastAsia="Calibri" w:hAnsi="David" w:cs="David"/>
                    <w:strike/>
                    <w:sz w:val="24"/>
                    <w:szCs w:val="24"/>
                    <w:rtl/>
                    <w:lang w:eastAsia="he-IL"/>
                  </w:rPr>
                </w:rPrChange>
              </w:rPr>
            </w:pPr>
            <w:r w:rsidRPr="00DE7F64">
              <w:rPr>
                <w:rFonts w:ascii="David" w:eastAsia="Calibri" w:hAnsi="David" w:cs="David" w:hint="cs"/>
                <w:sz w:val="24"/>
                <w:szCs w:val="24"/>
                <w:rtl/>
                <w:lang w:eastAsia="he-IL"/>
                <w:rPrChange w:id="3532" w:author="Avi Cohen" w:date="2022-05-02T11:52:00Z">
                  <w:rPr>
                    <w:rFonts w:ascii="David" w:eastAsia="Calibri" w:hAnsi="David" w:cs="David" w:hint="cs"/>
                    <w:sz w:val="24"/>
                    <w:szCs w:val="24"/>
                    <w:rtl/>
                    <w:lang w:eastAsia="he-IL"/>
                  </w:rPr>
                </w:rPrChange>
              </w:rPr>
              <w:t>________</w:t>
            </w:r>
            <w:r w:rsidRPr="00DE7F64">
              <w:rPr>
                <w:rFonts w:ascii="David" w:eastAsia="Calibri" w:hAnsi="David" w:cs="David"/>
                <w:sz w:val="24"/>
                <w:szCs w:val="24"/>
                <w:rtl/>
                <w:lang w:eastAsia="he-IL"/>
                <w:rPrChange w:id="3533" w:author="Avi Cohen" w:date="2022-05-02T11:52:00Z">
                  <w:rPr>
                    <w:rFonts w:ascii="David" w:eastAsia="Calibri" w:hAnsi="David" w:cs="David"/>
                    <w:sz w:val="24"/>
                    <w:szCs w:val="24"/>
                    <w:rtl/>
                    <w:lang w:eastAsia="he-IL"/>
                  </w:rPr>
                </w:rPrChange>
              </w:rPr>
              <w:t xml:space="preserve"> לאירוע ובמצטבר על פי הפוליסה.</w:t>
            </w:r>
          </w:p>
        </w:tc>
        <w:tc>
          <w:tcPr>
            <w:tcW w:w="1286" w:type="dxa"/>
            <w:shd w:val="clear" w:color="auto" w:fill="F2F2F2"/>
          </w:tcPr>
          <w:p w14:paraId="02A40BF4" w14:textId="77777777" w:rsidR="00CE2C28" w:rsidRPr="00DE7F64" w:rsidRDefault="00CE2C28" w:rsidP="00EC2F80">
            <w:pPr>
              <w:spacing w:before="0" w:beforeAutospacing="0" w:after="0" w:afterAutospacing="0" w:line="240" w:lineRule="auto"/>
              <w:rPr>
                <w:rFonts w:ascii="David" w:eastAsia="Calibri" w:hAnsi="David" w:cs="David"/>
                <w:sz w:val="24"/>
                <w:szCs w:val="24"/>
                <w:rtl/>
                <w:lang w:eastAsia="he-IL"/>
                <w:rPrChange w:id="3534" w:author="Avi Cohen" w:date="2022-05-02T11:52:00Z">
                  <w:rPr>
                    <w:rFonts w:ascii="David" w:eastAsia="Calibri" w:hAnsi="David" w:cs="David"/>
                    <w:sz w:val="24"/>
                    <w:szCs w:val="24"/>
                    <w:rtl/>
                    <w:lang w:eastAsia="he-IL"/>
                  </w:rPr>
                </w:rPrChange>
              </w:rPr>
            </w:pPr>
            <w:r w:rsidRPr="00DE7F64">
              <w:rPr>
                <w:rFonts w:ascii="David" w:eastAsia="Calibri" w:hAnsi="David" w:cs="David"/>
                <w:sz w:val="24"/>
                <w:szCs w:val="24"/>
                <w:rtl/>
                <w:lang w:eastAsia="he-IL"/>
                <w:rPrChange w:id="3535" w:author="Avi Cohen" w:date="2022-05-02T11:52:00Z">
                  <w:rPr>
                    <w:rFonts w:ascii="David" w:eastAsia="Calibri" w:hAnsi="David" w:cs="David"/>
                    <w:sz w:val="24"/>
                    <w:szCs w:val="24"/>
                    <w:rtl/>
                    <w:lang w:eastAsia="he-IL"/>
                  </w:rPr>
                </w:rPrChange>
              </w:rPr>
              <w:t>שקל</w:t>
            </w:r>
          </w:p>
        </w:tc>
        <w:tc>
          <w:tcPr>
            <w:tcW w:w="2400" w:type="dxa"/>
            <w:shd w:val="clear" w:color="auto" w:fill="F2F2F2"/>
          </w:tcPr>
          <w:p w14:paraId="6A6B480F" w14:textId="77777777" w:rsidR="00CE2C28" w:rsidRPr="00DE7F64" w:rsidRDefault="00CE2C28" w:rsidP="00EC2F80">
            <w:pPr>
              <w:spacing w:before="0" w:beforeAutospacing="0" w:after="0" w:afterAutospacing="0" w:line="240" w:lineRule="auto"/>
              <w:ind w:left="50" w:right="78"/>
              <w:rPr>
                <w:rFonts w:ascii="David" w:eastAsia="Calibri" w:hAnsi="David" w:cs="David"/>
                <w:bCs/>
                <w:strike/>
                <w:sz w:val="24"/>
                <w:szCs w:val="24"/>
                <w:rtl/>
                <w:lang w:eastAsia="he-IL"/>
                <w:rPrChange w:id="3536" w:author="Avi Cohen" w:date="2022-05-02T11:52:00Z">
                  <w:rPr>
                    <w:rFonts w:ascii="David" w:eastAsia="Calibri" w:hAnsi="David" w:cs="David"/>
                    <w:bCs/>
                    <w:strike/>
                    <w:sz w:val="24"/>
                    <w:szCs w:val="24"/>
                    <w:rtl/>
                    <w:lang w:eastAsia="he-IL"/>
                  </w:rPr>
                </w:rPrChange>
              </w:rPr>
            </w:pPr>
            <w:r w:rsidRPr="00DE7F64">
              <w:rPr>
                <w:rFonts w:ascii="David" w:eastAsia="Calibri" w:hAnsi="David" w:cs="David" w:hint="cs"/>
                <w:bCs/>
                <w:sz w:val="24"/>
                <w:szCs w:val="24"/>
                <w:rtl/>
                <w:lang w:eastAsia="he-IL"/>
                <w:rPrChange w:id="3537" w:author="Avi Cohen" w:date="2022-05-02T11:52:00Z">
                  <w:rPr>
                    <w:rFonts w:ascii="David" w:eastAsia="Calibri" w:hAnsi="David" w:cs="David" w:hint="cs"/>
                    <w:bCs/>
                    <w:sz w:val="24"/>
                    <w:szCs w:val="24"/>
                    <w:rtl/>
                    <w:lang w:eastAsia="he-IL"/>
                  </w:rPr>
                </w:rPrChange>
              </w:rPr>
              <w:t>302/318/328/332/301/303/325/326/327/321</w:t>
            </w:r>
          </w:p>
        </w:tc>
      </w:tr>
    </w:tbl>
    <w:p w14:paraId="2C22C938" w14:textId="77777777" w:rsidR="00CE2C28" w:rsidRPr="00DE7F64" w:rsidRDefault="00CE2C28" w:rsidP="00CE2C28">
      <w:pPr>
        <w:spacing w:before="0" w:beforeAutospacing="0" w:after="200" w:afterAutospacing="0" w:line="276" w:lineRule="auto"/>
        <w:ind w:left="84" w:hanging="41"/>
        <w:rPr>
          <w:rFonts w:ascii="David" w:eastAsia="Calibri" w:hAnsi="David" w:cs="David"/>
          <w:sz w:val="24"/>
          <w:szCs w:val="24"/>
          <w:rtl/>
          <w:lang w:eastAsia="he-IL"/>
          <w:rPrChange w:id="3538" w:author="Avi Cohen" w:date="2022-05-02T11:52:00Z">
            <w:rPr>
              <w:rFonts w:ascii="David" w:eastAsia="Calibri" w:hAnsi="David" w:cs="David"/>
              <w:sz w:val="24"/>
              <w:szCs w:val="24"/>
              <w:rtl/>
              <w:lang w:eastAsia="he-IL"/>
            </w:rPr>
          </w:rPrChange>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DE7F64" w:rsidRPr="00DE7F64" w14:paraId="608FAEFA" w14:textId="77777777" w:rsidTr="00EC2F80">
        <w:trPr>
          <w:trHeight w:val="57"/>
          <w:tblHeader/>
        </w:trPr>
        <w:tc>
          <w:tcPr>
            <w:tcW w:w="11530" w:type="dxa"/>
            <w:shd w:val="clear" w:color="auto" w:fill="F2F2F2"/>
          </w:tcPr>
          <w:p w14:paraId="4D8E20DD"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539" w:author="Avi Cohen" w:date="2022-05-02T11:52:00Z">
                  <w:rPr>
                    <w:rFonts w:ascii="David" w:eastAsia="Calibri" w:hAnsi="David" w:cs="David"/>
                    <w:b/>
                    <w:sz w:val="24"/>
                    <w:szCs w:val="24"/>
                    <w:rtl/>
                    <w:lang w:eastAsia="he-IL"/>
                  </w:rPr>
                </w:rPrChange>
              </w:rPr>
            </w:pPr>
            <w:r w:rsidRPr="00DE7F64">
              <w:rPr>
                <w:rFonts w:ascii="David" w:eastAsia="Calibri" w:hAnsi="David" w:cs="David"/>
                <w:b/>
                <w:sz w:val="24"/>
                <w:szCs w:val="24"/>
                <w:rtl/>
                <w:lang w:eastAsia="he-IL"/>
                <w:rPrChange w:id="3540" w:author="Avi Cohen" w:date="2022-05-02T11:52:00Z">
                  <w:rPr>
                    <w:rFonts w:ascii="David" w:eastAsia="Calibri" w:hAnsi="David" w:cs="David"/>
                    <w:b/>
                    <w:sz w:val="24"/>
                    <w:szCs w:val="24"/>
                    <w:rtl/>
                    <w:lang w:eastAsia="he-IL"/>
                  </w:rPr>
                </w:rPrChange>
              </w:rPr>
              <w:t xml:space="preserve">פירוט השירותים (בכפוף, לשירותים המפורטים בהסכם בין המבוטח למבקש האישור, יש לציין את קוד השירות מתוך הרשימה המפורטת בנספח </w:t>
            </w:r>
            <w:r w:rsidRPr="00DE7F64">
              <w:rPr>
                <w:rFonts w:ascii="David" w:eastAsia="Calibri" w:hAnsi="David" w:cs="David"/>
                <w:bCs/>
                <w:sz w:val="24"/>
                <w:szCs w:val="24"/>
                <w:rtl/>
                <w:lang w:eastAsia="he-IL"/>
                <w:rPrChange w:id="3541" w:author="Avi Cohen" w:date="2022-05-02T11:52:00Z">
                  <w:rPr>
                    <w:rFonts w:ascii="David" w:eastAsia="Calibri" w:hAnsi="David" w:cs="David"/>
                    <w:bCs/>
                    <w:sz w:val="24"/>
                    <w:szCs w:val="24"/>
                    <w:rtl/>
                    <w:lang w:eastAsia="he-IL"/>
                  </w:rPr>
                </w:rPrChange>
              </w:rPr>
              <w:t>ג'</w:t>
            </w:r>
            <w:r w:rsidRPr="00DE7F64">
              <w:rPr>
                <w:rFonts w:ascii="David" w:eastAsia="Calibri" w:hAnsi="David" w:cs="David"/>
                <w:b/>
                <w:sz w:val="24"/>
                <w:szCs w:val="24"/>
                <w:rtl/>
                <w:lang w:eastAsia="he-IL"/>
                <w:rPrChange w:id="3542" w:author="Avi Cohen" w:date="2022-05-02T11:52:00Z">
                  <w:rPr>
                    <w:rFonts w:ascii="David" w:eastAsia="Calibri" w:hAnsi="David" w:cs="David"/>
                    <w:b/>
                    <w:sz w:val="24"/>
                    <w:szCs w:val="24"/>
                    <w:rtl/>
                    <w:lang w:eastAsia="he-IL"/>
                  </w:rPr>
                </w:rPrChange>
              </w:rPr>
              <w:t>)*:</w:t>
            </w:r>
          </w:p>
        </w:tc>
      </w:tr>
      <w:tr w:rsidR="00DE7F64" w:rsidRPr="00DE7F64" w14:paraId="2BA6C6A7" w14:textId="77777777" w:rsidTr="00EC2F80">
        <w:trPr>
          <w:trHeight w:val="798"/>
        </w:trPr>
        <w:tc>
          <w:tcPr>
            <w:tcW w:w="11530" w:type="dxa"/>
            <w:shd w:val="clear" w:color="auto" w:fill="auto"/>
          </w:tcPr>
          <w:p w14:paraId="03388DDB"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lang w:eastAsia="he-IL"/>
                <w:rPrChange w:id="3543" w:author="Avi Cohen" w:date="2022-05-02T11:52:00Z">
                  <w:rPr>
                    <w:rFonts w:ascii="David" w:eastAsia="Calibri" w:hAnsi="David" w:cs="David"/>
                    <w:b/>
                    <w:sz w:val="24"/>
                    <w:szCs w:val="24"/>
                    <w:lang w:eastAsia="he-IL"/>
                  </w:rPr>
                </w:rPrChange>
              </w:rPr>
            </w:pPr>
            <w:r w:rsidRPr="00DE7F64">
              <w:rPr>
                <w:rFonts w:ascii="David" w:eastAsia="Calibri" w:hAnsi="David" w:cs="David" w:hint="cs"/>
                <w:b/>
                <w:sz w:val="24"/>
                <w:szCs w:val="24"/>
                <w:rtl/>
                <w:lang w:eastAsia="he-IL"/>
                <w:rPrChange w:id="3544" w:author="Avi Cohen" w:date="2022-05-02T11:52:00Z">
                  <w:rPr>
                    <w:rFonts w:ascii="David" w:eastAsia="Calibri" w:hAnsi="David" w:cs="David" w:hint="cs"/>
                    <w:b/>
                    <w:sz w:val="24"/>
                    <w:szCs w:val="24"/>
                    <w:rtl/>
                    <w:lang w:eastAsia="he-IL"/>
                  </w:rPr>
                </w:rPrChange>
              </w:rPr>
              <w:t>038</w:t>
            </w:r>
          </w:p>
        </w:tc>
      </w:tr>
    </w:tbl>
    <w:p w14:paraId="381FC212" w14:textId="77777777" w:rsidR="00CE2C28" w:rsidRPr="00DE7F64" w:rsidRDefault="00CE2C28" w:rsidP="00CE2C28">
      <w:pPr>
        <w:bidi w:val="0"/>
        <w:spacing w:before="0" w:beforeAutospacing="0" w:after="0" w:afterAutospacing="0" w:line="240" w:lineRule="auto"/>
        <w:rPr>
          <w:rFonts w:ascii="David" w:eastAsia="Times New Roman" w:hAnsi="David" w:cs="David"/>
          <w:vanish/>
          <w:sz w:val="24"/>
          <w:szCs w:val="24"/>
          <w:lang w:eastAsia="he-IL"/>
          <w:rPrChange w:id="3545" w:author="Avi Cohen" w:date="2022-05-02T11:52:00Z">
            <w:rPr>
              <w:rFonts w:ascii="David" w:eastAsia="Times New Roman" w:hAnsi="David" w:cs="David"/>
              <w:vanish/>
              <w:sz w:val="24"/>
              <w:szCs w:val="24"/>
              <w:lang w:eastAsia="he-IL"/>
            </w:rPr>
          </w:rPrChange>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DE7F64" w:rsidRPr="00DE7F64" w14:paraId="010B7965" w14:textId="77777777" w:rsidTr="00EC2F80">
        <w:trPr>
          <w:trHeight w:val="227"/>
          <w:tblHeader/>
        </w:trPr>
        <w:tc>
          <w:tcPr>
            <w:tcW w:w="11530" w:type="dxa"/>
            <w:shd w:val="clear" w:color="auto" w:fill="F2F2F2"/>
          </w:tcPr>
          <w:p w14:paraId="35650F5F"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546" w:author="Avi Cohen" w:date="2022-05-02T11:52:00Z">
                  <w:rPr>
                    <w:rFonts w:ascii="David" w:eastAsia="Calibri" w:hAnsi="David" w:cs="David"/>
                    <w:b/>
                    <w:sz w:val="24"/>
                    <w:szCs w:val="24"/>
                    <w:rtl/>
                    <w:lang w:eastAsia="he-IL"/>
                  </w:rPr>
                </w:rPrChange>
              </w:rPr>
            </w:pPr>
            <w:r w:rsidRPr="00DE7F64">
              <w:rPr>
                <w:rFonts w:ascii="David" w:eastAsia="Calibri" w:hAnsi="David" w:cs="David"/>
                <w:b/>
                <w:sz w:val="24"/>
                <w:szCs w:val="24"/>
                <w:rtl/>
                <w:lang w:eastAsia="he-IL"/>
                <w:rPrChange w:id="3547" w:author="Avi Cohen" w:date="2022-05-02T11:52:00Z">
                  <w:rPr>
                    <w:rFonts w:ascii="David" w:eastAsia="Calibri" w:hAnsi="David" w:cs="David"/>
                    <w:b/>
                    <w:sz w:val="24"/>
                    <w:szCs w:val="24"/>
                    <w:rtl/>
                    <w:lang w:eastAsia="he-IL"/>
                  </w:rPr>
                </w:rPrChange>
              </w:rPr>
              <w:t>חתימת האישור</w:t>
            </w:r>
          </w:p>
        </w:tc>
      </w:tr>
      <w:tr w:rsidR="00DE7F64" w:rsidRPr="00DE7F64" w14:paraId="27DABBD4" w14:textId="77777777" w:rsidTr="00EC2F80">
        <w:trPr>
          <w:trHeight w:val="598"/>
        </w:trPr>
        <w:tc>
          <w:tcPr>
            <w:tcW w:w="11530" w:type="dxa"/>
            <w:shd w:val="clear" w:color="auto" w:fill="auto"/>
          </w:tcPr>
          <w:p w14:paraId="303CCEEA"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548" w:author="Avi Cohen" w:date="2022-05-02T11:52:00Z">
                  <w:rPr>
                    <w:rFonts w:ascii="David" w:eastAsia="Calibri" w:hAnsi="David" w:cs="David"/>
                    <w:b/>
                    <w:sz w:val="24"/>
                    <w:szCs w:val="24"/>
                    <w:rtl/>
                    <w:lang w:eastAsia="he-IL"/>
                  </w:rPr>
                </w:rPrChange>
              </w:rPr>
            </w:pPr>
            <w:r w:rsidRPr="00DE7F64">
              <w:rPr>
                <w:rFonts w:ascii="David" w:eastAsia="Calibri" w:hAnsi="David" w:cs="David"/>
                <w:b/>
                <w:sz w:val="24"/>
                <w:szCs w:val="24"/>
                <w:rtl/>
                <w:lang w:eastAsia="he-IL"/>
                <w:rPrChange w:id="3549" w:author="Avi Cohen" w:date="2022-05-02T11:52:00Z">
                  <w:rPr>
                    <w:rFonts w:ascii="David" w:eastAsia="Calibri" w:hAnsi="David" w:cs="David"/>
                    <w:b/>
                    <w:sz w:val="24"/>
                    <w:szCs w:val="24"/>
                    <w:rtl/>
                    <w:lang w:eastAsia="he-IL"/>
                  </w:rPr>
                </w:rPrChange>
              </w:rPr>
              <w:t>המבטח:</w:t>
            </w:r>
          </w:p>
        </w:tc>
      </w:tr>
    </w:tbl>
    <w:p w14:paraId="0D648AAC" w14:textId="77777777" w:rsidR="00CE2C28" w:rsidRPr="00DE7F64" w:rsidRDefault="00CE2C28" w:rsidP="00CE2C28">
      <w:pPr>
        <w:spacing w:before="0" w:beforeAutospacing="0" w:after="200" w:afterAutospacing="0" w:line="276" w:lineRule="auto"/>
        <w:rPr>
          <w:rFonts w:ascii="David" w:eastAsia="Calibri" w:hAnsi="David" w:cs="David"/>
          <w:b/>
          <w:bCs/>
          <w:sz w:val="24"/>
          <w:szCs w:val="24"/>
          <w:u w:val="single"/>
          <w:rtl/>
          <w:lang w:eastAsia="he-IL"/>
          <w:rPrChange w:id="3550" w:author="Avi Cohen" w:date="2022-05-02T11:52:00Z">
            <w:rPr>
              <w:rFonts w:ascii="David" w:eastAsia="Calibri" w:hAnsi="David" w:cs="David"/>
              <w:b/>
              <w:bCs/>
              <w:sz w:val="24"/>
              <w:szCs w:val="24"/>
              <w:u w:val="single"/>
              <w:rtl/>
              <w:lang w:eastAsia="he-IL"/>
            </w:rPr>
          </w:rPrChange>
        </w:rPr>
      </w:pPr>
      <w:r w:rsidRPr="00DE7F64">
        <w:rPr>
          <w:rFonts w:ascii="David" w:eastAsia="Calibri" w:hAnsi="David" w:cs="David"/>
          <w:b/>
          <w:bCs/>
          <w:sz w:val="24"/>
          <w:szCs w:val="24"/>
          <w:u w:val="single"/>
          <w:rtl/>
          <w:lang w:eastAsia="he-IL"/>
          <w:rPrChange w:id="3551" w:author="Avi Cohen" w:date="2022-05-02T11:52:00Z">
            <w:rPr>
              <w:rFonts w:ascii="David" w:eastAsia="Calibri" w:hAnsi="David" w:cs="David"/>
              <w:b/>
              <w:bCs/>
              <w:sz w:val="24"/>
              <w:szCs w:val="24"/>
              <w:u w:val="single"/>
              <w:rtl/>
              <w:lang w:eastAsia="he-IL"/>
            </w:rPr>
          </w:rPrChange>
        </w:rPr>
        <w:t xml:space="preserve">* באישור ביטוח כללי </w:t>
      </w:r>
      <w:r w:rsidRPr="00DE7F64">
        <w:rPr>
          <w:rFonts w:ascii="David" w:eastAsia="Calibri" w:hAnsi="David" w:cs="David"/>
          <w:sz w:val="24"/>
          <w:szCs w:val="24"/>
          <w:rtl/>
          <w:lang w:eastAsia="he-IL"/>
          <w:rPrChange w:id="3552" w:author="Avi Cohen" w:date="2022-05-02T11:52:00Z">
            <w:rPr>
              <w:rFonts w:ascii="David" w:eastAsia="Calibri" w:hAnsi="David" w:cs="David"/>
              <w:sz w:val="24"/>
              <w:szCs w:val="24"/>
              <w:rtl/>
              <w:lang w:eastAsia="he-IL"/>
            </w:rPr>
          </w:rPrChange>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DE7F64" w:rsidRPr="00DE7F64" w14:paraId="65370878" w14:textId="77777777" w:rsidTr="00EC2F80">
        <w:trPr>
          <w:trHeight w:val="227"/>
          <w:tblHeader/>
        </w:trPr>
        <w:tc>
          <w:tcPr>
            <w:tcW w:w="11530" w:type="dxa"/>
            <w:shd w:val="clear" w:color="auto" w:fill="F2F2F2"/>
          </w:tcPr>
          <w:p w14:paraId="6528B1BA" w14:textId="77777777" w:rsidR="00CE2C28" w:rsidRPr="00DE7F64" w:rsidRDefault="00CE2C28" w:rsidP="00EC2F80">
            <w:pPr>
              <w:spacing w:before="0" w:beforeAutospacing="0" w:after="0" w:afterAutospacing="0" w:line="240" w:lineRule="auto"/>
              <w:ind w:left="50" w:right="78"/>
              <w:rPr>
                <w:rFonts w:ascii="David" w:eastAsia="Calibri" w:hAnsi="David" w:cs="David"/>
                <w:b/>
                <w:sz w:val="24"/>
                <w:szCs w:val="24"/>
                <w:rtl/>
                <w:lang w:eastAsia="he-IL"/>
                <w:rPrChange w:id="3553" w:author="Avi Cohen" w:date="2022-05-02T11:52:00Z">
                  <w:rPr>
                    <w:rFonts w:ascii="David" w:eastAsia="Calibri" w:hAnsi="David" w:cs="David"/>
                    <w:b/>
                    <w:sz w:val="24"/>
                    <w:szCs w:val="24"/>
                    <w:rtl/>
                    <w:lang w:eastAsia="he-IL"/>
                  </w:rPr>
                </w:rPrChange>
              </w:rPr>
            </w:pPr>
            <w:r w:rsidRPr="00DE7F64">
              <w:rPr>
                <w:rFonts w:ascii="David" w:eastAsia="Calibri" w:hAnsi="David" w:cs="David"/>
                <w:b/>
                <w:sz w:val="24"/>
                <w:szCs w:val="24"/>
                <w:rtl/>
                <w:lang w:eastAsia="he-IL"/>
                <w:rPrChange w:id="3554" w:author="Avi Cohen" w:date="2022-05-02T11:52:00Z">
                  <w:rPr>
                    <w:rFonts w:ascii="David" w:eastAsia="Calibri" w:hAnsi="David" w:cs="David"/>
                    <w:b/>
                    <w:sz w:val="24"/>
                    <w:szCs w:val="24"/>
                    <w:rtl/>
                    <w:lang w:eastAsia="he-IL"/>
                  </w:rPr>
                </w:rPrChange>
              </w:rPr>
              <w:t>ביטול/שינוי הפוליסה *</w:t>
            </w:r>
          </w:p>
        </w:tc>
      </w:tr>
      <w:tr w:rsidR="00DE7F64" w:rsidRPr="00DE7F64" w14:paraId="1BACEA3F" w14:textId="77777777" w:rsidTr="00EC2F80">
        <w:trPr>
          <w:trHeight w:val="334"/>
        </w:trPr>
        <w:tc>
          <w:tcPr>
            <w:tcW w:w="11530" w:type="dxa"/>
            <w:shd w:val="clear" w:color="auto" w:fill="auto"/>
            <w:vAlign w:val="center"/>
          </w:tcPr>
          <w:p w14:paraId="0B4CC84D" w14:textId="77777777" w:rsidR="00CE2C28" w:rsidRPr="00DE7F64" w:rsidRDefault="00CE2C28" w:rsidP="00EC2F80">
            <w:pPr>
              <w:spacing w:before="0" w:beforeAutospacing="0" w:after="0" w:afterAutospacing="0" w:line="240" w:lineRule="auto"/>
              <w:rPr>
                <w:rFonts w:ascii="David" w:eastAsia="Calibri" w:hAnsi="David" w:cs="David"/>
                <w:bCs/>
                <w:sz w:val="24"/>
                <w:szCs w:val="24"/>
                <w:rtl/>
                <w:lang w:eastAsia="he-IL"/>
                <w:rPrChange w:id="3555" w:author="Avi Cohen" w:date="2022-05-02T11:52:00Z">
                  <w:rPr>
                    <w:rFonts w:ascii="David" w:eastAsia="Calibri" w:hAnsi="David" w:cs="David"/>
                    <w:bCs/>
                    <w:sz w:val="24"/>
                    <w:szCs w:val="24"/>
                    <w:rtl/>
                    <w:lang w:eastAsia="he-IL"/>
                  </w:rPr>
                </w:rPrChange>
              </w:rPr>
            </w:pPr>
            <w:r w:rsidRPr="00DE7F64">
              <w:rPr>
                <w:rFonts w:ascii="David" w:eastAsia="Calibri" w:hAnsi="David" w:cs="David"/>
                <w:b/>
                <w:sz w:val="24"/>
                <w:szCs w:val="24"/>
                <w:rtl/>
                <w:lang w:eastAsia="he-IL"/>
                <w:rPrChange w:id="3556" w:author="Avi Cohen" w:date="2022-05-02T11:52:00Z">
                  <w:rPr>
                    <w:rFonts w:ascii="David" w:eastAsia="Calibri" w:hAnsi="David" w:cs="David"/>
                    <w:b/>
                    <w:sz w:val="24"/>
                    <w:szCs w:val="24"/>
                    <w:rtl/>
                    <w:lang w:eastAsia="he-IL"/>
                  </w:rPr>
                </w:rPrChange>
              </w:rPr>
              <w:t xml:space="preserve">שינוי לרעת מבקש האישור או ביטול של פוליסת ביטוח,  לא ייכנס לתוקף אלא </w:t>
            </w:r>
            <w:r w:rsidRPr="00DE7F64">
              <w:rPr>
                <w:rFonts w:ascii="David" w:eastAsia="Calibri" w:hAnsi="David" w:cs="David"/>
                <w:bCs/>
                <w:sz w:val="24"/>
                <w:szCs w:val="24"/>
                <w:rtl/>
                <w:lang w:eastAsia="he-IL"/>
                <w:rPrChange w:id="3557" w:author="Avi Cohen" w:date="2022-05-02T11:52:00Z">
                  <w:rPr>
                    <w:rFonts w:ascii="David" w:eastAsia="Calibri" w:hAnsi="David" w:cs="David"/>
                    <w:bCs/>
                    <w:sz w:val="24"/>
                    <w:szCs w:val="24"/>
                    <w:rtl/>
                    <w:lang w:eastAsia="he-IL"/>
                  </w:rPr>
                </w:rPrChange>
              </w:rPr>
              <w:t>30 יום</w:t>
            </w:r>
            <w:r w:rsidRPr="00DE7F64">
              <w:rPr>
                <w:rFonts w:ascii="David" w:eastAsia="Calibri" w:hAnsi="David" w:cs="David"/>
                <w:b/>
                <w:sz w:val="24"/>
                <w:szCs w:val="24"/>
                <w:rtl/>
                <w:lang w:eastAsia="he-IL"/>
                <w:rPrChange w:id="3558" w:author="Avi Cohen" w:date="2022-05-02T11:52:00Z">
                  <w:rPr>
                    <w:rFonts w:ascii="David" w:eastAsia="Calibri" w:hAnsi="David" w:cs="David"/>
                    <w:b/>
                    <w:sz w:val="24"/>
                    <w:szCs w:val="24"/>
                    <w:rtl/>
                    <w:lang w:eastAsia="he-IL"/>
                  </w:rPr>
                </w:rPrChange>
              </w:rPr>
              <w:t xml:space="preserve"> לאחר משלוח הודעה למבקש האישור בדבר השינוי או הביטול.</w:t>
            </w:r>
          </w:p>
        </w:tc>
      </w:tr>
    </w:tbl>
    <w:p w14:paraId="53A3362C" w14:textId="77777777" w:rsidR="00CE2C28" w:rsidRPr="00DE7F64" w:rsidRDefault="00CE2C28" w:rsidP="00CE2C28">
      <w:pPr>
        <w:spacing w:before="0" w:beforeAutospacing="0" w:after="200" w:afterAutospacing="0" w:line="276" w:lineRule="auto"/>
        <w:rPr>
          <w:rFonts w:ascii="David" w:eastAsia="Calibri" w:hAnsi="David" w:cs="David"/>
          <w:sz w:val="24"/>
          <w:szCs w:val="24"/>
          <w:lang w:eastAsia="he-IL"/>
          <w:rPrChange w:id="3559" w:author="Avi Cohen" w:date="2022-05-02T11:52:00Z">
            <w:rPr>
              <w:rFonts w:ascii="David" w:eastAsia="Calibri" w:hAnsi="David" w:cs="David"/>
              <w:sz w:val="24"/>
              <w:szCs w:val="24"/>
              <w:lang w:eastAsia="he-IL"/>
            </w:rPr>
          </w:rPrChange>
        </w:rPr>
      </w:pPr>
    </w:p>
    <w:p w14:paraId="3762142C"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3560" w:author="Avi Cohen" w:date="2022-05-02T11:52:00Z">
            <w:rPr>
              <w:rFonts w:ascii="Times New Roman" w:eastAsia="Times New Roman" w:hAnsi="Times New Roman" w:cs="David"/>
              <w:bCs/>
              <w:sz w:val="20"/>
              <w:szCs w:val="24"/>
              <w:u w:val="single"/>
              <w:rtl/>
              <w:lang w:eastAsia="he-IL"/>
            </w:rPr>
          </w:rPrChange>
        </w:rPr>
      </w:pPr>
      <w:r w:rsidRPr="00DE7F64">
        <w:rPr>
          <w:rFonts w:ascii="Times New Roman" w:eastAsia="Times New Roman" w:hAnsi="Times New Roman" w:cs="David"/>
          <w:bCs/>
          <w:sz w:val="20"/>
          <w:szCs w:val="24"/>
          <w:u w:val="single"/>
          <w:rtl/>
          <w:lang w:eastAsia="he-IL"/>
          <w:rPrChange w:id="3561" w:author="Avi Cohen" w:date="2022-05-02T11:52:00Z">
            <w:rPr>
              <w:rFonts w:ascii="Times New Roman" w:eastAsia="Times New Roman" w:hAnsi="Times New Roman" w:cs="David"/>
              <w:bCs/>
              <w:sz w:val="20"/>
              <w:szCs w:val="24"/>
              <w:u w:val="single"/>
              <w:rtl/>
              <w:lang w:eastAsia="he-IL"/>
            </w:rPr>
          </w:rPrChange>
        </w:rPr>
        <w:t xml:space="preserve">נספח </w:t>
      </w:r>
      <w:r w:rsidR="00461F51" w:rsidRPr="00DE7F64">
        <w:rPr>
          <w:rFonts w:ascii="Times New Roman" w:eastAsia="Times New Roman" w:hAnsi="Times New Roman" w:cs="David" w:hint="cs"/>
          <w:bCs/>
          <w:sz w:val="20"/>
          <w:szCs w:val="24"/>
          <w:u w:val="single"/>
          <w:rtl/>
          <w:lang w:eastAsia="he-IL"/>
          <w:rPrChange w:id="3562" w:author="Avi Cohen" w:date="2022-05-02T11:52:00Z">
            <w:rPr>
              <w:rFonts w:ascii="Times New Roman" w:eastAsia="Times New Roman" w:hAnsi="Times New Roman" w:cs="David" w:hint="cs"/>
              <w:bCs/>
              <w:sz w:val="20"/>
              <w:szCs w:val="24"/>
              <w:u w:val="single"/>
              <w:rtl/>
              <w:lang w:eastAsia="he-IL"/>
            </w:rPr>
          </w:rPrChange>
        </w:rPr>
        <w:t>"</w:t>
      </w:r>
      <w:r w:rsidRPr="00DE7F64">
        <w:rPr>
          <w:rFonts w:ascii="Times New Roman" w:eastAsia="Times New Roman" w:hAnsi="Times New Roman" w:cs="David"/>
          <w:bCs/>
          <w:sz w:val="20"/>
          <w:szCs w:val="24"/>
          <w:u w:val="single"/>
          <w:rtl/>
          <w:lang w:eastAsia="he-IL"/>
          <w:rPrChange w:id="3563" w:author="Avi Cohen" w:date="2022-05-02T11:52:00Z">
            <w:rPr>
              <w:rFonts w:ascii="Times New Roman" w:eastAsia="Times New Roman" w:hAnsi="Times New Roman" w:cs="David"/>
              <w:bCs/>
              <w:sz w:val="20"/>
              <w:szCs w:val="24"/>
              <w:u w:val="single"/>
              <w:rtl/>
              <w:lang w:eastAsia="he-IL"/>
            </w:rPr>
          </w:rPrChange>
        </w:rPr>
        <w:t>ח'</w:t>
      </w:r>
      <w:r w:rsidR="00461F51" w:rsidRPr="00DE7F64">
        <w:rPr>
          <w:rFonts w:ascii="Times New Roman" w:eastAsia="Times New Roman" w:hAnsi="Times New Roman" w:cs="David" w:hint="cs"/>
          <w:bCs/>
          <w:sz w:val="20"/>
          <w:szCs w:val="24"/>
          <w:u w:val="single"/>
          <w:rtl/>
          <w:lang w:eastAsia="he-IL"/>
          <w:rPrChange w:id="3564" w:author="Avi Cohen" w:date="2022-05-02T11:52:00Z">
            <w:rPr>
              <w:rFonts w:ascii="Times New Roman" w:eastAsia="Times New Roman" w:hAnsi="Times New Roman" w:cs="David" w:hint="cs"/>
              <w:bCs/>
              <w:sz w:val="20"/>
              <w:szCs w:val="24"/>
              <w:u w:val="single"/>
              <w:rtl/>
              <w:lang w:eastAsia="he-IL"/>
            </w:rPr>
          </w:rPrChange>
        </w:rPr>
        <w:t>'</w:t>
      </w:r>
    </w:p>
    <w:p w14:paraId="48AC9BD3"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3565" w:author="Avi Cohen" w:date="2022-05-02T11:52:00Z">
            <w:rPr>
              <w:rFonts w:ascii="Times New Roman" w:eastAsia="Times New Roman" w:hAnsi="Times New Roman" w:cs="David"/>
              <w:b/>
              <w:bCs/>
              <w:sz w:val="24"/>
              <w:szCs w:val="24"/>
              <w:u w:val="single"/>
              <w:rtl/>
              <w:lang w:eastAsia="he-IL"/>
            </w:rPr>
          </w:rPrChange>
        </w:rPr>
      </w:pPr>
    </w:p>
    <w:p w14:paraId="20E2BE34" w14:textId="77777777" w:rsidR="007D6A6B" w:rsidRPr="00DE7F64"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3566" w:author="Avi Cohen" w:date="2022-05-02T11:52:00Z">
            <w:rPr>
              <w:rFonts w:ascii="Times New Roman" w:eastAsia="Times New Roman" w:hAnsi="Times New Roman" w:cs="David"/>
              <w:b/>
              <w:bCs/>
              <w:sz w:val="24"/>
              <w:szCs w:val="24"/>
              <w:u w:val="single"/>
              <w:rtl/>
              <w:lang w:eastAsia="he-IL"/>
            </w:rPr>
          </w:rPrChange>
        </w:rPr>
      </w:pPr>
      <w:r w:rsidRPr="00DE7F64">
        <w:rPr>
          <w:rFonts w:ascii="Times New Roman" w:eastAsia="Times New Roman" w:hAnsi="Times New Roman" w:cs="David"/>
          <w:b/>
          <w:bCs/>
          <w:sz w:val="24"/>
          <w:szCs w:val="24"/>
          <w:u w:val="single"/>
          <w:rtl/>
          <w:lang w:eastAsia="he-IL"/>
          <w:rPrChange w:id="3567" w:author="Avi Cohen" w:date="2022-05-02T11:52:00Z">
            <w:rPr>
              <w:rFonts w:ascii="Times New Roman" w:eastAsia="Times New Roman" w:hAnsi="Times New Roman" w:cs="David"/>
              <w:b/>
              <w:bCs/>
              <w:sz w:val="24"/>
              <w:szCs w:val="24"/>
              <w:u w:val="single"/>
              <w:rtl/>
              <w:lang w:eastAsia="he-IL"/>
            </w:rPr>
          </w:rPrChange>
        </w:rPr>
        <w:t>רשימת התכניות והמסמכים שעל המתכנן להנפיק</w:t>
      </w:r>
    </w:p>
    <w:p w14:paraId="35A78E7C"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68" w:author="Avi Cohen" w:date="2022-05-02T11:52:00Z">
            <w:rPr>
              <w:rFonts w:ascii="Times New Roman" w:eastAsia="Times New Roman" w:hAnsi="Times New Roman" w:cs="David"/>
              <w:sz w:val="24"/>
              <w:szCs w:val="24"/>
              <w:rtl/>
              <w:lang w:eastAsia="he-IL"/>
            </w:rPr>
          </w:rPrChange>
        </w:rPr>
      </w:pPr>
    </w:p>
    <w:p w14:paraId="7811EA5C"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6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570" w:author="Avi Cohen" w:date="2022-05-02T11:52:00Z">
            <w:rPr>
              <w:rFonts w:ascii="Times New Roman" w:eastAsia="Times New Roman" w:hAnsi="Times New Roman" w:cs="David"/>
              <w:sz w:val="24"/>
              <w:szCs w:val="24"/>
              <w:rtl/>
              <w:lang w:eastAsia="he-IL"/>
            </w:rPr>
          </w:rPrChange>
        </w:rPr>
        <w:t>למען הסר ספק יובהר כי מסמך זה מהווה השלמה והבהרה לנספח ב' ובכל מקרה אינו גורע ממנו.</w:t>
      </w:r>
    </w:p>
    <w:p w14:paraId="6258B7EB"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Change w:id="3571" w:author="Avi Cohen" w:date="2022-05-02T11:52:00Z">
            <w:rPr>
              <w:rFonts w:ascii="Times New Roman" w:eastAsia="Times New Roman" w:hAnsi="Times New Roman" w:cs="David"/>
              <w:b/>
              <w:bCs/>
              <w:sz w:val="24"/>
              <w:szCs w:val="24"/>
              <w:u w:val="single"/>
              <w:rtl/>
              <w:lang w:eastAsia="he-IL"/>
            </w:rPr>
          </w:rPrChange>
        </w:rPr>
      </w:pPr>
    </w:p>
    <w:p w14:paraId="00948CD0"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Change w:id="3572" w:author="Avi Cohen" w:date="2022-05-02T11:52:00Z">
            <w:rPr>
              <w:rFonts w:ascii="Times New Roman" w:eastAsia="Times New Roman" w:hAnsi="Times New Roman" w:cs="David"/>
              <w:b/>
              <w:bCs/>
              <w:sz w:val="24"/>
              <w:szCs w:val="24"/>
              <w:u w:val="single"/>
              <w:rtl/>
              <w:lang w:eastAsia="he-IL"/>
            </w:rPr>
          </w:rPrChange>
        </w:rPr>
      </w:pPr>
    </w:p>
    <w:p w14:paraId="5DEAC441"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7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574" w:author="Avi Cohen" w:date="2022-05-02T11:52:00Z">
            <w:rPr>
              <w:rFonts w:ascii="Times New Roman" w:eastAsia="Times New Roman" w:hAnsi="Times New Roman" w:cs="David"/>
              <w:sz w:val="24"/>
              <w:szCs w:val="24"/>
              <w:rtl/>
              <w:lang w:eastAsia="he-IL"/>
            </w:rPr>
          </w:rPrChange>
        </w:rPr>
        <w:t>1.</w:t>
      </w:r>
      <w:r w:rsidRPr="00DE7F64">
        <w:rPr>
          <w:rFonts w:ascii="Times New Roman" w:eastAsia="Times New Roman" w:hAnsi="Times New Roman" w:cs="David"/>
          <w:sz w:val="24"/>
          <w:szCs w:val="24"/>
          <w:rtl/>
          <w:lang w:eastAsia="he-IL"/>
          <w:rPrChange w:id="3575" w:author="Avi Cohen" w:date="2022-05-02T11:52:00Z">
            <w:rPr>
              <w:rFonts w:ascii="Times New Roman" w:eastAsia="Times New Roman" w:hAnsi="Times New Roman" w:cs="David"/>
              <w:sz w:val="24"/>
              <w:szCs w:val="24"/>
              <w:rtl/>
              <w:lang w:eastAsia="he-IL"/>
            </w:rPr>
          </w:rPrChange>
        </w:rPr>
        <w:tab/>
        <w:t>מערכות אוורור בקומות המרתף.</w:t>
      </w:r>
    </w:p>
    <w:p w14:paraId="1277D067"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76" w:author="Avi Cohen" w:date="2022-05-02T11:52:00Z">
            <w:rPr>
              <w:rFonts w:ascii="Times New Roman" w:eastAsia="Times New Roman" w:hAnsi="Times New Roman" w:cs="David"/>
              <w:sz w:val="24"/>
              <w:szCs w:val="24"/>
              <w:rtl/>
              <w:lang w:eastAsia="he-IL"/>
            </w:rPr>
          </w:rPrChange>
        </w:rPr>
      </w:pPr>
    </w:p>
    <w:p w14:paraId="1982B5BE"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7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578" w:author="Avi Cohen" w:date="2022-05-02T11:52:00Z">
            <w:rPr>
              <w:rFonts w:ascii="Times New Roman" w:eastAsia="Times New Roman" w:hAnsi="Times New Roman" w:cs="David"/>
              <w:sz w:val="24"/>
              <w:szCs w:val="24"/>
              <w:rtl/>
              <w:lang w:eastAsia="he-IL"/>
            </w:rPr>
          </w:rPrChange>
        </w:rPr>
        <w:t>2.</w:t>
      </w:r>
      <w:r w:rsidRPr="00DE7F64">
        <w:rPr>
          <w:rFonts w:ascii="Times New Roman" w:eastAsia="Times New Roman" w:hAnsi="Times New Roman" w:cs="David"/>
          <w:sz w:val="24"/>
          <w:szCs w:val="24"/>
          <w:rtl/>
          <w:lang w:eastAsia="he-IL"/>
          <w:rPrChange w:id="3579" w:author="Avi Cohen" w:date="2022-05-02T11:52:00Z">
            <w:rPr>
              <w:rFonts w:ascii="Times New Roman" w:eastAsia="Times New Roman" w:hAnsi="Times New Roman" w:cs="David"/>
              <w:sz w:val="24"/>
              <w:szCs w:val="24"/>
              <w:rtl/>
              <w:lang w:eastAsia="he-IL"/>
            </w:rPr>
          </w:rPrChange>
        </w:rPr>
        <w:tab/>
        <w:t>מערכות אוורור חדרי מדרגות ולובי קומתי.</w:t>
      </w:r>
    </w:p>
    <w:p w14:paraId="468307F3"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80" w:author="Avi Cohen" w:date="2022-05-02T11:52:00Z">
            <w:rPr>
              <w:rFonts w:ascii="Times New Roman" w:eastAsia="Times New Roman" w:hAnsi="Times New Roman" w:cs="David"/>
              <w:sz w:val="24"/>
              <w:szCs w:val="24"/>
              <w:rtl/>
              <w:lang w:eastAsia="he-IL"/>
            </w:rPr>
          </w:rPrChange>
        </w:rPr>
      </w:pPr>
    </w:p>
    <w:p w14:paraId="2BD4CB85"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8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582" w:author="Avi Cohen" w:date="2022-05-02T11:52:00Z">
            <w:rPr>
              <w:rFonts w:ascii="Times New Roman" w:eastAsia="Times New Roman" w:hAnsi="Times New Roman" w:cs="David"/>
              <w:sz w:val="24"/>
              <w:szCs w:val="24"/>
              <w:rtl/>
              <w:lang w:eastAsia="he-IL"/>
            </w:rPr>
          </w:rPrChange>
        </w:rPr>
        <w:t>3.</w:t>
      </w:r>
      <w:r w:rsidRPr="00DE7F64">
        <w:rPr>
          <w:rFonts w:ascii="Times New Roman" w:eastAsia="Times New Roman" w:hAnsi="Times New Roman" w:cs="David"/>
          <w:sz w:val="24"/>
          <w:szCs w:val="24"/>
          <w:rtl/>
          <w:lang w:eastAsia="he-IL"/>
          <w:rPrChange w:id="3583" w:author="Avi Cohen" w:date="2022-05-02T11:52:00Z">
            <w:rPr>
              <w:rFonts w:ascii="Times New Roman" w:eastAsia="Times New Roman" w:hAnsi="Times New Roman" w:cs="David"/>
              <w:sz w:val="24"/>
              <w:szCs w:val="24"/>
              <w:rtl/>
              <w:lang w:eastAsia="he-IL"/>
            </w:rPr>
          </w:rPrChange>
        </w:rPr>
        <w:tab/>
        <w:t>מערכות אוורור מאולץ לחדרי ש</w:t>
      </w:r>
      <w:r w:rsidR="00461F51" w:rsidRPr="00DE7F64">
        <w:rPr>
          <w:rFonts w:ascii="Times New Roman" w:eastAsia="Times New Roman" w:hAnsi="Times New Roman" w:cs="David" w:hint="cs"/>
          <w:sz w:val="24"/>
          <w:szCs w:val="24"/>
          <w:rtl/>
          <w:lang w:eastAsia="he-IL"/>
          <w:rPrChange w:id="3584" w:author="Avi Cohen" w:date="2022-05-02T11:52:00Z">
            <w:rPr>
              <w:rFonts w:ascii="Times New Roman" w:eastAsia="Times New Roman" w:hAnsi="Times New Roman" w:cs="David" w:hint="cs"/>
              <w:sz w:val="24"/>
              <w:szCs w:val="24"/>
              <w:rtl/>
              <w:lang w:eastAsia="he-IL"/>
            </w:rPr>
          </w:rPrChange>
        </w:rPr>
        <w:t>י</w:t>
      </w:r>
      <w:r w:rsidRPr="00DE7F64">
        <w:rPr>
          <w:rFonts w:ascii="Times New Roman" w:eastAsia="Times New Roman" w:hAnsi="Times New Roman" w:cs="David"/>
          <w:sz w:val="24"/>
          <w:szCs w:val="24"/>
          <w:rtl/>
          <w:lang w:eastAsia="he-IL"/>
          <w:rPrChange w:id="3585" w:author="Avi Cohen" w:date="2022-05-02T11:52:00Z">
            <w:rPr>
              <w:rFonts w:ascii="Times New Roman" w:eastAsia="Times New Roman" w:hAnsi="Times New Roman" w:cs="David"/>
              <w:sz w:val="24"/>
              <w:szCs w:val="24"/>
              <w:rtl/>
              <w:lang w:eastAsia="he-IL"/>
            </w:rPr>
          </w:rPrChange>
        </w:rPr>
        <w:t>רותים.</w:t>
      </w:r>
    </w:p>
    <w:p w14:paraId="1D9089C8"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86" w:author="Avi Cohen" w:date="2022-05-02T11:52:00Z">
            <w:rPr>
              <w:rFonts w:ascii="Times New Roman" w:eastAsia="Times New Roman" w:hAnsi="Times New Roman" w:cs="David"/>
              <w:sz w:val="24"/>
              <w:szCs w:val="24"/>
              <w:rtl/>
              <w:lang w:eastAsia="he-IL"/>
            </w:rPr>
          </w:rPrChange>
        </w:rPr>
      </w:pPr>
    </w:p>
    <w:p w14:paraId="4D0276AD"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8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588" w:author="Avi Cohen" w:date="2022-05-02T11:52:00Z">
            <w:rPr>
              <w:rFonts w:ascii="Times New Roman" w:eastAsia="Times New Roman" w:hAnsi="Times New Roman" w:cs="David"/>
              <w:sz w:val="24"/>
              <w:szCs w:val="24"/>
              <w:rtl/>
              <w:lang w:eastAsia="he-IL"/>
            </w:rPr>
          </w:rPrChange>
        </w:rPr>
        <w:t>4.</w:t>
      </w:r>
      <w:r w:rsidRPr="00DE7F64">
        <w:rPr>
          <w:rFonts w:ascii="Times New Roman" w:eastAsia="Times New Roman" w:hAnsi="Times New Roman" w:cs="David"/>
          <w:sz w:val="24"/>
          <w:szCs w:val="24"/>
          <w:rtl/>
          <w:lang w:eastAsia="he-IL"/>
          <w:rPrChange w:id="3589" w:author="Avi Cohen" w:date="2022-05-02T11:52:00Z">
            <w:rPr>
              <w:rFonts w:ascii="Times New Roman" w:eastAsia="Times New Roman" w:hAnsi="Times New Roman" w:cs="David"/>
              <w:sz w:val="24"/>
              <w:szCs w:val="24"/>
              <w:rtl/>
              <w:lang w:eastAsia="he-IL"/>
            </w:rPr>
          </w:rPrChange>
        </w:rPr>
        <w:tab/>
        <w:t>מערכות מיזוג בדירות.</w:t>
      </w:r>
    </w:p>
    <w:p w14:paraId="728FAD73"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90" w:author="Avi Cohen" w:date="2022-05-02T11:52:00Z">
            <w:rPr>
              <w:rFonts w:ascii="Times New Roman" w:eastAsia="Times New Roman" w:hAnsi="Times New Roman" w:cs="David"/>
              <w:sz w:val="24"/>
              <w:szCs w:val="24"/>
              <w:rtl/>
              <w:lang w:eastAsia="he-IL"/>
            </w:rPr>
          </w:rPrChange>
        </w:rPr>
      </w:pPr>
    </w:p>
    <w:p w14:paraId="0CFE167B"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9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592" w:author="Avi Cohen" w:date="2022-05-02T11:52:00Z">
            <w:rPr>
              <w:rFonts w:ascii="Times New Roman" w:eastAsia="Times New Roman" w:hAnsi="Times New Roman" w:cs="David"/>
              <w:sz w:val="24"/>
              <w:szCs w:val="24"/>
              <w:rtl/>
              <w:lang w:eastAsia="he-IL"/>
            </w:rPr>
          </w:rPrChange>
        </w:rPr>
        <w:t>5.</w:t>
      </w:r>
      <w:r w:rsidRPr="00DE7F64">
        <w:rPr>
          <w:rFonts w:ascii="Times New Roman" w:eastAsia="Times New Roman" w:hAnsi="Times New Roman" w:cs="David"/>
          <w:sz w:val="24"/>
          <w:szCs w:val="24"/>
          <w:rtl/>
          <w:lang w:eastAsia="he-IL"/>
          <w:rPrChange w:id="3593" w:author="Avi Cohen" w:date="2022-05-02T11:52:00Z">
            <w:rPr>
              <w:rFonts w:ascii="Times New Roman" w:eastAsia="Times New Roman" w:hAnsi="Times New Roman" w:cs="David"/>
              <w:sz w:val="24"/>
              <w:szCs w:val="24"/>
              <w:rtl/>
              <w:lang w:eastAsia="he-IL"/>
            </w:rPr>
          </w:rPrChange>
        </w:rPr>
        <w:tab/>
        <w:t>הכנות למערכות מיזוג בדירות.</w:t>
      </w:r>
    </w:p>
    <w:p w14:paraId="0AB13059"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94" w:author="Avi Cohen" w:date="2022-05-02T11:52:00Z">
            <w:rPr>
              <w:rFonts w:ascii="Times New Roman" w:eastAsia="Times New Roman" w:hAnsi="Times New Roman" w:cs="David"/>
              <w:sz w:val="24"/>
              <w:szCs w:val="24"/>
              <w:rtl/>
              <w:lang w:eastAsia="he-IL"/>
            </w:rPr>
          </w:rPrChange>
        </w:rPr>
      </w:pPr>
    </w:p>
    <w:p w14:paraId="4A987AA2"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9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596" w:author="Avi Cohen" w:date="2022-05-02T11:52:00Z">
            <w:rPr>
              <w:rFonts w:ascii="Times New Roman" w:eastAsia="Times New Roman" w:hAnsi="Times New Roman" w:cs="David"/>
              <w:sz w:val="24"/>
              <w:szCs w:val="24"/>
              <w:rtl/>
              <w:lang w:eastAsia="he-IL"/>
            </w:rPr>
          </w:rPrChange>
        </w:rPr>
        <w:t>6.</w:t>
      </w:r>
      <w:r w:rsidRPr="00DE7F64">
        <w:rPr>
          <w:rFonts w:ascii="Times New Roman" w:eastAsia="Times New Roman" w:hAnsi="Times New Roman" w:cs="David"/>
          <w:sz w:val="24"/>
          <w:szCs w:val="24"/>
          <w:rtl/>
          <w:lang w:eastAsia="he-IL"/>
          <w:rPrChange w:id="3597" w:author="Avi Cohen" w:date="2022-05-02T11:52:00Z">
            <w:rPr>
              <w:rFonts w:ascii="Times New Roman" w:eastAsia="Times New Roman" w:hAnsi="Times New Roman" w:cs="David"/>
              <w:sz w:val="24"/>
              <w:szCs w:val="24"/>
              <w:rtl/>
              <w:lang w:eastAsia="he-IL"/>
            </w:rPr>
          </w:rPrChange>
        </w:rPr>
        <w:tab/>
        <w:t>חדרי מכונות.</w:t>
      </w:r>
    </w:p>
    <w:p w14:paraId="56A56A73"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98" w:author="Avi Cohen" w:date="2022-05-02T11:52:00Z">
            <w:rPr>
              <w:rFonts w:ascii="Times New Roman" w:eastAsia="Times New Roman" w:hAnsi="Times New Roman" w:cs="David"/>
              <w:sz w:val="24"/>
              <w:szCs w:val="24"/>
              <w:rtl/>
              <w:lang w:eastAsia="he-IL"/>
            </w:rPr>
          </w:rPrChange>
        </w:rPr>
      </w:pPr>
    </w:p>
    <w:p w14:paraId="22F19033"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59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00" w:author="Avi Cohen" w:date="2022-05-02T11:52:00Z">
            <w:rPr>
              <w:rFonts w:ascii="Times New Roman" w:eastAsia="Times New Roman" w:hAnsi="Times New Roman" w:cs="David"/>
              <w:sz w:val="24"/>
              <w:szCs w:val="24"/>
              <w:rtl/>
              <w:lang w:eastAsia="he-IL"/>
            </w:rPr>
          </w:rPrChange>
        </w:rPr>
        <w:t>7.</w:t>
      </w:r>
      <w:r w:rsidRPr="00DE7F64">
        <w:rPr>
          <w:rFonts w:ascii="Times New Roman" w:eastAsia="Times New Roman" w:hAnsi="Times New Roman" w:cs="David"/>
          <w:sz w:val="24"/>
          <w:szCs w:val="24"/>
          <w:rtl/>
          <w:lang w:eastAsia="he-IL"/>
          <w:rPrChange w:id="3601" w:author="Avi Cohen" w:date="2022-05-02T11:52:00Z">
            <w:rPr>
              <w:rFonts w:ascii="Times New Roman" w:eastAsia="Times New Roman" w:hAnsi="Times New Roman" w:cs="David"/>
              <w:sz w:val="24"/>
              <w:szCs w:val="24"/>
              <w:rtl/>
              <w:lang w:eastAsia="he-IL"/>
            </w:rPr>
          </w:rPrChange>
        </w:rPr>
        <w:tab/>
        <w:t>מתקנים על הגג.</w:t>
      </w:r>
    </w:p>
    <w:p w14:paraId="2835C6E0"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02" w:author="Avi Cohen" w:date="2022-05-02T11:52:00Z">
            <w:rPr>
              <w:rFonts w:ascii="Times New Roman" w:eastAsia="Times New Roman" w:hAnsi="Times New Roman" w:cs="David"/>
              <w:sz w:val="24"/>
              <w:szCs w:val="24"/>
              <w:rtl/>
              <w:lang w:eastAsia="he-IL"/>
            </w:rPr>
          </w:rPrChange>
        </w:rPr>
      </w:pPr>
    </w:p>
    <w:p w14:paraId="321B4AC1"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0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04" w:author="Avi Cohen" w:date="2022-05-02T11:52:00Z">
            <w:rPr>
              <w:rFonts w:ascii="Times New Roman" w:eastAsia="Times New Roman" w:hAnsi="Times New Roman" w:cs="David"/>
              <w:sz w:val="24"/>
              <w:szCs w:val="24"/>
              <w:rtl/>
              <w:lang w:eastAsia="he-IL"/>
            </w:rPr>
          </w:rPrChange>
        </w:rPr>
        <w:t>8.</w:t>
      </w:r>
      <w:r w:rsidRPr="00DE7F64">
        <w:rPr>
          <w:rFonts w:ascii="Times New Roman" w:eastAsia="Times New Roman" w:hAnsi="Times New Roman" w:cs="David"/>
          <w:sz w:val="24"/>
          <w:szCs w:val="24"/>
          <w:rtl/>
          <w:lang w:eastAsia="he-IL"/>
          <w:rPrChange w:id="3605" w:author="Avi Cohen" w:date="2022-05-02T11:52:00Z">
            <w:rPr>
              <w:rFonts w:ascii="Times New Roman" w:eastAsia="Times New Roman" w:hAnsi="Times New Roman" w:cs="David"/>
              <w:sz w:val="24"/>
              <w:szCs w:val="24"/>
              <w:rtl/>
              <w:lang w:eastAsia="he-IL"/>
            </w:rPr>
          </w:rPrChange>
        </w:rPr>
        <w:tab/>
        <w:t>חתכים, ומבטים על פירים אנכיים.</w:t>
      </w:r>
    </w:p>
    <w:p w14:paraId="5C0F9D9C"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06" w:author="Avi Cohen" w:date="2022-05-02T11:52:00Z">
            <w:rPr>
              <w:rFonts w:ascii="Times New Roman" w:eastAsia="Times New Roman" w:hAnsi="Times New Roman" w:cs="David"/>
              <w:sz w:val="24"/>
              <w:szCs w:val="24"/>
              <w:rtl/>
              <w:lang w:eastAsia="he-IL"/>
            </w:rPr>
          </w:rPrChange>
        </w:rPr>
      </w:pPr>
    </w:p>
    <w:p w14:paraId="5E1E5F28"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0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08" w:author="Avi Cohen" w:date="2022-05-02T11:52:00Z">
            <w:rPr>
              <w:rFonts w:ascii="Times New Roman" w:eastAsia="Times New Roman" w:hAnsi="Times New Roman" w:cs="David"/>
              <w:sz w:val="24"/>
              <w:szCs w:val="24"/>
              <w:rtl/>
              <w:lang w:eastAsia="he-IL"/>
            </w:rPr>
          </w:rPrChange>
        </w:rPr>
        <w:t>9.</w:t>
      </w:r>
      <w:r w:rsidRPr="00DE7F64">
        <w:rPr>
          <w:rFonts w:ascii="Times New Roman" w:eastAsia="Times New Roman" w:hAnsi="Times New Roman" w:cs="David"/>
          <w:sz w:val="24"/>
          <w:szCs w:val="24"/>
          <w:rtl/>
          <w:lang w:eastAsia="he-IL"/>
          <w:rPrChange w:id="3609" w:author="Avi Cohen" w:date="2022-05-02T11:52:00Z">
            <w:rPr>
              <w:rFonts w:ascii="Times New Roman" w:eastAsia="Times New Roman" w:hAnsi="Times New Roman" w:cs="David"/>
              <w:sz w:val="24"/>
              <w:szCs w:val="24"/>
              <w:rtl/>
              <w:lang w:eastAsia="he-IL"/>
            </w:rPr>
          </w:rPrChange>
        </w:rPr>
        <w:tab/>
        <w:t>סכמות ופרטים.</w:t>
      </w:r>
    </w:p>
    <w:p w14:paraId="4E357A8A"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10" w:author="Avi Cohen" w:date="2022-05-02T11:52:00Z">
            <w:rPr>
              <w:rFonts w:ascii="Times New Roman" w:eastAsia="Times New Roman" w:hAnsi="Times New Roman" w:cs="David"/>
              <w:sz w:val="24"/>
              <w:szCs w:val="24"/>
              <w:rtl/>
              <w:lang w:eastAsia="he-IL"/>
            </w:rPr>
          </w:rPrChange>
        </w:rPr>
      </w:pPr>
    </w:p>
    <w:p w14:paraId="74AAE762"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1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12" w:author="Avi Cohen" w:date="2022-05-02T11:52:00Z">
            <w:rPr>
              <w:rFonts w:ascii="Times New Roman" w:eastAsia="Times New Roman" w:hAnsi="Times New Roman" w:cs="David"/>
              <w:sz w:val="24"/>
              <w:szCs w:val="24"/>
              <w:rtl/>
              <w:lang w:eastAsia="he-IL"/>
            </w:rPr>
          </w:rPrChange>
        </w:rPr>
        <w:t>10.</w:t>
      </w:r>
      <w:r w:rsidRPr="00DE7F64">
        <w:rPr>
          <w:rFonts w:ascii="Times New Roman" w:eastAsia="Times New Roman" w:hAnsi="Times New Roman" w:cs="David"/>
          <w:sz w:val="24"/>
          <w:szCs w:val="24"/>
          <w:rtl/>
          <w:lang w:eastAsia="he-IL"/>
          <w:rPrChange w:id="3613" w:author="Avi Cohen" w:date="2022-05-02T11:52:00Z">
            <w:rPr>
              <w:rFonts w:ascii="Times New Roman" w:eastAsia="Times New Roman" w:hAnsi="Times New Roman" w:cs="David"/>
              <w:sz w:val="24"/>
              <w:szCs w:val="24"/>
              <w:rtl/>
              <w:lang w:eastAsia="he-IL"/>
            </w:rPr>
          </w:rPrChange>
        </w:rPr>
        <w:tab/>
        <w:t>טבלאות ציוד.</w:t>
      </w:r>
    </w:p>
    <w:p w14:paraId="5B7B7FFA"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14" w:author="Avi Cohen" w:date="2022-05-02T11:52:00Z">
            <w:rPr>
              <w:rFonts w:ascii="Times New Roman" w:eastAsia="Times New Roman" w:hAnsi="Times New Roman" w:cs="David"/>
              <w:sz w:val="24"/>
              <w:szCs w:val="24"/>
              <w:rtl/>
              <w:lang w:eastAsia="he-IL"/>
            </w:rPr>
          </w:rPrChange>
        </w:rPr>
      </w:pPr>
    </w:p>
    <w:p w14:paraId="2BE990E2"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1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16" w:author="Avi Cohen" w:date="2022-05-02T11:52:00Z">
            <w:rPr>
              <w:rFonts w:ascii="Times New Roman" w:eastAsia="Times New Roman" w:hAnsi="Times New Roman" w:cs="David"/>
              <w:sz w:val="24"/>
              <w:szCs w:val="24"/>
              <w:rtl/>
              <w:lang w:eastAsia="he-IL"/>
            </w:rPr>
          </w:rPrChange>
        </w:rPr>
        <w:t>11.</w:t>
      </w:r>
      <w:r w:rsidRPr="00DE7F64">
        <w:rPr>
          <w:rFonts w:ascii="Times New Roman" w:eastAsia="Times New Roman" w:hAnsi="Times New Roman" w:cs="David"/>
          <w:sz w:val="24"/>
          <w:szCs w:val="24"/>
          <w:rtl/>
          <w:lang w:eastAsia="he-IL"/>
          <w:rPrChange w:id="3617" w:author="Avi Cohen" w:date="2022-05-02T11:52:00Z">
            <w:rPr>
              <w:rFonts w:ascii="Times New Roman" w:eastAsia="Times New Roman" w:hAnsi="Times New Roman" w:cs="David"/>
              <w:sz w:val="24"/>
              <w:szCs w:val="24"/>
              <w:rtl/>
              <w:lang w:eastAsia="he-IL"/>
            </w:rPr>
          </w:rPrChange>
        </w:rPr>
        <w:tab/>
        <w:t>מפרטים וכתבי כמויות.</w:t>
      </w:r>
    </w:p>
    <w:p w14:paraId="3A67F9A1"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18" w:author="Avi Cohen" w:date="2022-05-02T11:52:00Z">
            <w:rPr>
              <w:rFonts w:ascii="Times New Roman" w:eastAsia="Times New Roman" w:hAnsi="Times New Roman" w:cs="David"/>
              <w:sz w:val="24"/>
              <w:szCs w:val="24"/>
              <w:rtl/>
              <w:lang w:eastAsia="he-IL"/>
            </w:rPr>
          </w:rPrChange>
        </w:rPr>
      </w:pPr>
    </w:p>
    <w:p w14:paraId="41E072ED" w14:textId="77777777" w:rsidR="007D6A6B" w:rsidRPr="00DE7F64"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361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20" w:author="Avi Cohen" w:date="2022-05-02T11:52:00Z">
            <w:rPr>
              <w:rFonts w:ascii="Times New Roman" w:eastAsia="Times New Roman" w:hAnsi="Times New Roman" w:cs="David"/>
              <w:sz w:val="24"/>
              <w:szCs w:val="24"/>
              <w:rtl/>
              <w:lang w:eastAsia="he-IL"/>
            </w:rPr>
          </w:rPrChange>
        </w:rPr>
        <w:t>12.</w:t>
      </w:r>
      <w:r w:rsidRPr="00DE7F64">
        <w:rPr>
          <w:rFonts w:ascii="Times New Roman" w:eastAsia="Times New Roman" w:hAnsi="Times New Roman" w:cs="David"/>
          <w:sz w:val="24"/>
          <w:szCs w:val="24"/>
          <w:rtl/>
          <w:lang w:eastAsia="he-IL"/>
          <w:rPrChange w:id="3621" w:author="Avi Cohen" w:date="2022-05-02T11:52:00Z">
            <w:rPr>
              <w:rFonts w:ascii="Times New Roman" w:eastAsia="Times New Roman" w:hAnsi="Times New Roman" w:cs="David"/>
              <w:sz w:val="24"/>
              <w:szCs w:val="24"/>
              <w:rtl/>
              <w:lang w:eastAsia="he-IL"/>
            </w:rPr>
          </w:rPrChange>
        </w:rPr>
        <w:tab/>
        <w:t>כל תכנית ו/או פרט אחר שידרשו במהלך התכנון והבצוע על מנת לקבל מוצר מושלם, בהתאם לשיקול דעת המנהל.</w:t>
      </w:r>
    </w:p>
    <w:p w14:paraId="5AA5B4FB" w14:textId="77777777" w:rsidR="007D6A6B" w:rsidRPr="00DE7F64"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3622" w:author="Avi Cohen" w:date="2022-05-02T11:52:00Z">
            <w:rPr>
              <w:rFonts w:ascii="Times New Roman" w:eastAsia="Times New Roman" w:hAnsi="Times New Roman" w:cs="David"/>
              <w:sz w:val="24"/>
              <w:szCs w:val="24"/>
              <w:rtl/>
              <w:lang w:eastAsia="he-IL"/>
            </w:rPr>
          </w:rPrChange>
        </w:rPr>
      </w:pPr>
    </w:p>
    <w:p w14:paraId="221CD495" w14:textId="77777777" w:rsidR="007D6A6B" w:rsidRPr="00DE7F64"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362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24" w:author="Avi Cohen" w:date="2022-05-02T11:52:00Z">
            <w:rPr>
              <w:rFonts w:ascii="Times New Roman" w:eastAsia="Times New Roman" w:hAnsi="Times New Roman" w:cs="David"/>
              <w:sz w:val="24"/>
              <w:szCs w:val="24"/>
              <w:rtl/>
              <w:lang w:eastAsia="he-IL"/>
            </w:rPr>
          </w:rPrChange>
        </w:rPr>
        <w:t>13.</w:t>
      </w:r>
      <w:r w:rsidRPr="00DE7F64">
        <w:rPr>
          <w:rFonts w:ascii="Times New Roman" w:eastAsia="Times New Roman" w:hAnsi="Times New Roman" w:cs="David"/>
          <w:sz w:val="24"/>
          <w:szCs w:val="24"/>
          <w:rtl/>
          <w:lang w:eastAsia="he-IL"/>
          <w:rPrChange w:id="3625" w:author="Avi Cohen" w:date="2022-05-02T11:52:00Z">
            <w:rPr>
              <w:rFonts w:ascii="Times New Roman" w:eastAsia="Times New Roman" w:hAnsi="Times New Roman" w:cs="David"/>
              <w:sz w:val="24"/>
              <w:szCs w:val="24"/>
              <w:rtl/>
              <w:lang w:eastAsia="he-IL"/>
            </w:rPr>
          </w:rPrChange>
        </w:rPr>
        <w:tab/>
        <w:t xml:space="preserve">רשימות </w:t>
      </w:r>
      <w:r w:rsidR="00461F51" w:rsidRPr="00DE7F64">
        <w:rPr>
          <w:rFonts w:ascii="Times New Roman" w:eastAsia="Times New Roman" w:hAnsi="Times New Roman" w:cs="David"/>
          <w:sz w:val="24"/>
          <w:szCs w:val="24"/>
          <w:rtl/>
          <w:lang w:eastAsia="he-IL"/>
          <w:rPrChange w:id="3626" w:author="Avi Cohen" w:date="2022-05-02T11:52:00Z">
            <w:rPr>
              <w:rFonts w:ascii="Times New Roman" w:eastAsia="Times New Roman" w:hAnsi="Times New Roman" w:cs="David"/>
              <w:sz w:val="24"/>
              <w:szCs w:val="24"/>
              <w:rtl/>
              <w:lang w:eastAsia="he-IL"/>
            </w:rPr>
          </w:rPrChange>
        </w:rPr>
        <w:t>מעודכנות של ת</w:t>
      </w:r>
      <w:r w:rsidRPr="00DE7F64">
        <w:rPr>
          <w:rFonts w:ascii="Times New Roman" w:eastAsia="Times New Roman" w:hAnsi="Times New Roman" w:cs="David"/>
          <w:sz w:val="24"/>
          <w:szCs w:val="24"/>
          <w:rtl/>
          <w:lang w:eastAsia="he-IL"/>
          <w:rPrChange w:id="3627" w:author="Avi Cohen" w:date="2022-05-02T11:52:00Z">
            <w:rPr>
              <w:rFonts w:ascii="Times New Roman" w:eastAsia="Times New Roman" w:hAnsi="Times New Roman" w:cs="David"/>
              <w:sz w:val="24"/>
              <w:szCs w:val="24"/>
              <w:rtl/>
              <w:lang w:eastAsia="he-IL"/>
            </w:rPr>
          </w:rPrChange>
        </w:rPr>
        <w:t>כניות כולל תאריך ומספר מהדורה - לפחות פעם בחודש.</w:t>
      </w:r>
    </w:p>
    <w:p w14:paraId="471411F9" w14:textId="77777777" w:rsidR="007D6A6B" w:rsidRPr="00DE7F64"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3628" w:author="Avi Cohen" w:date="2022-05-02T11:52:00Z">
            <w:rPr>
              <w:rFonts w:ascii="Times New Roman" w:eastAsia="Times New Roman" w:hAnsi="Times New Roman" w:cs="David"/>
              <w:sz w:val="24"/>
              <w:szCs w:val="24"/>
              <w:rtl/>
              <w:lang w:eastAsia="he-IL"/>
            </w:rPr>
          </w:rPrChange>
        </w:rPr>
      </w:pPr>
    </w:p>
    <w:p w14:paraId="68025FFC" w14:textId="77777777" w:rsidR="007D6A6B" w:rsidRPr="00DE7F64"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362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30" w:author="Avi Cohen" w:date="2022-05-02T11:52:00Z">
            <w:rPr>
              <w:rFonts w:ascii="Times New Roman" w:eastAsia="Times New Roman" w:hAnsi="Times New Roman" w:cs="David"/>
              <w:sz w:val="24"/>
              <w:szCs w:val="24"/>
              <w:rtl/>
              <w:lang w:eastAsia="he-IL"/>
            </w:rPr>
          </w:rPrChange>
        </w:rPr>
        <w:t>14.</w:t>
      </w:r>
      <w:r w:rsidRPr="00DE7F64">
        <w:rPr>
          <w:rFonts w:ascii="Times New Roman" w:eastAsia="Times New Roman" w:hAnsi="Times New Roman" w:cs="David"/>
          <w:sz w:val="24"/>
          <w:szCs w:val="24"/>
          <w:rtl/>
          <w:lang w:eastAsia="he-IL"/>
          <w:rPrChange w:id="3631" w:author="Avi Cohen" w:date="2022-05-02T11:52:00Z">
            <w:rPr>
              <w:rFonts w:ascii="Times New Roman" w:eastAsia="Times New Roman" w:hAnsi="Times New Roman" w:cs="David"/>
              <w:sz w:val="24"/>
              <w:szCs w:val="24"/>
              <w:rtl/>
              <w:lang w:eastAsia="he-IL"/>
            </w:rPr>
          </w:rPrChange>
        </w:rPr>
        <w:tab/>
        <w:t>מובהר בזאת שהתכניות יוכנו לפי בצוע בקטעים של הפרויקט ויכללו פתרונות לקטעי הביניים.</w:t>
      </w:r>
    </w:p>
    <w:p w14:paraId="3E294148" w14:textId="77777777" w:rsidR="007D6A6B" w:rsidRPr="00DE7F64"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3632" w:author="Avi Cohen" w:date="2022-05-02T11:52:00Z">
            <w:rPr>
              <w:rFonts w:ascii="Times New Roman" w:eastAsia="Times New Roman" w:hAnsi="Times New Roman" w:cs="David"/>
              <w:sz w:val="24"/>
              <w:szCs w:val="24"/>
              <w:rtl/>
              <w:lang w:eastAsia="he-IL"/>
            </w:rPr>
          </w:rPrChange>
        </w:rPr>
      </w:pPr>
    </w:p>
    <w:p w14:paraId="4FBA2EDD" w14:textId="77777777" w:rsidR="007D6A6B" w:rsidRPr="00DE7F64"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Change w:id="3633" w:author="Avi Cohen" w:date="2022-05-02T11:52:00Z">
            <w:rPr>
              <w:rFonts w:ascii="Times New Roman" w:eastAsia="Times New Roman" w:hAnsi="Times New Roman" w:cs="David"/>
              <w:sz w:val="20"/>
              <w:szCs w:val="24"/>
              <w:rtl/>
            </w:rPr>
          </w:rPrChange>
        </w:rPr>
      </w:pPr>
      <w:r w:rsidRPr="00DE7F64">
        <w:rPr>
          <w:rFonts w:ascii="Times New Roman" w:eastAsia="Times New Roman" w:hAnsi="Times New Roman" w:cs="David"/>
          <w:sz w:val="24"/>
          <w:szCs w:val="24"/>
          <w:rtl/>
          <w:lang w:eastAsia="he-IL"/>
          <w:rPrChange w:id="3634" w:author="Avi Cohen" w:date="2022-05-02T11:52:00Z">
            <w:rPr>
              <w:rFonts w:ascii="Times New Roman" w:eastAsia="Times New Roman" w:hAnsi="Times New Roman" w:cs="David"/>
              <w:sz w:val="24"/>
              <w:szCs w:val="24"/>
              <w:rtl/>
              <w:lang w:eastAsia="he-IL"/>
            </w:rPr>
          </w:rPrChange>
        </w:rPr>
        <w:t>15.</w:t>
      </w:r>
      <w:r w:rsidRPr="00DE7F64">
        <w:rPr>
          <w:rFonts w:ascii="Times New Roman" w:eastAsia="Times New Roman" w:hAnsi="Times New Roman" w:cs="David"/>
          <w:sz w:val="24"/>
          <w:szCs w:val="24"/>
          <w:rtl/>
          <w:lang w:eastAsia="he-IL"/>
          <w:rPrChange w:id="3635" w:author="Avi Cohen" w:date="2022-05-02T11:52:00Z">
            <w:rPr>
              <w:rFonts w:ascii="Times New Roman" w:eastAsia="Times New Roman" w:hAnsi="Times New Roman" w:cs="David"/>
              <w:sz w:val="24"/>
              <w:szCs w:val="24"/>
              <w:rtl/>
              <w:lang w:eastAsia="he-IL"/>
            </w:rPr>
          </w:rPrChange>
        </w:rPr>
        <w:tab/>
      </w:r>
      <w:r w:rsidRPr="00DE7F64">
        <w:rPr>
          <w:rFonts w:ascii="Times New Roman" w:eastAsia="Times New Roman" w:hAnsi="Times New Roman" w:cs="David"/>
          <w:sz w:val="20"/>
          <w:szCs w:val="24"/>
          <w:rtl/>
          <w:rPrChange w:id="3636" w:author="Avi Cohen" w:date="2022-05-02T11:52:00Z">
            <w:rPr>
              <w:rFonts w:ascii="Times New Roman" w:eastAsia="Times New Roman" w:hAnsi="Times New Roman" w:cs="David"/>
              <w:sz w:val="20"/>
              <w:szCs w:val="24"/>
              <w:rtl/>
            </w:rPr>
          </w:rPrChange>
        </w:rPr>
        <w:t>כל שאר תכניות הביצוע המתחייבות מכל תקן ודין לרבות אך לא רק מחלקיו השונים של ת"י 1547 – "תכניות ביצוע לבניינים ולעבודות פיתוח סביבתי".</w:t>
      </w:r>
    </w:p>
    <w:p w14:paraId="34A4A79B" w14:textId="77777777" w:rsidR="007D6A6B" w:rsidRPr="00DE7F64"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Change w:id="3637" w:author="Avi Cohen" w:date="2022-05-02T11:52:00Z">
            <w:rPr>
              <w:rFonts w:ascii="Times New Roman" w:eastAsia="Times New Roman" w:hAnsi="Times New Roman" w:cs="David"/>
              <w:sz w:val="24"/>
              <w:szCs w:val="24"/>
              <w:rtl/>
              <w:lang w:eastAsia="he-IL"/>
            </w:rPr>
          </w:rPrChange>
        </w:rPr>
      </w:pPr>
    </w:p>
    <w:p w14:paraId="2BBEBE8D"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38" w:author="Avi Cohen" w:date="2022-05-02T11:52:00Z">
            <w:rPr>
              <w:rFonts w:ascii="Times New Roman" w:eastAsia="Times New Roman" w:hAnsi="Times New Roman" w:cs="David"/>
              <w:sz w:val="24"/>
              <w:szCs w:val="24"/>
              <w:rtl/>
              <w:lang w:eastAsia="he-IL"/>
            </w:rPr>
          </w:rPrChange>
        </w:rPr>
      </w:pPr>
    </w:p>
    <w:p w14:paraId="4FA0E783"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39" w:author="Avi Cohen" w:date="2022-05-02T11:52:00Z">
            <w:rPr>
              <w:rFonts w:ascii="Times New Roman" w:eastAsia="Times New Roman" w:hAnsi="Times New Roman" w:cs="David"/>
              <w:sz w:val="24"/>
              <w:szCs w:val="24"/>
              <w:rtl/>
              <w:lang w:eastAsia="he-IL"/>
            </w:rPr>
          </w:rPrChange>
        </w:rPr>
      </w:pPr>
    </w:p>
    <w:p w14:paraId="6ADE6095"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40"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41" w:author="Avi Cohen" w:date="2022-05-02T11:52:00Z">
            <w:rPr>
              <w:rFonts w:ascii="Times New Roman" w:eastAsia="Times New Roman" w:hAnsi="Times New Roman" w:cs="David"/>
              <w:sz w:val="24"/>
              <w:szCs w:val="24"/>
              <w:rtl/>
              <w:lang w:eastAsia="he-IL"/>
            </w:rPr>
          </w:rPrChange>
        </w:rPr>
        <w:t xml:space="preserve">בניה טרומית / מתועשת </w:t>
      </w:r>
      <w:r w:rsidRPr="00DE7F64">
        <w:rPr>
          <w:rFonts w:ascii="Times New Roman" w:eastAsia="Times New Roman" w:hAnsi="Times New Roman" w:cs="David"/>
          <w:sz w:val="24"/>
          <w:szCs w:val="24"/>
          <w:lang w:eastAsia="he-IL"/>
          <w:rPrChange w:id="3642" w:author="Avi Cohen" w:date="2022-05-02T11:52:00Z">
            <w:rPr>
              <w:rFonts w:ascii="Times New Roman" w:eastAsia="Times New Roman" w:hAnsi="Times New Roman" w:cs="David"/>
              <w:sz w:val="24"/>
              <w:szCs w:val="24"/>
              <w:lang w:eastAsia="he-IL"/>
            </w:rPr>
          </w:rPrChange>
        </w:rPr>
        <w:t>–</w:t>
      </w:r>
    </w:p>
    <w:p w14:paraId="702C25B8"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4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44" w:author="Avi Cohen" w:date="2022-05-02T11:52:00Z">
            <w:rPr>
              <w:rFonts w:ascii="Times New Roman" w:eastAsia="Times New Roman" w:hAnsi="Times New Roman" w:cs="David"/>
              <w:sz w:val="24"/>
              <w:szCs w:val="24"/>
              <w:rtl/>
              <w:lang w:eastAsia="he-IL"/>
            </w:rPr>
          </w:rPrChange>
        </w:rPr>
        <w:t>במקרה ויוחלט על ביצוע המבנים כולם או מקצתם בבניה טרומית/מתועשת, י</w:t>
      </w:r>
      <w:r w:rsidR="00461F51" w:rsidRPr="00DE7F64">
        <w:rPr>
          <w:rFonts w:ascii="Times New Roman" w:eastAsia="Times New Roman" w:hAnsi="Times New Roman" w:cs="David" w:hint="cs"/>
          <w:sz w:val="24"/>
          <w:szCs w:val="24"/>
          <w:rtl/>
          <w:lang w:eastAsia="he-IL"/>
          <w:rPrChange w:id="3645" w:author="Avi Cohen" w:date="2022-05-02T11:52:00Z">
            <w:rPr>
              <w:rFonts w:ascii="Times New Roman" w:eastAsia="Times New Roman" w:hAnsi="Times New Roman" w:cs="David" w:hint="cs"/>
              <w:sz w:val="24"/>
              <w:szCs w:val="24"/>
              <w:rtl/>
              <w:lang w:eastAsia="he-IL"/>
            </w:rPr>
          </w:rPrChange>
        </w:rPr>
        <w:t>י</w:t>
      </w:r>
      <w:r w:rsidRPr="00DE7F64">
        <w:rPr>
          <w:rFonts w:ascii="Times New Roman" w:eastAsia="Times New Roman" w:hAnsi="Times New Roman" w:cs="David"/>
          <w:sz w:val="24"/>
          <w:szCs w:val="24"/>
          <w:rtl/>
          <w:lang w:eastAsia="he-IL"/>
          <w:rPrChange w:id="3646" w:author="Avi Cohen" w:date="2022-05-02T11:52:00Z">
            <w:rPr>
              <w:rFonts w:ascii="Times New Roman" w:eastAsia="Times New Roman" w:hAnsi="Times New Roman" w:cs="David"/>
              <w:sz w:val="24"/>
              <w:szCs w:val="24"/>
              <w:rtl/>
              <w:lang w:eastAsia="he-IL"/>
            </w:rPr>
          </w:rPrChange>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68AFEBC4"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47" w:author="Avi Cohen" w:date="2022-05-02T11:52:00Z">
            <w:rPr>
              <w:rFonts w:ascii="Times New Roman" w:eastAsia="Times New Roman" w:hAnsi="Times New Roman" w:cs="David"/>
              <w:sz w:val="24"/>
              <w:szCs w:val="24"/>
              <w:rtl/>
              <w:lang w:eastAsia="he-IL"/>
            </w:rPr>
          </w:rPrChange>
        </w:rPr>
      </w:pPr>
    </w:p>
    <w:p w14:paraId="3FF4BC02" w14:textId="77777777" w:rsidR="007D6A6B" w:rsidRPr="00DE7F64"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Change w:id="364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sz w:val="24"/>
          <w:szCs w:val="24"/>
          <w:rtl/>
          <w:lang w:eastAsia="he-IL"/>
          <w:rPrChange w:id="3649" w:author="Avi Cohen" w:date="2022-05-02T11:52:00Z">
            <w:rPr>
              <w:rFonts w:ascii="Times New Roman" w:eastAsia="Times New Roman" w:hAnsi="Times New Roman" w:cs="David"/>
              <w:sz w:val="24"/>
              <w:szCs w:val="24"/>
              <w:rtl/>
              <w:lang w:eastAsia="he-IL"/>
            </w:rPr>
          </w:rPrChange>
        </w:rPr>
        <w:t>כל המסמכים והתוכניות יערכו בשפה העברית.</w:t>
      </w:r>
    </w:p>
    <w:p w14:paraId="2ADD7198" w14:textId="77777777" w:rsidR="007D6A6B" w:rsidRPr="00DE7F64"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Change w:id="3650" w:author="Avi Cohen" w:date="2022-05-02T11:52:00Z">
            <w:rPr>
              <w:rFonts w:ascii="Times New Roman" w:eastAsia="Times New Roman" w:hAnsi="Times New Roman" w:cs="David"/>
              <w:sz w:val="20"/>
              <w:szCs w:val="20"/>
              <w:rtl/>
              <w:lang w:eastAsia="he-IL"/>
            </w:rPr>
          </w:rPrChange>
        </w:rPr>
      </w:pPr>
      <w:r w:rsidRPr="00DE7F64">
        <w:rPr>
          <w:rFonts w:ascii="Times New Roman" w:eastAsia="Times New Roman" w:hAnsi="Times New Roman" w:cs="David"/>
          <w:sz w:val="24"/>
          <w:szCs w:val="24"/>
          <w:rtl/>
          <w:lang w:eastAsia="he-IL"/>
          <w:rPrChange w:id="3651" w:author="Avi Cohen" w:date="2022-05-02T11:52:00Z">
            <w:rPr>
              <w:rFonts w:ascii="Times New Roman" w:eastAsia="Times New Roman" w:hAnsi="Times New Roman" w:cs="David"/>
              <w:sz w:val="24"/>
              <w:szCs w:val="24"/>
              <w:rtl/>
              <w:lang w:eastAsia="he-IL"/>
            </w:rPr>
          </w:rPrChange>
        </w:rPr>
        <w:br w:type="page"/>
      </w:r>
    </w:p>
    <w:p w14:paraId="0C5B9808" w14:textId="77777777" w:rsidR="00461F51" w:rsidRPr="00DE7F64"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3652" w:author="Avi Cohen" w:date="2022-05-02T11:52:00Z">
            <w:rPr>
              <w:rFonts w:ascii="Times New Roman" w:eastAsia="Times New Roman" w:hAnsi="Times New Roman" w:cs="David"/>
              <w:b/>
              <w:bCs/>
              <w:sz w:val="20"/>
              <w:szCs w:val="24"/>
              <w:u w:val="single"/>
              <w:rtl/>
              <w:lang w:eastAsia="he-IL"/>
            </w:rPr>
          </w:rPrChange>
        </w:rPr>
      </w:pPr>
      <w:r w:rsidRPr="00DE7F64">
        <w:rPr>
          <w:rFonts w:ascii="Times New Roman" w:eastAsia="Times New Roman" w:hAnsi="Times New Roman" w:cs="David" w:hint="cs"/>
          <w:b/>
          <w:bCs/>
          <w:sz w:val="20"/>
          <w:szCs w:val="24"/>
          <w:u w:val="single"/>
          <w:rtl/>
          <w:lang w:eastAsia="he-IL"/>
          <w:rPrChange w:id="3653" w:author="Avi Cohen" w:date="2022-05-02T11:52:00Z">
            <w:rPr>
              <w:rFonts w:ascii="Times New Roman" w:eastAsia="Times New Roman" w:hAnsi="Times New Roman" w:cs="David" w:hint="cs"/>
              <w:b/>
              <w:bCs/>
              <w:sz w:val="20"/>
              <w:szCs w:val="24"/>
              <w:u w:val="single"/>
              <w:rtl/>
              <w:lang w:eastAsia="he-IL"/>
            </w:rPr>
          </w:rPrChange>
        </w:rPr>
        <w:t>נספח "ט"</w:t>
      </w:r>
    </w:p>
    <w:p w14:paraId="30E42D25" w14:textId="77777777" w:rsidR="00461F51" w:rsidRPr="00DE7F64"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Change w:id="3654" w:author="Avi Cohen" w:date="2022-05-02T11:52:00Z">
            <w:rPr>
              <w:rFonts w:ascii="Times New Roman" w:eastAsia="Times New Roman" w:hAnsi="Times New Roman" w:cs="David"/>
              <w:b/>
              <w:bCs/>
              <w:sz w:val="20"/>
              <w:szCs w:val="24"/>
              <w:rtl/>
              <w:lang w:eastAsia="he-IL"/>
            </w:rPr>
          </w:rPrChange>
        </w:rPr>
      </w:pPr>
    </w:p>
    <w:p w14:paraId="3CA4ADCC" w14:textId="77777777" w:rsidR="00461F51" w:rsidRPr="00DE7F64"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Change w:id="3655" w:author="Avi Cohen" w:date="2022-05-02T11:52:00Z">
            <w:rPr>
              <w:rFonts w:ascii="Times New Roman" w:eastAsia="Times New Roman" w:hAnsi="Times New Roman" w:cs="David"/>
              <w:b/>
              <w:bCs/>
              <w:sz w:val="20"/>
              <w:szCs w:val="24"/>
              <w:u w:val="single"/>
              <w:lang w:eastAsia="he-IL"/>
            </w:rPr>
          </w:rPrChange>
        </w:rPr>
      </w:pPr>
      <w:r w:rsidRPr="00DE7F64">
        <w:rPr>
          <w:rFonts w:ascii="Times New Roman" w:eastAsia="Times New Roman" w:hAnsi="Times New Roman" w:cs="David" w:hint="cs"/>
          <w:b/>
          <w:bCs/>
          <w:sz w:val="20"/>
          <w:szCs w:val="24"/>
          <w:u w:val="single"/>
          <w:rtl/>
          <w:lang w:eastAsia="he-IL"/>
          <w:rPrChange w:id="3656" w:author="Avi Cohen" w:date="2022-05-02T11:52:00Z">
            <w:rPr>
              <w:rFonts w:ascii="Times New Roman" w:eastAsia="Times New Roman" w:hAnsi="Times New Roman" w:cs="David" w:hint="cs"/>
              <w:b/>
              <w:bCs/>
              <w:sz w:val="20"/>
              <w:szCs w:val="24"/>
              <w:u w:val="single"/>
              <w:rtl/>
              <w:lang w:eastAsia="he-IL"/>
            </w:rPr>
          </w:rPrChange>
        </w:rPr>
        <w:t>דוגמא לנוסח אישור השלמת הפרויקט/קטע מהפרויקט</w:t>
      </w:r>
    </w:p>
    <w:p w14:paraId="14AC3E48" w14:textId="77777777" w:rsidR="00461F51" w:rsidRPr="00DE7F64"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657" w:author="Avi Cohen" w:date="2022-05-02T11:52:00Z">
            <w:rPr>
              <w:rFonts w:ascii="Times New Roman" w:eastAsia="Times New Roman" w:hAnsi="Times New Roman" w:cs="David"/>
              <w:sz w:val="20"/>
              <w:szCs w:val="24"/>
              <w:rtl/>
              <w:lang w:eastAsia="he-IL"/>
            </w:rPr>
          </w:rPrChange>
        </w:rPr>
      </w:pPr>
    </w:p>
    <w:p w14:paraId="2EDE1B76" w14:textId="77777777" w:rsidR="00461F51" w:rsidRPr="00DE7F64"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658" w:author="Avi Cohen" w:date="2022-05-02T11:52:00Z">
            <w:rPr>
              <w:rFonts w:ascii="Times New Roman" w:eastAsia="Times New Roman" w:hAnsi="Times New Roman" w:cs="David"/>
              <w:sz w:val="20"/>
              <w:szCs w:val="24"/>
              <w:rtl/>
              <w:lang w:eastAsia="he-IL"/>
            </w:rPr>
          </w:rPrChange>
        </w:rPr>
      </w:pPr>
    </w:p>
    <w:p w14:paraId="19D04667" w14:textId="77777777" w:rsidR="00461F51" w:rsidRPr="00DE7F64"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659" w:author="Avi Cohen" w:date="2022-05-02T11:52:00Z">
            <w:rPr>
              <w:rFonts w:ascii="Times New Roman" w:eastAsia="Times New Roman" w:hAnsi="Times New Roman" w:cs="David"/>
              <w:sz w:val="20"/>
              <w:szCs w:val="24"/>
              <w:rtl/>
              <w:lang w:eastAsia="he-IL"/>
            </w:rPr>
          </w:rPrChange>
        </w:rPr>
      </w:pPr>
    </w:p>
    <w:p w14:paraId="66298A4C" w14:textId="77777777" w:rsidR="00461F51" w:rsidRPr="00DE7F64"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366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3661" w:author="Avi Cohen" w:date="2022-05-02T11:52:00Z">
            <w:rPr>
              <w:rFonts w:ascii="Times New Roman" w:eastAsia="Times New Roman" w:hAnsi="Times New Roman" w:cs="David" w:hint="cs"/>
              <w:sz w:val="20"/>
              <w:szCs w:val="24"/>
              <w:rtl/>
              <w:lang w:eastAsia="he-IL"/>
            </w:rPr>
          </w:rPrChange>
        </w:rPr>
        <w:t>לכבוד :</w:t>
      </w:r>
    </w:p>
    <w:p w14:paraId="62AB7E3E" w14:textId="4BD98819" w:rsidR="00461F51" w:rsidRPr="00DE7F64" w:rsidRDefault="00473317"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Change w:id="3662" w:author="Avi Cohen" w:date="2022-05-02T11:52:00Z">
            <w:rPr>
              <w:rFonts w:ascii="Times New Roman" w:eastAsia="Times New Roman" w:hAnsi="Times New Roman" w:cs="David"/>
              <w:sz w:val="24"/>
              <w:szCs w:val="24"/>
              <w:rtl/>
              <w:lang w:eastAsia="he-IL"/>
            </w:rPr>
          </w:rPrChange>
        </w:rPr>
      </w:pPr>
      <w:sdt>
        <w:sdtPr>
          <w:rPr>
            <w:rFonts w:ascii="Times New Roman" w:eastAsia="Times New Roman" w:hAnsi="Times New Roman" w:cs="David" w:hint="cs"/>
            <w:sz w:val="24"/>
            <w:szCs w:val="24"/>
            <w:rtl/>
            <w:lang w:eastAsia="he-IL"/>
            <w:rPrChange w:id="3663" w:author="Avi Cohen" w:date="2022-05-02T11:52:00Z">
              <w:rPr>
                <w:rFonts w:ascii="Times New Roman" w:eastAsia="Times New Roman" w:hAnsi="Times New Roman" w:cs="David" w:hint="cs"/>
                <w:color w:val="008000"/>
                <w:sz w:val="24"/>
                <w:szCs w:val="24"/>
                <w:rtl/>
                <w:lang w:eastAsia="he-IL"/>
              </w:rPr>
            </w:rPrChange>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3664" w:author="Avi Cohen" w:date="2022-05-02T11:52:00Z">
              <w:rPr/>
            </w:rPrChange>
          </w:rPr>
        </w:sdtEndPr>
        <w:sdtContent>
          <w:r w:rsidR="00FC600C" w:rsidRPr="00DE7F64">
            <w:rPr>
              <w:rFonts w:ascii="Times New Roman" w:eastAsia="Times New Roman" w:hAnsi="Times New Roman" w:cs="David" w:hint="cs"/>
              <w:sz w:val="24"/>
              <w:szCs w:val="24"/>
              <w:rtl/>
              <w:lang w:eastAsia="he-IL"/>
              <w:rPrChange w:id="3665" w:author="Avi Cohen" w:date="2022-05-02T11:52:00Z">
                <w:rPr>
                  <w:rFonts w:ascii="Times New Roman" w:eastAsia="Times New Roman" w:hAnsi="Times New Roman" w:cs="David" w:hint="cs"/>
                  <w:color w:val="008000"/>
                  <w:sz w:val="24"/>
                  <w:szCs w:val="24"/>
                  <w:rtl/>
                  <w:lang w:eastAsia="he-IL"/>
                </w:rPr>
              </w:rPrChange>
            </w:rPr>
            <w:br/>
            <w:t>אפריקה ישראל מגורים בע"מ</w:t>
          </w:r>
          <w:r w:rsidR="00FC600C" w:rsidRPr="00DE7F64">
            <w:rPr>
              <w:rFonts w:ascii="Times New Roman" w:eastAsia="Times New Roman" w:hAnsi="Times New Roman" w:cs="David" w:hint="cs"/>
              <w:sz w:val="24"/>
              <w:szCs w:val="24"/>
              <w:rtl/>
              <w:lang w:eastAsia="he-IL"/>
              <w:rPrChange w:id="3666" w:author="Avi Cohen" w:date="2022-05-02T11:52:00Z">
                <w:rPr>
                  <w:rFonts w:ascii="Times New Roman" w:eastAsia="Times New Roman" w:hAnsi="Times New Roman" w:cs="David" w:hint="cs"/>
                  <w:color w:val="008000"/>
                  <w:sz w:val="24"/>
                  <w:szCs w:val="24"/>
                  <w:rtl/>
                  <w:lang w:eastAsia="he-IL"/>
                </w:rPr>
              </w:rPrChange>
            </w:rPr>
            <w:br/>
            <w:t>יוני נתניהו 1 ג' אור יהודה</w:t>
          </w:r>
          <w:r w:rsidR="00FC600C" w:rsidRPr="00DE7F64">
            <w:rPr>
              <w:rFonts w:ascii="Times New Roman" w:eastAsia="Times New Roman" w:hAnsi="Times New Roman" w:cs="David" w:hint="cs"/>
              <w:sz w:val="24"/>
              <w:szCs w:val="24"/>
              <w:rtl/>
              <w:lang w:eastAsia="he-IL"/>
              <w:rPrChange w:id="3667" w:author="Avi Cohen" w:date="2022-05-02T11:52:00Z">
                <w:rPr>
                  <w:rFonts w:ascii="Times New Roman" w:eastAsia="Times New Roman" w:hAnsi="Times New Roman" w:cs="David" w:hint="cs"/>
                  <w:color w:val="008000"/>
                  <w:sz w:val="24"/>
                  <w:szCs w:val="24"/>
                  <w:rtl/>
                  <w:lang w:eastAsia="he-IL"/>
                </w:rPr>
              </w:rPrChange>
            </w:rPr>
            <w:br/>
            <w:t>מ.ז 52-003476-0</w:t>
          </w:r>
          <w:r w:rsidR="00FC600C" w:rsidRPr="00DE7F64">
            <w:rPr>
              <w:rFonts w:ascii="Times New Roman" w:eastAsia="Times New Roman" w:hAnsi="Times New Roman" w:cs="David" w:hint="cs"/>
              <w:sz w:val="24"/>
              <w:szCs w:val="24"/>
              <w:rtl/>
              <w:lang w:eastAsia="he-IL"/>
              <w:rPrChange w:id="3668" w:author="Avi Cohen" w:date="2022-05-02T11:52:00Z">
                <w:rPr>
                  <w:rFonts w:ascii="Times New Roman" w:eastAsia="Times New Roman" w:hAnsi="Times New Roman" w:cs="David" w:hint="cs"/>
                  <w:color w:val="008000"/>
                  <w:sz w:val="24"/>
                  <w:szCs w:val="24"/>
                  <w:rtl/>
                  <w:lang w:eastAsia="he-IL"/>
                </w:rPr>
              </w:rPrChange>
            </w:rPr>
            <w:br/>
          </w:r>
          <w:r w:rsidR="00FC600C" w:rsidRPr="00DE7F64">
            <w:rPr>
              <w:rFonts w:ascii="Times New Roman" w:eastAsia="Times New Roman" w:hAnsi="Times New Roman" w:cs="David" w:hint="cs"/>
              <w:sz w:val="24"/>
              <w:szCs w:val="24"/>
              <w:rtl/>
              <w:lang w:eastAsia="he-IL"/>
              <w:rPrChange w:id="3669" w:author="Avi Cohen" w:date="2022-05-02T11:52:00Z">
                <w:rPr>
                  <w:rFonts w:ascii="Times New Roman" w:eastAsia="Times New Roman" w:hAnsi="Times New Roman" w:cs="David" w:hint="cs"/>
                  <w:color w:val="008000"/>
                  <w:sz w:val="24"/>
                  <w:szCs w:val="24"/>
                  <w:rtl/>
                  <w:lang w:eastAsia="he-IL"/>
                </w:rPr>
              </w:rPrChange>
            </w:rPr>
            <w:br/>
            <w:t>כלל נכסי נדלן נשר מרכז (נ.נ.נ.מ) שותפות מוגבלת</w:t>
          </w:r>
          <w:r w:rsidR="00FC600C" w:rsidRPr="00DE7F64">
            <w:rPr>
              <w:rFonts w:ascii="Times New Roman" w:eastAsia="Times New Roman" w:hAnsi="Times New Roman" w:cs="David" w:hint="cs"/>
              <w:sz w:val="24"/>
              <w:szCs w:val="24"/>
              <w:rtl/>
              <w:lang w:eastAsia="he-IL"/>
              <w:rPrChange w:id="3670" w:author="Avi Cohen" w:date="2022-05-02T11:52:00Z">
                <w:rPr>
                  <w:rFonts w:ascii="Times New Roman" w:eastAsia="Times New Roman" w:hAnsi="Times New Roman" w:cs="David" w:hint="cs"/>
                  <w:color w:val="008000"/>
                  <w:sz w:val="24"/>
                  <w:szCs w:val="24"/>
                  <w:rtl/>
                  <w:lang w:eastAsia="he-IL"/>
                </w:rPr>
              </w:rPrChange>
            </w:rPr>
            <w:br/>
            <w:t>מרכז עזריאלי בניין משולש 3, תל אביב</w:t>
          </w:r>
          <w:r w:rsidR="00FC600C" w:rsidRPr="00DE7F64">
            <w:rPr>
              <w:rFonts w:ascii="Times New Roman" w:eastAsia="Times New Roman" w:hAnsi="Times New Roman" w:cs="David" w:hint="cs"/>
              <w:sz w:val="24"/>
              <w:szCs w:val="24"/>
              <w:rtl/>
              <w:lang w:eastAsia="he-IL"/>
              <w:rPrChange w:id="3671" w:author="Avi Cohen" w:date="2022-05-02T11:52:00Z">
                <w:rPr>
                  <w:rFonts w:ascii="Times New Roman" w:eastAsia="Times New Roman" w:hAnsi="Times New Roman" w:cs="David" w:hint="cs"/>
                  <w:color w:val="008000"/>
                  <w:sz w:val="24"/>
                  <w:szCs w:val="24"/>
                  <w:rtl/>
                  <w:lang w:eastAsia="he-IL"/>
                </w:rPr>
              </w:rPrChange>
            </w:rPr>
            <w:br/>
            <w:t>540283033</w:t>
          </w:r>
          <w:r w:rsidR="00FC600C" w:rsidRPr="00DE7F64">
            <w:rPr>
              <w:rFonts w:ascii="Times New Roman" w:eastAsia="Times New Roman" w:hAnsi="Times New Roman" w:cs="David" w:hint="cs"/>
              <w:sz w:val="24"/>
              <w:szCs w:val="24"/>
              <w:rtl/>
              <w:lang w:eastAsia="he-IL"/>
              <w:rPrChange w:id="3672" w:author="Avi Cohen" w:date="2022-05-02T11:52:00Z">
                <w:rPr>
                  <w:rFonts w:ascii="Times New Roman" w:eastAsia="Times New Roman" w:hAnsi="Times New Roman" w:cs="David" w:hint="cs"/>
                  <w:color w:val="008000"/>
                  <w:sz w:val="24"/>
                  <w:szCs w:val="24"/>
                  <w:rtl/>
                  <w:lang w:eastAsia="he-IL"/>
                </w:rPr>
              </w:rPrChange>
            </w:rPr>
            <w:br/>
          </w:r>
          <w:r w:rsidR="00FC600C" w:rsidRPr="00DE7F64">
            <w:rPr>
              <w:rFonts w:ascii="Times New Roman" w:eastAsia="Times New Roman" w:hAnsi="Times New Roman" w:cs="David" w:hint="cs"/>
              <w:sz w:val="24"/>
              <w:szCs w:val="24"/>
              <w:rtl/>
              <w:lang w:eastAsia="he-IL"/>
              <w:rPrChange w:id="3673" w:author="Avi Cohen" w:date="2022-05-02T11:52:00Z">
                <w:rPr>
                  <w:rFonts w:ascii="Times New Roman" w:eastAsia="Times New Roman" w:hAnsi="Times New Roman" w:cs="David" w:hint="cs"/>
                  <w:color w:val="008000"/>
                  <w:sz w:val="24"/>
                  <w:szCs w:val="24"/>
                  <w:rtl/>
                  <w:lang w:eastAsia="he-IL"/>
                </w:rPr>
              </w:rPrChange>
            </w:rPr>
            <w:br/>
            <w:t>שיכון ובינוי נדל"ן בע"מ</w:t>
          </w:r>
          <w:r w:rsidR="00FC600C" w:rsidRPr="00DE7F64">
            <w:rPr>
              <w:rFonts w:ascii="Times New Roman" w:eastAsia="Times New Roman" w:hAnsi="Times New Roman" w:cs="David" w:hint="cs"/>
              <w:sz w:val="24"/>
              <w:szCs w:val="24"/>
              <w:rtl/>
              <w:lang w:eastAsia="he-IL"/>
              <w:rPrChange w:id="3674" w:author="Avi Cohen" w:date="2022-05-02T11:52:00Z">
                <w:rPr>
                  <w:rFonts w:ascii="Times New Roman" w:eastAsia="Times New Roman" w:hAnsi="Times New Roman" w:cs="David" w:hint="cs"/>
                  <w:color w:val="008000"/>
                  <w:sz w:val="24"/>
                  <w:szCs w:val="24"/>
                  <w:rtl/>
                  <w:lang w:eastAsia="he-IL"/>
                </w:rPr>
              </w:rPrChange>
            </w:rPr>
            <w:br/>
            <w:t>שלם 3 רמת גן 52215</w:t>
          </w:r>
          <w:r w:rsidR="00FC600C" w:rsidRPr="00DE7F64">
            <w:rPr>
              <w:rFonts w:ascii="Times New Roman" w:eastAsia="Times New Roman" w:hAnsi="Times New Roman" w:cs="David" w:hint="cs"/>
              <w:sz w:val="24"/>
              <w:szCs w:val="24"/>
              <w:rtl/>
              <w:lang w:eastAsia="he-IL"/>
              <w:rPrChange w:id="3675" w:author="Avi Cohen" w:date="2022-05-02T11:52:00Z">
                <w:rPr>
                  <w:rFonts w:ascii="Times New Roman" w:eastAsia="Times New Roman" w:hAnsi="Times New Roman" w:cs="David" w:hint="cs"/>
                  <w:color w:val="008000"/>
                  <w:sz w:val="24"/>
                  <w:szCs w:val="24"/>
                  <w:rtl/>
                  <w:lang w:eastAsia="he-IL"/>
                </w:rPr>
              </w:rPrChange>
            </w:rPr>
            <w:br/>
            <w:t>מ.ז 52-002117-1</w:t>
          </w:r>
          <w:r w:rsidR="00FC600C" w:rsidRPr="00DE7F64">
            <w:rPr>
              <w:rFonts w:ascii="Times New Roman" w:eastAsia="Times New Roman" w:hAnsi="Times New Roman" w:cs="David" w:hint="cs"/>
              <w:sz w:val="24"/>
              <w:szCs w:val="24"/>
              <w:rtl/>
              <w:lang w:eastAsia="he-IL"/>
              <w:rPrChange w:id="3676" w:author="Avi Cohen" w:date="2022-05-02T11:52:00Z">
                <w:rPr>
                  <w:rFonts w:ascii="Times New Roman" w:eastAsia="Times New Roman" w:hAnsi="Times New Roman" w:cs="David" w:hint="cs"/>
                  <w:color w:val="008000"/>
                  <w:sz w:val="24"/>
                  <w:szCs w:val="24"/>
                  <w:rtl/>
                  <w:lang w:eastAsia="he-IL"/>
                </w:rPr>
              </w:rPrChange>
            </w:rPr>
            <w:br/>
          </w:r>
        </w:sdtContent>
      </w:sdt>
      <w:r w:rsidR="00461F51" w:rsidRPr="00DE7F64">
        <w:rPr>
          <w:rFonts w:ascii="Times New Roman" w:eastAsia="Times New Roman" w:hAnsi="Times New Roman" w:cs="David" w:hint="cs"/>
          <w:sz w:val="24"/>
          <w:szCs w:val="24"/>
          <w:rtl/>
          <w:lang w:eastAsia="he-IL"/>
          <w:rPrChange w:id="3677" w:author="Avi Cohen" w:date="2022-05-02T11:52:00Z">
            <w:rPr>
              <w:rFonts w:ascii="Times New Roman" w:eastAsia="Times New Roman" w:hAnsi="Times New Roman" w:cs="David" w:hint="cs"/>
              <w:color w:val="008000"/>
              <w:sz w:val="24"/>
              <w:szCs w:val="24"/>
              <w:rtl/>
              <w:lang w:eastAsia="he-IL"/>
            </w:rPr>
          </w:rPrChange>
        </w:rPr>
        <w:br/>
      </w:r>
      <w:r w:rsidR="00461F51" w:rsidRPr="00473317">
        <w:rPr>
          <w:rFonts w:ascii="Times New Roman" w:eastAsia="Times New Roman" w:hAnsi="Times New Roman" w:cs="David" w:hint="cs"/>
          <w:sz w:val="24"/>
          <w:szCs w:val="24"/>
          <w:rtl/>
          <w:lang w:eastAsia="he-IL"/>
        </w:rPr>
        <w:t>(המזמין)</w:t>
      </w:r>
    </w:p>
    <w:p w14:paraId="6816FB4B" w14:textId="77777777" w:rsidR="00461F51" w:rsidRPr="00DE7F64"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3678" w:author="Avi Cohen" w:date="2022-05-02T11:52:00Z">
            <w:rPr>
              <w:rFonts w:ascii="Times New Roman" w:eastAsia="Times New Roman" w:hAnsi="Times New Roman" w:cs="David"/>
              <w:sz w:val="24"/>
              <w:szCs w:val="24"/>
              <w:rtl/>
              <w:lang w:eastAsia="he-IL"/>
            </w:rPr>
          </w:rPrChange>
        </w:rPr>
      </w:pPr>
    </w:p>
    <w:p w14:paraId="54B3663A" w14:textId="77777777" w:rsidR="00461F51" w:rsidRPr="00DE7F64"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3679" w:author="Avi Cohen" w:date="2022-05-02T11:52:00Z">
            <w:rPr>
              <w:rFonts w:ascii="Times New Roman" w:eastAsia="Times New Roman" w:hAnsi="Times New Roman" w:cs="David"/>
              <w:sz w:val="24"/>
              <w:szCs w:val="24"/>
              <w:rtl/>
              <w:lang w:eastAsia="he-IL"/>
            </w:rPr>
          </w:rPrChange>
        </w:rPr>
      </w:pPr>
    </w:p>
    <w:p w14:paraId="0165B430" w14:textId="77777777" w:rsidR="00461F51" w:rsidRPr="00DE7F64"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3680" w:author="Avi Cohen" w:date="2022-05-02T11:52:00Z">
            <w:rPr>
              <w:rFonts w:ascii="Times New Roman" w:eastAsia="Times New Roman" w:hAnsi="Times New Roman" w:cs="David"/>
              <w:sz w:val="24"/>
              <w:szCs w:val="24"/>
              <w:rtl/>
              <w:lang w:eastAsia="he-IL"/>
            </w:rPr>
          </w:rPrChange>
        </w:rPr>
      </w:pPr>
    </w:p>
    <w:p w14:paraId="35BE453E" w14:textId="77777777" w:rsidR="00461F51" w:rsidRPr="00DE7F64"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3681" w:author="Avi Cohen" w:date="2022-05-02T11:52:00Z">
            <w:rPr>
              <w:rFonts w:ascii="Times New Roman" w:eastAsia="Times New Roman" w:hAnsi="Times New Roman" w:cs="David"/>
              <w:sz w:val="24"/>
              <w:szCs w:val="24"/>
              <w:rtl/>
              <w:lang w:eastAsia="he-IL"/>
            </w:rPr>
          </w:rPrChange>
        </w:rPr>
      </w:pPr>
    </w:p>
    <w:p w14:paraId="5F733104" w14:textId="7D971F45" w:rsidR="00461F51" w:rsidRPr="00DE7F64"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Change w:id="3682"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4"/>
          <w:szCs w:val="24"/>
          <w:rtl/>
          <w:lang w:eastAsia="he-IL"/>
          <w:rPrChange w:id="3683" w:author="Avi Cohen" w:date="2022-05-02T11:52:00Z">
            <w:rPr>
              <w:rFonts w:ascii="Times New Roman" w:eastAsia="Times New Roman" w:hAnsi="Times New Roman" w:cs="David" w:hint="cs"/>
              <w:sz w:val="24"/>
              <w:szCs w:val="24"/>
              <w:rtl/>
              <w:lang w:eastAsia="he-IL"/>
            </w:rPr>
          </w:rPrChange>
        </w:rPr>
        <w:t xml:space="preserve">אני הח"מ </w:t>
      </w:r>
      <w:sdt>
        <w:sdtPr>
          <w:rPr>
            <w:rFonts w:ascii="Times New Roman" w:eastAsia="Times New Roman" w:hAnsi="Times New Roman" w:cs="David"/>
            <w:sz w:val="24"/>
            <w:szCs w:val="24"/>
            <w:rtl/>
            <w:lang w:eastAsia="he-IL"/>
            <w:rPrChange w:id="3684" w:author="Avi Cohen" w:date="2022-05-02T11:52:00Z">
              <w:rPr>
                <w:rFonts w:ascii="Times New Roman" w:eastAsia="Times New Roman" w:hAnsi="Times New Roman" w:cs="David"/>
                <w:color w:val="008000"/>
                <w:sz w:val="24"/>
                <w:szCs w:val="24"/>
                <w:rtl/>
                <w:lang w:eastAsia="he-IL"/>
              </w:rPr>
            </w:rPrChange>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3685" w:author="Avi Cohen" w:date="2022-05-02T11:52:00Z">
              <w:rPr/>
            </w:rPrChange>
          </w:rPr>
        </w:sdtEndPr>
        <w:sdtContent>
          <w:r w:rsidR="00FC600C" w:rsidRPr="00DE7F64">
            <w:rPr>
              <w:rFonts w:ascii="Times New Roman" w:eastAsia="Times New Roman" w:hAnsi="Times New Roman" w:cs="David"/>
              <w:sz w:val="24"/>
              <w:szCs w:val="24"/>
              <w:rtl/>
              <w:lang w:eastAsia="he-IL"/>
              <w:rPrChange w:id="3686" w:author="Avi Cohen" w:date="2022-05-02T11:52:00Z">
                <w:rPr>
                  <w:rFonts w:ascii="Times New Roman" w:eastAsia="Times New Roman" w:hAnsi="Times New Roman" w:cs="David"/>
                  <w:color w:val="008000"/>
                  <w:sz w:val="24"/>
                  <w:szCs w:val="24"/>
                  <w:rtl/>
                  <w:lang w:eastAsia="he-IL"/>
                </w:rPr>
              </w:rPrChange>
            </w:rPr>
            <w:t>וישקין תכנון בע"מ</w:t>
          </w:r>
        </w:sdtContent>
      </w:sdt>
      <w:r w:rsidRPr="00DE7F64">
        <w:rPr>
          <w:rFonts w:ascii="Times New Roman" w:eastAsia="Times New Roman" w:hAnsi="Times New Roman" w:cs="David" w:hint="cs"/>
          <w:bCs/>
          <w:sz w:val="24"/>
          <w:szCs w:val="24"/>
          <w:rtl/>
          <w:lang w:eastAsia="he-IL"/>
          <w:rPrChange w:id="3687" w:author="Avi Cohen" w:date="2022-05-02T11:52:00Z">
            <w:rPr>
              <w:rFonts w:ascii="Times New Roman" w:eastAsia="Times New Roman" w:hAnsi="Times New Roman" w:cs="David" w:hint="cs"/>
              <w:bCs/>
              <w:color w:val="008000"/>
              <w:sz w:val="24"/>
              <w:szCs w:val="24"/>
              <w:rtl/>
              <w:lang w:eastAsia="he-IL"/>
            </w:rPr>
          </w:rPrChange>
        </w:rPr>
        <w:t xml:space="preserve"> </w:t>
      </w:r>
      <w:r w:rsidRPr="00473317">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Change w:id="3688" w:author="Avi Cohen" w:date="2022-05-02T11:52:00Z">
              <w:rPr>
                <w:rFonts w:ascii="Times New Roman" w:eastAsia="Times New Roman" w:hAnsi="Times New Roman" w:cs="David"/>
                <w:color w:val="008000"/>
                <w:sz w:val="24"/>
                <w:szCs w:val="24"/>
                <w:rtl/>
                <w:lang w:eastAsia="he-IL"/>
              </w:rPr>
            </w:rPrChange>
          </w:rPr>
          <w:alias w:val="שם אתר"/>
          <w:tag w:val="cntSite"/>
          <w:id w:val="-2078888936"/>
          <w:placeholder>
            <w:docPart w:val="2C65E0357C9945E1839832FE5F871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Change w:id="3689" w:author="Avi Cohen" w:date="2022-05-02T11:52:00Z">
              <w:rPr/>
            </w:rPrChange>
          </w:rPr>
        </w:sdtEndPr>
        <w:sdtContent>
          <w:r w:rsidR="00835FB5" w:rsidRPr="00DE7F64">
            <w:rPr>
              <w:rFonts w:ascii="Times New Roman" w:eastAsia="Times New Roman" w:hAnsi="Times New Roman" w:cs="David"/>
              <w:sz w:val="24"/>
              <w:szCs w:val="24"/>
              <w:rtl/>
              <w:lang w:eastAsia="he-IL"/>
              <w:rPrChange w:id="3690" w:author="Avi Cohen" w:date="2022-05-02T11:52:00Z">
                <w:rPr>
                  <w:rFonts w:ascii="Times New Roman" w:eastAsia="Times New Roman" w:hAnsi="Times New Roman" w:cs="David"/>
                  <w:color w:val="008000"/>
                  <w:sz w:val="24"/>
                  <w:szCs w:val="24"/>
                  <w:rtl/>
                  <w:lang w:eastAsia="he-IL"/>
                </w:rPr>
              </w:rPrChange>
            </w:rPr>
            <w:t>נשר</w:t>
          </w:r>
        </w:sdtContent>
      </w:sdt>
      <w:r w:rsidRPr="00473317">
        <w:rPr>
          <w:rFonts w:ascii="Times New Roman" w:eastAsia="Times New Roman" w:hAnsi="Times New Roman" w:cs="David" w:hint="cs"/>
          <w:sz w:val="24"/>
          <w:szCs w:val="24"/>
          <w:rtl/>
          <w:lang w:eastAsia="he-IL"/>
        </w:rPr>
        <w:t xml:space="preserve"> בקשר עם</w:t>
      </w:r>
      <w:r w:rsidRPr="00DE7F64">
        <w:rPr>
          <w:rFonts w:ascii="Times New Roman" w:eastAsia="Times New Roman" w:hAnsi="Times New Roman" w:cs="David" w:hint="cs"/>
          <w:sz w:val="24"/>
          <w:szCs w:val="24"/>
          <w:rtl/>
          <w:lang w:eastAsia="he-IL"/>
          <w:rPrChange w:id="3691" w:author="Avi Cohen" w:date="2022-05-02T11:52:00Z">
            <w:rPr>
              <w:rFonts w:ascii="Times New Roman" w:eastAsia="Times New Roman" w:hAnsi="Times New Roman" w:cs="David" w:hint="cs"/>
              <w:color w:val="008000"/>
              <w:sz w:val="24"/>
              <w:szCs w:val="24"/>
              <w:rtl/>
              <w:lang w:eastAsia="he-IL"/>
            </w:rPr>
          </w:rPrChange>
        </w:rPr>
        <w:t xml:space="preserve"> </w:t>
      </w:r>
      <w:sdt>
        <w:sdtPr>
          <w:rPr>
            <w:rFonts w:ascii="Times New Roman" w:eastAsia="Times New Roman" w:hAnsi="Times New Roman" w:cs="David" w:hint="cs"/>
            <w:sz w:val="24"/>
            <w:szCs w:val="24"/>
            <w:rtl/>
            <w:rPrChange w:id="3692" w:author="Avi Cohen" w:date="2022-05-02T11:52:00Z">
              <w:rPr>
                <w:rFonts w:ascii="Times New Roman" w:eastAsia="Times New Roman" w:hAnsi="Times New Roman" w:cs="David" w:hint="cs"/>
                <w:color w:val="008000"/>
                <w:sz w:val="24"/>
                <w:szCs w:val="24"/>
                <w:rtl/>
              </w:rPr>
            </w:rPrChange>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rPr>
            <w:rPrChange w:id="3693" w:author="Avi Cohen" w:date="2022-05-02T11:52:00Z">
              <w:rPr/>
            </w:rPrChange>
          </w:rPr>
        </w:sdtEndPr>
        <w:sdtContent>
          <w:r w:rsidR="00835FB5" w:rsidRPr="00DE7F64">
            <w:rPr>
              <w:rFonts w:ascii="Times New Roman" w:eastAsia="Times New Roman" w:hAnsi="Times New Roman" w:cs="David" w:hint="cs"/>
              <w:sz w:val="24"/>
              <w:szCs w:val="24"/>
              <w:rtl/>
              <w:rPrChange w:id="3694" w:author="Avi Cohen" w:date="2022-05-02T11:52:00Z">
                <w:rPr>
                  <w:rFonts w:ascii="Times New Roman" w:eastAsia="Times New Roman" w:hAnsi="Times New Roman" w:cs="David" w:hint="cs"/>
                  <w:color w:val="008000"/>
                  <w:sz w:val="24"/>
                  <w:szCs w:val="24"/>
                  <w:rtl/>
                </w:rPr>
              </w:rPrChange>
            </w:rPr>
            <w:t xml:space="preserve">יעוץ ותכנון אוורור ומיזוג אויר </w:t>
          </w:r>
        </w:sdtContent>
      </w:sdt>
      <w:r w:rsidRPr="00473317">
        <w:rPr>
          <w:rFonts w:ascii="Times New Roman" w:eastAsia="Times New Roman" w:hAnsi="Times New Roman" w:cs="David" w:hint="cs"/>
          <w:sz w:val="24"/>
          <w:szCs w:val="24"/>
          <w:rtl/>
          <w:lang w:eastAsia="he-IL"/>
        </w:rPr>
        <w:t>, מאשר בזאת שהעבודות הנ"ל בוצעו והושלמו בהתאם להנחיותי</w:t>
      </w:r>
      <w:r w:rsidRPr="00DE7F64">
        <w:rPr>
          <w:rFonts w:ascii="Times New Roman" w:eastAsia="Times New Roman" w:hAnsi="Times New Roman" w:cs="David" w:hint="eastAsia"/>
          <w:sz w:val="24"/>
          <w:szCs w:val="24"/>
          <w:rtl/>
          <w:lang w:eastAsia="he-IL"/>
          <w:rPrChange w:id="3695" w:author="Avi Cohen" w:date="2022-05-02T11:52:00Z">
            <w:rPr>
              <w:rFonts w:ascii="Times New Roman" w:eastAsia="Times New Roman" w:hAnsi="Times New Roman" w:cs="David" w:hint="eastAsia"/>
              <w:sz w:val="24"/>
              <w:szCs w:val="24"/>
              <w:rtl/>
              <w:lang w:eastAsia="he-IL"/>
            </w:rPr>
          </w:rPrChange>
        </w:rPr>
        <w:t>י</w:t>
      </w:r>
      <w:r w:rsidRPr="00DE7F64">
        <w:rPr>
          <w:rFonts w:ascii="Times New Roman" w:eastAsia="Times New Roman" w:hAnsi="Times New Roman" w:cs="David" w:hint="cs"/>
          <w:sz w:val="24"/>
          <w:szCs w:val="24"/>
          <w:rtl/>
          <w:lang w:eastAsia="he-IL"/>
          <w:rPrChange w:id="3696" w:author="Avi Cohen" w:date="2022-05-02T11:52:00Z">
            <w:rPr>
              <w:rFonts w:ascii="Times New Roman" w:eastAsia="Times New Roman" w:hAnsi="Times New Roman" w:cs="David" w:hint="cs"/>
              <w:sz w:val="24"/>
              <w:szCs w:val="24"/>
              <w:rtl/>
              <w:lang w:eastAsia="he-IL"/>
            </w:rPr>
          </w:rPrChange>
        </w:rPr>
        <w:t>, לתכניותי</w:t>
      </w:r>
      <w:r w:rsidRPr="00DE7F64">
        <w:rPr>
          <w:rFonts w:ascii="Times New Roman" w:eastAsia="Times New Roman" w:hAnsi="Times New Roman" w:cs="David" w:hint="eastAsia"/>
          <w:sz w:val="24"/>
          <w:szCs w:val="24"/>
          <w:rtl/>
          <w:lang w:eastAsia="he-IL"/>
          <w:rPrChange w:id="3697" w:author="Avi Cohen" w:date="2022-05-02T11:52:00Z">
            <w:rPr>
              <w:rFonts w:ascii="Times New Roman" w:eastAsia="Times New Roman" w:hAnsi="Times New Roman" w:cs="David" w:hint="eastAsia"/>
              <w:sz w:val="24"/>
              <w:szCs w:val="24"/>
              <w:rtl/>
              <w:lang w:eastAsia="he-IL"/>
            </w:rPr>
          </w:rPrChange>
        </w:rPr>
        <w:t>י</w:t>
      </w:r>
      <w:r w:rsidRPr="00DE7F64">
        <w:rPr>
          <w:rFonts w:ascii="Times New Roman" w:eastAsia="Times New Roman" w:hAnsi="Times New Roman" w:cs="David" w:hint="cs"/>
          <w:sz w:val="24"/>
          <w:szCs w:val="24"/>
          <w:rtl/>
          <w:lang w:eastAsia="he-IL"/>
          <w:rPrChange w:id="3698" w:author="Avi Cohen" w:date="2022-05-02T11:52:00Z">
            <w:rPr>
              <w:rFonts w:ascii="Times New Roman" w:eastAsia="Times New Roman" w:hAnsi="Times New Roman" w:cs="David" w:hint="cs"/>
              <w:sz w:val="24"/>
              <w:szCs w:val="24"/>
              <w:rtl/>
              <w:lang w:eastAsia="he-IL"/>
            </w:rPr>
          </w:rPrChange>
        </w:rPr>
        <w:t>, בהתאם</w:t>
      </w:r>
      <w:r w:rsidRPr="00DE7F64">
        <w:rPr>
          <w:rFonts w:ascii="Times New Roman" w:eastAsia="Times New Roman" w:hAnsi="Times New Roman" w:cs="David" w:hint="cs"/>
          <w:sz w:val="20"/>
          <w:szCs w:val="24"/>
          <w:rtl/>
          <w:lang w:eastAsia="he-IL"/>
          <w:rPrChange w:id="3699" w:author="Avi Cohen" w:date="2022-05-02T11:52:00Z">
            <w:rPr>
              <w:rFonts w:ascii="Times New Roman" w:eastAsia="Times New Roman" w:hAnsi="Times New Roman" w:cs="David" w:hint="cs"/>
              <w:sz w:val="20"/>
              <w:szCs w:val="24"/>
              <w:rtl/>
              <w:lang w:eastAsia="he-IL"/>
            </w:rPr>
          </w:rPrChange>
        </w:rPr>
        <w:t xml:space="preserve"> לתקנים מחייבים ולשביעות רצוני.</w:t>
      </w:r>
    </w:p>
    <w:p w14:paraId="612C556C" w14:textId="77777777" w:rsidR="00461F51" w:rsidRPr="00DE7F64"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3700" w:author="Avi Cohen" w:date="2022-05-02T11:52:00Z">
            <w:rPr>
              <w:rFonts w:ascii="Times New Roman" w:eastAsia="Times New Roman" w:hAnsi="Times New Roman" w:cs="David"/>
              <w:sz w:val="20"/>
              <w:szCs w:val="24"/>
              <w:rtl/>
              <w:lang w:eastAsia="he-IL"/>
            </w:rPr>
          </w:rPrChange>
        </w:rPr>
      </w:pPr>
    </w:p>
    <w:p w14:paraId="7CD5EA72" w14:textId="77777777" w:rsidR="00461F51" w:rsidRPr="00DE7F64"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01" w:author="Avi Cohen" w:date="2022-05-02T11:52:00Z">
            <w:rPr>
              <w:rFonts w:ascii="Times New Roman" w:eastAsia="Times New Roman" w:hAnsi="Times New Roman" w:cs="David"/>
              <w:sz w:val="20"/>
              <w:szCs w:val="24"/>
              <w:rtl/>
              <w:lang w:eastAsia="he-IL"/>
            </w:rPr>
          </w:rPrChange>
        </w:rPr>
      </w:pPr>
    </w:p>
    <w:p w14:paraId="35900BEE" w14:textId="77777777" w:rsidR="00461F51" w:rsidRPr="00DE7F64"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02" w:author="Avi Cohen" w:date="2022-05-02T11:52:00Z">
            <w:rPr>
              <w:rFonts w:ascii="Times New Roman" w:eastAsia="Times New Roman" w:hAnsi="Times New Roman" w:cs="David"/>
              <w:sz w:val="20"/>
              <w:szCs w:val="24"/>
              <w:rtl/>
              <w:lang w:eastAsia="he-IL"/>
            </w:rPr>
          </w:rPrChange>
        </w:rPr>
      </w:pPr>
    </w:p>
    <w:p w14:paraId="72266E51" w14:textId="77777777" w:rsidR="00461F51" w:rsidRPr="00DE7F64"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03" w:author="Avi Cohen" w:date="2022-05-02T11:52:00Z">
            <w:rPr>
              <w:rFonts w:ascii="Times New Roman" w:eastAsia="Times New Roman" w:hAnsi="Times New Roman" w:cs="David"/>
              <w:sz w:val="20"/>
              <w:szCs w:val="24"/>
              <w:rtl/>
              <w:lang w:eastAsia="he-IL"/>
            </w:rPr>
          </w:rPrChange>
        </w:rPr>
      </w:pPr>
    </w:p>
    <w:p w14:paraId="476316DB" w14:textId="77777777" w:rsidR="00461F51" w:rsidRPr="00DE7F64"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04" w:author="Avi Cohen" w:date="2022-05-02T11:52:00Z">
            <w:rPr>
              <w:rFonts w:ascii="Times New Roman" w:eastAsia="Times New Roman" w:hAnsi="Times New Roman" w:cs="David"/>
              <w:sz w:val="20"/>
              <w:szCs w:val="24"/>
              <w:rtl/>
              <w:lang w:eastAsia="he-IL"/>
            </w:rPr>
          </w:rPrChange>
        </w:rPr>
      </w:pPr>
    </w:p>
    <w:p w14:paraId="3F70AC18" w14:textId="77777777" w:rsidR="00461F51" w:rsidRPr="00DE7F64"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05"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3706" w:author="Avi Cohen" w:date="2022-05-02T11:52:00Z">
            <w:rPr>
              <w:rFonts w:ascii="Times New Roman" w:eastAsia="Times New Roman" w:hAnsi="Times New Roman" w:cs="David" w:hint="cs"/>
              <w:sz w:val="20"/>
              <w:szCs w:val="24"/>
              <w:rtl/>
              <w:lang w:eastAsia="he-IL"/>
            </w:rPr>
          </w:rPrChange>
        </w:rPr>
        <w:t xml:space="preserve">                                                                                      בכבוד רב,</w:t>
      </w:r>
    </w:p>
    <w:p w14:paraId="6086FB12" w14:textId="77777777" w:rsidR="00461F51" w:rsidRPr="00DE7F64"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07" w:author="Avi Cohen" w:date="2022-05-02T11:52:00Z">
            <w:rPr>
              <w:rFonts w:ascii="Times New Roman" w:eastAsia="Times New Roman" w:hAnsi="Times New Roman" w:cs="David"/>
              <w:sz w:val="20"/>
              <w:szCs w:val="24"/>
              <w:rtl/>
              <w:lang w:eastAsia="he-IL"/>
            </w:rPr>
          </w:rPrChange>
        </w:rPr>
      </w:pPr>
    </w:p>
    <w:p w14:paraId="355AC006" w14:textId="77777777" w:rsidR="00461F51" w:rsidRPr="00DE7F64"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08" w:author="Avi Cohen" w:date="2022-05-02T11:52:00Z">
            <w:rPr>
              <w:rFonts w:ascii="Times New Roman" w:eastAsia="Times New Roman" w:hAnsi="Times New Roman" w:cs="David"/>
              <w:sz w:val="20"/>
              <w:szCs w:val="24"/>
              <w:rtl/>
              <w:lang w:eastAsia="he-IL"/>
            </w:rPr>
          </w:rPrChange>
        </w:rPr>
      </w:pPr>
    </w:p>
    <w:p w14:paraId="758581E4" w14:textId="77777777" w:rsidR="00461F51" w:rsidRPr="00DE7F64"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09" w:author="Avi Cohen" w:date="2022-05-02T11:52:00Z">
            <w:rPr>
              <w:rFonts w:ascii="Times New Roman" w:eastAsia="Times New Roman" w:hAnsi="Times New Roman" w:cs="David"/>
              <w:sz w:val="20"/>
              <w:szCs w:val="24"/>
              <w:rtl/>
              <w:lang w:eastAsia="he-IL"/>
            </w:rPr>
          </w:rPrChange>
        </w:rPr>
      </w:pPr>
    </w:p>
    <w:p w14:paraId="1DD4EE42" w14:textId="77777777" w:rsidR="00461F51" w:rsidRPr="00DE7F64"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3710" w:author="Avi Cohen" w:date="2022-05-02T11:52:00Z">
            <w:rPr>
              <w:rFonts w:ascii="Times New Roman" w:eastAsia="Times New Roman" w:hAnsi="Times New Roman" w:cs="David"/>
              <w:sz w:val="20"/>
              <w:szCs w:val="24"/>
              <w:rtl/>
              <w:lang w:eastAsia="he-IL"/>
            </w:rPr>
          </w:rPrChange>
        </w:rPr>
      </w:pPr>
      <w:r w:rsidRPr="00DE7F64">
        <w:rPr>
          <w:rFonts w:ascii="Times New Roman" w:eastAsia="Times New Roman" w:hAnsi="Times New Roman" w:cs="David" w:hint="cs"/>
          <w:sz w:val="20"/>
          <w:szCs w:val="24"/>
          <w:rtl/>
          <w:lang w:eastAsia="he-IL"/>
          <w:rPrChange w:id="3711" w:author="Avi Cohen" w:date="2022-05-02T11:52:00Z">
            <w:rPr>
              <w:rFonts w:ascii="Times New Roman" w:eastAsia="Times New Roman" w:hAnsi="Times New Roman" w:cs="David" w:hint="cs"/>
              <w:sz w:val="20"/>
              <w:szCs w:val="24"/>
              <w:rtl/>
              <w:lang w:eastAsia="he-IL"/>
            </w:rPr>
          </w:rPrChange>
        </w:rPr>
        <w:t xml:space="preserve">                                                                                                             ___________________</w:t>
      </w:r>
    </w:p>
    <w:p w14:paraId="0CC51925" w14:textId="0FD73951" w:rsidR="00461F51" w:rsidRPr="00473317" w:rsidRDefault="00473317"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u w:val="single"/>
            <w:rtl/>
            <w:lang w:eastAsia="he-IL"/>
            <w:rPrChange w:id="3712" w:author="Avi Cohen" w:date="2022-05-02T11:52:00Z">
              <w:rPr>
                <w:rFonts w:ascii="Times New Roman" w:eastAsia="Times New Roman" w:hAnsi="Times New Roman" w:cs="David" w:hint="cs"/>
                <w:color w:val="00B0F0"/>
                <w:sz w:val="24"/>
                <w:szCs w:val="24"/>
                <w:u w:val="single"/>
                <w:rtl/>
                <w:lang w:eastAsia="he-IL"/>
              </w:rPr>
            </w:rPrChange>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713" w:author="Avi Cohen" w:date="2022-05-02T11:52:00Z">
              <w:rPr/>
            </w:rPrChange>
          </w:rPr>
        </w:sdtEndPr>
        <w:sdtContent>
          <w:r w:rsidR="00FC600C" w:rsidRPr="00DE7F64">
            <w:rPr>
              <w:rFonts w:ascii="Times New Roman" w:eastAsia="Times New Roman" w:hAnsi="Times New Roman" w:cs="David" w:hint="cs"/>
              <w:sz w:val="24"/>
              <w:szCs w:val="24"/>
              <w:u w:val="single"/>
              <w:rtl/>
              <w:lang w:eastAsia="he-IL"/>
              <w:rPrChange w:id="3714" w:author="Avi Cohen" w:date="2022-05-02T11:52:00Z">
                <w:rPr>
                  <w:rFonts w:ascii="Times New Roman" w:eastAsia="Times New Roman" w:hAnsi="Times New Roman" w:cs="David" w:hint="cs"/>
                  <w:color w:val="00B0F0"/>
                  <w:sz w:val="24"/>
                  <w:szCs w:val="24"/>
                  <w:u w:val="single"/>
                  <w:rtl/>
                  <w:lang w:eastAsia="he-IL"/>
                </w:rPr>
              </w:rPrChange>
            </w:rPr>
            <w:t>וישקין תכנון בע"מ</w:t>
          </w:r>
        </w:sdtContent>
      </w:sdt>
    </w:p>
    <w:p w14:paraId="006258A4" w14:textId="77777777" w:rsidR="00461F51" w:rsidRPr="00DE7F64"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Change w:id="3715" w:author="Avi Cohen" w:date="2022-05-02T11:52:00Z">
            <w:rPr>
              <w:rFonts w:ascii="Times New Roman" w:eastAsia="Times New Roman" w:hAnsi="Times New Roman" w:cs="David"/>
              <w:b/>
              <w:bCs/>
              <w:sz w:val="20"/>
              <w:szCs w:val="24"/>
              <w:rtl/>
              <w:lang w:eastAsia="he-IL"/>
            </w:rPr>
          </w:rPrChange>
        </w:rPr>
      </w:pPr>
      <w:r w:rsidRPr="00DE7F64">
        <w:rPr>
          <w:rFonts w:ascii="Times New Roman" w:eastAsia="Times New Roman" w:hAnsi="Times New Roman" w:cs="David" w:hint="cs"/>
          <w:sz w:val="20"/>
          <w:szCs w:val="20"/>
          <w:rtl/>
          <w:lang w:eastAsia="he-IL"/>
          <w:rPrChange w:id="3716" w:author="Avi Cohen" w:date="2022-05-02T11:52:00Z">
            <w:rPr>
              <w:rFonts w:ascii="Times New Roman" w:eastAsia="Times New Roman" w:hAnsi="Times New Roman" w:cs="David" w:hint="cs"/>
              <w:sz w:val="20"/>
              <w:szCs w:val="20"/>
              <w:rtl/>
              <w:lang w:eastAsia="he-IL"/>
            </w:rPr>
          </w:rPrChange>
        </w:rPr>
        <w:t xml:space="preserve">                </w:t>
      </w:r>
      <w:r w:rsidRPr="00DE7F64">
        <w:rPr>
          <w:rFonts w:ascii="Times New Roman" w:eastAsia="Times New Roman" w:hAnsi="Times New Roman" w:cs="David" w:hint="cs"/>
          <w:sz w:val="20"/>
          <w:szCs w:val="20"/>
          <w:rtl/>
          <w:lang w:eastAsia="he-IL"/>
          <w:rPrChange w:id="3717" w:author="Avi Cohen" w:date="2022-05-02T11:52:00Z">
            <w:rPr>
              <w:rFonts w:ascii="Times New Roman" w:eastAsia="Times New Roman" w:hAnsi="Times New Roman" w:cs="David" w:hint="cs"/>
              <w:sz w:val="20"/>
              <w:szCs w:val="20"/>
              <w:rtl/>
              <w:lang w:eastAsia="he-IL"/>
            </w:rPr>
          </w:rPrChange>
        </w:rPr>
        <w:tab/>
      </w:r>
      <w:r w:rsidRPr="00DE7F64">
        <w:rPr>
          <w:rFonts w:ascii="Times New Roman" w:eastAsia="Times New Roman" w:hAnsi="Times New Roman" w:cs="David" w:hint="cs"/>
          <w:sz w:val="20"/>
          <w:szCs w:val="20"/>
          <w:rtl/>
          <w:lang w:eastAsia="he-IL"/>
          <w:rPrChange w:id="3718" w:author="Avi Cohen" w:date="2022-05-02T11:52:00Z">
            <w:rPr>
              <w:rFonts w:ascii="Times New Roman" w:eastAsia="Times New Roman" w:hAnsi="Times New Roman" w:cs="David" w:hint="cs"/>
              <w:sz w:val="20"/>
              <w:szCs w:val="20"/>
              <w:rtl/>
              <w:lang w:eastAsia="he-IL"/>
            </w:rPr>
          </w:rPrChange>
        </w:rPr>
        <w:tab/>
      </w:r>
      <w:r w:rsidRPr="00DE7F64">
        <w:rPr>
          <w:rFonts w:ascii="Times New Roman" w:eastAsia="Times New Roman" w:hAnsi="Times New Roman" w:cs="David" w:hint="cs"/>
          <w:sz w:val="20"/>
          <w:szCs w:val="20"/>
          <w:rtl/>
          <w:lang w:eastAsia="he-IL"/>
          <w:rPrChange w:id="3719" w:author="Avi Cohen" w:date="2022-05-02T11:52:00Z">
            <w:rPr>
              <w:rFonts w:ascii="Times New Roman" w:eastAsia="Times New Roman" w:hAnsi="Times New Roman" w:cs="David" w:hint="cs"/>
              <w:sz w:val="20"/>
              <w:szCs w:val="20"/>
              <w:rtl/>
              <w:lang w:eastAsia="he-IL"/>
            </w:rPr>
          </w:rPrChange>
        </w:rPr>
        <w:tab/>
      </w:r>
      <w:r w:rsidRPr="00DE7F64">
        <w:rPr>
          <w:rFonts w:ascii="Times New Roman" w:eastAsia="Times New Roman" w:hAnsi="Times New Roman" w:cs="David" w:hint="cs"/>
          <w:sz w:val="20"/>
          <w:szCs w:val="20"/>
          <w:rtl/>
          <w:lang w:eastAsia="he-IL"/>
          <w:rPrChange w:id="3720" w:author="Avi Cohen" w:date="2022-05-02T11:52:00Z">
            <w:rPr>
              <w:rFonts w:ascii="Times New Roman" w:eastAsia="Times New Roman" w:hAnsi="Times New Roman" w:cs="David" w:hint="cs"/>
              <w:sz w:val="20"/>
              <w:szCs w:val="20"/>
              <w:rtl/>
              <w:lang w:eastAsia="he-IL"/>
            </w:rPr>
          </w:rPrChange>
        </w:rPr>
        <w:tab/>
      </w:r>
      <w:r w:rsidRPr="00DE7F64">
        <w:rPr>
          <w:rFonts w:ascii="Times New Roman" w:eastAsia="Times New Roman" w:hAnsi="Times New Roman" w:cs="David" w:hint="cs"/>
          <w:sz w:val="20"/>
          <w:szCs w:val="20"/>
          <w:rtl/>
          <w:lang w:eastAsia="he-IL"/>
          <w:rPrChange w:id="3721" w:author="Avi Cohen" w:date="2022-05-02T11:52:00Z">
            <w:rPr>
              <w:rFonts w:ascii="Times New Roman" w:eastAsia="Times New Roman" w:hAnsi="Times New Roman" w:cs="David" w:hint="cs"/>
              <w:sz w:val="20"/>
              <w:szCs w:val="20"/>
              <w:rtl/>
              <w:lang w:eastAsia="he-IL"/>
            </w:rPr>
          </w:rPrChange>
        </w:rPr>
        <w:tab/>
        <w:t xml:space="preserve">   </w:t>
      </w:r>
    </w:p>
    <w:p w14:paraId="57EF47E5" w14:textId="77777777" w:rsidR="00461F51" w:rsidRPr="00DE7F64"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Change w:id="3722" w:author="Avi Cohen" w:date="2022-05-02T11:52:00Z">
            <w:rPr>
              <w:rFonts w:ascii="Times New Roman" w:eastAsia="Times New Roman" w:hAnsi="Times New Roman" w:cs="David"/>
              <w:b/>
              <w:bCs/>
              <w:sz w:val="20"/>
              <w:szCs w:val="24"/>
              <w:lang w:eastAsia="he-IL"/>
            </w:rPr>
          </w:rPrChange>
        </w:rPr>
      </w:pPr>
    </w:p>
    <w:p w14:paraId="11A5FE80" w14:textId="77777777" w:rsidR="00461F51" w:rsidRPr="00DE7F64"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3723" w:author="Avi Cohen" w:date="2022-05-02T11:52:00Z">
            <w:rPr>
              <w:rFonts w:ascii="Times New Roman" w:eastAsia="Times New Roman" w:hAnsi="Times New Roman" w:cs="David"/>
              <w:b/>
              <w:bCs/>
              <w:sz w:val="24"/>
              <w:szCs w:val="24"/>
              <w:u w:val="single"/>
              <w:rtl/>
              <w:lang w:eastAsia="he-IL"/>
            </w:rPr>
          </w:rPrChange>
        </w:rPr>
      </w:pPr>
      <w:r w:rsidRPr="00DE7F64">
        <w:rPr>
          <w:rFonts w:ascii="Times New Roman" w:eastAsia="Times New Roman" w:hAnsi="Times New Roman" w:cs="David" w:hint="cs"/>
          <w:sz w:val="20"/>
          <w:szCs w:val="20"/>
          <w:rtl/>
          <w:lang w:eastAsia="he-IL"/>
          <w:rPrChange w:id="3724" w:author="Avi Cohen" w:date="2022-05-02T11:52:00Z">
            <w:rPr>
              <w:rFonts w:ascii="Times New Roman" w:eastAsia="Times New Roman" w:hAnsi="Times New Roman" w:cs="David" w:hint="cs"/>
              <w:sz w:val="20"/>
              <w:szCs w:val="20"/>
              <w:rtl/>
              <w:lang w:eastAsia="he-IL"/>
            </w:rPr>
          </w:rPrChange>
        </w:rPr>
        <w:br w:type="page"/>
      </w:r>
      <w:r w:rsidRPr="00DE7F64">
        <w:rPr>
          <w:rFonts w:ascii="Times New Roman" w:eastAsia="Times New Roman" w:hAnsi="Times New Roman" w:cs="David" w:hint="cs"/>
          <w:b/>
          <w:bCs/>
          <w:sz w:val="24"/>
          <w:szCs w:val="24"/>
          <w:u w:val="single"/>
          <w:rtl/>
          <w:lang w:eastAsia="he-IL"/>
          <w:rPrChange w:id="3725" w:author="Avi Cohen" w:date="2022-05-02T11:52:00Z">
            <w:rPr>
              <w:rFonts w:ascii="Times New Roman" w:eastAsia="Times New Roman" w:hAnsi="Times New Roman" w:cs="David" w:hint="cs"/>
              <w:b/>
              <w:bCs/>
              <w:sz w:val="24"/>
              <w:szCs w:val="24"/>
              <w:u w:val="single"/>
              <w:rtl/>
              <w:lang w:eastAsia="he-IL"/>
            </w:rPr>
          </w:rPrChange>
        </w:rPr>
        <w:t xml:space="preserve">נספח "י" </w:t>
      </w:r>
    </w:p>
    <w:p w14:paraId="2821425A" w14:textId="77777777" w:rsidR="00461F51" w:rsidRPr="00DE7F64"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Change w:id="3726" w:author="Avi Cohen" w:date="2022-05-02T11:52:00Z">
            <w:rPr>
              <w:rFonts w:ascii="Times New Roman" w:eastAsia="Times New Roman" w:hAnsi="Times New Roman" w:cs="David"/>
              <w:b/>
              <w:bCs/>
              <w:sz w:val="24"/>
              <w:szCs w:val="24"/>
              <w:u w:val="single"/>
              <w:lang w:eastAsia="he-IL"/>
            </w:rPr>
          </w:rPrChange>
        </w:rPr>
      </w:pPr>
    </w:p>
    <w:p w14:paraId="1EFB45F9" w14:textId="77777777" w:rsidR="00461F51" w:rsidRPr="00DE7F64"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Change w:id="3727" w:author="Avi Cohen" w:date="2022-05-02T11:52:00Z">
            <w:rPr>
              <w:rFonts w:ascii="Times New Roman" w:eastAsia="Times New Roman" w:hAnsi="Times New Roman" w:cs="David"/>
              <w:b/>
              <w:bCs/>
              <w:sz w:val="24"/>
              <w:szCs w:val="24"/>
              <w:u w:val="single"/>
              <w:lang w:eastAsia="he-IL"/>
            </w:rPr>
          </w:rPrChange>
        </w:rPr>
      </w:pPr>
      <w:r w:rsidRPr="00DE7F64">
        <w:rPr>
          <w:rFonts w:ascii="Times New Roman" w:eastAsia="Times New Roman" w:hAnsi="Times New Roman" w:cs="David" w:hint="cs"/>
          <w:b/>
          <w:bCs/>
          <w:sz w:val="24"/>
          <w:szCs w:val="24"/>
          <w:u w:val="single"/>
          <w:rtl/>
          <w:lang w:eastAsia="he-IL"/>
          <w:rPrChange w:id="3728" w:author="Avi Cohen" w:date="2022-05-02T11:52:00Z">
            <w:rPr>
              <w:rFonts w:ascii="Times New Roman" w:eastAsia="Times New Roman" w:hAnsi="Times New Roman" w:cs="David" w:hint="cs"/>
              <w:b/>
              <w:bCs/>
              <w:sz w:val="24"/>
              <w:szCs w:val="24"/>
              <w:u w:val="single"/>
              <w:rtl/>
              <w:lang w:eastAsia="he-IL"/>
            </w:rPr>
          </w:rPrChange>
        </w:rPr>
        <w:t>דוגמא לנוסח הצהרת המתכנן בדבר היעדר תביעות</w:t>
      </w:r>
    </w:p>
    <w:p w14:paraId="28B81BAE" w14:textId="77777777" w:rsidR="00461F51" w:rsidRPr="00DE7F64"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Change w:id="3729" w:author="Avi Cohen" w:date="2022-05-02T11:52:00Z">
            <w:rPr>
              <w:rFonts w:ascii="Times New Roman" w:eastAsia="Times New Roman" w:hAnsi="Times New Roman" w:cs="David"/>
              <w:sz w:val="24"/>
              <w:szCs w:val="24"/>
              <w:lang w:eastAsia="he-IL"/>
            </w:rPr>
          </w:rPrChange>
        </w:rPr>
      </w:pPr>
    </w:p>
    <w:p w14:paraId="3A0A9ADB" w14:textId="34079DA9"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30" w:author="Avi Cohen" w:date="2022-05-02T11:52:00Z">
            <w:rPr>
              <w:rFonts w:ascii="Times New Roman" w:eastAsia="Times New Roman" w:hAnsi="Times New Roman" w:cs="David"/>
              <w:color w:val="008000"/>
              <w:sz w:val="24"/>
              <w:szCs w:val="24"/>
              <w:rtl/>
              <w:lang w:eastAsia="he-IL"/>
            </w:rPr>
          </w:rPrChange>
        </w:rPr>
      </w:pPr>
      <w:r w:rsidRPr="00DE7F64">
        <w:rPr>
          <w:rFonts w:ascii="Times New Roman" w:eastAsia="Times New Roman" w:hAnsi="Times New Roman" w:cs="David" w:hint="cs"/>
          <w:sz w:val="24"/>
          <w:szCs w:val="24"/>
          <w:rtl/>
          <w:lang w:eastAsia="he-IL"/>
          <w:rPrChange w:id="3731" w:author="Avi Cohen" w:date="2022-05-02T11:52:00Z">
            <w:rPr>
              <w:rFonts w:ascii="Times New Roman" w:eastAsia="Times New Roman" w:hAnsi="Times New Roman" w:cs="David" w:hint="cs"/>
              <w:sz w:val="24"/>
              <w:szCs w:val="24"/>
              <w:rtl/>
              <w:lang w:eastAsia="he-IL"/>
            </w:rPr>
          </w:rPrChange>
        </w:rPr>
        <w:t>לכבוד</w:t>
      </w:r>
      <w:r w:rsidRPr="00DE7F64">
        <w:rPr>
          <w:rFonts w:ascii="Times New Roman" w:eastAsia="Times New Roman" w:hAnsi="Times New Roman" w:cs="David" w:hint="cs"/>
          <w:sz w:val="24"/>
          <w:szCs w:val="24"/>
          <w:rtl/>
          <w:lang w:eastAsia="he-IL"/>
          <w:rPrChange w:id="3732" w:author="Avi Cohen" w:date="2022-05-02T11:52:00Z">
            <w:rPr>
              <w:rFonts w:ascii="Times New Roman" w:eastAsia="Times New Roman" w:hAnsi="Times New Roman" w:cs="David" w:hint="cs"/>
              <w:color w:val="000000"/>
              <w:sz w:val="24"/>
              <w:szCs w:val="24"/>
              <w:rtl/>
              <w:lang w:eastAsia="he-IL"/>
            </w:rPr>
          </w:rPrChange>
        </w:rPr>
        <w:tab/>
      </w:r>
      <w:r w:rsidRPr="00DE7F64">
        <w:rPr>
          <w:rFonts w:ascii="Times New Roman" w:eastAsia="Times New Roman" w:hAnsi="Times New Roman" w:cs="David" w:hint="cs"/>
          <w:sz w:val="24"/>
          <w:szCs w:val="24"/>
          <w:rtl/>
          <w:lang w:eastAsia="he-IL"/>
          <w:rPrChange w:id="3733" w:author="Avi Cohen" w:date="2022-05-02T11:52:00Z">
            <w:rPr>
              <w:rFonts w:ascii="Times New Roman" w:eastAsia="Times New Roman" w:hAnsi="Times New Roman" w:cs="David" w:hint="cs"/>
              <w:color w:val="000000"/>
              <w:sz w:val="24"/>
              <w:szCs w:val="24"/>
              <w:rtl/>
              <w:lang w:eastAsia="he-IL"/>
            </w:rPr>
          </w:rPrChange>
        </w:rPr>
        <w:br/>
      </w:r>
      <w:sdt>
        <w:sdtPr>
          <w:rPr>
            <w:rFonts w:ascii="Times New Roman" w:eastAsia="Times New Roman" w:hAnsi="Times New Roman" w:cs="David" w:hint="cs"/>
            <w:sz w:val="24"/>
            <w:szCs w:val="24"/>
            <w:rtl/>
            <w:lang w:eastAsia="he-IL"/>
            <w:rPrChange w:id="3734" w:author="Avi Cohen" w:date="2022-05-02T11:52:00Z">
              <w:rPr>
                <w:rFonts w:ascii="Times New Roman" w:eastAsia="Times New Roman" w:hAnsi="Times New Roman" w:cs="David" w:hint="cs"/>
                <w:color w:val="008000"/>
                <w:sz w:val="24"/>
                <w:szCs w:val="24"/>
                <w:rtl/>
                <w:lang w:eastAsia="he-IL"/>
              </w:rPr>
            </w:rPrChange>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3735" w:author="Avi Cohen" w:date="2022-05-02T11:52:00Z">
              <w:rPr/>
            </w:rPrChange>
          </w:rPr>
        </w:sdtEndPr>
        <w:sdtContent>
          <w:r w:rsidR="00FC600C" w:rsidRPr="00DE7F64">
            <w:rPr>
              <w:rFonts w:ascii="Times New Roman" w:eastAsia="Times New Roman" w:hAnsi="Times New Roman" w:cs="David" w:hint="cs"/>
              <w:sz w:val="24"/>
              <w:szCs w:val="24"/>
              <w:rtl/>
              <w:lang w:eastAsia="he-IL"/>
              <w:rPrChange w:id="3736" w:author="Avi Cohen" w:date="2022-05-02T11:52:00Z">
                <w:rPr>
                  <w:rFonts w:ascii="Times New Roman" w:eastAsia="Times New Roman" w:hAnsi="Times New Roman" w:cs="David" w:hint="cs"/>
                  <w:color w:val="008000"/>
                  <w:sz w:val="24"/>
                  <w:szCs w:val="24"/>
                  <w:rtl/>
                  <w:lang w:eastAsia="he-IL"/>
                </w:rPr>
              </w:rPrChange>
            </w:rPr>
            <w:br/>
            <w:t>אפריקה ישראל מגורים בע"מ</w:t>
          </w:r>
          <w:r w:rsidR="00FC600C" w:rsidRPr="00DE7F64">
            <w:rPr>
              <w:rFonts w:ascii="Times New Roman" w:eastAsia="Times New Roman" w:hAnsi="Times New Roman" w:cs="David" w:hint="cs"/>
              <w:sz w:val="24"/>
              <w:szCs w:val="24"/>
              <w:rtl/>
              <w:lang w:eastAsia="he-IL"/>
              <w:rPrChange w:id="3737" w:author="Avi Cohen" w:date="2022-05-02T11:52:00Z">
                <w:rPr>
                  <w:rFonts w:ascii="Times New Roman" w:eastAsia="Times New Roman" w:hAnsi="Times New Roman" w:cs="David" w:hint="cs"/>
                  <w:color w:val="008000"/>
                  <w:sz w:val="24"/>
                  <w:szCs w:val="24"/>
                  <w:rtl/>
                  <w:lang w:eastAsia="he-IL"/>
                </w:rPr>
              </w:rPrChange>
            </w:rPr>
            <w:br/>
            <w:t>יוני נתניהו 1 ג' אור יהודה</w:t>
          </w:r>
          <w:r w:rsidR="00FC600C" w:rsidRPr="00DE7F64">
            <w:rPr>
              <w:rFonts w:ascii="Times New Roman" w:eastAsia="Times New Roman" w:hAnsi="Times New Roman" w:cs="David" w:hint="cs"/>
              <w:sz w:val="24"/>
              <w:szCs w:val="24"/>
              <w:rtl/>
              <w:lang w:eastAsia="he-IL"/>
              <w:rPrChange w:id="3738" w:author="Avi Cohen" w:date="2022-05-02T11:52:00Z">
                <w:rPr>
                  <w:rFonts w:ascii="Times New Roman" w:eastAsia="Times New Roman" w:hAnsi="Times New Roman" w:cs="David" w:hint="cs"/>
                  <w:color w:val="008000"/>
                  <w:sz w:val="24"/>
                  <w:szCs w:val="24"/>
                  <w:rtl/>
                  <w:lang w:eastAsia="he-IL"/>
                </w:rPr>
              </w:rPrChange>
            </w:rPr>
            <w:br/>
            <w:t>מ.ז 52-003476-0</w:t>
          </w:r>
          <w:r w:rsidR="00FC600C" w:rsidRPr="00DE7F64">
            <w:rPr>
              <w:rFonts w:ascii="Times New Roman" w:eastAsia="Times New Roman" w:hAnsi="Times New Roman" w:cs="David" w:hint="cs"/>
              <w:sz w:val="24"/>
              <w:szCs w:val="24"/>
              <w:rtl/>
              <w:lang w:eastAsia="he-IL"/>
              <w:rPrChange w:id="3739" w:author="Avi Cohen" w:date="2022-05-02T11:52:00Z">
                <w:rPr>
                  <w:rFonts w:ascii="Times New Roman" w:eastAsia="Times New Roman" w:hAnsi="Times New Roman" w:cs="David" w:hint="cs"/>
                  <w:color w:val="008000"/>
                  <w:sz w:val="24"/>
                  <w:szCs w:val="24"/>
                  <w:rtl/>
                  <w:lang w:eastAsia="he-IL"/>
                </w:rPr>
              </w:rPrChange>
            </w:rPr>
            <w:br/>
          </w:r>
          <w:r w:rsidR="00FC600C" w:rsidRPr="00DE7F64">
            <w:rPr>
              <w:rFonts w:ascii="Times New Roman" w:eastAsia="Times New Roman" w:hAnsi="Times New Roman" w:cs="David" w:hint="cs"/>
              <w:sz w:val="24"/>
              <w:szCs w:val="24"/>
              <w:rtl/>
              <w:lang w:eastAsia="he-IL"/>
              <w:rPrChange w:id="3740" w:author="Avi Cohen" w:date="2022-05-02T11:52:00Z">
                <w:rPr>
                  <w:rFonts w:ascii="Times New Roman" w:eastAsia="Times New Roman" w:hAnsi="Times New Roman" w:cs="David" w:hint="cs"/>
                  <w:color w:val="008000"/>
                  <w:sz w:val="24"/>
                  <w:szCs w:val="24"/>
                  <w:rtl/>
                  <w:lang w:eastAsia="he-IL"/>
                </w:rPr>
              </w:rPrChange>
            </w:rPr>
            <w:br/>
            <w:t>כלל נכסי נדלן נשר מרכז (נ.נ.נ.מ) שותפות מוגבלת</w:t>
          </w:r>
          <w:r w:rsidR="00FC600C" w:rsidRPr="00DE7F64">
            <w:rPr>
              <w:rFonts w:ascii="Times New Roman" w:eastAsia="Times New Roman" w:hAnsi="Times New Roman" w:cs="David" w:hint="cs"/>
              <w:sz w:val="24"/>
              <w:szCs w:val="24"/>
              <w:rtl/>
              <w:lang w:eastAsia="he-IL"/>
              <w:rPrChange w:id="3741" w:author="Avi Cohen" w:date="2022-05-02T11:52:00Z">
                <w:rPr>
                  <w:rFonts w:ascii="Times New Roman" w:eastAsia="Times New Roman" w:hAnsi="Times New Roman" w:cs="David" w:hint="cs"/>
                  <w:color w:val="008000"/>
                  <w:sz w:val="24"/>
                  <w:szCs w:val="24"/>
                  <w:rtl/>
                  <w:lang w:eastAsia="he-IL"/>
                </w:rPr>
              </w:rPrChange>
            </w:rPr>
            <w:br/>
            <w:t>מרכז עזריאלי בניין משולש 3, תל אביב</w:t>
          </w:r>
          <w:r w:rsidR="00FC600C" w:rsidRPr="00DE7F64">
            <w:rPr>
              <w:rFonts w:ascii="Times New Roman" w:eastAsia="Times New Roman" w:hAnsi="Times New Roman" w:cs="David" w:hint="cs"/>
              <w:sz w:val="24"/>
              <w:szCs w:val="24"/>
              <w:rtl/>
              <w:lang w:eastAsia="he-IL"/>
              <w:rPrChange w:id="3742" w:author="Avi Cohen" w:date="2022-05-02T11:52:00Z">
                <w:rPr>
                  <w:rFonts w:ascii="Times New Roman" w:eastAsia="Times New Roman" w:hAnsi="Times New Roman" w:cs="David" w:hint="cs"/>
                  <w:color w:val="008000"/>
                  <w:sz w:val="24"/>
                  <w:szCs w:val="24"/>
                  <w:rtl/>
                  <w:lang w:eastAsia="he-IL"/>
                </w:rPr>
              </w:rPrChange>
            </w:rPr>
            <w:br/>
            <w:t>540283033</w:t>
          </w:r>
          <w:r w:rsidR="00FC600C" w:rsidRPr="00DE7F64">
            <w:rPr>
              <w:rFonts w:ascii="Times New Roman" w:eastAsia="Times New Roman" w:hAnsi="Times New Roman" w:cs="David" w:hint="cs"/>
              <w:sz w:val="24"/>
              <w:szCs w:val="24"/>
              <w:rtl/>
              <w:lang w:eastAsia="he-IL"/>
              <w:rPrChange w:id="3743" w:author="Avi Cohen" w:date="2022-05-02T11:52:00Z">
                <w:rPr>
                  <w:rFonts w:ascii="Times New Roman" w:eastAsia="Times New Roman" w:hAnsi="Times New Roman" w:cs="David" w:hint="cs"/>
                  <w:color w:val="008000"/>
                  <w:sz w:val="24"/>
                  <w:szCs w:val="24"/>
                  <w:rtl/>
                  <w:lang w:eastAsia="he-IL"/>
                </w:rPr>
              </w:rPrChange>
            </w:rPr>
            <w:br/>
          </w:r>
          <w:r w:rsidR="00FC600C" w:rsidRPr="00DE7F64">
            <w:rPr>
              <w:rFonts w:ascii="Times New Roman" w:eastAsia="Times New Roman" w:hAnsi="Times New Roman" w:cs="David" w:hint="cs"/>
              <w:sz w:val="24"/>
              <w:szCs w:val="24"/>
              <w:rtl/>
              <w:lang w:eastAsia="he-IL"/>
              <w:rPrChange w:id="3744" w:author="Avi Cohen" w:date="2022-05-02T11:52:00Z">
                <w:rPr>
                  <w:rFonts w:ascii="Times New Roman" w:eastAsia="Times New Roman" w:hAnsi="Times New Roman" w:cs="David" w:hint="cs"/>
                  <w:color w:val="008000"/>
                  <w:sz w:val="24"/>
                  <w:szCs w:val="24"/>
                  <w:rtl/>
                  <w:lang w:eastAsia="he-IL"/>
                </w:rPr>
              </w:rPrChange>
            </w:rPr>
            <w:br/>
            <w:t>שיכון ובינוי נדל"ן בע"מ</w:t>
          </w:r>
          <w:r w:rsidR="00FC600C" w:rsidRPr="00DE7F64">
            <w:rPr>
              <w:rFonts w:ascii="Times New Roman" w:eastAsia="Times New Roman" w:hAnsi="Times New Roman" w:cs="David" w:hint="cs"/>
              <w:sz w:val="24"/>
              <w:szCs w:val="24"/>
              <w:rtl/>
              <w:lang w:eastAsia="he-IL"/>
              <w:rPrChange w:id="3745" w:author="Avi Cohen" w:date="2022-05-02T11:52:00Z">
                <w:rPr>
                  <w:rFonts w:ascii="Times New Roman" w:eastAsia="Times New Roman" w:hAnsi="Times New Roman" w:cs="David" w:hint="cs"/>
                  <w:color w:val="008000"/>
                  <w:sz w:val="24"/>
                  <w:szCs w:val="24"/>
                  <w:rtl/>
                  <w:lang w:eastAsia="he-IL"/>
                </w:rPr>
              </w:rPrChange>
            </w:rPr>
            <w:br/>
            <w:t>שלם 3 רמת גן 52215</w:t>
          </w:r>
          <w:r w:rsidR="00FC600C" w:rsidRPr="00DE7F64">
            <w:rPr>
              <w:rFonts w:ascii="Times New Roman" w:eastAsia="Times New Roman" w:hAnsi="Times New Roman" w:cs="David" w:hint="cs"/>
              <w:sz w:val="24"/>
              <w:szCs w:val="24"/>
              <w:rtl/>
              <w:lang w:eastAsia="he-IL"/>
              <w:rPrChange w:id="3746" w:author="Avi Cohen" w:date="2022-05-02T11:52:00Z">
                <w:rPr>
                  <w:rFonts w:ascii="Times New Roman" w:eastAsia="Times New Roman" w:hAnsi="Times New Roman" w:cs="David" w:hint="cs"/>
                  <w:color w:val="008000"/>
                  <w:sz w:val="24"/>
                  <w:szCs w:val="24"/>
                  <w:rtl/>
                  <w:lang w:eastAsia="he-IL"/>
                </w:rPr>
              </w:rPrChange>
            </w:rPr>
            <w:br/>
            <w:t>מ.ז 52-002117-1</w:t>
          </w:r>
          <w:r w:rsidR="00FC600C" w:rsidRPr="00DE7F64">
            <w:rPr>
              <w:rFonts w:ascii="Times New Roman" w:eastAsia="Times New Roman" w:hAnsi="Times New Roman" w:cs="David" w:hint="cs"/>
              <w:sz w:val="24"/>
              <w:szCs w:val="24"/>
              <w:rtl/>
              <w:lang w:eastAsia="he-IL"/>
              <w:rPrChange w:id="3747" w:author="Avi Cohen" w:date="2022-05-02T11:52:00Z">
                <w:rPr>
                  <w:rFonts w:ascii="Times New Roman" w:eastAsia="Times New Roman" w:hAnsi="Times New Roman" w:cs="David" w:hint="cs"/>
                  <w:color w:val="008000"/>
                  <w:sz w:val="24"/>
                  <w:szCs w:val="24"/>
                  <w:rtl/>
                  <w:lang w:eastAsia="he-IL"/>
                </w:rPr>
              </w:rPrChange>
            </w:rPr>
            <w:br/>
          </w:r>
        </w:sdtContent>
      </w:sdt>
    </w:p>
    <w:p w14:paraId="43E3A9B0" w14:textId="77777777" w:rsidR="00461F51" w:rsidRPr="00473317"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F18E85"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4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49" w:author="Avi Cohen" w:date="2022-05-02T11:52:00Z">
            <w:rPr>
              <w:rFonts w:ascii="Times New Roman" w:eastAsia="Times New Roman" w:hAnsi="Times New Roman" w:cs="David" w:hint="cs"/>
              <w:sz w:val="24"/>
              <w:szCs w:val="24"/>
              <w:rtl/>
              <w:lang w:eastAsia="he-IL"/>
            </w:rPr>
          </w:rPrChange>
        </w:rPr>
        <w:t>ג.א.נ.,</w:t>
      </w:r>
    </w:p>
    <w:p w14:paraId="40F54607"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50" w:author="Avi Cohen" w:date="2022-05-02T11:52:00Z">
            <w:rPr>
              <w:rFonts w:ascii="Times New Roman" w:eastAsia="Times New Roman" w:hAnsi="Times New Roman" w:cs="David"/>
              <w:sz w:val="24"/>
              <w:szCs w:val="24"/>
              <w:rtl/>
              <w:lang w:eastAsia="he-IL"/>
            </w:rPr>
          </w:rPrChange>
        </w:rPr>
      </w:pPr>
    </w:p>
    <w:p w14:paraId="1C8C5FD9" w14:textId="396CED31"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5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52" w:author="Avi Cohen" w:date="2022-05-02T11:52:00Z">
            <w:rPr>
              <w:rFonts w:ascii="Times New Roman" w:eastAsia="Times New Roman" w:hAnsi="Times New Roman" w:cs="David" w:hint="cs"/>
              <w:sz w:val="24"/>
              <w:szCs w:val="24"/>
              <w:rtl/>
              <w:lang w:eastAsia="he-IL"/>
            </w:rPr>
          </w:rPrChange>
        </w:rPr>
        <w:t xml:space="preserve">אנו הח"מ מצהירים בזאת שעם קבלת סך של </w:t>
      </w:r>
      <w:r w:rsidRPr="00DE7F64">
        <w:rPr>
          <w:rFonts w:ascii="Times New Roman" w:eastAsia="Times New Roman" w:hAnsi="Times New Roman" w:cs="David" w:hint="cs"/>
          <w:sz w:val="24"/>
          <w:szCs w:val="24"/>
          <w:u w:val="single"/>
          <w:rtl/>
          <w:lang w:eastAsia="he-IL"/>
          <w:rPrChange w:id="3753" w:author="Avi Cohen" w:date="2022-05-02T11:52:00Z">
            <w:rPr>
              <w:rFonts w:ascii="Times New Roman" w:eastAsia="Times New Roman" w:hAnsi="Times New Roman" w:cs="David" w:hint="cs"/>
              <w:sz w:val="24"/>
              <w:szCs w:val="24"/>
              <w:u w:val="single"/>
              <w:rtl/>
              <w:lang w:eastAsia="he-IL"/>
            </w:rPr>
          </w:rPrChange>
        </w:rPr>
        <w:t xml:space="preserve">                </w:t>
      </w:r>
      <w:r w:rsidRPr="00DE7F64">
        <w:rPr>
          <w:rFonts w:ascii="Times New Roman" w:eastAsia="Times New Roman" w:hAnsi="Times New Roman" w:cs="David" w:hint="cs"/>
          <w:sz w:val="24"/>
          <w:szCs w:val="24"/>
          <w:rtl/>
          <w:lang w:eastAsia="he-IL"/>
          <w:rPrChange w:id="3754" w:author="Avi Cohen" w:date="2022-05-02T11:52:00Z">
            <w:rPr>
              <w:rFonts w:ascii="Times New Roman" w:eastAsia="Times New Roman" w:hAnsi="Times New Roman" w:cs="David" w:hint="cs"/>
              <w:sz w:val="24"/>
              <w:szCs w:val="24"/>
              <w:rtl/>
              <w:lang w:eastAsia="he-IL"/>
            </w:rPr>
          </w:rPrChange>
        </w:rPr>
        <w:t xml:space="preserve"> ש"ח (להלן:"</w:t>
      </w:r>
      <w:r w:rsidRPr="00DE7F64">
        <w:rPr>
          <w:rFonts w:ascii="Times New Roman" w:eastAsia="Times New Roman" w:hAnsi="Times New Roman" w:cs="David" w:hint="cs"/>
          <w:b/>
          <w:bCs/>
          <w:sz w:val="24"/>
          <w:szCs w:val="24"/>
          <w:rtl/>
          <w:lang w:eastAsia="he-IL"/>
          <w:rPrChange w:id="3755" w:author="Avi Cohen" w:date="2022-05-02T11:52:00Z">
            <w:rPr>
              <w:rFonts w:ascii="Times New Roman" w:eastAsia="Times New Roman" w:hAnsi="Times New Roman" w:cs="David" w:hint="cs"/>
              <w:b/>
              <w:bCs/>
              <w:sz w:val="24"/>
              <w:szCs w:val="24"/>
              <w:rtl/>
              <w:lang w:eastAsia="he-IL"/>
            </w:rPr>
          </w:rPrChange>
        </w:rPr>
        <w:t>היתרה הסופית</w:t>
      </w:r>
      <w:r w:rsidRPr="00DE7F64">
        <w:rPr>
          <w:rFonts w:ascii="Times New Roman" w:eastAsia="Times New Roman" w:hAnsi="Times New Roman" w:cs="David" w:hint="cs"/>
          <w:sz w:val="24"/>
          <w:szCs w:val="24"/>
          <w:rtl/>
          <w:lang w:eastAsia="he-IL"/>
          <w:rPrChange w:id="3756" w:author="Avi Cohen" w:date="2022-05-02T11:52:00Z">
            <w:rPr>
              <w:rFonts w:ascii="Times New Roman" w:eastAsia="Times New Roman" w:hAnsi="Times New Roman" w:cs="David" w:hint="cs"/>
              <w:sz w:val="24"/>
              <w:szCs w:val="24"/>
              <w:rtl/>
              <w:lang w:eastAsia="he-IL"/>
            </w:rPr>
          </w:rPrChange>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Change w:id="3757" w:author="Avi Cohen" w:date="2022-05-02T11:52:00Z">
              <w:rPr>
                <w:rFonts w:ascii="Times New Roman" w:eastAsia="Times New Roman" w:hAnsi="Times New Roman" w:cs="David" w:hint="cs"/>
                <w:color w:val="008000"/>
                <w:sz w:val="24"/>
                <w:szCs w:val="24"/>
                <w:rtl/>
                <w:lang w:eastAsia="he-IL"/>
              </w:rPr>
            </w:rPrChange>
          </w:rPr>
          <w:alias w:val="שם אתר"/>
          <w:tag w:val="cntSite"/>
          <w:id w:val="-1398045152"/>
          <w:placeholder>
            <w:docPart w:val="ED221E93217F41ECA34F5BC3C6B4F9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PrChange w:id="3758" w:author="Avi Cohen" w:date="2022-05-02T11:52:00Z">
              <w:rPr/>
            </w:rPrChange>
          </w:rPr>
        </w:sdtEndPr>
        <w:sdtContent>
          <w:r w:rsidR="00835FB5" w:rsidRPr="00DE7F64">
            <w:rPr>
              <w:rFonts w:ascii="Times New Roman" w:eastAsia="Times New Roman" w:hAnsi="Times New Roman" w:cs="David" w:hint="cs"/>
              <w:sz w:val="24"/>
              <w:szCs w:val="24"/>
              <w:rtl/>
              <w:lang w:eastAsia="he-IL"/>
              <w:rPrChange w:id="3759" w:author="Avi Cohen" w:date="2022-05-02T11:52:00Z">
                <w:rPr>
                  <w:rFonts w:ascii="Times New Roman" w:eastAsia="Times New Roman" w:hAnsi="Times New Roman" w:cs="David" w:hint="cs"/>
                  <w:color w:val="008000"/>
                  <w:sz w:val="24"/>
                  <w:szCs w:val="24"/>
                  <w:rtl/>
                  <w:lang w:eastAsia="he-IL"/>
                </w:rPr>
              </w:rPrChange>
            </w:rPr>
            <w:t>נשר</w:t>
          </w:r>
        </w:sdtContent>
      </w:sdt>
      <w:r w:rsidRPr="00473317">
        <w:rPr>
          <w:rFonts w:ascii="Times New Roman" w:eastAsia="Times New Roman" w:hAnsi="Times New Roman" w:cs="David" w:hint="cs"/>
          <w:sz w:val="24"/>
          <w:szCs w:val="24"/>
          <w:rtl/>
          <w:lang w:eastAsia="he-IL"/>
        </w:rPr>
        <w:t xml:space="preserve"> עפ"י חוזה מיום </w:t>
      </w:r>
      <w:r w:rsidRPr="00DE7F64">
        <w:rPr>
          <w:rFonts w:ascii="Times New Roman" w:eastAsia="Times New Roman" w:hAnsi="Times New Roman" w:cs="David"/>
          <w:sz w:val="24"/>
          <w:szCs w:val="24"/>
          <w:lang w:eastAsia="he-IL"/>
          <w:rPrChange w:id="3760" w:author="Avi Cohen" w:date="2022-05-02T11:52:00Z">
            <w:rPr>
              <w:rFonts w:ascii="Times New Roman" w:eastAsia="Times New Roman" w:hAnsi="Times New Roman" w:cs="David"/>
              <w:color w:val="008000"/>
              <w:sz w:val="24"/>
              <w:szCs w:val="24"/>
              <w:lang w:eastAsia="he-IL"/>
            </w:rPr>
          </w:rPrChange>
        </w:rPr>
        <w:t xml:space="preserve"> </w:t>
      </w:r>
      <w:sdt>
        <w:sdtPr>
          <w:rPr>
            <w:rFonts w:ascii="Times New Roman" w:eastAsia="Times New Roman" w:hAnsi="Times New Roman" w:cs="David"/>
            <w:sz w:val="24"/>
            <w:szCs w:val="24"/>
            <w:rtl/>
            <w:lang w:eastAsia="he-IL"/>
            <w:rPrChange w:id="3761" w:author="Avi Cohen" w:date="2022-05-02T11:52:00Z">
              <w:rPr>
                <w:rFonts w:ascii="Times New Roman" w:eastAsia="Times New Roman" w:hAnsi="Times New Roman" w:cs="David"/>
                <w:color w:val="008000"/>
                <w:sz w:val="24"/>
                <w:szCs w:val="24"/>
                <w:rtl/>
                <w:lang w:eastAsia="he-IL"/>
              </w:rPr>
            </w:rPrChange>
          </w:rPr>
          <w:alias w:val="תאריך חתימת חוזה"/>
          <w:tag w:val="cntSignDate"/>
          <w:id w:val="-125693541"/>
          <w:placeholder>
            <w:docPart w:val="3B3D70EEC27E4FBCB143A8554571B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26T00:00:00Z">
            <w:dateFormat w:val="dd/MM/yyyy"/>
            <w:lid w:val="he-IL"/>
            <w:storeMappedDataAs w:val="dateTime"/>
            <w:calendar w:val="gregorian"/>
          </w:date>
        </w:sdtPr>
        <w:sdtEndPr>
          <w:rPr>
            <w:rFonts w:hint="cs"/>
            <w:rPrChange w:id="3762" w:author="Avi Cohen" w:date="2022-05-02T11:52:00Z">
              <w:rPr/>
            </w:rPrChange>
          </w:rPr>
        </w:sdtEndPr>
        <w:sdtContent>
          <w:r w:rsidR="00C80974" w:rsidRPr="00DE7F64">
            <w:rPr>
              <w:rFonts w:ascii="Times New Roman" w:eastAsia="Times New Roman" w:hAnsi="Times New Roman" w:cs="David" w:hint="cs"/>
              <w:sz w:val="24"/>
              <w:szCs w:val="24"/>
              <w:rtl/>
              <w:lang w:eastAsia="he-IL"/>
              <w:rPrChange w:id="3763" w:author="Avi Cohen" w:date="2022-05-02T11:52:00Z">
                <w:rPr>
                  <w:rFonts w:ascii="Times New Roman" w:eastAsia="Times New Roman" w:hAnsi="Times New Roman" w:cs="David" w:hint="cs"/>
                  <w:color w:val="008000"/>
                  <w:sz w:val="24"/>
                  <w:szCs w:val="24"/>
                  <w:rtl/>
                  <w:lang w:eastAsia="he-IL"/>
                </w:rPr>
              </w:rPrChange>
            </w:rPr>
            <w:t>‏26/04/2022</w:t>
          </w:r>
        </w:sdtContent>
      </w:sdt>
      <w:r w:rsidRPr="00473317">
        <w:rPr>
          <w:rFonts w:ascii="Times New Roman" w:eastAsia="Times New Roman" w:hAnsi="Times New Roman" w:cs="David" w:hint="cs"/>
          <w:sz w:val="24"/>
          <w:szCs w:val="24"/>
          <w:rtl/>
          <w:lang w:eastAsia="he-IL"/>
        </w:rPr>
        <w:t xml:space="preserve"> או עבור חלקן כמפורט להלן:</w:t>
      </w:r>
    </w:p>
    <w:p w14:paraId="5045D17C"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64"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65" w:author="Avi Cohen" w:date="2022-05-02T11:52:00Z">
            <w:rPr>
              <w:rFonts w:ascii="Times New Roman" w:eastAsia="Times New Roman" w:hAnsi="Times New Roman" w:cs="David" w:hint="cs"/>
              <w:sz w:val="24"/>
              <w:szCs w:val="24"/>
              <w:rtl/>
              <w:lang w:eastAsia="he-IL"/>
            </w:rPr>
          </w:rPrChange>
        </w:rPr>
        <w:t>______________________________________________________________________________________________________________________________________________________</w:t>
      </w:r>
    </w:p>
    <w:p w14:paraId="21827118"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66" w:author="Avi Cohen" w:date="2022-05-02T11:52:00Z">
            <w:rPr>
              <w:rFonts w:ascii="Times New Roman" w:eastAsia="Times New Roman" w:hAnsi="Times New Roman" w:cs="David"/>
              <w:sz w:val="24"/>
              <w:szCs w:val="24"/>
              <w:rtl/>
              <w:lang w:eastAsia="he-IL"/>
            </w:rPr>
          </w:rPrChange>
        </w:rPr>
      </w:pPr>
    </w:p>
    <w:p w14:paraId="2439608A"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67"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68" w:author="Avi Cohen" w:date="2022-05-02T11:52:00Z">
            <w:rPr>
              <w:rFonts w:ascii="Times New Roman" w:eastAsia="Times New Roman" w:hAnsi="Times New Roman" w:cs="David" w:hint="cs"/>
              <w:sz w:val="24"/>
              <w:szCs w:val="24"/>
              <w:rtl/>
              <w:lang w:eastAsia="he-IL"/>
            </w:rPr>
          </w:rPrChange>
        </w:rPr>
        <w:t xml:space="preserve">ידוע לנו כי בכפוף להצהרתנו זו לעיל ולהלן, נמנעתם מלקזז מסכום היתרה הסופית, סכומים שלטענתכם, הייתם זכאים לקזז עפ"י החוזה הנ"ל. </w:t>
      </w:r>
    </w:p>
    <w:p w14:paraId="48395829"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6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70" w:author="Avi Cohen" w:date="2022-05-02T11:52:00Z">
            <w:rPr>
              <w:rFonts w:ascii="Times New Roman" w:eastAsia="Times New Roman" w:hAnsi="Times New Roman" w:cs="David" w:hint="cs"/>
              <w:sz w:val="24"/>
              <w:szCs w:val="24"/>
              <w:rtl/>
              <w:lang w:eastAsia="he-IL"/>
            </w:rPr>
          </w:rPrChange>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AF8086A"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71" w:author="Avi Cohen" w:date="2022-05-02T11:52:00Z">
            <w:rPr>
              <w:rFonts w:ascii="Times New Roman" w:eastAsia="Times New Roman" w:hAnsi="Times New Roman" w:cs="David"/>
              <w:sz w:val="24"/>
              <w:szCs w:val="24"/>
              <w:rtl/>
              <w:lang w:eastAsia="he-IL"/>
            </w:rPr>
          </w:rPrChange>
        </w:rPr>
      </w:pPr>
    </w:p>
    <w:p w14:paraId="7867BD72"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7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73" w:author="Avi Cohen" w:date="2022-05-02T11:52:00Z">
            <w:rPr>
              <w:rFonts w:ascii="Times New Roman" w:eastAsia="Times New Roman" w:hAnsi="Times New Roman" w:cs="David" w:hint="cs"/>
              <w:sz w:val="24"/>
              <w:szCs w:val="24"/>
              <w:rtl/>
              <w:lang w:eastAsia="he-IL"/>
            </w:rPr>
          </w:rPrChange>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EDBB0AE"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74" w:author="Avi Cohen" w:date="2022-05-02T11:52:00Z">
            <w:rPr>
              <w:rFonts w:ascii="Times New Roman" w:eastAsia="Times New Roman" w:hAnsi="Times New Roman" w:cs="David"/>
              <w:sz w:val="24"/>
              <w:szCs w:val="24"/>
              <w:rtl/>
              <w:lang w:eastAsia="he-IL"/>
            </w:rPr>
          </w:rPrChange>
        </w:rPr>
      </w:pPr>
    </w:p>
    <w:p w14:paraId="0D15DD34"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75"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76" w:author="Avi Cohen" w:date="2022-05-02T11:52:00Z">
            <w:rPr>
              <w:rFonts w:ascii="Times New Roman" w:eastAsia="Times New Roman" w:hAnsi="Times New Roman" w:cs="David" w:hint="cs"/>
              <w:sz w:val="24"/>
              <w:szCs w:val="24"/>
              <w:rtl/>
              <w:lang w:eastAsia="he-IL"/>
            </w:rPr>
          </w:rPrChange>
        </w:rPr>
        <w:t>ידוע לנו כי אין בהצהרתנו זו כדי לגרוע מכל סעד לו זכאי המזמין על פי החוזה הנ"ל.</w:t>
      </w:r>
    </w:p>
    <w:p w14:paraId="1AD3CD23"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77" w:author="Avi Cohen" w:date="2022-05-02T11:52:00Z">
            <w:rPr>
              <w:rFonts w:ascii="Times New Roman" w:eastAsia="Times New Roman" w:hAnsi="Times New Roman" w:cs="David"/>
              <w:sz w:val="24"/>
              <w:szCs w:val="24"/>
              <w:rtl/>
              <w:lang w:eastAsia="he-IL"/>
            </w:rPr>
          </w:rPrChange>
        </w:rPr>
      </w:pPr>
    </w:p>
    <w:p w14:paraId="4A7188DD"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3778" w:author="Avi Cohen" w:date="2022-05-02T11:52:00Z">
            <w:rPr>
              <w:rFonts w:ascii="Times New Roman" w:eastAsia="Times New Roman" w:hAnsi="Times New Roman" w:cs="David"/>
              <w:b/>
              <w:bCs/>
              <w:sz w:val="24"/>
              <w:szCs w:val="24"/>
              <w:rtl/>
              <w:lang w:eastAsia="he-IL"/>
            </w:rPr>
          </w:rPrChange>
        </w:rPr>
      </w:pPr>
    </w:p>
    <w:p w14:paraId="009C5544"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7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b/>
          <w:bCs/>
          <w:sz w:val="24"/>
          <w:szCs w:val="24"/>
          <w:rtl/>
          <w:lang w:eastAsia="he-IL"/>
          <w:rPrChange w:id="3780" w:author="Avi Cohen" w:date="2022-05-02T11:52:00Z">
            <w:rPr>
              <w:rFonts w:ascii="Times New Roman" w:eastAsia="Times New Roman" w:hAnsi="Times New Roman" w:cs="David" w:hint="cs"/>
              <w:b/>
              <w:bCs/>
              <w:sz w:val="24"/>
              <w:szCs w:val="24"/>
              <w:rtl/>
              <w:lang w:eastAsia="he-IL"/>
            </w:rPr>
          </w:rPrChange>
        </w:rPr>
        <w:t>ולראיה באנו על החתום:</w:t>
      </w:r>
    </w:p>
    <w:p w14:paraId="087FB00E"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81" w:author="Avi Cohen" w:date="2022-05-02T11:52:00Z">
            <w:rPr>
              <w:rFonts w:ascii="Times New Roman" w:eastAsia="Times New Roman" w:hAnsi="Times New Roman" w:cs="David"/>
              <w:sz w:val="24"/>
              <w:szCs w:val="24"/>
              <w:rtl/>
              <w:lang w:eastAsia="he-IL"/>
            </w:rPr>
          </w:rPrChange>
        </w:rPr>
      </w:pPr>
    </w:p>
    <w:p w14:paraId="2591ABDB"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782"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83" w:author="Avi Cohen" w:date="2022-05-02T11:52:00Z">
            <w:rPr>
              <w:rFonts w:ascii="Times New Roman" w:eastAsia="Times New Roman" w:hAnsi="Times New Roman" w:cs="David" w:hint="cs"/>
              <w:sz w:val="24"/>
              <w:szCs w:val="24"/>
              <w:rtl/>
              <w:lang w:eastAsia="he-IL"/>
            </w:rPr>
          </w:rPrChange>
        </w:rPr>
        <w:t xml:space="preserve">היום </w:t>
      </w:r>
      <w:r w:rsidRPr="00DE7F64">
        <w:rPr>
          <w:rFonts w:ascii="Times New Roman" w:eastAsia="Times New Roman" w:hAnsi="Times New Roman" w:cs="David" w:hint="cs"/>
          <w:sz w:val="24"/>
          <w:szCs w:val="24"/>
          <w:u w:val="single"/>
          <w:rtl/>
          <w:lang w:eastAsia="he-IL"/>
          <w:rPrChange w:id="3784" w:author="Avi Cohen" w:date="2022-05-02T11:52:00Z">
            <w:rPr>
              <w:rFonts w:ascii="Times New Roman" w:eastAsia="Times New Roman" w:hAnsi="Times New Roman" w:cs="David" w:hint="cs"/>
              <w:sz w:val="24"/>
              <w:szCs w:val="24"/>
              <w:u w:val="single"/>
              <w:rtl/>
              <w:lang w:eastAsia="he-IL"/>
            </w:rPr>
          </w:rPrChange>
        </w:rPr>
        <w:t xml:space="preserve">             </w:t>
      </w:r>
      <w:r w:rsidRPr="00DE7F64">
        <w:rPr>
          <w:rFonts w:ascii="Times New Roman" w:eastAsia="Times New Roman" w:hAnsi="Times New Roman" w:cs="David" w:hint="cs"/>
          <w:sz w:val="24"/>
          <w:szCs w:val="24"/>
          <w:rtl/>
          <w:lang w:eastAsia="he-IL"/>
          <w:rPrChange w:id="3785" w:author="Avi Cohen" w:date="2022-05-02T11:52:00Z">
            <w:rPr>
              <w:rFonts w:ascii="Times New Roman" w:eastAsia="Times New Roman" w:hAnsi="Times New Roman" w:cs="David" w:hint="cs"/>
              <w:sz w:val="24"/>
              <w:szCs w:val="24"/>
              <w:rtl/>
              <w:lang w:eastAsia="he-IL"/>
            </w:rPr>
          </w:rPrChange>
        </w:rPr>
        <w:t xml:space="preserve"> לחודש </w:t>
      </w:r>
      <w:r w:rsidRPr="00DE7F64">
        <w:rPr>
          <w:rFonts w:ascii="Times New Roman" w:eastAsia="Times New Roman" w:hAnsi="Times New Roman" w:cs="David" w:hint="cs"/>
          <w:sz w:val="24"/>
          <w:szCs w:val="24"/>
          <w:u w:val="single"/>
          <w:rtl/>
          <w:lang w:eastAsia="he-IL"/>
          <w:rPrChange w:id="3786" w:author="Avi Cohen" w:date="2022-05-02T11:52:00Z">
            <w:rPr>
              <w:rFonts w:ascii="Times New Roman" w:eastAsia="Times New Roman" w:hAnsi="Times New Roman" w:cs="David" w:hint="cs"/>
              <w:sz w:val="24"/>
              <w:szCs w:val="24"/>
              <w:u w:val="single"/>
              <w:rtl/>
              <w:lang w:eastAsia="he-IL"/>
            </w:rPr>
          </w:rPrChange>
        </w:rPr>
        <w:t xml:space="preserve">               </w:t>
      </w:r>
      <w:r w:rsidRPr="00DE7F64">
        <w:rPr>
          <w:rFonts w:ascii="Times New Roman" w:eastAsia="Times New Roman" w:hAnsi="Times New Roman" w:cs="David" w:hint="cs"/>
          <w:sz w:val="24"/>
          <w:szCs w:val="24"/>
          <w:rtl/>
          <w:lang w:eastAsia="he-IL"/>
          <w:rPrChange w:id="3787" w:author="Avi Cohen" w:date="2022-05-02T11:52:00Z">
            <w:rPr>
              <w:rFonts w:ascii="Times New Roman" w:eastAsia="Times New Roman" w:hAnsi="Times New Roman" w:cs="David" w:hint="cs"/>
              <w:sz w:val="24"/>
              <w:szCs w:val="24"/>
              <w:rtl/>
              <w:lang w:eastAsia="he-IL"/>
            </w:rPr>
          </w:rPrChange>
        </w:rPr>
        <w:t xml:space="preserve"> לשנה _________</w:t>
      </w:r>
    </w:p>
    <w:p w14:paraId="607ABA53" w14:textId="77777777" w:rsidR="00461F51" w:rsidRPr="00DE7F64"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Change w:id="3788" w:author="Avi Cohen" w:date="2022-05-02T11:52:00Z">
            <w:rPr>
              <w:rFonts w:ascii="Times New Roman" w:eastAsia="Times New Roman" w:hAnsi="Times New Roman" w:cs="David"/>
              <w:sz w:val="24"/>
              <w:szCs w:val="24"/>
              <w:rtl/>
              <w:lang w:eastAsia="he-IL"/>
            </w:rPr>
          </w:rPrChange>
        </w:rPr>
      </w:pPr>
    </w:p>
    <w:p w14:paraId="5F4AE877" w14:textId="77777777" w:rsidR="00461F51" w:rsidRPr="00DE7F64"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3789"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790" w:author="Avi Cohen" w:date="2022-05-02T11:52:00Z">
            <w:rPr>
              <w:rFonts w:ascii="Times New Roman" w:eastAsia="Times New Roman" w:hAnsi="Times New Roman" w:cs="David" w:hint="cs"/>
              <w:sz w:val="24"/>
              <w:szCs w:val="24"/>
              <w:rtl/>
              <w:lang w:eastAsia="he-IL"/>
            </w:rPr>
          </w:rPrChange>
        </w:rPr>
        <w:t>חתימה וחותמת המתכנן:</w:t>
      </w:r>
    </w:p>
    <w:p w14:paraId="57C50B60" w14:textId="77777777" w:rsidR="00461F51" w:rsidRPr="00DE7F64"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3791" w:author="Avi Cohen" w:date="2022-05-02T11:52:00Z">
            <w:rPr>
              <w:rFonts w:ascii="Times New Roman" w:eastAsia="Times New Roman" w:hAnsi="Times New Roman" w:cs="David"/>
              <w:sz w:val="24"/>
              <w:szCs w:val="24"/>
              <w:rtl/>
              <w:lang w:eastAsia="he-IL"/>
            </w:rPr>
          </w:rPrChange>
        </w:rPr>
      </w:pPr>
    </w:p>
    <w:p w14:paraId="3D523C2A" w14:textId="77777777" w:rsidR="00461F51" w:rsidRPr="00DE7F64"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Change w:id="3792" w:author="Avi Cohen" w:date="2022-05-02T11:52:00Z">
            <w:rPr>
              <w:rFonts w:ascii="Times New Roman" w:eastAsia="Times New Roman" w:hAnsi="Times New Roman" w:cs="David"/>
              <w:color w:val="00B0F0"/>
              <w:sz w:val="24"/>
              <w:szCs w:val="24"/>
              <w:u w:val="single"/>
              <w:rtl/>
              <w:lang w:eastAsia="he-IL"/>
            </w:rPr>
          </w:rPrChange>
        </w:rPr>
      </w:pPr>
      <w:r w:rsidRPr="00DE7F64">
        <w:rPr>
          <w:rFonts w:ascii="Times New Roman" w:eastAsia="Times New Roman" w:hAnsi="Times New Roman" w:cs="David" w:hint="cs"/>
          <w:sz w:val="24"/>
          <w:szCs w:val="24"/>
          <w:u w:val="single"/>
          <w:rtl/>
          <w:lang w:eastAsia="he-IL"/>
          <w:rPrChange w:id="3793" w:author="Avi Cohen" w:date="2022-05-02T11:52:00Z">
            <w:rPr>
              <w:rFonts w:ascii="Times New Roman" w:eastAsia="Times New Roman" w:hAnsi="Times New Roman" w:cs="David" w:hint="cs"/>
              <w:color w:val="00B0F0"/>
              <w:sz w:val="24"/>
              <w:szCs w:val="24"/>
              <w:u w:val="single"/>
              <w:rtl/>
              <w:lang w:eastAsia="he-IL"/>
            </w:rPr>
          </w:rPrChange>
        </w:rPr>
        <w:t xml:space="preserve">                  </w:t>
      </w:r>
    </w:p>
    <w:p w14:paraId="16DAEC61" w14:textId="77777777" w:rsidR="00461F51" w:rsidRPr="00473317"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73317">
        <w:rPr>
          <w:rFonts w:ascii="Times New Roman" w:eastAsia="Times New Roman" w:hAnsi="Times New Roman" w:cs="David" w:hint="cs"/>
          <w:sz w:val="24"/>
          <w:szCs w:val="24"/>
          <w:rtl/>
          <w:lang w:eastAsia="he-IL"/>
        </w:rPr>
        <w:t xml:space="preserve">_______________________ </w:t>
      </w:r>
    </w:p>
    <w:p w14:paraId="67AB05E6" w14:textId="222414C8" w:rsidR="00461F51" w:rsidRPr="00DE7F64"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3794" w:author="Avi Cohen" w:date="2022-05-02T11:52:00Z">
            <w:rPr>
              <w:rFonts w:ascii="Times New Roman" w:eastAsia="Times New Roman" w:hAnsi="Times New Roman" w:cs="David"/>
              <w:color w:val="00B0F0"/>
              <w:sz w:val="24"/>
              <w:szCs w:val="24"/>
              <w:rtl/>
              <w:lang w:eastAsia="he-IL"/>
            </w:rPr>
          </w:rPrChange>
        </w:rPr>
      </w:pPr>
      <w:r w:rsidRPr="00DE7F64">
        <w:rPr>
          <w:rFonts w:ascii="Times New Roman" w:eastAsia="Times New Roman" w:hAnsi="Times New Roman" w:cs="David" w:hint="cs"/>
          <w:sz w:val="24"/>
          <w:szCs w:val="24"/>
          <w:rtl/>
          <w:lang w:eastAsia="he-IL"/>
          <w:rPrChange w:id="3795" w:author="Avi Cohen" w:date="2022-05-02T11:52:00Z">
            <w:rPr>
              <w:rFonts w:ascii="Times New Roman" w:eastAsia="Times New Roman" w:hAnsi="Times New Roman" w:cs="David" w:hint="cs"/>
              <w:color w:val="00B0F0"/>
              <w:sz w:val="24"/>
              <w:szCs w:val="24"/>
              <w:rtl/>
              <w:lang w:eastAsia="he-IL"/>
            </w:rPr>
          </w:rPrChange>
        </w:rPr>
        <w:t xml:space="preserve">                </w:t>
      </w:r>
      <w:sdt>
        <w:sdtPr>
          <w:rPr>
            <w:rFonts w:ascii="Times New Roman" w:eastAsia="Times New Roman" w:hAnsi="Times New Roman" w:cs="David" w:hint="cs"/>
            <w:sz w:val="24"/>
            <w:szCs w:val="24"/>
            <w:u w:val="single"/>
            <w:rtl/>
            <w:lang w:eastAsia="he-IL"/>
            <w:rPrChange w:id="3796" w:author="Avi Cohen" w:date="2022-05-02T11:52:00Z">
              <w:rPr>
                <w:rFonts w:ascii="Times New Roman" w:eastAsia="Times New Roman" w:hAnsi="Times New Roman" w:cs="David" w:hint="cs"/>
                <w:color w:val="00B0F0"/>
                <w:sz w:val="24"/>
                <w:szCs w:val="24"/>
                <w:u w:val="single"/>
                <w:rtl/>
                <w:lang w:eastAsia="he-IL"/>
              </w:rPr>
            </w:rPrChange>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797" w:author="Avi Cohen" w:date="2022-05-02T11:52:00Z">
              <w:rPr/>
            </w:rPrChange>
          </w:rPr>
        </w:sdtEndPr>
        <w:sdtContent>
          <w:r w:rsidR="00FC600C" w:rsidRPr="00DE7F64">
            <w:rPr>
              <w:rFonts w:ascii="Times New Roman" w:eastAsia="Times New Roman" w:hAnsi="Times New Roman" w:cs="David" w:hint="cs"/>
              <w:sz w:val="24"/>
              <w:szCs w:val="24"/>
              <w:u w:val="single"/>
              <w:rtl/>
              <w:lang w:eastAsia="he-IL"/>
              <w:rPrChange w:id="3798" w:author="Avi Cohen" w:date="2022-05-02T11:52:00Z">
                <w:rPr>
                  <w:rFonts w:ascii="Times New Roman" w:eastAsia="Times New Roman" w:hAnsi="Times New Roman" w:cs="David" w:hint="cs"/>
                  <w:color w:val="00B0F0"/>
                  <w:sz w:val="24"/>
                  <w:szCs w:val="24"/>
                  <w:u w:val="single"/>
                  <w:rtl/>
                  <w:lang w:eastAsia="he-IL"/>
                </w:rPr>
              </w:rPrChange>
            </w:rPr>
            <w:t>וישקין תכנון בע"מ</w:t>
          </w:r>
        </w:sdtContent>
      </w:sdt>
    </w:p>
    <w:p w14:paraId="270E3F65" w14:textId="77777777" w:rsidR="00461F51" w:rsidRPr="00473317"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8A2BC50"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3799" w:author="Avi Cohen" w:date="2022-05-02T11:52:00Z">
            <w:rPr>
              <w:rFonts w:ascii="Times New Roman" w:eastAsia="Times New Roman" w:hAnsi="Times New Roman" w:cs="David"/>
              <w:b/>
              <w:bCs/>
              <w:sz w:val="24"/>
              <w:szCs w:val="24"/>
              <w:rtl/>
              <w:lang w:eastAsia="he-IL"/>
            </w:rPr>
          </w:rPrChange>
        </w:rPr>
      </w:pPr>
    </w:p>
    <w:p w14:paraId="461F32DC"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3800" w:author="Avi Cohen" w:date="2022-05-02T11:52:00Z">
            <w:rPr>
              <w:rFonts w:ascii="Times New Roman" w:eastAsia="Times New Roman" w:hAnsi="Times New Roman" w:cs="David"/>
              <w:b/>
              <w:bCs/>
              <w:sz w:val="24"/>
              <w:szCs w:val="24"/>
              <w:rtl/>
              <w:lang w:eastAsia="he-IL"/>
            </w:rPr>
          </w:rPrChange>
        </w:rPr>
      </w:pPr>
    </w:p>
    <w:p w14:paraId="35EF0E0B"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801"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b/>
          <w:bCs/>
          <w:sz w:val="24"/>
          <w:szCs w:val="24"/>
          <w:rtl/>
          <w:lang w:eastAsia="he-IL"/>
          <w:rPrChange w:id="3802" w:author="Avi Cohen" w:date="2022-05-02T11:52:00Z">
            <w:rPr>
              <w:rFonts w:ascii="Times New Roman" w:eastAsia="Times New Roman" w:hAnsi="Times New Roman" w:cs="David" w:hint="cs"/>
              <w:b/>
              <w:bCs/>
              <w:sz w:val="24"/>
              <w:szCs w:val="24"/>
              <w:rtl/>
              <w:lang w:eastAsia="he-IL"/>
            </w:rPr>
          </w:rPrChange>
        </w:rPr>
        <w:t>אישור</w:t>
      </w:r>
    </w:p>
    <w:p w14:paraId="2EFA99F5" w14:textId="77777777" w:rsidR="00461F51" w:rsidRPr="00DE7F64"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3803"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804" w:author="Avi Cohen" w:date="2022-05-02T11:52:00Z">
            <w:rPr>
              <w:rFonts w:ascii="Times New Roman" w:eastAsia="Times New Roman" w:hAnsi="Times New Roman" w:cs="David" w:hint="cs"/>
              <w:sz w:val="24"/>
              <w:szCs w:val="24"/>
              <w:rtl/>
              <w:lang w:eastAsia="he-IL"/>
            </w:rPr>
          </w:rPrChange>
        </w:rPr>
        <w:t>אני הח"מ ____________________ עו"ד/רו"ח מאשר כי ה"ה _________________שחתימתם בצירוף חותמת _________________ (להלן:"</w:t>
      </w:r>
      <w:r w:rsidRPr="00DE7F64">
        <w:rPr>
          <w:rFonts w:ascii="Times New Roman" w:eastAsia="Times New Roman" w:hAnsi="Times New Roman" w:cs="David" w:hint="cs"/>
          <w:b/>
          <w:bCs/>
          <w:sz w:val="24"/>
          <w:szCs w:val="24"/>
          <w:rtl/>
          <w:lang w:eastAsia="he-IL"/>
          <w:rPrChange w:id="3805" w:author="Avi Cohen" w:date="2022-05-02T11:52:00Z">
            <w:rPr>
              <w:rFonts w:ascii="Times New Roman" w:eastAsia="Times New Roman" w:hAnsi="Times New Roman" w:cs="David" w:hint="cs"/>
              <w:b/>
              <w:bCs/>
              <w:sz w:val="24"/>
              <w:szCs w:val="24"/>
              <w:rtl/>
              <w:lang w:eastAsia="he-IL"/>
            </w:rPr>
          </w:rPrChange>
        </w:rPr>
        <w:t>החברה</w:t>
      </w:r>
      <w:r w:rsidRPr="00DE7F64">
        <w:rPr>
          <w:rFonts w:ascii="Times New Roman" w:eastAsia="Times New Roman" w:hAnsi="Times New Roman" w:cs="David" w:hint="cs"/>
          <w:sz w:val="24"/>
          <w:szCs w:val="24"/>
          <w:rtl/>
          <w:lang w:eastAsia="he-IL"/>
          <w:rPrChange w:id="3806" w:author="Avi Cohen" w:date="2022-05-02T11:52:00Z">
            <w:rPr>
              <w:rFonts w:ascii="Times New Roman" w:eastAsia="Times New Roman" w:hAnsi="Times New Roman" w:cs="David" w:hint="cs"/>
              <w:sz w:val="24"/>
              <w:szCs w:val="24"/>
              <w:rtl/>
              <w:lang w:eastAsia="he-IL"/>
            </w:rPr>
          </w:rPrChange>
        </w:rPr>
        <w:t>") ו/או שמה המודפס מחייבת את החברה לכל דבר וענין, חתמו בפני על מסמך זה.</w:t>
      </w:r>
    </w:p>
    <w:p w14:paraId="5EF11D4D" w14:textId="77777777" w:rsidR="00461F51" w:rsidRPr="00DE7F64"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Change w:id="3807" w:author="Avi Cohen" w:date="2022-05-02T11:52:00Z">
            <w:rPr>
              <w:rFonts w:ascii="Times New Roman" w:eastAsia="Times New Roman" w:hAnsi="Times New Roman" w:cs="David"/>
              <w:sz w:val="24"/>
              <w:szCs w:val="24"/>
              <w:rtl/>
              <w:lang w:eastAsia="he-IL"/>
            </w:rPr>
          </w:rPrChange>
        </w:rPr>
      </w:pPr>
    </w:p>
    <w:p w14:paraId="62FDEFE2" w14:textId="77777777" w:rsidR="00461F51" w:rsidRPr="00DE7F64"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Change w:id="3808" w:author="Avi Cohen" w:date="2022-05-02T11:52:00Z">
            <w:rPr>
              <w:rFonts w:ascii="Times New Roman" w:eastAsia="Times New Roman" w:hAnsi="Times New Roman" w:cs="David"/>
              <w:sz w:val="24"/>
              <w:szCs w:val="24"/>
              <w:rtl/>
              <w:lang w:eastAsia="he-IL"/>
            </w:rPr>
          </w:rPrChange>
        </w:rPr>
      </w:pPr>
      <w:r w:rsidRPr="00DE7F64">
        <w:rPr>
          <w:rFonts w:ascii="Times New Roman" w:eastAsia="Times New Roman" w:hAnsi="Times New Roman" w:cs="David" w:hint="cs"/>
          <w:sz w:val="24"/>
          <w:szCs w:val="24"/>
          <w:rtl/>
          <w:lang w:eastAsia="he-IL"/>
          <w:rPrChange w:id="3809" w:author="Avi Cohen" w:date="2022-05-02T11:52:00Z">
            <w:rPr>
              <w:rFonts w:ascii="Times New Roman" w:eastAsia="Times New Roman" w:hAnsi="Times New Roman" w:cs="David" w:hint="cs"/>
              <w:sz w:val="24"/>
              <w:szCs w:val="24"/>
              <w:rtl/>
              <w:lang w:eastAsia="he-IL"/>
            </w:rPr>
          </w:rPrChange>
        </w:rPr>
        <w:t xml:space="preserve">    תאריך : _______   </w:t>
      </w:r>
      <w:r w:rsidRPr="00DE7F64">
        <w:rPr>
          <w:rFonts w:ascii="Times New Roman" w:eastAsia="Times New Roman" w:hAnsi="Times New Roman" w:cs="David" w:hint="cs"/>
          <w:sz w:val="24"/>
          <w:szCs w:val="24"/>
          <w:rtl/>
          <w:lang w:eastAsia="he-IL"/>
          <w:rPrChange w:id="3810" w:author="Avi Cohen" w:date="2022-05-02T11:52:00Z">
            <w:rPr>
              <w:rFonts w:ascii="Times New Roman" w:eastAsia="Times New Roman" w:hAnsi="Times New Roman" w:cs="David" w:hint="cs"/>
              <w:sz w:val="24"/>
              <w:szCs w:val="24"/>
              <w:rtl/>
              <w:lang w:eastAsia="he-IL"/>
            </w:rPr>
          </w:rPrChange>
        </w:rPr>
        <w:tab/>
        <w:t>חתימה וחותמת עו"ד/רו"ח : _______________________</w:t>
      </w:r>
    </w:p>
    <w:p w14:paraId="42E893EF" w14:textId="77777777" w:rsidR="00461F51" w:rsidRPr="00DE7F64"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Change w:id="3811" w:author="Avi Cohen" w:date="2022-05-02T11:52:00Z">
            <w:rPr>
              <w:rFonts w:ascii="Times New Roman" w:eastAsia="Times New Roman" w:hAnsi="Times New Roman" w:cs="David"/>
              <w:sz w:val="20"/>
              <w:szCs w:val="20"/>
              <w:rtl/>
              <w:lang w:eastAsia="he-IL"/>
            </w:rPr>
          </w:rPrChange>
        </w:rPr>
      </w:pPr>
    </w:p>
    <w:p w14:paraId="6F8001B3" w14:textId="77777777" w:rsidR="00461F51" w:rsidRPr="00DE7F64"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Change w:id="3812" w:author="Avi Cohen" w:date="2022-05-02T11:52:00Z">
            <w:rPr>
              <w:rFonts w:ascii="Times New Roman" w:eastAsia="Times New Roman" w:hAnsi="Times New Roman" w:cs="David"/>
              <w:sz w:val="20"/>
              <w:szCs w:val="24"/>
              <w:lang w:eastAsia="he-IL"/>
            </w:rPr>
          </w:rPrChange>
        </w:rPr>
      </w:pPr>
    </w:p>
    <w:p w14:paraId="1CCE33FB" w14:textId="77777777" w:rsidR="00461F51" w:rsidRPr="00DE7F64" w:rsidRDefault="00461F51" w:rsidP="00461F51">
      <w:pPr>
        <w:widowControl w:val="0"/>
        <w:spacing w:before="0" w:beforeAutospacing="0" w:after="0" w:afterAutospacing="0" w:line="240" w:lineRule="auto"/>
        <w:jc w:val="both"/>
        <w:rPr>
          <w:rFonts w:ascii="Times New Roman" w:eastAsia="Times New Roman" w:hAnsi="Times New Roman" w:cs="David"/>
          <w:sz w:val="18"/>
          <w:szCs w:val="18"/>
          <w:rtl/>
          <w:lang w:eastAsia="he-IL"/>
          <w:rPrChange w:id="3813" w:author="Avi Cohen" w:date="2022-05-02T11:52:00Z">
            <w:rPr>
              <w:rFonts w:ascii="Times New Roman" w:eastAsia="Times New Roman" w:hAnsi="Times New Roman" w:cs="David"/>
              <w:color w:val="999999"/>
              <w:sz w:val="18"/>
              <w:szCs w:val="18"/>
              <w:rtl/>
              <w:lang w:eastAsia="he-IL"/>
            </w:rPr>
          </w:rPrChange>
        </w:rPr>
      </w:pPr>
    </w:p>
    <w:p w14:paraId="2DACD2B7" w14:textId="77777777" w:rsidR="00461F51" w:rsidRPr="00473317" w:rsidRDefault="00461F51" w:rsidP="00461F51">
      <w:pPr>
        <w:spacing w:before="0" w:beforeAutospacing="0" w:after="0" w:afterAutospacing="0" w:line="240" w:lineRule="auto"/>
        <w:rPr>
          <w:rFonts w:ascii="Times New Roman" w:eastAsia="Times New Roman" w:hAnsi="Times New Roman" w:cs="David"/>
          <w:sz w:val="20"/>
          <w:szCs w:val="24"/>
          <w:rtl/>
        </w:rPr>
      </w:pPr>
    </w:p>
    <w:p w14:paraId="5A1C889A" w14:textId="77777777" w:rsidR="00461F51" w:rsidRPr="00DE7F64" w:rsidRDefault="00461F51" w:rsidP="00461F51">
      <w:pPr>
        <w:spacing w:before="0" w:beforeAutospacing="0" w:after="0" w:afterAutospacing="0" w:line="240" w:lineRule="auto"/>
        <w:rPr>
          <w:rFonts w:ascii="Times New Roman" w:eastAsia="Times New Roman" w:hAnsi="Times New Roman" w:cs="David"/>
          <w:sz w:val="20"/>
          <w:szCs w:val="24"/>
          <w:rtl/>
          <w:rPrChange w:id="3814" w:author="Avi Cohen" w:date="2022-05-02T11:52:00Z">
            <w:rPr>
              <w:rFonts w:ascii="Times New Roman" w:eastAsia="Times New Roman" w:hAnsi="Times New Roman" w:cs="David"/>
              <w:sz w:val="20"/>
              <w:szCs w:val="24"/>
              <w:rtl/>
            </w:rPr>
          </w:rPrChange>
        </w:rPr>
      </w:pPr>
    </w:p>
    <w:p w14:paraId="13B158C9" w14:textId="77777777" w:rsidR="00461F51" w:rsidRPr="00DE7F64"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Change w:id="3815" w:author="Avi Cohen" w:date="2022-05-02T11:52:00Z">
            <w:rPr>
              <w:rFonts w:ascii="Times New Roman" w:eastAsia="Times New Roman" w:hAnsi="Times New Roman" w:cs="David"/>
              <w:sz w:val="20"/>
              <w:szCs w:val="20"/>
              <w:rtl/>
              <w:lang w:eastAsia="he-IL"/>
            </w:rPr>
          </w:rPrChange>
        </w:rPr>
      </w:pPr>
    </w:p>
    <w:p w14:paraId="15A7CC85" w14:textId="77777777" w:rsidR="00461F51" w:rsidRPr="00DE7F64" w:rsidRDefault="00461F51" w:rsidP="00461F51">
      <w:pPr>
        <w:widowControl w:val="0"/>
        <w:spacing w:before="0" w:beforeAutospacing="0" w:after="0" w:afterAutospacing="0" w:line="240" w:lineRule="auto"/>
        <w:jc w:val="both"/>
        <w:rPr>
          <w:rPrChange w:id="3816" w:author="Avi Cohen" w:date="2022-05-02T11:52:00Z">
            <w:rPr/>
          </w:rPrChange>
        </w:rPr>
      </w:pPr>
    </w:p>
    <w:p w14:paraId="615DD851" w14:textId="77777777" w:rsidR="001A69D5" w:rsidRPr="00DE7F64" w:rsidRDefault="001A69D5" w:rsidP="00461F51">
      <w:pPr>
        <w:keepNext/>
        <w:widowControl w:val="0"/>
        <w:spacing w:before="0" w:beforeAutospacing="0" w:after="0" w:afterAutospacing="0" w:line="240" w:lineRule="auto"/>
        <w:jc w:val="center"/>
        <w:outlineLvl w:val="7"/>
        <w:rPr>
          <w:rPrChange w:id="3817" w:author="Avi Cohen" w:date="2022-05-02T11:52:00Z">
            <w:rPr/>
          </w:rPrChange>
        </w:rPr>
      </w:pPr>
    </w:p>
    <w:sectPr w:rsidR="001A69D5" w:rsidRPr="00DE7F6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02E377" w14:textId="77777777" w:rsidR="00D52A75" w:rsidRDefault="00D52A75" w:rsidP="00AF234B">
      <w:pPr>
        <w:spacing w:before="0" w:after="0" w:line="240" w:lineRule="auto"/>
      </w:pPr>
      <w:r>
        <w:separator/>
      </w:r>
    </w:p>
  </w:endnote>
  <w:endnote w:type="continuationSeparator" w:id="0">
    <w:p w14:paraId="5A411B43" w14:textId="77777777" w:rsidR="00D52A75" w:rsidRDefault="00D52A75"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88"/>
      <w:gridCol w:w="2810"/>
      <w:gridCol w:w="232"/>
      <w:gridCol w:w="1040"/>
      <w:gridCol w:w="1826"/>
    </w:tblGrid>
    <w:tr w:rsidR="00D52A75" w:rsidRPr="00F9528C" w14:paraId="6DE68DE5" w14:textId="77777777" w:rsidTr="004E3753">
      <w:tc>
        <w:tcPr>
          <w:tcW w:w="753" w:type="dxa"/>
        </w:tcPr>
        <w:p w14:paraId="1453204C"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40AB510" w14:textId="77777777" w:rsidR="00D52A75" w:rsidRPr="00F9528C" w:rsidRDefault="00D52A75" w:rsidP="004E3753">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2232" w:type="dxa"/>
        </w:tcPr>
        <w:p w14:paraId="39D0FC28"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2166601A" w14:textId="77777777" w:rsidR="00D52A75" w:rsidRPr="00F9528C" w:rsidRDefault="00D52A75" w:rsidP="004E3753">
          <w:pPr>
            <w:tabs>
              <w:tab w:val="center" w:pos="4153"/>
              <w:tab w:val="right" w:pos="8306"/>
            </w:tabs>
            <w:spacing w:before="0" w:after="0" w:line="240" w:lineRule="auto"/>
            <w:rPr>
              <w:rFonts w:ascii="David" w:hAnsi="David"/>
              <w:sz w:val="16"/>
              <w:szCs w:val="16"/>
              <w:rtl/>
            </w:rPr>
          </w:pPr>
        </w:p>
      </w:tc>
      <w:tc>
        <w:tcPr>
          <w:tcW w:w="1129" w:type="dxa"/>
        </w:tcPr>
        <w:p w14:paraId="6F81898D"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786EAB2" w14:textId="0A0315E4" w:rsidR="00D52A75" w:rsidRPr="00F9528C" w:rsidRDefault="00D52A75" w:rsidP="004E3753">
              <w:pPr>
                <w:tabs>
                  <w:tab w:val="center" w:pos="4153"/>
                  <w:tab w:val="right" w:pos="8306"/>
                </w:tabs>
                <w:spacing w:before="0" w:after="0" w:line="240" w:lineRule="auto"/>
                <w:rPr>
                  <w:rFonts w:ascii="David" w:hAnsi="David"/>
                  <w:sz w:val="20"/>
                  <w:szCs w:val="20"/>
                  <w:rtl/>
                </w:rPr>
              </w:pPr>
              <w:del w:id="3818" w:author="Avi Cohen" w:date="2022-04-05T12:18:00Z">
                <w:r w:rsidDel="00264418">
                  <w:rPr>
                    <w:rFonts w:ascii="David" w:hAnsi="David" w:hint="cs"/>
                  </w:rPr>
                  <w:delText>CONT-5-617</w:delText>
                </w:r>
              </w:del>
              <w:ins w:id="3819" w:author="Avi Cohen" w:date="2022-04-05T12:18:00Z">
                <w:r w:rsidR="00264418">
                  <w:rPr>
                    <w:rFonts w:ascii="David" w:hAnsi="David" w:hint="cs"/>
                    <w:sz w:val="20"/>
                    <w:szCs w:val="20"/>
                  </w:rPr>
                  <w:t>CO</w:t>
                </w:r>
                <w:r w:rsidR="00264418">
                  <w:rPr>
                    <w:rFonts w:ascii="David" w:hAnsi="David" w:hint="cs"/>
                    <w:sz w:val="20"/>
                    <w:szCs w:val="20"/>
                    <w:rtl/>
                  </w:rPr>
                  <w:t>NT-10-2181</w:t>
                </w:r>
              </w:ins>
            </w:p>
          </w:tc>
        </w:sdtContent>
      </w:sdt>
    </w:tr>
    <w:tr w:rsidR="00D52A75" w:rsidRPr="00F9528C" w14:paraId="3E868EC9" w14:textId="77777777" w:rsidTr="004E3753">
      <w:tc>
        <w:tcPr>
          <w:tcW w:w="753" w:type="dxa"/>
        </w:tcPr>
        <w:p w14:paraId="40DE8539"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3A9BF70" w14:textId="6B70906B" w:rsidR="00D52A75" w:rsidRPr="00F9528C" w:rsidRDefault="00D52A75" w:rsidP="004E3753">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וישקין תכנון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52A75" w:rsidRPr="00F9528C" w14:paraId="54108219" w14:textId="77777777" w:rsidTr="004E3753">
            <w:trPr>
              <w:trHeight w:val="201"/>
            </w:trPr>
            <w:tc>
              <w:tcPr>
                <w:tcW w:w="926" w:type="dxa"/>
              </w:tcPr>
              <w:p w14:paraId="1221FC77"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CDF0D5D" w14:textId="3F6B728B" w:rsidR="00D52A75" w:rsidRPr="00F9528C" w:rsidRDefault="00DE7F64" w:rsidP="004E3753">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0.3</w:t>
                    </w:r>
                  </w:p>
                </w:tc>
              </w:sdtContent>
            </w:sdt>
          </w:tr>
        </w:tbl>
        <w:p w14:paraId="185BE6B4"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p>
      </w:tc>
      <w:tc>
        <w:tcPr>
          <w:tcW w:w="236" w:type="dxa"/>
        </w:tcPr>
        <w:p w14:paraId="18AE5744"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p>
      </w:tc>
      <w:tc>
        <w:tcPr>
          <w:tcW w:w="1129" w:type="dxa"/>
        </w:tcPr>
        <w:p w14:paraId="7356974E"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BF76FBD" w14:textId="568857B9" w:rsidR="00D52A75" w:rsidRPr="00F9528C" w:rsidRDefault="00473317"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3E3028">
                <w:rPr>
                  <w:rFonts w:ascii="David" w:hAnsi="David"/>
                  <w:sz w:val="20"/>
                  <w:szCs w:val="20"/>
                  <w:rtl/>
                </w:rPr>
                <w:t>3;#</w:t>
              </w:r>
              <w:r w:rsidR="003E3028">
                <w:rPr>
                  <w:rFonts w:ascii="David" w:hAnsi="David"/>
                  <w:sz w:val="20"/>
                  <w:szCs w:val="20"/>
                </w:rPr>
                <w:t>Draft</w:t>
              </w:r>
            </w:sdtContent>
          </w:sdt>
        </w:p>
      </w:tc>
    </w:tr>
    <w:tr w:rsidR="00D52A75" w:rsidRPr="00F9528C" w14:paraId="0CCEEF39" w14:textId="77777777" w:rsidTr="004E3753">
      <w:trPr>
        <w:trHeight w:val="80"/>
      </w:trPr>
      <w:tc>
        <w:tcPr>
          <w:tcW w:w="753" w:type="dxa"/>
        </w:tcPr>
        <w:p w14:paraId="4B2088CA"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p>
      </w:tc>
      <w:tc>
        <w:tcPr>
          <w:tcW w:w="1883" w:type="dxa"/>
        </w:tcPr>
        <w:p w14:paraId="3A2C8A12" w14:textId="77777777" w:rsidR="00D52A75" w:rsidRPr="00F9528C" w:rsidRDefault="00D52A75"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59B9A277"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p>
      </w:tc>
      <w:tc>
        <w:tcPr>
          <w:tcW w:w="236" w:type="dxa"/>
        </w:tcPr>
        <w:p w14:paraId="419A8579"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p>
      </w:tc>
      <w:tc>
        <w:tcPr>
          <w:tcW w:w="1129" w:type="dxa"/>
        </w:tcPr>
        <w:p w14:paraId="5FFF4F6B"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p>
      </w:tc>
      <w:tc>
        <w:tcPr>
          <w:tcW w:w="2073" w:type="dxa"/>
        </w:tcPr>
        <w:p w14:paraId="60969B41" w14:textId="77777777" w:rsidR="00D52A75" w:rsidRPr="00F9528C" w:rsidRDefault="00D52A75" w:rsidP="004E3753">
          <w:pPr>
            <w:tabs>
              <w:tab w:val="center" w:pos="4153"/>
              <w:tab w:val="right" w:pos="8306"/>
            </w:tabs>
            <w:spacing w:before="0" w:after="0" w:line="240" w:lineRule="auto"/>
            <w:rPr>
              <w:rFonts w:ascii="David" w:hAnsi="David"/>
              <w:sz w:val="20"/>
              <w:szCs w:val="20"/>
              <w:rtl/>
            </w:rPr>
          </w:pPr>
        </w:p>
      </w:tc>
    </w:tr>
  </w:tbl>
  <w:p w14:paraId="79BC12AE" w14:textId="77777777" w:rsidR="00D52A75" w:rsidRPr="006A656B" w:rsidRDefault="00D52A75"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82BC40" w14:textId="77777777" w:rsidR="00D52A75" w:rsidRDefault="00D52A75" w:rsidP="00AF234B">
      <w:pPr>
        <w:spacing w:before="0" w:after="0" w:line="240" w:lineRule="auto"/>
      </w:pPr>
      <w:r>
        <w:separator/>
      </w:r>
    </w:p>
  </w:footnote>
  <w:footnote w:type="continuationSeparator" w:id="0">
    <w:p w14:paraId="141E19A2" w14:textId="77777777" w:rsidR="00D52A75" w:rsidRDefault="00D52A75"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E351BC1" w14:textId="77777777" w:rsidR="00D52A75" w:rsidRDefault="00D52A75" w:rsidP="00CF334C">
        <w:pPr>
          <w:pStyle w:val="Header"/>
          <w:jc w:val="center"/>
        </w:pPr>
        <w:r>
          <w:fldChar w:fldCharType="begin"/>
        </w:r>
        <w:r>
          <w:instrText xml:space="preserve"> PAGE   \* MERGEFORMAT </w:instrText>
        </w:r>
        <w:r>
          <w:fldChar w:fldCharType="separate"/>
        </w:r>
        <w:r w:rsidR="00473317">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4"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7"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8"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9"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1"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2"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4" w15:restartNumberingAfterBreak="0">
    <w:nsid w:val="28B55A23"/>
    <w:multiLevelType w:val="hybridMultilevel"/>
    <w:tmpl w:val="194E4256"/>
    <w:lvl w:ilvl="0" w:tplc="0686BD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6" w15:restartNumberingAfterBreak="0">
    <w:nsid w:val="2F3B27A0"/>
    <w:multiLevelType w:val="hybridMultilevel"/>
    <w:tmpl w:val="ABF4486E"/>
    <w:lvl w:ilvl="0" w:tplc="F0269CD8">
      <w:start w:val="1"/>
      <w:numFmt w:val="hebrew1"/>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FC1914"/>
    <w:multiLevelType w:val="hybridMultilevel"/>
    <w:tmpl w:val="EA5EB49C"/>
    <w:lvl w:ilvl="0" w:tplc="9BE2DCEC">
      <w:start w:val="1"/>
      <w:numFmt w:val="hebrew1"/>
      <w:lvlText w:val="%1."/>
      <w:lvlJc w:val="left"/>
      <w:pPr>
        <w:ind w:left="1725" w:hanging="360"/>
      </w:pPr>
      <w:rPr>
        <w:rFonts w:hint="default"/>
      </w:rPr>
    </w:lvl>
    <w:lvl w:ilvl="1" w:tplc="04090019" w:tentative="1">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18"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20"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22"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6"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8"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30"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31" w15:restartNumberingAfterBreak="0">
    <w:nsid w:val="4A347B68"/>
    <w:multiLevelType w:val="multilevel"/>
    <w:tmpl w:val="214254C4"/>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3" w15:restartNumberingAfterBreak="0">
    <w:nsid w:val="68820525"/>
    <w:multiLevelType w:val="hybridMultilevel"/>
    <w:tmpl w:val="37425F4C"/>
    <w:lvl w:ilvl="0" w:tplc="C2D03888">
      <w:start w:val="1"/>
      <w:numFmt w:val="none"/>
      <w:pStyle w:val="a"/>
      <w:lvlText w:val="חלק%1"/>
      <w:lvlJc w:val="left"/>
      <w:pPr>
        <w:tabs>
          <w:tab w:val="num" w:pos="3856"/>
        </w:tabs>
        <w:ind w:left="3402" w:firstLine="0"/>
      </w:pPr>
      <w:rPr>
        <w:rFonts w:cs="David" w:hint="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18"/>
  </w:num>
  <w:num w:numId="3">
    <w:abstractNumId w:val="1"/>
  </w:num>
  <w:num w:numId="4">
    <w:abstractNumId w:val="28"/>
  </w:num>
  <w:num w:numId="5">
    <w:abstractNumId w:val="21"/>
  </w:num>
  <w:num w:numId="6">
    <w:abstractNumId w:val="3"/>
  </w:num>
  <w:num w:numId="7">
    <w:abstractNumId w:val="13"/>
  </w:num>
  <w:num w:numId="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5"/>
  </w:num>
  <w:num w:numId="11">
    <w:abstractNumId w:val="6"/>
  </w:num>
  <w:num w:numId="12">
    <w:abstractNumId w:val="7"/>
  </w:num>
  <w:num w:numId="13">
    <w:abstractNumId w:val="9"/>
  </w:num>
  <w:num w:numId="14">
    <w:abstractNumId w:val="35"/>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6"/>
  </w:num>
  <w:num w:numId="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32"/>
  </w:num>
  <w:num w:numId="28">
    <w:abstractNumId w:val="37"/>
  </w:num>
  <w:num w:numId="29">
    <w:abstractNumId w:val="8"/>
  </w:num>
  <w:num w:numId="30">
    <w:abstractNumId w:val="12"/>
  </w:num>
  <w:num w:numId="31">
    <w:abstractNumId w:val="20"/>
  </w:num>
  <w:num w:numId="32">
    <w:abstractNumId w:val="19"/>
  </w:num>
  <w:num w:numId="33">
    <w:abstractNumId w:val="24"/>
  </w:num>
  <w:num w:numId="34">
    <w:abstractNumId w:val="23"/>
  </w:num>
  <w:num w:numId="35">
    <w:abstractNumId w:val="4"/>
  </w:num>
  <w:num w:numId="36">
    <w:abstractNumId w:val="25"/>
  </w:num>
  <w:num w:numId="37">
    <w:abstractNumId w:val="14"/>
  </w:num>
  <w:num w:numId="38">
    <w:abstractNumId w:val="16"/>
  </w:num>
  <w:num w:numId="39">
    <w:abstractNumId w:val="17"/>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4"/>
    <w:lvlOverride w:ilvl="0">
      <w:startOverride w:val="1"/>
    </w:lvlOverride>
    <w:lvlOverride w:ilvl="1"/>
    <w:lvlOverride w:ilvl="2"/>
    <w:lvlOverride w:ilvl="3"/>
    <w:lvlOverride w:ilvl="4"/>
    <w:lvlOverride w:ilvl="5"/>
    <w:lvlOverride w:ilvl="6"/>
    <w:lvlOverride w:ilvl="7"/>
    <w:lvlOverride w:ilvl="8"/>
  </w:num>
  <w:num w:numId="43">
    <w:abstractNumId w:val="34"/>
  </w:num>
  <w:num w:numId="44">
    <w:abstractNumId w:val="2"/>
  </w:num>
  <w:num w:numId="45">
    <w:abstractNumId w:val="30"/>
  </w:num>
  <w:num w:numId="46">
    <w:abstractNumId w:val="26"/>
  </w:num>
  <w:num w:numId="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1"/>
  </w:num>
  <w:num w:numId="49">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ocumentProtection w:edit="trackedChanges" w:enforcement="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56233"/>
    <w:rsid w:val="00264418"/>
    <w:rsid w:val="00272D43"/>
    <w:rsid w:val="00297975"/>
    <w:rsid w:val="003246B9"/>
    <w:rsid w:val="003302DA"/>
    <w:rsid w:val="003E3028"/>
    <w:rsid w:val="00461F51"/>
    <w:rsid w:val="00473317"/>
    <w:rsid w:val="004A719C"/>
    <w:rsid w:val="004E3753"/>
    <w:rsid w:val="00552E11"/>
    <w:rsid w:val="00562856"/>
    <w:rsid w:val="005C3B59"/>
    <w:rsid w:val="005E059A"/>
    <w:rsid w:val="005E50FA"/>
    <w:rsid w:val="00625DFA"/>
    <w:rsid w:val="006A08C8"/>
    <w:rsid w:val="006A656B"/>
    <w:rsid w:val="007018B4"/>
    <w:rsid w:val="0072103C"/>
    <w:rsid w:val="00736034"/>
    <w:rsid w:val="007D6A6B"/>
    <w:rsid w:val="00835FB5"/>
    <w:rsid w:val="008C64C6"/>
    <w:rsid w:val="008D66BB"/>
    <w:rsid w:val="00941215"/>
    <w:rsid w:val="00942177"/>
    <w:rsid w:val="00A8581C"/>
    <w:rsid w:val="00AB2FE5"/>
    <w:rsid w:val="00AF234B"/>
    <w:rsid w:val="00BA3CDF"/>
    <w:rsid w:val="00BE17B4"/>
    <w:rsid w:val="00C16E00"/>
    <w:rsid w:val="00C406A1"/>
    <w:rsid w:val="00C80974"/>
    <w:rsid w:val="00CD7517"/>
    <w:rsid w:val="00CE2C28"/>
    <w:rsid w:val="00CF334C"/>
    <w:rsid w:val="00D52A75"/>
    <w:rsid w:val="00DE7F64"/>
    <w:rsid w:val="00E118E8"/>
    <w:rsid w:val="00E679C7"/>
    <w:rsid w:val="00EA1FE0"/>
    <w:rsid w:val="00EC2F80"/>
    <w:rsid w:val="00EC37B6"/>
    <w:rsid w:val="00FC200A"/>
    <w:rsid w:val="00FC60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445E63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D6A6B"/>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7D6A6B"/>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7D6A6B"/>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7D6A6B"/>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7D6A6B"/>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7D6A6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7D6A6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7D6A6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7D6A6B"/>
    <w:rPr>
      <w:rFonts w:ascii="Times New Roman" w:eastAsia="Times New Roman" w:hAnsi="Times New Roman" w:cs="David"/>
      <w:bCs/>
      <w:sz w:val="20"/>
      <w:szCs w:val="24"/>
      <w:u w:val="single"/>
      <w:lang w:eastAsia="he-IL"/>
    </w:rPr>
  </w:style>
  <w:style w:type="numbering" w:customStyle="1" w:styleId="NoList1">
    <w:name w:val="No List1"/>
    <w:next w:val="NoList"/>
    <w:semiHidden/>
    <w:rsid w:val="007D6A6B"/>
  </w:style>
  <w:style w:type="paragraph" w:styleId="BodyText">
    <w:name w:val="Body Text"/>
    <w:basedOn w:val="Normal"/>
    <w:link w:val="BodyTextChar"/>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D6A6B"/>
    <w:rPr>
      <w:rFonts w:ascii="Times New Roman" w:eastAsia="Times New Roman" w:hAnsi="Times New Roman" w:cs="David"/>
      <w:sz w:val="20"/>
      <w:szCs w:val="24"/>
      <w:lang w:eastAsia="he-IL"/>
    </w:rPr>
  </w:style>
  <w:style w:type="paragraph" w:styleId="Title">
    <w:name w:val="Title"/>
    <w:basedOn w:val="Normal"/>
    <w:link w:val="TitleChar"/>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D6A6B"/>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7D6A6B"/>
  </w:style>
  <w:style w:type="paragraph" w:styleId="BlockText">
    <w:name w:val="Block Text"/>
    <w:basedOn w:val="Normal"/>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7D6A6B"/>
    <w:pPr>
      <w:ind w:left="540" w:hanging="540"/>
    </w:pPr>
    <w:rPr>
      <w:szCs w:val="22"/>
    </w:rPr>
  </w:style>
  <w:style w:type="paragraph" w:customStyle="1" w:styleId="a1">
    <w:name w:val="חתימה קו אחד"/>
    <w:basedOn w:val="1"/>
    <w:rsid w:val="007D6A6B"/>
    <w:pPr>
      <w:tabs>
        <w:tab w:val="left" w:pos="2880"/>
        <w:tab w:val="left" w:pos="5220"/>
        <w:tab w:val="left" w:pos="7740"/>
      </w:tabs>
      <w:ind w:left="360"/>
    </w:pPr>
    <w:rPr>
      <w:sz w:val="22"/>
      <w:szCs w:val="22"/>
    </w:rPr>
  </w:style>
  <w:style w:type="paragraph" w:customStyle="1" w:styleId="10">
    <w:name w:val="חתימה קו 1 נקודות"/>
    <w:basedOn w:val="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D6A6B"/>
    <w:rPr>
      <w:rFonts w:ascii="Tahoma" w:eastAsia="Times New Roman" w:hAnsi="Tahoma" w:cs="Tahoma"/>
      <w:sz w:val="16"/>
      <w:szCs w:val="16"/>
      <w:lang w:eastAsia="he-IL"/>
    </w:rPr>
  </w:style>
  <w:style w:type="paragraph" w:customStyle="1" w:styleId="BodyTextIndent1">
    <w:name w:val="Body Text Indent1"/>
    <w:basedOn w:val="Normal"/>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BodyTextIndent3">
    <w:name w:val="Body Text Indent 3"/>
    <w:basedOn w:val="Normal"/>
    <w:link w:val="BodyTextIndent3Char"/>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D6A6B"/>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D6A6B"/>
    <w:rPr>
      <w:rFonts w:ascii="Times New Roman" w:eastAsia="Times New Roman" w:hAnsi="Times New Roman" w:cs="David"/>
      <w:sz w:val="20"/>
      <w:szCs w:val="24"/>
      <w:lang w:eastAsia="he-IL"/>
    </w:rPr>
  </w:style>
  <w:style w:type="paragraph" w:customStyle="1" w:styleId="a2">
    <w:name w:val="סגנון"/>
    <w:basedOn w:val="Normal"/>
    <w:next w:val="BlockText"/>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7D6A6B"/>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81C"/>
    <w:pPr>
      <w:ind w:left="720"/>
      <w:contextualSpacing/>
    </w:pPr>
  </w:style>
  <w:style w:type="paragraph" w:customStyle="1" w:styleId="a3">
    <w:name w:val="היסט_כפול"/>
    <w:basedOn w:val="Normal"/>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numbering" w:customStyle="1" w:styleId="NoList2">
    <w:name w:val="No List2"/>
    <w:next w:val="NoList"/>
    <w:uiPriority w:val="99"/>
    <w:semiHidden/>
    <w:unhideWhenUsed/>
    <w:rsid w:val="005E50FA"/>
  </w:style>
  <w:style w:type="numbering" w:customStyle="1" w:styleId="NoList11">
    <w:name w:val="No List11"/>
    <w:next w:val="NoList"/>
    <w:semiHidden/>
    <w:rsid w:val="005E50FA"/>
  </w:style>
  <w:style w:type="numbering" w:customStyle="1" w:styleId="NoList21">
    <w:name w:val="No List21"/>
    <w:next w:val="NoList"/>
    <w:semiHidden/>
    <w:unhideWhenUsed/>
    <w:rsid w:val="005E50FA"/>
  </w:style>
  <w:style w:type="character" w:customStyle="1" w:styleId="xdtextboxrtl1">
    <w:name w:val="xdtextboxrtl1"/>
    <w:basedOn w:val="DefaultParagraphFont"/>
    <w:rsid w:val="005E50FA"/>
    <w:rPr>
      <w:color w:val="auto"/>
      <w:bdr w:val="single" w:sz="8" w:space="1" w:color="DCDCDC" w:frame="1"/>
      <w:shd w:val="clear" w:color="auto" w:fill="FFFFFF"/>
    </w:rPr>
  </w:style>
  <w:style w:type="paragraph" w:styleId="Revision">
    <w:name w:val="Revision"/>
    <w:hidden/>
    <w:uiPriority w:val="99"/>
    <w:semiHidden/>
    <w:rsid w:val="005E50FA"/>
    <w:pPr>
      <w:spacing w:after="0" w:line="240" w:lineRule="auto"/>
    </w:pPr>
    <w:rPr>
      <w:rFonts w:cs="David"/>
      <w:szCs w:val="24"/>
    </w:rPr>
  </w:style>
  <w:style w:type="paragraph" w:customStyle="1" w:styleId="a">
    <w:name w:val="חלק"/>
    <w:basedOn w:val="Normal"/>
    <w:rsid w:val="005E50FA"/>
    <w:pPr>
      <w:numPr>
        <w:numId w:val="49"/>
      </w:numPr>
      <w:spacing w:before="0" w:beforeAutospacing="0" w:after="240" w:afterAutospacing="0" w:line="360" w:lineRule="auto"/>
      <w:jc w:val="both"/>
    </w:pPr>
    <w:rPr>
      <w:rFonts w:ascii="Arial" w:eastAsia="Times New Roman" w:hAnsi="Arial" w:cs="David"/>
      <w:b/>
      <w:bCs/>
      <w:sz w:val="3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PlaceholderText"/>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PlaceholderText"/>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PlaceholderText"/>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PlaceholderText"/>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PlaceholderText"/>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PlaceholderText"/>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PlaceholderText"/>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PlaceholderText"/>
              <w:rtl/>
            </w:rPr>
            <w:t>[רשות מקומית]</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PlaceholderText"/>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PlaceholderText"/>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PlaceholderText"/>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PlaceholderText"/>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PlaceholderText"/>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PlaceholderText"/>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PlaceholderText"/>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PlaceholderText"/>
              <w:rtl/>
            </w:rPr>
            <w:t>[שדה נוסף 6]</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PlaceholderText"/>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PlaceholderText"/>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PlaceholderText"/>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PlaceholderText"/>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PlaceholderText"/>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PlaceholderText"/>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PlaceholderText"/>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PlaceholderText"/>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PlaceholderText"/>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PlaceholderText"/>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PlaceholderText"/>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PlaceholderText"/>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PlaceholderText"/>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PlaceholderText"/>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PlaceholderText"/>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PlaceholderText"/>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PlaceholderText"/>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PlaceholderText"/>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PlaceholderText"/>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PlaceholderText"/>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PlaceholderText"/>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PlaceholderText"/>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PlaceholderText"/>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PlaceholderText"/>
              <w:rtl/>
            </w:rPr>
            <w:t>[שם ספק]</w:t>
          </w:r>
        </w:p>
      </w:docPartBody>
    </w:docPart>
    <w:docPart>
      <w:docPartPr>
        <w:name w:val="0B76A97466084D1E8121F225A481F83A"/>
        <w:category>
          <w:name w:val="General"/>
          <w:gallery w:val="placeholder"/>
        </w:category>
        <w:types>
          <w:type w:val="bbPlcHdr"/>
        </w:types>
        <w:behaviors>
          <w:behavior w:val="content"/>
        </w:behaviors>
        <w:guid w:val="{94632C12-798E-4F2C-9210-0ABE6DF14A34}"/>
      </w:docPartPr>
      <w:docPartBody>
        <w:p w:rsidR="008B0A4C" w:rsidRDefault="008B0A4C" w:rsidP="008B0A4C">
          <w:pPr>
            <w:pStyle w:val="0B76A97466084D1E8121F225A481F83A"/>
          </w:pPr>
          <w:r w:rsidRPr="003059F5">
            <w:rPr>
              <w:rStyle w:val="PlaceholderText"/>
              <w:rtl/>
            </w:rPr>
            <w:t>[אחוז השתתפות צד א]</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8B0A4C"/>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0A4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 w:type="paragraph" w:customStyle="1" w:styleId="0B76A97466084D1E8121F225A481F83A">
    <w:name w:val="0B76A97466084D1E8121F225A481F83A"/>
    <w:rsid w:val="008B0A4C"/>
    <w:pPr>
      <w:bidi/>
    </w:pPr>
  </w:style>
  <w:style w:type="paragraph" w:customStyle="1" w:styleId="6AF6E1B6BBB24EA1A8A85FC8706A5A55">
    <w:name w:val="6AF6E1B6BBB24EA1A8A85FC8706A5A55"/>
    <w:rsid w:val="008B0A4C"/>
    <w:pPr>
      <w:bidi/>
    </w:pPr>
  </w:style>
  <w:style w:type="paragraph" w:customStyle="1" w:styleId="847B9F2B2E194EE6BCDD74A65DD2534B">
    <w:name w:val="847B9F2B2E194EE6BCDD74A65DD2534B"/>
    <w:rsid w:val="008B0A4C"/>
    <w:pPr>
      <w:bidi/>
    </w:pPr>
  </w:style>
  <w:style w:type="paragraph" w:customStyle="1" w:styleId="93C6559608FF459892B832C711D375CD">
    <w:name w:val="93C6559608FF459892B832C711D375CD"/>
    <w:rsid w:val="008B0A4C"/>
    <w:pPr>
      <w:bidi/>
    </w:pPr>
  </w:style>
  <w:style w:type="paragraph" w:customStyle="1" w:styleId="17767D0EBEF4477385D4E2AA28299409">
    <w:name w:val="17767D0EBEF4477385D4E2AA28299409"/>
    <w:rsid w:val="008B0A4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schemas.microsoft.com/office/2006/documentManagement/types"/>
    <ds:schemaRef ds:uri="http://purl.org/dc/elements/1.1/"/>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3992DC1F-8247-4435-A9BC-C9A20CB935D3}"/>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9A3A9423-5D88-464C-BA89-65FE90332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8184402-A5E2-454D-BDE3-4719E772E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35</Pages>
  <Words>10767</Words>
  <Characters>53840</Characters>
  <Application>Microsoft Office Word</Application>
  <DocSecurity>0</DocSecurity>
  <Lines>448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22</cp:revision>
  <cp:lastPrinted>2022-05-02T08:53:00Z</cp:lastPrinted>
  <dcterms:created xsi:type="dcterms:W3CDTF">2022-04-03T11:52:00Z</dcterms:created>
  <dcterms:modified xsi:type="dcterms:W3CDTF">2022-05-03T06:46:00Z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51d67c64-825b-4218-ad58-29b77c9da365</vt:lpwstr>
  </property>
</Properties>
</file>