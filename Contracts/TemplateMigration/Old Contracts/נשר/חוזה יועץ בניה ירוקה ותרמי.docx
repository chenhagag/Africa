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2D5476" w14:textId="77777777" w:rsidR="000206FA" w:rsidRPr="00AE1557"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0E0B36" w14:textId="77777777" w:rsidR="000206FA" w:rsidRPr="00AE1557"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D0D002" w14:textId="77777777" w:rsidR="000206FA" w:rsidRPr="00AE1557"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C8E22D" w14:textId="77777777" w:rsidR="000206FA" w:rsidRPr="00AE1557"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9B616" w14:textId="77777777" w:rsidR="000206FA" w:rsidRPr="00AE1557"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CEB2662" w14:textId="77777777" w:rsidR="000206FA" w:rsidRPr="00AE1557"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42C66E0"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F386F">
        <w:rPr>
          <w:rFonts w:ascii="Times New Roman" w:eastAsia="Times New Roman" w:hAnsi="Times New Roman" w:cs="David"/>
          <w:bCs/>
          <w:i/>
          <w:iCs/>
          <w:noProof/>
          <w:sz w:val="32"/>
          <w:szCs w:val="32"/>
        </w:rPr>
        <w:drawing>
          <wp:inline distT="0" distB="0" distL="0" distR="0" wp14:anchorId="56E345E6" wp14:editId="67FD760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6738114"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82BD713"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E6C2A7" w14:textId="77777777" w:rsidR="00C8505B" w:rsidRPr="002F386F"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C656D6" w14:textId="77777777" w:rsidR="00C8505B" w:rsidRPr="002F386F"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E253C" w14:textId="42992760" w:rsidR="000206FA" w:rsidRPr="002F386F" w:rsidRDefault="000206FA" w:rsidP="00A46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F386F">
        <w:rPr>
          <w:rFonts w:ascii="Times New Roman" w:eastAsia="Times New Roman" w:hAnsi="Times New Roman" w:cs="David" w:hint="cs"/>
          <w:bCs/>
          <w:sz w:val="32"/>
          <w:szCs w:val="32"/>
          <w:u w:val="single"/>
          <w:rtl/>
          <w:lang w:eastAsia="he-IL"/>
        </w:rPr>
        <w:t>חוזה יועץ בניה ירוקה</w:t>
      </w:r>
      <w:r w:rsidR="00A4660F" w:rsidRPr="002F386F">
        <w:rPr>
          <w:rFonts w:ascii="Times New Roman" w:eastAsia="Times New Roman" w:hAnsi="Times New Roman" w:cs="David" w:hint="cs"/>
          <w:bCs/>
          <w:sz w:val="32"/>
          <w:szCs w:val="32"/>
          <w:u w:val="single"/>
          <w:rtl/>
          <w:lang w:eastAsia="he-IL"/>
        </w:rPr>
        <w:t xml:space="preserve"> </w:t>
      </w:r>
      <w:r w:rsidR="00A133F6" w:rsidRPr="002F386F">
        <w:rPr>
          <w:rFonts w:ascii="Times New Roman" w:eastAsia="Times New Roman" w:hAnsi="Times New Roman" w:cs="David" w:hint="cs"/>
          <w:bCs/>
          <w:sz w:val="32"/>
          <w:szCs w:val="32"/>
          <w:u w:val="single"/>
          <w:rtl/>
          <w:lang w:eastAsia="he-IL"/>
        </w:rPr>
        <w:t>,</w:t>
      </w:r>
      <w:r w:rsidR="00A4660F" w:rsidRPr="002F386F">
        <w:rPr>
          <w:rFonts w:ascii="Times New Roman" w:eastAsia="Times New Roman" w:hAnsi="Times New Roman" w:cs="David" w:hint="cs"/>
          <w:bCs/>
          <w:sz w:val="32"/>
          <w:szCs w:val="32"/>
          <w:u w:val="single"/>
          <w:rtl/>
          <w:lang w:eastAsia="he-IL"/>
        </w:rPr>
        <w:t xml:space="preserve"> </w:t>
      </w:r>
      <w:r w:rsidR="00601C7C" w:rsidRPr="002F386F">
        <w:rPr>
          <w:rFonts w:ascii="Times New Roman" w:eastAsia="Times New Roman" w:hAnsi="Times New Roman" w:cs="David" w:hint="cs"/>
          <w:bCs/>
          <w:sz w:val="32"/>
          <w:szCs w:val="32"/>
          <w:u w:val="single"/>
          <w:rtl/>
          <w:lang w:eastAsia="he-IL"/>
        </w:rPr>
        <w:t xml:space="preserve">תרמי </w:t>
      </w:r>
      <w:r w:rsidR="00A4660F" w:rsidRPr="002F386F">
        <w:rPr>
          <w:rFonts w:ascii="Times New Roman" w:eastAsia="Times New Roman" w:hAnsi="Times New Roman" w:cs="David" w:hint="cs"/>
          <w:bCs/>
          <w:sz w:val="32"/>
          <w:szCs w:val="32"/>
          <w:u w:val="single"/>
          <w:rtl/>
          <w:lang w:eastAsia="he-IL"/>
        </w:rPr>
        <w:t xml:space="preserve"> ואשפה </w:t>
      </w:r>
    </w:p>
    <w:p w14:paraId="62E7524D"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4D3634"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547C0"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3E68F1"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4CB75F"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4239ED8" w14:textId="77777777" w:rsidR="00C8505B" w:rsidRPr="002F386F" w:rsidRDefault="0077456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F386F">
            <w:rPr>
              <w:rFonts w:ascii="Times New Roman" w:eastAsia="Times New Roman" w:hAnsi="Times New Roman" w:cs="David"/>
              <w:bCs/>
              <w:sz w:val="24"/>
              <w:szCs w:val="24"/>
              <w:u w:val="single"/>
              <w:rtl/>
              <w:lang w:eastAsia="he-IL"/>
            </w:rPr>
            <w:t xml:space="preserve">אגמי הכרמל </w:t>
          </w:r>
        </w:p>
      </w:sdtContent>
    </w:sdt>
    <w:p w14:paraId="65916429"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BC72BB"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8A30BE"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57CEDCC" w14:textId="77777777" w:rsidR="00C8505B" w:rsidRPr="002F386F" w:rsidRDefault="0077456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F386F">
            <w:rPr>
              <w:rFonts w:ascii="Times New Roman" w:eastAsia="Times New Roman" w:hAnsi="Times New Roman" w:cs="David"/>
              <w:bCs/>
              <w:sz w:val="24"/>
              <w:szCs w:val="24"/>
              <w:u w:val="single"/>
              <w:rtl/>
              <w:lang w:eastAsia="he-IL"/>
            </w:rPr>
            <w:t>נשר</w:t>
          </w:r>
        </w:p>
      </w:sdtContent>
    </w:sdt>
    <w:p w14:paraId="64BB7FDA"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24B8BF" w14:textId="77777777" w:rsidR="00C8505B" w:rsidRPr="002F386F"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D0361B"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B85E8E"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1068FE"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98B855"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E4699F"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B4E34F"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8132C8"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85D77B"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A865B1"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52399A"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789DFD"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51D2F7"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1748B0"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4C648C"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BA3C2D"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A38B12"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1B3424"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AC13A2" w14:textId="77777777" w:rsidR="002D6C1F" w:rsidRPr="002F386F"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79FD6D"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FC14B1"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B298D4"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2F386F">
        <w:rPr>
          <w:rFonts w:ascii="Times New Roman" w:eastAsia="Times New Roman" w:hAnsi="Times New Roman" w:cs="David" w:hint="cs"/>
          <w:bCs/>
          <w:sz w:val="32"/>
          <w:szCs w:val="32"/>
          <w:u w:val="single"/>
          <w:rtl/>
          <w:lang w:eastAsia="he-IL"/>
        </w:rPr>
        <w:t>חוזה</w:t>
      </w:r>
      <w:r w:rsidR="00C8505B" w:rsidRPr="002F386F">
        <w:rPr>
          <w:rFonts w:ascii="Times New Roman" w:eastAsia="Times New Roman" w:hAnsi="Times New Roman" w:cs="David" w:hint="cs"/>
          <w:bCs/>
          <w:i/>
          <w:iCs/>
          <w:sz w:val="32"/>
          <w:szCs w:val="32"/>
          <w:u w:val="single"/>
          <w:rtl/>
          <w:lang w:eastAsia="he-IL"/>
        </w:rPr>
        <w:t xml:space="preserve"> </w:t>
      </w:r>
      <w:r w:rsidR="00442A61" w:rsidRPr="002F386F">
        <w:rPr>
          <w:rFonts w:ascii="Times New Roman" w:eastAsia="Times New Roman" w:hAnsi="Times New Roman" w:cs="David" w:hint="cs"/>
          <w:bCs/>
          <w:sz w:val="32"/>
          <w:szCs w:val="32"/>
          <w:u w:val="single"/>
          <w:rtl/>
          <w:lang w:eastAsia="he-IL"/>
        </w:rPr>
        <w:t xml:space="preserve">יועץ </w:t>
      </w:r>
      <w:r w:rsidR="00C8505B" w:rsidRPr="002F386F">
        <w:rPr>
          <w:rFonts w:ascii="Times New Roman" w:eastAsia="Times New Roman" w:hAnsi="Times New Roman" w:cs="David" w:hint="cs"/>
          <w:bCs/>
          <w:sz w:val="32"/>
          <w:szCs w:val="32"/>
          <w:u w:val="single"/>
          <w:rtl/>
          <w:lang w:eastAsia="he-IL"/>
        </w:rPr>
        <w:t>בניה ירוקה</w:t>
      </w:r>
    </w:p>
    <w:p w14:paraId="399DBE47"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3998BA6" w14:textId="77777777" w:rsidR="000206FA" w:rsidRPr="002F386F" w:rsidRDefault="000206FA" w:rsidP="008771C2">
      <w:pPr>
        <w:widowControl w:val="0"/>
        <w:spacing w:before="0" w:beforeAutospacing="0" w:after="0" w:afterAutospacing="0" w:line="240" w:lineRule="auto"/>
        <w:jc w:val="center"/>
        <w:rPr>
          <w:rFonts w:ascii="Times New Roman" w:eastAsia="Times New Roman" w:hAnsi="Times New Roman" w:cs="David"/>
          <w:sz w:val="24"/>
          <w:szCs w:val="24"/>
          <w:rtl/>
        </w:rPr>
      </w:pPr>
      <w:r w:rsidRPr="002F386F">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1533406696"/>
          <w:placeholder>
            <w:docPart w:val="258662A0C68A4F8EB7E57EB74DB5D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13T00:00:00Z">
            <w:dateFormat w:val="dd/MM/yyyy"/>
            <w:lid w:val="he-IL"/>
            <w:storeMappedDataAs w:val="dateTime"/>
            <w:calendar w:val="gregorian"/>
          </w:date>
        </w:sdtPr>
        <w:sdtContent>
          <w:r w:rsidR="0077456B" w:rsidRPr="002F386F">
            <w:rPr>
              <w:rFonts w:ascii="Times New Roman" w:eastAsia="Times New Roman" w:hAnsi="Times New Roman" w:cs="David" w:hint="cs"/>
              <w:sz w:val="24"/>
              <w:szCs w:val="24"/>
              <w:rtl/>
              <w:lang w:eastAsia="he-IL"/>
            </w:rPr>
            <w:t>‏13/07/2022</w:t>
          </w:r>
        </w:sdtContent>
      </w:sdt>
    </w:p>
    <w:p w14:paraId="648F41AF" w14:textId="77777777" w:rsidR="000206FA" w:rsidRPr="002F386F"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66D7C371"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E71C354"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5F6254" w14:textId="77777777" w:rsidR="000206FA" w:rsidRPr="002F386F"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F386F">
        <w:rPr>
          <w:rFonts w:ascii="Times New Roman" w:eastAsia="Times New Roman" w:hAnsi="Times New Roman" w:cs="David" w:hint="cs"/>
          <w:bCs/>
          <w:sz w:val="20"/>
          <w:szCs w:val="24"/>
          <w:rtl/>
          <w:lang w:eastAsia="he-IL"/>
        </w:rPr>
        <w:lastRenderedPageBreak/>
        <w:t>ב י ן</w:t>
      </w:r>
    </w:p>
    <w:sdt>
      <w:sdtPr>
        <w:rPr>
          <w:rFonts w:ascii="Times New Roman" w:eastAsia="Times New Roman" w:hAnsi="Times New Roman" w:cs="David"/>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F4C113F" w14:textId="44BF970B" w:rsidR="000206FA" w:rsidRPr="002F386F" w:rsidRDefault="00E65B53" w:rsidP="000206FA">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2F386F">
            <w:rPr>
              <w:rFonts w:ascii="Times New Roman" w:eastAsia="Times New Roman" w:hAnsi="Times New Roman" w:cs="David"/>
              <w:sz w:val="24"/>
              <w:szCs w:val="24"/>
              <w:rtl/>
            </w:rPr>
            <w:br/>
            <w:t>אפריקה ישראל מגורים בע"מ</w:t>
          </w:r>
          <w:r w:rsidRPr="002F386F">
            <w:rPr>
              <w:rFonts w:ascii="Times New Roman" w:eastAsia="Times New Roman" w:hAnsi="Times New Roman" w:cs="David"/>
              <w:sz w:val="24"/>
              <w:szCs w:val="24"/>
              <w:rtl/>
            </w:rPr>
            <w:br/>
            <w:t>יוני נתניהו 1 ג' אור יהודה</w:t>
          </w:r>
          <w:r w:rsidRPr="002F386F">
            <w:rPr>
              <w:rFonts w:ascii="Times New Roman" w:eastAsia="Times New Roman" w:hAnsi="Times New Roman" w:cs="David"/>
              <w:sz w:val="24"/>
              <w:szCs w:val="24"/>
              <w:rtl/>
            </w:rPr>
            <w:br/>
            <w:t>מ.ז 52-003476-0</w:t>
          </w:r>
          <w:r w:rsidRPr="002F386F">
            <w:rPr>
              <w:rFonts w:ascii="Times New Roman" w:eastAsia="Times New Roman" w:hAnsi="Times New Roman" w:cs="David"/>
              <w:sz w:val="24"/>
              <w:szCs w:val="24"/>
              <w:rtl/>
            </w:rPr>
            <w:br/>
          </w:r>
          <w:r w:rsidRPr="002F386F">
            <w:rPr>
              <w:rFonts w:ascii="Times New Roman" w:eastAsia="Times New Roman" w:hAnsi="Times New Roman" w:cs="David"/>
              <w:sz w:val="24"/>
              <w:szCs w:val="24"/>
              <w:rtl/>
            </w:rPr>
            <w:br/>
            <w:t>כלל נכסי נדלן נשר מרכז (נ.נ.נ.מ) שותפות מוגבלת</w:t>
          </w:r>
          <w:r w:rsidRPr="002F386F">
            <w:rPr>
              <w:rFonts w:ascii="Times New Roman" w:eastAsia="Times New Roman" w:hAnsi="Times New Roman" w:cs="David"/>
              <w:sz w:val="24"/>
              <w:szCs w:val="24"/>
              <w:rtl/>
            </w:rPr>
            <w:br/>
            <w:t>מרכז עזריאלי בניין משולש 3, תל אביב</w:t>
          </w:r>
          <w:r w:rsidRPr="002F386F">
            <w:rPr>
              <w:rFonts w:ascii="Times New Roman" w:eastAsia="Times New Roman" w:hAnsi="Times New Roman" w:cs="David"/>
              <w:sz w:val="24"/>
              <w:szCs w:val="24"/>
              <w:rtl/>
            </w:rPr>
            <w:br/>
            <w:t>540283033</w:t>
          </w:r>
          <w:r w:rsidRPr="002F386F">
            <w:rPr>
              <w:rFonts w:ascii="Times New Roman" w:eastAsia="Times New Roman" w:hAnsi="Times New Roman" w:cs="David"/>
              <w:sz w:val="24"/>
              <w:szCs w:val="24"/>
              <w:rtl/>
            </w:rPr>
            <w:br/>
          </w:r>
          <w:r w:rsidRPr="002F386F">
            <w:rPr>
              <w:rFonts w:ascii="Times New Roman" w:eastAsia="Times New Roman" w:hAnsi="Times New Roman" w:cs="David"/>
              <w:sz w:val="24"/>
              <w:szCs w:val="24"/>
              <w:rtl/>
            </w:rPr>
            <w:br/>
            <w:t>שיכון ובינוי נדל"ן בע"מ</w:t>
          </w:r>
          <w:r w:rsidRPr="002F386F">
            <w:rPr>
              <w:rFonts w:ascii="Times New Roman" w:eastAsia="Times New Roman" w:hAnsi="Times New Roman" w:cs="David"/>
              <w:sz w:val="24"/>
              <w:szCs w:val="24"/>
              <w:rtl/>
            </w:rPr>
            <w:br/>
            <w:t>שלם 3 רמת גן 52215</w:t>
          </w:r>
          <w:r w:rsidRPr="002F386F">
            <w:rPr>
              <w:rFonts w:ascii="Times New Roman" w:eastAsia="Times New Roman" w:hAnsi="Times New Roman" w:cs="David"/>
              <w:sz w:val="24"/>
              <w:szCs w:val="24"/>
              <w:rtl/>
            </w:rPr>
            <w:br/>
            <w:t>מ.ז 52-002117-1</w:t>
          </w:r>
          <w:r w:rsidRPr="002F386F">
            <w:rPr>
              <w:rFonts w:ascii="Times New Roman" w:eastAsia="Times New Roman" w:hAnsi="Times New Roman" w:cs="David"/>
              <w:sz w:val="24"/>
              <w:szCs w:val="24"/>
              <w:rtl/>
            </w:rPr>
            <w:br/>
          </w:r>
        </w:p>
      </w:sdtContent>
    </w:sdt>
    <w:p w14:paraId="243E8AE9" w14:textId="77777777" w:rsidR="000206FA" w:rsidRPr="002F386F"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F386F">
        <w:rPr>
          <w:rFonts w:ascii="Times New Roman" w:eastAsia="Times New Roman" w:hAnsi="Times New Roman" w:cs="David" w:hint="cs"/>
          <w:sz w:val="20"/>
          <w:szCs w:val="24"/>
          <w:rtl/>
          <w:lang w:eastAsia="he-IL"/>
        </w:rPr>
        <w:t>(להלן: "</w:t>
      </w:r>
      <w:r w:rsidRPr="002F386F">
        <w:rPr>
          <w:rFonts w:ascii="Times New Roman" w:eastAsia="Times New Roman" w:hAnsi="Times New Roman" w:cs="David" w:hint="cs"/>
          <w:b/>
          <w:bCs/>
          <w:sz w:val="20"/>
          <w:szCs w:val="24"/>
          <w:rtl/>
          <w:lang w:eastAsia="he-IL"/>
        </w:rPr>
        <w:t>המזמין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hint="cs"/>
          <w:bCs/>
          <w:sz w:val="20"/>
          <w:szCs w:val="24"/>
          <w:rtl/>
          <w:lang w:eastAsia="he-IL"/>
        </w:rPr>
        <w:t xml:space="preserve">       </w:t>
      </w:r>
    </w:p>
    <w:p w14:paraId="0E63CB37" w14:textId="77777777" w:rsidR="000206FA" w:rsidRPr="002F386F"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F386F">
        <w:rPr>
          <w:rFonts w:ascii="Times New Roman" w:eastAsia="Times New Roman" w:hAnsi="Times New Roman" w:cs="David" w:hint="cs"/>
          <w:bCs/>
          <w:sz w:val="20"/>
          <w:szCs w:val="24"/>
          <w:rtl/>
          <w:lang w:eastAsia="he-IL"/>
        </w:rPr>
        <w:t xml:space="preserve">         מצד אחד;</w:t>
      </w:r>
    </w:p>
    <w:p w14:paraId="2577A3CC" w14:textId="77777777" w:rsidR="000206FA" w:rsidRPr="002F386F"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9D38007" w14:textId="77777777" w:rsidR="000206FA" w:rsidRPr="002F386F"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F386F">
        <w:rPr>
          <w:rFonts w:ascii="Times New Roman" w:eastAsia="Times New Roman" w:hAnsi="Times New Roman" w:cs="David" w:hint="cs"/>
          <w:bCs/>
          <w:sz w:val="20"/>
          <w:szCs w:val="24"/>
          <w:rtl/>
          <w:lang w:eastAsia="he-IL"/>
        </w:rPr>
        <w:t>ל ב י ן</w:t>
      </w:r>
    </w:p>
    <w:p w14:paraId="41E39237"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26D239E" w14:textId="24F2DE6A" w:rsidR="000206FA" w:rsidRPr="002F386F" w:rsidRDefault="00E65B53"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F386F">
            <w:rPr>
              <w:rFonts w:ascii="Times New Roman" w:eastAsia="Times New Roman" w:hAnsi="Times New Roman" w:cs="David"/>
              <w:sz w:val="24"/>
              <w:szCs w:val="24"/>
              <w:rtl/>
            </w:rPr>
            <w:br/>
            <w:t>אביב ניהול, הנדסה ומערכות מידע בע"מ</w:t>
          </w:r>
          <w:r w:rsidRPr="002F386F">
            <w:rPr>
              <w:rFonts w:ascii="Times New Roman" w:eastAsia="Times New Roman" w:hAnsi="Times New Roman" w:cs="David"/>
              <w:sz w:val="24"/>
              <w:szCs w:val="24"/>
              <w:rtl/>
            </w:rPr>
            <w:br/>
          </w:r>
          <w:r w:rsidRPr="002F386F">
            <w:rPr>
              <w:rFonts w:ascii="Times New Roman" w:eastAsia="Times New Roman" w:hAnsi="Times New Roman" w:cs="David"/>
              <w:sz w:val="24"/>
              <w:szCs w:val="24"/>
              <w:rtl/>
            </w:rPr>
            <w:br/>
          </w:r>
        </w:p>
      </w:sdtContent>
    </w:sdt>
    <w:p w14:paraId="3FFC43DB" w14:textId="77777777" w:rsidR="000206FA" w:rsidRPr="002F386F"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F386F">
        <w:rPr>
          <w:rFonts w:ascii="Times New Roman" w:eastAsia="Times New Roman" w:hAnsi="Times New Roman" w:cs="David" w:hint="cs"/>
          <w:sz w:val="20"/>
          <w:szCs w:val="24"/>
          <w:rtl/>
          <w:lang w:eastAsia="he-IL"/>
        </w:rPr>
        <w:t>(להלן: "</w:t>
      </w:r>
      <w:r w:rsidRPr="002F386F">
        <w:rPr>
          <w:rFonts w:ascii="Times New Roman" w:eastAsia="Times New Roman" w:hAnsi="Times New Roman" w:cs="David" w:hint="cs"/>
          <w:b/>
          <w:bCs/>
          <w:sz w:val="20"/>
          <w:szCs w:val="24"/>
          <w:rtl/>
          <w:lang w:eastAsia="he-IL"/>
        </w:rPr>
        <w:t>ה</w:t>
      </w:r>
      <w:r w:rsidR="00B17D15" w:rsidRPr="002F386F">
        <w:rPr>
          <w:rFonts w:ascii="Times New Roman" w:eastAsia="Times New Roman" w:hAnsi="Times New Roman" w:cs="David" w:hint="cs"/>
          <w:b/>
          <w:bCs/>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hint="cs"/>
          <w:bCs/>
          <w:sz w:val="20"/>
          <w:szCs w:val="24"/>
          <w:rtl/>
          <w:lang w:eastAsia="he-IL"/>
        </w:rPr>
        <w:t xml:space="preserve">  </w:t>
      </w:r>
    </w:p>
    <w:p w14:paraId="4BC41222" w14:textId="77777777" w:rsidR="000206FA" w:rsidRPr="002F386F"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F386F">
        <w:rPr>
          <w:rFonts w:ascii="Times New Roman" w:eastAsia="Times New Roman" w:hAnsi="Times New Roman" w:cs="David" w:hint="cs"/>
          <w:bCs/>
          <w:sz w:val="20"/>
          <w:szCs w:val="24"/>
          <w:rtl/>
          <w:lang w:eastAsia="he-IL"/>
        </w:rPr>
        <w:t xml:space="preserve">         מצד שני;</w:t>
      </w:r>
    </w:p>
    <w:p w14:paraId="3BF87992" w14:textId="77777777" w:rsidR="000206FA" w:rsidRPr="002F386F"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65C9A00" w14:textId="77777777" w:rsidR="000206FA" w:rsidRPr="002F386F"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והואיל:</w:t>
      </w:r>
      <w:r w:rsidRPr="002F386F">
        <w:rPr>
          <w:rFonts w:ascii="Times New Roman" w:eastAsia="Times New Roman" w:hAnsi="Times New Roman" w:cs="David"/>
          <w:bCs/>
          <w:sz w:val="20"/>
          <w:szCs w:val="24"/>
          <w:rtl/>
          <w:lang w:eastAsia="he-IL"/>
        </w:rPr>
        <w:tab/>
      </w:r>
      <w:r w:rsidRPr="002F386F">
        <w:rPr>
          <w:rFonts w:ascii="Times New Roman" w:eastAsia="Times New Roman" w:hAnsi="Times New Roman" w:cs="David"/>
          <w:sz w:val="20"/>
          <w:szCs w:val="24"/>
          <w:rtl/>
          <w:lang w:eastAsia="he-IL"/>
        </w:rPr>
        <w:t>וברצון המזמין למסור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את ביצוע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הסכים לקבל על עצמו את העבודה הנ"ל;</w:t>
      </w:r>
    </w:p>
    <w:p w14:paraId="698CC22C" w14:textId="77777777" w:rsidR="000206FA" w:rsidRPr="002F386F"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F386F">
        <w:rPr>
          <w:rFonts w:ascii="Times New Roman" w:eastAsia="Times New Roman" w:hAnsi="Times New Roman" w:cs="David"/>
          <w:bCs/>
          <w:sz w:val="20"/>
          <w:szCs w:val="24"/>
          <w:rtl/>
          <w:lang w:eastAsia="he-IL"/>
        </w:rPr>
        <w:t>לפיכך הותנה והוסכם בין הצדדים כדלקמן:</w:t>
      </w:r>
    </w:p>
    <w:p w14:paraId="5801F976" w14:textId="77777777" w:rsidR="000206FA" w:rsidRPr="002F386F"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u w:val="single"/>
          <w:rtl/>
          <w:lang w:eastAsia="he-IL"/>
        </w:rPr>
        <w:lastRenderedPageBreak/>
        <w:t>מבוא</w:t>
      </w:r>
    </w:p>
    <w:p w14:paraId="5ECBF7C9" w14:textId="77777777" w:rsidR="000206FA" w:rsidRPr="002F386F"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למונחים הבאים יהא הפרוש הנקוב בצידם דהיינו:</w:t>
      </w:r>
    </w:p>
    <w:p w14:paraId="51EDC4A4" w14:textId="77777777" w:rsidR="000206FA" w:rsidRPr="002F386F"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99DB3A0"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"הפרויקט"</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 xml:space="preserve">כמוגדר בנספח </w:t>
      </w:r>
      <w:r w:rsidRPr="002F386F">
        <w:rPr>
          <w:rFonts w:ascii="Times New Roman" w:eastAsia="Times New Roman" w:hAnsi="Times New Roman" w:cs="David"/>
          <w:b/>
          <w:bCs/>
          <w:sz w:val="20"/>
          <w:szCs w:val="24"/>
          <w:rtl/>
          <w:lang w:eastAsia="he-IL"/>
        </w:rPr>
        <w:t>א'</w:t>
      </w:r>
      <w:r w:rsidRPr="002F386F">
        <w:rPr>
          <w:rFonts w:ascii="Times New Roman" w:eastAsia="Times New Roman" w:hAnsi="Times New Roman" w:cs="David"/>
          <w:sz w:val="20"/>
          <w:szCs w:val="24"/>
          <w:rtl/>
          <w:lang w:eastAsia="he-IL"/>
        </w:rPr>
        <w:t xml:space="preserve"> המצ"ב.</w:t>
      </w:r>
    </w:p>
    <w:p w14:paraId="2200D81E"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6FCC52"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 xml:space="preserve">"התכנית" </w:t>
      </w:r>
      <w:r w:rsidRPr="002F386F">
        <w:rPr>
          <w:rFonts w:ascii="Times New Roman" w:eastAsia="Times New Roman" w:hAnsi="Times New Roman" w:cs="David"/>
          <w:sz w:val="20"/>
          <w:szCs w:val="24"/>
          <w:rtl/>
          <w:lang w:eastAsia="he-IL"/>
        </w:rPr>
        <w:t>/</w:t>
      </w:r>
    </w:p>
    <w:p w14:paraId="7CFE1BF5"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"המקרקעין"</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t xml:space="preserve">כמוגדר בנספח </w:t>
      </w:r>
      <w:r w:rsidRPr="002F386F">
        <w:rPr>
          <w:rFonts w:ascii="Times New Roman" w:eastAsia="Times New Roman" w:hAnsi="Times New Roman" w:cs="David"/>
          <w:b/>
          <w:bCs/>
          <w:sz w:val="20"/>
          <w:szCs w:val="24"/>
          <w:rtl/>
          <w:lang w:eastAsia="he-IL"/>
        </w:rPr>
        <w:t>א'</w:t>
      </w:r>
      <w:r w:rsidRPr="002F386F">
        <w:rPr>
          <w:rFonts w:ascii="Times New Roman" w:eastAsia="Times New Roman" w:hAnsi="Times New Roman" w:cs="David"/>
          <w:sz w:val="20"/>
          <w:szCs w:val="24"/>
          <w:rtl/>
          <w:lang w:eastAsia="he-IL"/>
        </w:rPr>
        <w:t xml:space="preserve"> המצ"ב.</w:t>
      </w:r>
    </w:p>
    <w:p w14:paraId="3B8392B8"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A07B7A" w14:textId="77777777" w:rsidR="000206FA" w:rsidRPr="002F386F"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"האתר"</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4ADE0F8"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9C6847" w14:textId="77777777" w:rsidR="000206FA" w:rsidRPr="002F386F"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היועצים</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545951FF"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AB7430" w14:textId="77777777" w:rsidR="000206FA" w:rsidRPr="002F386F"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התכניות</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תוך כדי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F386F">
        <w:rPr>
          <w:rFonts w:ascii="Times New Roman" w:eastAsia="Times New Roman" w:hAnsi="Times New Roman" w:cs="David"/>
          <w:b/>
          <w:bCs/>
          <w:sz w:val="20"/>
          <w:szCs w:val="24"/>
          <w:rtl/>
          <w:lang w:eastAsia="he-IL"/>
        </w:rPr>
        <w:t>ח'</w:t>
      </w:r>
      <w:r w:rsidRPr="002F386F">
        <w:rPr>
          <w:rFonts w:ascii="Times New Roman" w:eastAsia="Times New Roman" w:hAnsi="Times New Roman" w:cs="David"/>
          <w:sz w:val="20"/>
          <w:szCs w:val="24"/>
          <w:rtl/>
          <w:lang w:eastAsia="he-IL"/>
        </w:rPr>
        <w:t>. כל המסמכים שיערכו ע"י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כאמור יערכו בשפה העברית.</w:t>
      </w:r>
    </w:p>
    <w:p w14:paraId="29951308"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07D939"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שירותי</w:t>
      </w:r>
    </w:p>
    <w:p w14:paraId="63253CD7"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 xml:space="preserve"> ה</w:t>
      </w:r>
      <w:r w:rsidR="00B17D15" w:rsidRPr="002F386F">
        <w:rPr>
          <w:rFonts w:ascii="Times New Roman" w:eastAsia="Times New Roman" w:hAnsi="Times New Roman" w:cs="David"/>
          <w:b/>
          <w:bCs/>
          <w:sz w:val="20"/>
          <w:szCs w:val="24"/>
          <w:rtl/>
          <w:lang w:eastAsia="he-IL"/>
        </w:rPr>
        <w:t>יועץ</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p>
    <w:p w14:paraId="269BFBD8"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השירותים</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t xml:space="preserve">השירותים כמוגדר וכמפורט בחוזה זה ובנספח </w:t>
      </w:r>
      <w:r w:rsidRPr="002F386F">
        <w:rPr>
          <w:rFonts w:ascii="Times New Roman" w:eastAsia="Times New Roman" w:hAnsi="Times New Roman" w:cs="David"/>
          <w:b/>
          <w:bCs/>
          <w:sz w:val="20"/>
          <w:szCs w:val="24"/>
          <w:rtl/>
          <w:lang w:eastAsia="he-IL"/>
        </w:rPr>
        <w:t>ב'</w:t>
      </w:r>
      <w:r w:rsidRPr="002F386F">
        <w:rPr>
          <w:rFonts w:ascii="Times New Roman" w:eastAsia="Times New Roman" w:hAnsi="Times New Roman" w:cs="David" w:hint="cs"/>
          <w:b/>
          <w:bCs/>
          <w:sz w:val="20"/>
          <w:szCs w:val="24"/>
          <w:rtl/>
          <w:lang w:eastAsia="he-IL"/>
        </w:rPr>
        <w:t xml:space="preserve"> </w:t>
      </w:r>
      <w:r w:rsidRPr="002F386F">
        <w:rPr>
          <w:rFonts w:ascii="Times New Roman" w:eastAsia="Times New Roman" w:hAnsi="Times New Roman" w:cs="David" w:hint="cs"/>
          <w:sz w:val="20"/>
          <w:szCs w:val="24"/>
          <w:rtl/>
          <w:lang w:eastAsia="he-IL"/>
        </w:rPr>
        <w:t>המצ"ב</w:t>
      </w:r>
      <w:r w:rsidRPr="002F386F">
        <w:rPr>
          <w:rFonts w:ascii="Times New Roman" w:eastAsia="Times New Roman" w:hAnsi="Times New Roman" w:cs="David"/>
          <w:sz w:val="20"/>
          <w:szCs w:val="24"/>
          <w:rtl/>
          <w:lang w:eastAsia="he-IL"/>
        </w:rPr>
        <w:t>.</w:t>
      </w:r>
    </w:p>
    <w:p w14:paraId="49194AFC"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5E8441" w14:textId="77777777" w:rsidR="000206FA" w:rsidRPr="002F386F"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המנהל</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704A23B"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D08B80"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ab/>
      </w:r>
      <w:r w:rsidRPr="002F386F">
        <w:rPr>
          <w:rFonts w:ascii="Times New Roman" w:eastAsia="Times New Roman" w:hAnsi="Times New Roman" w:cs="David"/>
          <w:sz w:val="20"/>
          <w:szCs w:val="24"/>
          <w:rtl/>
          <w:lang w:eastAsia="he-IL"/>
        </w:rPr>
        <w:tab/>
        <w:t>מקום שמדובר בחוזה זה במזמין - גם המנהל במשמע.</w:t>
      </w:r>
    </w:p>
    <w:p w14:paraId="36846DB7"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71D283"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החוזה</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hint="cs"/>
          <w:sz w:val="20"/>
          <w:szCs w:val="24"/>
          <w:rtl/>
          <w:lang w:eastAsia="he-IL"/>
        </w:rPr>
        <w:t>/</w:t>
      </w:r>
    </w:p>
    <w:p w14:paraId="56A59493"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hint="cs"/>
          <w:b/>
          <w:bCs/>
          <w:sz w:val="20"/>
          <w:szCs w:val="24"/>
          <w:rtl/>
          <w:lang w:eastAsia="he-IL"/>
        </w:rPr>
        <w:t>ההסכם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חוזה זה על נספחיו.</w:t>
      </w:r>
    </w:p>
    <w:p w14:paraId="2941B2F4" w14:textId="77777777" w:rsidR="000206FA" w:rsidRPr="002F386F"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87B1587" w14:textId="77777777" w:rsidR="000206FA" w:rsidRPr="002F386F"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הדין</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כהגדרתו בחוק ה</w:t>
      </w:r>
      <w:r w:rsidRPr="002F386F">
        <w:rPr>
          <w:rFonts w:ascii="Times New Roman" w:eastAsia="Times New Roman" w:hAnsi="Times New Roman" w:cs="David" w:hint="cs"/>
          <w:sz w:val="20"/>
          <w:szCs w:val="24"/>
          <w:rtl/>
          <w:lang w:eastAsia="he-IL"/>
        </w:rPr>
        <w:t>פרשנות, התשמ"א-1981</w:t>
      </w:r>
      <w:r w:rsidRPr="002F386F">
        <w:rPr>
          <w:rFonts w:ascii="Times New Roman" w:eastAsia="Times New Roman" w:hAnsi="Times New Roman" w:cs="David"/>
          <w:sz w:val="20"/>
          <w:szCs w:val="24"/>
          <w:rtl/>
          <w:lang w:eastAsia="he-IL"/>
        </w:rPr>
        <w:t xml:space="preserve"> לרבות כל </w:t>
      </w:r>
      <w:r w:rsidRPr="002F386F">
        <w:rPr>
          <w:rFonts w:ascii="Times New Roman" w:eastAsia="Times New Roman" w:hAnsi="Times New Roman" w:cs="David" w:hint="cs"/>
          <w:sz w:val="20"/>
          <w:szCs w:val="24"/>
          <w:rtl/>
          <w:lang w:eastAsia="he-IL"/>
        </w:rPr>
        <w:t xml:space="preserve">תקנה ו/או </w:t>
      </w:r>
      <w:r w:rsidRPr="002F386F">
        <w:rPr>
          <w:rFonts w:ascii="Times New Roman" w:eastAsia="Times New Roman" w:hAnsi="Times New Roman" w:cs="David"/>
          <w:sz w:val="20"/>
          <w:szCs w:val="24"/>
          <w:rtl/>
          <w:lang w:eastAsia="he-IL"/>
        </w:rPr>
        <w:t>הוראה של רשות מוסמכת בתוקף סמכותה על פי הדין.</w:t>
      </w:r>
    </w:p>
    <w:p w14:paraId="04F5C28C"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353AEA"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הרשות</w:t>
      </w:r>
    </w:p>
    <w:p w14:paraId="0C221CD8"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 xml:space="preserve"> המקומית</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 xml:space="preserve">כמוגדר בנספח </w:t>
      </w:r>
      <w:r w:rsidRPr="002F386F">
        <w:rPr>
          <w:rFonts w:ascii="Times New Roman" w:eastAsia="Times New Roman" w:hAnsi="Times New Roman" w:cs="David"/>
          <w:b/>
          <w:bCs/>
          <w:sz w:val="20"/>
          <w:szCs w:val="24"/>
          <w:rtl/>
          <w:lang w:eastAsia="he-IL"/>
        </w:rPr>
        <w:t>א'</w:t>
      </w:r>
      <w:r w:rsidRPr="002F386F">
        <w:rPr>
          <w:rFonts w:ascii="Times New Roman" w:eastAsia="Times New Roman" w:hAnsi="Times New Roman" w:cs="David"/>
          <w:sz w:val="20"/>
          <w:szCs w:val="24"/>
          <w:rtl/>
          <w:lang w:eastAsia="he-IL"/>
        </w:rPr>
        <w:t xml:space="preserve"> המצ"ב.</w:t>
      </w:r>
    </w:p>
    <w:p w14:paraId="13B94B49"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89E791" w14:textId="77777777" w:rsidR="000206FA" w:rsidRPr="002F386F"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b/>
          <w:bCs/>
          <w:sz w:val="20"/>
          <w:szCs w:val="24"/>
          <w:rtl/>
          <w:lang w:eastAsia="he-IL"/>
        </w:rPr>
        <w:t>חוזה</w:t>
      </w:r>
    </w:p>
    <w:p w14:paraId="33857A6C" w14:textId="77777777" w:rsidR="000206FA" w:rsidRPr="002F386F"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 xml:space="preserve"> הפיתוח</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sz w:val="20"/>
          <w:szCs w:val="24"/>
          <w:rtl/>
          <w:lang w:eastAsia="he-IL"/>
        </w:rPr>
        <w:tab/>
        <w:t xml:space="preserve">כמוגדר בנספח </w:t>
      </w:r>
      <w:r w:rsidRPr="002F386F">
        <w:rPr>
          <w:rFonts w:ascii="Times New Roman" w:eastAsia="Times New Roman" w:hAnsi="Times New Roman" w:cs="David"/>
          <w:b/>
          <w:bCs/>
          <w:sz w:val="20"/>
          <w:szCs w:val="24"/>
          <w:rtl/>
          <w:lang w:eastAsia="he-IL"/>
        </w:rPr>
        <w:t>א'</w:t>
      </w:r>
      <w:r w:rsidRPr="002F386F">
        <w:rPr>
          <w:rFonts w:ascii="Times New Roman" w:eastAsia="Times New Roman" w:hAnsi="Times New Roman" w:cs="David" w:hint="cs"/>
          <w:sz w:val="20"/>
          <w:szCs w:val="24"/>
          <w:rtl/>
          <w:lang w:eastAsia="he-IL"/>
        </w:rPr>
        <w:t xml:space="preserve"> המצ"ב</w:t>
      </w:r>
      <w:r w:rsidRPr="002F386F">
        <w:rPr>
          <w:rFonts w:ascii="Times New Roman" w:eastAsia="Times New Roman" w:hAnsi="Times New Roman" w:cs="David"/>
          <w:sz w:val="20"/>
          <w:szCs w:val="24"/>
          <w:rtl/>
          <w:lang w:eastAsia="he-IL"/>
        </w:rPr>
        <w:t>.</w:t>
      </w:r>
    </w:p>
    <w:p w14:paraId="22B6456C" w14:textId="77777777" w:rsidR="000206FA" w:rsidRPr="002F386F"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591FEF3" w14:textId="77777777" w:rsidR="000206FA" w:rsidRPr="002F386F"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הכותרות בחוזה זה </w:t>
      </w:r>
      <w:r w:rsidRPr="002F386F">
        <w:rPr>
          <w:rFonts w:ascii="Times New Roman" w:eastAsia="Times New Roman" w:hAnsi="Times New Roman" w:cs="David" w:hint="cs"/>
          <w:sz w:val="20"/>
          <w:szCs w:val="24"/>
          <w:rtl/>
          <w:lang w:eastAsia="he-IL"/>
        </w:rPr>
        <w:t xml:space="preserve">הינן לנוחיות בלבד ובכל מקרה </w:t>
      </w:r>
      <w:r w:rsidRPr="002F386F">
        <w:rPr>
          <w:rFonts w:ascii="Times New Roman" w:eastAsia="Times New Roman" w:hAnsi="Times New Roman" w:cs="David"/>
          <w:sz w:val="20"/>
          <w:szCs w:val="24"/>
          <w:rtl/>
          <w:lang w:eastAsia="he-IL"/>
        </w:rPr>
        <w:t xml:space="preserve">לא ישמשו </w:t>
      </w:r>
      <w:r w:rsidRPr="002F386F">
        <w:rPr>
          <w:rFonts w:ascii="Times New Roman" w:eastAsia="Times New Roman" w:hAnsi="Times New Roman" w:cs="David" w:hint="cs"/>
          <w:sz w:val="20"/>
          <w:szCs w:val="24"/>
          <w:rtl/>
          <w:lang w:eastAsia="he-IL"/>
        </w:rPr>
        <w:t>ל</w:t>
      </w:r>
      <w:r w:rsidRPr="002F386F">
        <w:rPr>
          <w:rFonts w:ascii="Times New Roman" w:eastAsia="Times New Roman" w:hAnsi="Times New Roman" w:cs="David"/>
          <w:sz w:val="20"/>
          <w:szCs w:val="24"/>
          <w:rtl/>
          <w:lang w:eastAsia="he-IL"/>
        </w:rPr>
        <w:t>פרש</w:t>
      </w:r>
      <w:r w:rsidRPr="002F386F">
        <w:rPr>
          <w:rFonts w:ascii="Times New Roman" w:eastAsia="Times New Roman" w:hAnsi="Times New Roman" w:cs="David" w:hint="cs"/>
          <w:sz w:val="20"/>
          <w:szCs w:val="24"/>
          <w:rtl/>
          <w:lang w:eastAsia="he-IL"/>
        </w:rPr>
        <w:t>נות</w:t>
      </w:r>
      <w:r w:rsidRPr="002F386F">
        <w:rPr>
          <w:rFonts w:ascii="Times New Roman" w:eastAsia="Times New Roman" w:hAnsi="Times New Roman" w:cs="David"/>
          <w:sz w:val="20"/>
          <w:szCs w:val="24"/>
          <w:rtl/>
          <w:lang w:eastAsia="he-IL"/>
        </w:rPr>
        <w:t>ו.</w:t>
      </w:r>
    </w:p>
    <w:p w14:paraId="0CEE8B65" w14:textId="77777777" w:rsidR="000206FA" w:rsidRPr="002F386F"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הנספחים לחוזה זה מהווים חלק בלתי נפרד הימנו ואלה הם:</w:t>
      </w:r>
    </w:p>
    <w:p w14:paraId="3666505F" w14:textId="77777777" w:rsidR="000206FA" w:rsidRPr="002F386F"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E262C93"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 xml:space="preserve">נספח א' </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t>נספח כללי;</w:t>
      </w:r>
    </w:p>
    <w:p w14:paraId="6988B1A2"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נספח ב'</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rtl/>
          <w:lang w:eastAsia="he-IL"/>
        </w:rPr>
        <w:tab/>
        <w:t>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3C137077"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נספח ג'</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lang w:eastAsia="he-IL"/>
        </w:rPr>
        <w:t>–</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rtl/>
          <w:lang w:eastAsia="he-IL"/>
        </w:rPr>
        <w:tab/>
        <w:t>לוח זמנים;</w:t>
      </w:r>
    </w:p>
    <w:p w14:paraId="50CE4C30"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נספח ד'</w:t>
      </w:r>
      <w:r w:rsidRPr="002F386F">
        <w:rPr>
          <w:rFonts w:ascii="Times New Roman" w:eastAsia="Times New Roman" w:hAnsi="Times New Roman" w:cs="David"/>
          <w:sz w:val="20"/>
          <w:szCs w:val="24"/>
          <w:rtl/>
          <w:lang w:eastAsia="he-IL"/>
        </w:rPr>
        <w:t xml:space="preserve"> - </w:t>
      </w:r>
      <w:r w:rsidRPr="002F386F">
        <w:rPr>
          <w:rFonts w:ascii="Times New Roman" w:eastAsia="Times New Roman" w:hAnsi="Times New Roman" w:cs="David"/>
          <w:sz w:val="20"/>
          <w:szCs w:val="24"/>
          <w:rtl/>
          <w:lang w:eastAsia="he-IL"/>
        </w:rPr>
        <w:tab/>
        <w:t>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154DA7CE"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נספח ה'</w:t>
      </w:r>
      <w:r w:rsidRPr="002F386F">
        <w:rPr>
          <w:rFonts w:ascii="Times New Roman" w:eastAsia="Times New Roman" w:hAnsi="Times New Roman" w:cs="David"/>
          <w:sz w:val="20"/>
          <w:szCs w:val="24"/>
          <w:rtl/>
          <w:lang w:eastAsia="he-IL"/>
        </w:rPr>
        <w:t xml:space="preserve"> - </w:t>
      </w:r>
      <w:r w:rsidRPr="002F386F">
        <w:rPr>
          <w:rFonts w:ascii="Times New Roman" w:eastAsia="Times New Roman" w:hAnsi="Times New Roman" w:cs="David"/>
          <w:sz w:val="20"/>
          <w:szCs w:val="24"/>
          <w:rtl/>
          <w:lang w:eastAsia="he-IL"/>
        </w:rPr>
        <w:tab/>
        <w:t>תשלומי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5F2B3F8F"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 xml:space="preserve">נספח ו </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t>הצהרה והתחייבות לשמירת סודיות;</w:t>
      </w:r>
    </w:p>
    <w:p w14:paraId="193233DB" w14:textId="77777777" w:rsidR="00937C9F" w:rsidRPr="002F386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נספח ז</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rtl/>
          <w:lang w:eastAsia="he-IL"/>
        </w:rPr>
        <w:tab/>
      </w:r>
      <w:r w:rsidRPr="002F386F">
        <w:rPr>
          <w:rFonts w:ascii="Times New Roman" w:eastAsia="Times New Roman" w:hAnsi="Times New Roman" w:cs="David" w:hint="cs"/>
          <w:sz w:val="20"/>
          <w:szCs w:val="24"/>
          <w:rtl/>
          <w:lang w:eastAsia="he-IL"/>
        </w:rPr>
        <w:t>מפרט</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ביטוחי</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היועץ</w:t>
      </w:r>
      <w:r w:rsidRPr="002F386F">
        <w:rPr>
          <w:rFonts w:ascii="Times New Roman" w:eastAsia="Times New Roman" w:hAnsi="Times New Roman" w:cs="David"/>
          <w:sz w:val="20"/>
          <w:szCs w:val="24"/>
          <w:rtl/>
          <w:lang w:eastAsia="he-IL"/>
        </w:rPr>
        <w:t>;</w:t>
      </w:r>
    </w:p>
    <w:p w14:paraId="35FC2968" w14:textId="77777777" w:rsidR="00937C9F" w:rsidRPr="002F386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rtl/>
          <w:lang w:eastAsia="he-IL"/>
        </w:rPr>
        <w:t>נספח ז</w:t>
      </w:r>
      <w:r w:rsidRPr="002F386F">
        <w:rPr>
          <w:rFonts w:ascii="Times New Roman" w:eastAsia="Times New Roman" w:hAnsi="Times New Roman" w:cs="David" w:hint="cs"/>
          <w:bCs/>
          <w:sz w:val="20"/>
          <w:szCs w:val="24"/>
          <w:rtl/>
          <w:lang w:eastAsia="he-IL"/>
        </w:rPr>
        <w:t>1</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rtl/>
          <w:lang w:eastAsia="he-IL"/>
        </w:rPr>
        <w:tab/>
        <w:t>אישור על קיום ביטוחי ה</w:t>
      </w:r>
      <w:r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sz w:val="20"/>
          <w:szCs w:val="24"/>
          <w:rtl/>
          <w:lang w:eastAsia="he-IL"/>
        </w:rPr>
        <w:t>;</w:t>
      </w:r>
    </w:p>
    <w:p w14:paraId="25CD543F"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נספח ח'</w:t>
      </w:r>
      <w:r w:rsidRPr="002F386F">
        <w:rPr>
          <w:rFonts w:ascii="Times New Roman" w:eastAsia="Times New Roman" w:hAnsi="Times New Roman" w:cs="David"/>
          <w:sz w:val="20"/>
          <w:szCs w:val="24"/>
          <w:rtl/>
          <w:lang w:eastAsia="he-IL"/>
        </w:rPr>
        <w:t xml:space="preserve"> - </w:t>
      </w:r>
      <w:r w:rsidRPr="002F386F">
        <w:rPr>
          <w:rFonts w:ascii="Times New Roman" w:eastAsia="Times New Roman" w:hAnsi="Times New Roman" w:cs="David"/>
          <w:sz w:val="20"/>
          <w:szCs w:val="24"/>
          <w:rtl/>
          <w:lang w:eastAsia="he-IL"/>
        </w:rPr>
        <w:tab/>
        <w:t>רשימת התכניות והמסמכים שעל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להנפיק.</w:t>
      </w:r>
    </w:p>
    <w:p w14:paraId="5125CA14" w14:textId="77777777" w:rsidR="000206FA" w:rsidRPr="002F386F"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נספח ט'</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sz w:val="20"/>
          <w:szCs w:val="24"/>
          <w:rtl/>
          <w:lang w:eastAsia="he-IL"/>
        </w:rPr>
        <w:tab/>
        <w:t>אישור להשלמת הפרויקט/קטע מהפרויקט.</w:t>
      </w:r>
    </w:p>
    <w:p w14:paraId="31C64F43" w14:textId="77777777" w:rsidR="000206FA" w:rsidRPr="002F386F"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F386F">
        <w:rPr>
          <w:rFonts w:ascii="Times New Roman" w:eastAsia="Times New Roman" w:hAnsi="Times New Roman" w:cs="David"/>
          <w:b/>
          <w:bCs/>
          <w:sz w:val="20"/>
          <w:szCs w:val="24"/>
          <w:rtl/>
          <w:lang w:eastAsia="he-IL"/>
        </w:rPr>
        <w:t xml:space="preserve">נספח י' </w:t>
      </w:r>
      <w:r w:rsidRPr="002F386F">
        <w:rPr>
          <w:rFonts w:ascii="Times New Roman" w:eastAsia="Times New Roman" w:hAnsi="Times New Roman" w:cs="David"/>
          <w:sz w:val="20"/>
          <w:szCs w:val="24"/>
          <w:rtl/>
          <w:lang w:eastAsia="he-IL"/>
        </w:rPr>
        <w:t>-</w:t>
      </w:r>
      <w:r w:rsidRPr="002F386F">
        <w:rPr>
          <w:rFonts w:ascii="Times New Roman" w:eastAsia="Times New Roman" w:hAnsi="Times New Roman" w:cs="David"/>
          <w:sz w:val="20"/>
          <w:szCs w:val="24"/>
          <w:rtl/>
          <w:lang w:eastAsia="he-IL"/>
        </w:rPr>
        <w:tab/>
        <w:t>נספח היעדר תביעות.</w:t>
      </w:r>
    </w:p>
    <w:p w14:paraId="1FDB89B2" w14:textId="77777777" w:rsidR="000206FA" w:rsidRPr="002F386F"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שירותי ה</w:t>
      </w:r>
      <w:r w:rsidR="00B17D15" w:rsidRPr="002F386F">
        <w:rPr>
          <w:rFonts w:ascii="Times New Roman" w:eastAsia="Times New Roman" w:hAnsi="Times New Roman" w:cs="David"/>
          <w:bCs/>
          <w:sz w:val="20"/>
          <w:szCs w:val="24"/>
          <w:u w:val="single"/>
          <w:rtl/>
          <w:lang w:eastAsia="he-IL"/>
        </w:rPr>
        <w:t>יועץ</w:t>
      </w:r>
    </w:p>
    <w:p w14:paraId="443E28A9"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המזמין מוסר בזה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מקבל על עצמו את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1FAAC1AD"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מצהיר ומאשר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הינו מכיר ויודע את כל הנדרש למטרת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וכי הינו מורשה על פי </w:t>
      </w:r>
      <w:r w:rsidRPr="002F386F">
        <w:rPr>
          <w:rFonts w:ascii="Times New Roman" w:eastAsia="Times New Roman" w:hAnsi="Times New Roman" w:cs="David" w:hint="cs"/>
          <w:sz w:val="20"/>
          <w:szCs w:val="24"/>
          <w:rtl/>
          <w:lang w:eastAsia="he-IL"/>
        </w:rPr>
        <w:t xml:space="preserve">כל </w:t>
      </w:r>
      <w:r w:rsidRPr="002F386F">
        <w:rPr>
          <w:rFonts w:ascii="Times New Roman" w:eastAsia="Times New Roman" w:hAnsi="Times New Roman" w:cs="David"/>
          <w:sz w:val="20"/>
          <w:szCs w:val="24"/>
          <w:rtl/>
          <w:lang w:eastAsia="he-IL"/>
        </w:rPr>
        <w:t>דין למתן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 xml:space="preserve">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לרבות</w:t>
      </w:r>
      <w:r w:rsidRPr="002F386F">
        <w:rPr>
          <w:rFonts w:ascii="Times New Roman" w:eastAsia="Times New Roman" w:hAnsi="Times New Roman" w:cs="David" w:hint="cs"/>
          <w:sz w:val="20"/>
          <w:szCs w:val="24"/>
          <w:rtl/>
          <w:lang w:eastAsia="he-IL"/>
        </w:rPr>
        <w:t xml:space="preserve"> אך לא רק</w:t>
      </w:r>
      <w:r w:rsidRPr="002F386F">
        <w:rPr>
          <w:rFonts w:ascii="Times New Roman" w:eastAsia="Times New Roman" w:hAnsi="Times New Roman" w:cs="David"/>
          <w:sz w:val="20"/>
          <w:szCs w:val="24"/>
          <w:rtl/>
          <w:lang w:eastAsia="he-IL"/>
        </w:rPr>
        <w:t>,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חוק המהנדסים והאדריכלים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תשי"ח - 1958, כי יש בידו ר</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שיון </w:t>
      </w:r>
      <w:r w:rsidRPr="002F386F">
        <w:rPr>
          <w:rFonts w:ascii="Times New Roman" w:eastAsia="Times New Roman" w:hAnsi="Times New Roman" w:cs="David" w:hint="cs"/>
          <w:sz w:val="20"/>
          <w:szCs w:val="24"/>
          <w:rtl/>
          <w:lang w:eastAsia="he-IL"/>
        </w:rPr>
        <w:t xml:space="preserve">בר </w:t>
      </w:r>
      <w:r w:rsidRPr="002F386F">
        <w:rPr>
          <w:rFonts w:ascii="Times New Roman" w:eastAsia="Times New Roman" w:hAnsi="Times New Roman" w:cs="David"/>
          <w:sz w:val="20"/>
          <w:szCs w:val="24"/>
          <w:rtl/>
          <w:lang w:eastAsia="he-IL"/>
        </w:rPr>
        <w:t>ת</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קף לביצוע שירותי </w:t>
      </w:r>
      <w:r w:rsidRPr="002F386F">
        <w:rPr>
          <w:rFonts w:ascii="Times New Roman" w:eastAsia="Times New Roman" w:hAnsi="Times New Roman" w:cs="David" w:hint="cs"/>
          <w:sz w:val="20"/>
          <w:szCs w:val="24"/>
          <w:rtl/>
          <w:lang w:eastAsia="he-IL"/>
        </w:rPr>
        <w:t xml:space="preserve"> ה</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hint="cs"/>
          <w:sz w:val="20"/>
          <w:szCs w:val="24"/>
          <w:rtl/>
          <w:lang w:eastAsia="he-IL"/>
        </w:rPr>
        <w:t xml:space="preserve"> על פי הדין</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כי הוא בעל הכישורים, הר</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שיונות, הידע, הניסיון והאמצעים המאפשרים לו </w:t>
      </w:r>
      <w:r w:rsidRPr="002F386F">
        <w:rPr>
          <w:rFonts w:ascii="Times New Roman" w:eastAsia="Times New Roman" w:hAnsi="Times New Roman" w:cs="David" w:hint="cs"/>
          <w:sz w:val="20"/>
          <w:szCs w:val="24"/>
          <w:rtl/>
          <w:lang w:eastAsia="he-IL"/>
        </w:rPr>
        <w:t xml:space="preserve">את </w:t>
      </w:r>
      <w:r w:rsidRPr="002F386F">
        <w:rPr>
          <w:rFonts w:ascii="Times New Roman" w:eastAsia="Times New Roman" w:hAnsi="Times New Roman" w:cs="David"/>
          <w:sz w:val="20"/>
          <w:szCs w:val="24"/>
          <w:rtl/>
          <w:lang w:eastAsia="he-IL"/>
        </w:rPr>
        <w:t>ביצועם ברמה מקצועית גבוהה ובהתאם למותנה בחוזה.</w:t>
      </w:r>
    </w:p>
    <w:p w14:paraId="74D4BAF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מצהיר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ידוע לו שש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שיקול דעתו</w:t>
      </w:r>
      <w:r w:rsidRPr="002F386F">
        <w:rPr>
          <w:rFonts w:ascii="Times New Roman" w:eastAsia="Times New Roman" w:hAnsi="Times New Roman" w:cs="David" w:hint="cs"/>
          <w:sz w:val="20"/>
          <w:szCs w:val="24"/>
          <w:rtl/>
          <w:lang w:eastAsia="he-IL"/>
        </w:rPr>
        <w:t xml:space="preserve"> הבלעדי</w:t>
      </w:r>
      <w:r w:rsidRPr="002F386F">
        <w:rPr>
          <w:rFonts w:ascii="Times New Roman" w:eastAsia="Times New Roman" w:hAnsi="Times New Roman" w:cs="David"/>
          <w:sz w:val="20"/>
          <w:szCs w:val="24"/>
          <w:rtl/>
          <w:lang w:eastAsia="he-IL"/>
        </w:rPr>
        <w:t xml:space="preserve"> ו</w:t>
      </w:r>
      <w:r w:rsidRPr="002F386F">
        <w:rPr>
          <w:rFonts w:ascii="Times New Roman" w:eastAsia="Times New Roman" w:hAnsi="Times New Roman" w:cs="David" w:hint="cs"/>
          <w:sz w:val="20"/>
          <w:szCs w:val="24"/>
          <w:rtl/>
          <w:lang w:eastAsia="he-IL"/>
        </w:rPr>
        <w:t xml:space="preserve">כי </w:t>
      </w:r>
      <w:r w:rsidRPr="002F386F">
        <w:rPr>
          <w:rFonts w:ascii="Times New Roman" w:eastAsia="Times New Roman" w:hAnsi="Times New Roman" w:cs="David"/>
          <w:sz w:val="20"/>
          <w:szCs w:val="24"/>
          <w:rtl/>
          <w:lang w:eastAsia="he-IL"/>
        </w:rPr>
        <w:t xml:space="preserve">הם יינתנו על ידו בשלבי עבודה כמפורט בנספח </w:t>
      </w:r>
      <w:r w:rsidRPr="002F386F">
        <w:rPr>
          <w:rFonts w:ascii="Times New Roman" w:eastAsia="Times New Roman" w:hAnsi="Times New Roman" w:cs="David"/>
          <w:bCs/>
          <w:sz w:val="20"/>
          <w:szCs w:val="24"/>
          <w:rtl/>
          <w:lang w:eastAsia="he-IL"/>
        </w:rPr>
        <w:t>ב'</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המצ"ב</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עוד</w:t>
      </w:r>
      <w:r w:rsidRPr="002F386F">
        <w:rPr>
          <w:rFonts w:ascii="Times New Roman" w:eastAsia="Times New Roman" w:hAnsi="Times New Roman" w:cs="David"/>
          <w:sz w:val="20"/>
          <w:szCs w:val="24"/>
          <w:rtl/>
          <w:lang w:eastAsia="he-IL"/>
        </w:rPr>
        <w:t xml:space="preserve"> מוסיף ומצהיר</w:t>
      </w:r>
      <w:r w:rsidRPr="002F386F">
        <w:rPr>
          <w:rFonts w:ascii="Times New Roman" w:eastAsia="Times New Roman" w:hAnsi="Times New Roman" w:cs="David" w:hint="cs"/>
          <w:sz w:val="20"/>
          <w:szCs w:val="24"/>
          <w:rtl/>
          <w:lang w:eastAsia="he-IL"/>
        </w:rPr>
        <w:t xml:space="preserve"> ה</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ידוע לו שהמזמין אינו מתחייב להזמין מ</w:t>
      </w:r>
      <w:r w:rsidRPr="002F386F">
        <w:rPr>
          <w:rFonts w:ascii="Times New Roman" w:eastAsia="Times New Roman" w:hAnsi="Times New Roman" w:cs="David" w:hint="cs"/>
          <w:sz w:val="20"/>
          <w:szCs w:val="24"/>
          <w:rtl/>
          <w:lang w:eastAsia="he-IL"/>
        </w:rPr>
        <w:t>מנו</w:t>
      </w:r>
      <w:r w:rsidRPr="002F386F">
        <w:rPr>
          <w:rFonts w:ascii="Times New Roman" w:eastAsia="Times New Roman" w:hAnsi="Times New Roman" w:cs="David"/>
          <w:sz w:val="20"/>
          <w:szCs w:val="24"/>
          <w:rtl/>
          <w:lang w:eastAsia="he-IL"/>
        </w:rPr>
        <w:t xml:space="preserve"> שירותים נוספים מעבר לנקוב בחוזה זה ו</w:t>
      </w:r>
      <w:r w:rsidRPr="002F386F">
        <w:rPr>
          <w:rFonts w:ascii="Times New Roman" w:eastAsia="Times New Roman" w:hAnsi="Times New Roman" w:cs="David" w:hint="cs"/>
          <w:sz w:val="20"/>
          <w:szCs w:val="24"/>
          <w:rtl/>
          <w:lang w:eastAsia="he-IL"/>
        </w:rPr>
        <w:t xml:space="preserve">כמפורט </w:t>
      </w:r>
      <w:r w:rsidRPr="002F386F">
        <w:rPr>
          <w:rFonts w:ascii="Times New Roman" w:eastAsia="Times New Roman" w:hAnsi="Times New Roman" w:cs="David"/>
          <w:sz w:val="20"/>
          <w:szCs w:val="24"/>
          <w:rtl/>
          <w:lang w:eastAsia="he-IL"/>
        </w:rPr>
        <w:t xml:space="preserve">בנספח </w:t>
      </w:r>
      <w:r w:rsidRPr="002F386F">
        <w:rPr>
          <w:rFonts w:ascii="Times New Roman" w:eastAsia="Times New Roman" w:hAnsi="Times New Roman" w:cs="David"/>
          <w:bCs/>
          <w:sz w:val="20"/>
          <w:szCs w:val="24"/>
          <w:rtl/>
          <w:lang w:eastAsia="he-IL"/>
        </w:rPr>
        <w:t xml:space="preserve">ב' </w:t>
      </w:r>
      <w:r w:rsidRPr="002F386F">
        <w:rPr>
          <w:rFonts w:ascii="Times New Roman" w:eastAsia="Times New Roman" w:hAnsi="Times New Roman" w:cs="David" w:hint="cs"/>
          <w:sz w:val="20"/>
          <w:szCs w:val="24"/>
          <w:rtl/>
          <w:lang w:eastAsia="he-IL"/>
        </w:rPr>
        <w:t>המצ"ב</w:t>
      </w:r>
      <w:r w:rsidRPr="002F386F">
        <w:rPr>
          <w:rFonts w:ascii="Times New Roman" w:eastAsia="Times New Roman" w:hAnsi="Times New Roman" w:cs="David"/>
          <w:sz w:val="20"/>
          <w:szCs w:val="24"/>
          <w:rtl/>
          <w:lang w:eastAsia="he-IL"/>
        </w:rPr>
        <w:t>.</w:t>
      </w:r>
    </w:p>
    <w:p w14:paraId="2016CED6"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לבצע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2609A782"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יבסס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כפי שיקבעו מ</w:t>
      </w:r>
      <w:r w:rsidRPr="002F386F">
        <w:rPr>
          <w:rFonts w:ascii="Times New Roman" w:eastAsia="Times New Roman" w:hAnsi="Times New Roman" w:cs="David" w:hint="cs"/>
          <w:sz w:val="20"/>
          <w:szCs w:val="24"/>
          <w:rtl/>
          <w:lang w:eastAsia="he-IL"/>
        </w:rPr>
        <w:t>עת לעת</w:t>
      </w:r>
      <w:r w:rsidRPr="002F386F">
        <w:rPr>
          <w:rFonts w:ascii="Times New Roman" w:eastAsia="Times New Roman" w:hAnsi="Times New Roman" w:cs="David"/>
          <w:sz w:val="20"/>
          <w:szCs w:val="24"/>
          <w:rtl/>
          <w:lang w:eastAsia="he-IL"/>
        </w:rPr>
        <w:t xml:space="preserve"> ע"י המזמין ויהיה חייב לנהוג לפיהם ולקיימם ללא סטייה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אלא אם כן ק</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בל הוראה</w:t>
      </w:r>
      <w:r w:rsidRPr="002F386F">
        <w:rPr>
          <w:rFonts w:ascii="Times New Roman" w:eastAsia="Times New Roman" w:hAnsi="Times New Roman" w:cs="David" w:hint="cs"/>
          <w:sz w:val="20"/>
          <w:szCs w:val="24"/>
          <w:rtl/>
          <w:lang w:eastAsia="he-IL"/>
        </w:rPr>
        <w:t xml:space="preserve"> מפורשת</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שור בכתב מהמזמין.</w:t>
      </w:r>
    </w:p>
    <w:p w14:paraId="5B6BEFCE"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לבצע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הכל כפי שיקבע ע"י המנהל. כן מתחייב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להשתתף בת</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אום מראש בכל ישיבות התיאום אליהן יוזמן.</w:t>
      </w:r>
    </w:p>
    <w:p w14:paraId="56DB99E9"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ישמור על נוהלי קשר, תיאום, ר</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שום וצורת המסמכים לפי דרישת המנהל.</w:t>
      </w:r>
    </w:p>
    <w:p w14:paraId="41AC64F3"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כל עוד לא יקבע אחרת ע"י המזמין, יהיה המנהל כ</w:t>
      </w:r>
      <w:r w:rsidRPr="002F386F">
        <w:rPr>
          <w:rFonts w:ascii="Times New Roman" w:eastAsia="Times New Roman" w:hAnsi="Times New Roman" w:cs="David" w:hint="cs"/>
          <w:sz w:val="20"/>
          <w:szCs w:val="24"/>
          <w:rtl/>
          <w:lang w:eastAsia="he-IL"/>
        </w:rPr>
        <w:t>הגדרתו</w:t>
      </w:r>
      <w:r w:rsidRPr="002F386F">
        <w:rPr>
          <w:rFonts w:ascii="Times New Roman" w:eastAsia="Times New Roman" w:hAnsi="Times New Roman" w:cs="David"/>
          <w:sz w:val="20"/>
          <w:szCs w:val="24"/>
          <w:rtl/>
          <w:lang w:eastAsia="he-IL"/>
        </w:rPr>
        <w:t xml:space="preserve"> בנספח </w:t>
      </w:r>
      <w:r w:rsidRPr="002F386F">
        <w:rPr>
          <w:rFonts w:ascii="Times New Roman" w:eastAsia="Times New Roman" w:hAnsi="Times New Roman" w:cs="David"/>
          <w:bCs/>
          <w:sz w:val="20"/>
          <w:szCs w:val="24"/>
          <w:rtl/>
          <w:lang w:eastAsia="he-IL"/>
        </w:rPr>
        <w:t xml:space="preserve">א' </w:t>
      </w:r>
      <w:r w:rsidRPr="002F386F">
        <w:rPr>
          <w:rFonts w:ascii="Times New Roman" w:eastAsia="Times New Roman" w:hAnsi="Times New Roman" w:cs="David"/>
          <w:sz w:val="20"/>
          <w:szCs w:val="24"/>
          <w:rtl/>
          <w:lang w:eastAsia="he-IL"/>
        </w:rPr>
        <w:t>ועל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להיות</w:t>
      </w:r>
      <w:r w:rsidRPr="002F386F">
        <w:rPr>
          <w:rFonts w:ascii="Times New Roman" w:eastAsia="Times New Roman" w:hAnsi="Times New Roman" w:cs="David" w:hint="cs"/>
          <w:sz w:val="20"/>
          <w:szCs w:val="24"/>
          <w:rtl/>
          <w:lang w:eastAsia="he-IL"/>
        </w:rPr>
        <w:t xml:space="preserve"> עמו</w:t>
      </w:r>
      <w:r w:rsidRPr="002F386F">
        <w:rPr>
          <w:rFonts w:ascii="Times New Roman" w:eastAsia="Times New Roman" w:hAnsi="Times New Roman" w:cs="David"/>
          <w:sz w:val="20"/>
          <w:szCs w:val="24"/>
          <w:rtl/>
          <w:lang w:eastAsia="he-IL"/>
        </w:rPr>
        <w:t xml:space="preserve"> בקשר מתמי</w:t>
      </w:r>
      <w:r w:rsidRPr="002F386F">
        <w:rPr>
          <w:rFonts w:ascii="Times New Roman" w:eastAsia="Times New Roman" w:hAnsi="Times New Roman" w:cs="David" w:hint="cs"/>
          <w:sz w:val="20"/>
          <w:szCs w:val="24"/>
          <w:rtl/>
          <w:lang w:eastAsia="he-IL"/>
        </w:rPr>
        <w:t>ד</w:t>
      </w:r>
      <w:r w:rsidRPr="002F386F">
        <w:rPr>
          <w:rFonts w:ascii="Times New Roman" w:eastAsia="Times New Roman" w:hAnsi="Times New Roman" w:cs="David"/>
          <w:sz w:val="20"/>
          <w:szCs w:val="24"/>
          <w:rtl/>
          <w:lang w:eastAsia="he-IL"/>
        </w:rPr>
        <w:t xml:space="preserve"> ולתאם עמו את כל פעולותיו, אלא אם נקבע </w:t>
      </w:r>
      <w:r w:rsidRPr="002F386F">
        <w:rPr>
          <w:rFonts w:ascii="Times New Roman" w:eastAsia="Times New Roman" w:hAnsi="Times New Roman" w:cs="David" w:hint="cs"/>
          <w:sz w:val="20"/>
          <w:szCs w:val="24"/>
          <w:rtl/>
          <w:lang w:eastAsia="he-IL"/>
        </w:rPr>
        <w:t xml:space="preserve">מפורשות </w:t>
      </w:r>
      <w:r w:rsidRPr="002F386F">
        <w:rPr>
          <w:rFonts w:ascii="Times New Roman" w:eastAsia="Times New Roman" w:hAnsi="Times New Roman" w:cs="David"/>
          <w:sz w:val="20"/>
          <w:szCs w:val="24"/>
          <w:rtl/>
          <w:lang w:eastAsia="he-IL"/>
        </w:rPr>
        <w:t xml:space="preserve">אחרת ע"י </w:t>
      </w:r>
      <w:r w:rsidRPr="002F386F">
        <w:rPr>
          <w:rFonts w:ascii="Times New Roman" w:eastAsia="Times New Roman" w:hAnsi="Times New Roman" w:cs="David"/>
          <w:sz w:val="20"/>
          <w:szCs w:val="24"/>
          <w:rtl/>
          <w:lang w:eastAsia="he-IL"/>
        </w:rPr>
        <w:lastRenderedPageBreak/>
        <w:t>המזמין.</w:t>
      </w:r>
    </w:p>
    <w:p w14:paraId="0DA987E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מצהיר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ידועות לו הוראות כל התכניות הקיימות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F386F">
        <w:rPr>
          <w:rFonts w:ascii="Times New Roman" w:eastAsia="Times New Roman" w:hAnsi="Times New Roman" w:cs="David" w:hint="cs"/>
          <w:sz w:val="20"/>
          <w:szCs w:val="24"/>
          <w:rtl/>
          <w:lang w:eastAsia="he-IL"/>
        </w:rPr>
        <w:t>יהם של</w:t>
      </w:r>
      <w:r w:rsidRPr="002F386F">
        <w:rPr>
          <w:rFonts w:ascii="Times New Roman" w:eastAsia="Times New Roman" w:hAnsi="Times New Roman" w:cs="David"/>
          <w:sz w:val="20"/>
          <w:szCs w:val="24"/>
          <w:rtl/>
          <w:lang w:eastAsia="he-IL"/>
        </w:rPr>
        <w:t xml:space="preserve"> הדין</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הנהלים</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התקנים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התקנות החלים בקשר עם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והוא מתחייב לפעול בהתאם לקבוע בהם. כמו כן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מצהיר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כי </w:t>
      </w:r>
      <w:r w:rsidRPr="002F386F">
        <w:rPr>
          <w:rFonts w:ascii="Times New Roman" w:eastAsia="Times New Roman" w:hAnsi="Times New Roman" w:cs="David" w:hint="cs"/>
          <w:sz w:val="20"/>
          <w:szCs w:val="24"/>
          <w:rtl/>
          <w:lang w:eastAsia="he-IL"/>
        </w:rPr>
        <w:t xml:space="preserve">הוא </w:t>
      </w:r>
      <w:r w:rsidRPr="002F386F">
        <w:rPr>
          <w:rFonts w:ascii="Times New Roman" w:eastAsia="Times New Roman" w:hAnsi="Times New Roman" w:cs="David"/>
          <w:sz w:val="20"/>
          <w:szCs w:val="24"/>
          <w:rtl/>
          <w:lang w:eastAsia="he-IL"/>
        </w:rPr>
        <w:t xml:space="preserve">בדק בעצמו את כל הנושאים הרלוונטיים </w:t>
      </w:r>
      <w:r w:rsidRPr="002F386F">
        <w:rPr>
          <w:rFonts w:ascii="Times New Roman" w:eastAsia="Times New Roman" w:hAnsi="Times New Roman" w:cs="David" w:hint="cs"/>
          <w:sz w:val="20"/>
          <w:szCs w:val="24"/>
          <w:rtl/>
          <w:lang w:eastAsia="he-IL"/>
        </w:rPr>
        <w:t xml:space="preserve">ו/או </w:t>
      </w:r>
      <w:r w:rsidRPr="002F386F">
        <w:rPr>
          <w:rFonts w:ascii="Times New Roman" w:eastAsia="Times New Roman" w:hAnsi="Times New Roman" w:cs="David"/>
          <w:sz w:val="20"/>
          <w:szCs w:val="24"/>
          <w:rtl/>
          <w:lang w:eastAsia="he-IL"/>
        </w:rPr>
        <w:t>הקשורים למתן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3BD0A481"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להפיק את כל התכניות </w:t>
      </w:r>
      <w:r w:rsidRPr="002F386F">
        <w:rPr>
          <w:rFonts w:ascii="Times New Roman" w:eastAsia="Times New Roman" w:hAnsi="Times New Roman" w:cs="David" w:hint="cs"/>
          <w:sz w:val="20"/>
          <w:szCs w:val="24"/>
          <w:rtl/>
          <w:lang w:eastAsia="he-IL"/>
        </w:rPr>
        <w:t>נשוא</w:t>
      </w:r>
      <w:r w:rsidRPr="002F386F">
        <w:rPr>
          <w:rFonts w:ascii="Times New Roman" w:eastAsia="Times New Roman" w:hAnsi="Times New Roman" w:cs="David"/>
          <w:sz w:val="20"/>
          <w:szCs w:val="24"/>
          <w:rtl/>
          <w:lang w:eastAsia="he-IL"/>
        </w:rPr>
        <w:t xml:space="preserve"> חוזה זה, בכל שלבי הביצוע של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ולרבות כל שינוי בתכניותיו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F386F">
        <w:rPr>
          <w:rFonts w:ascii="Times New Roman" w:eastAsia="Times New Roman" w:hAnsi="Times New Roman" w:cs="David"/>
          <w:b/>
          <w:bCs/>
          <w:sz w:val="20"/>
          <w:szCs w:val="24"/>
          <w:rtl/>
          <w:lang w:eastAsia="he-IL"/>
        </w:rPr>
        <w:t>א'</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 xml:space="preserve">המצ"ב </w:t>
      </w:r>
      <w:r w:rsidRPr="002F386F">
        <w:rPr>
          <w:rFonts w:ascii="Times New Roman" w:eastAsia="Times New Roman" w:hAnsi="Times New Roman" w:cs="David"/>
          <w:sz w:val="20"/>
          <w:szCs w:val="24"/>
          <w:rtl/>
          <w:lang w:eastAsia="he-IL"/>
        </w:rPr>
        <w:t>וע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הנחיות המזמין מעת לעת.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2F386F">
        <w:rPr>
          <w:rFonts w:ascii="Times New Roman" w:eastAsia="Times New Roman" w:hAnsi="Times New Roman" w:cs="David" w:hint="cs"/>
          <w:sz w:val="20"/>
          <w:szCs w:val="24"/>
          <w:rtl/>
          <w:lang w:eastAsia="he-IL"/>
        </w:rPr>
        <w:t xml:space="preserve"> בנספח </w:t>
      </w:r>
      <w:r w:rsidRPr="002F386F">
        <w:rPr>
          <w:rFonts w:ascii="Times New Roman" w:eastAsia="Times New Roman" w:hAnsi="Times New Roman" w:cs="David" w:hint="cs"/>
          <w:b/>
          <w:bCs/>
          <w:sz w:val="20"/>
          <w:szCs w:val="24"/>
          <w:rtl/>
          <w:lang w:eastAsia="he-IL"/>
        </w:rPr>
        <w:t>א'</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כאמור.</w:t>
      </w:r>
    </w:p>
    <w:p w14:paraId="4E43CA0B"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יגיש ליועצים</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לקבלנים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F386F">
        <w:rPr>
          <w:rFonts w:ascii="Times New Roman" w:eastAsia="Times New Roman" w:hAnsi="Times New Roman" w:cs="David" w:hint="cs"/>
          <w:sz w:val="20"/>
          <w:szCs w:val="24"/>
          <w:rtl/>
          <w:lang w:eastAsia="he-IL"/>
        </w:rPr>
        <w:t xml:space="preserve">מפורשות על פי </w:t>
      </w:r>
      <w:r w:rsidRPr="002F386F">
        <w:rPr>
          <w:rFonts w:ascii="Times New Roman" w:eastAsia="Times New Roman" w:hAnsi="Times New Roman" w:cs="David"/>
          <w:sz w:val="20"/>
          <w:szCs w:val="24"/>
          <w:rtl/>
          <w:lang w:eastAsia="he-IL"/>
        </w:rPr>
        <w:t>חוזה זה.</w:t>
      </w:r>
    </w:p>
    <w:p w14:paraId="19AAF864"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מצהיר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אין לו ולא תהינה לו </w:t>
      </w:r>
      <w:r w:rsidRPr="002F386F">
        <w:rPr>
          <w:rFonts w:ascii="Times New Roman" w:eastAsia="Times New Roman" w:hAnsi="Times New Roman" w:cs="David" w:hint="cs"/>
          <w:sz w:val="20"/>
          <w:szCs w:val="24"/>
          <w:rtl/>
          <w:lang w:eastAsia="he-IL"/>
        </w:rPr>
        <w:t xml:space="preserve">כל </w:t>
      </w:r>
      <w:r w:rsidRPr="002F386F">
        <w:rPr>
          <w:rFonts w:ascii="Times New Roman" w:eastAsia="Times New Roman" w:hAnsi="Times New Roman" w:cs="David"/>
          <w:sz w:val="20"/>
          <w:szCs w:val="24"/>
          <w:rtl/>
          <w:lang w:eastAsia="he-IL"/>
        </w:rPr>
        <w:t>תביעות ו/או טענות</w:t>
      </w:r>
      <w:r w:rsidRPr="002F386F">
        <w:rPr>
          <w:rFonts w:ascii="Times New Roman" w:eastAsia="Times New Roman" w:hAnsi="Times New Roman" w:cs="David" w:hint="cs"/>
          <w:sz w:val="20"/>
          <w:szCs w:val="24"/>
          <w:rtl/>
          <w:lang w:eastAsia="he-IL"/>
        </w:rPr>
        <w:t xml:space="preserve"> ו/או דרישות ו/או תלונות</w:t>
      </w:r>
      <w:r w:rsidRPr="002F386F">
        <w:rPr>
          <w:rFonts w:ascii="Times New Roman" w:eastAsia="Times New Roman" w:hAnsi="Times New Roman" w:cs="David"/>
          <w:sz w:val="20"/>
          <w:szCs w:val="24"/>
          <w:rtl/>
          <w:lang w:eastAsia="he-IL"/>
        </w:rPr>
        <w:t xml:space="preserve"> כלפי המזמין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כלפי המתכננים האחרים בגין מסירת העבודות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כאמור. משמסר המזמין </w:t>
      </w:r>
      <w:r w:rsidRPr="002F386F">
        <w:rPr>
          <w:rFonts w:ascii="Times New Roman" w:eastAsia="Times New Roman" w:hAnsi="Times New Roman" w:cs="David" w:hint="cs"/>
          <w:sz w:val="20"/>
          <w:szCs w:val="24"/>
          <w:rtl/>
          <w:lang w:eastAsia="he-IL"/>
        </w:rPr>
        <w:t xml:space="preserve">את </w:t>
      </w:r>
      <w:r w:rsidRPr="002F386F">
        <w:rPr>
          <w:rFonts w:ascii="Times New Roman" w:eastAsia="Times New Roman" w:hAnsi="Times New Roman" w:cs="David"/>
          <w:sz w:val="20"/>
          <w:szCs w:val="24"/>
          <w:rtl/>
          <w:lang w:eastAsia="he-IL"/>
        </w:rPr>
        <w:t xml:space="preserve">ביצוע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שירותים כאמור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אחר, מתחייב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לשתף עמו פעולה ככל שיידרש.</w:t>
      </w:r>
    </w:p>
    <w:p w14:paraId="4F07D97D"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2F386F">
        <w:rPr>
          <w:rFonts w:ascii="Times New Roman" w:eastAsia="Times New Roman" w:hAnsi="Times New Roman" w:cs="David"/>
          <w:sz w:val="24"/>
          <w:szCs w:val="24"/>
          <w:lang w:eastAsia="he-IL"/>
        </w:rPr>
        <w:t>view</w:t>
      </w:r>
      <w:r w:rsidRPr="002F386F">
        <w:rPr>
          <w:rFonts w:ascii="Times New Roman" w:eastAsia="Times New Roman" w:hAnsi="Times New Roman" w:cs="David"/>
          <w:sz w:val="24"/>
          <w:szCs w:val="24"/>
          <w:rtl/>
          <w:lang w:eastAsia="he-IL"/>
        </w:rPr>
        <w:t>@</w:t>
      </w:r>
      <w:r w:rsidRPr="002F386F">
        <w:rPr>
          <w:rFonts w:ascii="Times New Roman" w:eastAsia="Times New Roman" w:hAnsi="Times New Roman" w:cs="David" w:hint="cs"/>
          <w:sz w:val="20"/>
          <w:szCs w:val="24"/>
          <w:rtl/>
          <w:lang w:eastAsia="he-IL"/>
        </w:rPr>
        <w:t>", "רמדורנט"</w:t>
      </w:r>
      <w:r w:rsidRPr="002F386F">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F386F">
        <w:rPr>
          <w:rFonts w:ascii="Times New Roman" w:eastAsia="Times New Roman" w:hAnsi="Times New Roman" w:cs="David" w:hint="cs"/>
          <w:sz w:val="20"/>
          <w:szCs w:val="24"/>
          <w:rtl/>
          <w:lang w:eastAsia="he-IL"/>
        </w:rPr>
        <w:t>.</w:t>
      </w:r>
    </w:p>
    <w:p w14:paraId="7B2F5CFC"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צוות עובדים ואמצעים</w:t>
      </w:r>
    </w:p>
    <w:p w14:paraId="630F21D0"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במשך כל תקופת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יקיים משרד מאויש</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מאורגן ומצויד</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באופן שיאפשר </w:t>
      </w:r>
      <w:r w:rsidRPr="002F386F">
        <w:rPr>
          <w:rFonts w:ascii="Times New Roman" w:eastAsia="Times New Roman" w:hAnsi="Times New Roman" w:cs="David" w:hint="cs"/>
          <w:sz w:val="20"/>
          <w:szCs w:val="24"/>
          <w:rtl/>
          <w:lang w:eastAsia="he-IL"/>
        </w:rPr>
        <w:t xml:space="preserve">את </w:t>
      </w:r>
      <w:r w:rsidRPr="002F386F">
        <w:rPr>
          <w:rFonts w:ascii="Times New Roman" w:eastAsia="Times New Roman" w:hAnsi="Times New Roman" w:cs="David"/>
          <w:sz w:val="20"/>
          <w:szCs w:val="24"/>
          <w:rtl/>
          <w:lang w:eastAsia="he-IL"/>
        </w:rPr>
        <w:t>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בהתאם להוראות חוזה זה.</w:t>
      </w:r>
    </w:p>
    <w:p w14:paraId="5691028D"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F386F">
        <w:rPr>
          <w:rFonts w:ascii="Times New Roman" w:eastAsia="Times New Roman" w:hAnsi="Times New Roman" w:cs="David"/>
          <w:bCs/>
          <w:sz w:val="20"/>
          <w:szCs w:val="24"/>
          <w:rtl/>
          <w:lang w:eastAsia="he-IL"/>
        </w:rPr>
        <w:t>א'</w:t>
      </w:r>
      <w:r w:rsidRPr="002F386F">
        <w:rPr>
          <w:rFonts w:ascii="Times New Roman" w:eastAsia="Times New Roman" w:hAnsi="Times New Roman" w:cs="David" w:hint="cs"/>
          <w:bCs/>
          <w:sz w:val="20"/>
          <w:szCs w:val="24"/>
          <w:rtl/>
          <w:lang w:eastAsia="he-IL"/>
        </w:rPr>
        <w:t xml:space="preserve"> </w:t>
      </w:r>
      <w:r w:rsidRPr="002F386F">
        <w:rPr>
          <w:rFonts w:ascii="Times New Roman" w:eastAsia="Times New Roman" w:hAnsi="Times New Roman" w:cs="David" w:hint="cs"/>
          <w:b/>
          <w:sz w:val="20"/>
          <w:szCs w:val="24"/>
          <w:rtl/>
          <w:lang w:eastAsia="he-IL"/>
        </w:rPr>
        <w:t>המצ"ב,</w:t>
      </w:r>
      <w:r w:rsidRPr="002F386F">
        <w:rPr>
          <w:rFonts w:ascii="Times New Roman" w:eastAsia="Times New Roman" w:hAnsi="Times New Roman" w:cs="David"/>
          <w:sz w:val="20"/>
          <w:szCs w:val="24"/>
          <w:rtl/>
          <w:lang w:eastAsia="he-IL"/>
        </w:rPr>
        <w:t xml:space="preserve"> יתאים לביצוע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ברמה ובמועדים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141BBAD6"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מבלי לגרוע מהתחייבותו האמורה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רשאי המנהל - אם וכאשר יראה צורך בכך על פי שיקול דעתו </w:t>
      </w:r>
      <w:r w:rsidRPr="002F386F">
        <w:rPr>
          <w:rFonts w:ascii="Times New Roman" w:eastAsia="Times New Roman" w:hAnsi="Times New Roman" w:cs="David" w:hint="cs"/>
          <w:sz w:val="20"/>
          <w:szCs w:val="24"/>
          <w:rtl/>
          <w:lang w:eastAsia="he-IL"/>
        </w:rPr>
        <w:t xml:space="preserve">המוחלט </w:t>
      </w:r>
      <w:r w:rsidRPr="002F386F">
        <w:rPr>
          <w:rFonts w:ascii="Times New Roman" w:eastAsia="Times New Roman" w:hAnsi="Times New Roman" w:cs="David"/>
          <w:sz w:val="20"/>
          <w:szCs w:val="24"/>
          <w:rtl/>
          <w:lang w:eastAsia="he-IL"/>
        </w:rPr>
        <w:t>- להורות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w:t>
      </w:r>
      <w:r w:rsidRPr="002F386F">
        <w:rPr>
          <w:rFonts w:ascii="Times New Roman" w:eastAsia="Times New Roman" w:hAnsi="Times New Roman" w:cs="David" w:hint="cs"/>
          <w:sz w:val="20"/>
          <w:szCs w:val="24"/>
          <w:rtl/>
          <w:lang w:eastAsia="he-IL"/>
        </w:rPr>
        <w:t>עת לעת,</w:t>
      </w:r>
      <w:r w:rsidRPr="002F386F">
        <w:rPr>
          <w:rFonts w:ascii="Times New Roman" w:eastAsia="Times New Roman" w:hAnsi="Times New Roman" w:cs="David"/>
          <w:sz w:val="20"/>
          <w:szCs w:val="24"/>
          <w:rtl/>
          <w:lang w:eastAsia="he-IL"/>
        </w:rPr>
        <w:t xml:space="preserve"> להגדיל את צוות עובדיו, על חשבונו ואחריותו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במספר, לתקופה ובמקומות אותם יציין המנהל בהוראותיו.</w:t>
      </w:r>
    </w:p>
    <w:p w14:paraId="06DB4E88"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מוסכם בזה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F386F">
        <w:rPr>
          <w:rFonts w:ascii="Times New Roman" w:eastAsia="Times New Roman" w:hAnsi="Times New Roman" w:cs="David"/>
          <w:bCs/>
          <w:sz w:val="20"/>
          <w:szCs w:val="24"/>
          <w:rtl/>
          <w:lang w:eastAsia="he-IL"/>
        </w:rPr>
        <w:t>א'</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המצ"ב</w:t>
      </w:r>
      <w:r w:rsidRPr="002F386F">
        <w:rPr>
          <w:rFonts w:ascii="Times New Roman" w:eastAsia="Times New Roman" w:hAnsi="Times New Roman" w:cs="David"/>
          <w:sz w:val="20"/>
          <w:szCs w:val="24"/>
          <w:rtl/>
          <w:lang w:eastAsia="he-IL"/>
        </w:rPr>
        <w:t>, מנהלו הראשי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למטרת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(להלן: "</w:t>
      </w:r>
      <w:r w:rsidRPr="002F386F">
        <w:rPr>
          <w:rFonts w:ascii="Times New Roman" w:eastAsia="Times New Roman" w:hAnsi="Times New Roman" w:cs="David"/>
          <w:b/>
          <w:bCs/>
          <w:sz w:val="20"/>
          <w:szCs w:val="24"/>
          <w:rtl/>
          <w:lang w:eastAsia="he-IL"/>
        </w:rPr>
        <w:t>המנהל הראשי</w:t>
      </w:r>
      <w:r w:rsidRPr="002F386F">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F386F">
        <w:rPr>
          <w:rFonts w:ascii="Times New Roman" w:eastAsia="Times New Roman" w:hAnsi="Times New Roman" w:cs="David" w:hint="cs"/>
          <w:sz w:val="20"/>
          <w:szCs w:val="24"/>
          <w:rtl/>
          <w:lang w:eastAsia="he-IL"/>
        </w:rPr>
        <w:t xml:space="preserve"> מראש ובכתב</w:t>
      </w:r>
      <w:r w:rsidRPr="002F386F">
        <w:rPr>
          <w:rFonts w:ascii="Times New Roman" w:eastAsia="Times New Roman" w:hAnsi="Times New Roman" w:cs="David"/>
          <w:sz w:val="20"/>
          <w:szCs w:val="24"/>
          <w:rtl/>
          <w:lang w:eastAsia="he-IL"/>
        </w:rPr>
        <w:t>.</w:t>
      </w:r>
    </w:p>
    <w:p w14:paraId="26606005" w14:textId="77777777" w:rsidR="000206FA" w:rsidRPr="002F386F"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w:t>
      </w:r>
      <w:r w:rsidRPr="002F386F">
        <w:rPr>
          <w:rFonts w:ascii="Times New Roman" w:eastAsia="Times New Roman" w:hAnsi="Times New Roman" w:cs="David" w:hint="cs"/>
          <w:sz w:val="20"/>
          <w:szCs w:val="24"/>
          <w:rtl/>
          <w:lang w:eastAsia="he-IL"/>
        </w:rPr>
        <w:t>צהיר, כי ידוע לו, ש</w:t>
      </w:r>
      <w:r w:rsidRPr="002F386F">
        <w:rPr>
          <w:rFonts w:ascii="Times New Roman" w:eastAsia="Times New Roman" w:hAnsi="Times New Roman" w:cs="David"/>
          <w:sz w:val="20"/>
          <w:szCs w:val="24"/>
          <w:rtl/>
          <w:lang w:eastAsia="he-IL"/>
        </w:rPr>
        <w:t>במשך כל ת</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קפ</w:t>
      </w:r>
      <w:r w:rsidRPr="002F386F">
        <w:rPr>
          <w:rFonts w:ascii="Times New Roman" w:eastAsia="Times New Roman" w:hAnsi="Times New Roman" w:cs="David" w:hint="cs"/>
          <w:sz w:val="20"/>
          <w:szCs w:val="24"/>
          <w:rtl/>
          <w:lang w:eastAsia="he-IL"/>
        </w:rPr>
        <w:t>ו של</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יעמוד המנהל הראשי בראשו, יהיה מעורב אישית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שיעסוק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התכנון. מבלי לגרוע מהתחייבויות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כמתחייב מ</w:t>
      </w:r>
      <w:r w:rsidRPr="002F386F">
        <w:rPr>
          <w:rFonts w:ascii="Times New Roman" w:eastAsia="Times New Roman" w:hAnsi="Times New Roman" w:cs="David" w:hint="cs"/>
          <w:sz w:val="20"/>
          <w:szCs w:val="24"/>
          <w:rtl/>
          <w:lang w:eastAsia="he-IL"/>
        </w:rPr>
        <w:t>חוזה זה,</w:t>
      </w:r>
      <w:r w:rsidRPr="002F386F">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A506486" w14:textId="77777777" w:rsidR="000206FA" w:rsidRPr="002F386F"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92D582C"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המזמין רשאי </w:t>
      </w:r>
      <w:r w:rsidRPr="002F386F">
        <w:rPr>
          <w:rFonts w:ascii="Times New Roman" w:eastAsia="Times New Roman" w:hAnsi="Times New Roman" w:cs="David"/>
          <w:sz w:val="20"/>
          <w:szCs w:val="24"/>
          <w:rtl/>
          <w:lang w:eastAsia="he-IL"/>
        </w:rPr>
        <w:t>לדרוש מה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להחליף כל עובד מעובדיו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שלדעת המזמין אינו מתאים לתפקידו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ועל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למלא </w:t>
      </w:r>
      <w:r w:rsidRPr="002F386F">
        <w:rPr>
          <w:rFonts w:ascii="Times New Roman" w:eastAsia="Times New Roman" w:hAnsi="Times New Roman" w:cs="David" w:hint="cs"/>
          <w:sz w:val="20"/>
          <w:szCs w:val="24"/>
          <w:rtl/>
          <w:lang w:eastAsia="he-IL"/>
        </w:rPr>
        <w:t xml:space="preserve">אחר </w:t>
      </w:r>
      <w:r w:rsidRPr="002F386F">
        <w:rPr>
          <w:rFonts w:ascii="Times New Roman" w:eastAsia="Times New Roman" w:hAnsi="Times New Roman" w:cs="David"/>
          <w:sz w:val="20"/>
          <w:szCs w:val="24"/>
          <w:rtl/>
          <w:lang w:eastAsia="he-IL"/>
        </w:rPr>
        <w:t>דרישת המזמין לאלתר.</w:t>
      </w:r>
    </w:p>
    <w:p w14:paraId="3B9C749D"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החלטות המזמין בדבר 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שור ו/או החלפת עובד מעובדי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תינתנה לפי </w:t>
      </w:r>
      <w:r w:rsidRPr="002F386F">
        <w:rPr>
          <w:rFonts w:ascii="Times New Roman" w:eastAsia="Times New Roman" w:hAnsi="Times New Roman" w:cs="David"/>
          <w:sz w:val="20"/>
          <w:szCs w:val="24"/>
          <w:rtl/>
          <w:lang w:eastAsia="he-IL"/>
        </w:rPr>
        <w:lastRenderedPageBreak/>
        <w:t>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קול דעתו המוחלט</w:t>
      </w:r>
      <w:r w:rsidRPr="002F386F">
        <w:rPr>
          <w:rFonts w:ascii="Times New Roman" w:eastAsia="Times New Roman" w:hAnsi="Times New Roman" w:cs="David" w:hint="cs"/>
          <w:sz w:val="20"/>
          <w:szCs w:val="24"/>
          <w:rtl/>
          <w:lang w:eastAsia="he-IL"/>
        </w:rPr>
        <w:t xml:space="preserve"> של המזמין</w:t>
      </w:r>
      <w:r w:rsidRPr="002F386F">
        <w:rPr>
          <w:rFonts w:ascii="Times New Roman" w:eastAsia="Times New Roman" w:hAnsi="Times New Roman" w:cs="David"/>
          <w:sz w:val="20"/>
          <w:szCs w:val="24"/>
          <w:rtl/>
          <w:lang w:eastAsia="he-IL"/>
        </w:rPr>
        <w:t xml:space="preserve"> וללא צורך במתן נימוקים</w:t>
      </w:r>
      <w:r w:rsidRPr="002F386F">
        <w:rPr>
          <w:rFonts w:ascii="Times New Roman" w:eastAsia="Times New Roman" w:hAnsi="Times New Roman" w:cs="David" w:hint="cs"/>
          <w:sz w:val="20"/>
          <w:szCs w:val="24"/>
          <w:rtl/>
          <w:lang w:eastAsia="he-IL"/>
        </w:rPr>
        <w:t xml:space="preserve"> כאלה ואחרים</w:t>
      </w:r>
      <w:r w:rsidRPr="002F386F">
        <w:rPr>
          <w:rFonts w:ascii="Times New Roman" w:eastAsia="Times New Roman" w:hAnsi="Times New Roman" w:cs="David"/>
          <w:sz w:val="20"/>
          <w:szCs w:val="24"/>
          <w:rtl/>
          <w:lang w:eastAsia="he-IL"/>
        </w:rPr>
        <w:t>. אין בהחלטות אלה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כדי לשחרר את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מאי</w:t>
      </w:r>
      <w:r w:rsidRPr="002F386F">
        <w:rPr>
          <w:rFonts w:ascii="Times New Roman" w:eastAsia="Times New Roman" w:hAnsi="Times New Roman" w:cs="David" w:hint="cs"/>
          <w:sz w:val="20"/>
          <w:szCs w:val="24"/>
          <w:rtl/>
          <w:lang w:eastAsia="he-IL"/>
        </w:rPr>
        <w:t>לו</w:t>
      </w:r>
      <w:r w:rsidRPr="002F386F">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F386F">
        <w:rPr>
          <w:rFonts w:ascii="Times New Roman" w:eastAsia="Times New Roman" w:hAnsi="Times New Roman" w:cs="David" w:hint="cs"/>
          <w:sz w:val="20"/>
          <w:szCs w:val="24"/>
          <w:rtl/>
          <w:lang w:eastAsia="he-IL"/>
        </w:rPr>
        <w:t xml:space="preserve"> ו/או חבות</w:t>
      </w:r>
      <w:r w:rsidRPr="002F386F">
        <w:rPr>
          <w:rFonts w:ascii="Times New Roman" w:eastAsia="Times New Roman" w:hAnsi="Times New Roman" w:cs="David"/>
          <w:sz w:val="20"/>
          <w:szCs w:val="24"/>
          <w:rtl/>
          <w:lang w:eastAsia="he-IL"/>
        </w:rPr>
        <w:t xml:space="preserve"> שהיא.</w:t>
      </w:r>
    </w:p>
    <w:p w14:paraId="7C3282B3"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לצייד על חשבונו את צוות עובדיו בכל הציוד הדרוש לב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האחריות בגין אחזקת</w:t>
      </w:r>
      <w:r w:rsidRPr="002F386F">
        <w:rPr>
          <w:rFonts w:ascii="Times New Roman" w:eastAsia="Times New Roman" w:hAnsi="Times New Roman" w:cs="David"/>
          <w:sz w:val="20"/>
          <w:szCs w:val="24"/>
          <w:rtl/>
          <w:lang w:eastAsia="he-IL"/>
        </w:rPr>
        <w:t xml:space="preserve"> ושמיר</w:t>
      </w:r>
      <w:r w:rsidRPr="002F386F">
        <w:rPr>
          <w:rFonts w:ascii="Times New Roman" w:eastAsia="Times New Roman" w:hAnsi="Times New Roman" w:cs="David" w:hint="cs"/>
          <w:sz w:val="20"/>
          <w:szCs w:val="24"/>
          <w:rtl/>
          <w:lang w:eastAsia="he-IL"/>
        </w:rPr>
        <w:t>ת</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ציוד</w:t>
      </w:r>
      <w:r w:rsidRPr="002F386F">
        <w:rPr>
          <w:rFonts w:ascii="Times New Roman" w:eastAsia="Times New Roman" w:hAnsi="Times New Roman" w:cs="David" w:hint="cs"/>
          <w:sz w:val="20"/>
          <w:szCs w:val="24"/>
          <w:rtl/>
          <w:lang w:eastAsia="he-IL"/>
        </w:rPr>
        <w:t xml:space="preserve"> כאמור,</w:t>
      </w:r>
      <w:r w:rsidRPr="002F386F">
        <w:rPr>
          <w:rFonts w:ascii="Times New Roman" w:eastAsia="Times New Roman" w:hAnsi="Times New Roman" w:cs="David"/>
          <w:sz w:val="20"/>
          <w:szCs w:val="24"/>
          <w:rtl/>
          <w:lang w:eastAsia="he-IL"/>
        </w:rPr>
        <w:t xml:space="preserve"> תהיה בידי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ועל חשבונו, והמזמין לא </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ישא בכל אחריות </w:t>
      </w:r>
      <w:r w:rsidRPr="002F386F">
        <w:rPr>
          <w:rFonts w:ascii="Times New Roman" w:eastAsia="Times New Roman" w:hAnsi="Times New Roman" w:cs="David" w:hint="cs"/>
          <w:sz w:val="20"/>
          <w:szCs w:val="24"/>
          <w:rtl/>
          <w:lang w:eastAsia="he-IL"/>
        </w:rPr>
        <w:t xml:space="preserve">ו/או חבות </w:t>
      </w:r>
      <w:r w:rsidRPr="002F386F">
        <w:rPr>
          <w:rFonts w:ascii="Times New Roman" w:eastAsia="Times New Roman" w:hAnsi="Times New Roman" w:cs="David"/>
          <w:sz w:val="20"/>
          <w:szCs w:val="24"/>
          <w:rtl/>
          <w:lang w:eastAsia="he-IL"/>
        </w:rPr>
        <w:t>בגין א</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בדן </w:t>
      </w:r>
      <w:r w:rsidRPr="002F386F">
        <w:rPr>
          <w:rFonts w:ascii="Times New Roman" w:eastAsia="Times New Roman" w:hAnsi="Times New Roman" w:cs="David" w:hint="cs"/>
          <w:sz w:val="20"/>
          <w:szCs w:val="24"/>
          <w:rtl/>
          <w:lang w:eastAsia="he-IL"/>
        </w:rPr>
        <w:t>ן/</w:t>
      </w:r>
      <w:r w:rsidRPr="002F386F">
        <w:rPr>
          <w:rFonts w:ascii="Times New Roman" w:eastAsia="Times New Roman" w:hAnsi="Times New Roman" w:cs="David"/>
          <w:sz w:val="20"/>
          <w:szCs w:val="24"/>
          <w:rtl/>
          <w:lang w:eastAsia="he-IL"/>
        </w:rPr>
        <w:t>או נזק</w:t>
      </w:r>
      <w:r w:rsidRPr="002F386F">
        <w:rPr>
          <w:rFonts w:ascii="Times New Roman" w:eastAsia="Times New Roman" w:hAnsi="Times New Roman" w:cs="David" w:hint="cs"/>
          <w:sz w:val="20"/>
          <w:szCs w:val="24"/>
          <w:rtl/>
          <w:lang w:eastAsia="he-IL"/>
        </w:rPr>
        <w:t xml:space="preserve"> ו/או קלקול</w:t>
      </w:r>
      <w:r w:rsidRPr="002F386F">
        <w:rPr>
          <w:rFonts w:ascii="Times New Roman" w:eastAsia="Times New Roman" w:hAnsi="Times New Roman" w:cs="David"/>
          <w:sz w:val="20"/>
          <w:szCs w:val="24"/>
          <w:rtl/>
          <w:lang w:eastAsia="he-IL"/>
        </w:rPr>
        <w:t xml:space="preserve"> כלשהו לציוד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לכל חלק ממנו מכל סיבה שהיא.</w:t>
      </w:r>
    </w:p>
    <w:p w14:paraId="38CCFACC"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סמכויות ה</w:t>
      </w:r>
      <w:r w:rsidR="00B17D15" w:rsidRPr="002F386F">
        <w:rPr>
          <w:rFonts w:ascii="Times New Roman" w:eastAsia="Times New Roman" w:hAnsi="Times New Roman" w:cs="David"/>
          <w:bCs/>
          <w:sz w:val="20"/>
          <w:szCs w:val="24"/>
          <w:u w:val="single"/>
          <w:rtl/>
          <w:lang w:eastAsia="he-IL"/>
        </w:rPr>
        <w:t>יועץ</w:t>
      </w:r>
    </w:p>
    <w:p w14:paraId="2ABE41F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במגעים עם רשויות מוסמכות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לרבות עם הרשות המקומית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בכל הנוגע לש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וכל הכרוך בכך</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יפעל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בתור בא-כוחו הטכני של המזמין והמזמין מסמיכו לכך</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ובלבד:</w:t>
      </w:r>
    </w:p>
    <w:p w14:paraId="5FF69DF7"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יגיש תכניות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תיקונים לתכניות לא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שור הרשויות המוסמכות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אלא אם כן אושרו קודם לכן</w:t>
      </w:r>
      <w:r w:rsidRPr="002F386F">
        <w:rPr>
          <w:rFonts w:ascii="Times New Roman" w:eastAsia="Times New Roman" w:hAnsi="Times New Roman" w:cs="David" w:hint="cs"/>
          <w:sz w:val="20"/>
          <w:szCs w:val="24"/>
          <w:rtl/>
          <w:lang w:eastAsia="he-IL"/>
        </w:rPr>
        <w:t>, מראש ובכתב,</w:t>
      </w:r>
      <w:r w:rsidRPr="002F386F">
        <w:rPr>
          <w:rFonts w:ascii="Times New Roman" w:eastAsia="Times New Roman" w:hAnsi="Times New Roman" w:cs="David"/>
          <w:sz w:val="20"/>
          <w:szCs w:val="24"/>
          <w:rtl/>
          <w:lang w:eastAsia="he-IL"/>
        </w:rPr>
        <w:t xml:space="preserve"> ע"י המזמין.</w:t>
      </w:r>
    </w:p>
    <w:p w14:paraId="1316EDC4"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הכרוך בהתחייבות חוקית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כספית</w:t>
      </w:r>
      <w:r w:rsidRPr="002F386F">
        <w:rPr>
          <w:rFonts w:ascii="Times New Roman" w:eastAsia="Times New Roman" w:hAnsi="Times New Roman" w:cs="David" w:hint="cs"/>
          <w:sz w:val="20"/>
          <w:szCs w:val="24"/>
          <w:rtl/>
          <w:lang w:eastAsia="he-IL"/>
        </w:rPr>
        <w:t xml:space="preserve"> ו/או אחרת,</w:t>
      </w:r>
      <w:r w:rsidRPr="002F386F">
        <w:rPr>
          <w:rFonts w:ascii="Times New Roman" w:eastAsia="Times New Roman" w:hAnsi="Times New Roman" w:cs="David"/>
          <w:sz w:val="20"/>
          <w:szCs w:val="24"/>
          <w:rtl/>
          <w:lang w:eastAsia="he-IL"/>
        </w:rPr>
        <w:t xml:space="preserve"> אלא בא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שורו של המזמין</w:t>
      </w:r>
      <w:r w:rsidRPr="002F386F">
        <w:rPr>
          <w:rFonts w:ascii="Times New Roman" w:eastAsia="Times New Roman" w:hAnsi="Times New Roman" w:cs="David" w:hint="cs"/>
          <w:sz w:val="20"/>
          <w:szCs w:val="24"/>
          <w:rtl/>
          <w:lang w:eastAsia="he-IL"/>
        </w:rPr>
        <w:t xml:space="preserve"> מראש ובכתב</w:t>
      </w:r>
      <w:r w:rsidRPr="002F386F">
        <w:rPr>
          <w:rFonts w:ascii="Times New Roman" w:eastAsia="Times New Roman" w:hAnsi="Times New Roman" w:cs="David"/>
          <w:sz w:val="20"/>
          <w:szCs w:val="24"/>
          <w:rtl/>
          <w:lang w:eastAsia="he-IL"/>
        </w:rPr>
        <w:t>.</w:t>
      </w:r>
    </w:p>
    <w:p w14:paraId="71AC344B"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זולת אם</w:t>
      </w:r>
      <w:r w:rsidRPr="002F386F">
        <w:rPr>
          <w:rFonts w:ascii="Times New Roman" w:eastAsia="Times New Roman" w:hAnsi="Times New Roman" w:cs="David"/>
          <w:sz w:val="20"/>
          <w:szCs w:val="24"/>
          <w:rtl/>
          <w:lang w:eastAsia="he-IL"/>
        </w:rPr>
        <w:t xml:space="preserve"> יוסמך לכך ע"י המזמין </w:t>
      </w:r>
      <w:r w:rsidRPr="002F386F">
        <w:rPr>
          <w:rFonts w:ascii="Times New Roman" w:eastAsia="Times New Roman" w:hAnsi="Times New Roman" w:cs="David" w:hint="cs"/>
          <w:sz w:val="20"/>
          <w:szCs w:val="24"/>
          <w:rtl/>
          <w:lang w:eastAsia="he-IL"/>
        </w:rPr>
        <w:t>מראש ו</w:t>
      </w:r>
      <w:r w:rsidRPr="002F386F">
        <w:rPr>
          <w:rFonts w:ascii="Times New Roman" w:eastAsia="Times New Roman" w:hAnsi="Times New Roman" w:cs="David"/>
          <w:sz w:val="20"/>
          <w:szCs w:val="24"/>
          <w:rtl/>
          <w:lang w:eastAsia="he-IL"/>
        </w:rPr>
        <w:t>בכתב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לא יהיה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רשאי ליתן הוראות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הנחיות</w:t>
      </w:r>
      <w:r w:rsidRPr="002F386F">
        <w:rPr>
          <w:rFonts w:ascii="Times New Roman" w:eastAsia="Times New Roman" w:hAnsi="Times New Roman" w:cs="David" w:hint="cs"/>
          <w:sz w:val="20"/>
          <w:szCs w:val="24"/>
          <w:rtl/>
          <w:lang w:eastAsia="he-IL"/>
        </w:rPr>
        <w:t>, בין</w:t>
      </w:r>
      <w:r w:rsidRPr="002F386F">
        <w:rPr>
          <w:rFonts w:ascii="Times New Roman" w:eastAsia="Times New Roman" w:hAnsi="Times New Roman" w:cs="David"/>
          <w:sz w:val="20"/>
          <w:szCs w:val="24"/>
          <w:rtl/>
          <w:lang w:eastAsia="he-IL"/>
        </w:rPr>
        <w:t xml:space="preserve"> במישרין</w:t>
      </w:r>
      <w:r w:rsidRPr="002F386F">
        <w:rPr>
          <w:rFonts w:ascii="Times New Roman" w:eastAsia="Times New Roman" w:hAnsi="Times New Roman" w:cs="David" w:hint="cs"/>
          <w:sz w:val="20"/>
          <w:szCs w:val="24"/>
          <w:rtl/>
          <w:lang w:eastAsia="he-IL"/>
        </w:rPr>
        <w:t xml:space="preserve"> ובין בעקיפין,</w:t>
      </w:r>
      <w:r w:rsidRPr="002F386F">
        <w:rPr>
          <w:rFonts w:ascii="Times New Roman" w:eastAsia="Times New Roman" w:hAnsi="Times New Roman" w:cs="David"/>
          <w:sz w:val="20"/>
          <w:szCs w:val="24"/>
          <w:rtl/>
          <w:lang w:eastAsia="he-IL"/>
        </w:rPr>
        <w:t xml:space="preserve"> לקבלן הראשי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לקבלן העבודות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לנהל עמם מו"מ ביחס למחירים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w:t>
      </w:r>
      <w:r w:rsidRPr="002F386F">
        <w:rPr>
          <w:rFonts w:ascii="Times New Roman" w:eastAsia="Times New Roman" w:hAnsi="Times New Roman" w:cs="David" w:hint="cs"/>
          <w:sz w:val="20"/>
          <w:szCs w:val="24"/>
          <w:rtl/>
          <w:lang w:eastAsia="he-IL"/>
        </w:rPr>
        <w:t>ל</w:t>
      </w:r>
      <w:r w:rsidRPr="002F386F">
        <w:rPr>
          <w:rFonts w:ascii="Times New Roman" w:eastAsia="Times New Roman" w:hAnsi="Times New Roman" w:cs="David"/>
          <w:sz w:val="20"/>
          <w:szCs w:val="24"/>
          <w:rtl/>
          <w:lang w:eastAsia="he-IL"/>
        </w:rPr>
        <w:t>דרכי ביצוע הכרוכים בש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נוי מחירים</w:t>
      </w:r>
      <w:r w:rsidRPr="002F386F">
        <w:rPr>
          <w:rFonts w:ascii="Times New Roman" w:eastAsia="Times New Roman" w:hAnsi="Times New Roman" w:cs="David" w:hint="cs"/>
          <w:sz w:val="20"/>
          <w:szCs w:val="24"/>
          <w:rtl/>
          <w:lang w:eastAsia="he-IL"/>
        </w:rPr>
        <w:t xml:space="preserve"> ו/או כמויות</w:t>
      </w:r>
      <w:r w:rsidRPr="002F386F">
        <w:rPr>
          <w:rFonts w:ascii="Times New Roman" w:eastAsia="Times New Roman" w:hAnsi="Times New Roman" w:cs="David"/>
          <w:sz w:val="20"/>
          <w:szCs w:val="24"/>
          <w:rtl/>
          <w:lang w:eastAsia="he-IL"/>
        </w:rPr>
        <w:t>, אלא באמצעות המזמין או המנהל.</w:t>
      </w:r>
    </w:p>
    <w:p w14:paraId="765F1502"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סמכויות המנהל</w:t>
      </w:r>
    </w:p>
    <w:p w14:paraId="38B5DFFE"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המנהל רשאי לבדוק</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בכל עת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כולם או </w:t>
      </w:r>
      <w:r w:rsidRPr="002F386F">
        <w:rPr>
          <w:rFonts w:ascii="Times New Roman" w:eastAsia="Times New Roman" w:hAnsi="Times New Roman" w:cs="David" w:hint="cs"/>
          <w:sz w:val="20"/>
          <w:szCs w:val="24"/>
          <w:rtl/>
          <w:lang w:eastAsia="he-IL"/>
        </w:rPr>
        <w:t>מקצתם</w:t>
      </w:r>
      <w:r w:rsidRPr="002F386F">
        <w:rPr>
          <w:rFonts w:ascii="Times New Roman" w:eastAsia="Times New Roman" w:hAnsi="Times New Roman" w:cs="David"/>
          <w:sz w:val="20"/>
          <w:szCs w:val="24"/>
          <w:rtl/>
          <w:lang w:eastAsia="he-IL"/>
        </w:rPr>
        <w:t>, להשגיח על ביצוע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וכן לבדוק את טיב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הנעשים על ידי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w:t>
      </w:r>
      <w:r w:rsidRPr="002F386F">
        <w:rPr>
          <w:rFonts w:ascii="Times New Roman" w:eastAsia="Times New Roman" w:hAnsi="Times New Roman" w:cs="David" w:hint="cs"/>
          <w:sz w:val="20"/>
          <w:szCs w:val="24"/>
          <w:rtl/>
          <w:lang w:eastAsia="he-IL"/>
        </w:rPr>
        <w:t xml:space="preserve">על ידי מי </w:t>
      </w:r>
      <w:r w:rsidRPr="002F386F">
        <w:rPr>
          <w:rFonts w:ascii="Times New Roman" w:eastAsia="Times New Roman" w:hAnsi="Times New Roman" w:cs="David"/>
          <w:sz w:val="20"/>
          <w:szCs w:val="24"/>
          <w:rtl/>
          <w:lang w:eastAsia="he-IL"/>
        </w:rPr>
        <w:t>מטעמו. כן רשאי המנהל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לבדוק אם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45EED43"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F386F">
        <w:rPr>
          <w:rFonts w:ascii="Times New Roman" w:eastAsia="Times New Roman" w:hAnsi="Times New Roman" w:cs="David"/>
          <w:bCs/>
          <w:sz w:val="20"/>
          <w:szCs w:val="24"/>
          <w:rtl/>
          <w:lang w:eastAsia="he-IL"/>
        </w:rPr>
        <w:t>א'</w:t>
      </w:r>
      <w:r w:rsidRPr="002F386F">
        <w:rPr>
          <w:rFonts w:ascii="Times New Roman" w:eastAsia="Times New Roman" w:hAnsi="Times New Roman" w:cs="David" w:hint="cs"/>
          <w:b/>
          <w:sz w:val="20"/>
          <w:szCs w:val="24"/>
          <w:rtl/>
          <w:lang w:eastAsia="he-IL"/>
        </w:rPr>
        <w:t xml:space="preserve"> המצ"ב</w:t>
      </w:r>
      <w:r w:rsidRPr="002F386F">
        <w:rPr>
          <w:rFonts w:ascii="Times New Roman" w:eastAsia="Times New Roman" w:hAnsi="Times New Roman" w:cs="David"/>
          <w:sz w:val="20"/>
          <w:szCs w:val="24"/>
          <w:rtl/>
          <w:lang w:eastAsia="he-IL"/>
        </w:rPr>
        <w:t>.</w:t>
      </w:r>
    </w:p>
    <w:p w14:paraId="38C102F3"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לצורך הפעלת סמכויותיו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רשאי המנהל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מי מטעמו לבקר במשרד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בכל מקום אחר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בו מבוצעים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למסור כל הסבר שיידרש על יד</w:t>
      </w:r>
      <w:r w:rsidRPr="002F386F">
        <w:rPr>
          <w:rFonts w:ascii="Times New Roman" w:eastAsia="Times New Roman" w:hAnsi="Times New Roman" w:cs="David" w:hint="cs"/>
          <w:sz w:val="20"/>
          <w:szCs w:val="24"/>
          <w:rtl/>
          <w:lang w:eastAsia="he-IL"/>
        </w:rPr>
        <w:t>י המנהל ו/</w:t>
      </w:r>
      <w:r w:rsidRPr="002F386F">
        <w:rPr>
          <w:rFonts w:ascii="Times New Roman" w:eastAsia="Times New Roman" w:hAnsi="Times New Roman" w:cs="David"/>
          <w:sz w:val="20"/>
          <w:szCs w:val="24"/>
          <w:rtl/>
          <w:lang w:eastAsia="he-IL"/>
        </w:rPr>
        <w:t xml:space="preserve">או </w:t>
      </w:r>
      <w:r w:rsidRPr="002F386F">
        <w:rPr>
          <w:rFonts w:ascii="Times New Roman" w:eastAsia="Times New Roman" w:hAnsi="Times New Roman" w:cs="David" w:hint="cs"/>
          <w:sz w:val="20"/>
          <w:szCs w:val="24"/>
          <w:rtl/>
          <w:lang w:eastAsia="he-IL"/>
        </w:rPr>
        <w:t xml:space="preserve">על ידי מי </w:t>
      </w:r>
      <w:r w:rsidRPr="002F386F">
        <w:rPr>
          <w:rFonts w:ascii="Times New Roman" w:eastAsia="Times New Roman" w:hAnsi="Times New Roman" w:cs="David"/>
          <w:sz w:val="20"/>
          <w:szCs w:val="24"/>
          <w:rtl/>
          <w:lang w:eastAsia="he-IL"/>
        </w:rPr>
        <w:t>מטעמו.</w:t>
      </w:r>
    </w:p>
    <w:p w14:paraId="5F9AF56C"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אין בהפעלת סמכויות המנהל על פי חוזה 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כדי לגרוע </w:t>
      </w:r>
      <w:r w:rsidRPr="002F386F">
        <w:rPr>
          <w:rFonts w:ascii="Times New Roman" w:eastAsia="Times New Roman" w:hAnsi="Times New Roman" w:cs="David" w:hint="cs"/>
          <w:sz w:val="20"/>
          <w:szCs w:val="24"/>
          <w:rtl/>
          <w:lang w:eastAsia="he-IL"/>
        </w:rPr>
        <w:t xml:space="preserve">ו/או לשחרר </w:t>
      </w:r>
      <w:r w:rsidRPr="002F386F">
        <w:rPr>
          <w:rFonts w:ascii="Times New Roman" w:eastAsia="Times New Roman" w:hAnsi="Times New Roman" w:cs="David"/>
          <w:sz w:val="20"/>
          <w:szCs w:val="24"/>
          <w:rtl/>
          <w:lang w:eastAsia="he-IL"/>
        </w:rPr>
        <w:t xml:space="preserve">מאחריות </w:t>
      </w:r>
      <w:r w:rsidRPr="002F386F">
        <w:rPr>
          <w:rFonts w:ascii="Times New Roman" w:eastAsia="Times New Roman" w:hAnsi="Times New Roman" w:cs="David" w:hint="cs"/>
          <w:sz w:val="20"/>
          <w:szCs w:val="24"/>
          <w:rtl/>
          <w:lang w:eastAsia="he-IL"/>
        </w:rPr>
        <w:t>ה</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hint="cs"/>
          <w:sz w:val="20"/>
          <w:szCs w:val="24"/>
          <w:rtl/>
          <w:lang w:eastAsia="he-IL"/>
        </w:rPr>
        <w:t xml:space="preserve"> על פי חוזה זה ו/או על פי כל דין.</w:t>
      </w:r>
      <w:r w:rsidRPr="002F386F">
        <w:rPr>
          <w:rFonts w:ascii="Times New Roman" w:eastAsia="Times New Roman" w:hAnsi="Times New Roman" w:cs="David"/>
          <w:sz w:val="20"/>
          <w:szCs w:val="24"/>
          <w:rtl/>
          <w:lang w:eastAsia="he-IL"/>
        </w:rPr>
        <w:t xml:space="preserve"> בהקשר זה מובהר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56C62592"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אישר המנהל תכניות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מסמכים אחרים הקשורים בשרותי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על פי חוזה זה או שדרש המנהל מה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להכינם בהתאם ל</w:t>
      </w:r>
      <w:r w:rsidRPr="002F386F">
        <w:rPr>
          <w:rFonts w:ascii="Times New Roman" w:eastAsia="Times New Roman" w:hAnsi="Times New Roman" w:cs="David" w:hint="cs"/>
          <w:sz w:val="20"/>
          <w:szCs w:val="24"/>
          <w:rtl/>
          <w:lang w:eastAsia="he-IL"/>
        </w:rPr>
        <w:t>חוזה</w:t>
      </w:r>
      <w:r w:rsidRPr="002F386F">
        <w:rPr>
          <w:rFonts w:ascii="Times New Roman" w:eastAsia="Times New Roman" w:hAnsi="Times New Roman" w:cs="David"/>
          <w:sz w:val="20"/>
          <w:szCs w:val="24"/>
          <w:rtl/>
          <w:lang w:eastAsia="he-IL"/>
        </w:rPr>
        <w:t xml:space="preserve"> זה, </w:t>
      </w:r>
      <w:r w:rsidRPr="002F386F">
        <w:rPr>
          <w:rFonts w:ascii="Times New Roman" w:eastAsia="Times New Roman" w:hAnsi="Times New Roman" w:cs="David" w:hint="cs"/>
          <w:sz w:val="20"/>
          <w:szCs w:val="24"/>
          <w:rtl/>
          <w:lang w:eastAsia="he-IL"/>
        </w:rPr>
        <w:t>לא יהא</w:t>
      </w:r>
      <w:r w:rsidRPr="002F386F">
        <w:rPr>
          <w:rFonts w:ascii="Times New Roman" w:eastAsia="Times New Roman" w:hAnsi="Times New Roman" w:cs="David"/>
          <w:sz w:val="20"/>
          <w:szCs w:val="24"/>
          <w:rtl/>
          <w:lang w:eastAsia="he-IL"/>
        </w:rPr>
        <w:t xml:space="preserve"> בכך כדי לשחרר את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מאחריותו המקצועית המלאה ו</w:t>
      </w:r>
      <w:r w:rsidRPr="002F386F">
        <w:rPr>
          <w:rFonts w:ascii="Times New Roman" w:eastAsia="Times New Roman" w:hAnsi="Times New Roman" w:cs="David" w:hint="cs"/>
          <w:sz w:val="20"/>
          <w:szCs w:val="24"/>
          <w:rtl/>
          <w:lang w:eastAsia="he-IL"/>
        </w:rPr>
        <w:t>לא יהא</w:t>
      </w:r>
      <w:r w:rsidRPr="002F386F">
        <w:rPr>
          <w:rFonts w:ascii="Times New Roman" w:eastAsia="Times New Roman" w:hAnsi="Times New Roman" w:cs="David"/>
          <w:sz w:val="20"/>
          <w:szCs w:val="24"/>
          <w:rtl/>
          <w:lang w:eastAsia="he-IL"/>
        </w:rPr>
        <w:t xml:space="preserve"> בכך כדי להטיל על המנהל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על המזמין אחריות כלשהי לטיב התכניות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המסמכים האמורים.</w:t>
      </w:r>
    </w:p>
    <w:p w14:paraId="0A9C3D1D"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לוח זמנים ושלבי ב</w:t>
      </w:r>
      <w:r w:rsidRPr="002F386F">
        <w:rPr>
          <w:rFonts w:ascii="Times New Roman" w:eastAsia="Times New Roman" w:hAnsi="Times New Roman" w:cs="David" w:hint="cs"/>
          <w:bCs/>
          <w:sz w:val="20"/>
          <w:szCs w:val="24"/>
          <w:u w:val="single"/>
          <w:rtl/>
          <w:lang w:eastAsia="he-IL"/>
        </w:rPr>
        <w:t>י</w:t>
      </w:r>
      <w:r w:rsidRPr="002F386F">
        <w:rPr>
          <w:rFonts w:ascii="Times New Roman" w:eastAsia="Times New Roman" w:hAnsi="Times New Roman" w:cs="David"/>
          <w:bCs/>
          <w:sz w:val="20"/>
          <w:szCs w:val="24"/>
          <w:u w:val="single"/>
          <w:rtl/>
          <w:lang w:eastAsia="he-IL"/>
        </w:rPr>
        <w:t>צוע</w:t>
      </w:r>
    </w:p>
    <w:p w14:paraId="26E14AAB"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יבצע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בשלבים ובמועדים כמפורט בנספח </w:t>
      </w:r>
      <w:r w:rsidRPr="002F386F">
        <w:rPr>
          <w:rFonts w:ascii="Times New Roman" w:eastAsia="Times New Roman" w:hAnsi="Times New Roman" w:cs="David"/>
          <w:b/>
          <w:bCs/>
          <w:sz w:val="20"/>
          <w:szCs w:val="24"/>
          <w:rtl/>
          <w:lang w:eastAsia="he-IL"/>
        </w:rPr>
        <w:t>ג'</w:t>
      </w:r>
      <w:r w:rsidRPr="002F386F">
        <w:rPr>
          <w:rFonts w:ascii="Times New Roman" w:eastAsia="Times New Roman" w:hAnsi="Times New Roman" w:cs="David" w:hint="cs"/>
          <w:sz w:val="20"/>
          <w:szCs w:val="24"/>
          <w:rtl/>
          <w:lang w:eastAsia="he-IL"/>
        </w:rPr>
        <w:t xml:space="preserve"> המצ"ב</w:t>
      </w:r>
      <w:r w:rsidRPr="002F386F">
        <w:rPr>
          <w:rFonts w:ascii="Times New Roman" w:eastAsia="Times New Roman" w:hAnsi="Times New Roman" w:cs="David"/>
          <w:sz w:val="20"/>
          <w:szCs w:val="24"/>
          <w:rtl/>
          <w:lang w:eastAsia="he-IL"/>
        </w:rPr>
        <w:t xml:space="preserve"> (להלן: "</w:t>
      </w:r>
      <w:r w:rsidRPr="002F386F">
        <w:rPr>
          <w:rFonts w:ascii="Times New Roman" w:eastAsia="Times New Roman" w:hAnsi="Times New Roman" w:cs="David"/>
          <w:b/>
          <w:bCs/>
          <w:sz w:val="20"/>
          <w:szCs w:val="24"/>
          <w:rtl/>
          <w:lang w:eastAsia="he-IL"/>
        </w:rPr>
        <w:t>לוח הזמנים</w:t>
      </w:r>
      <w:r w:rsidRPr="002F386F">
        <w:rPr>
          <w:rFonts w:ascii="Times New Roman" w:eastAsia="Times New Roman" w:hAnsi="Times New Roman" w:cs="David"/>
          <w:sz w:val="20"/>
          <w:szCs w:val="24"/>
          <w:rtl/>
          <w:lang w:eastAsia="he-IL"/>
        </w:rPr>
        <w:t>"). כל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 הכלול בשרותי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אשר לא נקבע לו מועד בלוח הזמנים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יבוצע על ידי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במועד שיהיה דרוש על מנת להבטיח</w:t>
      </w:r>
      <w:r w:rsidRPr="002F386F">
        <w:rPr>
          <w:rFonts w:ascii="Times New Roman" w:eastAsia="Times New Roman" w:hAnsi="Times New Roman" w:cs="David" w:hint="cs"/>
          <w:sz w:val="20"/>
          <w:szCs w:val="24"/>
          <w:rtl/>
          <w:lang w:eastAsia="he-IL"/>
        </w:rPr>
        <w:t xml:space="preserve"> את</w:t>
      </w:r>
      <w:r w:rsidRPr="002F386F">
        <w:rPr>
          <w:rFonts w:ascii="Times New Roman" w:eastAsia="Times New Roman" w:hAnsi="Times New Roman" w:cs="David"/>
          <w:sz w:val="20"/>
          <w:szCs w:val="24"/>
          <w:rtl/>
          <w:lang w:eastAsia="he-IL"/>
        </w:rPr>
        <w:t xml:space="preserve">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 xml:space="preserve">קבלנים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אחרים בהתאם ללוח הזמנים המוסכם ע</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מם.</w:t>
      </w:r>
    </w:p>
    <w:p w14:paraId="2BFA4063"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לא יתחיל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צוע קטע מהפרויקט ו/או שלב משלבי העבודה כמפורט בנספח </w:t>
      </w:r>
      <w:r w:rsidRPr="002F386F">
        <w:rPr>
          <w:rFonts w:ascii="Times New Roman" w:eastAsia="Times New Roman" w:hAnsi="Times New Roman" w:cs="David"/>
          <w:bCs/>
          <w:sz w:val="20"/>
          <w:szCs w:val="24"/>
          <w:rtl/>
          <w:lang w:eastAsia="he-IL"/>
        </w:rPr>
        <w:t>ב'</w:t>
      </w:r>
      <w:r w:rsidRPr="002F386F">
        <w:rPr>
          <w:rFonts w:ascii="Times New Roman" w:eastAsia="Times New Roman" w:hAnsi="Times New Roman" w:cs="David"/>
          <w:sz w:val="20"/>
          <w:szCs w:val="24"/>
          <w:rtl/>
          <w:lang w:eastAsia="he-IL"/>
        </w:rPr>
        <w:t xml:space="preserve"> או </w:t>
      </w:r>
      <w:r w:rsidRPr="002F386F">
        <w:rPr>
          <w:rFonts w:ascii="Times New Roman" w:eastAsia="Times New Roman" w:hAnsi="Times New Roman" w:cs="David"/>
          <w:b/>
          <w:bCs/>
          <w:sz w:val="20"/>
          <w:szCs w:val="24"/>
          <w:rtl/>
          <w:lang w:eastAsia="he-IL"/>
        </w:rPr>
        <w:t xml:space="preserve">ג' </w:t>
      </w:r>
      <w:r w:rsidRPr="002F386F">
        <w:rPr>
          <w:rFonts w:ascii="Times New Roman" w:eastAsia="Times New Roman" w:hAnsi="Times New Roman" w:cs="David" w:hint="cs"/>
          <w:sz w:val="20"/>
          <w:szCs w:val="24"/>
          <w:rtl/>
          <w:lang w:eastAsia="he-IL"/>
        </w:rPr>
        <w:t xml:space="preserve">המצ"ב, </w:t>
      </w:r>
      <w:r w:rsidRPr="002F386F">
        <w:rPr>
          <w:rFonts w:ascii="Times New Roman" w:eastAsia="Times New Roman" w:hAnsi="Times New Roman" w:cs="David"/>
          <w:sz w:val="20"/>
          <w:szCs w:val="24"/>
          <w:rtl/>
          <w:lang w:eastAsia="he-IL"/>
        </w:rPr>
        <w:t>אלא אם כן הודיע למזמין תחילה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הגיע לדעתו מועד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שלב זה וק</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בל מהמזמין 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שור בכתב לביצועו.</w:t>
      </w:r>
    </w:p>
    <w:p w14:paraId="3A84EDA2"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יש לראות </w:t>
      </w:r>
      <w:r w:rsidRPr="002F386F">
        <w:rPr>
          <w:rFonts w:ascii="Times New Roman" w:eastAsia="Times New Roman" w:hAnsi="Times New Roman" w:cs="David" w:hint="cs"/>
          <w:sz w:val="20"/>
          <w:szCs w:val="24"/>
          <w:rtl/>
          <w:lang w:eastAsia="he-IL"/>
        </w:rPr>
        <w:t>ב</w:t>
      </w:r>
      <w:r w:rsidRPr="002F386F">
        <w:rPr>
          <w:rFonts w:ascii="Times New Roman" w:eastAsia="Times New Roman" w:hAnsi="Times New Roman" w:cs="David"/>
          <w:sz w:val="20"/>
          <w:szCs w:val="24"/>
          <w:rtl/>
          <w:lang w:eastAsia="he-IL"/>
        </w:rPr>
        <w:t>חוזה זה כהתקשרות בין המזמין לבין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או לגבי כל שלב שלהם בנפרד, לפי </w:t>
      </w:r>
      <w:r w:rsidRPr="002F386F">
        <w:rPr>
          <w:rFonts w:ascii="Times New Roman" w:eastAsia="Times New Roman" w:hAnsi="Times New Roman" w:cs="David"/>
          <w:sz w:val="20"/>
          <w:szCs w:val="24"/>
          <w:rtl/>
          <w:lang w:eastAsia="he-IL"/>
        </w:rPr>
        <w:lastRenderedPageBreak/>
        <w:t>בחירת המזמין. המזמין יהיה זכאי אפוא להפסיק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189D2743"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ידוע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התחייבויות היועצים</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הקבלנים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יתר הגורמים, מותנות בכך שיסופקו להם כל התכניות</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ההנחיות</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ההוראות</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הפרטים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הביאורים שידרשו לב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לבצע את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באופן שימנע כל עילה מהיועצים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מהקבלנים מלטעון לעיכוב מוצדק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FF7ECC9"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עיכוב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יוכר כמוצדק</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אך ו</w:t>
      </w:r>
      <w:r w:rsidRPr="002F386F">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543C4BE"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הוא נובע מכ</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ח עליון או גורם אחר (להלן יחדיו: "</w:t>
      </w:r>
      <w:r w:rsidRPr="002F386F">
        <w:rPr>
          <w:rFonts w:ascii="Times New Roman" w:eastAsia="Times New Roman" w:hAnsi="Times New Roman" w:cs="David"/>
          <w:b/>
          <w:bCs/>
          <w:sz w:val="20"/>
          <w:szCs w:val="24"/>
          <w:rtl/>
          <w:lang w:eastAsia="he-IL"/>
        </w:rPr>
        <w:t>אירוע דוחה</w:t>
      </w:r>
      <w:r w:rsidRPr="002F386F">
        <w:rPr>
          <w:rFonts w:ascii="Times New Roman" w:eastAsia="Times New Roman" w:hAnsi="Times New Roman" w:cs="David"/>
          <w:sz w:val="20"/>
          <w:szCs w:val="24"/>
          <w:rtl/>
          <w:lang w:eastAsia="he-IL"/>
        </w:rPr>
        <w:t>") שלדעת המנהל לא הייתה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שליטה עליו.</w:t>
      </w:r>
    </w:p>
    <w:p w14:paraId="53DF922D"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מיד משהתרחש אירוע דוחה הודיע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למנהל על קיומו ועל משך העיכוב הצפוי.</w:t>
      </w:r>
    </w:p>
    <w:p w14:paraId="42F7AA6E"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קיבל תכניות, הנחיות, הוראות, פרטים וב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2520EE2" w14:textId="77777777" w:rsidR="000206FA" w:rsidRPr="002F386F"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המנהל אישר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האירוע הדוחה אכן מצדיק עיכוב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השירות ואת משך הדחייה.</w:t>
      </w:r>
    </w:p>
    <w:p w14:paraId="1111D48A" w14:textId="77777777" w:rsidR="000206FA" w:rsidRPr="002F386F"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מבלי לגרוע מ</w:t>
      </w:r>
      <w:r w:rsidRPr="002F386F">
        <w:rPr>
          <w:rFonts w:ascii="Times New Roman" w:eastAsia="Times New Roman" w:hAnsi="Times New Roman" w:cs="David" w:hint="cs"/>
          <w:sz w:val="20"/>
          <w:szCs w:val="24"/>
          <w:rtl/>
          <w:lang w:eastAsia="he-IL"/>
        </w:rPr>
        <w:t xml:space="preserve">כלליות </w:t>
      </w:r>
      <w:r w:rsidRPr="002F386F">
        <w:rPr>
          <w:rFonts w:ascii="Times New Roman" w:eastAsia="Times New Roman" w:hAnsi="Times New Roman" w:cs="David"/>
          <w:sz w:val="20"/>
          <w:szCs w:val="24"/>
          <w:rtl/>
          <w:lang w:eastAsia="he-IL"/>
        </w:rPr>
        <w:t>האמור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מותנה בזה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חור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עבודות תכנון ע"י אחרים לא יהווה עילה לעיכוב בב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אלא בא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שור המנהל </w:t>
      </w:r>
      <w:r w:rsidRPr="002F386F">
        <w:rPr>
          <w:rFonts w:ascii="Times New Roman" w:eastAsia="Times New Roman" w:hAnsi="Times New Roman" w:cs="David" w:hint="cs"/>
          <w:sz w:val="20"/>
          <w:szCs w:val="24"/>
          <w:rtl/>
          <w:lang w:eastAsia="he-IL"/>
        </w:rPr>
        <w:t>מראש ו</w:t>
      </w:r>
      <w:r w:rsidRPr="002F386F">
        <w:rPr>
          <w:rFonts w:ascii="Times New Roman" w:eastAsia="Times New Roman" w:hAnsi="Times New Roman" w:cs="David"/>
          <w:sz w:val="20"/>
          <w:szCs w:val="24"/>
          <w:rtl/>
          <w:lang w:eastAsia="he-IL"/>
        </w:rPr>
        <w:t>בכתב.</w:t>
      </w:r>
    </w:p>
    <w:p w14:paraId="74135CD7"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להודיע למנהל מידית, על כל עיכוב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אשר לפי הערכתו עלול לגרום לאיחור בקיום לוח הזמנים.</w:t>
      </w:r>
    </w:p>
    <w:p w14:paraId="25DD927A"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למזמין דו"ח על התקדמות ביצוע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ועם תחילת ביצוע העבודות באתר גם דו"ח </w:t>
      </w:r>
      <w:r w:rsidRPr="002F386F">
        <w:rPr>
          <w:rFonts w:ascii="Times New Roman" w:eastAsia="Times New Roman" w:hAnsi="Times New Roman" w:cs="David"/>
          <w:sz w:val="20"/>
          <w:szCs w:val="24"/>
          <w:rtl/>
          <w:lang w:eastAsia="he-IL"/>
        </w:rPr>
        <w:lastRenderedPageBreak/>
        <w:t>פיקוח על ביצוען.</w:t>
      </w:r>
    </w:p>
    <w:p w14:paraId="40491B3A"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המנהל רשאי לבקר במשרד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ולעיין בהתקדמות ובאופן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ימסור למנהל כל הסבר </w:t>
      </w:r>
      <w:r w:rsidRPr="002F386F">
        <w:rPr>
          <w:rFonts w:ascii="Times New Roman" w:eastAsia="Times New Roman" w:hAnsi="Times New Roman" w:cs="David" w:hint="cs"/>
          <w:sz w:val="20"/>
          <w:szCs w:val="24"/>
          <w:rtl/>
          <w:lang w:eastAsia="he-IL"/>
        </w:rPr>
        <w:t xml:space="preserve">ו/או </w:t>
      </w:r>
      <w:r w:rsidRPr="002F386F">
        <w:rPr>
          <w:rFonts w:ascii="Times New Roman" w:eastAsia="Times New Roman" w:hAnsi="Times New Roman" w:cs="David"/>
          <w:sz w:val="20"/>
          <w:szCs w:val="24"/>
          <w:rtl/>
          <w:lang w:eastAsia="he-IL"/>
        </w:rPr>
        <w:t>פרט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דיווח</w:t>
      </w:r>
      <w:r w:rsidRPr="002F386F">
        <w:rPr>
          <w:rFonts w:ascii="Times New Roman" w:eastAsia="Times New Roman" w:hAnsi="Times New Roman" w:cs="David" w:hint="cs"/>
          <w:sz w:val="20"/>
          <w:szCs w:val="24"/>
          <w:rtl/>
          <w:lang w:eastAsia="he-IL"/>
        </w:rPr>
        <w:t>, מיד</w:t>
      </w:r>
      <w:r w:rsidRPr="002F386F">
        <w:rPr>
          <w:rFonts w:ascii="Times New Roman" w:eastAsia="Times New Roman" w:hAnsi="Times New Roman" w:cs="David"/>
          <w:sz w:val="20"/>
          <w:szCs w:val="24"/>
          <w:rtl/>
          <w:lang w:eastAsia="he-IL"/>
        </w:rPr>
        <w:t xml:space="preserve"> לפי בקשתו. אין בסעיף זה כדי לגרוע מהתחייבויות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לפי חוזה</w:t>
      </w:r>
      <w:r w:rsidRPr="002F386F">
        <w:rPr>
          <w:rFonts w:ascii="Times New Roman" w:eastAsia="Times New Roman" w:hAnsi="Times New Roman" w:cs="David" w:hint="cs"/>
          <w:sz w:val="20"/>
          <w:szCs w:val="24"/>
          <w:rtl/>
          <w:lang w:eastAsia="he-IL"/>
        </w:rPr>
        <w:t xml:space="preserve"> זה ו/או לפי כל דין</w:t>
      </w:r>
      <w:r w:rsidRPr="002F386F">
        <w:rPr>
          <w:rFonts w:ascii="Times New Roman" w:eastAsia="Times New Roman" w:hAnsi="Times New Roman" w:cs="David"/>
          <w:sz w:val="20"/>
          <w:szCs w:val="24"/>
          <w:rtl/>
          <w:lang w:eastAsia="he-IL"/>
        </w:rPr>
        <w:t>.</w:t>
      </w:r>
    </w:p>
    <w:p w14:paraId="4FA64FCB" w14:textId="77777777" w:rsidR="000206FA" w:rsidRPr="002F386F"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A5002C7"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2F386F">
        <w:rPr>
          <w:rFonts w:ascii="Times New Roman" w:eastAsia="Times New Roman" w:hAnsi="Times New Roman" w:cs="David"/>
          <w:bCs/>
          <w:sz w:val="20"/>
          <w:szCs w:val="24"/>
          <w:u w:val="single"/>
          <w:rtl/>
          <w:lang w:eastAsia="he-IL"/>
        </w:rPr>
        <w:t>שכר ה</w:t>
      </w:r>
      <w:r w:rsidR="00B17D15" w:rsidRPr="002F386F">
        <w:rPr>
          <w:rFonts w:ascii="Times New Roman" w:eastAsia="Times New Roman" w:hAnsi="Times New Roman" w:cs="David"/>
          <w:bCs/>
          <w:sz w:val="20"/>
          <w:szCs w:val="24"/>
          <w:u w:val="single"/>
          <w:rtl/>
          <w:lang w:eastAsia="he-IL"/>
        </w:rPr>
        <w:t>יועץ</w:t>
      </w:r>
    </w:p>
    <w:p w14:paraId="2A875294"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תמורת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וכל יתר התחייבויותיו לפי חוזה 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ישלם המזמין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שכר כמפורט בנספח </w:t>
      </w:r>
      <w:r w:rsidRPr="002F386F">
        <w:rPr>
          <w:rFonts w:ascii="Times New Roman" w:eastAsia="Times New Roman" w:hAnsi="Times New Roman" w:cs="David"/>
          <w:bCs/>
          <w:sz w:val="20"/>
          <w:szCs w:val="24"/>
          <w:rtl/>
          <w:lang w:eastAsia="he-IL"/>
        </w:rPr>
        <w:t xml:space="preserve">ד' </w:t>
      </w:r>
      <w:r w:rsidRPr="002F386F">
        <w:rPr>
          <w:rFonts w:ascii="Times New Roman" w:eastAsia="Times New Roman" w:hAnsi="Times New Roman" w:cs="David" w:hint="cs"/>
          <w:b/>
          <w:sz w:val="20"/>
          <w:szCs w:val="24"/>
          <w:rtl/>
          <w:lang w:eastAsia="he-IL"/>
        </w:rPr>
        <w:t xml:space="preserve">המצ"ב </w:t>
      </w:r>
      <w:r w:rsidRPr="002F386F">
        <w:rPr>
          <w:rFonts w:ascii="Times New Roman" w:eastAsia="Times New Roman" w:hAnsi="Times New Roman" w:cs="David"/>
          <w:sz w:val="20"/>
          <w:szCs w:val="24"/>
          <w:rtl/>
          <w:lang w:eastAsia="he-IL"/>
        </w:rPr>
        <w:t>(להלן: "</w:t>
      </w:r>
      <w:r w:rsidRPr="002F386F">
        <w:rPr>
          <w:rFonts w:ascii="Times New Roman" w:eastAsia="Times New Roman" w:hAnsi="Times New Roman" w:cs="David"/>
          <w:b/>
          <w:bCs/>
          <w:sz w:val="20"/>
          <w:szCs w:val="24"/>
          <w:rtl/>
          <w:lang w:eastAsia="he-IL"/>
        </w:rPr>
        <w:t>שכר ה</w:t>
      </w:r>
      <w:r w:rsidR="00B17D15" w:rsidRPr="002F386F">
        <w:rPr>
          <w:rFonts w:ascii="Times New Roman" w:eastAsia="Times New Roman" w:hAnsi="Times New Roman" w:cs="David"/>
          <w:b/>
          <w:bCs/>
          <w:sz w:val="20"/>
          <w:szCs w:val="24"/>
          <w:rtl/>
          <w:lang w:eastAsia="he-IL"/>
        </w:rPr>
        <w:t>יועץ</w:t>
      </w:r>
      <w:r w:rsidRPr="002F386F">
        <w:rPr>
          <w:rFonts w:ascii="Times New Roman" w:eastAsia="Times New Roman" w:hAnsi="Times New Roman" w:cs="David"/>
          <w:sz w:val="20"/>
          <w:szCs w:val="24"/>
          <w:rtl/>
          <w:lang w:eastAsia="he-IL"/>
        </w:rPr>
        <w:t>").</w:t>
      </w:r>
    </w:p>
    <w:p w14:paraId="2477B9C8"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בהוצאות הממשיות בשרותי העזר המפורטים להלן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שא המזמין:</w:t>
      </w:r>
    </w:p>
    <w:p w14:paraId="201EE21C"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הדפסות בתוויין המיועדות להפצה לאחרים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למעט הדפסות שיפיק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אשר מיועדות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בהליך עבודתו, לא יהיה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זכאי לקבל</w:t>
      </w:r>
      <w:r w:rsidRPr="002F386F">
        <w:rPr>
          <w:rFonts w:ascii="Times New Roman" w:eastAsia="Times New Roman" w:hAnsi="Times New Roman" w:cs="David" w:hint="cs"/>
          <w:sz w:val="20"/>
          <w:szCs w:val="24"/>
          <w:rtl/>
          <w:lang w:eastAsia="he-IL"/>
        </w:rPr>
        <w:t>ת</w:t>
      </w:r>
      <w:r w:rsidRPr="002F386F">
        <w:rPr>
          <w:rFonts w:ascii="Times New Roman" w:eastAsia="Times New Roman" w:hAnsi="Times New Roman" w:cs="David"/>
          <w:sz w:val="20"/>
          <w:szCs w:val="24"/>
          <w:rtl/>
          <w:lang w:eastAsia="he-IL"/>
        </w:rPr>
        <w:t xml:space="preserve"> החזר.</w:t>
      </w:r>
    </w:p>
    <w:p w14:paraId="5BD50557"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העתקות שנמסרו ע"י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למזמין</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לרשויות המוסמכות</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ליועצים, למעט העתקות וצילומים שיפיק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במשרדו.</w:t>
      </w:r>
    </w:p>
    <w:p w14:paraId="163ACB27"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שכפול מסמכים.</w:t>
      </w:r>
    </w:p>
    <w:p w14:paraId="689043E6"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89B942" w14:textId="77777777" w:rsidR="000206FA" w:rsidRPr="002F386F"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מדידות וצילומי אויר.</w:t>
      </w:r>
    </w:p>
    <w:p w14:paraId="1B94BF44" w14:textId="77777777" w:rsidR="000206FA" w:rsidRPr="002F386F"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קידוחים ובדיקות קרקע.</w:t>
      </w:r>
    </w:p>
    <w:p w14:paraId="347A6693" w14:textId="77777777" w:rsidR="000206FA" w:rsidRPr="002F386F"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שליחויות.</w:t>
      </w:r>
    </w:p>
    <w:p w14:paraId="56BDF6B2" w14:textId="77777777" w:rsidR="000206FA" w:rsidRPr="002F386F"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העזר המפורטים בסעיפים 7.2.1 עד 7.2.3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יוזמנו על ידי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באמצעות </w:t>
      </w:r>
      <w:r w:rsidRPr="002F386F">
        <w:rPr>
          <w:rFonts w:ascii="Times New Roman" w:eastAsia="Times New Roman" w:hAnsi="Times New Roman" w:cs="David"/>
          <w:sz w:val="20"/>
          <w:szCs w:val="24"/>
          <w:rtl/>
          <w:lang w:eastAsia="he-IL"/>
        </w:rPr>
        <w:lastRenderedPageBreak/>
        <w:t xml:space="preserve">מערכת ניהול פרויקטים </w:t>
      </w:r>
      <w:r w:rsidRPr="002F386F">
        <w:rPr>
          <w:rFonts w:ascii="Times New Roman" w:eastAsia="Times New Roman" w:hAnsi="Times New Roman" w:cs="David"/>
          <w:sz w:val="20"/>
          <w:szCs w:val="24"/>
          <w:lang w:eastAsia="he-IL"/>
        </w:rPr>
        <w:t>VIEW</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 מערכת רמדורנט מודול ניהול מסמכים (</w:t>
      </w:r>
      <w:r w:rsidRPr="002F386F">
        <w:rPr>
          <w:rFonts w:ascii="Times New Roman" w:eastAsia="Times New Roman" w:hAnsi="Times New Roman" w:cs="David"/>
          <w:sz w:val="20"/>
          <w:szCs w:val="24"/>
          <w:lang w:eastAsia="he-IL"/>
        </w:rPr>
        <w:t>DM</w:t>
      </w:r>
      <w:r w:rsidRPr="002F386F">
        <w:rPr>
          <w:rFonts w:ascii="Times New Roman" w:eastAsia="Times New Roman" w:hAnsi="Times New Roman" w:cs="David"/>
          <w:sz w:val="20"/>
          <w:szCs w:val="24"/>
          <w:rtl/>
          <w:lang w:eastAsia="he-IL"/>
        </w:rPr>
        <w:t>) רק ממכונים המאושרים ע"י המזמין לבצע עבודות עבורו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0ADF254"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על חשבון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ישולמו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תשלומי ביניים בש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עורים ובמועדים המפורטים בנספח</w:t>
      </w:r>
      <w:r w:rsidRPr="002F386F">
        <w:rPr>
          <w:rFonts w:ascii="Times New Roman" w:eastAsia="Times New Roman" w:hAnsi="Times New Roman" w:cs="David"/>
          <w:bCs/>
          <w:sz w:val="20"/>
          <w:szCs w:val="24"/>
          <w:rtl/>
          <w:lang w:eastAsia="he-IL"/>
        </w:rPr>
        <w:t xml:space="preserve"> ה'</w:t>
      </w:r>
      <w:r w:rsidRPr="002F386F">
        <w:rPr>
          <w:rFonts w:ascii="Times New Roman" w:eastAsia="Times New Roman" w:hAnsi="Times New Roman" w:cs="David" w:hint="cs"/>
          <w:sz w:val="20"/>
          <w:szCs w:val="24"/>
          <w:rtl/>
          <w:lang w:eastAsia="he-IL"/>
        </w:rPr>
        <w:t xml:space="preserve"> המצ"ב,</w:t>
      </w:r>
      <w:r w:rsidRPr="002F386F">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קול דעתו הבלעדי.</w:t>
      </w:r>
    </w:p>
    <w:p w14:paraId="3C3652A3" w14:textId="77777777" w:rsidR="000206FA" w:rsidRPr="002F386F"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כל תשלומי הביניים לפי פסקה זו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הינם מקדמות על חשבון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שלב משלבי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ו/או טיב הש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 ו/או הסכום המגיע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במקרה של הפסקת עבודתו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כאמור בסעיף 6.3 לעיל, יחולו הוראות סעיף 12.1.2 להלן. </w:t>
      </w:r>
    </w:p>
    <w:p w14:paraId="0B0D140E"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2F386F">
        <w:rPr>
          <w:rFonts w:ascii="Times New Roman" w:eastAsia="Times New Roman" w:hAnsi="Times New Roman" w:cs="David"/>
          <w:sz w:val="20"/>
          <w:szCs w:val="24"/>
          <w:rtl/>
          <w:lang w:eastAsia="he-IL"/>
        </w:rPr>
        <w:t>מוסכם במפורש</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השכר האמור בנספח </w:t>
      </w:r>
      <w:r w:rsidRPr="002F386F">
        <w:rPr>
          <w:rFonts w:ascii="Times New Roman" w:eastAsia="Times New Roman" w:hAnsi="Times New Roman" w:cs="David"/>
          <w:b/>
          <w:bCs/>
          <w:sz w:val="20"/>
          <w:szCs w:val="24"/>
          <w:rtl/>
          <w:lang w:eastAsia="he-IL"/>
        </w:rPr>
        <w:t xml:space="preserve">ד' </w:t>
      </w:r>
      <w:r w:rsidRPr="002F386F">
        <w:rPr>
          <w:rFonts w:ascii="Times New Roman" w:eastAsia="Times New Roman" w:hAnsi="Times New Roman" w:cs="David" w:hint="cs"/>
          <w:sz w:val="20"/>
          <w:szCs w:val="24"/>
          <w:rtl/>
          <w:lang w:eastAsia="he-IL"/>
        </w:rPr>
        <w:t xml:space="preserve">המצ"ב, </w:t>
      </w:r>
      <w:r w:rsidRPr="002F386F">
        <w:rPr>
          <w:rFonts w:ascii="Times New Roman" w:eastAsia="Times New Roman" w:hAnsi="Times New Roman" w:cs="David"/>
          <w:sz w:val="20"/>
          <w:szCs w:val="24"/>
          <w:rtl/>
          <w:lang w:eastAsia="he-IL"/>
        </w:rPr>
        <w:t>ה</w:t>
      </w:r>
      <w:r w:rsidRPr="002F386F">
        <w:rPr>
          <w:rFonts w:ascii="Times New Roman" w:eastAsia="Times New Roman" w:hAnsi="Times New Roman" w:cs="David" w:hint="cs"/>
          <w:sz w:val="20"/>
          <w:szCs w:val="24"/>
          <w:rtl/>
          <w:lang w:eastAsia="he-IL"/>
        </w:rPr>
        <w:t xml:space="preserve">ינו </w:t>
      </w:r>
      <w:r w:rsidRPr="002F386F">
        <w:rPr>
          <w:rFonts w:ascii="Times New Roman" w:eastAsia="Times New Roman" w:hAnsi="Times New Roman" w:cs="David"/>
          <w:sz w:val="20"/>
          <w:szCs w:val="24"/>
          <w:rtl/>
          <w:lang w:eastAsia="he-IL"/>
        </w:rPr>
        <w:t>סופי ומוחלט,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F386F">
        <w:rPr>
          <w:rFonts w:ascii="Times New Roman" w:eastAsia="Times New Roman" w:hAnsi="Times New Roman" w:cs="David" w:hint="cs"/>
          <w:sz w:val="20"/>
          <w:szCs w:val="24"/>
          <w:rtl/>
          <w:lang w:eastAsia="he-IL"/>
        </w:rPr>
        <w:t xml:space="preserve">זה </w:t>
      </w:r>
      <w:r w:rsidRPr="002F386F">
        <w:rPr>
          <w:rFonts w:ascii="Times New Roman" w:eastAsia="Times New Roman" w:hAnsi="Times New Roman" w:cs="David"/>
          <w:sz w:val="20"/>
          <w:szCs w:val="24"/>
          <w:rtl/>
          <w:lang w:eastAsia="he-IL"/>
        </w:rPr>
        <w:t>במפורש אחרת. תנאי לתשלום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במלואו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הינו המצאת הצהרה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לפיה בדק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2F386F">
        <w:rPr>
          <w:rFonts w:ascii="Times New Roman" w:eastAsia="Times New Roman" w:hAnsi="Times New Roman" w:cs="David"/>
          <w:b/>
          <w:bCs/>
          <w:sz w:val="20"/>
          <w:szCs w:val="24"/>
          <w:rtl/>
          <w:lang w:eastAsia="he-IL"/>
        </w:rPr>
        <w:t>ט'</w:t>
      </w:r>
      <w:r w:rsidRPr="002F386F">
        <w:rPr>
          <w:rFonts w:ascii="Times New Roman" w:eastAsia="Times New Roman" w:hAnsi="Times New Roman" w:cs="David"/>
          <w:sz w:val="20"/>
          <w:szCs w:val="24"/>
          <w:rtl/>
          <w:lang w:eastAsia="he-IL"/>
        </w:rPr>
        <w:t xml:space="preserve"> לחוזה זה וכתב היעדר תביעות המצורף כנספח</w:t>
      </w:r>
      <w:r w:rsidRPr="002F386F">
        <w:rPr>
          <w:rFonts w:ascii="Times New Roman" w:eastAsia="Times New Roman" w:hAnsi="Times New Roman" w:cs="David"/>
          <w:b/>
          <w:bCs/>
          <w:sz w:val="20"/>
          <w:szCs w:val="24"/>
          <w:rtl/>
          <w:lang w:eastAsia="he-IL"/>
        </w:rPr>
        <w:t xml:space="preserve"> י'</w:t>
      </w:r>
      <w:r w:rsidRPr="002F386F">
        <w:rPr>
          <w:rFonts w:ascii="Times New Roman" w:eastAsia="Times New Roman" w:hAnsi="Times New Roman" w:cs="David"/>
          <w:sz w:val="20"/>
          <w:szCs w:val="24"/>
          <w:rtl/>
          <w:lang w:eastAsia="he-IL"/>
        </w:rPr>
        <w:t xml:space="preserve"> לחוזה זה למזמין, חתום ע"י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ומאומת כנדרש בו.</w:t>
      </w:r>
    </w:p>
    <w:p w14:paraId="0FC71297"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 xml:space="preserve">מבלי לפגוע בכלליות האמור בסעיף </w:t>
      </w:r>
      <w:r w:rsidRPr="002F386F">
        <w:rPr>
          <w:rFonts w:ascii="Times New Roman" w:eastAsia="Times New Roman" w:hAnsi="Times New Roman" w:cs="David" w:hint="cs"/>
          <w:sz w:val="20"/>
          <w:szCs w:val="24"/>
          <w:rtl/>
          <w:lang w:eastAsia="he-IL"/>
        </w:rPr>
        <w:t>7 לעיל</w:t>
      </w:r>
      <w:r w:rsidRPr="002F386F">
        <w:rPr>
          <w:rFonts w:ascii="Times New Roman" w:eastAsia="Times New Roman" w:hAnsi="Times New Roman" w:cs="David"/>
          <w:sz w:val="20"/>
          <w:szCs w:val="24"/>
          <w:rtl/>
          <w:lang w:eastAsia="he-IL"/>
        </w:rPr>
        <w:t>, מוסכם בזה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רכוש ה</w:t>
      </w:r>
      <w:r w:rsidRPr="002F386F">
        <w:rPr>
          <w:rFonts w:ascii="Times New Roman" w:eastAsia="Times New Roman" w:hAnsi="Times New Roman" w:cs="David" w:hint="cs"/>
          <w:sz w:val="20"/>
          <w:szCs w:val="24"/>
          <w:rtl/>
          <w:lang w:eastAsia="he-IL"/>
        </w:rPr>
        <w:t>מזמין</w:t>
      </w:r>
      <w:r w:rsidRPr="002F386F">
        <w:rPr>
          <w:rFonts w:ascii="Times New Roman" w:eastAsia="Times New Roman" w:hAnsi="Times New Roman" w:cs="David"/>
          <w:sz w:val="20"/>
          <w:szCs w:val="24"/>
          <w:rtl/>
          <w:lang w:eastAsia="he-IL"/>
        </w:rPr>
        <w:t>. מובהר בזה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הפרת סעיף זה על ידי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תה</w:t>
      </w:r>
      <w:r w:rsidRPr="002F386F">
        <w:rPr>
          <w:rFonts w:ascii="Times New Roman" w:eastAsia="Times New Roman" w:hAnsi="Times New Roman" w:cs="David" w:hint="cs"/>
          <w:sz w:val="20"/>
          <w:szCs w:val="24"/>
          <w:rtl/>
          <w:lang w:eastAsia="he-IL"/>
        </w:rPr>
        <w:t>ווה</w:t>
      </w:r>
      <w:r w:rsidRPr="002F386F">
        <w:rPr>
          <w:rFonts w:ascii="Times New Roman" w:eastAsia="Times New Roman" w:hAnsi="Times New Roman" w:cs="David"/>
          <w:sz w:val="20"/>
          <w:szCs w:val="24"/>
          <w:rtl/>
          <w:lang w:eastAsia="he-IL"/>
        </w:rPr>
        <w:t xml:space="preserve"> הפרה יסודית של חוזה</w:t>
      </w:r>
      <w:r w:rsidRPr="002F386F">
        <w:rPr>
          <w:rFonts w:ascii="Times New Roman" w:eastAsia="Times New Roman" w:hAnsi="Times New Roman" w:cs="David" w:hint="cs"/>
          <w:sz w:val="20"/>
          <w:szCs w:val="24"/>
          <w:rtl/>
          <w:lang w:eastAsia="he-IL"/>
        </w:rPr>
        <w:t xml:space="preserve"> זה. </w:t>
      </w:r>
    </w:p>
    <w:p w14:paraId="6320D27E"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תנאים מקדמיים לביצוע תשלום כלשהו ע"ח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הינם הצגת ר</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שיון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כדין, חתום ע"י רו"ח או רשויות המס, כנדרש. כמו כן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ככל 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ימציא למזמין אישור תקף בדבר פטור מניכוי מס במקור, </w:t>
      </w:r>
      <w:r w:rsidRPr="002F386F">
        <w:rPr>
          <w:rFonts w:ascii="Times New Roman" w:eastAsia="Times New Roman" w:hAnsi="Times New Roman" w:cs="David" w:hint="cs"/>
          <w:sz w:val="20"/>
          <w:szCs w:val="24"/>
          <w:rtl/>
          <w:lang w:eastAsia="he-IL"/>
        </w:rPr>
        <w:t>עובר</w:t>
      </w:r>
      <w:r w:rsidRPr="002F386F">
        <w:rPr>
          <w:rFonts w:ascii="Times New Roman" w:eastAsia="Times New Roman" w:hAnsi="Times New Roman" w:cs="David"/>
          <w:sz w:val="20"/>
          <w:szCs w:val="24"/>
          <w:rtl/>
          <w:lang w:eastAsia="he-IL"/>
        </w:rPr>
        <w:t xml:space="preserve"> לביצוע כל תשלום ע"ח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ינוכה מס במקור </w:t>
      </w:r>
      <w:r w:rsidRPr="002F386F">
        <w:rPr>
          <w:rFonts w:ascii="Times New Roman" w:eastAsia="Times New Roman" w:hAnsi="Times New Roman" w:cs="David"/>
          <w:sz w:val="20"/>
          <w:szCs w:val="24"/>
          <w:rtl/>
          <w:lang w:eastAsia="he-IL"/>
        </w:rPr>
        <w:lastRenderedPageBreak/>
        <w:t>כדין, מכל סכום ע"ח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שישולם ע"י המזמין. למען הסר ספק מובהר ומוסכם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בגובה הסכום הנקוב באישור.  </w:t>
      </w:r>
    </w:p>
    <w:p w14:paraId="7D3808FB" w14:textId="77777777" w:rsidR="000206FA" w:rsidRPr="002F386F"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9BD83E3"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שנויים בתכנון</w:t>
      </w:r>
    </w:p>
    <w:p w14:paraId="26797B4D"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לפי דרישת המנהל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D7BF8AA"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F386F">
        <w:rPr>
          <w:rFonts w:ascii="Times New Roman" w:eastAsia="Times New Roman" w:hAnsi="Times New Roman" w:cs="David" w:hint="cs"/>
          <w:sz w:val="20"/>
          <w:szCs w:val="24"/>
          <w:rtl/>
          <w:lang w:eastAsia="he-IL"/>
        </w:rPr>
        <w:t>ים</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bCs/>
          <w:sz w:val="20"/>
          <w:szCs w:val="24"/>
          <w:rtl/>
          <w:lang w:eastAsia="he-IL"/>
        </w:rPr>
        <w:t>ב' או ג'</w:t>
      </w:r>
      <w:r w:rsidRPr="002F386F">
        <w:rPr>
          <w:rFonts w:ascii="Times New Roman" w:eastAsia="Times New Roman" w:hAnsi="Times New Roman" w:cs="David" w:hint="cs"/>
          <w:b/>
          <w:sz w:val="20"/>
          <w:szCs w:val="24"/>
          <w:rtl/>
          <w:lang w:eastAsia="he-IL"/>
        </w:rPr>
        <w:t xml:space="preserve"> המצ"ב</w:t>
      </w:r>
      <w:r w:rsidRPr="002F386F">
        <w:rPr>
          <w:rFonts w:ascii="Times New Roman" w:eastAsia="Times New Roman" w:hAnsi="Times New Roman" w:cs="David"/>
          <w:sz w:val="20"/>
          <w:szCs w:val="24"/>
          <w:rtl/>
          <w:lang w:eastAsia="he-IL"/>
        </w:rPr>
        <w:t>, וב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השינויים מחייב את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בעבודה העולה במידה רבה ובאופן יסודי על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אלמלא השנויים</w:t>
      </w:r>
      <w:r w:rsidRPr="002F386F">
        <w:rPr>
          <w:rFonts w:ascii="Times New Roman" w:eastAsia="Times New Roman" w:hAnsi="Times New Roman" w:cs="David" w:hint="cs"/>
          <w:sz w:val="20"/>
          <w:szCs w:val="24"/>
          <w:rtl/>
          <w:lang w:eastAsia="he-IL"/>
        </w:rPr>
        <w:t xml:space="preserve"> כאמור</w:t>
      </w:r>
      <w:r w:rsidRPr="002F386F">
        <w:rPr>
          <w:rFonts w:ascii="Times New Roman" w:eastAsia="Times New Roman" w:hAnsi="Times New Roman" w:cs="David"/>
          <w:sz w:val="20"/>
          <w:szCs w:val="24"/>
          <w:rtl/>
          <w:lang w:eastAsia="he-IL"/>
        </w:rPr>
        <w:t>, יהיה</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זכאי לפיצוי בעד העבודה הנוספת שב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צע עקב השנויים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כאמור</w:t>
      </w:r>
      <w:r w:rsidRPr="002F386F">
        <w:rPr>
          <w:rFonts w:ascii="Times New Roman" w:eastAsia="Times New Roman" w:hAnsi="Times New Roman" w:cs="David"/>
          <w:sz w:val="20"/>
          <w:szCs w:val="24"/>
          <w:rtl/>
          <w:lang w:eastAsia="he-IL"/>
        </w:rPr>
        <w:t>. הפיצוי ישולם בגין העבודה הנוספת 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 xml:space="preserve">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בכל מקרה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שנויים</w:t>
      </w:r>
      <w:r w:rsidRPr="002F386F">
        <w:rPr>
          <w:rFonts w:ascii="Times New Roman" w:eastAsia="Times New Roman" w:hAnsi="Times New Roman" w:cs="David" w:hint="cs"/>
          <w:sz w:val="20"/>
          <w:szCs w:val="24"/>
          <w:rtl/>
          <w:lang w:eastAsia="he-IL"/>
        </w:rPr>
        <w:t xml:space="preserve"> כאמור, לא יהוו</w:t>
      </w:r>
      <w:r w:rsidRPr="002F386F">
        <w:rPr>
          <w:rFonts w:ascii="Times New Roman" w:eastAsia="Times New Roman" w:hAnsi="Times New Roman" w:cs="David"/>
          <w:sz w:val="20"/>
          <w:szCs w:val="24"/>
          <w:rtl/>
          <w:lang w:eastAsia="he-IL"/>
        </w:rPr>
        <w:t xml:space="preserve"> עילה לש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נוי בלוח הזמנים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אלא בא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שור המנהל </w:t>
      </w:r>
      <w:r w:rsidRPr="002F386F">
        <w:rPr>
          <w:rFonts w:ascii="Times New Roman" w:eastAsia="Times New Roman" w:hAnsi="Times New Roman" w:cs="David" w:hint="cs"/>
          <w:sz w:val="20"/>
          <w:szCs w:val="24"/>
          <w:rtl/>
          <w:lang w:eastAsia="he-IL"/>
        </w:rPr>
        <w:t>מראש ו</w:t>
      </w:r>
      <w:r w:rsidRPr="002F386F">
        <w:rPr>
          <w:rFonts w:ascii="Times New Roman" w:eastAsia="Times New Roman" w:hAnsi="Times New Roman" w:cs="David"/>
          <w:sz w:val="20"/>
          <w:szCs w:val="24"/>
          <w:rtl/>
          <w:lang w:eastAsia="he-IL"/>
        </w:rPr>
        <w:t>בכתב.</w:t>
      </w:r>
    </w:p>
    <w:p w14:paraId="37FF545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על אף</w:t>
      </w:r>
      <w:r w:rsidRPr="002F386F">
        <w:rPr>
          <w:rFonts w:ascii="Times New Roman" w:eastAsia="Times New Roman" w:hAnsi="Times New Roman" w:cs="David"/>
          <w:sz w:val="20"/>
          <w:szCs w:val="24"/>
          <w:rtl/>
          <w:lang w:eastAsia="he-IL"/>
        </w:rPr>
        <w:t xml:space="preserve"> האמור בסעיף 8.2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לא יגיע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דבר בגין שינויים הנובעים מ:</w:t>
      </w:r>
    </w:p>
    <w:p w14:paraId="59548658"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טעות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ל</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קוי בתכנון ו/או באומדן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של היועצים.</w:t>
      </w:r>
    </w:p>
    <w:p w14:paraId="1AB2C2E6"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התכנון אינו התכנון היעיל ביותר.</w:t>
      </w:r>
    </w:p>
    <w:p w14:paraId="56EBBEBB"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2D00E939" w14:textId="77777777" w:rsidR="000206FA" w:rsidRPr="002F386F"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השינויים מתחייבים מדרישת רשויות מוסמכות. </w:t>
      </w:r>
    </w:p>
    <w:p w14:paraId="16FFE8A8"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להכין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עבור רוכשים שיבקשו זאת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תכנית שינויים בדירות שאינם </w:t>
      </w:r>
      <w:r w:rsidRPr="002F386F">
        <w:rPr>
          <w:rFonts w:ascii="Times New Roman" w:eastAsia="Times New Roman" w:hAnsi="Times New Roman" w:cs="David"/>
          <w:sz w:val="20"/>
          <w:szCs w:val="24"/>
          <w:rtl/>
          <w:lang w:eastAsia="he-IL"/>
        </w:rPr>
        <w:lastRenderedPageBreak/>
        <w:t xml:space="preserve">עומדים בסתירה להיתרי הבניה ולכל דין. </w:t>
      </w:r>
    </w:p>
    <w:p w14:paraId="728D2A4D" w14:textId="77777777" w:rsidR="000206FA" w:rsidRPr="002F386F"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מחיר השינויים ותנאי התשלום בגין תכנון השינויים </w:t>
      </w:r>
      <w:r w:rsidRPr="002F386F">
        <w:rPr>
          <w:rFonts w:ascii="Times New Roman" w:eastAsia="Times New Roman" w:hAnsi="Times New Roman" w:cs="David" w:hint="cs"/>
          <w:sz w:val="20"/>
          <w:szCs w:val="24"/>
          <w:rtl/>
          <w:lang w:eastAsia="he-IL"/>
        </w:rPr>
        <w:t xml:space="preserve">כאמור, </w:t>
      </w:r>
      <w:r w:rsidRPr="002F386F">
        <w:rPr>
          <w:rFonts w:ascii="Times New Roman" w:eastAsia="Times New Roman" w:hAnsi="Times New Roman" w:cs="David"/>
          <w:sz w:val="20"/>
          <w:szCs w:val="24"/>
          <w:rtl/>
          <w:lang w:eastAsia="he-IL"/>
        </w:rPr>
        <w:t>יסוכמו בין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לרוכשים.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יתקשר עם הרוכש</w:t>
      </w:r>
      <w:r w:rsidRPr="002F386F">
        <w:rPr>
          <w:rFonts w:ascii="Times New Roman" w:eastAsia="Times New Roman" w:hAnsi="Times New Roman" w:cs="David" w:hint="cs"/>
          <w:sz w:val="20"/>
          <w:szCs w:val="24"/>
          <w:rtl/>
          <w:lang w:eastAsia="he-IL"/>
        </w:rPr>
        <w:t>ים</w:t>
      </w:r>
      <w:r w:rsidRPr="002F386F">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לבין </w:t>
      </w:r>
      <w:r w:rsidRPr="002F386F">
        <w:rPr>
          <w:rFonts w:ascii="Times New Roman" w:eastAsia="Times New Roman" w:hAnsi="Times New Roman" w:cs="David" w:hint="cs"/>
          <w:sz w:val="20"/>
          <w:szCs w:val="24"/>
          <w:rtl/>
          <w:lang w:eastAsia="he-IL"/>
        </w:rPr>
        <w:t>ה</w:t>
      </w:r>
      <w:r w:rsidRPr="002F386F">
        <w:rPr>
          <w:rFonts w:ascii="Times New Roman" w:eastAsia="Times New Roman" w:hAnsi="Times New Roman" w:cs="David"/>
          <w:sz w:val="20"/>
          <w:szCs w:val="24"/>
          <w:rtl/>
          <w:lang w:eastAsia="he-IL"/>
        </w:rPr>
        <w:t>רוכש</w:t>
      </w:r>
      <w:r w:rsidRPr="002F386F">
        <w:rPr>
          <w:rFonts w:ascii="Times New Roman" w:eastAsia="Times New Roman" w:hAnsi="Times New Roman" w:cs="David" w:hint="cs"/>
          <w:sz w:val="20"/>
          <w:szCs w:val="24"/>
          <w:rtl/>
          <w:lang w:eastAsia="he-IL"/>
        </w:rPr>
        <w:t>ים</w:t>
      </w:r>
      <w:r w:rsidRPr="002F386F">
        <w:rPr>
          <w:rFonts w:ascii="Times New Roman" w:eastAsia="Times New Roman" w:hAnsi="Times New Roman" w:cs="David"/>
          <w:sz w:val="20"/>
          <w:szCs w:val="24"/>
          <w:rtl/>
          <w:lang w:eastAsia="he-IL"/>
        </w:rPr>
        <w:t xml:space="preserve"> בענ</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ין קביעת מחיר השינויים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תובא בפני המנהל והוא יהיה המוסמך להכריע בה.</w:t>
      </w:r>
    </w:p>
    <w:p w14:paraId="2C9CD1CC" w14:textId="77777777" w:rsidR="00934BC3" w:rsidRPr="002F386F"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7294279" w14:textId="77777777" w:rsidR="000206FA" w:rsidRPr="002F386F"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F386F">
        <w:rPr>
          <w:rFonts w:ascii="Times New Roman" w:eastAsia="Times New Roman" w:hAnsi="Times New Roman" w:cs="David"/>
          <w:bCs/>
          <w:sz w:val="20"/>
          <w:szCs w:val="24"/>
          <w:u w:val="single"/>
          <w:rtl/>
          <w:lang w:eastAsia="he-IL"/>
        </w:rPr>
        <w:t>אחריות וביטוח</w:t>
      </w:r>
    </w:p>
    <w:p w14:paraId="24E7DAC0" w14:textId="77777777" w:rsidR="00937C9F" w:rsidRPr="002F386F"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2F386F">
        <w:rPr>
          <w:rFonts w:ascii="Times New Roman" w:eastAsia="Times New Roman" w:hAnsi="Times New Roman" w:cs="David" w:hint="cs"/>
          <w:b/>
          <w:bCs/>
          <w:sz w:val="20"/>
          <w:szCs w:val="24"/>
          <w:u w:val="single"/>
          <w:rtl/>
          <w:lang w:eastAsia="he-IL"/>
        </w:rPr>
        <w:t>אחריות</w:t>
      </w:r>
    </w:p>
    <w:p w14:paraId="6DBFB377" w14:textId="77777777" w:rsidR="00937C9F" w:rsidRPr="002F386F" w:rsidRDefault="00937C9F" w:rsidP="00937C9F">
      <w:pPr>
        <w:pStyle w:val="a2"/>
        <w:numPr>
          <w:ilvl w:val="1"/>
          <w:numId w:val="1"/>
        </w:numPr>
        <w:ind w:right="0"/>
        <w:rPr>
          <w:rFonts w:eastAsia="Times New Roman" w:cs="David"/>
          <w:color w:val="auto"/>
          <w:szCs w:val="24"/>
        </w:rPr>
      </w:pPr>
      <w:r w:rsidRPr="002F386F">
        <w:rPr>
          <w:rFonts w:eastAsia="Times New Roman" w:cs="David" w:hint="cs"/>
          <w:color w:val="auto"/>
          <w:szCs w:val="24"/>
          <w:rtl/>
        </w:rPr>
        <w:t>היועץ מתחייב לבצע את שירותי היועץ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ליועץ ו/או לעובדיו ו/או לאדם אחר כלשהו, לגוף או לרכוש, בשל מעשה או מחדל של היועץ ו/או עובדיו ו/או שלוחיו ו/או כל מי מטעמו בקשר עם ביצוע התחייבויותיו על פי חוזה זה. המתכנן פוטר את המזמין מכל אחריות בגין נזקים שייגרמו כאמור לעיל.</w:t>
      </w:r>
    </w:p>
    <w:p w14:paraId="6E54D384" w14:textId="77777777" w:rsidR="00937C9F" w:rsidRPr="002F386F" w:rsidRDefault="00937C9F" w:rsidP="00937C9F">
      <w:pPr>
        <w:pStyle w:val="a2"/>
        <w:ind w:left="792" w:right="0" w:firstLine="0"/>
        <w:rPr>
          <w:rFonts w:eastAsia="Times New Roman" w:cs="David"/>
          <w:color w:val="auto"/>
          <w:szCs w:val="24"/>
          <w:rtl/>
        </w:rPr>
      </w:pPr>
      <w:r w:rsidRPr="002F386F">
        <w:rPr>
          <w:rFonts w:eastAsia="Times New Roman" w:cs="David" w:hint="cs"/>
          <w:color w:val="auto"/>
          <w:szCs w:val="24"/>
          <w:rtl/>
        </w:rPr>
        <w:t>היועץ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היועץ על פי הוראות חוזה זה, אשר המזמין רשאי לקזז בגינו סכומים ע"ח התמורה המגיעה ליועץ.</w:t>
      </w:r>
    </w:p>
    <w:p w14:paraId="47434F63" w14:textId="77777777" w:rsidR="00937C9F" w:rsidRPr="002F386F" w:rsidRDefault="00937C9F" w:rsidP="00937C9F">
      <w:pPr>
        <w:pStyle w:val="a2"/>
        <w:numPr>
          <w:ilvl w:val="1"/>
          <w:numId w:val="1"/>
        </w:numPr>
        <w:ind w:right="0"/>
        <w:rPr>
          <w:rFonts w:eastAsia="Times New Roman" w:cs="David"/>
          <w:color w:val="auto"/>
          <w:szCs w:val="24"/>
        </w:rPr>
      </w:pPr>
      <w:r w:rsidRPr="002F386F">
        <w:rPr>
          <w:rFonts w:eastAsia="Times New Roman" w:cs="David"/>
          <w:color w:val="auto"/>
          <w:szCs w:val="24"/>
          <w:rtl/>
        </w:rPr>
        <w:t>אשור המזמין למסמכים ו/או כל גורמים אחרים הקשורים בשירותי ה</w:t>
      </w:r>
      <w:r w:rsidRPr="002F386F">
        <w:rPr>
          <w:rFonts w:eastAsia="Times New Roman" w:cs="David" w:hint="cs"/>
          <w:color w:val="auto"/>
          <w:szCs w:val="24"/>
          <w:rtl/>
        </w:rPr>
        <w:t>יועץ</w:t>
      </w:r>
      <w:r w:rsidRPr="002F386F">
        <w:rPr>
          <w:rFonts w:eastAsia="Times New Roman" w:cs="David"/>
          <w:color w:val="auto"/>
          <w:szCs w:val="24"/>
          <w:rtl/>
        </w:rPr>
        <w:t xml:space="preserve"> ו/או מתן הוראות ל</w:t>
      </w:r>
      <w:r w:rsidRPr="002F386F">
        <w:rPr>
          <w:rFonts w:eastAsia="Times New Roman" w:cs="David" w:hint="cs"/>
          <w:color w:val="auto"/>
          <w:szCs w:val="24"/>
          <w:rtl/>
        </w:rPr>
        <w:t>יועץ</w:t>
      </w:r>
      <w:r w:rsidRPr="002F386F">
        <w:rPr>
          <w:rFonts w:eastAsia="Times New Roman" w:cs="David"/>
          <w:color w:val="auto"/>
          <w:szCs w:val="24"/>
          <w:rtl/>
        </w:rPr>
        <w:t xml:space="preserve"> אינו משחרר את ה</w:t>
      </w:r>
      <w:r w:rsidRPr="002F386F">
        <w:rPr>
          <w:rFonts w:eastAsia="Times New Roman" w:cs="David" w:hint="cs"/>
          <w:color w:val="auto"/>
          <w:szCs w:val="24"/>
          <w:rtl/>
        </w:rPr>
        <w:t>יועץ</w:t>
      </w:r>
      <w:r w:rsidRPr="002F386F">
        <w:rPr>
          <w:rFonts w:eastAsia="Times New Roman" w:cs="David"/>
          <w:color w:val="auto"/>
          <w:szCs w:val="24"/>
          <w:rtl/>
        </w:rPr>
        <w:t xml:space="preserve"> מאחריותו המלאה, ואין בו כדי להטיל על המזמין אחריות כלשהי.</w:t>
      </w:r>
    </w:p>
    <w:p w14:paraId="7C495A1C" w14:textId="77777777" w:rsidR="00937C9F" w:rsidRPr="002F386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512D983" w14:textId="77777777" w:rsidR="00937C9F" w:rsidRPr="002F386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F2F3B73" w14:textId="77777777" w:rsidR="00937C9F" w:rsidRPr="002F386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2F386F">
        <w:rPr>
          <w:rFonts w:ascii="Times New Roman" w:eastAsia="Times New Roman" w:hAnsi="Times New Roman" w:cs="David" w:hint="cs"/>
          <w:b/>
          <w:bCs/>
          <w:sz w:val="20"/>
          <w:szCs w:val="24"/>
          <w:u w:val="single"/>
          <w:rtl/>
          <w:lang w:eastAsia="he-IL"/>
        </w:rPr>
        <w:t>ביטוח</w:t>
      </w:r>
    </w:p>
    <w:p w14:paraId="320881D8" w14:textId="77777777" w:rsidR="00937C9F" w:rsidRPr="002F386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sidRPr="002F386F">
        <w:rPr>
          <w:rFonts w:ascii="Times New Roman" w:eastAsia="Times New Roman" w:hAnsi="Times New Roman" w:cs="David" w:hint="cs"/>
          <w:sz w:val="20"/>
          <w:szCs w:val="24"/>
          <w:rtl/>
          <w:lang w:eastAsia="he-IL"/>
        </w:rPr>
        <w:t>מבלי לגרוע מאחריות היועץ על פי הסכם זה או על פי כל דין, על המתכנן</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היועץ המצורף להסכם זה </w:t>
      </w:r>
      <w:r w:rsidRPr="002F386F">
        <w:rPr>
          <w:rFonts w:ascii="Times New Roman" w:eastAsia="Times New Roman" w:hAnsi="Times New Roman" w:cs="David" w:hint="eastAsia"/>
          <w:b/>
          <w:bCs/>
          <w:sz w:val="20"/>
          <w:szCs w:val="24"/>
          <w:u w:val="single"/>
          <w:rtl/>
          <w:lang w:eastAsia="he-IL"/>
        </w:rPr>
        <w:t>כ</w:t>
      </w:r>
      <w:r w:rsidRPr="002F386F">
        <w:rPr>
          <w:rFonts w:ascii="Times New Roman" w:eastAsia="Times New Roman" w:hAnsi="Times New Roman" w:cs="David" w:hint="cs"/>
          <w:b/>
          <w:bCs/>
          <w:sz w:val="20"/>
          <w:szCs w:val="24"/>
          <w:u w:val="single"/>
          <w:rtl/>
          <w:lang w:eastAsia="he-IL"/>
        </w:rPr>
        <w:t xml:space="preserve">נספח </w:t>
      </w:r>
      <w:r w:rsidRPr="002F386F">
        <w:rPr>
          <w:rFonts w:ascii="Times New Roman" w:eastAsia="Times New Roman" w:hAnsi="Times New Roman" w:cs="David" w:hint="eastAsia"/>
          <w:b/>
          <w:bCs/>
          <w:sz w:val="20"/>
          <w:szCs w:val="24"/>
          <w:u w:val="single"/>
          <w:rtl/>
          <w:lang w:eastAsia="he-IL"/>
        </w:rPr>
        <w:t>ז</w:t>
      </w:r>
      <w:r w:rsidRPr="002F386F">
        <w:rPr>
          <w:rFonts w:ascii="Times New Roman" w:eastAsia="Times New Roman" w:hAnsi="Times New Roman" w:cs="David" w:hint="cs"/>
          <w:b/>
          <w:bCs/>
          <w:sz w:val="20"/>
          <w:szCs w:val="24"/>
          <w:u w:val="single"/>
          <w:rtl/>
          <w:lang w:eastAsia="he-IL"/>
        </w:rPr>
        <w:t>'</w:t>
      </w:r>
      <w:r w:rsidRPr="002F386F">
        <w:rPr>
          <w:rFonts w:ascii="Times New Roman" w:eastAsia="Times New Roman" w:hAnsi="Times New Roman" w:cs="David" w:hint="cs"/>
          <w:sz w:val="20"/>
          <w:szCs w:val="24"/>
          <w:rtl/>
          <w:lang w:eastAsia="he-IL"/>
        </w:rPr>
        <w:t xml:space="preserve"> וכן אישור עריכת הביטוח המצורף להסכם זה כ</w:t>
      </w:r>
      <w:r w:rsidRPr="002F386F">
        <w:rPr>
          <w:rFonts w:ascii="Times New Roman" w:eastAsia="Times New Roman" w:hAnsi="Times New Roman" w:cs="David" w:hint="cs"/>
          <w:b/>
          <w:bCs/>
          <w:sz w:val="20"/>
          <w:szCs w:val="24"/>
          <w:u w:val="single"/>
          <w:rtl/>
          <w:lang w:eastAsia="he-IL"/>
        </w:rPr>
        <w:t>נספח ז1'</w:t>
      </w:r>
      <w:r w:rsidRPr="002F386F">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שלא לערוך את הביטוח המצוין בסעיף א' לאישור עריכת הביטוח.</w:t>
      </w:r>
    </w:p>
    <w:p w14:paraId="0B6A17DC"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02204FA"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425AB2F"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2425050A"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B3F2620"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00A67D22"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w:t>
      </w:r>
      <w:r w:rsidRPr="002F386F">
        <w:rPr>
          <w:rFonts w:ascii="Times New Roman" w:eastAsia="Times New Roman" w:hAnsi="Times New Roman" w:cs="David" w:hint="cs"/>
          <w:sz w:val="20"/>
          <w:szCs w:val="24"/>
          <w:rtl/>
          <w:lang w:eastAsia="he-IL"/>
        </w:rPr>
        <w:lastRenderedPageBreak/>
        <w:t>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0E1B3D39"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46086C34"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4C2BEA95"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BD336A3"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00E3E342"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1921EDD"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w:t>
      </w:r>
      <w:r w:rsidRPr="002F386F">
        <w:rPr>
          <w:rFonts w:ascii="Times New Roman" w:eastAsia="Times New Roman" w:hAnsi="Times New Roman" w:cs="David" w:hint="cs"/>
          <w:sz w:val="20"/>
          <w:szCs w:val="24"/>
          <w:rtl/>
          <w:lang w:eastAsia="he-IL"/>
        </w:rPr>
        <w:lastRenderedPageBreak/>
        <w:t>הסכם זה ו/או על פי כל דין.</w:t>
      </w:r>
    </w:p>
    <w:p w14:paraId="1DB6CD7E"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F386F">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8F62B7A" w14:textId="77777777" w:rsidR="00937C9F" w:rsidRPr="002F386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הפרת סעיף זה על כל תנאיו תיחשב להפרה יסודית של ההסכם.</w:t>
      </w:r>
    </w:p>
    <w:p w14:paraId="66EE8C7C" w14:textId="77777777" w:rsidR="000206FA" w:rsidRPr="002F386F"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8904E7B"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אספקת תכניות</w:t>
      </w:r>
    </w:p>
    <w:p w14:paraId="031FB1E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בכל עת במהלך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וכן בתקופת הבדק של העבודות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ימסור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2F386F">
        <w:rPr>
          <w:rFonts w:ascii="Times New Roman" w:eastAsia="Times New Roman" w:hAnsi="Times New Roman" w:cs="David"/>
          <w:b/>
          <w:bCs/>
          <w:sz w:val="20"/>
          <w:szCs w:val="24"/>
          <w:rtl/>
          <w:lang w:eastAsia="he-IL"/>
        </w:rPr>
        <w:t>ח'</w:t>
      </w:r>
      <w:r w:rsidRPr="002F386F">
        <w:rPr>
          <w:rFonts w:ascii="Times New Roman" w:eastAsia="Times New Roman" w:hAnsi="Times New Roman" w:cs="David"/>
          <w:sz w:val="20"/>
          <w:szCs w:val="24"/>
          <w:rtl/>
          <w:lang w:eastAsia="he-IL"/>
        </w:rPr>
        <w:t xml:space="preserve"> לחוזה זה, ובמידה והדרישה מתייחסת לתכניות שאינ</w:t>
      </w:r>
      <w:r w:rsidRPr="002F386F">
        <w:rPr>
          <w:rFonts w:ascii="Times New Roman" w:eastAsia="Times New Roman" w:hAnsi="Times New Roman" w:cs="David" w:hint="cs"/>
          <w:sz w:val="20"/>
          <w:szCs w:val="24"/>
          <w:rtl/>
          <w:lang w:eastAsia="he-IL"/>
        </w:rPr>
        <w:t>ן</w:t>
      </w:r>
      <w:r w:rsidRPr="002F386F">
        <w:rPr>
          <w:rFonts w:ascii="Times New Roman" w:eastAsia="Times New Roman" w:hAnsi="Times New Roman" w:cs="David"/>
          <w:sz w:val="20"/>
          <w:szCs w:val="24"/>
          <w:rtl/>
          <w:lang w:eastAsia="he-IL"/>
        </w:rPr>
        <w:t xml:space="preserve"> בידו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יערכ</w:t>
      </w:r>
      <w:r w:rsidRPr="002F386F">
        <w:rPr>
          <w:rFonts w:ascii="Times New Roman" w:eastAsia="Times New Roman" w:hAnsi="Times New Roman" w:cs="David" w:hint="cs"/>
          <w:sz w:val="20"/>
          <w:szCs w:val="24"/>
          <w:rtl/>
          <w:lang w:eastAsia="he-IL"/>
        </w:rPr>
        <w:t>ן</w:t>
      </w:r>
      <w:r w:rsidRPr="002F386F">
        <w:rPr>
          <w:rFonts w:ascii="Times New Roman" w:eastAsia="Times New Roman" w:hAnsi="Times New Roman" w:cs="David"/>
          <w:sz w:val="20"/>
          <w:szCs w:val="24"/>
          <w:rtl/>
          <w:lang w:eastAsia="he-IL"/>
        </w:rPr>
        <w:t xml:space="preserve">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בהקדם האפשרי וימסר</w:t>
      </w:r>
      <w:r w:rsidRPr="002F386F">
        <w:rPr>
          <w:rFonts w:ascii="Times New Roman" w:eastAsia="Times New Roman" w:hAnsi="Times New Roman" w:cs="David" w:hint="cs"/>
          <w:sz w:val="20"/>
          <w:szCs w:val="24"/>
          <w:rtl/>
          <w:lang w:eastAsia="he-IL"/>
        </w:rPr>
        <w:t>ן</w:t>
      </w:r>
      <w:r w:rsidRPr="002F386F">
        <w:rPr>
          <w:rFonts w:ascii="Times New Roman" w:eastAsia="Times New Roman" w:hAnsi="Times New Roman" w:cs="David"/>
          <w:sz w:val="20"/>
          <w:szCs w:val="24"/>
          <w:rtl/>
          <w:lang w:eastAsia="he-IL"/>
        </w:rPr>
        <w:t xml:space="preserve"> למזמין.</w:t>
      </w:r>
    </w:p>
    <w:p w14:paraId="71F9CADA"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עם גמר שרותי </w:t>
      </w:r>
      <w:r w:rsidRPr="002F386F">
        <w:rPr>
          <w:rFonts w:ascii="Times New Roman" w:eastAsia="Times New Roman" w:hAnsi="Times New Roman" w:cs="David" w:hint="cs"/>
          <w:sz w:val="20"/>
          <w:szCs w:val="24"/>
          <w:rtl/>
          <w:lang w:eastAsia="he-IL"/>
        </w:rPr>
        <w:t>ה</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ימסור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צוע הסופי בשטח </w:t>
      </w:r>
      <w:r w:rsidRPr="002F386F">
        <w:rPr>
          <w:rFonts w:ascii="Times New Roman" w:eastAsia="Times New Roman" w:hAnsi="Times New Roman" w:cs="David"/>
          <w:sz w:val="20"/>
          <w:szCs w:val="24"/>
          <w:lang w:eastAsia="he-IL"/>
        </w:rPr>
        <w:t>(AS MADE)</w:t>
      </w:r>
      <w:r w:rsidRPr="002F386F">
        <w:rPr>
          <w:rFonts w:ascii="Times New Roman" w:eastAsia="Times New Roman" w:hAnsi="Times New Roman" w:cs="David"/>
          <w:sz w:val="20"/>
          <w:szCs w:val="24"/>
          <w:rtl/>
          <w:lang w:eastAsia="he-IL"/>
        </w:rPr>
        <w:t xml:space="preserve">, למעט שינויי דיירים, </w:t>
      </w:r>
      <w:r w:rsidRPr="002F386F">
        <w:rPr>
          <w:rFonts w:ascii="Times New Roman" w:eastAsia="Times New Roman" w:hAnsi="Times New Roman" w:cs="David" w:hint="cs"/>
          <w:sz w:val="20"/>
          <w:szCs w:val="24"/>
          <w:rtl/>
          <w:lang w:eastAsia="he-IL"/>
        </w:rPr>
        <w:t xml:space="preserve">וקבצים </w:t>
      </w:r>
      <w:r w:rsidRPr="002F386F">
        <w:rPr>
          <w:rFonts w:ascii="Times New Roman" w:eastAsia="Times New Roman" w:hAnsi="Times New Roman" w:cs="David"/>
          <w:sz w:val="20"/>
          <w:szCs w:val="24"/>
          <w:rtl/>
          <w:lang w:eastAsia="he-IL"/>
        </w:rPr>
        <w:t>המכילים את התכנון במדיה ממוחשבת.</w:t>
      </w:r>
    </w:p>
    <w:p w14:paraId="16E813C6" w14:textId="77777777" w:rsidR="000206FA" w:rsidRPr="002F386F"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הובא החוזה לידי גמר או בוטל לפי סעיף 12 להלן, ימסור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למזמין סדרה אחת של העתקי התכניות ו</w:t>
      </w:r>
      <w:r w:rsidRPr="002F386F">
        <w:rPr>
          <w:rFonts w:ascii="Times New Roman" w:eastAsia="Times New Roman" w:hAnsi="Times New Roman" w:cs="David" w:hint="cs"/>
          <w:sz w:val="20"/>
          <w:szCs w:val="24"/>
          <w:rtl/>
          <w:lang w:eastAsia="he-IL"/>
        </w:rPr>
        <w:t>הקבצים</w:t>
      </w:r>
      <w:r w:rsidRPr="002F386F">
        <w:rPr>
          <w:rFonts w:ascii="Times New Roman" w:eastAsia="Times New Roman" w:hAnsi="Times New Roman" w:cs="David"/>
          <w:sz w:val="20"/>
          <w:szCs w:val="24"/>
          <w:rtl/>
          <w:lang w:eastAsia="he-IL"/>
        </w:rPr>
        <w:t xml:space="preserve"> כשה</w:t>
      </w:r>
      <w:r w:rsidRPr="002F386F">
        <w:rPr>
          <w:rFonts w:ascii="Times New Roman" w:eastAsia="Times New Roman" w:hAnsi="Times New Roman" w:cs="David" w:hint="cs"/>
          <w:sz w:val="20"/>
          <w:szCs w:val="24"/>
          <w:rtl/>
          <w:lang w:eastAsia="he-IL"/>
        </w:rPr>
        <w:t>ם</w:t>
      </w:r>
      <w:r w:rsidRPr="002F386F">
        <w:rPr>
          <w:rFonts w:ascii="Times New Roman" w:eastAsia="Times New Roman" w:hAnsi="Times New Roman" w:cs="David"/>
          <w:sz w:val="20"/>
          <w:szCs w:val="24"/>
          <w:rtl/>
          <w:lang w:eastAsia="he-IL"/>
        </w:rPr>
        <w:t xml:space="preserve"> מעודכנ</w:t>
      </w:r>
      <w:r w:rsidRPr="002F386F">
        <w:rPr>
          <w:rFonts w:ascii="Times New Roman" w:eastAsia="Times New Roman" w:hAnsi="Times New Roman" w:cs="David" w:hint="cs"/>
          <w:sz w:val="20"/>
          <w:szCs w:val="24"/>
          <w:rtl/>
          <w:lang w:eastAsia="he-IL"/>
        </w:rPr>
        <w:t>ים</w:t>
      </w:r>
      <w:r w:rsidRPr="002F386F">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04B3FCF"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כמו כן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חייב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41DBE0D5"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lastRenderedPageBreak/>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סעיף 10 זה.</w:t>
      </w:r>
    </w:p>
    <w:p w14:paraId="2B4D3627"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זכות הקניין בכל התכניות שייכת למזמין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ובלבד ששולם שכר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בהתאם להוראות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התכניות.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4C2349CA" w14:textId="77777777" w:rsidR="000206FA" w:rsidRPr="002F386F"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מעמד ה</w:t>
      </w:r>
      <w:r w:rsidR="00B17D15" w:rsidRPr="002F386F">
        <w:rPr>
          <w:rFonts w:ascii="Times New Roman" w:eastAsia="Times New Roman" w:hAnsi="Times New Roman" w:cs="David"/>
          <w:bCs/>
          <w:sz w:val="20"/>
          <w:szCs w:val="24"/>
          <w:u w:val="single"/>
          <w:rtl/>
          <w:lang w:eastAsia="he-IL"/>
        </w:rPr>
        <w:t>יועץ</w:t>
      </w:r>
    </w:p>
    <w:p w14:paraId="00D29923"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4"/>
          <w:szCs w:val="24"/>
          <w:rtl/>
          <w:lang w:eastAsia="he-IL"/>
        </w:rPr>
        <w:t>מוסכם ומובהר על ידי הצדדים לחוזה זה</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כי מעמדו של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2F386F">
        <w:rPr>
          <w:rFonts w:ascii="Times New Roman" w:eastAsia="Times New Roman" w:hAnsi="Times New Roman" w:cs="David" w:hint="cs"/>
          <w:sz w:val="20"/>
          <w:szCs w:val="24"/>
          <w:rtl/>
          <w:lang w:eastAsia="he-IL"/>
        </w:rPr>
        <w:t xml:space="preserve"> של ה</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sz w:val="20"/>
          <w:szCs w:val="24"/>
          <w:rtl/>
          <w:lang w:eastAsia="he-IL"/>
        </w:rPr>
        <w:t>.</w:t>
      </w:r>
    </w:p>
    <w:p w14:paraId="2A498385"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 xml:space="preserve">אין ולא יהיו יחסי עובד-מעביד בין המזמין ובין </w:t>
      </w:r>
      <w:r w:rsidRPr="002F386F">
        <w:rPr>
          <w:rFonts w:ascii="Times New Roman" w:eastAsia="Times New Roman" w:hAnsi="Times New Roman" w:cs="David"/>
          <w:sz w:val="24"/>
          <w:szCs w:val="24"/>
          <w:rtl/>
          <w:lang w:eastAsia="he-IL"/>
        </w:rPr>
        <w:t>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ו/או </w:t>
      </w:r>
      <w:r w:rsidRPr="002F386F">
        <w:rPr>
          <w:rFonts w:ascii="Times New Roman" w:eastAsia="Times New Roman" w:hAnsi="Times New Roman" w:cs="David" w:hint="cs"/>
          <w:sz w:val="24"/>
          <w:szCs w:val="24"/>
          <w:rtl/>
          <w:lang w:eastAsia="he-IL"/>
        </w:rPr>
        <w:t>מי מטעמו ו</w:t>
      </w:r>
      <w:r w:rsidRPr="002F386F">
        <w:rPr>
          <w:rFonts w:ascii="Times New Roman" w:eastAsia="Times New Roman" w:hAnsi="Times New Roman" w:cs="David"/>
          <w:sz w:val="24"/>
          <w:szCs w:val="24"/>
          <w:rtl/>
          <w:lang w:eastAsia="he-IL"/>
        </w:rPr>
        <w:t xml:space="preserve">בין המזמין לבין עובדי </w:t>
      </w:r>
      <w:r w:rsidRPr="002F386F">
        <w:rPr>
          <w:rFonts w:ascii="Times New Roman" w:eastAsia="Times New Roman" w:hAnsi="Times New Roman" w:cs="David" w:hint="cs"/>
          <w:sz w:val="24"/>
          <w:szCs w:val="24"/>
          <w:rtl/>
          <w:lang w:eastAsia="he-IL"/>
        </w:rPr>
        <w:t xml:space="preserve">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ו/או מי מטעמיהם</w:t>
      </w:r>
      <w:r w:rsidRPr="002F386F">
        <w:rPr>
          <w:rFonts w:ascii="Times New Roman" w:eastAsia="Times New Roman" w:hAnsi="Times New Roman" w:cs="David"/>
          <w:sz w:val="24"/>
          <w:szCs w:val="24"/>
          <w:rtl/>
          <w:lang w:eastAsia="he-IL"/>
        </w:rPr>
        <w:t xml:space="preserve"> </w:t>
      </w:r>
      <w:r w:rsidRPr="002F386F">
        <w:rPr>
          <w:rFonts w:ascii="Times New Roman" w:eastAsia="Times New Roman" w:hAnsi="Times New Roman" w:cs="David"/>
          <w:sz w:val="20"/>
          <w:szCs w:val="24"/>
          <w:rtl/>
          <w:lang w:eastAsia="he-IL"/>
        </w:rPr>
        <w:t>ואין בהוראות חוזה 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כדי ליצור בין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ו/או מי מעובדיו</w:t>
      </w:r>
      <w:r w:rsidRPr="002F386F">
        <w:rPr>
          <w:rFonts w:ascii="Times New Roman" w:eastAsia="Times New Roman" w:hAnsi="Times New Roman" w:cs="David" w:hint="cs"/>
          <w:sz w:val="20"/>
          <w:szCs w:val="24"/>
          <w:rtl/>
          <w:lang w:eastAsia="he-IL"/>
        </w:rPr>
        <w:t xml:space="preserve"> ו/או מי מטעמו</w:t>
      </w:r>
      <w:r w:rsidRPr="002F386F">
        <w:rPr>
          <w:rFonts w:ascii="Times New Roman" w:eastAsia="Times New Roman" w:hAnsi="Times New Roman" w:cs="David"/>
          <w:sz w:val="20"/>
          <w:szCs w:val="24"/>
          <w:rtl/>
          <w:lang w:eastAsia="he-IL"/>
        </w:rPr>
        <w:t xml:space="preserve"> לבין המזמין ו/או המנהל ו/או מי מטעמו יחסי עובד מעביד</w:t>
      </w:r>
      <w:r w:rsidRPr="002F386F">
        <w:rPr>
          <w:rFonts w:ascii="Times New Roman" w:eastAsia="Times New Roman" w:hAnsi="Times New Roman" w:cs="David"/>
          <w:sz w:val="24"/>
          <w:szCs w:val="24"/>
          <w:rtl/>
          <w:lang w:eastAsia="he-IL"/>
        </w:rPr>
        <w:t>, לכל ענין ודבר. בכלל זה</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מוסכם ומובהר בין הצדדים</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כי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ו/או עובדיו לא יהיו זכאים כלפי המזמין לכל זכות החלה ע</w:t>
      </w:r>
      <w:r w:rsidRPr="002F386F">
        <w:rPr>
          <w:rFonts w:ascii="Times New Roman" w:eastAsia="Times New Roman" w:hAnsi="Times New Roman" w:cs="David" w:hint="cs"/>
          <w:sz w:val="24"/>
          <w:szCs w:val="24"/>
          <w:rtl/>
          <w:lang w:eastAsia="he-IL"/>
        </w:rPr>
        <w:t>ל פ</w:t>
      </w:r>
      <w:r w:rsidRPr="002F386F">
        <w:rPr>
          <w:rFonts w:ascii="Times New Roman" w:eastAsia="Times New Roman" w:hAnsi="Times New Roman" w:cs="David"/>
          <w:sz w:val="24"/>
          <w:szCs w:val="24"/>
          <w:rtl/>
          <w:lang w:eastAsia="he-IL"/>
        </w:rPr>
        <w:t>י הדין ו/או מכח צו הרחבה ו/או מכח הסכם כלשהו על עובד</w:t>
      </w:r>
      <w:r w:rsidRPr="002F386F">
        <w:rPr>
          <w:rFonts w:ascii="Times New Roman" w:eastAsia="Times New Roman" w:hAnsi="Times New Roman" w:cs="David" w:hint="cs"/>
          <w:sz w:val="20"/>
          <w:szCs w:val="24"/>
          <w:rtl/>
          <w:lang w:eastAsia="he-IL"/>
        </w:rPr>
        <w:t>.</w:t>
      </w:r>
    </w:p>
    <w:p w14:paraId="61475AC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4"/>
          <w:szCs w:val="24"/>
          <w:rtl/>
          <w:lang w:eastAsia="he-IL"/>
        </w:rPr>
        <w:t>מוסכם בזה</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כי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ו/או עובדיו</w:t>
      </w:r>
      <w:r w:rsidRPr="002F386F">
        <w:rPr>
          <w:rFonts w:ascii="Times New Roman" w:eastAsia="Times New Roman" w:hAnsi="Times New Roman" w:cs="David" w:hint="cs"/>
          <w:sz w:val="24"/>
          <w:szCs w:val="24"/>
          <w:rtl/>
          <w:lang w:eastAsia="he-IL"/>
        </w:rPr>
        <w:t xml:space="preserve"> ו/או שלוחיו ו/או אחר מטעמו או מטעמם של אלו</w:t>
      </w:r>
      <w:r w:rsidRPr="002F386F">
        <w:rPr>
          <w:rFonts w:ascii="Times New Roman" w:eastAsia="Times New Roman" w:hAnsi="Times New Roman" w:cs="David"/>
          <w:sz w:val="24"/>
          <w:szCs w:val="24"/>
          <w:rtl/>
          <w:lang w:eastAsia="he-IL"/>
        </w:rPr>
        <w:t xml:space="preserve"> מוותרים על כל טענות ו/או</w:t>
      </w:r>
      <w:r w:rsidRPr="002F386F">
        <w:rPr>
          <w:rFonts w:ascii="Times New Roman" w:eastAsia="Times New Roman" w:hAnsi="Times New Roman" w:cs="David" w:hint="cs"/>
          <w:sz w:val="24"/>
          <w:szCs w:val="24"/>
          <w:rtl/>
          <w:lang w:eastAsia="he-IL"/>
        </w:rPr>
        <w:t xml:space="preserve"> דרישות ו/או תלונות ו/או</w:t>
      </w:r>
      <w:r w:rsidRPr="002F386F">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973A636"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מצהיר ומתחייב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ישא לבדו </w:t>
      </w:r>
      <w:r w:rsidRPr="002F386F">
        <w:rPr>
          <w:rFonts w:ascii="Times New Roman" w:eastAsia="Times New Roman" w:hAnsi="Times New Roman" w:cs="David"/>
          <w:sz w:val="24"/>
          <w:szCs w:val="24"/>
          <w:rtl/>
          <w:lang w:eastAsia="he-IL"/>
        </w:rPr>
        <w:t>בכל התשלומים ו/או המסים ו/או תשלומי חובה אחרים, החלים ו/או שיחולו על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ו/או עובדי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בגין מתן השירותים ו/או בגין התקבולים שיקבל ע</w:t>
      </w:r>
      <w:r w:rsidRPr="002F386F">
        <w:rPr>
          <w:rFonts w:ascii="Times New Roman" w:eastAsia="Times New Roman" w:hAnsi="Times New Roman" w:cs="David" w:hint="cs"/>
          <w:sz w:val="24"/>
          <w:szCs w:val="24"/>
          <w:rtl/>
          <w:lang w:eastAsia="he-IL"/>
        </w:rPr>
        <w:t>ל פי</w:t>
      </w:r>
      <w:r w:rsidRPr="002F386F">
        <w:rPr>
          <w:rFonts w:ascii="Times New Roman" w:eastAsia="Times New Roman" w:hAnsi="Times New Roman" w:cs="David"/>
          <w:sz w:val="24"/>
          <w:szCs w:val="24"/>
          <w:rtl/>
          <w:lang w:eastAsia="he-IL"/>
        </w:rPr>
        <w:t xml:space="preserve"> חוזה זה</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ובכלל זה</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0"/>
          <w:szCs w:val="24"/>
          <w:rtl/>
          <w:lang w:eastAsia="he-IL"/>
        </w:rPr>
        <w:t xml:space="preserve"> תשלומי מס הכנסה והב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טוח הלאומי שהוא חב בגין מתן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34BC09BC"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טוח לאומי, תשלומים לקרנות איגודים מקצוע</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CCE39E7"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מבלי לגרוע מ</w:t>
      </w:r>
      <w:r w:rsidRPr="002F386F">
        <w:rPr>
          <w:rFonts w:ascii="Times New Roman" w:eastAsia="Times New Roman" w:hAnsi="Times New Roman" w:cs="David" w:hint="cs"/>
          <w:sz w:val="24"/>
          <w:szCs w:val="24"/>
          <w:rtl/>
          <w:lang w:eastAsia="he-IL"/>
        </w:rPr>
        <w:t xml:space="preserve">כלליות </w:t>
      </w:r>
      <w:r w:rsidRPr="002F386F">
        <w:rPr>
          <w:rFonts w:ascii="Times New Roman" w:eastAsia="Times New Roman" w:hAnsi="Times New Roman" w:cs="David"/>
          <w:sz w:val="24"/>
          <w:szCs w:val="24"/>
          <w:rtl/>
          <w:lang w:eastAsia="he-IL"/>
        </w:rPr>
        <w:t>האמור לעיל,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מצהיר ומתחייב</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כי אם י</w:t>
      </w:r>
      <w:r w:rsidRPr="002F386F">
        <w:rPr>
          <w:rFonts w:ascii="Times New Roman" w:eastAsia="Times New Roman" w:hAnsi="Times New Roman" w:cs="David" w:hint="cs"/>
          <w:sz w:val="24"/>
          <w:szCs w:val="24"/>
          <w:rtl/>
          <w:lang w:eastAsia="he-IL"/>
        </w:rPr>
        <w:t>י</w:t>
      </w:r>
      <w:r w:rsidRPr="002F386F">
        <w:rPr>
          <w:rFonts w:ascii="Times New Roman" w:eastAsia="Times New Roman" w:hAnsi="Times New Roman" w:cs="David"/>
          <w:sz w:val="24"/>
          <w:szCs w:val="24"/>
          <w:rtl/>
          <w:lang w:eastAsia="he-IL"/>
        </w:rPr>
        <w:t>דרש המזמין על ידי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ו/או על ידי מי מ</w:t>
      </w:r>
      <w:r w:rsidRPr="002F386F">
        <w:rPr>
          <w:rFonts w:ascii="Times New Roman" w:eastAsia="Times New Roman" w:hAnsi="Times New Roman" w:cs="David" w:hint="cs"/>
          <w:sz w:val="24"/>
          <w:szCs w:val="24"/>
          <w:rtl/>
          <w:lang w:eastAsia="he-IL"/>
        </w:rPr>
        <w:t>שלוחיו ו/או עובדיו</w:t>
      </w:r>
      <w:r w:rsidRPr="002F386F">
        <w:rPr>
          <w:rFonts w:ascii="Times New Roman" w:eastAsia="Times New Roman" w:hAnsi="Times New Roman" w:cs="David"/>
          <w:sz w:val="24"/>
          <w:szCs w:val="24"/>
          <w:rtl/>
          <w:lang w:eastAsia="he-IL"/>
        </w:rPr>
        <w:t xml:space="preserve"> ו/או</w:t>
      </w:r>
      <w:r w:rsidRPr="002F386F">
        <w:rPr>
          <w:rFonts w:ascii="Times New Roman" w:eastAsia="Times New Roman" w:hAnsi="Times New Roman" w:cs="David" w:hint="cs"/>
          <w:sz w:val="24"/>
          <w:szCs w:val="24"/>
          <w:rtl/>
          <w:lang w:eastAsia="he-IL"/>
        </w:rPr>
        <w:t xml:space="preserve"> אחר מטעמו ו/או</w:t>
      </w:r>
      <w:r w:rsidRPr="002F386F">
        <w:rPr>
          <w:rFonts w:ascii="Times New Roman" w:eastAsia="Times New Roman" w:hAnsi="Times New Roman" w:cs="David"/>
          <w:sz w:val="24"/>
          <w:szCs w:val="24"/>
          <w:rtl/>
          <w:lang w:eastAsia="he-IL"/>
        </w:rPr>
        <w:t xml:space="preserve"> על ידי כל צד ג' לשאת בתשלום ו/או הוצאה ו/או עלות</w:t>
      </w:r>
      <w:r w:rsidRPr="002F386F">
        <w:rPr>
          <w:rFonts w:ascii="Times New Roman" w:eastAsia="Times New Roman" w:hAnsi="Times New Roman" w:cs="David" w:hint="cs"/>
          <w:sz w:val="24"/>
          <w:szCs w:val="24"/>
          <w:rtl/>
          <w:lang w:eastAsia="he-IL"/>
        </w:rPr>
        <w:t xml:space="preserve"> ו/או פיצוי ו/או שיפוי</w:t>
      </w:r>
      <w:r w:rsidRPr="002F386F">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F386F">
        <w:rPr>
          <w:rFonts w:ascii="Times New Roman" w:eastAsia="Times New Roman" w:hAnsi="Times New Roman" w:cs="David" w:hint="cs"/>
          <w:sz w:val="24"/>
          <w:szCs w:val="24"/>
          <w:rtl/>
          <w:lang w:eastAsia="he-IL"/>
        </w:rPr>
        <w:t xml:space="preserve"> ו/או פיצוי ו/או שיפוי</w:t>
      </w:r>
      <w:r w:rsidRPr="002F386F">
        <w:rPr>
          <w:rFonts w:ascii="Times New Roman" w:eastAsia="Times New Roman" w:hAnsi="Times New Roman" w:cs="David"/>
          <w:sz w:val="24"/>
          <w:szCs w:val="24"/>
          <w:rtl/>
          <w:lang w:eastAsia="he-IL"/>
        </w:rPr>
        <w:t xml:space="preserve"> כלשהם כאמור, אזי ישפה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את המזמין מיד עם דרישתו הראשונה של המזמין, בגין כל תשלום ו/או הוצאה ו/או עלות</w:t>
      </w:r>
      <w:r w:rsidRPr="002F386F">
        <w:rPr>
          <w:rFonts w:ascii="Times New Roman" w:eastAsia="Times New Roman" w:hAnsi="Times New Roman" w:cs="David" w:hint="cs"/>
          <w:sz w:val="24"/>
          <w:szCs w:val="24"/>
          <w:rtl/>
          <w:lang w:eastAsia="he-IL"/>
        </w:rPr>
        <w:t xml:space="preserve"> ו/או פיצוי ו/או שיפוי</w:t>
      </w:r>
      <w:r w:rsidRPr="002F386F">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ייחשב </w:t>
      </w:r>
      <w:r w:rsidRPr="002F386F">
        <w:rPr>
          <w:rFonts w:ascii="Times New Roman" w:eastAsia="Times New Roman" w:hAnsi="Times New Roman" w:cs="David" w:hint="cs"/>
          <w:sz w:val="24"/>
          <w:szCs w:val="24"/>
          <w:rtl/>
          <w:lang w:eastAsia="he-IL"/>
        </w:rPr>
        <w:t>כ</w:t>
      </w:r>
      <w:r w:rsidRPr="002F386F">
        <w:rPr>
          <w:rFonts w:ascii="Times New Roman" w:eastAsia="Times New Roman" w:hAnsi="Times New Roman" w:cs="David"/>
          <w:sz w:val="24"/>
          <w:szCs w:val="24"/>
          <w:rtl/>
          <w:lang w:eastAsia="he-IL"/>
        </w:rPr>
        <w:t>חוב המגיע למזמין מאת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על פי הוראות חוזה זה, אשר המזמין רשאי לקזז בגינו סכומים ע"ח התמורה המגיעה ל</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w:t>
      </w:r>
    </w:p>
    <w:p w14:paraId="7E902D21"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4"/>
          <w:szCs w:val="24"/>
          <w:rtl/>
          <w:lang w:eastAsia="he-IL"/>
        </w:rPr>
        <w:t>בשים לב לאמור לעיל, אם יקבע פורום מוסמך כלשהו</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כי נתקיימו יחסי עובד ומעביד בין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ו/או מי מעובדיו</w:t>
      </w:r>
      <w:r w:rsidRPr="002F386F">
        <w:rPr>
          <w:rFonts w:ascii="Times New Roman" w:eastAsia="Times New Roman" w:hAnsi="Times New Roman" w:cs="David" w:hint="cs"/>
          <w:sz w:val="24"/>
          <w:szCs w:val="24"/>
          <w:rtl/>
          <w:lang w:eastAsia="he-IL"/>
        </w:rPr>
        <w:t xml:space="preserve"> ו/או מי משלוחיו ו/או אחר מטעמו</w:t>
      </w:r>
      <w:r w:rsidRPr="002F386F">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F386F">
        <w:rPr>
          <w:rFonts w:ascii="Times New Roman" w:eastAsia="Times New Roman" w:hAnsi="Times New Roman" w:cs="David" w:hint="cs"/>
          <w:sz w:val="24"/>
          <w:szCs w:val="24"/>
          <w:rtl/>
          <w:lang w:eastAsia="he-IL"/>
        </w:rPr>
        <w:t>.</w:t>
      </w:r>
    </w:p>
    <w:p w14:paraId="7C203F80" w14:textId="77777777" w:rsidR="000206FA" w:rsidRPr="002F386F"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2F386F">
        <w:rPr>
          <w:rFonts w:ascii="Times New Roman" w:eastAsia="Times New Roman" w:hAnsi="Times New Roman" w:cs="David"/>
          <w:bCs/>
          <w:sz w:val="20"/>
          <w:szCs w:val="24"/>
          <w:u w:val="single"/>
          <w:rtl/>
          <w:lang w:eastAsia="he-IL"/>
        </w:rPr>
        <w:t>הבאת החוזה לגמר או ביטולו</w:t>
      </w:r>
    </w:p>
    <w:p w14:paraId="7C30FCB8"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E5C1C58" w14:textId="77777777" w:rsidR="000206FA" w:rsidRPr="002F386F"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על אף האמור בכל מקום אחר בחוזה </w:t>
      </w:r>
      <w:r w:rsidRPr="002F386F">
        <w:rPr>
          <w:rFonts w:ascii="Times New Roman" w:eastAsia="Times New Roman" w:hAnsi="Times New Roman" w:cs="David" w:hint="cs"/>
          <w:sz w:val="20"/>
          <w:szCs w:val="24"/>
          <w:rtl/>
          <w:lang w:eastAsia="he-IL"/>
        </w:rPr>
        <w:t xml:space="preserve">זה על נספחיו, </w:t>
      </w:r>
      <w:r w:rsidRPr="002F386F">
        <w:rPr>
          <w:rFonts w:ascii="Times New Roman" w:eastAsia="Times New Roman" w:hAnsi="Times New Roman" w:cs="David"/>
          <w:sz w:val="20"/>
          <w:szCs w:val="24"/>
          <w:rtl/>
          <w:lang w:eastAsia="he-IL"/>
        </w:rPr>
        <w:t>רשאי המזמין, לפי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ניתנה הודעה כאמור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F386F">
        <w:rPr>
          <w:rFonts w:ascii="Times New Roman" w:eastAsia="Times New Roman" w:hAnsi="Times New Roman" w:cs="David" w:hint="cs"/>
          <w:sz w:val="20"/>
          <w:szCs w:val="24"/>
          <w:rtl/>
          <w:lang w:eastAsia="he-IL"/>
        </w:rPr>
        <w:t>-7</w:t>
      </w:r>
      <w:r w:rsidRPr="002F386F">
        <w:rPr>
          <w:rFonts w:ascii="Times New Roman" w:eastAsia="Times New Roman" w:hAnsi="Times New Roman" w:cs="David"/>
          <w:sz w:val="20"/>
          <w:szCs w:val="24"/>
          <w:rtl/>
          <w:lang w:eastAsia="he-IL"/>
        </w:rPr>
        <w:t xml:space="preserve"> י</w:t>
      </w:r>
      <w:r w:rsidRPr="002F386F">
        <w:rPr>
          <w:rFonts w:ascii="Times New Roman" w:eastAsia="Times New Roman" w:hAnsi="Times New Roman" w:cs="David" w:hint="cs"/>
          <w:sz w:val="20"/>
          <w:szCs w:val="24"/>
          <w:rtl/>
          <w:lang w:eastAsia="he-IL"/>
        </w:rPr>
        <w:t>מים</w:t>
      </w:r>
      <w:r w:rsidRPr="002F386F">
        <w:rPr>
          <w:rFonts w:ascii="Times New Roman" w:eastAsia="Times New Roman" w:hAnsi="Times New Roman" w:cs="David"/>
          <w:sz w:val="20"/>
          <w:szCs w:val="24"/>
          <w:rtl/>
          <w:lang w:eastAsia="he-IL"/>
        </w:rPr>
        <w:t xml:space="preserve"> מיום משלוחה (להלן: "</w:t>
      </w:r>
      <w:r w:rsidRPr="002F386F">
        <w:rPr>
          <w:rFonts w:ascii="Times New Roman" w:eastAsia="Times New Roman" w:hAnsi="Times New Roman" w:cs="David"/>
          <w:b/>
          <w:bCs/>
          <w:sz w:val="20"/>
          <w:szCs w:val="24"/>
          <w:rtl/>
          <w:lang w:eastAsia="he-IL"/>
        </w:rPr>
        <w:t>תאריך הפסקת השרות</w:t>
      </w:r>
      <w:r w:rsidRPr="002F386F">
        <w:rPr>
          <w:rFonts w:ascii="Times New Roman" w:eastAsia="Times New Roman" w:hAnsi="Times New Roman" w:cs="David"/>
          <w:sz w:val="20"/>
          <w:szCs w:val="24"/>
          <w:rtl/>
          <w:lang w:eastAsia="he-IL"/>
        </w:rPr>
        <w:t>").</w:t>
      </w:r>
    </w:p>
    <w:p w14:paraId="2EB865C3" w14:textId="77777777" w:rsidR="000206FA" w:rsidRPr="002F386F"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הובא החוזה לידי גמר כאמור בסעיף 12.1.1 לעיל, ישלם המזמין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שכר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שב</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צע עד לתאריך הפסקת הש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וזאת לפי השיעור </w:t>
      </w:r>
      <w:r w:rsidRPr="002F386F">
        <w:rPr>
          <w:rFonts w:ascii="Times New Roman" w:eastAsia="Times New Roman" w:hAnsi="Times New Roman" w:cs="David"/>
          <w:sz w:val="20"/>
          <w:szCs w:val="24"/>
          <w:rtl/>
          <w:lang w:eastAsia="he-IL"/>
        </w:rPr>
        <w:lastRenderedPageBreak/>
        <w:t xml:space="preserve">המפורט בנספחים </w:t>
      </w:r>
      <w:r w:rsidRPr="002F386F">
        <w:rPr>
          <w:rFonts w:ascii="Times New Roman" w:eastAsia="Times New Roman" w:hAnsi="Times New Roman" w:cs="David"/>
          <w:bCs/>
          <w:sz w:val="20"/>
          <w:szCs w:val="24"/>
          <w:rtl/>
          <w:lang w:eastAsia="he-IL"/>
        </w:rPr>
        <w:t>ד' ו - ה'</w:t>
      </w:r>
      <w:r w:rsidRPr="002F386F">
        <w:rPr>
          <w:rFonts w:ascii="Times New Roman" w:eastAsia="Times New Roman" w:hAnsi="Times New Roman" w:cs="David"/>
          <w:sz w:val="20"/>
          <w:szCs w:val="24"/>
          <w:rtl/>
          <w:lang w:eastAsia="he-IL"/>
        </w:rPr>
        <w:t>. במקרה שבוצע חלק של קטע ו/או שלב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ישולם חלק יחסי מתאים מהשכר הקבוע בנספחים </w:t>
      </w:r>
      <w:r w:rsidRPr="002F386F">
        <w:rPr>
          <w:rFonts w:ascii="Times New Roman" w:eastAsia="Times New Roman" w:hAnsi="Times New Roman" w:cs="David"/>
          <w:bCs/>
          <w:sz w:val="20"/>
          <w:szCs w:val="24"/>
          <w:rtl/>
          <w:lang w:eastAsia="he-IL"/>
        </w:rPr>
        <w:t xml:space="preserve">ד' ו-ה' </w:t>
      </w:r>
      <w:r w:rsidRPr="002F386F">
        <w:rPr>
          <w:rFonts w:ascii="Times New Roman" w:eastAsia="Times New Roman" w:hAnsi="Times New Roman" w:cs="David"/>
          <w:sz w:val="20"/>
          <w:szCs w:val="24"/>
          <w:rtl/>
          <w:lang w:eastAsia="he-IL"/>
        </w:rPr>
        <w:t>לאותו שלב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כפי שיקבע המנהל.</w:t>
      </w:r>
    </w:p>
    <w:p w14:paraId="7324C52D"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לתביעת פיצויים כלשהם</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לטענה </w:t>
      </w:r>
      <w:r w:rsidRPr="002F386F">
        <w:rPr>
          <w:rFonts w:ascii="Times New Roman" w:eastAsia="Times New Roman" w:hAnsi="Times New Roman" w:cs="David" w:hint="cs"/>
          <w:sz w:val="20"/>
          <w:szCs w:val="24"/>
          <w:rtl/>
          <w:lang w:eastAsia="he-IL"/>
        </w:rPr>
        <w:t>ו/או דרישה ו/או תלונה ו/</w:t>
      </w:r>
      <w:r w:rsidRPr="002F386F">
        <w:rPr>
          <w:rFonts w:ascii="Times New Roman" w:eastAsia="Times New Roman" w:hAnsi="Times New Roman" w:cs="David"/>
          <w:sz w:val="20"/>
          <w:szCs w:val="24"/>
          <w:rtl/>
          <w:lang w:eastAsia="he-IL"/>
        </w:rPr>
        <w:t>או תביעה כלשהי, פרט לאמור בסעיף 12.1.2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והשכר שישולם לפי סעיף 12.1.2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לסילוק כל המגיע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מהמזמין לפי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ו/או עקב הבאתו לידי גמר כאמור, בין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ובין מכוח עילה כלשהי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הדין.</w:t>
      </w:r>
    </w:p>
    <w:p w14:paraId="64AD394B"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תוך 12 חודש</w:t>
      </w:r>
      <w:r w:rsidRPr="002F386F">
        <w:rPr>
          <w:rFonts w:ascii="Times New Roman" w:eastAsia="Times New Roman" w:hAnsi="Times New Roman" w:cs="David" w:hint="cs"/>
          <w:sz w:val="20"/>
          <w:szCs w:val="24"/>
          <w:rtl/>
          <w:lang w:eastAsia="he-IL"/>
        </w:rPr>
        <w:t>ים</w:t>
      </w:r>
      <w:r w:rsidRPr="002F386F">
        <w:rPr>
          <w:rFonts w:ascii="Times New Roman" w:eastAsia="Times New Roman" w:hAnsi="Times New Roman" w:cs="David"/>
          <w:sz w:val="20"/>
          <w:szCs w:val="24"/>
          <w:rtl/>
          <w:lang w:eastAsia="he-IL"/>
        </w:rPr>
        <w:t xml:space="preserve"> מהבאת חוזה</w:t>
      </w:r>
      <w:r w:rsidRPr="002F386F">
        <w:rPr>
          <w:rFonts w:ascii="Times New Roman" w:eastAsia="Times New Roman" w:hAnsi="Times New Roman" w:cs="David" w:hint="cs"/>
          <w:sz w:val="20"/>
          <w:szCs w:val="24"/>
          <w:rtl/>
          <w:lang w:eastAsia="he-IL"/>
        </w:rPr>
        <w:t xml:space="preserve"> זה לידי</w:t>
      </w:r>
      <w:r w:rsidRPr="002F386F">
        <w:rPr>
          <w:rFonts w:ascii="Times New Roman" w:eastAsia="Times New Roman" w:hAnsi="Times New Roman" w:cs="David"/>
          <w:sz w:val="20"/>
          <w:szCs w:val="24"/>
          <w:rtl/>
          <w:lang w:eastAsia="he-IL"/>
        </w:rPr>
        <w:t xml:space="preserve"> גמר כאמור</w:t>
      </w:r>
      <w:r w:rsidRPr="002F386F">
        <w:rPr>
          <w:rFonts w:ascii="Times New Roman" w:eastAsia="Times New Roman" w:hAnsi="Times New Roman" w:cs="David" w:hint="cs"/>
          <w:sz w:val="20"/>
          <w:szCs w:val="24"/>
          <w:rtl/>
          <w:lang w:eastAsia="he-IL"/>
        </w:rPr>
        <w:t>, רשאי המזמין</w:t>
      </w:r>
      <w:r w:rsidRPr="002F386F">
        <w:rPr>
          <w:rFonts w:ascii="Times New Roman" w:eastAsia="Times New Roman" w:hAnsi="Times New Roman" w:cs="David"/>
          <w:sz w:val="20"/>
          <w:szCs w:val="24"/>
          <w:rtl/>
          <w:lang w:eastAsia="he-IL"/>
        </w:rPr>
        <w:t xml:space="preserve"> לחדשו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במקרה 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לפי דרישת המזמין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לחדש את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תנאי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w:t>
      </w:r>
    </w:p>
    <w:p w14:paraId="647BEC74"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במקרה שחוזה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מצוות הדין)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זכאי לתשלום כמוגדר בסעיף 12.3.2 להלן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ויחולו הסעיפים 12.1.3 ו- 12.1.4 לעיל.</w:t>
      </w:r>
    </w:p>
    <w:p w14:paraId="012B01CD"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69F0B8E9"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מבלי לגרוע מזכויות מזמין לפי סעיף 12.1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זכאי המזמין לבטל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לפי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קול דעתו הבלעדי</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בלא צורך בהודעה מוקדמת</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בכל אחד מהמקרים הבאים:</w:t>
      </w:r>
    </w:p>
    <w:p w14:paraId="52F2BFA0" w14:textId="77777777" w:rsidR="000206FA" w:rsidRPr="002F386F"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הפר ו/או לא קיים איזה מהוראות החוזה ולא ת</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קן </w:t>
      </w:r>
      <w:r w:rsidRPr="002F386F">
        <w:rPr>
          <w:rFonts w:ascii="Times New Roman" w:eastAsia="Times New Roman" w:hAnsi="Times New Roman" w:cs="David" w:hint="cs"/>
          <w:sz w:val="20"/>
          <w:szCs w:val="24"/>
          <w:rtl/>
          <w:lang w:eastAsia="he-IL"/>
        </w:rPr>
        <w:t>את ה</w:t>
      </w:r>
      <w:r w:rsidRPr="002F386F">
        <w:rPr>
          <w:rFonts w:ascii="Times New Roman" w:eastAsia="Times New Roman" w:hAnsi="Times New Roman" w:cs="David"/>
          <w:sz w:val="20"/>
          <w:szCs w:val="24"/>
          <w:rtl/>
          <w:lang w:eastAsia="he-IL"/>
        </w:rPr>
        <w:t>הפרה</w:t>
      </w:r>
      <w:r w:rsidRPr="002F386F">
        <w:rPr>
          <w:rFonts w:ascii="Times New Roman" w:eastAsia="Times New Roman" w:hAnsi="Times New Roman" w:cs="David" w:hint="cs"/>
          <w:sz w:val="20"/>
          <w:szCs w:val="24"/>
          <w:rtl/>
          <w:lang w:eastAsia="he-IL"/>
        </w:rPr>
        <w:t xml:space="preserve"> כאמור,</w:t>
      </w:r>
      <w:r w:rsidRPr="002F386F">
        <w:rPr>
          <w:rFonts w:ascii="Times New Roman" w:eastAsia="Times New Roman" w:hAnsi="Times New Roman" w:cs="David"/>
          <w:sz w:val="20"/>
          <w:szCs w:val="24"/>
          <w:rtl/>
          <w:lang w:eastAsia="he-IL"/>
        </w:rPr>
        <w:t xml:space="preserve"> לאחר שק</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בל התראה על כך מהמזמין בתוך הזמן הנקוב בהתראה.</w:t>
      </w:r>
    </w:p>
    <w:p w14:paraId="45AE4187" w14:textId="77777777" w:rsidR="000206FA" w:rsidRPr="002F386F"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המזמין התרה ב</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שאין הוא מבצע את עבודתו בצורה המבטיחה את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צועה התקין ו/או התקדמותה וסיומה לפי לוח הזמנים,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נקט בצעדים המבטיחים לדעת המזמין את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צועה התקין ו/או התקדמותה וסיומה לפי לוח הזמנים.</w:t>
      </w:r>
    </w:p>
    <w:p w14:paraId="4914C12B" w14:textId="77777777" w:rsidR="000206FA" w:rsidRPr="002F386F"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הפר את הוראת סעיף 7.5 לעיל.</w:t>
      </w:r>
    </w:p>
    <w:p w14:paraId="3C436264" w14:textId="77777777" w:rsidR="000206FA" w:rsidRPr="002F386F"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נבצר מה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או מהמנהל הראשי לקיים את ה</w:t>
      </w:r>
      <w:r w:rsidRPr="002F386F">
        <w:rPr>
          <w:rFonts w:ascii="Times New Roman" w:eastAsia="Times New Roman" w:hAnsi="Times New Roman" w:cs="David" w:hint="cs"/>
          <w:sz w:val="20"/>
          <w:szCs w:val="24"/>
          <w:rtl/>
          <w:lang w:eastAsia="he-IL"/>
        </w:rPr>
        <w:t xml:space="preserve">וראות </w:t>
      </w:r>
      <w:r w:rsidRPr="002F386F">
        <w:rPr>
          <w:rFonts w:ascii="Times New Roman" w:eastAsia="Times New Roman" w:hAnsi="Times New Roman" w:cs="David"/>
          <w:sz w:val="20"/>
          <w:szCs w:val="24"/>
          <w:rtl/>
          <w:lang w:eastAsia="he-IL"/>
        </w:rPr>
        <w:t>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יחול הסעיף אם המנהל הראשי במשרד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נפטר,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פשט רגל, או נעשה בלתי כש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 לפעולה משפטית או בלתי כש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 למתן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או אם ארע אירוע דומה.</w:t>
      </w:r>
    </w:p>
    <w:p w14:paraId="00227305" w14:textId="77777777" w:rsidR="000206FA" w:rsidRPr="002F386F"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חל שינוי בהחזקת המניות ו/או בהרכב המנהלים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44A32E61"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בוטל החוזה כאמור בסעיף 12.3.1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ישלם המזמין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שכר בעד אותו קטע מקטעי הפרויקט ו/או שלב משרותי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שהוא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צע עד לב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טול החוזה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וזאת לפי השיעור המפורט בנספחים </w:t>
      </w:r>
      <w:r w:rsidRPr="002F386F">
        <w:rPr>
          <w:rFonts w:ascii="Times New Roman" w:eastAsia="Times New Roman" w:hAnsi="Times New Roman" w:cs="David"/>
          <w:bCs/>
          <w:sz w:val="20"/>
          <w:szCs w:val="24"/>
          <w:rtl/>
          <w:lang w:eastAsia="he-IL"/>
        </w:rPr>
        <w:t>ד'</w:t>
      </w:r>
      <w:r w:rsidRPr="002F386F">
        <w:rPr>
          <w:rFonts w:ascii="Times New Roman" w:eastAsia="Times New Roman" w:hAnsi="Times New Roman" w:cs="David" w:hint="cs"/>
          <w:bCs/>
          <w:sz w:val="20"/>
          <w:szCs w:val="24"/>
          <w:rtl/>
          <w:lang w:eastAsia="he-IL"/>
        </w:rPr>
        <w:t xml:space="preserve"> </w:t>
      </w:r>
      <w:r w:rsidRPr="002F386F">
        <w:rPr>
          <w:rFonts w:ascii="Times New Roman" w:eastAsia="Times New Roman" w:hAnsi="Times New Roman" w:cs="David"/>
          <w:bCs/>
          <w:sz w:val="20"/>
          <w:szCs w:val="24"/>
          <w:rtl/>
          <w:lang w:eastAsia="he-IL"/>
        </w:rPr>
        <w:t xml:space="preserve">ו -ה' </w:t>
      </w:r>
      <w:r w:rsidRPr="002F386F">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F386F">
        <w:rPr>
          <w:rFonts w:ascii="Times New Roman" w:eastAsia="Times New Roman" w:hAnsi="Times New Roman" w:cs="David"/>
          <w:bCs/>
          <w:sz w:val="20"/>
          <w:szCs w:val="24"/>
          <w:rtl/>
          <w:lang w:eastAsia="he-IL"/>
        </w:rPr>
        <w:t xml:space="preserve">ד' ו-ה' </w:t>
      </w:r>
      <w:r w:rsidRPr="002F386F">
        <w:rPr>
          <w:rFonts w:ascii="Times New Roman" w:eastAsia="Times New Roman" w:hAnsi="Times New Roman" w:cs="David"/>
          <w:sz w:val="20"/>
          <w:szCs w:val="24"/>
          <w:rtl/>
          <w:lang w:eastAsia="he-IL"/>
        </w:rPr>
        <w:t>לאותו שלב כפי שיקבע המנהל, וזאת לסילוק כל המגיע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מהמזמין.</w:t>
      </w:r>
    </w:p>
    <w:p w14:paraId="4337157B"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הודעה בדבר הבאת החוזה לידי גמר כאמור בסעיף 12.3.1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לא תשמש עילה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לתביעת פיצויים כלשהם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לטענה</w:t>
      </w:r>
      <w:r w:rsidRPr="002F386F">
        <w:rPr>
          <w:rFonts w:ascii="Times New Roman" w:eastAsia="Times New Roman" w:hAnsi="Times New Roman" w:cs="David" w:hint="cs"/>
          <w:sz w:val="20"/>
          <w:szCs w:val="24"/>
          <w:rtl/>
          <w:lang w:eastAsia="he-IL"/>
        </w:rPr>
        <w:t xml:space="preserve"> ו/או לדרישה ו/או לתלונה</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w:t>
      </w:r>
      <w:r w:rsidRPr="002F386F">
        <w:rPr>
          <w:rFonts w:ascii="Times New Roman" w:eastAsia="Times New Roman" w:hAnsi="Times New Roman" w:cs="David" w:hint="cs"/>
          <w:sz w:val="20"/>
          <w:szCs w:val="24"/>
          <w:rtl/>
          <w:lang w:eastAsia="he-IL"/>
        </w:rPr>
        <w:t>ל</w:t>
      </w:r>
      <w:r w:rsidRPr="002F386F">
        <w:rPr>
          <w:rFonts w:ascii="Times New Roman" w:eastAsia="Times New Roman" w:hAnsi="Times New Roman" w:cs="David"/>
          <w:sz w:val="20"/>
          <w:szCs w:val="24"/>
          <w:rtl/>
          <w:lang w:eastAsia="he-IL"/>
        </w:rPr>
        <w:t>תביעה כלשהי, פרט לאמור בסעיף 12.3.2 לעיל, והשכר שישולם לפי סעיף 12.3.2</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לסילוק כל המגיע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מהמזמין לפי החוזה ו/או עקב הבאתו לידי גמר כאמור, בין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ובין מכוח עילה כלשהי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הדין.</w:t>
      </w:r>
    </w:p>
    <w:p w14:paraId="333FFA88"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אם המנהל הראשי במשרד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ו/או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נפטר, פשט רגל, או נעשה בלתי כש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 למתן השירותים ע</w:t>
      </w:r>
      <w:r w:rsidRPr="002F386F">
        <w:rPr>
          <w:rFonts w:ascii="Times New Roman" w:eastAsia="Times New Roman" w:hAnsi="Times New Roman" w:cs="David" w:hint="cs"/>
          <w:sz w:val="20"/>
          <w:szCs w:val="24"/>
          <w:rtl/>
          <w:lang w:eastAsia="he-IL"/>
        </w:rPr>
        <w:t>ל פ</w:t>
      </w:r>
      <w:r w:rsidRPr="002F386F">
        <w:rPr>
          <w:rFonts w:ascii="Times New Roman" w:eastAsia="Times New Roman" w:hAnsi="Times New Roman" w:cs="David"/>
          <w:sz w:val="20"/>
          <w:szCs w:val="24"/>
          <w:rtl/>
          <w:lang w:eastAsia="he-IL"/>
        </w:rPr>
        <w:t>י חוזה זה או אם אירע אירוע דומה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המזמין זכאי לבטל </w:t>
      </w:r>
      <w:r w:rsidRPr="002F386F">
        <w:rPr>
          <w:rFonts w:ascii="Times New Roman" w:eastAsia="Times New Roman" w:hAnsi="Times New Roman" w:cs="David" w:hint="cs"/>
          <w:sz w:val="20"/>
          <w:szCs w:val="24"/>
          <w:rtl/>
          <w:lang w:eastAsia="he-IL"/>
        </w:rPr>
        <w:t xml:space="preserve">את </w:t>
      </w:r>
      <w:r w:rsidRPr="002F386F">
        <w:rPr>
          <w:rFonts w:ascii="Times New Roman" w:eastAsia="Times New Roman" w:hAnsi="Times New Roman" w:cs="David"/>
          <w:sz w:val="20"/>
          <w:szCs w:val="24"/>
          <w:rtl/>
          <w:lang w:eastAsia="he-IL"/>
        </w:rPr>
        <w:t>החוזה ויחולו הוראות סעיפים 12.3.2 ו - 12.3.3 לעיל.</w:t>
      </w:r>
    </w:p>
    <w:p w14:paraId="387B0DFF"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התשלום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סעיפים 12.1, 12.2 ו-12.3 לעיל</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הסעיפים הנ"ל.</w:t>
      </w:r>
    </w:p>
    <w:p w14:paraId="63D4BA43"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בכל מקרה של הבאת חוזה</w:t>
      </w:r>
      <w:r w:rsidRPr="002F386F">
        <w:rPr>
          <w:rFonts w:ascii="Times New Roman" w:eastAsia="Times New Roman" w:hAnsi="Times New Roman" w:cs="David" w:hint="cs"/>
          <w:sz w:val="20"/>
          <w:szCs w:val="24"/>
          <w:rtl/>
          <w:lang w:eastAsia="he-IL"/>
        </w:rPr>
        <w:t xml:space="preserve"> זה לידי</w:t>
      </w:r>
      <w:r w:rsidRPr="002F386F">
        <w:rPr>
          <w:rFonts w:ascii="Times New Roman" w:eastAsia="Times New Roman" w:hAnsi="Times New Roman" w:cs="David"/>
          <w:sz w:val="20"/>
          <w:szCs w:val="24"/>
          <w:rtl/>
          <w:lang w:eastAsia="he-IL"/>
        </w:rPr>
        <w:t xml:space="preserve"> גמר או ביטולו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יהיה המזמין זכאי למסור את </w:t>
      </w:r>
      <w:r w:rsidRPr="002F386F">
        <w:rPr>
          <w:rFonts w:ascii="Times New Roman" w:eastAsia="Times New Roman" w:hAnsi="Times New Roman" w:cs="David"/>
          <w:sz w:val="20"/>
          <w:szCs w:val="24"/>
          <w:rtl/>
          <w:lang w:eastAsia="he-IL"/>
        </w:rPr>
        <w:lastRenderedPageBreak/>
        <w:t>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המשך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לאחר ולהשתמש ללא הגבלה בשרותי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שבוצעו עד לאותו מועד,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מסכים לכך ולא יהיה זכאי לדבר בגין זאת.</w:t>
      </w:r>
    </w:p>
    <w:p w14:paraId="72FA993E"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כל אימת 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יקיים איזו מהתחייבויותיו לפי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2D5D7DD"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0C6E1F9" w14:textId="77777777" w:rsidR="000206FA" w:rsidRPr="002F386F"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8D7D922" w14:textId="77777777" w:rsidR="000206FA" w:rsidRPr="002F386F"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BB1D8B9" w14:textId="77777777" w:rsidR="000206FA" w:rsidRPr="002F386F"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העברת זכויות</w:t>
      </w:r>
    </w:p>
    <w:p w14:paraId="20D41636"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אין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רשאי להסב לאחר את החוזה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כל חלק ממנו, וכן אין הוא רשאי להעביר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להסב לאחר כל זכות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חובה לפי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אלא בהסכמת המזמין בכתב ומראש.</w:t>
      </w:r>
    </w:p>
    <w:p w14:paraId="0364E9C4"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אין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רשאי למסור לאחר את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כולם או מקצתם, אלא בהסכמת המזמין בכתב ומראש.</w:t>
      </w:r>
    </w:p>
    <w:p w14:paraId="5168B701"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ניתנה הסכמת המזמין לפי סעיפים 13.1 או 13.2 לעיל, הרי </w:t>
      </w:r>
      <w:r w:rsidRPr="002F386F">
        <w:rPr>
          <w:rFonts w:ascii="Times New Roman" w:eastAsia="Times New Roman" w:hAnsi="Times New Roman" w:cs="David" w:hint="cs"/>
          <w:sz w:val="20"/>
          <w:szCs w:val="24"/>
          <w:rtl/>
          <w:lang w:eastAsia="he-IL"/>
        </w:rPr>
        <w:t>ש</w:t>
      </w:r>
      <w:r w:rsidRPr="002F386F">
        <w:rPr>
          <w:rFonts w:ascii="Times New Roman" w:eastAsia="Times New Roman" w:hAnsi="Times New Roman" w:cs="David"/>
          <w:sz w:val="20"/>
          <w:szCs w:val="24"/>
          <w:rtl/>
          <w:lang w:eastAsia="he-IL"/>
        </w:rPr>
        <w:t>אין בכך כדי לפטור את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מאחריותו והתחייבויותיו לפי חוזה</w:t>
      </w:r>
      <w:r w:rsidRPr="002F386F">
        <w:rPr>
          <w:rFonts w:ascii="Times New Roman" w:eastAsia="Times New Roman" w:hAnsi="Times New Roman" w:cs="David" w:hint="cs"/>
          <w:sz w:val="20"/>
          <w:szCs w:val="24"/>
          <w:rtl/>
          <w:lang w:eastAsia="he-IL"/>
        </w:rPr>
        <w:t xml:space="preserve"> זה על נספחיו</w:t>
      </w:r>
      <w:r w:rsidRPr="002F386F">
        <w:rPr>
          <w:rFonts w:ascii="Times New Roman" w:eastAsia="Times New Roman" w:hAnsi="Times New Roman" w:cs="David"/>
          <w:sz w:val="20"/>
          <w:szCs w:val="24"/>
          <w:rtl/>
          <w:lang w:eastAsia="he-IL"/>
        </w:rPr>
        <w:t xml:space="preserve"> ומזכויות המזמין על פיו,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ישא באחריות מלאה, כלפי המזמין וכלפי </w:t>
      </w:r>
      <w:r w:rsidRPr="002F386F">
        <w:rPr>
          <w:rFonts w:ascii="Times New Roman" w:eastAsia="Times New Roman" w:hAnsi="Times New Roman" w:cs="David" w:hint="cs"/>
          <w:sz w:val="20"/>
          <w:szCs w:val="24"/>
          <w:rtl/>
          <w:lang w:eastAsia="he-IL"/>
        </w:rPr>
        <w:t xml:space="preserve">כל </w:t>
      </w:r>
      <w:r w:rsidRPr="002F386F">
        <w:rPr>
          <w:rFonts w:ascii="Times New Roman" w:eastAsia="Times New Roman" w:hAnsi="Times New Roman" w:cs="David"/>
          <w:sz w:val="20"/>
          <w:szCs w:val="24"/>
          <w:rtl/>
          <w:lang w:eastAsia="he-IL"/>
        </w:rPr>
        <w:t xml:space="preserve">צד שלישי שהוא, גם לכל מעשה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באי כחם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עובדיהם</w:t>
      </w:r>
      <w:r w:rsidRPr="002F386F">
        <w:rPr>
          <w:rFonts w:ascii="Times New Roman" w:eastAsia="Times New Roman" w:hAnsi="Times New Roman" w:cs="David" w:hint="cs"/>
          <w:sz w:val="20"/>
          <w:szCs w:val="24"/>
          <w:rtl/>
          <w:lang w:eastAsia="he-IL"/>
        </w:rPr>
        <w:t xml:space="preserve"> ו/או מי מטעמם</w:t>
      </w:r>
      <w:r w:rsidRPr="002F386F">
        <w:rPr>
          <w:rFonts w:ascii="Times New Roman" w:eastAsia="Times New Roman" w:hAnsi="Times New Roman" w:cs="David"/>
          <w:sz w:val="20"/>
          <w:szCs w:val="24"/>
          <w:rtl/>
          <w:lang w:eastAsia="he-IL"/>
        </w:rPr>
        <w:t>, ואילו למזמין ישמרו כל זכויותיו כלפי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3941810C"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בפיקוחו הישיר של המנהל הראשי. מבלי לגרוע מהתחי</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בות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כמתחייב </w:t>
      </w:r>
      <w:r w:rsidRPr="002F386F">
        <w:rPr>
          <w:rFonts w:ascii="Times New Roman" w:eastAsia="Times New Roman" w:hAnsi="Times New Roman" w:cs="David"/>
          <w:sz w:val="20"/>
          <w:szCs w:val="24"/>
          <w:rtl/>
          <w:lang w:eastAsia="he-IL"/>
        </w:rPr>
        <w:lastRenderedPageBreak/>
        <w:t>מהאמור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F386F">
        <w:rPr>
          <w:rFonts w:ascii="Times New Roman" w:eastAsia="Times New Roman" w:hAnsi="Times New Roman" w:cs="David" w:hint="cs"/>
          <w:sz w:val="20"/>
          <w:szCs w:val="24"/>
          <w:rtl/>
          <w:lang w:eastAsia="he-IL"/>
        </w:rPr>
        <w:t xml:space="preserve">את </w:t>
      </w:r>
      <w:r w:rsidRPr="002F386F">
        <w:rPr>
          <w:rFonts w:ascii="Times New Roman" w:eastAsia="Times New Roman" w:hAnsi="Times New Roman" w:cs="David"/>
          <w:sz w:val="20"/>
          <w:szCs w:val="24"/>
          <w:rtl/>
          <w:lang w:eastAsia="he-IL"/>
        </w:rPr>
        <w:t>החוזה ויחולו הוראות סעיף 12.3.2 ו-12.3.3 לעיל.</w:t>
      </w:r>
    </w:p>
    <w:p w14:paraId="2100817A" w14:textId="77777777" w:rsidR="000206FA" w:rsidRPr="002F386F"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w:t>
      </w:r>
    </w:p>
    <w:p w14:paraId="2B73F02D" w14:textId="77777777" w:rsidR="000206FA" w:rsidRPr="002F386F"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F386F">
        <w:rPr>
          <w:rFonts w:ascii="Times New Roman" w:eastAsia="Times New Roman" w:hAnsi="Times New Roman" w:cs="David"/>
          <w:bCs/>
          <w:sz w:val="20"/>
          <w:szCs w:val="24"/>
          <w:u w:val="single"/>
          <w:rtl/>
          <w:lang w:eastAsia="he-IL"/>
        </w:rPr>
        <w:t>סיום שרותי ה</w:t>
      </w:r>
      <w:r w:rsidR="00B17D15" w:rsidRPr="002F386F">
        <w:rPr>
          <w:rFonts w:ascii="Times New Roman" w:eastAsia="Times New Roman" w:hAnsi="Times New Roman" w:cs="David"/>
          <w:bCs/>
          <w:sz w:val="20"/>
          <w:szCs w:val="24"/>
          <w:u w:val="single"/>
          <w:rtl/>
          <w:lang w:eastAsia="he-IL"/>
        </w:rPr>
        <w:t>יועץ</w:t>
      </w:r>
    </w:p>
    <w:p w14:paraId="19D1B36F" w14:textId="77777777" w:rsidR="000206FA" w:rsidRPr="002F386F"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יחושבו כבאים לסיום בכל אחד מהמקרים הבאים:</w:t>
      </w:r>
    </w:p>
    <w:p w14:paraId="1CDD6EEF"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הובא לידי </w:t>
      </w:r>
      <w:r w:rsidRPr="002F386F">
        <w:rPr>
          <w:rFonts w:ascii="Times New Roman" w:eastAsia="Times New Roman" w:hAnsi="Times New Roman" w:cs="David" w:hint="cs"/>
          <w:sz w:val="20"/>
          <w:szCs w:val="24"/>
          <w:rtl/>
          <w:lang w:eastAsia="he-IL"/>
        </w:rPr>
        <w:t>גמר</w:t>
      </w:r>
      <w:r w:rsidRPr="002F386F">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במסגרת הוראות אותו סעיף.</w:t>
      </w:r>
    </w:p>
    <w:p w14:paraId="75F596D8"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עם מתן א</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שור בכתב ע"י המזמין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הושלם מתן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w:t>
      </w:r>
    </w:p>
    <w:p w14:paraId="69A8DC5E" w14:textId="77777777" w:rsidR="000206FA" w:rsidRPr="002F386F"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F386F">
        <w:rPr>
          <w:rFonts w:ascii="Times New Roman" w:eastAsia="Times New Roman" w:hAnsi="Times New Roman" w:cs="David"/>
          <w:bCs/>
          <w:sz w:val="20"/>
          <w:szCs w:val="24"/>
          <w:u w:val="single"/>
          <w:rtl/>
          <w:lang w:eastAsia="he-IL"/>
        </w:rPr>
        <w:t>סודיות והמצאת מסמכים</w:t>
      </w:r>
    </w:p>
    <w:p w14:paraId="0E1B04C0"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לרבות העתקים וניירות עבודה, בין שהוכנו על ידי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ו/או על ידי</w:t>
      </w:r>
      <w:r w:rsidRPr="002F386F">
        <w:rPr>
          <w:rFonts w:ascii="Times New Roman" w:eastAsia="Times New Roman" w:hAnsi="Times New Roman" w:cs="David"/>
          <w:sz w:val="20"/>
          <w:szCs w:val="24"/>
          <w:rtl/>
          <w:lang w:eastAsia="he-IL"/>
        </w:rPr>
        <w:t xml:space="preserve"> מ</w:t>
      </w:r>
      <w:r w:rsidRPr="002F386F">
        <w:rPr>
          <w:rFonts w:ascii="Times New Roman" w:eastAsia="Times New Roman" w:hAnsi="Times New Roman" w:cs="David" w:hint="cs"/>
          <w:sz w:val="20"/>
          <w:szCs w:val="24"/>
          <w:rtl/>
          <w:lang w:eastAsia="he-IL"/>
        </w:rPr>
        <w:t>י מ</w:t>
      </w:r>
      <w:r w:rsidRPr="002F386F">
        <w:rPr>
          <w:rFonts w:ascii="Times New Roman" w:eastAsia="Times New Roman" w:hAnsi="Times New Roman" w:cs="David"/>
          <w:sz w:val="20"/>
          <w:szCs w:val="24"/>
          <w:rtl/>
          <w:lang w:eastAsia="he-IL"/>
        </w:rPr>
        <w:t xml:space="preserve">טעמו ובין שהוכנו על ידי המזמין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המנהל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w:t>
      </w:r>
      <w:r w:rsidRPr="002F386F">
        <w:rPr>
          <w:rFonts w:ascii="Times New Roman" w:eastAsia="Times New Roman" w:hAnsi="Times New Roman" w:cs="David" w:hint="cs"/>
          <w:sz w:val="20"/>
          <w:szCs w:val="24"/>
          <w:rtl/>
          <w:lang w:eastAsia="he-IL"/>
        </w:rPr>
        <w:t xml:space="preserve">מי </w:t>
      </w:r>
      <w:r w:rsidRPr="002F386F">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D92043B"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מבלי לגרוע מאחריותו </w:t>
      </w:r>
      <w:r w:rsidRPr="002F386F">
        <w:rPr>
          <w:rFonts w:ascii="Times New Roman" w:eastAsia="Times New Roman" w:hAnsi="Times New Roman" w:cs="David" w:hint="cs"/>
          <w:sz w:val="20"/>
          <w:szCs w:val="24"/>
          <w:rtl/>
          <w:lang w:eastAsia="he-IL"/>
        </w:rPr>
        <w:t>של ה</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על פי כל דין, ינקוט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יציית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לכל דרישה של המנהל בדבר נקיטת אמצעי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למנהל מיד עם אירועה.</w:t>
      </w:r>
    </w:p>
    <w:p w14:paraId="25B9140B"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יחתים את עובדיו</w:t>
      </w:r>
      <w:r w:rsidRPr="002F386F">
        <w:rPr>
          <w:rFonts w:ascii="Times New Roman" w:eastAsia="Times New Roman" w:hAnsi="Times New Roman" w:cs="David" w:hint="cs"/>
          <w:sz w:val="20"/>
          <w:szCs w:val="24"/>
          <w:rtl/>
          <w:lang w:eastAsia="he-IL"/>
        </w:rPr>
        <w:t xml:space="preserve"> ו/או שלוחיו ו/או אחר מטעמו</w:t>
      </w:r>
      <w:r w:rsidRPr="002F386F">
        <w:rPr>
          <w:rFonts w:ascii="Times New Roman" w:eastAsia="Times New Roman" w:hAnsi="Times New Roman" w:cs="David"/>
          <w:sz w:val="20"/>
          <w:szCs w:val="24"/>
          <w:rtl/>
          <w:lang w:eastAsia="he-IL"/>
        </w:rPr>
        <w:t xml:space="preserve"> בקשר עם ביצוע הסכם זה</w:t>
      </w:r>
      <w:r w:rsidRPr="002F386F">
        <w:rPr>
          <w:rFonts w:ascii="Times New Roman" w:eastAsia="Times New Roman" w:hAnsi="Times New Roman" w:cs="David" w:hint="cs"/>
          <w:sz w:val="20"/>
          <w:szCs w:val="24"/>
          <w:rtl/>
          <w:lang w:eastAsia="he-IL"/>
        </w:rPr>
        <w:t xml:space="preserve"> על נספחיו,</w:t>
      </w:r>
      <w:r w:rsidRPr="002F386F">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F386F">
        <w:rPr>
          <w:rFonts w:ascii="Times New Roman" w:eastAsia="Times New Roman" w:hAnsi="Times New Roman" w:cs="David"/>
          <w:bCs/>
          <w:sz w:val="20"/>
          <w:szCs w:val="24"/>
          <w:rtl/>
          <w:lang w:eastAsia="he-IL"/>
        </w:rPr>
        <w:t>ו'</w:t>
      </w:r>
      <w:r w:rsidRPr="002F386F">
        <w:rPr>
          <w:rFonts w:ascii="Times New Roman" w:eastAsia="Times New Roman" w:hAnsi="Times New Roman" w:cs="David"/>
          <w:sz w:val="20"/>
          <w:szCs w:val="24"/>
          <w:rtl/>
          <w:lang w:eastAsia="he-IL"/>
        </w:rPr>
        <w:t>,.</w:t>
      </w:r>
    </w:p>
    <w:p w14:paraId="48429DD9"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lastRenderedPageBreak/>
        <w:t>לפי דרישת המזמין ועם סיום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ימסור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2F386F">
        <w:rPr>
          <w:rFonts w:ascii="Times New Roman" w:eastAsia="Times New Roman" w:hAnsi="Times New Roman" w:cs="David" w:hint="cs"/>
          <w:sz w:val="20"/>
          <w:szCs w:val="24"/>
          <w:rtl/>
          <w:lang w:eastAsia="he-IL"/>
        </w:rPr>
        <w:t>.</w:t>
      </w:r>
    </w:p>
    <w:p w14:paraId="3EAE5BFC" w14:textId="77777777" w:rsidR="000206FA" w:rsidRPr="002F386F"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2F386F">
        <w:rPr>
          <w:rFonts w:ascii="Times New Roman" w:eastAsia="Times New Roman" w:hAnsi="Times New Roman" w:cs="David"/>
          <w:bCs/>
          <w:sz w:val="20"/>
          <w:szCs w:val="24"/>
          <w:u w:val="single"/>
          <w:rtl/>
          <w:lang w:eastAsia="he-IL"/>
        </w:rPr>
        <w:t>ויתור על זכויות מצד ה</w:t>
      </w:r>
      <w:r w:rsidR="00B17D15" w:rsidRPr="002F386F">
        <w:rPr>
          <w:rFonts w:ascii="Times New Roman" w:eastAsia="Times New Roman" w:hAnsi="Times New Roman" w:cs="David"/>
          <w:bCs/>
          <w:sz w:val="20"/>
          <w:szCs w:val="24"/>
          <w:u w:val="single"/>
          <w:rtl/>
          <w:lang w:eastAsia="he-IL"/>
        </w:rPr>
        <w:t>יועץ</w:t>
      </w:r>
    </w:p>
    <w:p w14:paraId="420B9755"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השתמש המזמין כדין בסמכות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sidRPr="002F386F">
        <w:rPr>
          <w:rFonts w:ascii="Times New Roman" w:eastAsia="Times New Roman" w:hAnsi="Times New Roman" w:cs="David" w:hint="cs"/>
          <w:sz w:val="20"/>
          <w:szCs w:val="24"/>
          <w:rtl/>
          <w:lang w:eastAsia="he-IL"/>
        </w:rPr>
        <w:t>יועץ</w:t>
      </w:r>
      <w:r w:rsidRPr="002F386F">
        <w:rPr>
          <w:rFonts w:ascii="Times New Roman" w:eastAsia="Times New Roman" w:hAnsi="Times New Roman" w:cs="David" w:hint="cs"/>
          <w:sz w:val="20"/>
          <w:szCs w:val="24"/>
          <w:rtl/>
          <w:lang w:eastAsia="he-IL"/>
        </w:rPr>
        <w:t xml:space="preserve"> כל טענה ו/או דרישה ו/או תלונה ו/או</w:t>
      </w:r>
      <w:r w:rsidRPr="002F386F">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יהיה זכאי לתבוע פיצוי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w:t>
      </w:r>
      <w:r w:rsidRPr="002F386F">
        <w:rPr>
          <w:rFonts w:ascii="Times New Roman" w:eastAsia="Times New Roman" w:hAnsi="Times New Roman" w:cs="David" w:hint="cs"/>
          <w:sz w:val="20"/>
          <w:szCs w:val="24"/>
          <w:rtl/>
          <w:lang w:eastAsia="he-IL"/>
        </w:rPr>
        <w:t xml:space="preserve"> שיפוי ו/או</w:t>
      </w:r>
      <w:r w:rsidRPr="002F386F">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פגיעה במוניטין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הפסד</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לרבות הפסד רווח העלולים להיגרם לו עקב הביטול</w:t>
      </w:r>
      <w:r w:rsidRPr="002F386F">
        <w:rPr>
          <w:rFonts w:ascii="Times New Roman" w:eastAsia="Times New Roman" w:hAnsi="Times New Roman" w:cs="David" w:hint="cs"/>
          <w:sz w:val="20"/>
          <w:szCs w:val="24"/>
          <w:rtl/>
          <w:lang w:eastAsia="he-IL"/>
        </w:rPr>
        <w:t xml:space="preserve"> או</w:t>
      </w:r>
      <w:r w:rsidRPr="002F386F">
        <w:rPr>
          <w:rFonts w:ascii="Times New Roman" w:eastAsia="Times New Roman" w:hAnsi="Times New Roman" w:cs="David"/>
          <w:sz w:val="20"/>
          <w:szCs w:val="24"/>
          <w:rtl/>
          <w:lang w:eastAsia="he-IL"/>
        </w:rPr>
        <w:t xml:space="preserve"> ההפסקה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מכל סיבה אחרת.</w:t>
      </w:r>
    </w:p>
    <w:p w14:paraId="51B967FA" w14:textId="77777777" w:rsidR="000206FA" w:rsidRPr="002F386F"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לאחר ולהשתמש ללא הגבלה בשרותי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שביצע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על פי חוזה זה.</w:t>
      </w:r>
    </w:p>
    <w:p w14:paraId="50D6C254" w14:textId="77777777" w:rsidR="000206FA" w:rsidRPr="002F386F"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2F386F">
        <w:rPr>
          <w:rFonts w:ascii="Times New Roman" w:eastAsia="Times New Roman" w:hAnsi="Times New Roman" w:cs="David" w:hint="cs"/>
          <w:sz w:val="20"/>
          <w:szCs w:val="24"/>
          <w:rtl/>
          <w:lang w:eastAsia="he-IL"/>
        </w:rPr>
        <w:t xml:space="preserve">את </w:t>
      </w:r>
      <w:r w:rsidRPr="002F386F">
        <w:rPr>
          <w:rFonts w:ascii="Times New Roman" w:eastAsia="Times New Roman" w:hAnsi="Times New Roman" w:cs="David"/>
          <w:sz w:val="20"/>
          <w:szCs w:val="24"/>
          <w:rtl/>
          <w:lang w:eastAsia="he-IL"/>
        </w:rPr>
        <w:t>המשך ביצוע 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מסירתם לידי </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אחר, והינו מתחייב</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על פי דרישת המזמין ישתף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פעולה עם המזמין ו/או עם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החליפי.</w:t>
      </w:r>
    </w:p>
    <w:p w14:paraId="59E9E88E" w14:textId="77777777" w:rsidR="00C8505B" w:rsidRPr="002F386F"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7D8B79D5" w14:textId="77777777" w:rsidR="000206FA" w:rsidRPr="002F386F"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F386F">
        <w:rPr>
          <w:rFonts w:ascii="Times New Roman" w:eastAsia="Times New Roman" w:hAnsi="Times New Roman" w:cs="David"/>
          <w:bCs/>
          <w:sz w:val="20"/>
          <w:szCs w:val="24"/>
          <w:u w:val="single"/>
          <w:rtl/>
          <w:lang w:eastAsia="he-IL"/>
        </w:rPr>
        <w:t>שונות</w:t>
      </w:r>
    </w:p>
    <w:p w14:paraId="6ACDCFF2"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המנהל הראשי במשרד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מתחייב לבצע את השירותים שעליו לבצע אישית ע</w:t>
      </w:r>
      <w:r w:rsidRPr="002F386F">
        <w:rPr>
          <w:rFonts w:ascii="Times New Roman" w:eastAsia="Times New Roman" w:hAnsi="Times New Roman" w:cs="David" w:hint="cs"/>
          <w:sz w:val="20"/>
          <w:szCs w:val="24"/>
          <w:rtl/>
          <w:lang w:eastAsia="he-IL"/>
        </w:rPr>
        <w:t>ל פ</w:t>
      </w:r>
      <w:r w:rsidRPr="002F386F">
        <w:rPr>
          <w:rFonts w:ascii="Times New Roman" w:eastAsia="Times New Roman" w:hAnsi="Times New Roman" w:cs="David"/>
          <w:sz w:val="20"/>
          <w:szCs w:val="24"/>
          <w:rtl/>
          <w:lang w:eastAsia="he-IL"/>
        </w:rPr>
        <w:t>י חוזה</w:t>
      </w:r>
      <w:r w:rsidRPr="002F386F">
        <w:rPr>
          <w:rFonts w:ascii="Times New Roman" w:eastAsia="Times New Roman" w:hAnsi="Times New Roman" w:cs="David" w:hint="cs"/>
          <w:sz w:val="20"/>
          <w:szCs w:val="24"/>
          <w:rtl/>
          <w:lang w:eastAsia="he-IL"/>
        </w:rPr>
        <w:t xml:space="preserve"> זה והינו</w:t>
      </w:r>
      <w:r w:rsidRPr="002F386F">
        <w:rPr>
          <w:rFonts w:ascii="Times New Roman" w:eastAsia="Times New Roman" w:hAnsi="Times New Roman" w:cs="David"/>
          <w:sz w:val="20"/>
          <w:szCs w:val="24"/>
          <w:rtl/>
          <w:lang w:eastAsia="he-IL"/>
        </w:rPr>
        <w:t xml:space="preserve"> אחראי וערב כלפי המזמין לב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התחייבויות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לפי חוזה</w:t>
      </w:r>
      <w:r w:rsidRPr="002F386F">
        <w:rPr>
          <w:rFonts w:ascii="Times New Roman" w:eastAsia="Times New Roman" w:hAnsi="Times New Roman" w:cs="David" w:hint="cs"/>
          <w:sz w:val="20"/>
          <w:szCs w:val="24"/>
          <w:rtl/>
          <w:lang w:eastAsia="he-IL"/>
        </w:rPr>
        <w:t xml:space="preserve"> זה על נספחיו</w:t>
      </w:r>
      <w:r w:rsidRPr="002F386F">
        <w:rPr>
          <w:rFonts w:ascii="Times New Roman" w:eastAsia="Times New Roman" w:hAnsi="Times New Roman" w:cs="David"/>
          <w:sz w:val="20"/>
          <w:szCs w:val="24"/>
          <w:rtl/>
          <w:lang w:eastAsia="he-IL"/>
        </w:rPr>
        <w:t>.</w:t>
      </w:r>
    </w:p>
    <w:p w14:paraId="74AF6295"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כל צד אשר יפר או לא יקיים איזו מהתחייבויותיו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יהיה חייב לפצות את הצד המקיים על כל הנזקים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ההפסדים שיגרמו לו עקב כך</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וזאת מבלי לגרוע </w:t>
      </w:r>
      <w:r w:rsidRPr="002F386F">
        <w:rPr>
          <w:rFonts w:ascii="Times New Roman" w:eastAsia="Times New Roman" w:hAnsi="Times New Roman" w:cs="David"/>
          <w:sz w:val="20"/>
          <w:szCs w:val="24"/>
          <w:rtl/>
          <w:lang w:eastAsia="he-IL"/>
        </w:rPr>
        <w:lastRenderedPageBreak/>
        <w:t>מזכות הצד המקיים לכל סעד ו</w:t>
      </w:r>
      <w:r w:rsidRPr="002F386F">
        <w:rPr>
          <w:rFonts w:ascii="Times New Roman" w:eastAsia="Times New Roman" w:hAnsi="Times New Roman" w:cs="David" w:hint="cs"/>
          <w:sz w:val="20"/>
          <w:szCs w:val="24"/>
          <w:rtl/>
          <w:lang w:eastAsia="he-IL"/>
        </w:rPr>
        <w:t xml:space="preserve">/או </w:t>
      </w:r>
      <w:r w:rsidRPr="002F386F">
        <w:rPr>
          <w:rFonts w:ascii="Times New Roman" w:eastAsia="Times New Roman" w:hAnsi="Times New Roman" w:cs="David"/>
          <w:sz w:val="20"/>
          <w:szCs w:val="24"/>
          <w:rtl/>
          <w:lang w:eastAsia="he-IL"/>
        </w:rPr>
        <w:t>תרופה אחרים ו/או נוספים.</w:t>
      </w:r>
    </w:p>
    <w:p w14:paraId="0765EF16" w14:textId="77777777" w:rsidR="000206FA" w:rsidRPr="002F386F"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למניעת ספקות מוצהר במפורש</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C91C354" w14:textId="77777777" w:rsidR="000206FA" w:rsidRPr="002F386F"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מצהיר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F386F">
        <w:rPr>
          <w:rFonts w:ascii="Times New Roman" w:eastAsia="Times New Roman" w:hAnsi="Times New Roman" w:cs="David" w:hint="cs"/>
          <w:sz w:val="20"/>
          <w:szCs w:val="24"/>
          <w:rtl/>
          <w:lang w:eastAsia="he-IL"/>
        </w:rPr>
        <w:t>נבע</w:t>
      </w:r>
      <w:r w:rsidRPr="002F386F">
        <w:rPr>
          <w:rFonts w:ascii="Times New Roman" w:eastAsia="Times New Roman" w:hAnsi="Times New Roman" w:cs="David"/>
          <w:sz w:val="20"/>
          <w:szCs w:val="24"/>
          <w:rtl/>
          <w:lang w:eastAsia="he-IL"/>
        </w:rPr>
        <w:t xml:space="preserve"> מאי עמידתו בהתחייבויותיו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 זה.</w:t>
      </w:r>
    </w:p>
    <w:p w14:paraId="2EFF7164"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המזמין זכאי לקזז כנגד כל סכום המגיע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מאת המזמין לפי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כל סכום שלפי טענתו מגיע לו מה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וכל זכות של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לתשלום מהמזמין כפופה לזכות הקיזוז הנ"ל.</w:t>
      </w:r>
    </w:p>
    <w:p w14:paraId="18ADD72E"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מוסכם במפורש</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צוע כל </w:t>
      </w:r>
      <w:r w:rsidRPr="002F386F">
        <w:rPr>
          <w:rFonts w:ascii="Times New Roman" w:eastAsia="Times New Roman" w:hAnsi="Times New Roman" w:cs="David" w:hint="cs"/>
          <w:sz w:val="20"/>
          <w:szCs w:val="24"/>
          <w:rtl/>
          <w:lang w:eastAsia="he-IL"/>
        </w:rPr>
        <w:t>אחת</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אחת מהתחייבויות המזמין ע</w:t>
      </w:r>
      <w:r w:rsidRPr="002F386F">
        <w:rPr>
          <w:rFonts w:ascii="Times New Roman" w:eastAsia="Times New Roman" w:hAnsi="Times New Roman" w:cs="David" w:hint="cs"/>
          <w:sz w:val="20"/>
          <w:szCs w:val="24"/>
          <w:rtl/>
          <w:lang w:eastAsia="he-IL"/>
        </w:rPr>
        <w:t>ל פ</w:t>
      </w:r>
      <w:r w:rsidRPr="002F386F">
        <w:rPr>
          <w:rFonts w:ascii="Times New Roman" w:eastAsia="Times New Roman" w:hAnsi="Times New Roman" w:cs="David"/>
          <w:sz w:val="20"/>
          <w:szCs w:val="24"/>
          <w:rtl/>
          <w:lang w:eastAsia="he-IL"/>
        </w:rPr>
        <w:t>י</w:t>
      </w:r>
      <w:r w:rsidRPr="002F386F">
        <w:rPr>
          <w:rFonts w:ascii="Times New Roman" w:eastAsia="Times New Roman" w:hAnsi="Times New Roman" w:cs="David" w:hint="cs"/>
          <w:sz w:val="20"/>
          <w:szCs w:val="24"/>
          <w:rtl/>
          <w:lang w:eastAsia="he-IL"/>
        </w:rPr>
        <w:t xml:space="preserve"> </w:t>
      </w:r>
      <w:r w:rsidRPr="002F386F">
        <w:rPr>
          <w:rFonts w:ascii="Times New Roman" w:eastAsia="Times New Roman" w:hAnsi="Times New Roman" w:cs="David"/>
          <w:sz w:val="20"/>
          <w:szCs w:val="24"/>
          <w:rtl/>
          <w:lang w:eastAsia="he-IL"/>
        </w:rPr>
        <w:t>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מותנה בכך 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יקיים תחילה את התחייבויותיו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עד לאותו מועד. המזמין זכאי, מבלי לפגוע </w:t>
      </w:r>
      <w:r w:rsidRPr="002F386F">
        <w:rPr>
          <w:rFonts w:ascii="Times New Roman" w:eastAsia="Times New Roman" w:hAnsi="Times New Roman" w:cs="David" w:hint="cs"/>
          <w:sz w:val="20"/>
          <w:szCs w:val="24"/>
          <w:rtl/>
          <w:lang w:eastAsia="he-IL"/>
        </w:rPr>
        <w:t>מכלליות ה</w:t>
      </w:r>
      <w:r w:rsidRPr="002F386F">
        <w:rPr>
          <w:rFonts w:ascii="Times New Roman" w:eastAsia="Times New Roman" w:hAnsi="Times New Roman" w:cs="David"/>
          <w:sz w:val="20"/>
          <w:szCs w:val="24"/>
          <w:rtl/>
          <w:lang w:eastAsia="he-IL"/>
        </w:rPr>
        <w:t>אמור בכל מקום אחר בחוזה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לעכב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התחי</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בות כלשהי מהתחייבויותיו עד לאחר שה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קיים את התחייבויותיו כאמור.</w:t>
      </w:r>
    </w:p>
    <w:p w14:paraId="6024CEFC"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שום התנהגות מצד</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של מי</w:t>
      </w:r>
      <w:r w:rsidRPr="002F386F">
        <w:rPr>
          <w:rFonts w:ascii="Times New Roman" w:eastAsia="Times New Roman" w:hAnsi="Times New Roman" w:cs="David"/>
          <w:sz w:val="20"/>
          <w:szCs w:val="24"/>
          <w:rtl/>
          <w:lang w:eastAsia="he-IL"/>
        </w:rPr>
        <w:t xml:space="preserve"> מהצדדים לא תחשב כויתור על איזה מזכויותיו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ו/או</w:t>
      </w:r>
      <w:r w:rsidRPr="002F386F">
        <w:rPr>
          <w:rFonts w:ascii="Times New Roman" w:eastAsia="Times New Roman" w:hAnsi="Times New Roman" w:cs="David"/>
          <w:sz w:val="20"/>
          <w:szCs w:val="24"/>
          <w:rtl/>
          <w:lang w:eastAsia="he-IL"/>
        </w:rPr>
        <w:t xml:space="preserve"> ע</w:t>
      </w:r>
      <w:r w:rsidRPr="002F386F">
        <w:rPr>
          <w:rFonts w:ascii="Times New Roman" w:eastAsia="Times New Roman" w:hAnsi="Times New Roman" w:cs="David" w:hint="cs"/>
          <w:sz w:val="20"/>
          <w:szCs w:val="24"/>
          <w:rtl/>
          <w:lang w:eastAsia="he-IL"/>
        </w:rPr>
        <w:t>ל פי כל</w:t>
      </w:r>
      <w:r w:rsidRPr="002F386F">
        <w:rPr>
          <w:rFonts w:ascii="Times New Roman" w:eastAsia="Times New Roman" w:hAnsi="Times New Roman" w:cs="David"/>
          <w:sz w:val="20"/>
          <w:szCs w:val="24"/>
          <w:rtl/>
          <w:lang w:eastAsia="he-IL"/>
        </w:rPr>
        <w:t xml:space="preserve"> דין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כויתור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כהסכמה מצדו לאיזה הפרה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אי קיום של תנאי מתנאי חוזה</w:t>
      </w:r>
      <w:r w:rsidRPr="002F386F">
        <w:rPr>
          <w:rFonts w:ascii="Times New Roman" w:eastAsia="Times New Roman" w:hAnsi="Times New Roman" w:cs="David" w:hint="cs"/>
          <w:sz w:val="20"/>
          <w:szCs w:val="24"/>
          <w:rtl/>
          <w:lang w:eastAsia="he-IL"/>
        </w:rPr>
        <w:t xml:space="preserve"> זה ו/</w:t>
      </w:r>
      <w:r w:rsidRPr="002F386F">
        <w:rPr>
          <w:rFonts w:ascii="Times New Roman" w:eastAsia="Times New Roman" w:hAnsi="Times New Roman" w:cs="David"/>
          <w:sz w:val="20"/>
          <w:szCs w:val="24"/>
          <w:rtl/>
          <w:lang w:eastAsia="he-IL"/>
        </w:rPr>
        <w:t xml:space="preserve"> או כנותנת דחייה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ארכה לב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צוע כל פעולה</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ש</w:t>
      </w:r>
      <w:r w:rsidRPr="002F386F">
        <w:rPr>
          <w:rFonts w:ascii="Times New Roman" w:eastAsia="Times New Roman" w:hAnsi="Times New Roman" w:cs="David"/>
          <w:sz w:val="20"/>
          <w:szCs w:val="24"/>
          <w:rtl/>
          <w:lang w:eastAsia="he-IL"/>
        </w:rPr>
        <w:t>יש לעשותה ע</w:t>
      </w:r>
      <w:r w:rsidRPr="002F386F">
        <w:rPr>
          <w:rFonts w:ascii="Times New Roman" w:eastAsia="Times New Roman" w:hAnsi="Times New Roman" w:cs="David" w:hint="cs"/>
          <w:sz w:val="20"/>
          <w:szCs w:val="24"/>
          <w:rtl/>
          <w:lang w:eastAsia="he-IL"/>
        </w:rPr>
        <w:t>ל פי</w:t>
      </w:r>
      <w:r w:rsidRPr="002F386F">
        <w:rPr>
          <w:rFonts w:ascii="Times New Roman" w:eastAsia="Times New Roman" w:hAnsi="Times New Roman" w:cs="David"/>
          <w:sz w:val="20"/>
          <w:szCs w:val="24"/>
          <w:rtl/>
          <w:lang w:eastAsia="he-IL"/>
        </w:rPr>
        <w:t xml:space="preserve"> חוזה</w:t>
      </w:r>
      <w:r w:rsidRPr="002F386F">
        <w:rPr>
          <w:rFonts w:ascii="Times New Roman" w:eastAsia="Times New Roman" w:hAnsi="Times New Roman" w:cs="David" w:hint="cs"/>
          <w:sz w:val="20"/>
          <w:szCs w:val="24"/>
          <w:rtl/>
          <w:lang w:eastAsia="he-IL"/>
        </w:rPr>
        <w:t xml:space="preserve"> זה</w:t>
      </w:r>
      <w:r w:rsidRPr="002F386F">
        <w:rPr>
          <w:rFonts w:ascii="Times New Roman" w:eastAsia="Times New Roman" w:hAnsi="Times New Roman" w:cs="David"/>
          <w:sz w:val="20"/>
          <w:szCs w:val="24"/>
          <w:rtl/>
          <w:lang w:eastAsia="he-IL"/>
        </w:rPr>
        <w:t xml:space="preserve">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או כש</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נוי</w:t>
      </w:r>
      <w:r w:rsidRPr="002F386F">
        <w:rPr>
          <w:rFonts w:ascii="Times New Roman" w:eastAsia="Times New Roman" w:hAnsi="Times New Roman" w:cs="David" w:hint="cs"/>
          <w:sz w:val="20"/>
          <w:szCs w:val="24"/>
          <w:rtl/>
          <w:lang w:eastAsia="he-IL"/>
        </w:rPr>
        <w:t xml:space="preserve"> ו/או</w:t>
      </w:r>
      <w:r w:rsidRPr="002F386F">
        <w:rPr>
          <w:rFonts w:ascii="Times New Roman" w:eastAsia="Times New Roman" w:hAnsi="Times New Roman" w:cs="David"/>
          <w:sz w:val="20"/>
          <w:szCs w:val="24"/>
          <w:rtl/>
          <w:lang w:eastAsia="he-IL"/>
        </w:rPr>
        <w:t xml:space="preserve"> ב</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 xml:space="preserve">טול </w:t>
      </w:r>
      <w:r w:rsidRPr="002F386F">
        <w:rPr>
          <w:rFonts w:ascii="Times New Roman" w:eastAsia="Times New Roman" w:hAnsi="Times New Roman" w:cs="David" w:hint="cs"/>
          <w:sz w:val="20"/>
          <w:szCs w:val="24"/>
          <w:rtl/>
          <w:lang w:eastAsia="he-IL"/>
        </w:rPr>
        <w:t>ו/</w:t>
      </w:r>
      <w:r w:rsidRPr="002F386F">
        <w:rPr>
          <w:rFonts w:ascii="Times New Roman" w:eastAsia="Times New Roman" w:hAnsi="Times New Roman" w:cs="David"/>
          <w:sz w:val="20"/>
          <w:szCs w:val="24"/>
          <w:rtl/>
          <w:lang w:eastAsia="he-IL"/>
        </w:rPr>
        <w:t xml:space="preserve">או תוספת של תנאי </w:t>
      </w:r>
      <w:r w:rsidRPr="002F386F">
        <w:rPr>
          <w:rFonts w:ascii="Times New Roman" w:eastAsia="Times New Roman" w:hAnsi="Times New Roman" w:cs="David" w:hint="cs"/>
          <w:sz w:val="20"/>
          <w:szCs w:val="24"/>
          <w:rtl/>
          <w:lang w:eastAsia="he-IL"/>
        </w:rPr>
        <w:t>כלשהו</w:t>
      </w:r>
      <w:r w:rsidRPr="002F386F">
        <w:rPr>
          <w:rFonts w:ascii="Times New Roman" w:eastAsia="Times New Roman" w:hAnsi="Times New Roman" w:cs="David"/>
          <w:sz w:val="20"/>
          <w:szCs w:val="24"/>
          <w:rtl/>
          <w:lang w:eastAsia="he-IL"/>
        </w:rPr>
        <w:t>, אלא אם נעשו במפורש ובכתב.</w:t>
      </w:r>
    </w:p>
    <w:p w14:paraId="7F257A20" w14:textId="77777777" w:rsidR="000206FA" w:rsidRPr="002F386F"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מבלי לגרוע מכלליות האמור לעיל -</w:t>
      </w:r>
    </w:p>
    <w:p w14:paraId="5BCB22FF"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הסכמה מצד המזמין או המנהל או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1B0A76C4" w14:textId="77777777" w:rsidR="000206FA" w:rsidRPr="002F386F"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לא השתמשו המזמין או המנהל או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2F386F">
        <w:rPr>
          <w:rFonts w:ascii="Times New Roman" w:eastAsia="Times New Roman" w:hAnsi="Times New Roman" w:cs="David" w:hint="cs"/>
          <w:sz w:val="20"/>
          <w:szCs w:val="24"/>
          <w:rtl/>
          <w:lang w:eastAsia="he-IL"/>
        </w:rPr>
        <w:t>י</w:t>
      </w:r>
      <w:r w:rsidRPr="002F386F">
        <w:rPr>
          <w:rFonts w:ascii="Times New Roman" w:eastAsia="Times New Roman" w:hAnsi="Times New Roman" w:cs="David"/>
          <w:sz w:val="20"/>
          <w:szCs w:val="24"/>
          <w:rtl/>
          <w:lang w:eastAsia="he-IL"/>
        </w:rPr>
        <w:t>תור כלשהו על זכויות וחובות לפי החוזה.</w:t>
      </w:r>
    </w:p>
    <w:p w14:paraId="7B7B06C8" w14:textId="77777777" w:rsidR="000206FA" w:rsidRPr="002F386F"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במידה וה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כולל מספר גופים או יחידים</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יהיו הם אחראים ביחד ולחוד כלפי </w:t>
      </w:r>
      <w:r w:rsidRPr="002F386F">
        <w:rPr>
          <w:rFonts w:ascii="Times New Roman" w:eastAsia="Times New Roman" w:hAnsi="Times New Roman" w:cs="David"/>
          <w:sz w:val="20"/>
          <w:szCs w:val="24"/>
          <w:rtl/>
          <w:lang w:eastAsia="he-IL"/>
        </w:rPr>
        <w:lastRenderedPageBreak/>
        <w:t>המזמין למילוי התחייבויות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לפי חוזה זה.</w:t>
      </w:r>
    </w:p>
    <w:p w14:paraId="39C00EBB"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רק כפי חלקו המפורט בנספח </w:t>
      </w:r>
      <w:r w:rsidRPr="002F386F">
        <w:rPr>
          <w:rFonts w:ascii="Times New Roman" w:eastAsia="Times New Roman" w:hAnsi="Times New Roman" w:cs="David" w:hint="cs"/>
          <w:b/>
          <w:bCs/>
          <w:sz w:val="24"/>
          <w:szCs w:val="24"/>
          <w:rtl/>
          <w:lang w:eastAsia="he-IL"/>
        </w:rPr>
        <w:t>א</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בגין כל חיוב מחיובי המזמין </w:t>
      </w:r>
      <w:r w:rsidRPr="002F386F">
        <w:rPr>
          <w:rFonts w:ascii="Times New Roman" w:eastAsia="Times New Roman" w:hAnsi="Times New Roman" w:cs="David" w:hint="cs"/>
          <w:sz w:val="24"/>
          <w:szCs w:val="24"/>
          <w:rtl/>
          <w:lang w:eastAsia="he-IL"/>
        </w:rPr>
        <w:t>על פי</w:t>
      </w:r>
      <w:r w:rsidRPr="002F386F">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w:t>
      </w:r>
      <w:r w:rsidRPr="002F386F">
        <w:rPr>
          <w:rFonts w:ascii="Times New Roman" w:eastAsia="Times New Roman" w:hAnsi="Times New Roman" w:cs="David" w:hint="cs"/>
          <w:sz w:val="24"/>
          <w:szCs w:val="24"/>
          <w:rtl/>
          <w:lang w:eastAsia="he-IL"/>
        </w:rPr>
        <w:t>על פ</w:t>
      </w:r>
      <w:r w:rsidRPr="002F386F">
        <w:rPr>
          <w:rFonts w:ascii="Times New Roman" w:eastAsia="Times New Roman" w:hAnsi="Times New Roman" w:cs="David"/>
          <w:sz w:val="24"/>
          <w:szCs w:val="24"/>
          <w:rtl/>
          <w:lang w:eastAsia="he-IL"/>
        </w:rPr>
        <w:t>י חוזה זה. וזאת מבלי לגרוע מהאמור להלן בסיפא לס"ק זה.</w:t>
      </w:r>
    </w:p>
    <w:p w14:paraId="18020150" w14:textId="77777777" w:rsidR="000206FA" w:rsidRPr="002F386F"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2F386F">
        <w:rPr>
          <w:rFonts w:ascii="Times New Roman" w:eastAsia="Times New Roman" w:hAnsi="Times New Roman" w:cs="David"/>
          <w:b/>
          <w:sz w:val="20"/>
          <w:szCs w:val="24"/>
          <w:rtl/>
          <w:lang w:eastAsia="he-IL"/>
        </w:rPr>
        <w:t>ה</w:t>
      </w:r>
      <w:r w:rsidR="00B17D15" w:rsidRPr="002F386F">
        <w:rPr>
          <w:rFonts w:ascii="Times New Roman" w:eastAsia="Times New Roman" w:hAnsi="Times New Roman" w:cs="David"/>
          <w:b/>
          <w:sz w:val="20"/>
          <w:szCs w:val="24"/>
          <w:rtl/>
          <w:lang w:eastAsia="he-IL"/>
        </w:rPr>
        <w:t>יועץ</w:t>
      </w:r>
      <w:r w:rsidRPr="002F386F">
        <w:rPr>
          <w:rFonts w:ascii="Times New Roman" w:eastAsia="Times New Roman" w:hAnsi="Times New Roman" w:cs="David"/>
          <w:b/>
          <w:sz w:val="20"/>
          <w:szCs w:val="24"/>
          <w:rtl/>
          <w:lang w:eastAsia="he-IL"/>
        </w:rPr>
        <w:t xml:space="preserve"> מתחייב בזה</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 xml:space="preserve"> כי כל דרישה</w:t>
      </w:r>
      <w:r w:rsidRPr="002F386F">
        <w:rPr>
          <w:rFonts w:ascii="Times New Roman" w:eastAsia="Times New Roman" w:hAnsi="Times New Roman" w:cs="David" w:hint="cs"/>
          <w:b/>
          <w:sz w:val="20"/>
          <w:szCs w:val="24"/>
          <w:rtl/>
          <w:lang w:eastAsia="he-IL"/>
        </w:rPr>
        <w:t xml:space="preserve"> ו/או תלונה</w:t>
      </w:r>
      <w:r w:rsidRPr="002F386F">
        <w:rPr>
          <w:rFonts w:ascii="Times New Roman" w:eastAsia="Times New Roman" w:hAnsi="Times New Roman" w:cs="David"/>
          <w:b/>
          <w:sz w:val="20"/>
          <w:szCs w:val="24"/>
          <w:rtl/>
          <w:lang w:eastAsia="he-IL"/>
        </w:rPr>
        <w:t xml:space="preserve"> </w:t>
      </w:r>
      <w:r w:rsidRPr="002F386F">
        <w:rPr>
          <w:rFonts w:ascii="Times New Roman" w:eastAsia="Times New Roman" w:hAnsi="Times New Roman" w:cs="David" w:hint="cs"/>
          <w:b/>
          <w:sz w:val="20"/>
          <w:szCs w:val="24"/>
          <w:rtl/>
          <w:lang w:eastAsia="he-IL"/>
        </w:rPr>
        <w:t xml:space="preserve">ו/או </w:t>
      </w:r>
      <w:r w:rsidRPr="002F386F">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2F386F">
        <w:rPr>
          <w:rFonts w:ascii="Times New Roman" w:eastAsia="Times New Roman" w:hAnsi="Times New Roman" w:cs="David" w:hint="cs"/>
          <w:b/>
          <w:sz w:val="20"/>
          <w:szCs w:val="24"/>
          <w:rtl/>
          <w:lang w:eastAsia="he-IL"/>
        </w:rPr>
        <w:t>ל פי</w:t>
      </w:r>
      <w:r w:rsidRPr="002F386F">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2F386F">
        <w:rPr>
          <w:rFonts w:ascii="Times New Roman" w:eastAsia="Times New Roman" w:hAnsi="Times New Roman" w:cs="David" w:hint="cs"/>
          <w:bCs/>
          <w:sz w:val="20"/>
          <w:szCs w:val="24"/>
          <w:rtl/>
          <w:lang w:eastAsia="he-IL"/>
        </w:rPr>
        <w:t>א</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 אותו דין</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 xml:space="preserve"> יחול לגבי תביעה של מי מיחידי המזמין כנגד ה</w:t>
      </w:r>
      <w:r w:rsidR="00B17D15" w:rsidRPr="002F386F">
        <w:rPr>
          <w:rFonts w:ascii="Times New Roman" w:eastAsia="Times New Roman" w:hAnsi="Times New Roman" w:cs="David"/>
          <w:b/>
          <w:sz w:val="20"/>
          <w:szCs w:val="24"/>
          <w:rtl/>
          <w:lang w:eastAsia="he-IL"/>
        </w:rPr>
        <w:t>יועץ</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 xml:space="preserve"> קרי</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 xml:space="preserve"> תביעה כאמור</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2F386F">
        <w:rPr>
          <w:rFonts w:ascii="Times New Roman" w:eastAsia="Times New Roman" w:hAnsi="Times New Roman" w:cs="David" w:hint="cs"/>
          <w:bCs/>
          <w:sz w:val="20"/>
          <w:szCs w:val="24"/>
          <w:rtl/>
          <w:lang w:eastAsia="he-IL"/>
        </w:rPr>
        <w:t>א</w:t>
      </w:r>
      <w:r w:rsidRPr="002F386F">
        <w:rPr>
          <w:rFonts w:ascii="Times New Roman" w:eastAsia="Times New Roman" w:hAnsi="Times New Roman" w:cs="David" w:hint="cs"/>
          <w:b/>
          <w:sz w:val="20"/>
          <w:szCs w:val="24"/>
          <w:rtl/>
          <w:lang w:eastAsia="he-IL"/>
        </w:rPr>
        <w:t>'</w:t>
      </w:r>
      <w:r w:rsidRPr="002F386F">
        <w:rPr>
          <w:rFonts w:ascii="Times New Roman" w:eastAsia="Times New Roman" w:hAnsi="Times New Roman" w:cs="David"/>
          <w:b/>
          <w:sz w:val="20"/>
          <w:szCs w:val="24"/>
          <w:rtl/>
          <w:lang w:eastAsia="he-IL"/>
        </w:rPr>
        <w:t>.</w:t>
      </w:r>
    </w:p>
    <w:p w14:paraId="1FF92AB0"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4E7667F" w14:textId="77777777" w:rsidR="000206FA" w:rsidRPr="002F386F"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למען הסר ספק</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מוסכם ומוצהר</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כי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ו/או עם סיום חוזה זה, לפי העניין.</w:t>
      </w:r>
    </w:p>
    <w:p w14:paraId="2C53F7B2"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ותשולמנה על ידו.</w:t>
      </w:r>
    </w:p>
    <w:p w14:paraId="2C522E2C" w14:textId="77777777" w:rsidR="000206FA" w:rsidRPr="002F386F"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חוזה זה על נספחיו</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7C224E6" w14:textId="77777777" w:rsidR="000206FA" w:rsidRPr="002F386F"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2F386F">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F386F">
        <w:rPr>
          <w:rFonts w:ascii="Times New Roman" w:eastAsia="Times New Roman" w:hAnsi="Times New Roman" w:cs="David" w:hint="cs"/>
          <w:sz w:val="20"/>
          <w:szCs w:val="24"/>
          <w:rtl/>
          <w:lang w:eastAsia="he-IL"/>
        </w:rPr>
        <w:t>רשום</w:t>
      </w:r>
      <w:r w:rsidRPr="002F386F">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F386F">
        <w:rPr>
          <w:rFonts w:ascii="Times New Roman" w:eastAsia="Times New Roman" w:hAnsi="Times New Roman" w:cs="David" w:hint="cs"/>
          <w:sz w:val="20"/>
          <w:szCs w:val="24"/>
          <w:rtl/>
          <w:lang w:eastAsia="he-IL"/>
        </w:rPr>
        <w:t>,</w:t>
      </w:r>
      <w:r w:rsidRPr="002F386F">
        <w:rPr>
          <w:rFonts w:ascii="Times New Roman" w:eastAsia="Times New Roman" w:hAnsi="Times New Roman" w:cs="David"/>
          <w:sz w:val="20"/>
          <w:szCs w:val="24"/>
          <w:rtl/>
          <w:lang w:eastAsia="he-IL"/>
        </w:rPr>
        <w:t xml:space="preserve"> תחשב היא כמתקבלת ביום משלוח או מסירתה כאמור.</w:t>
      </w:r>
    </w:p>
    <w:p w14:paraId="2D5F76CF"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F386F">
        <w:rPr>
          <w:rFonts w:ascii="Times New Roman" w:eastAsia="Times New Roman" w:hAnsi="Times New Roman" w:cs="David"/>
          <w:bCs/>
          <w:sz w:val="20"/>
          <w:szCs w:val="24"/>
          <w:rtl/>
          <w:lang w:eastAsia="he-IL"/>
        </w:rPr>
        <w:t>ולראיה באו הצדדים על החתום:</w:t>
      </w:r>
    </w:p>
    <w:p w14:paraId="14871E17" w14:textId="3F63D92D" w:rsidR="00A133F6" w:rsidRPr="002F386F" w:rsidRDefault="00A133F6"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B60E5FD" w14:textId="77777777" w:rsidR="00A133F6" w:rsidRPr="002F386F" w:rsidRDefault="00A133F6"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25DA2D0" w14:textId="77777777" w:rsidR="00C8505B" w:rsidRPr="002F386F"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D3BE792" w14:textId="44800988" w:rsidR="00C8505B" w:rsidRPr="002F386F" w:rsidRDefault="00525336" w:rsidP="000206FA">
      <w:pPr>
        <w:widowControl w:val="0"/>
        <w:spacing w:before="0" w:beforeAutospacing="0" w:after="0" w:afterAutospacing="0" w:line="240" w:lineRule="auto"/>
        <w:jc w:val="center"/>
        <w:rPr>
          <w:rFonts w:ascii="Times New Roman" w:eastAsia="Times New Roman" w:hAnsi="Times New Roman" w:cs="David"/>
          <w:b/>
          <w:sz w:val="20"/>
          <w:szCs w:val="24"/>
          <w:rtl/>
          <w:lang w:eastAsia="he-IL"/>
        </w:rPr>
      </w:pPr>
      <w:r w:rsidRPr="002F386F">
        <w:rPr>
          <w:rFonts w:ascii="Times New Roman" w:eastAsia="Times New Roman" w:hAnsi="Times New Roman" w:cs="David" w:hint="cs"/>
          <w:b/>
          <w:sz w:val="20"/>
          <w:szCs w:val="24"/>
          <w:rtl/>
          <w:lang w:eastAsia="he-IL"/>
        </w:rPr>
        <w:t xml:space="preserve">                                                       </w:t>
      </w:r>
      <w:r w:rsidR="00A133F6" w:rsidRPr="002F386F">
        <w:rPr>
          <w:rFonts w:ascii="Times New Roman" w:eastAsia="Times New Roman" w:hAnsi="Times New Roman" w:cs="David" w:hint="cs"/>
          <w:b/>
          <w:sz w:val="20"/>
          <w:szCs w:val="24"/>
          <w:rtl/>
          <w:lang w:eastAsia="he-IL"/>
        </w:rPr>
        <w:t xml:space="preserve">    </w:t>
      </w:r>
      <w:r w:rsidRPr="002F386F">
        <w:rPr>
          <w:rFonts w:ascii="Times New Roman" w:eastAsia="Times New Roman" w:hAnsi="Times New Roman" w:cs="David" w:hint="eastAsia"/>
          <w:b/>
          <w:sz w:val="20"/>
          <w:szCs w:val="24"/>
          <w:rtl/>
          <w:lang w:eastAsia="he-IL"/>
        </w:rPr>
        <w:t>אפריקה</w:t>
      </w:r>
      <w:r w:rsidRPr="002F386F">
        <w:rPr>
          <w:rFonts w:ascii="Times New Roman" w:eastAsia="Times New Roman" w:hAnsi="Times New Roman" w:cs="David"/>
          <w:b/>
          <w:sz w:val="20"/>
          <w:szCs w:val="24"/>
          <w:rtl/>
          <w:lang w:eastAsia="he-IL"/>
        </w:rPr>
        <w:t xml:space="preserve"> </w:t>
      </w:r>
      <w:r w:rsidRPr="002F386F">
        <w:rPr>
          <w:rFonts w:ascii="Times New Roman" w:eastAsia="Times New Roman" w:hAnsi="Times New Roman" w:cs="David" w:hint="eastAsia"/>
          <w:b/>
          <w:sz w:val="20"/>
          <w:szCs w:val="24"/>
          <w:rtl/>
          <w:lang w:eastAsia="he-IL"/>
        </w:rPr>
        <w:t>ישראל</w:t>
      </w:r>
      <w:r w:rsidRPr="002F386F">
        <w:rPr>
          <w:rFonts w:ascii="Times New Roman" w:eastAsia="Times New Roman" w:hAnsi="Times New Roman" w:cs="David"/>
          <w:b/>
          <w:sz w:val="20"/>
          <w:szCs w:val="24"/>
          <w:rtl/>
          <w:lang w:eastAsia="he-IL"/>
        </w:rPr>
        <w:t xml:space="preserve"> </w:t>
      </w:r>
      <w:r w:rsidRPr="002F386F">
        <w:rPr>
          <w:rFonts w:ascii="Times New Roman" w:eastAsia="Times New Roman" w:hAnsi="Times New Roman" w:cs="David" w:hint="eastAsia"/>
          <w:b/>
          <w:sz w:val="20"/>
          <w:szCs w:val="24"/>
          <w:rtl/>
          <w:lang w:eastAsia="he-IL"/>
        </w:rPr>
        <w:t>מגורים</w:t>
      </w:r>
      <w:r w:rsidRPr="002F386F">
        <w:rPr>
          <w:rFonts w:ascii="Times New Roman" w:eastAsia="Times New Roman" w:hAnsi="Times New Roman" w:cs="David"/>
          <w:b/>
          <w:sz w:val="20"/>
          <w:szCs w:val="24"/>
          <w:rtl/>
          <w:lang w:eastAsia="he-IL"/>
        </w:rPr>
        <w:t xml:space="preserve"> </w:t>
      </w:r>
      <w:r w:rsidRPr="002F386F">
        <w:rPr>
          <w:rFonts w:ascii="Times New Roman" w:eastAsia="Times New Roman" w:hAnsi="Times New Roman" w:cs="David" w:hint="eastAsia"/>
          <w:b/>
          <w:sz w:val="20"/>
          <w:szCs w:val="24"/>
          <w:rtl/>
          <w:lang w:eastAsia="he-IL"/>
        </w:rPr>
        <w:t>בע</w:t>
      </w:r>
      <w:r w:rsidRPr="002F386F">
        <w:rPr>
          <w:rFonts w:ascii="Times New Roman" w:eastAsia="Times New Roman" w:hAnsi="Times New Roman" w:cs="David"/>
          <w:b/>
          <w:sz w:val="20"/>
          <w:szCs w:val="24"/>
          <w:rtl/>
          <w:lang w:eastAsia="he-IL"/>
        </w:rPr>
        <w:t>"מ</w:t>
      </w:r>
    </w:p>
    <w:p w14:paraId="79A76F26" w14:textId="18E642CA" w:rsidR="00525336" w:rsidRPr="002F386F" w:rsidRDefault="00525336" w:rsidP="000206FA">
      <w:pPr>
        <w:widowControl w:val="0"/>
        <w:spacing w:before="0" w:beforeAutospacing="0" w:after="0" w:afterAutospacing="0" w:line="240" w:lineRule="auto"/>
        <w:jc w:val="center"/>
        <w:rPr>
          <w:rFonts w:ascii="Times New Roman" w:eastAsia="Times New Roman" w:hAnsi="Times New Roman" w:cs="David"/>
          <w:b/>
          <w:sz w:val="20"/>
          <w:szCs w:val="24"/>
          <w:rtl/>
          <w:lang w:eastAsia="he-IL"/>
        </w:rPr>
      </w:pPr>
      <w:r w:rsidRPr="002F386F">
        <w:rPr>
          <w:rFonts w:ascii="Times New Roman" w:eastAsia="Times New Roman" w:hAnsi="Times New Roman" w:cs="David" w:hint="cs"/>
          <w:b/>
          <w:sz w:val="20"/>
          <w:szCs w:val="24"/>
          <w:rtl/>
          <w:lang w:eastAsia="he-IL"/>
        </w:rPr>
        <w:t xml:space="preserve">                                                              </w:t>
      </w:r>
      <w:r w:rsidRPr="002F386F">
        <w:rPr>
          <w:rFonts w:ascii="Times New Roman" w:eastAsia="Times New Roman" w:hAnsi="Times New Roman" w:cs="David" w:hint="eastAsia"/>
          <w:b/>
          <w:sz w:val="20"/>
          <w:szCs w:val="24"/>
          <w:rtl/>
          <w:lang w:eastAsia="he-IL"/>
        </w:rPr>
        <w:t>שיכון</w:t>
      </w:r>
      <w:r w:rsidRPr="002F386F">
        <w:rPr>
          <w:rFonts w:ascii="Times New Roman" w:eastAsia="Times New Roman" w:hAnsi="Times New Roman" w:cs="David"/>
          <w:b/>
          <w:sz w:val="20"/>
          <w:szCs w:val="24"/>
          <w:rtl/>
          <w:lang w:eastAsia="he-IL"/>
        </w:rPr>
        <w:t xml:space="preserve"> ובינוי נדל"ן בע"מ </w:t>
      </w:r>
    </w:p>
    <w:p w14:paraId="786A2EC2" w14:textId="28C7ED45" w:rsidR="00525336" w:rsidRPr="002F386F" w:rsidRDefault="00525336" w:rsidP="00AE1557">
      <w:pPr>
        <w:widowControl w:val="0"/>
        <w:spacing w:before="0" w:beforeAutospacing="0" w:after="0" w:afterAutospacing="0" w:line="240" w:lineRule="auto"/>
        <w:ind w:left="720" w:firstLine="720"/>
        <w:jc w:val="center"/>
        <w:rPr>
          <w:rFonts w:ascii="Times New Roman" w:eastAsia="Times New Roman" w:hAnsi="Times New Roman" w:cs="David"/>
          <w:bCs/>
          <w:sz w:val="20"/>
          <w:szCs w:val="24"/>
          <w:rtl/>
          <w:lang w:eastAsia="he-IL"/>
        </w:rPr>
      </w:pPr>
      <w:r w:rsidRPr="002F386F">
        <w:rPr>
          <w:rFonts w:ascii="Times New Roman" w:eastAsia="Times New Roman" w:hAnsi="Times New Roman" w:cs="David" w:hint="cs"/>
          <w:b/>
          <w:sz w:val="24"/>
          <w:szCs w:val="24"/>
          <w:rtl/>
        </w:rPr>
        <w:t xml:space="preserve">                                          </w:t>
      </w:r>
      <w:r w:rsidRPr="002F386F">
        <w:rPr>
          <w:rFonts w:ascii="Times New Roman" w:eastAsia="Times New Roman" w:hAnsi="Times New Roman" w:cs="David"/>
          <w:b/>
          <w:sz w:val="24"/>
          <w:szCs w:val="24"/>
          <w:rtl/>
        </w:rPr>
        <w:t>כלל נכסי נדלן נשר מרכז (נ.נ.נ.מ) שותפות מוגבלת</w:t>
      </w:r>
      <w:r w:rsidRPr="002F386F">
        <w:rPr>
          <w:rFonts w:ascii="Times New Roman" w:eastAsia="Times New Roman" w:hAnsi="Times New Roman" w:cs="David"/>
          <w:sz w:val="24"/>
          <w:szCs w:val="24"/>
          <w:rtl/>
        </w:rPr>
        <w:tab/>
      </w:r>
    </w:p>
    <w:p w14:paraId="1E2F95FF" w14:textId="77777777" w:rsidR="00C8505B" w:rsidRPr="002F386F"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29A15D4" w14:textId="75BACF0E" w:rsidR="00C8505B" w:rsidRPr="002F386F" w:rsidRDefault="00C8505B" w:rsidP="00A133F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F386F">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65B53" w:rsidRPr="002F386F">
            <w:rPr>
              <w:rFonts w:ascii="Times New Roman" w:eastAsia="Times New Roman" w:hAnsi="Times New Roman" w:cs="David"/>
              <w:sz w:val="24"/>
              <w:szCs w:val="24"/>
              <w:u w:val="single"/>
              <w:rtl/>
              <w:lang w:eastAsia="he-IL"/>
            </w:rPr>
            <w:t>אביב ניהול, הנדסה ומערכות מידע בע"מ</w:t>
          </w:r>
        </w:sdtContent>
      </w:sdt>
      <w:r w:rsidRPr="002F386F">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r w:rsidR="00A133F6" w:rsidRPr="002F386F">
            <w:rPr>
              <w:rStyle w:val="PlaceholderText"/>
              <w:rtl/>
            </w:rPr>
            <w:t>[שם צד א]</w:t>
          </w:r>
        </w:sdtContent>
      </w:sdt>
    </w:p>
    <w:p w14:paraId="0C4436B8"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b/>
          <w:bCs/>
          <w:sz w:val="24"/>
          <w:szCs w:val="24"/>
          <w:rtl/>
          <w:lang w:eastAsia="he-IL"/>
        </w:rPr>
        <w:t xml:space="preserve">             היועץ</w:t>
      </w:r>
      <w:r w:rsidRPr="002F386F">
        <w:rPr>
          <w:rFonts w:ascii="Times New Roman" w:eastAsia="Times New Roman" w:hAnsi="Times New Roman" w:cs="David"/>
          <w:sz w:val="24"/>
          <w:szCs w:val="24"/>
          <w:lang w:eastAsia="he-IL"/>
        </w:rPr>
        <w:t xml:space="preserve"> </w:t>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b/>
          <w:bCs/>
          <w:sz w:val="24"/>
          <w:szCs w:val="24"/>
          <w:lang w:eastAsia="he-IL"/>
        </w:rPr>
        <w:t xml:space="preserve">                                                                               </w:t>
      </w:r>
      <w:r w:rsidRPr="002F386F">
        <w:rPr>
          <w:rFonts w:ascii="Times New Roman" w:eastAsia="Times New Roman" w:hAnsi="Times New Roman" w:cs="David"/>
          <w:b/>
          <w:bCs/>
          <w:sz w:val="24"/>
          <w:szCs w:val="24"/>
          <w:rtl/>
          <w:lang w:eastAsia="he-IL"/>
        </w:rPr>
        <w:t>המזמין</w:t>
      </w:r>
      <w:r w:rsidRPr="002F386F">
        <w:rPr>
          <w:rFonts w:ascii="Times New Roman" w:eastAsia="Times New Roman" w:hAnsi="Times New Roman" w:cs="David"/>
          <w:sz w:val="24"/>
          <w:szCs w:val="24"/>
          <w:lang w:eastAsia="he-IL"/>
        </w:rPr>
        <w:t xml:space="preserve"> </w:t>
      </w:r>
    </w:p>
    <w:p w14:paraId="2FF3D602"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65E82A"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885A24"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35A788" w14:textId="77777777" w:rsidR="00A133F6" w:rsidRPr="002F386F" w:rsidRDefault="00A133F6"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F6EA79"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8E042A" w14:textId="77777777" w:rsidR="00C8505B" w:rsidRPr="002F386F"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2F386F">
        <w:rPr>
          <w:rFonts w:ascii="Times New Roman" w:eastAsia="Times New Roman" w:hAnsi="Times New Roman" w:cs="David" w:hint="cs"/>
          <w:sz w:val="24"/>
          <w:szCs w:val="24"/>
          <w:rtl/>
          <w:lang w:eastAsia="he-IL"/>
        </w:rPr>
        <w:t>י</w:t>
      </w:r>
      <w:r w:rsidRPr="002F386F">
        <w:rPr>
          <w:rFonts w:ascii="Times New Roman" w:eastAsia="Times New Roman" w:hAnsi="Times New Roman" w:cs="David"/>
          <w:sz w:val="24"/>
          <w:szCs w:val="24"/>
          <w:rtl/>
          <w:lang w:eastAsia="he-IL"/>
        </w:rPr>
        <w:t xml:space="preserve">ן זה. </w:t>
      </w:r>
    </w:p>
    <w:p w14:paraId="5B42A1CA" w14:textId="77777777" w:rsidR="00C8505B" w:rsidRPr="002F386F"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תאריך :  _______________</w:t>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p>
    <w:p w14:paraId="264596C1" w14:textId="77777777" w:rsidR="00C8505B" w:rsidRPr="002F386F"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חתימה וחותמת עו"ד/ רו"ח : ________________</w:t>
      </w:r>
    </w:p>
    <w:p w14:paraId="56B531D2" w14:textId="77777777" w:rsidR="00C8505B" w:rsidRPr="002F386F"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F386F">
        <w:rPr>
          <w:rFonts w:ascii="Times New Roman" w:eastAsia="Times New Roman" w:hAnsi="Times New Roman" w:cs="David"/>
          <w:bCs/>
          <w:sz w:val="20"/>
          <w:szCs w:val="24"/>
          <w:u w:val="single"/>
          <w:rtl/>
          <w:lang w:eastAsia="he-IL"/>
        </w:rPr>
        <w:br w:type="page"/>
      </w:r>
    </w:p>
    <w:p w14:paraId="0045189D" w14:textId="77777777" w:rsidR="00C8505B" w:rsidRPr="002F386F"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F386F">
        <w:rPr>
          <w:rFonts w:ascii="Times New Roman" w:eastAsia="Times New Roman" w:hAnsi="Times New Roman" w:cs="David" w:hint="cs"/>
          <w:bCs/>
          <w:sz w:val="20"/>
          <w:szCs w:val="24"/>
          <w:u w:val="single"/>
          <w:rtl/>
          <w:lang w:eastAsia="he-IL"/>
        </w:rPr>
        <w:lastRenderedPageBreak/>
        <w:t>נספח ''א''</w:t>
      </w:r>
    </w:p>
    <w:p w14:paraId="75CDF1E9" w14:textId="77777777" w:rsidR="00C8505B" w:rsidRPr="002F386F"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2F386F">
        <w:rPr>
          <w:rFonts w:ascii="Times New Roman" w:eastAsia="Times New Roman" w:hAnsi="Times New Roman" w:cs="David" w:hint="cs"/>
          <w:bCs/>
          <w:sz w:val="20"/>
          <w:szCs w:val="24"/>
          <w:u w:val="single"/>
          <w:rtl/>
          <w:lang w:eastAsia="he-IL"/>
        </w:rPr>
        <w:t>נספח כללי</w:t>
      </w:r>
    </w:p>
    <w:p w14:paraId="78C65E4B"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1.1</w:t>
      </w:r>
      <w:r w:rsidRPr="002F386F">
        <w:rPr>
          <w:rFonts w:ascii="Times New Roman" w:eastAsia="Times New Roman" w:hAnsi="Times New Roman" w:cs="David" w:hint="cs"/>
          <w:sz w:val="24"/>
          <w:szCs w:val="24"/>
          <w:rtl/>
          <w:lang w:eastAsia="he-IL"/>
        </w:rPr>
        <w:tab/>
        <w:t>הגדרות -</w:t>
      </w:r>
    </w:p>
    <w:p w14:paraId="6D1C6BFD"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67B5C7" w14:textId="6C91500F" w:rsidR="00C8505B" w:rsidRPr="002F386F" w:rsidRDefault="00C8505B" w:rsidP="009D6B2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b/>
          <w:bCs/>
          <w:sz w:val="24"/>
          <w:szCs w:val="24"/>
          <w:rtl/>
          <w:lang w:eastAsia="he-IL"/>
        </w:rPr>
        <w:t>הפרויקט</w:t>
      </w:r>
      <w:r w:rsidRPr="002F386F">
        <w:rPr>
          <w:rFonts w:ascii="Times New Roman" w:eastAsia="Times New Roman" w:hAnsi="Times New Roman" w:cs="David" w:hint="cs"/>
          <w:sz w:val="24"/>
          <w:szCs w:val="24"/>
          <w:rtl/>
          <w:lang w:eastAsia="he-IL"/>
        </w:rPr>
        <w:t>" -</w:t>
      </w:r>
      <w:r w:rsidRPr="002F386F">
        <w:rPr>
          <w:rFonts w:ascii="Times New Roman" w:eastAsia="Times New Roman" w:hAnsi="Times New Roman" w:cs="David" w:hint="cs"/>
          <w:sz w:val="24"/>
          <w:szCs w:val="24"/>
          <w:lang w:eastAsia="he-IL"/>
        </w:rPr>
        <w:t xml:space="preserve"> </w:t>
      </w:r>
      <w:r w:rsidRPr="002F386F">
        <w:rPr>
          <w:rFonts w:ascii="Times New Roman" w:eastAsia="Times New Roman" w:hAnsi="Times New Roman" w:cs="David" w:hint="cs"/>
          <w:sz w:val="24"/>
          <w:szCs w:val="24"/>
          <w:rtl/>
          <w:lang w:eastAsia="he-IL"/>
        </w:rPr>
        <w:t>פרויקט לבניית יחידות דיור</w:t>
      </w:r>
      <w:r w:rsidR="009D6B21" w:rsidRPr="002F386F">
        <w:rPr>
          <w:rFonts w:ascii="Times New Roman" w:eastAsia="Times New Roman" w:hAnsi="Times New Roman" w:cs="David" w:hint="cs"/>
          <w:sz w:val="24"/>
          <w:szCs w:val="24"/>
          <w:rtl/>
          <w:lang w:eastAsia="he-IL"/>
        </w:rPr>
        <w:t xml:space="preserve"> ו/או </w:t>
      </w:r>
      <w:r w:rsidRPr="002F386F">
        <w:rPr>
          <w:rFonts w:ascii="Times New Roman" w:eastAsia="Times New Roman" w:hAnsi="Times New Roman" w:cs="David" w:hint="cs"/>
          <w:sz w:val="24"/>
          <w:szCs w:val="24"/>
          <w:rtl/>
          <w:lang w:eastAsia="he-IL"/>
        </w:rPr>
        <w:t>שטחי מסחר ו</w:t>
      </w:r>
      <w:r w:rsidR="009D6B21" w:rsidRPr="002F386F">
        <w:rPr>
          <w:rFonts w:ascii="Times New Roman" w:eastAsia="Times New Roman" w:hAnsi="Times New Roman" w:cs="David" w:hint="cs"/>
          <w:sz w:val="24"/>
          <w:szCs w:val="24"/>
          <w:rtl/>
          <w:lang w:eastAsia="he-IL"/>
        </w:rPr>
        <w:t xml:space="preserve">/או </w:t>
      </w:r>
      <w:r w:rsidRPr="002F386F">
        <w:rPr>
          <w:rFonts w:ascii="Times New Roman" w:eastAsia="Times New Roman" w:hAnsi="Times New Roman" w:cs="David" w:hint="cs"/>
          <w:sz w:val="24"/>
          <w:szCs w:val="24"/>
          <w:rtl/>
          <w:lang w:eastAsia="he-IL"/>
        </w:rPr>
        <w:t>משרדים,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7456B" w:rsidRPr="002F386F">
            <w:rPr>
              <w:rFonts w:ascii="Times New Roman" w:eastAsia="Times New Roman" w:hAnsi="Times New Roman" w:cs="David" w:hint="cs"/>
              <w:sz w:val="24"/>
              <w:szCs w:val="24"/>
              <w:rtl/>
              <w:lang w:eastAsia="he-IL"/>
            </w:rPr>
            <w:t>נשר</w:t>
          </w:r>
        </w:sdtContent>
      </w:sdt>
      <w:r w:rsidRPr="002F386F">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7456B" w:rsidRPr="002F386F">
            <w:rPr>
              <w:rFonts w:ascii="Times New Roman" w:eastAsia="Times New Roman" w:hAnsi="Times New Roman" w:cs="David" w:hint="cs"/>
              <w:sz w:val="24"/>
              <w:szCs w:val="24"/>
              <w:rtl/>
            </w:rPr>
            <w:t xml:space="preserve">אגמי הכרמל </w:t>
          </w:r>
        </w:sdtContent>
      </w:sdt>
      <w:r w:rsidRPr="002F386F">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3B590A7"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7B05CC" w14:textId="0ACCD579" w:rsidR="00C8505B" w:rsidRPr="002F386F"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b/>
          <w:bCs/>
          <w:sz w:val="24"/>
          <w:szCs w:val="24"/>
          <w:rtl/>
          <w:lang w:eastAsia="he-IL"/>
        </w:rPr>
        <w:t>התכנית</w:t>
      </w:r>
      <w:r w:rsidRPr="002F386F">
        <w:rPr>
          <w:rFonts w:ascii="Times New Roman" w:eastAsia="Times New Roman" w:hAnsi="Times New Roman" w:cs="David" w:hint="cs"/>
          <w:sz w:val="24"/>
          <w:szCs w:val="24"/>
          <w:rtl/>
          <w:lang w:eastAsia="he-IL"/>
        </w:rPr>
        <w:t xml:space="preserve">" או </w:t>
      </w:r>
      <w:r w:rsidRPr="002F386F">
        <w:rPr>
          <w:rFonts w:ascii="Times New Roman" w:eastAsia="Times New Roman" w:hAnsi="Times New Roman" w:cs="David" w:hint="cs"/>
          <w:b/>
          <w:bCs/>
          <w:sz w:val="24"/>
          <w:szCs w:val="24"/>
          <w:rtl/>
          <w:lang w:eastAsia="he-IL"/>
        </w:rPr>
        <w:t xml:space="preserve">"המקרקעין" </w:t>
      </w:r>
      <w:r w:rsidRPr="002F386F">
        <w:rPr>
          <w:rFonts w:ascii="Times New Roman" w:eastAsia="Times New Roman" w:hAnsi="Times New Roman" w:cs="David"/>
          <w:sz w:val="24"/>
          <w:szCs w:val="24"/>
          <w:lang w:eastAsia="he-IL"/>
        </w:rPr>
        <w:t>–</w:t>
      </w:r>
      <w:r w:rsidRPr="002F386F">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5BF16C7DABDF46969C169C4E32281F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BD2FE5" w:rsidRPr="002F386F">
            <w:rPr>
              <w:rFonts w:ascii="Times New Roman" w:eastAsia="Times New Roman" w:hAnsi="Times New Roman" w:cs="David" w:hint="cs"/>
              <w:sz w:val="24"/>
              <w:szCs w:val="24"/>
              <w:rtl/>
            </w:rPr>
            <w:t>355-0359364 ( מכ/866 )</w:t>
          </w:r>
        </w:sdtContent>
      </w:sdt>
      <w:r w:rsidRPr="002F386F">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BD2FE5" w:rsidRPr="002F386F">
            <w:rPr>
              <w:rFonts w:ascii="Times New Roman" w:eastAsia="Times New Roman" w:hAnsi="Times New Roman" w:cs="David" w:hint="cs"/>
              <w:sz w:val="24"/>
              <w:szCs w:val="24"/>
              <w:rtl/>
              <w:lang w:eastAsia="he-IL"/>
            </w:rPr>
            <w:t>חלקה 1 בגוש 11170 וכן חלק מחלקה 1 בגוש 11118</w:t>
          </w:r>
        </w:sdtContent>
      </w:sdt>
      <w:r w:rsidRPr="002F386F">
        <w:rPr>
          <w:rFonts w:ascii="Times New Roman" w:eastAsia="Times New Roman" w:hAnsi="Times New Roman" w:cs="David" w:hint="cs"/>
          <w:sz w:val="24"/>
          <w:szCs w:val="24"/>
          <w:rtl/>
          <w:lang w:eastAsia="he-IL"/>
        </w:rPr>
        <w:t>.</w:t>
      </w:r>
    </w:p>
    <w:p w14:paraId="759A469C" w14:textId="77777777" w:rsidR="00C8505B" w:rsidRPr="002F386F"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הינם בהתאם לתכנית התקפה בעת הזמנת כל שלב.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A93D744" w14:textId="77777777" w:rsidR="00C8505B" w:rsidRPr="002F386F"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4B62AA3" w14:textId="77777777" w:rsidR="00C8505B" w:rsidRPr="002F386F" w:rsidRDefault="00C8505B" w:rsidP="00C8505B">
      <w:pPr>
        <w:spacing w:before="0" w:beforeAutospacing="0" w:after="0" w:afterAutospacing="0" w:line="240" w:lineRule="auto"/>
        <w:ind w:left="720"/>
        <w:rPr>
          <w:rFonts w:ascii="Times New Roman" w:eastAsia="Times New Roman" w:hAnsi="Times New Roman" w:cs="David"/>
          <w:sz w:val="24"/>
          <w:szCs w:val="24"/>
          <w:rtl/>
        </w:rPr>
      </w:pPr>
      <w:r w:rsidRPr="002F386F">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7456B" w:rsidRPr="002F386F">
            <w:rPr>
              <w:rFonts w:ascii="Times New Roman" w:eastAsia="Times New Roman" w:hAnsi="Times New Roman" w:cs="David" w:hint="cs"/>
              <w:sz w:val="24"/>
              <w:szCs w:val="24"/>
              <w:rtl/>
            </w:rPr>
            <w:t>נשר</w:t>
          </w:r>
        </w:sdtContent>
      </w:sdt>
      <w:r w:rsidRPr="002F386F">
        <w:rPr>
          <w:rFonts w:ascii="Times New Roman" w:eastAsia="Times New Roman" w:hAnsi="Times New Roman" w:cs="David" w:hint="cs"/>
          <w:sz w:val="24"/>
          <w:szCs w:val="24"/>
          <w:rtl/>
        </w:rPr>
        <w:t>.</w:t>
      </w:r>
    </w:p>
    <w:p w14:paraId="6B8E8E5F" w14:textId="77777777" w:rsidR="00C8505B" w:rsidRPr="002F386F" w:rsidRDefault="00C8505B" w:rsidP="00C8505B">
      <w:pPr>
        <w:spacing w:before="0" w:beforeAutospacing="0" w:after="0" w:afterAutospacing="0" w:line="240" w:lineRule="auto"/>
        <w:ind w:left="720"/>
        <w:rPr>
          <w:rFonts w:ascii="Times New Roman" w:eastAsia="Times New Roman" w:hAnsi="Times New Roman" w:cs="David"/>
          <w:sz w:val="24"/>
          <w:szCs w:val="24"/>
          <w:rtl/>
        </w:rPr>
      </w:pPr>
    </w:p>
    <w:p w14:paraId="56F8C693" w14:textId="77777777" w:rsidR="00C8505B" w:rsidRPr="002F386F"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rPr>
        <w:t xml:space="preserve">"חוזה הפיתוח" </w:t>
      </w:r>
      <w:r w:rsidRPr="002F386F">
        <w:rPr>
          <w:rFonts w:ascii="Times New Roman" w:eastAsia="Times New Roman" w:hAnsi="Times New Roman" w:cs="David"/>
          <w:sz w:val="24"/>
          <w:szCs w:val="24"/>
        </w:rPr>
        <w:t>–</w:t>
      </w:r>
      <w:r w:rsidRPr="002F386F">
        <w:rPr>
          <w:rFonts w:ascii="Times New Roman" w:eastAsia="Times New Roman" w:hAnsi="Times New Roman" w:cs="David" w:hint="cs"/>
          <w:sz w:val="24"/>
          <w:szCs w:val="24"/>
          <w:rtl/>
        </w:rPr>
        <w:t xml:space="preserve"> חוזה הפיתוח אשר נחתם בין המזמין לבין הרשות המקומית.</w:t>
      </w:r>
    </w:p>
    <w:p w14:paraId="20E6DD2E"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BFF724" w14:textId="3200A072"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2F386F">
        <w:rPr>
          <w:rFonts w:ascii="Times New Roman" w:eastAsia="Times New Roman" w:hAnsi="Times New Roman" w:cs="David" w:hint="cs"/>
          <w:sz w:val="24"/>
          <w:szCs w:val="24"/>
          <w:rtl/>
          <w:lang w:eastAsia="he-IL"/>
        </w:rPr>
        <w:t>2.8</w:t>
      </w:r>
      <w:r w:rsidRPr="002F386F">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D2FE5" w:rsidRPr="002F386F">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0678FA38"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A23FD86" w14:textId="77777777" w:rsidR="00C8505B" w:rsidRPr="002F386F"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2.10</w:t>
      </w:r>
      <w:r w:rsidRPr="002F386F">
        <w:rPr>
          <w:rFonts w:ascii="Times New Roman" w:eastAsia="Times New Roman" w:hAnsi="Times New Roman" w:cs="David" w:hint="cs"/>
          <w:sz w:val="24"/>
          <w:szCs w:val="24"/>
          <w:rtl/>
          <w:lang w:eastAsia="he-IL"/>
        </w:rPr>
        <w:tab/>
        <w:t xml:space="preserve">התכנון יתבצע בסביבת תוכנת </w:t>
      </w:r>
      <w:r w:rsidRPr="002F386F">
        <w:rPr>
          <w:rFonts w:ascii="Times New Roman" w:eastAsia="Times New Roman" w:hAnsi="Times New Roman" w:cs="David"/>
          <w:sz w:val="24"/>
          <w:szCs w:val="24"/>
          <w:lang w:eastAsia="he-IL"/>
        </w:rPr>
        <w:t>REVIT</w:t>
      </w:r>
      <w:r w:rsidRPr="002F386F">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2F386F">
        <w:rPr>
          <w:rFonts w:ascii="Times New Roman" w:eastAsia="Times New Roman" w:hAnsi="Times New Roman" w:cs="David"/>
          <w:sz w:val="24"/>
          <w:szCs w:val="24"/>
          <w:lang w:eastAsia="he-IL"/>
        </w:rPr>
        <w:t>@view</w:t>
      </w:r>
      <w:r w:rsidRPr="002F386F">
        <w:rPr>
          <w:rFonts w:ascii="Times New Roman" w:eastAsia="Times New Roman" w:hAnsi="Times New Roman" w:cs="David" w:hint="cs"/>
          <w:sz w:val="24"/>
          <w:szCs w:val="24"/>
          <w:rtl/>
          <w:lang w:eastAsia="he-IL"/>
        </w:rPr>
        <w:t xml:space="preserve">. </w:t>
      </w:r>
      <w:r w:rsidRPr="002F386F">
        <w:rPr>
          <w:rFonts w:ascii="Times New Roman" w:eastAsia="Times New Roman" w:hAnsi="Times New Roman" w:cs="David"/>
          <w:sz w:val="24"/>
          <w:szCs w:val="24"/>
          <w:rtl/>
          <w:lang w:eastAsia="he-IL"/>
        </w:rPr>
        <w:t>כל תעבורת הקבצים תבוצע באמצע</w:t>
      </w:r>
      <w:r w:rsidRPr="002F386F">
        <w:rPr>
          <w:rFonts w:ascii="Times New Roman" w:eastAsia="Times New Roman" w:hAnsi="Times New Roman" w:cs="David" w:hint="cs"/>
          <w:sz w:val="24"/>
          <w:szCs w:val="24"/>
          <w:rtl/>
          <w:lang w:eastAsia="he-IL"/>
        </w:rPr>
        <w:t>ות התוכנה בלבד או תוכנה אחרת לפי החלטת המזמין.</w:t>
      </w:r>
    </w:p>
    <w:p w14:paraId="01C1ECF4" w14:textId="77777777" w:rsidR="00C8505B" w:rsidRPr="002F386F"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07ABF601"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3.2</w:t>
      </w:r>
      <w:r w:rsidRPr="002F386F">
        <w:rPr>
          <w:rFonts w:ascii="Times New Roman" w:eastAsia="Times New Roman" w:hAnsi="Times New Roman" w:cs="David" w:hint="cs"/>
          <w:sz w:val="24"/>
          <w:szCs w:val="24"/>
          <w:rtl/>
          <w:lang w:eastAsia="he-IL"/>
        </w:rPr>
        <w:tab/>
        <w:t>בעלי המקצוע במשרד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הם:</w:t>
      </w:r>
    </w:p>
    <w:p w14:paraId="6B094208"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370A2E" w14:textId="7D2CA8BA" w:rsidR="00C8505B" w:rsidRPr="002F386F"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w:t>
      </w:r>
      <w:r w:rsidRPr="002F386F">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ECCED75E53C643AAB12C0FFF90B716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BD2FE5" w:rsidRPr="002F386F">
            <w:rPr>
              <w:rFonts w:ascii="Times New Roman" w:eastAsia="Times New Roman" w:hAnsi="Times New Roman" w:cs="David"/>
              <w:sz w:val="24"/>
              <w:szCs w:val="24"/>
              <w:rtl/>
              <w:lang w:eastAsia="he-IL"/>
            </w:rPr>
            <w:t xml:space="preserve">אנני גלר </w:t>
          </w:r>
        </w:sdtContent>
      </w:sdt>
    </w:p>
    <w:p w14:paraId="238E7D2D" w14:textId="2F839625" w:rsidR="00C8505B" w:rsidRPr="002F386F"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ב. </w:t>
      </w:r>
      <w:r w:rsidRPr="002F386F">
        <w:rPr>
          <w:rFonts w:ascii="Times New Roman" w:eastAsia="Times New Roman" w:hAnsi="Times New Roman" w:cs="David" w:hint="cs"/>
          <w:sz w:val="24"/>
          <w:szCs w:val="24"/>
          <w:rtl/>
          <w:lang w:eastAsia="he-IL"/>
        </w:rPr>
        <w:tab/>
        <w:t>מספר העובדים המקצועיים במשרד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לצורך מתן שירותי </w:t>
      </w:r>
      <w:r w:rsidRPr="002F386F">
        <w:rPr>
          <w:rFonts w:ascii="Times New Roman" w:eastAsia="Times New Roman" w:hAnsi="Times New Roman" w:cs="David" w:hint="cs"/>
          <w:sz w:val="24"/>
          <w:szCs w:val="24"/>
          <w:rtl/>
          <w:lang w:eastAsia="he-IL"/>
        </w:rPr>
        <w:lastRenderedPageBreak/>
        <w:t>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5F962C4BBAD3498BA4AFB5112C698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BD2FE5" w:rsidRPr="002F386F">
            <w:rPr>
              <w:rFonts w:ascii="Times New Roman" w:eastAsia="Times New Roman" w:hAnsi="Times New Roman" w:cs="David"/>
              <w:sz w:val="24"/>
              <w:szCs w:val="24"/>
              <w:rtl/>
              <w:lang w:eastAsia="he-IL"/>
            </w:rPr>
            <w:t>4</w:t>
          </w:r>
        </w:sdtContent>
      </w:sdt>
    </w:p>
    <w:p w14:paraId="2C64E17E"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2B76D1" w14:textId="2F1514A6"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3.4</w:t>
      </w:r>
      <w:r w:rsidRPr="002F386F">
        <w:rPr>
          <w:rFonts w:ascii="Times New Roman" w:eastAsia="Times New Roman" w:hAnsi="Times New Roman" w:cs="David" w:hint="cs"/>
          <w:sz w:val="24"/>
          <w:szCs w:val="24"/>
          <w:rtl/>
          <w:lang w:eastAsia="he-IL"/>
        </w:rPr>
        <w:tab/>
        <w:t>המנהל הראשי במשרד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369DA6C4C6D24BC1B4F422D7ACE96D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BD2FE5" w:rsidRPr="002F386F">
            <w:rPr>
              <w:rFonts w:ascii="Times New Roman" w:eastAsia="Times New Roman" w:hAnsi="Times New Roman" w:cs="David"/>
              <w:sz w:val="24"/>
              <w:szCs w:val="24"/>
              <w:rtl/>
              <w:lang w:eastAsia="he-IL"/>
            </w:rPr>
            <w:t>אנני גלר</w:t>
          </w:r>
        </w:sdtContent>
      </w:sdt>
    </w:p>
    <w:p w14:paraId="5F79F3CF"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8B3BC4"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5.2</w:t>
      </w:r>
      <w:r w:rsidRPr="002F386F">
        <w:rPr>
          <w:rFonts w:ascii="Times New Roman" w:eastAsia="Times New Roman" w:hAnsi="Times New Roman" w:cs="David" w:hint="cs"/>
          <w:sz w:val="24"/>
          <w:szCs w:val="24"/>
          <w:rtl/>
          <w:lang w:eastAsia="he-IL"/>
        </w:rPr>
        <w:tab/>
        <w:t>הנושאים הם:</w:t>
      </w:r>
    </w:p>
    <w:p w14:paraId="4C80B9CD" w14:textId="77777777" w:rsidR="00C8505B" w:rsidRPr="002F386F"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64C106" w14:textId="77777777" w:rsidR="00C8505B" w:rsidRPr="002F386F"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w:t>
      </w:r>
      <w:r w:rsidRPr="002F386F">
        <w:rPr>
          <w:rFonts w:ascii="Times New Roman" w:eastAsia="Times New Roman" w:hAnsi="Times New Roman" w:cs="David" w:hint="cs"/>
          <w:sz w:val="24"/>
          <w:szCs w:val="24"/>
          <w:rtl/>
          <w:lang w:eastAsia="he-IL"/>
        </w:rPr>
        <w:tab/>
        <w:t>התקדמות שרותי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w:t>
      </w:r>
    </w:p>
    <w:p w14:paraId="114DA49A" w14:textId="77777777" w:rsidR="00C8505B" w:rsidRPr="002F386F"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ב.</w:t>
      </w:r>
      <w:r w:rsidRPr="002F386F">
        <w:rPr>
          <w:rFonts w:ascii="Times New Roman" w:eastAsia="Times New Roman" w:hAnsi="Times New Roman" w:cs="David" w:hint="cs"/>
          <w:sz w:val="24"/>
          <w:szCs w:val="24"/>
          <w:rtl/>
          <w:lang w:eastAsia="he-IL"/>
        </w:rPr>
        <w:tab/>
        <w:t>סטיות מלוח הזמנים לרבות סיבת הסטייה.</w:t>
      </w:r>
    </w:p>
    <w:p w14:paraId="6AB05BDF" w14:textId="77777777" w:rsidR="00C8505B" w:rsidRPr="002F386F"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ג.</w:t>
      </w:r>
      <w:r w:rsidRPr="002F386F">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AC15AA3" w14:textId="77777777" w:rsidR="00C8505B" w:rsidRPr="002F386F"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ד.</w:t>
      </w:r>
      <w:r w:rsidRPr="002F386F">
        <w:rPr>
          <w:rFonts w:ascii="Times New Roman" w:eastAsia="Times New Roman" w:hAnsi="Times New Roman" w:cs="David" w:hint="cs"/>
          <w:sz w:val="24"/>
          <w:szCs w:val="24"/>
          <w:rtl/>
          <w:lang w:eastAsia="he-IL"/>
        </w:rPr>
        <w:tab/>
        <w:t>סטיות מהערכות ו/או תחזיות תקציביות והשלכותיהן.</w:t>
      </w:r>
    </w:p>
    <w:p w14:paraId="36BEC820" w14:textId="77777777" w:rsidR="00C8505B" w:rsidRPr="002F386F"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w:t>
      </w:r>
      <w:r w:rsidRPr="002F386F">
        <w:rPr>
          <w:rFonts w:ascii="Times New Roman" w:eastAsia="Times New Roman" w:hAnsi="Times New Roman" w:cs="David" w:hint="cs"/>
          <w:sz w:val="24"/>
          <w:szCs w:val="24"/>
          <w:rtl/>
          <w:lang w:eastAsia="he-IL"/>
        </w:rPr>
        <w:tab/>
        <w:t>ריכוז הוראות שנויים.</w:t>
      </w:r>
    </w:p>
    <w:p w14:paraId="50105435" w14:textId="77777777" w:rsidR="00C8505B" w:rsidRPr="002F386F"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D7B5444" w14:textId="77777777" w:rsidR="00C8505B" w:rsidRPr="002F386F"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17.7 </w:t>
      </w:r>
      <w:r w:rsidRPr="002F386F">
        <w:rPr>
          <w:rFonts w:ascii="Times New Roman" w:eastAsia="Times New Roman" w:hAnsi="Times New Roman" w:cs="David" w:hint="cs"/>
          <w:sz w:val="24"/>
          <w:szCs w:val="24"/>
          <w:rtl/>
          <w:lang w:eastAsia="he-IL"/>
        </w:rPr>
        <w:tab/>
        <w:t>שיעור חלקו היחסי של כל אחד מיחידי המזמין הינו כדלקמן :</w:t>
      </w:r>
    </w:p>
    <w:p w14:paraId="6FABB616" w14:textId="5D83D3C9" w:rsidR="00601C7C" w:rsidRPr="002F386F" w:rsidRDefault="00601C7C"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7AE8727" w14:textId="7AEA5ECA" w:rsidR="00601C7C" w:rsidRPr="002F386F" w:rsidRDefault="00601C7C" w:rsidP="00601C7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hint="cs"/>
          <w:sz w:val="24"/>
          <w:szCs w:val="24"/>
          <w:rtl/>
          <w:lang w:eastAsia="he-IL"/>
        </w:rPr>
        <w:t xml:space="preserve">אפריקה ישראל ושיכון ובינוי נדל"ן בע"מ </w:t>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50%</w:t>
      </w:r>
    </w:p>
    <w:p w14:paraId="05B54D5D" w14:textId="77777777" w:rsidR="00601C7C" w:rsidRPr="002F386F" w:rsidRDefault="00601C7C"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0E4CE90" w14:textId="09D16BE3" w:rsidR="00601C7C" w:rsidRPr="002F386F" w:rsidRDefault="00601C7C"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rPr>
        <w:t>כלל נכסי נדלן נשר מרכז (נ.נ.נ.מ) שותפות מוגבלת</w:t>
      </w:r>
      <w:r w:rsidRPr="002F386F">
        <w:rPr>
          <w:rFonts w:ascii="Times New Roman" w:eastAsia="Times New Roman" w:hAnsi="Times New Roman" w:cs="David"/>
          <w:sz w:val="24"/>
          <w:szCs w:val="24"/>
          <w:rtl/>
        </w:rPr>
        <w:tab/>
      </w:r>
      <w:r w:rsidRPr="002F386F">
        <w:rPr>
          <w:rFonts w:ascii="Times New Roman" w:eastAsia="Times New Roman" w:hAnsi="Times New Roman" w:cs="David" w:hint="cs"/>
          <w:sz w:val="24"/>
          <w:szCs w:val="24"/>
          <w:rtl/>
        </w:rPr>
        <w:t>-</w:t>
      </w:r>
      <w:r w:rsidRPr="002F386F">
        <w:rPr>
          <w:rFonts w:ascii="Times New Roman" w:eastAsia="Times New Roman" w:hAnsi="Times New Roman" w:cs="David" w:hint="cs"/>
          <w:sz w:val="24"/>
          <w:szCs w:val="24"/>
          <w:rtl/>
        </w:rPr>
        <w:tab/>
        <w:t>50%</w:t>
      </w:r>
      <w:r w:rsidRPr="002F386F">
        <w:rPr>
          <w:rFonts w:ascii="Times New Roman" w:eastAsia="Times New Roman" w:hAnsi="Times New Roman" w:cs="David"/>
          <w:sz w:val="24"/>
          <w:szCs w:val="24"/>
          <w:rtl/>
        </w:rPr>
        <w:br/>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2132"/>
        <w:gridCol w:w="2114"/>
      </w:tblGrid>
      <w:tr w:rsidR="00AE1557" w:rsidRPr="002F386F" w14:paraId="1479D6C5" w14:textId="44163EDA" w:rsidTr="00AE1557">
        <w:tc>
          <w:tcPr>
            <w:tcW w:w="3308" w:type="dxa"/>
          </w:tcPr>
          <w:p w14:paraId="1F5C7478" w14:textId="5EFCBCD4" w:rsidR="00601C7C" w:rsidRPr="002F386F" w:rsidRDefault="00A406C9" w:rsidP="00AE155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96868FBBF9174B579E1B48C87A6D22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AE1557" w:rsidRPr="002F386F">
                  <w:rPr>
                    <w:rStyle w:val="PlaceholderText"/>
                    <w:rtl/>
                  </w:rPr>
                  <w:t>[אחוז השתתפות צד א]</w:t>
                </w:r>
              </w:sdtContent>
            </w:sdt>
          </w:p>
          <w:p w14:paraId="38ECE92D" w14:textId="77777777" w:rsidR="00601C7C" w:rsidRPr="002F386F" w:rsidRDefault="00601C7C"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             </w:t>
            </w:r>
          </w:p>
        </w:tc>
        <w:tc>
          <w:tcPr>
            <w:tcW w:w="2132" w:type="dxa"/>
          </w:tcPr>
          <w:p w14:paraId="73BA250F" w14:textId="77777777" w:rsidR="00601C7C" w:rsidRPr="002F386F" w:rsidRDefault="00601C7C" w:rsidP="00C8505B">
            <w:pPr>
              <w:widowControl w:val="0"/>
              <w:spacing w:before="0" w:beforeAutospacing="0" w:after="0" w:afterAutospacing="0" w:line="240" w:lineRule="auto"/>
              <w:ind w:left="720"/>
              <w:outlineLvl w:val="2"/>
            </w:pPr>
          </w:p>
          <w:p w14:paraId="472C95C1" w14:textId="77777777" w:rsidR="00601C7C" w:rsidRPr="002F386F" w:rsidRDefault="00601C7C"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14" w:type="dxa"/>
          </w:tcPr>
          <w:p w14:paraId="24760365" w14:textId="77777777" w:rsidR="00601C7C" w:rsidRPr="002F386F" w:rsidRDefault="00601C7C" w:rsidP="00C8505B">
            <w:pPr>
              <w:widowControl w:val="0"/>
              <w:spacing w:before="0" w:beforeAutospacing="0" w:after="0" w:afterAutospacing="0" w:line="240" w:lineRule="auto"/>
              <w:ind w:left="720"/>
              <w:outlineLvl w:val="2"/>
            </w:pPr>
          </w:p>
        </w:tc>
      </w:tr>
    </w:tbl>
    <w:p w14:paraId="21310C40" w14:textId="77777777" w:rsidR="00C8505B" w:rsidRPr="002F386F"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1AFAE11" w14:textId="77777777" w:rsidR="00C8505B" w:rsidRPr="002F386F"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BB5B291" w14:textId="77777777" w:rsidR="00C8505B" w:rsidRPr="002F386F"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5514FBF" w14:textId="473C8BB6" w:rsidR="000206FA" w:rsidRPr="002F386F"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b/>
          <w:bCs/>
          <w:sz w:val="24"/>
          <w:szCs w:val="24"/>
          <w:u w:val="single"/>
          <w:rtl/>
          <w:lang w:eastAsia="he-IL"/>
        </w:rPr>
        <w:t xml:space="preserve">נספח </w:t>
      </w:r>
      <w:r w:rsidR="00C8505B" w:rsidRPr="002F386F">
        <w:rPr>
          <w:rFonts w:ascii="Times New Roman" w:eastAsia="Times New Roman" w:hAnsi="Times New Roman" w:cs="David" w:hint="cs"/>
          <w:b/>
          <w:bCs/>
          <w:sz w:val="24"/>
          <w:szCs w:val="24"/>
          <w:u w:val="single"/>
          <w:rtl/>
          <w:lang w:eastAsia="he-IL"/>
        </w:rPr>
        <w:t>"</w:t>
      </w:r>
      <w:r w:rsidRPr="002F386F">
        <w:rPr>
          <w:rFonts w:ascii="Times New Roman" w:eastAsia="Times New Roman" w:hAnsi="Times New Roman" w:cs="David"/>
          <w:b/>
          <w:bCs/>
          <w:sz w:val="24"/>
          <w:szCs w:val="24"/>
          <w:u w:val="single"/>
          <w:rtl/>
          <w:lang w:eastAsia="he-IL"/>
        </w:rPr>
        <w:t>ב'</w:t>
      </w:r>
      <w:r w:rsidR="00C8505B" w:rsidRPr="002F386F">
        <w:rPr>
          <w:rFonts w:ascii="Times New Roman" w:eastAsia="Times New Roman" w:hAnsi="Times New Roman" w:cs="David" w:hint="cs"/>
          <w:b/>
          <w:bCs/>
          <w:sz w:val="24"/>
          <w:szCs w:val="24"/>
          <w:u w:val="single"/>
          <w:rtl/>
          <w:lang w:eastAsia="he-IL"/>
        </w:rPr>
        <w:t>'</w:t>
      </w:r>
      <w:r w:rsidR="00D3735C" w:rsidRPr="002F386F">
        <w:rPr>
          <w:rFonts w:ascii="Times New Roman" w:eastAsia="Times New Roman" w:hAnsi="Times New Roman" w:cs="David" w:hint="cs"/>
          <w:b/>
          <w:bCs/>
          <w:sz w:val="24"/>
          <w:szCs w:val="24"/>
          <w:u w:val="single"/>
          <w:rtl/>
          <w:lang w:eastAsia="he-IL"/>
        </w:rPr>
        <w:t xml:space="preserve"> </w:t>
      </w:r>
      <w:r w:rsidR="00D3735C" w:rsidRPr="002F386F">
        <w:rPr>
          <w:rFonts w:ascii="Times New Roman" w:eastAsia="Times New Roman" w:hAnsi="Times New Roman" w:cs="David"/>
          <w:b/>
          <w:bCs/>
          <w:sz w:val="24"/>
          <w:szCs w:val="24"/>
          <w:u w:val="single"/>
          <w:lang w:eastAsia="he-IL"/>
        </w:rPr>
        <w:t xml:space="preserve">– </w:t>
      </w:r>
      <w:r w:rsidR="00D3735C" w:rsidRPr="002F386F">
        <w:rPr>
          <w:rFonts w:ascii="Times New Roman" w:eastAsia="Times New Roman" w:hAnsi="Times New Roman" w:cs="David" w:hint="cs"/>
          <w:b/>
          <w:bCs/>
          <w:sz w:val="28"/>
          <w:szCs w:val="28"/>
          <w:rtl/>
          <w:lang w:eastAsia="he-IL"/>
        </w:rPr>
        <w:t>יועץ בניה ירוקה</w:t>
      </w:r>
      <w:r w:rsidR="00D3735C" w:rsidRPr="002F386F">
        <w:rPr>
          <w:rFonts w:ascii="Times New Roman" w:eastAsia="Times New Roman" w:hAnsi="Times New Roman" w:cs="David" w:hint="cs"/>
          <w:b/>
          <w:bCs/>
          <w:sz w:val="24"/>
          <w:szCs w:val="24"/>
          <w:u w:val="single"/>
          <w:rtl/>
          <w:lang w:eastAsia="he-IL"/>
        </w:rPr>
        <w:t xml:space="preserve"> </w:t>
      </w:r>
    </w:p>
    <w:p w14:paraId="4B6D4A7F" w14:textId="77777777" w:rsidR="000206FA" w:rsidRPr="002F386F"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b/>
          <w:bCs/>
          <w:sz w:val="24"/>
          <w:szCs w:val="24"/>
          <w:u w:val="single"/>
          <w:rtl/>
          <w:lang w:eastAsia="he-IL"/>
        </w:rPr>
        <w:t>שרותי ה</w:t>
      </w:r>
      <w:r w:rsidR="00B17D15" w:rsidRPr="002F386F">
        <w:rPr>
          <w:rFonts w:ascii="Times New Roman" w:eastAsia="Times New Roman" w:hAnsi="Times New Roman" w:cs="David"/>
          <w:b/>
          <w:bCs/>
          <w:sz w:val="24"/>
          <w:szCs w:val="24"/>
          <w:u w:val="single"/>
          <w:rtl/>
          <w:lang w:eastAsia="he-IL"/>
        </w:rPr>
        <w:t>יועץ</w:t>
      </w:r>
    </w:p>
    <w:p w14:paraId="3ACFCA92" w14:textId="77777777" w:rsidR="000206FA" w:rsidRPr="002F386F"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1.</w:t>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b/>
          <w:bCs/>
          <w:sz w:val="24"/>
          <w:szCs w:val="24"/>
          <w:u w:val="single"/>
          <w:rtl/>
          <w:lang w:eastAsia="he-IL"/>
        </w:rPr>
        <w:t>כללי</w:t>
      </w:r>
      <w:r w:rsidRPr="002F386F">
        <w:rPr>
          <w:rFonts w:ascii="Times New Roman" w:eastAsia="Times New Roman" w:hAnsi="Times New Roman" w:cs="David"/>
          <w:sz w:val="24"/>
          <w:szCs w:val="24"/>
          <w:rtl/>
          <w:lang w:eastAsia="he-IL"/>
        </w:rPr>
        <w:t>:</w:t>
      </w:r>
    </w:p>
    <w:p w14:paraId="509B141C" w14:textId="77777777" w:rsidR="000206FA" w:rsidRPr="002F386F"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85F648A" w14:textId="77777777" w:rsidR="000206FA" w:rsidRPr="002F386F"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שירותי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כוללים את ניתוח המאפיינים, הכנת פרוגרמה לבנייה בת קיימא </w:t>
      </w:r>
      <w:r w:rsidRPr="002F386F">
        <w:rPr>
          <w:rFonts w:ascii="Times New Roman" w:eastAsia="Times New Roman" w:hAnsi="Times New Roman" w:cs="David" w:hint="cs"/>
          <w:sz w:val="24"/>
          <w:szCs w:val="24"/>
          <w:rtl/>
          <w:lang w:eastAsia="he-IL"/>
        </w:rPr>
        <w:lastRenderedPageBreak/>
        <w:t>ואיכות סביבה בפרויקט, אשר יכללו את הפרטים הבאים:</w:t>
      </w:r>
    </w:p>
    <w:p w14:paraId="2EA0F154" w14:textId="77777777" w:rsidR="000206FA" w:rsidRPr="002F386F"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בנייה ירוקה.</w:t>
      </w:r>
    </w:p>
    <w:p w14:paraId="6F56EC45" w14:textId="77777777" w:rsidR="000206FA" w:rsidRPr="002F386F"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היבטים סביבתיים</w:t>
      </w:r>
      <w:r w:rsidRPr="002F386F">
        <w:rPr>
          <w:rFonts w:ascii="Times New Roman" w:eastAsia="Times New Roman" w:hAnsi="Times New Roman" w:cs="David" w:hint="cs"/>
          <w:sz w:val="24"/>
          <w:szCs w:val="24"/>
          <w:rtl/>
          <w:lang w:eastAsia="he-IL"/>
        </w:rPr>
        <w:t>, כולל דו"חות קרקע היסטוריים (אם יידרש).</w:t>
      </w:r>
    </w:p>
    <w:p w14:paraId="74B2FB37" w14:textId="77777777" w:rsidR="000206FA" w:rsidRPr="002F386F"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זיהום קרקע, מים וגז קרקע.</w:t>
      </w:r>
    </w:p>
    <w:p w14:paraId="115C5968" w14:textId="77777777" w:rsidR="000206FA" w:rsidRPr="002F386F"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 xml:space="preserve">כל דרישות המשרד להגנת הסביבה והאגף לאיכות הסביבה </w:t>
      </w:r>
      <w:r w:rsidRPr="002F386F">
        <w:rPr>
          <w:rFonts w:ascii="Times New Roman" w:eastAsia="Times New Roman" w:hAnsi="Times New Roman" w:cs="David" w:hint="cs"/>
          <w:sz w:val="24"/>
          <w:szCs w:val="24"/>
          <w:rtl/>
          <w:lang w:eastAsia="he-IL"/>
        </w:rPr>
        <w:t>ברשות המקומית</w:t>
      </w:r>
      <w:r w:rsidRPr="002F386F">
        <w:rPr>
          <w:rFonts w:ascii="Times New Roman" w:eastAsia="Times New Roman" w:hAnsi="Times New Roman" w:cs="David"/>
          <w:sz w:val="24"/>
          <w:szCs w:val="24"/>
          <w:rtl/>
          <w:lang w:eastAsia="he-IL"/>
        </w:rPr>
        <w:t>.</w:t>
      </w:r>
    </w:p>
    <w:p w14:paraId="1EDE97F7" w14:textId="77777777" w:rsidR="000206FA" w:rsidRPr="002F386F"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מערכת אצירה, דחיסה, שינוע ופינוי פסולת ומחזור.</w:t>
      </w:r>
    </w:p>
    <w:p w14:paraId="5C78A683" w14:textId="77777777" w:rsidR="000206FA" w:rsidRPr="002F386F"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 xml:space="preserve">כל מרכיב שרות אחר הרגיל ומקובל על ידי </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w:t>
      </w:r>
      <w:r w:rsidRPr="002F386F">
        <w:rPr>
          <w:rFonts w:ascii="Times New Roman" w:eastAsia="Times New Roman" w:hAnsi="Times New Roman" w:cs="David" w:hint="cs"/>
          <w:sz w:val="24"/>
          <w:szCs w:val="24"/>
          <w:rtl/>
          <w:lang w:eastAsia="he-IL"/>
        </w:rPr>
        <w:t>סביבה</w:t>
      </w:r>
      <w:r w:rsidRPr="002F386F">
        <w:rPr>
          <w:rFonts w:ascii="Times New Roman" w:eastAsia="Times New Roman" w:hAnsi="Times New Roman" w:cs="David"/>
          <w:sz w:val="24"/>
          <w:szCs w:val="24"/>
          <w:rtl/>
          <w:lang w:eastAsia="he-IL"/>
        </w:rPr>
        <w:t xml:space="preserve"> בנסיבות הפרויקט.</w:t>
      </w:r>
    </w:p>
    <w:p w14:paraId="1B98C9E2" w14:textId="77777777" w:rsidR="000206FA" w:rsidRPr="002F386F"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4F8591DB" w14:textId="77777777" w:rsidR="000206FA" w:rsidRPr="002F386F"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שילוב הנחיות לבנייה בת קיימא (להלן: </w:t>
      </w:r>
      <w:r w:rsidRPr="002F386F">
        <w:rPr>
          <w:rFonts w:ascii="Times New Roman" w:eastAsia="Times New Roman" w:hAnsi="Times New Roman" w:cs="David" w:hint="cs"/>
          <w:b/>
          <w:bCs/>
          <w:sz w:val="24"/>
          <w:szCs w:val="24"/>
          <w:u w:val="single"/>
          <w:rtl/>
          <w:lang w:eastAsia="he-IL"/>
        </w:rPr>
        <w:t>"בנייה ירוקה"</w:t>
      </w:r>
      <w:r w:rsidRPr="002F386F">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2F386F">
        <w:rPr>
          <w:rFonts w:ascii="Times New Roman" w:eastAsia="Times New Roman" w:hAnsi="Times New Roman" w:cs="David"/>
          <w:sz w:val="24"/>
          <w:szCs w:val="24"/>
          <w:rtl/>
          <w:lang w:eastAsia="he-IL"/>
        </w:rPr>
        <w:br/>
      </w:r>
      <w:r w:rsidRPr="002F386F">
        <w:rPr>
          <w:rFonts w:ascii="Times New Roman" w:eastAsia="Times New Roman" w:hAnsi="Times New Roman" w:cs="David" w:hint="cs"/>
          <w:sz w:val="24"/>
          <w:szCs w:val="24"/>
          <w:rtl/>
          <w:lang w:eastAsia="he-IL"/>
        </w:rPr>
        <w:t>נושאי הייעוץ בבניה ירוקה - כוללים את פרקי התקן והינם:</w:t>
      </w:r>
    </w:p>
    <w:p w14:paraId="52396596"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פרק 1 - אנרגיה</w:t>
      </w:r>
    </w:p>
    <w:p w14:paraId="7EFAFBF6"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2 – קרקע</w:t>
      </w:r>
    </w:p>
    <w:p w14:paraId="7DA10FB7"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3 – מים</w:t>
      </w:r>
    </w:p>
    <w:p w14:paraId="26E4C95B"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4 – חומרים</w:t>
      </w:r>
    </w:p>
    <w:p w14:paraId="320D74DC"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5 – בריאות ורווחה</w:t>
      </w:r>
    </w:p>
    <w:p w14:paraId="4948FCBB"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6 – פסולת</w:t>
      </w:r>
    </w:p>
    <w:p w14:paraId="10145F7D"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lastRenderedPageBreak/>
        <w:t>פרק 7 – תחבורה</w:t>
      </w:r>
    </w:p>
    <w:p w14:paraId="789FF1CF"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8 – ניהול אתר הבנייה</w:t>
      </w:r>
    </w:p>
    <w:p w14:paraId="2B0C8345" w14:textId="77777777" w:rsidR="000206FA" w:rsidRPr="002F386F"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פרק 9 - חדשנות</w:t>
      </w:r>
    </w:p>
    <w:p w14:paraId="1A14A54B" w14:textId="77777777" w:rsidR="000206FA" w:rsidRPr="002F386F"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u w:val="single"/>
          <w:rtl/>
          <w:lang w:eastAsia="he-IL"/>
        </w:rPr>
        <w:t>המהנדס, צוות עובדים ואמצעים</w:t>
      </w:r>
      <w:r w:rsidRPr="002F386F">
        <w:rPr>
          <w:rFonts w:ascii="Times New Roman" w:eastAsia="Times New Roman" w:hAnsi="Times New Roman" w:cs="David" w:hint="cs"/>
          <w:sz w:val="24"/>
          <w:szCs w:val="24"/>
          <w:u w:val="single"/>
          <w:rtl/>
          <w:lang w:eastAsia="he-IL"/>
        </w:rPr>
        <w:t xml:space="preserve"> של ה</w:t>
      </w:r>
      <w:r w:rsidR="00B17D15" w:rsidRPr="002F386F">
        <w:rPr>
          <w:rFonts w:ascii="Times New Roman" w:eastAsia="Times New Roman" w:hAnsi="Times New Roman" w:cs="David" w:hint="cs"/>
          <w:sz w:val="24"/>
          <w:szCs w:val="24"/>
          <w:u w:val="single"/>
          <w:rtl/>
          <w:lang w:eastAsia="he-IL"/>
        </w:rPr>
        <w:t>יועץ</w:t>
      </w:r>
      <w:r w:rsidRPr="002F386F">
        <w:rPr>
          <w:rFonts w:ascii="Times New Roman" w:eastAsia="Times New Roman" w:hAnsi="Times New Roman" w:cs="David" w:hint="cs"/>
          <w:sz w:val="24"/>
          <w:szCs w:val="24"/>
          <w:rtl/>
          <w:lang w:eastAsia="he-IL"/>
        </w:rPr>
        <w:t>:</w:t>
      </w:r>
    </w:p>
    <w:p w14:paraId="2515DCB4" w14:textId="77777777" w:rsidR="000206FA" w:rsidRPr="002F386F"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52C0B08B" w14:textId="77777777" w:rsidR="000206FA" w:rsidRPr="002F386F"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 xml:space="preserve">ראש הצוות יהיה מהנדס בכיר בעל ניסיון מוכח </w:t>
      </w:r>
      <w:r w:rsidRPr="002F386F">
        <w:rPr>
          <w:rFonts w:ascii="Times New Roman" w:eastAsia="Times New Roman" w:hAnsi="Times New Roman" w:cs="David" w:hint="cs"/>
          <w:sz w:val="24"/>
          <w:szCs w:val="24"/>
          <w:rtl/>
          <w:lang w:eastAsia="he-IL"/>
        </w:rPr>
        <w:t>בתחום הבניה הירוקה ואיכות סביבה</w:t>
      </w:r>
      <w:r w:rsidRPr="002F386F">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4541A574" w14:textId="77777777" w:rsidR="000206FA" w:rsidRPr="002F386F"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02752EA2" w14:textId="77777777" w:rsidR="000206FA" w:rsidRPr="002F386F"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ר</w:t>
      </w:r>
      <w:r w:rsidRPr="002F386F">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648AA802" w14:textId="77777777" w:rsidR="000206FA" w:rsidRPr="002F386F"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365C468C" w14:textId="77777777" w:rsidR="000206FA" w:rsidRPr="002F386F"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0D0B2FF8" w14:textId="77777777" w:rsidR="000206FA" w:rsidRPr="002F386F"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על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013BFF09" w14:textId="77777777" w:rsidR="000206FA" w:rsidRPr="002F386F"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75B3A9C0" w14:textId="77777777" w:rsidR="0004388B" w:rsidRPr="002F386F" w:rsidRDefault="0004388B" w:rsidP="0004388B">
      <w:pPr>
        <w:pStyle w:val="ListParagraph"/>
        <w:numPr>
          <w:ilvl w:val="1"/>
          <w:numId w:val="4"/>
        </w:numPr>
        <w:rPr>
          <w:sz w:val="24"/>
          <w:szCs w:val="24"/>
          <w:rtl/>
          <w:lang w:eastAsia="he-IL"/>
        </w:rPr>
      </w:pPr>
      <w:r w:rsidRPr="002F386F">
        <w:rPr>
          <w:sz w:val="24"/>
          <w:szCs w:val="24"/>
          <w:rtl/>
          <w:lang w:eastAsia="he-IL"/>
        </w:rPr>
        <w:t xml:space="preserve">תכנון הבניה הירוקה ואיכות הסביבה, יתבצע בסביבת תוכנת </w:t>
      </w:r>
      <w:r w:rsidRPr="002F386F">
        <w:rPr>
          <w:sz w:val="24"/>
          <w:szCs w:val="24"/>
          <w:lang w:eastAsia="he-IL"/>
        </w:rPr>
        <w:t>REVIT</w:t>
      </w:r>
      <w:r w:rsidRPr="002F386F">
        <w:rPr>
          <w:sz w:val="24"/>
          <w:szCs w:val="24"/>
          <w:rtl/>
          <w:lang w:eastAsia="he-IL"/>
        </w:rPr>
        <w:t xml:space="preserve"> בתלת-מימד, תוך שיתוף, תיאום וקליטת הקבצים ממתכננים ויועצים אחרים באמצעות תוכנה כדוגמת - @</w:t>
      </w:r>
      <w:r w:rsidRPr="002F386F">
        <w:rPr>
          <w:sz w:val="24"/>
          <w:szCs w:val="24"/>
          <w:lang w:eastAsia="he-IL"/>
        </w:rPr>
        <w:t>view</w:t>
      </w:r>
      <w:r w:rsidRPr="002F386F">
        <w:rPr>
          <w:sz w:val="24"/>
          <w:szCs w:val="24"/>
          <w:rtl/>
          <w:lang w:eastAsia="he-IL"/>
        </w:rPr>
        <w:t>. כל תעבורת הקבצים תבוצע באמצעות התוכנה בלבד או תוכנה אחרת לפי החלטת המזמין.</w:t>
      </w:r>
    </w:p>
    <w:p w14:paraId="08840E69" w14:textId="77777777" w:rsidR="000206FA" w:rsidRPr="002F386F"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4D298120" w14:textId="77777777" w:rsidR="000206FA" w:rsidRPr="002F386F"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4C4B7E31" w14:textId="77777777" w:rsidR="000206FA" w:rsidRPr="002F386F"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07350847" w14:textId="77777777" w:rsidR="000206FA" w:rsidRPr="002F386F"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8B438B" w14:textId="77777777" w:rsidR="000206FA" w:rsidRPr="002F386F"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b/>
          <w:bCs/>
          <w:sz w:val="24"/>
          <w:szCs w:val="24"/>
          <w:u w:val="single"/>
          <w:rtl/>
          <w:lang w:eastAsia="he-IL"/>
        </w:rPr>
        <w:t>פירוט</w:t>
      </w:r>
      <w:r w:rsidRPr="002F386F">
        <w:rPr>
          <w:rFonts w:ascii="Times New Roman" w:eastAsia="Times New Roman" w:hAnsi="Times New Roman" w:cs="David"/>
          <w:b/>
          <w:bCs/>
          <w:sz w:val="24"/>
          <w:szCs w:val="24"/>
          <w:u w:val="single"/>
          <w:rtl/>
          <w:lang w:eastAsia="he-IL"/>
        </w:rPr>
        <w:t xml:space="preserve"> שירותי ה</w:t>
      </w:r>
      <w:r w:rsidR="00B17D15" w:rsidRPr="002F386F">
        <w:rPr>
          <w:rFonts w:ascii="Times New Roman" w:eastAsia="Times New Roman" w:hAnsi="Times New Roman" w:cs="David"/>
          <w:b/>
          <w:bCs/>
          <w:sz w:val="24"/>
          <w:szCs w:val="24"/>
          <w:u w:val="single"/>
          <w:rtl/>
          <w:lang w:eastAsia="he-IL"/>
        </w:rPr>
        <w:t>יועץ</w:t>
      </w:r>
      <w:r w:rsidRPr="002F386F">
        <w:rPr>
          <w:rFonts w:ascii="Times New Roman" w:eastAsia="Times New Roman" w:hAnsi="Times New Roman" w:cs="David" w:hint="cs"/>
          <w:sz w:val="24"/>
          <w:szCs w:val="24"/>
          <w:rtl/>
          <w:lang w:eastAsia="he-IL"/>
        </w:rPr>
        <w:t>:</w:t>
      </w:r>
    </w:p>
    <w:p w14:paraId="31AAE45E"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0407BED2"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38303B82"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העבודה תבוצע בשלבים הכוללים את השירותים כלהלן:</w:t>
      </w:r>
    </w:p>
    <w:p w14:paraId="2D67AD10"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D67198C"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2.1</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u w:val="single"/>
          <w:rtl/>
          <w:lang w:eastAsia="he-IL"/>
        </w:rPr>
        <w:t>תכנון מוקדם</w:t>
      </w:r>
      <w:r w:rsidRPr="002F386F">
        <w:rPr>
          <w:rFonts w:ascii="Times New Roman" w:eastAsia="Times New Roman" w:hAnsi="Times New Roman" w:cs="David" w:hint="cs"/>
          <w:sz w:val="24"/>
          <w:szCs w:val="24"/>
          <w:rtl/>
          <w:lang w:eastAsia="he-IL"/>
        </w:rPr>
        <w:t xml:space="preserve">: </w:t>
      </w:r>
    </w:p>
    <w:p w14:paraId="774C0EC9"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3BE029D5"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21B1B11D" w14:textId="77777777" w:rsidR="000206FA" w:rsidRPr="002F386F"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lastRenderedPageBreak/>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38E46C1E"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2E1498C9" w14:textId="77777777" w:rsidR="000206FA" w:rsidRPr="002F386F"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2F386F">
        <w:rPr>
          <w:rFonts w:ascii="Times New Roman" w:eastAsia="Times New Roman" w:hAnsi="Times New Roman" w:cs="David" w:hint="cs"/>
          <w:sz w:val="20"/>
          <w:szCs w:val="20"/>
          <w:rtl/>
          <w:lang w:eastAsia="he-IL"/>
        </w:rPr>
        <w:t xml:space="preserve"> </w:t>
      </w:r>
      <w:r w:rsidRPr="002F386F">
        <w:rPr>
          <w:rFonts w:ascii="Times New Roman" w:eastAsia="Times New Roman" w:hAnsi="Times New Roman" w:cs="David" w:hint="cs"/>
          <w:sz w:val="24"/>
          <w:szCs w:val="24"/>
          <w:rtl/>
          <w:lang w:eastAsia="he-IL"/>
        </w:rPr>
        <w:t>איכות/הגנת הסביבה,</w:t>
      </w:r>
      <w:r w:rsidRPr="002F386F">
        <w:rPr>
          <w:rFonts w:ascii="Times New Roman" w:eastAsia="Times New Roman" w:hAnsi="Times New Roman" w:cs="David" w:hint="cs"/>
          <w:sz w:val="20"/>
          <w:szCs w:val="20"/>
          <w:rtl/>
          <w:lang w:eastAsia="he-IL"/>
        </w:rPr>
        <w:t xml:space="preserve"> </w:t>
      </w:r>
      <w:r w:rsidRPr="002F386F">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67362159" w14:textId="77777777" w:rsidR="000206FA" w:rsidRPr="002F386F"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22AA345E"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76A7B63D"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B0735ED"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2F386F">
        <w:rPr>
          <w:rFonts w:ascii="Times New Roman" w:eastAsia="Times New Roman" w:hAnsi="Times New Roman" w:cs="David" w:hint="cs"/>
          <w:sz w:val="24"/>
          <w:szCs w:val="24"/>
          <w:rtl/>
          <w:lang w:eastAsia="he-IL"/>
        </w:rPr>
        <w:t xml:space="preserve"> בפרויקט </w:t>
      </w:r>
      <w:r w:rsidRPr="002F386F">
        <w:rPr>
          <w:rFonts w:ascii="Times New Roman" w:eastAsia="Times New Roman" w:hAnsi="Times New Roman" w:cs="David"/>
          <w:sz w:val="24"/>
          <w:szCs w:val="24"/>
          <w:rtl/>
          <w:lang w:eastAsia="he-IL"/>
        </w:rPr>
        <w:t>וההיבטים הסביבתיים בהם זיהום קרקע, מים וגזי קרקע.</w:t>
      </w:r>
    </w:p>
    <w:p w14:paraId="7EAC90FF"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3D4386EA" w14:textId="77777777" w:rsidR="000206FA" w:rsidRPr="002F386F"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2F386F">
        <w:rPr>
          <w:rFonts w:ascii="Times New Roman" w:eastAsia="Times New Roman" w:hAnsi="Times New Roman" w:cs="David" w:hint="cs"/>
          <w:sz w:val="24"/>
          <w:szCs w:val="24"/>
          <w:u w:val="single"/>
          <w:rtl/>
          <w:lang w:eastAsia="he-IL"/>
        </w:rPr>
        <w:t>ה</w:t>
      </w:r>
      <w:r w:rsidR="00B17D15" w:rsidRPr="002F386F">
        <w:rPr>
          <w:rFonts w:ascii="Times New Roman" w:eastAsia="Times New Roman" w:hAnsi="Times New Roman" w:cs="David" w:hint="cs"/>
          <w:sz w:val="24"/>
          <w:szCs w:val="24"/>
          <w:u w:val="single"/>
          <w:rtl/>
          <w:lang w:eastAsia="he-IL"/>
        </w:rPr>
        <w:t>יועץ</w:t>
      </w:r>
      <w:r w:rsidRPr="002F386F">
        <w:rPr>
          <w:rFonts w:ascii="Times New Roman" w:eastAsia="Times New Roman" w:hAnsi="Times New Roman" w:cs="David" w:hint="cs"/>
          <w:sz w:val="24"/>
          <w:szCs w:val="24"/>
          <w:u w:val="single"/>
          <w:rtl/>
          <w:lang w:eastAsia="he-IL"/>
        </w:rPr>
        <w:t xml:space="preserve"> יגיש, ינחה, וימליץ בנושאים הבאים</w:t>
      </w:r>
      <w:r w:rsidRPr="002F386F">
        <w:rPr>
          <w:rFonts w:ascii="Times New Roman" w:eastAsia="Times New Roman" w:hAnsi="Times New Roman" w:cs="David" w:hint="cs"/>
          <w:sz w:val="24"/>
          <w:szCs w:val="24"/>
          <w:rtl/>
          <w:lang w:eastAsia="he-IL"/>
        </w:rPr>
        <w:t>:</w:t>
      </w:r>
    </w:p>
    <w:p w14:paraId="629B97A5"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06159094"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תאום העמדת המבנים עם האדריכל.</w:t>
      </w:r>
    </w:p>
    <w:p w14:paraId="04582602"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lastRenderedPageBreak/>
        <w:t>בדיקה וטיפול בפתחי המבנה  - מיקום, גדלים, הצללות בהתאם להפניה האקלימית והתכנון האדריכלי.</w:t>
      </w:r>
    </w:p>
    <w:p w14:paraId="44B6BC98"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316DF0F5"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המלצות לתכנון תאורה חסכונית באנרגיה.</w:t>
      </w:r>
    </w:p>
    <w:p w14:paraId="61C1A365"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5CA642F7"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עריכת נספח אנרגטי.</w:t>
      </w:r>
    </w:p>
    <w:p w14:paraId="7163DF6F"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2F386F">
        <w:rPr>
          <w:rFonts w:ascii="Times New Roman" w:eastAsia="Times New Roman" w:hAnsi="Times New Roman" w:cs="David" w:hint="eastAsia"/>
          <w:sz w:val="24"/>
          <w:szCs w:val="24"/>
          <w:rtl/>
          <w:lang w:eastAsia="he-IL"/>
        </w:rPr>
        <w:t>ר</w:t>
      </w:r>
      <w:r w:rsidRPr="002F386F">
        <w:rPr>
          <w:rFonts w:ascii="Times New Roman" w:eastAsia="Times New Roman" w:hAnsi="Times New Roman" w:cs="David" w:hint="cs"/>
          <w:sz w:val="24"/>
          <w:szCs w:val="24"/>
          <w:rtl/>
          <w:lang w:eastAsia="he-IL"/>
        </w:rPr>
        <w:t>.</w:t>
      </w:r>
    </w:p>
    <w:p w14:paraId="1F7FA022"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המלצות והנחיות לייצור אנרגיה נקייה ולאגירת אנרגיה.</w:t>
      </w:r>
    </w:p>
    <w:p w14:paraId="7E2F0719"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6D30469C"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7011CAAD"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7599405C"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134710D2"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lastRenderedPageBreak/>
        <w:t>עריכת סימולציית משטר רוחות ומתן הנחיות לתכנון.</w:t>
      </w:r>
    </w:p>
    <w:p w14:paraId="285D0475" w14:textId="77777777" w:rsidR="000206FA" w:rsidRPr="002F386F"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1380D0E0" w14:textId="77777777" w:rsidR="000206FA" w:rsidRPr="002F386F"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4FD9E915"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75CF9DF2"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8EB4C85"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35E34AAE"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BB4D02C"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12A31575"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57AEB85" w14:textId="77777777" w:rsidR="000206FA" w:rsidRPr="002F386F"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27AA01C5" w14:textId="77777777" w:rsidR="000206FA" w:rsidRPr="002F386F"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40129BBD" w14:textId="77777777" w:rsidR="000206FA" w:rsidRPr="002F386F"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24ED6BD7" w14:textId="77777777" w:rsidR="000206FA" w:rsidRPr="002F386F"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ab/>
        <w:t>2.2</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u w:val="single"/>
          <w:rtl/>
          <w:lang w:eastAsia="he-IL"/>
        </w:rPr>
        <w:t>תכנון סופי</w:t>
      </w:r>
      <w:r w:rsidRPr="002F386F">
        <w:rPr>
          <w:rFonts w:ascii="Times New Roman" w:eastAsia="Times New Roman" w:hAnsi="Times New Roman" w:cs="David" w:hint="cs"/>
          <w:sz w:val="24"/>
          <w:szCs w:val="24"/>
          <w:rtl/>
          <w:lang w:eastAsia="he-IL"/>
        </w:rPr>
        <w:t>:</w:t>
      </w:r>
    </w:p>
    <w:p w14:paraId="434EEA33"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w:t>
      </w:r>
      <w:r w:rsidRPr="002F386F">
        <w:rPr>
          <w:rFonts w:ascii="Times New Roman" w:eastAsia="Times New Roman" w:hAnsi="Times New Roman" w:cs="David" w:hint="cs"/>
          <w:sz w:val="24"/>
          <w:szCs w:val="24"/>
          <w:rtl/>
          <w:lang w:eastAsia="he-IL"/>
        </w:rPr>
        <w:lastRenderedPageBreak/>
        <w:t>וכל יתר היועצים של המזמין.</w:t>
      </w:r>
    </w:p>
    <w:p w14:paraId="457B913A" w14:textId="77777777" w:rsidR="000206FA" w:rsidRPr="002F386F"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307F2AB9"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1996CE15"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96CAB0F"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68EB3776"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2BBA1FB"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ת</w:t>
      </w:r>
      <w:r w:rsidRPr="002F386F">
        <w:rPr>
          <w:rFonts w:ascii="Times New Roman" w:eastAsia="Times New Roman" w:hAnsi="Times New Roman" w:cs="David" w:hint="cs"/>
          <w:sz w:val="24"/>
          <w:szCs w:val="24"/>
          <w:rtl/>
          <w:lang w:eastAsia="he-IL"/>
        </w:rPr>
        <w:t>י</w:t>
      </w:r>
      <w:r w:rsidRPr="002F386F">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1341D42E" w14:textId="77777777" w:rsidR="000206FA" w:rsidRPr="002F386F"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5F75B2D0"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4159C80E"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2C5C898B"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2F386F">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2F386F">
        <w:rPr>
          <w:rFonts w:ascii="Times New Roman" w:eastAsia="Times New Roman" w:hAnsi="Times New Roman" w:cs="David" w:hint="cs"/>
          <w:b/>
          <w:bCs/>
          <w:sz w:val="24"/>
          <w:szCs w:val="24"/>
          <w:rtl/>
          <w:lang w:eastAsia="he-IL"/>
        </w:rPr>
        <w:t>.</w:t>
      </w:r>
    </w:p>
    <w:p w14:paraId="751565C5" w14:textId="77777777" w:rsidR="000206FA" w:rsidRPr="002F386F"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50EE3352"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5D33BB43"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4A3D774"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 xml:space="preserve">הצגה, ובחינת חלופות לפתרונות וציוד לאישור המזמין, כולל מסמך </w:t>
      </w:r>
      <w:r w:rsidRPr="002F386F">
        <w:rPr>
          <w:rFonts w:ascii="Times New Roman" w:eastAsia="Times New Roman" w:hAnsi="Times New Roman" w:cs="David"/>
          <w:sz w:val="24"/>
          <w:szCs w:val="24"/>
          <w:rtl/>
          <w:lang w:eastAsia="he-IL"/>
        </w:rPr>
        <w:lastRenderedPageBreak/>
        <w:t xml:space="preserve">המפרט את המשמעויות מבחינת ביצוע , תפעול ואחזקה, עלות, שרידות, איכות הפתרון וכדומה.  </w:t>
      </w:r>
    </w:p>
    <w:p w14:paraId="3C8D3603"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105DE5C3"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7D44270E"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3A9B2D49"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6E252441"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1ECD08B"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150932F3"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CF44E93" w14:textId="77777777" w:rsidR="000206FA" w:rsidRPr="002F386F"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63771D04"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6BA10475"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2.3</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u w:val="single"/>
          <w:rtl/>
          <w:lang w:eastAsia="he-IL"/>
        </w:rPr>
        <w:t>תכנון מפורט</w:t>
      </w:r>
      <w:r w:rsidRPr="002F386F">
        <w:rPr>
          <w:rFonts w:ascii="Times New Roman" w:eastAsia="Times New Roman" w:hAnsi="Times New Roman" w:cs="David" w:hint="cs"/>
          <w:sz w:val="24"/>
          <w:szCs w:val="24"/>
          <w:rtl/>
          <w:lang w:eastAsia="he-IL"/>
        </w:rPr>
        <w:t>:</w:t>
      </w:r>
    </w:p>
    <w:p w14:paraId="1B34ECD3" w14:textId="77777777" w:rsidR="000206FA" w:rsidRPr="002F386F"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586E18EB" w14:textId="77777777" w:rsidR="000206FA" w:rsidRPr="002F386F"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12BEC70A" w14:textId="77777777" w:rsidR="000206FA" w:rsidRPr="002F386F"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3BE6920A"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77D6772" w14:textId="77777777" w:rsidR="000206FA" w:rsidRPr="002F386F"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אישור התוכניות הרלוונטיות במכון התקנים, במ</w:t>
      </w:r>
      <w:r w:rsidRPr="002F386F">
        <w:rPr>
          <w:rFonts w:ascii="Times New Roman" w:eastAsia="Times New Roman" w:hAnsi="Times New Roman" w:cs="David" w:hint="cs"/>
          <w:sz w:val="24"/>
          <w:szCs w:val="24"/>
          <w:rtl/>
          <w:lang w:eastAsia="he-IL"/>
        </w:rPr>
        <w:t>ו</w:t>
      </w:r>
      <w:r w:rsidRPr="002F386F">
        <w:rPr>
          <w:rFonts w:ascii="Times New Roman" w:eastAsia="Times New Roman" w:hAnsi="Times New Roman" w:cs="David"/>
          <w:sz w:val="24"/>
          <w:szCs w:val="24"/>
          <w:rtl/>
          <w:lang w:eastAsia="he-IL"/>
        </w:rPr>
        <w:t>סדות וברשויות.</w:t>
      </w:r>
    </w:p>
    <w:p w14:paraId="40F643C6" w14:textId="77777777" w:rsidR="000206FA" w:rsidRPr="002F386F"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4292E815"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w:t>
      </w:r>
      <w:r w:rsidRPr="002F386F">
        <w:rPr>
          <w:rFonts w:ascii="Times New Roman" w:eastAsia="Times New Roman" w:hAnsi="Times New Roman" w:cs="David" w:hint="cs"/>
          <w:sz w:val="24"/>
          <w:szCs w:val="24"/>
          <w:rtl/>
          <w:lang w:eastAsia="he-IL"/>
        </w:rPr>
        <w:lastRenderedPageBreak/>
        <w:t xml:space="preserve">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2F386F">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18DE4FB6"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3A4CA0B" w14:textId="77777777" w:rsidR="000206FA" w:rsidRPr="002F386F"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 xml:space="preserve">הכנת מפרטים, כתבי כמויות ואומדן תקציבי מפורט </w:t>
      </w:r>
      <w:r w:rsidRPr="002F386F">
        <w:rPr>
          <w:rFonts w:ascii="Times New Roman" w:eastAsia="Times New Roman" w:hAnsi="Times New Roman" w:cs="David" w:hint="cs"/>
          <w:sz w:val="24"/>
          <w:szCs w:val="24"/>
          <w:rtl/>
          <w:lang w:eastAsia="he-IL"/>
        </w:rPr>
        <w:t xml:space="preserve">לעבודות הבניה הירוקה ואיכות הסביבה, </w:t>
      </w:r>
      <w:r w:rsidRPr="002F386F">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03E7C212" w14:textId="77777777" w:rsidR="000206FA" w:rsidRPr="002F386F"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D0CD73F"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20AA7A42"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720FEE2" w14:textId="77777777" w:rsidR="000206FA" w:rsidRPr="002F386F"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העבודות יהיו במכרז אחד או מכרזים מפוצלים לשיקול המזמין.</w:t>
      </w:r>
    </w:p>
    <w:p w14:paraId="57DEF3D3" w14:textId="77777777" w:rsidR="000206FA" w:rsidRPr="002F386F"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F3CC9AF" w14:textId="77777777" w:rsidR="000206FA" w:rsidRPr="002F386F"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מתן אישור בכתב לתכניות לביצוע של היועצים.</w:t>
      </w:r>
    </w:p>
    <w:p w14:paraId="7A1204DB"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20512DF0"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סיוע לעדכון מפרטי המכר ואישור הנוסח וההתאמה לתכנון.</w:t>
      </w:r>
    </w:p>
    <w:p w14:paraId="655C04B6"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62DA09F"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הכנסת שינויים בתכניות לפי דרישת המזמין.</w:t>
      </w:r>
    </w:p>
    <w:p w14:paraId="6F77B9D1"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F2080C2" w14:textId="77777777" w:rsidR="000206FA" w:rsidRPr="002F386F"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השתתפות בסיורי קבלנים.</w:t>
      </w:r>
    </w:p>
    <w:p w14:paraId="7CF879CD"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636599D1"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מתן חוות דעת בכל הקשור להצעות הקבלנים.</w:t>
      </w:r>
    </w:p>
    <w:p w14:paraId="4BCAD9F1" w14:textId="77777777" w:rsidR="000206FA" w:rsidRPr="002F386F"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017C56C"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 xml:space="preserve">בדיקת ההצעות של קבלני הביצוע בתחום הטיפול הסביבתי ואלמנטים לבניה ירוקה, ייעוץ למזמין והשתתפות בבירורים עם </w:t>
      </w:r>
      <w:r w:rsidRPr="002F386F">
        <w:rPr>
          <w:rFonts w:ascii="Times New Roman" w:eastAsia="Times New Roman" w:hAnsi="Times New Roman" w:cs="David"/>
          <w:sz w:val="24"/>
          <w:szCs w:val="24"/>
          <w:rtl/>
          <w:lang w:eastAsia="he-IL"/>
        </w:rPr>
        <w:lastRenderedPageBreak/>
        <w:t>הקבלן.</w:t>
      </w:r>
    </w:p>
    <w:p w14:paraId="6AFD9606" w14:textId="77777777" w:rsidR="000206FA" w:rsidRPr="002F386F"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1D71638F" w14:textId="77777777" w:rsidR="000206FA" w:rsidRPr="002F386F"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220536B3" w14:textId="77777777" w:rsidR="000206FA" w:rsidRPr="002F386F"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D102B06" w14:textId="77777777" w:rsidR="000206FA" w:rsidRPr="002F386F"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מובהר בזאת שה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יכין, באם יידרש, מסמכים למכרזים </w:t>
      </w:r>
      <w:r w:rsidRPr="002F386F">
        <w:rPr>
          <w:rFonts w:ascii="Times New Roman" w:eastAsia="Times New Roman" w:hAnsi="Times New Roman" w:cs="David"/>
          <w:sz w:val="24"/>
          <w:szCs w:val="24"/>
          <w:lang w:eastAsia="he-IL"/>
        </w:rPr>
        <w:t>–</w:t>
      </w:r>
      <w:r w:rsidRPr="002F386F">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304F4F49" w14:textId="77777777" w:rsidR="000206FA" w:rsidRPr="002F386F"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ab/>
      </w:r>
    </w:p>
    <w:p w14:paraId="6DA16FA5" w14:textId="77777777" w:rsidR="000206FA" w:rsidRPr="002F386F"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ab/>
        <w:t>2.4</w:t>
      </w:r>
      <w:r w:rsidRPr="002F386F">
        <w:rPr>
          <w:rFonts w:ascii="Times New Roman" w:eastAsia="Times New Roman" w:hAnsi="Times New Roman" w:cs="David" w:hint="cs"/>
          <w:sz w:val="20"/>
          <w:szCs w:val="24"/>
          <w:rtl/>
          <w:lang w:eastAsia="he-IL"/>
        </w:rPr>
        <w:tab/>
      </w:r>
      <w:r w:rsidRPr="002F386F">
        <w:rPr>
          <w:rFonts w:ascii="Times New Roman" w:eastAsia="Times New Roman" w:hAnsi="Times New Roman" w:cs="David" w:hint="cs"/>
          <w:sz w:val="20"/>
          <w:szCs w:val="24"/>
          <w:u w:val="single"/>
          <w:rtl/>
          <w:lang w:eastAsia="he-IL"/>
        </w:rPr>
        <w:t>פיקוח עליון</w:t>
      </w:r>
      <w:r w:rsidRPr="002F386F">
        <w:rPr>
          <w:rFonts w:ascii="Times New Roman" w:eastAsia="Times New Roman" w:hAnsi="Times New Roman" w:cs="David" w:hint="cs"/>
          <w:sz w:val="20"/>
          <w:szCs w:val="24"/>
          <w:rtl/>
          <w:lang w:eastAsia="he-IL"/>
        </w:rPr>
        <w:t>:</w:t>
      </w:r>
    </w:p>
    <w:p w14:paraId="6544FBC2" w14:textId="77777777" w:rsidR="000206FA" w:rsidRPr="002F386F"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227B3432" w14:textId="77777777" w:rsidR="000206FA" w:rsidRPr="002F386F"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w:t>
      </w:r>
      <w:r w:rsidRPr="002F386F">
        <w:rPr>
          <w:rFonts w:ascii="Times New Roman" w:eastAsia="Times New Roman" w:hAnsi="Times New Roman" w:cs="David" w:hint="cs"/>
          <w:sz w:val="24"/>
          <w:szCs w:val="24"/>
          <w:rtl/>
          <w:lang w:eastAsia="he-IL"/>
        </w:rPr>
        <w:tab/>
        <w:t>הפיקוח העליון של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על ביצוע העבודה יכלול:</w:t>
      </w:r>
    </w:p>
    <w:p w14:paraId="6B8E1929" w14:textId="77777777" w:rsidR="000206FA" w:rsidRPr="002F386F"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4568202C"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46A70F93"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20D6135"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2656E9D3"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F5506A3"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2BEC83E4"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B8C923A"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4AD29116"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B14E6EA"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 xml:space="preserve">ליווי פינוי קרקע מזוהמת, מעקב ובקרה אחר פעולות הקבלן </w:t>
      </w:r>
      <w:r w:rsidRPr="002F386F">
        <w:rPr>
          <w:rFonts w:ascii="Times New Roman" w:eastAsia="Times New Roman" w:hAnsi="Times New Roman" w:cs="David" w:hint="cs"/>
          <w:sz w:val="24"/>
          <w:szCs w:val="24"/>
          <w:rtl/>
          <w:lang w:eastAsia="he-IL"/>
        </w:rPr>
        <w:lastRenderedPageBreak/>
        <w:t>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3BEB6464" w14:textId="77777777" w:rsidR="000206FA" w:rsidRPr="002F386F"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07731CF"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07BEB81B"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AA9987C"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174B9B20"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4A8AD871"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 </w:t>
      </w:r>
      <w:r w:rsidRPr="002F386F">
        <w:rPr>
          <w:rFonts w:ascii="Times New Roman" w:eastAsia="Times New Roman" w:hAnsi="Times New Roman" w:cs="David" w:hint="cs"/>
          <w:sz w:val="24"/>
          <w:szCs w:val="24"/>
          <w:rtl/>
          <w:lang w:eastAsia="he-IL"/>
        </w:rPr>
        <w:tab/>
        <w:t>ייעוץ והמלצה לגבי בחירה, בדיקה ואישור של חומרים וציוד.</w:t>
      </w:r>
    </w:p>
    <w:p w14:paraId="4B9E3B45"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054A634"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באתר ו/או בבית המלאכה.</w:t>
      </w:r>
    </w:p>
    <w:p w14:paraId="1A78CE18"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78720D9"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603EC2B"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5F87DE19"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 xml:space="preserve">אשרור תכניות </w:t>
      </w:r>
      <w:r w:rsidRPr="002F386F">
        <w:rPr>
          <w:rFonts w:ascii="Times New Roman" w:eastAsia="Times New Roman" w:hAnsi="Times New Roman" w:cs="David"/>
          <w:sz w:val="24"/>
          <w:szCs w:val="24"/>
          <w:lang w:eastAsia="he-IL"/>
        </w:rPr>
        <w:t>AS-MADE</w:t>
      </w:r>
      <w:r w:rsidRPr="002F386F">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7A6052EC"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C5A32E0"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 xml:space="preserve">השתתפות בקבלת העבודות ואישור גמר ביצוע העבודות, בתיאום </w:t>
      </w:r>
      <w:r w:rsidRPr="002F386F">
        <w:rPr>
          <w:rFonts w:ascii="Times New Roman" w:eastAsia="Times New Roman" w:hAnsi="Times New Roman" w:cs="David" w:hint="cs"/>
          <w:sz w:val="24"/>
          <w:szCs w:val="24"/>
          <w:rtl/>
          <w:lang w:eastAsia="he-IL"/>
        </w:rPr>
        <w:lastRenderedPageBreak/>
        <w:t>עם היועצים. העברת רשימות ליקויים לתיקון.</w:t>
      </w:r>
    </w:p>
    <w:p w14:paraId="0B5EA10E"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8555C38"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0DBFAAC9"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D079DB7"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783A2DE6"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AFFC823"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הכנת וחתימה על כל מסמך שיידרש ע"י הרשויות מה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71ADE305"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6EB1DD8"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בטרם יימסרו לידי נציגי המזמין.</w:t>
      </w:r>
    </w:p>
    <w:p w14:paraId="74E4B804" w14:textId="77777777" w:rsidR="000206FA" w:rsidRPr="002F386F"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05745569"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2F386F">
        <w:rPr>
          <w:rFonts w:ascii="Times New Roman" w:eastAsia="Times New Roman" w:hAnsi="Times New Roman" w:cs="David" w:hint="cs"/>
          <w:sz w:val="24"/>
          <w:szCs w:val="24"/>
          <w:rtl/>
          <w:lang w:eastAsia="he-IL"/>
        </w:rPr>
        <w:t>.</w:t>
      </w:r>
    </w:p>
    <w:p w14:paraId="5AFD5C9C" w14:textId="77777777" w:rsidR="000206FA" w:rsidRPr="002F386F"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44D6A0BE"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78E16B37"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ADB2725"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sz w:val="24"/>
          <w:szCs w:val="24"/>
          <w:rtl/>
          <w:lang w:eastAsia="he-IL"/>
        </w:rPr>
        <w:t xml:space="preserve">השתתפות עם המזמין בהגנה בפני תביעות בקשר עם </w:t>
      </w:r>
      <w:r w:rsidRPr="002F386F">
        <w:rPr>
          <w:rFonts w:ascii="Times New Roman" w:eastAsia="Times New Roman" w:hAnsi="Times New Roman" w:cs="David" w:hint="cs"/>
          <w:sz w:val="24"/>
          <w:szCs w:val="24"/>
          <w:rtl/>
          <w:lang w:eastAsia="he-IL"/>
        </w:rPr>
        <w:t>ה</w:t>
      </w:r>
      <w:r w:rsidRPr="002F386F">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2F386F">
        <w:rPr>
          <w:rFonts w:ascii="Times New Roman" w:eastAsia="Times New Roman" w:hAnsi="Times New Roman" w:cs="David" w:hint="cs"/>
          <w:sz w:val="24"/>
          <w:szCs w:val="24"/>
          <w:rtl/>
          <w:lang w:eastAsia="he-IL"/>
        </w:rPr>
        <w:t>י</w:t>
      </w:r>
      <w:r w:rsidRPr="002F386F">
        <w:rPr>
          <w:rFonts w:ascii="Times New Roman" w:eastAsia="Times New Roman" w:hAnsi="Times New Roman" w:cs="David"/>
          <w:sz w:val="24"/>
          <w:szCs w:val="24"/>
          <w:rtl/>
          <w:lang w:eastAsia="he-IL"/>
        </w:rPr>
        <w:t>הול ההגנה, לפי דרישת המזמין ומיד עם דרישתו הראשונה</w:t>
      </w:r>
      <w:r w:rsidRPr="002F386F">
        <w:rPr>
          <w:rFonts w:ascii="Times New Roman" w:eastAsia="Times New Roman" w:hAnsi="Times New Roman" w:cs="David" w:hint="cs"/>
          <w:sz w:val="24"/>
          <w:szCs w:val="24"/>
          <w:rtl/>
          <w:lang w:eastAsia="he-IL"/>
        </w:rPr>
        <w:t>.</w:t>
      </w:r>
    </w:p>
    <w:p w14:paraId="4479B48C" w14:textId="77777777" w:rsidR="000206FA" w:rsidRPr="002F386F"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C102D50" w14:textId="77777777" w:rsidR="000206FA" w:rsidRPr="002F386F"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כל יתר הדרוש לפיקוח עליון, ולביקורת על הביצוע.</w:t>
      </w:r>
    </w:p>
    <w:p w14:paraId="63A7105B" w14:textId="77777777" w:rsidR="000206FA" w:rsidRPr="002F386F"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B2B590A" w14:textId="77777777" w:rsidR="000206FA" w:rsidRPr="002F386F"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ב.</w:t>
      </w:r>
      <w:r w:rsidRPr="002F386F">
        <w:rPr>
          <w:rFonts w:ascii="Times New Roman" w:eastAsia="Times New Roman" w:hAnsi="Times New Roman" w:cs="David" w:hint="cs"/>
          <w:sz w:val="24"/>
          <w:szCs w:val="24"/>
          <w:rtl/>
          <w:lang w:eastAsia="he-IL"/>
        </w:rPr>
        <w:tab/>
        <w:t>כדי למלא משימות אלה, יבקר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69039046" w14:textId="77777777" w:rsidR="000206FA" w:rsidRPr="002F386F"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8C2BDBF" w14:textId="77777777" w:rsidR="000206FA" w:rsidRPr="002F386F"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ג.</w:t>
      </w:r>
      <w:r w:rsidRPr="002F386F">
        <w:rPr>
          <w:rFonts w:ascii="Times New Roman" w:eastAsia="Times New Roman" w:hAnsi="Times New Roman" w:cs="David" w:hint="cs"/>
          <w:sz w:val="24"/>
          <w:szCs w:val="24"/>
          <w:rtl/>
          <w:lang w:eastAsia="he-IL"/>
        </w:rPr>
        <w:tab/>
        <w:t>אין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71F62CF0" w14:textId="77777777" w:rsidR="000206FA" w:rsidRPr="002F386F"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C26EA41" w14:textId="77777777" w:rsidR="000206FA" w:rsidRPr="002F386F"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ד.</w:t>
      </w:r>
      <w:r w:rsidRPr="002F386F">
        <w:rPr>
          <w:rFonts w:ascii="Times New Roman" w:eastAsia="Times New Roman" w:hAnsi="Times New Roman" w:cs="David" w:hint="cs"/>
          <w:sz w:val="24"/>
          <w:szCs w:val="24"/>
          <w:rtl/>
          <w:lang w:eastAsia="he-IL"/>
        </w:rPr>
        <w:tab/>
        <w:t>לאחר כל ביקור של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באתר יגיש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יתרת שכרו עבור פיקוח עליון.</w:t>
      </w:r>
    </w:p>
    <w:p w14:paraId="4BF564DA" w14:textId="77777777" w:rsidR="000206FA" w:rsidRPr="002F386F"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202AE39A" w14:textId="77777777" w:rsidR="000206FA" w:rsidRPr="002F386F"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w:t>
      </w:r>
      <w:r w:rsidRPr="002F386F">
        <w:rPr>
          <w:rFonts w:ascii="Times New Roman" w:eastAsia="Times New Roman" w:hAnsi="Times New Roman" w:cs="David" w:hint="cs"/>
          <w:sz w:val="24"/>
          <w:szCs w:val="24"/>
          <w:rtl/>
          <w:lang w:eastAsia="he-IL"/>
        </w:rPr>
        <w:tab/>
        <w:t>ייעוץ למזמין בדבר תפעול ואחזקת המתקן.</w:t>
      </w:r>
    </w:p>
    <w:p w14:paraId="286A4DB5" w14:textId="77777777" w:rsidR="000206FA" w:rsidRPr="002F386F"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133EC87" w14:textId="77777777" w:rsidR="000206FA" w:rsidRPr="002F386F"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1005AD5F" w14:textId="77777777" w:rsidR="000206FA" w:rsidRPr="002F386F"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4D8BD13" w14:textId="77777777" w:rsidR="000206FA" w:rsidRPr="002F386F"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2F386F">
        <w:rPr>
          <w:rFonts w:ascii="Times New Roman" w:eastAsia="Times New Roman" w:hAnsi="Times New Roman" w:cs="David" w:hint="cs"/>
          <w:sz w:val="24"/>
          <w:szCs w:val="24"/>
          <w:rtl/>
          <w:lang w:eastAsia="he-IL"/>
        </w:rPr>
        <w:t>נציג המזמין רשאי להזמין מה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49DA5825" w14:textId="77777777" w:rsidR="000206FA" w:rsidRPr="002F386F"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8745FE7" w14:textId="77777777" w:rsidR="000206FA" w:rsidRPr="002F386F"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יובהר כדלקמן</w:t>
      </w:r>
      <w:r w:rsidRPr="002F386F">
        <w:rPr>
          <w:rFonts w:ascii="Times New Roman" w:eastAsia="Times New Roman" w:hAnsi="Times New Roman" w:cs="David" w:hint="cs"/>
          <w:sz w:val="24"/>
          <w:szCs w:val="24"/>
          <w:rtl/>
          <w:lang w:eastAsia="he-IL"/>
        </w:rPr>
        <w:t>:</w:t>
      </w:r>
    </w:p>
    <w:p w14:paraId="0390004E" w14:textId="77777777" w:rsidR="000206FA" w:rsidRPr="002F386F"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46686C94" w14:textId="77777777" w:rsidR="000206FA" w:rsidRPr="002F386F"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lastRenderedPageBreak/>
        <w:t>כל קבצי התכנון והמסמכים השונים יוטענו למערכת ה</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lang w:eastAsia="he-IL"/>
        </w:rPr>
        <w:t xml:space="preserve">@view </w:t>
      </w:r>
      <w:r w:rsidRPr="002F386F">
        <w:rPr>
          <w:rFonts w:ascii="Times New Roman" w:eastAsia="Times New Roman" w:hAnsi="Times New Roman" w:cs="David" w:hint="cs"/>
          <w:sz w:val="24"/>
          <w:szCs w:val="24"/>
          <w:rtl/>
          <w:lang w:eastAsia="he-IL"/>
        </w:rPr>
        <w:t xml:space="preserve"> או מערכת אחרת עפ"י החלטת המזמין וזו תשמש ל</w:t>
      </w:r>
      <w:r w:rsidRPr="002F386F">
        <w:rPr>
          <w:rFonts w:ascii="Times New Roman" w:eastAsia="Times New Roman" w:hAnsi="Times New Roman" w:cs="David"/>
          <w:sz w:val="24"/>
          <w:szCs w:val="24"/>
          <w:rtl/>
          <w:lang w:eastAsia="he-IL"/>
        </w:rPr>
        <w:t>תעבורת המידע היחידה הקבילה בפרויקט</w:t>
      </w:r>
      <w:r w:rsidRPr="002F386F">
        <w:rPr>
          <w:rFonts w:ascii="Times New Roman" w:eastAsia="Times New Roman" w:hAnsi="Times New Roman" w:cs="David" w:hint="cs"/>
          <w:sz w:val="24"/>
          <w:szCs w:val="24"/>
          <w:rtl/>
          <w:lang w:eastAsia="he-IL"/>
        </w:rPr>
        <w:t>.</w:t>
      </w:r>
    </w:p>
    <w:p w14:paraId="2F1A451B" w14:textId="77777777" w:rsidR="000206FA" w:rsidRPr="002F386F"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217DFFFA" w14:textId="77777777" w:rsidR="00D3735C"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sz w:val="24"/>
          <w:szCs w:val="24"/>
          <w:rtl/>
          <w:lang w:eastAsia="he-IL"/>
        </w:rPr>
        <w:tab/>
      </w:r>
    </w:p>
    <w:p w14:paraId="017E459F" w14:textId="77777777" w:rsidR="00D3735C" w:rsidRPr="002F386F" w:rsidRDefault="00D3735C">
      <w:pPr>
        <w:bidi w:val="0"/>
        <w:spacing w:before="0" w:beforeAutospacing="0" w:after="160" w:afterAutospacing="0" w:line="259" w:lineRule="auto"/>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br w:type="page"/>
      </w:r>
    </w:p>
    <w:p w14:paraId="5A670094" w14:textId="77777777" w:rsidR="00D3735C" w:rsidRPr="002F386F" w:rsidRDefault="000206FA" w:rsidP="00D3735C">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r w:rsidRPr="002F386F">
        <w:rPr>
          <w:rFonts w:ascii="Times New Roman" w:eastAsia="Times New Roman" w:hAnsi="Times New Roman" w:cs="David"/>
          <w:sz w:val="24"/>
          <w:szCs w:val="24"/>
          <w:rtl/>
          <w:lang w:eastAsia="he-IL"/>
        </w:rPr>
        <w:lastRenderedPageBreak/>
        <w:tab/>
      </w:r>
      <w:r w:rsidR="00D3735C" w:rsidRPr="002F386F">
        <w:rPr>
          <w:rFonts w:ascii="Times New Roman" w:eastAsia="Times New Roman" w:hAnsi="Times New Roman" w:cs="David"/>
          <w:b/>
          <w:bCs/>
          <w:sz w:val="24"/>
          <w:szCs w:val="24"/>
          <w:u w:val="single"/>
          <w:rtl/>
        </w:rPr>
        <w:t>נספח "ב"</w:t>
      </w:r>
      <w:r w:rsidR="00D3735C" w:rsidRPr="002F386F">
        <w:rPr>
          <w:rFonts w:ascii="Times New Roman" w:eastAsia="Times New Roman" w:hAnsi="Times New Roman" w:cs="David" w:hint="cs"/>
          <w:b/>
          <w:bCs/>
          <w:sz w:val="24"/>
          <w:szCs w:val="24"/>
          <w:u w:val="single"/>
          <w:rtl/>
        </w:rPr>
        <w:t xml:space="preserve">- </w:t>
      </w:r>
      <w:r w:rsidR="00D3735C" w:rsidRPr="002F386F">
        <w:rPr>
          <w:rFonts w:ascii="Times New Roman" w:eastAsia="Times New Roman" w:hAnsi="Times New Roman" w:cs="David" w:hint="cs"/>
          <w:b/>
          <w:bCs/>
          <w:sz w:val="28"/>
          <w:szCs w:val="28"/>
          <w:u w:val="single"/>
          <w:rtl/>
        </w:rPr>
        <w:t>יועץ תרמי</w:t>
      </w:r>
      <w:r w:rsidR="00D3735C" w:rsidRPr="002F386F">
        <w:rPr>
          <w:rFonts w:ascii="Times New Roman" w:eastAsia="Times New Roman" w:hAnsi="Times New Roman" w:cs="David" w:hint="cs"/>
          <w:b/>
          <w:bCs/>
          <w:sz w:val="24"/>
          <w:szCs w:val="24"/>
          <w:u w:val="single"/>
          <w:rtl/>
        </w:rPr>
        <w:t xml:space="preserve"> </w:t>
      </w:r>
    </w:p>
    <w:p w14:paraId="3C8E20A2" w14:textId="77777777" w:rsidR="00D3735C" w:rsidRPr="002F386F" w:rsidRDefault="00D3735C" w:rsidP="00D3735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2F386F">
        <w:rPr>
          <w:rFonts w:ascii="Times New Roman" w:eastAsia="Times New Roman" w:hAnsi="Times New Roman" w:cs="David"/>
          <w:b/>
          <w:bCs/>
          <w:sz w:val="24"/>
          <w:szCs w:val="24"/>
          <w:u w:val="single"/>
          <w:rtl/>
        </w:rPr>
        <w:t>שירותי היועץ</w:t>
      </w:r>
    </w:p>
    <w:p w14:paraId="3386ABC9" w14:textId="77777777" w:rsidR="00D3735C" w:rsidRPr="002F386F" w:rsidRDefault="00D3735C" w:rsidP="00D3735C">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50791C0E" w14:textId="77777777" w:rsidR="00D3735C" w:rsidRPr="002F386F" w:rsidRDefault="00D3735C" w:rsidP="00D3735C">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2F386F">
        <w:rPr>
          <w:rFonts w:ascii="Times New Roman" w:eastAsia="Times New Roman" w:hAnsi="Times New Roman" w:cs="David" w:hint="cs"/>
          <w:b/>
          <w:bCs/>
          <w:snapToGrid w:val="0"/>
          <w:sz w:val="24"/>
          <w:szCs w:val="24"/>
          <w:rtl/>
          <w:lang w:eastAsia="he-IL"/>
        </w:rPr>
        <w:t>1.</w:t>
      </w:r>
      <w:r w:rsidRPr="002F386F">
        <w:rPr>
          <w:rFonts w:ascii="Times New Roman" w:eastAsia="Times New Roman" w:hAnsi="Times New Roman" w:cs="David" w:hint="cs"/>
          <w:b/>
          <w:bCs/>
          <w:snapToGrid w:val="0"/>
          <w:sz w:val="24"/>
          <w:szCs w:val="24"/>
          <w:rtl/>
          <w:lang w:eastAsia="he-IL"/>
        </w:rPr>
        <w:tab/>
      </w:r>
      <w:r w:rsidRPr="002F386F">
        <w:rPr>
          <w:rFonts w:ascii="Times New Roman" w:eastAsia="Times New Roman" w:hAnsi="Times New Roman" w:cs="David" w:hint="cs"/>
          <w:b/>
          <w:bCs/>
          <w:snapToGrid w:val="0"/>
          <w:sz w:val="24"/>
          <w:szCs w:val="24"/>
          <w:u w:val="single"/>
          <w:rtl/>
          <w:lang w:eastAsia="he-IL"/>
        </w:rPr>
        <w:t>כללי</w:t>
      </w:r>
      <w:r w:rsidRPr="002F386F">
        <w:rPr>
          <w:rFonts w:ascii="Times New Roman" w:eastAsia="Times New Roman" w:hAnsi="Times New Roman" w:cs="David" w:hint="cs"/>
          <w:snapToGrid w:val="0"/>
          <w:sz w:val="24"/>
          <w:szCs w:val="24"/>
          <w:u w:val="single"/>
          <w:rtl/>
          <w:lang w:eastAsia="he-IL"/>
        </w:rPr>
        <w:t>:</w:t>
      </w:r>
    </w:p>
    <w:p w14:paraId="51361D5A" w14:textId="77777777" w:rsidR="00D3735C" w:rsidRPr="002F386F" w:rsidRDefault="00D3735C" w:rsidP="00D3735C">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2F386F">
        <w:rPr>
          <w:rFonts w:ascii="Times New Roman" w:eastAsia="Times New Roman" w:hAnsi="Times New Roman" w:cs="David" w:hint="cs"/>
          <w:snapToGrid w:val="0"/>
          <w:sz w:val="24"/>
          <w:szCs w:val="24"/>
          <w:rtl/>
          <w:lang w:eastAsia="he-IL"/>
        </w:rPr>
        <w:t>1.1</w:t>
      </w:r>
      <w:r w:rsidRPr="002F386F">
        <w:rPr>
          <w:rFonts w:ascii="Times New Roman" w:eastAsia="Times New Roman" w:hAnsi="Times New Roman" w:cs="David" w:hint="cs"/>
          <w:snapToGrid w:val="0"/>
          <w:sz w:val="24"/>
          <w:szCs w:val="24"/>
          <w:rtl/>
          <w:lang w:eastAsia="he-IL"/>
        </w:rPr>
        <w:tab/>
        <w:t>שירותי היועץ יכללו תכנון פתרונות הבידוד התרמי בפרויקט) ובין היתר את הנושאים המפורטים להלן</w:t>
      </w:r>
      <w:r w:rsidRPr="002F386F">
        <w:rPr>
          <w:rFonts w:ascii="Times New Roman" w:eastAsia="Times New Roman" w:hAnsi="Times New Roman" w:cs="Miriam" w:hint="cs"/>
          <w:snapToGrid w:val="0"/>
          <w:sz w:val="24"/>
          <w:szCs w:val="24"/>
          <w:rtl/>
          <w:lang w:eastAsia="he-IL"/>
        </w:rPr>
        <w:t>:</w:t>
      </w:r>
    </w:p>
    <w:p w14:paraId="2410DE7D" w14:textId="77777777" w:rsidR="00D3735C" w:rsidRPr="002F386F" w:rsidRDefault="00D3735C" w:rsidP="00D3735C">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2F386F">
        <w:rPr>
          <w:rFonts w:ascii="Times New Roman" w:eastAsia="Times New Roman" w:hAnsi="Times New Roman" w:cs="Miriam" w:hint="cs"/>
          <w:snapToGrid w:val="0"/>
          <w:sz w:val="24"/>
          <w:szCs w:val="24"/>
          <w:rtl/>
          <w:lang w:eastAsia="he-IL"/>
        </w:rPr>
        <w:t>-</w:t>
      </w:r>
      <w:r w:rsidRPr="002F386F">
        <w:rPr>
          <w:rFonts w:ascii="Times New Roman" w:eastAsia="Times New Roman" w:hAnsi="Times New Roman" w:cs="Miriam" w:hint="cs"/>
          <w:snapToGrid w:val="0"/>
          <w:sz w:val="24"/>
          <w:szCs w:val="24"/>
          <w:rtl/>
          <w:lang w:eastAsia="he-IL"/>
        </w:rPr>
        <w:tab/>
      </w:r>
      <w:r w:rsidRPr="002F386F">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36341E41" w14:textId="77777777" w:rsidR="00D3735C" w:rsidRPr="002F386F" w:rsidRDefault="00D3735C" w:rsidP="00D3735C">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בידוד תרמי למסגרות האלומיניום.</w:t>
      </w:r>
    </w:p>
    <w:p w14:paraId="087969FA" w14:textId="77777777" w:rsidR="00D3735C" w:rsidRPr="002F386F" w:rsidRDefault="00D3735C" w:rsidP="00D3735C">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חישובים אנרגטיים למערכות הבידוד התרמי במעטפת המבנה.</w:t>
      </w:r>
    </w:p>
    <w:p w14:paraId="34E33E70" w14:textId="77777777" w:rsidR="00D3735C" w:rsidRPr="002F386F" w:rsidRDefault="00D3735C" w:rsidP="00D3735C">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0CDF2562" w14:textId="77777777" w:rsidR="00D3735C" w:rsidRPr="002F386F" w:rsidRDefault="00D3735C" w:rsidP="00D3735C">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67A9DA25" w14:textId="77777777" w:rsidR="00D3735C" w:rsidRPr="002F386F" w:rsidRDefault="00D3735C" w:rsidP="00D3735C">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2F386F">
        <w:rPr>
          <w:rFonts w:ascii="Times New Roman" w:eastAsia="Times New Roman" w:hAnsi="Times New Roman" w:cs="David" w:hint="cs"/>
          <w:b/>
          <w:bCs/>
          <w:snapToGrid w:val="0"/>
          <w:sz w:val="24"/>
          <w:szCs w:val="24"/>
          <w:rtl/>
          <w:lang w:eastAsia="he-IL"/>
        </w:rPr>
        <w:t>2.</w:t>
      </w:r>
      <w:r w:rsidRPr="002F386F">
        <w:rPr>
          <w:rFonts w:ascii="Times New Roman" w:eastAsia="Times New Roman" w:hAnsi="Times New Roman" w:cs="David" w:hint="cs"/>
          <w:b/>
          <w:bCs/>
          <w:snapToGrid w:val="0"/>
          <w:sz w:val="24"/>
          <w:szCs w:val="24"/>
          <w:rtl/>
          <w:lang w:eastAsia="he-IL"/>
        </w:rPr>
        <w:tab/>
      </w:r>
      <w:r w:rsidRPr="002F386F">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7A22AA75" w14:textId="77777777" w:rsidR="00D3735C" w:rsidRPr="002F386F" w:rsidRDefault="00D3735C" w:rsidP="00D3735C">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Miriam" w:hint="cs"/>
          <w:snapToGrid w:val="0"/>
          <w:sz w:val="24"/>
          <w:szCs w:val="24"/>
          <w:rtl/>
          <w:lang w:eastAsia="he-IL"/>
        </w:rPr>
        <w:tab/>
      </w:r>
      <w:r w:rsidRPr="002F386F">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1EF255B9" w14:textId="77777777" w:rsidR="00D3735C" w:rsidRPr="002F386F" w:rsidRDefault="00D3735C" w:rsidP="00D3735C">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העבודה תבוצע בשלבים הכוללים את השירותים כלהלן:</w:t>
      </w:r>
    </w:p>
    <w:p w14:paraId="51CF6090" w14:textId="77777777" w:rsidR="00D3735C" w:rsidRPr="002F386F" w:rsidRDefault="00D3735C" w:rsidP="00D3735C">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2.1</w:t>
      </w:r>
      <w:r w:rsidRPr="002F386F">
        <w:rPr>
          <w:rFonts w:ascii="Times New Roman" w:eastAsia="Times New Roman" w:hAnsi="Times New Roman" w:cs="David" w:hint="cs"/>
          <w:snapToGrid w:val="0"/>
          <w:sz w:val="24"/>
          <w:szCs w:val="24"/>
          <w:rtl/>
          <w:lang w:eastAsia="he-IL"/>
        </w:rPr>
        <w:tab/>
      </w:r>
      <w:r w:rsidRPr="002F386F">
        <w:rPr>
          <w:rFonts w:ascii="Times New Roman" w:eastAsia="Times New Roman" w:hAnsi="Times New Roman" w:cs="David" w:hint="cs"/>
          <w:snapToGrid w:val="0"/>
          <w:sz w:val="24"/>
          <w:szCs w:val="24"/>
          <w:u w:val="single"/>
          <w:rtl/>
          <w:lang w:eastAsia="he-IL"/>
        </w:rPr>
        <w:t>תכנון מוקדם</w:t>
      </w:r>
      <w:r w:rsidRPr="002F386F">
        <w:rPr>
          <w:rFonts w:ascii="Times New Roman" w:eastAsia="Times New Roman" w:hAnsi="Times New Roman" w:cs="David" w:hint="cs"/>
          <w:snapToGrid w:val="0"/>
          <w:sz w:val="24"/>
          <w:szCs w:val="24"/>
          <w:rtl/>
          <w:lang w:eastAsia="he-IL"/>
        </w:rPr>
        <w:t>:</w:t>
      </w:r>
    </w:p>
    <w:p w14:paraId="1BB863A9"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א.</w:t>
      </w:r>
      <w:r w:rsidRPr="002F386F">
        <w:rPr>
          <w:rFonts w:ascii="Times New Roman" w:eastAsia="Times New Roman" w:hAnsi="Times New Roman" w:cs="David" w:hint="cs"/>
          <w:snapToGrid w:val="0"/>
          <w:sz w:val="24"/>
          <w:szCs w:val="24"/>
          <w:rtl/>
          <w:lang w:eastAsia="he-IL"/>
        </w:rPr>
        <w:tab/>
        <w:t xml:space="preserve">קבלת תדריך תכנון מנציג המזמין, מהאדריכל, מהקונסטרוקטור, מיועץ הקרקע, מיועץ האינסטלציה/ניקוז, מיועץ הפיתוח ומיועץ הבניה הירוקה ומהיועצים האחרים. </w:t>
      </w:r>
    </w:p>
    <w:p w14:paraId="0BD3FABA"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ב.</w:t>
      </w:r>
      <w:r w:rsidRPr="002F386F">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5E466B1D"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ג.</w:t>
      </w:r>
      <w:r w:rsidRPr="002F386F">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4E88248E"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lastRenderedPageBreak/>
        <w:t>ד.</w:t>
      </w:r>
      <w:r w:rsidRPr="002F386F">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57EF4070" w14:textId="77777777" w:rsidR="00D3735C" w:rsidRPr="002F386F" w:rsidRDefault="00D3735C" w:rsidP="00D3735C">
      <w:pPr>
        <w:spacing w:before="240" w:beforeAutospacing="0" w:after="0" w:afterAutospacing="0" w:line="240" w:lineRule="auto"/>
        <w:ind w:left="2160" w:hanging="738"/>
        <w:jc w:val="both"/>
        <w:rPr>
          <w:rFonts w:ascii="Times New Roman" w:eastAsia="Times New Roman" w:hAnsi="Times New Roman" w:cs="David"/>
          <w:sz w:val="26"/>
          <w:szCs w:val="24"/>
          <w:rtl/>
        </w:rPr>
      </w:pPr>
      <w:r w:rsidRPr="002F386F">
        <w:rPr>
          <w:rFonts w:ascii="Times New Roman" w:eastAsia="Times New Roman" w:hAnsi="Times New Roman" w:cs="David" w:hint="cs"/>
          <w:sz w:val="26"/>
          <w:szCs w:val="24"/>
          <w:rtl/>
        </w:rPr>
        <w:t>ה.</w:t>
      </w:r>
      <w:r w:rsidRPr="002F386F">
        <w:rPr>
          <w:rFonts w:ascii="Times New Roman" w:eastAsia="Times New Roman" w:hAnsi="Times New Roman" w:cs="David" w:hint="cs"/>
          <w:sz w:val="26"/>
          <w:szCs w:val="24"/>
          <w:rtl/>
        </w:rPr>
        <w:tab/>
        <w:t>מבוטל.</w:t>
      </w:r>
    </w:p>
    <w:p w14:paraId="1087F543" w14:textId="77777777" w:rsidR="00D3735C" w:rsidRPr="002F386F" w:rsidRDefault="00D3735C" w:rsidP="00D3735C">
      <w:pPr>
        <w:spacing w:before="240" w:beforeAutospacing="0" w:after="0" w:afterAutospacing="0" w:line="240" w:lineRule="auto"/>
        <w:ind w:left="2160" w:hanging="738"/>
        <w:jc w:val="both"/>
        <w:rPr>
          <w:rFonts w:ascii="Times New Roman" w:eastAsia="Times New Roman" w:hAnsi="Times New Roman" w:cs="David"/>
          <w:sz w:val="26"/>
          <w:szCs w:val="24"/>
        </w:rPr>
      </w:pPr>
      <w:r w:rsidRPr="002F386F">
        <w:rPr>
          <w:rFonts w:ascii="Times New Roman" w:eastAsia="Times New Roman" w:hAnsi="Times New Roman" w:cs="David" w:hint="cs"/>
          <w:sz w:val="26"/>
          <w:szCs w:val="24"/>
          <w:rtl/>
        </w:rPr>
        <w:t>ו.</w:t>
      </w:r>
      <w:r w:rsidRPr="002F386F">
        <w:rPr>
          <w:rFonts w:ascii="Times New Roman" w:eastAsia="Times New Roman" w:hAnsi="Times New Roman" w:cs="David" w:hint="cs"/>
          <w:sz w:val="26"/>
          <w:szCs w:val="24"/>
          <w:rtl/>
        </w:rPr>
        <w:tab/>
        <w:t>מבוטל.</w:t>
      </w:r>
    </w:p>
    <w:p w14:paraId="4AD8C662"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ז.</w:t>
      </w:r>
      <w:r w:rsidRPr="002F386F">
        <w:rPr>
          <w:rFonts w:ascii="Times New Roman" w:eastAsia="Times New Roman" w:hAnsi="Times New Roman" w:cs="David" w:hint="cs"/>
          <w:snapToGrid w:val="0"/>
          <w:sz w:val="24"/>
          <w:szCs w:val="24"/>
          <w:rtl/>
          <w:lang w:eastAsia="he-IL"/>
        </w:rPr>
        <w:tab/>
        <w:t>הכנת תכניות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793F7C88" w14:textId="77777777" w:rsidR="00D3735C" w:rsidRPr="002F386F" w:rsidRDefault="00D3735C" w:rsidP="00D3735C">
      <w:pPr>
        <w:spacing w:before="240" w:beforeAutospacing="0" w:after="0" w:afterAutospacing="0" w:line="240" w:lineRule="auto"/>
        <w:ind w:left="2160" w:hanging="738"/>
        <w:jc w:val="both"/>
        <w:rPr>
          <w:rFonts w:ascii="Times New Roman" w:eastAsia="Times New Roman" w:hAnsi="Times New Roman" w:cs="David"/>
          <w:sz w:val="26"/>
          <w:szCs w:val="24"/>
          <w:rtl/>
        </w:rPr>
      </w:pPr>
      <w:r w:rsidRPr="002F386F">
        <w:rPr>
          <w:rFonts w:ascii="Times New Roman" w:eastAsia="Times New Roman" w:hAnsi="Times New Roman" w:cs="David" w:hint="cs"/>
          <w:sz w:val="26"/>
          <w:szCs w:val="24"/>
          <w:rtl/>
        </w:rPr>
        <w:t>ח.</w:t>
      </w:r>
      <w:r w:rsidRPr="002F386F">
        <w:rPr>
          <w:rFonts w:ascii="Times New Roman" w:eastAsia="Times New Roman" w:hAnsi="Times New Roman" w:cs="David" w:hint="cs"/>
          <w:sz w:val="26"/>
          <w:szCs w:val="24"/>
          <w:rtl/>
        </w:rPr>
        <w:tab/>
        <w:t>מסירת הנתונים, הפרוגראמה וחוות הדעת למזמין, ליועץ וכן ליועצים ולמתכננים ולכל גורם אחר שייקבע על – ידי המזמין.</w:t>
      </w:r>
    </w:p>
    <w:p w14:paraId="139972EE" w14:textId="77777777" w:rsidR="00D3735C" w:rsidRPr="002F386F" w:rsidRDefault="00D3735C" w:rsidP="00D3735C">
      <w:pPr>
        <w:spacing w:before="120" w:beforeAutospacing="0" w:after="60" w:afterAutospacing="0" w:line="240" w:lineRule="auto"/>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ab/>
        <w:t>2.2</w:t>
      </w:r>
      <w:r w:rsidRPr="002F386F">
        <w:rPr>
          <w:rFonts w:ascii="Times New Roman" w:eastAsia="Times New Roman" w:hAnsi="Times New Roman" w:cs="David" w:hint="cs"/>
          <w:snapToGrid w:val="0"/>
          <w:sz w:val="24"/>
          <w:szCs w:val="24"/>
          <w:rtl/>
          <w:lang w:eastAsia="he-IL"/>
        </w:rPr>
        <w:tab/>
      </w:r>
      <w:r w:rsidRPr="002F386F">
        <w:rPr>
          <w:rFonts w:ascii="Times New Roman" w:eastAsia="Times New Roman" w:hAnsi="Times New Roman" w:cs="David" w:hint="cs"/>
          <w:snapToGrid w:val="0"/>
          <w:sz w:val="24"/>
          <w:szCs w:val="24"/>
          <w:u w:val="single"/>
          <w:rtl/>
          <w:lang w:eastAsia="he-IL"/>
        </w:rPr>
        <w:t>תכנון סופי</w:t>
      </w:r>
      <w:r w:rsidRPr="002F386F">
        <w:rPr>
          <w:rFonts w:ascii="Times New Roman" w:eastAsia="Times New Roman" w:hAnsi="Times New Roman" w:cs="David" w:hint="cs"/>
          <w:snapToGrid w:val="0"/>
          <w:sz w:val="24"/>
          <w:szCs w:val="24"/>
          <w:rtl/>
          <w:lang w:eastAsia="he-IL"/>
        </w:rPr>
        <w:t xml:space="preserve">:    </w:t>
      </w:r>
    </w:p>
    <w:p w14:paraId="00DAE251"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א.</w:t>
      </w:r>
      <w:r w:rsidRPr="002F386F">
        <w:rPr>
          <w:rFonts w:ascii="Times New Roman" w:eastAsia="Times New Roman" w:hAnsi="Times New Roman" w:cs="David" w:hint="cs"/>
          <w:snapToGrid w:val="0"/>
          <w:sz w:val="24"/>
          <w:szCs w:val="24"/>
          <w:rtl/>
          <w:lang w:eastAsia="he-IL"/>
        </w:rPr>
        <w:tab/>
        <w:t xml:space="preserve">חתימה על בקשות להוצאת היתרי בניה כאחראי לתכנון, לפקוח העליון ולביקורת בתחום הבידוד התרמי. כמו כן יכין ויחתום היועץ על כל מסמך שיידרש ע"י הרשויות מהיועץ בתהליך הבקשה להיתר, במהלך הבצוע ועד לקבלת תעודת גמר. </w:t>
      </w:r>
    </w:p>
    <w:p w14:paraId="6828E656"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ב.</w:t>
      </w:r>
      <w:r w:rsidRPr="002F386F">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041951D4"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ג.</w:t>
      </w:r>
      <w:r w:rsidRPr="002F386F">
        <w:rPr>
          <w:rFonts w:ascii="Times New Roman" w:eastAsia="Times New Roman" w:hAnsi="Times New Roman" w:cs="David" w:hint="cs"/>
          <w:snapToGrid w:val="0"/>
          <w:sz w:val="24"/>
          <w:szCs w:val="24"/>
          <w:rtl/>
          <w:lang w:eastAsia="he-IL"/>
        </w:rPr>
        <w:tab/>
        <w:t>הכנת תכניות לאישור סופי של היועצים והמזמין לפני התחלת שלב תכנית העבודה.</w:t>
      </w:r>
    </w:p>
    <w:p w14:paraId="5A64F620"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ד.</w:t>
      </w:r>
      <w:r w:rsidRPr="002F386F">
        <w:rPr>
          <w:rFonts w:ascii="Times New Roman" w:eastAsia="Times New Roman" w:hAnsi="Times New Roman" w:cs="David" w:hint="cs"/>
          <w:snapToGrid w:val="0"/>
          <w:sz w:val="24"/>
          <w:szCs w:val="24"/>
          <w:rtl/>
          <w:lang w:eastAsia="he-IL"/>
        </w:rPr>
        <w:tab/>
        <w:t>אישור התכנון הסופי של היועצים.</w:t>
      </w:r>
    </w:p>
    <w:p w14:paraId="6E4307BC"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ה.</w:t>
      </w:r>
      <w:r w:rsidRPr="002F386F">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1C8C9689"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ו.</w:t>
      </w:r>
      <w:r w:rsidRPr="002F386F">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5877B426"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ז.</w:t>
      </w:r>
      <w:r w:rsidRPr="002F386F">
        <w:rPr>
          <w:rFonts w:ascii="Times New Roman" w:eastAsia="Times New Roman" w:hAnsi="Times New Roman" w:cs="David" w:hint="cs"/>
          <w:snapToGrid w:val="0"/>
          <w:sz w:val="24"/>
          <w:szCs w:val="24"/>
          <w:rtl/>
          <w:lang w:eastAsia="he-IL"/>
        </w:rPr>
        <w:tab/>
        <w:t>כל יתר הדרוש לתכנון סופי.</w:t>
      </w:r>
    </w:p>
    <w:p w14:paraId="0347005B" w14:textId="77777777" w:rsidR="00D3735C" w:rsidRPr="002F386F" w:rsidRDefault="00D3735C" w:rsidP="00D3735C">
      <w:pPr>
        <w:spacing w:before="120" w:beforeAutospacing="0" w:after="60" w:afterAutospacing="0" w:line="240" w:lineRule="auto"/>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ab/>
        <w:t>2.3</w:t>
      </w:r>
      <w:r w:rsidRPr="002F386F">
        <w:rPr>
          <w:rFonts w:ascii="Times New Roman" w:eastAsia="Times New Roman" w:hAnsi="Times New Roman" w:cs="David" w:hint="cs"/>
          <w:snapToGrid w:val="0"/>
          <w:sz w:val="24"/>
          <w:szCs w:val="24"/>
          <w:rtl/>
          <w:lang w:eastAsia="he-IL"/>
        </w:rPr>
        <w:tab/>
      </w:r>
      <w:r w:rsidRPr="002F386F">
        <w:rPr>
          <w:rFonts w:ascii="Times New Roman" w:eastAsia="Times New Roman" w:hAnsi="Times New Roman" w:cs="David" w:hint="cs"/>
          <w:snapToGrid w:val="0"/>
          <w:sz w:val="24"/>
          <w:szCs w:val="24"/>
          <w:u w:val="single"/>
          <w:rtl/>
          <w:lang w:eastAsia="he-IL"/>
        </w:rPr>
        <w:t>תכנון מפורט</w:t>
      </w:r>
      <w:r w:rsidRPr="002F386F">
        <w:rPr>
          <w:rFonts w:ascii="Times New Roman" w:eastAsia="Times New Roman" w:hAnsi="Times New Roman" w:cs="David" w:hint="cs"/>
          <w:snapToGrid w:val="0"/>
          <w:sz w:val="24"/>
          <w:szCs w:val="24"/>
          <w:rtl/>
          <w:lang w:eastAsia="he-IL"/>
        </w:rPr>
        <w:t xml:space="preserve">: </w:t>
      </w:r>
    </w:p>
    <w:p w14:paraId="55E561C6"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א.</w:t>
      </w:r>
      <w:r w:rsidRPr="002F386F">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5BE4C40B"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lastRenderedPageBreak/>
        <w:t>ב.</w:t>
      </w:r>
      <w:r w:rsidRPr="002F386F">
        <w:rPr>
          <w:rFonts w:ascii="Times New Roman" w:eastAsia="Times New Roman" w:hAnsi="Times New Roman" w:cs="David" w:hint="cs"/>
          <w:snapToGrid w:val="0"/>
          <w:sz w:val="24"/>
          <w:szCs w:val="24"/>
          <w:rtl/>
          <w:lang w:eastAsia="he-IL"/>
        </w:rPr>
        <w:tab/>
        <w:t xml:space="preserve">על רקע תכניות אדריכלות ו/או קונסטרוקציה יסומנו, לצורך התמצאות, הפניות לפרטי הבידוד התרמי השונים. </w:t>
      </w:r>
    </w:p>
    <w:p w14:paraId="7241C60A"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ג.</w:t>
      </w:r>
      <w:r w:rsidRPr="002F386F">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60576AFC"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ד.</w:t>
      </w:r>
      <w:r w:rsidRPr="002F386F">
        <w:rPr>
          <w:rFonts w:ascii="Times New Roman" w:eastAsia="Times New Roman" w:hAnsi="Times New Roman" w:cs="David" w:hint="cs"/>
          <w:snapToGrid w:val="0"/>
          <w:sz w:val="24"/>
          <w:szCs w:val="24"/>
          <w:rtl/>
          <w:lang w:eastAsia="he-IL"/>
        </w:rPr>
        <w:tab/>
        <w:t xml:space="preserve">הכנת מפרטים טכניים המתאימים למפרטים הכלליים המקובלים על המזמין בצורה שיכללו את כל העבודות המתוכננות ע"י היועץ תוך בדיקה של העדר כפילות עם מפרט מלאכה אחר בבניין או אי כיסוי נושאים הנופלים בין המתכננים והיועצים השונים. </w:t>
      </w:r>
    </w:p>
    <w:p w14:paraId="14B04168"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ה.</w:t>
      </w:r>
      <w:r w:rsidRPr="002F386F">
        <w:rPr>
          <w:rFonts w:ascii="Times New Roman" w:eastAsia="Times New Roman" w:hAnsi="Times New Roman" w:cs="David" w:hint="cs"/>
          <w:snapToGrid w:val="0"/>
          <w:sz w:val="24"/>
          <w:szCs w:val="24"/>
          <w:rtl/>
          <w:lang w:eastAsia="he-IL"/>
        </w:rPr>
        <w:tab/>
        <w:t xml:space="preserve">המפרטים יתבססו על תכניות עבודה מפורטות. </w:t>
      </w:r>
    </w:p>
    <w:p w14:paraId="48C9EFEC"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ו.</w:t>
      </w:r>
      <w:r w:rsidRPr="002F386F">
        <w:rPr>
          <w:rFonts w:ascii="Times New Roman" w:eastAsia="Times New Roman" w:hAnsi="Times New Roman" w:cs="David" w:hint="cs"/>
          <w:snapToGrid w:val="0"/>
          <w:sz w:val="24"/>
          <w:szCs w:val="24"/>
          <w:rtl/>
          <w:lang w:eastAsia="he-IL"/>
        </w:rPr>
        <w:tab/>
        <w:t xml:space="preserve">מבוטל.  </w:t>
      </w:r>
    </w:p>
    <w:p w14:paraId="060612F8"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ח.</w:t>
      </w:r>
      <w:r w:rsidRPr="002F386F">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32126C97"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י.</w:t>
      </w:r>
      <w:r w:rsidRPr="002F386F">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07DCB50D"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יא.</w:t>
      </w:r>
      <w:r w:rsidRPr="002F386F">
        <w:rPr>
          <w:rFonts w:ascii="Times New Roman" w:eastAsia="Times New Roman" w:hAnsi="Times New Roman" w:cs="David" w:hint="cs"/>
          <w:snapToGrid w:val="0"/>
          <w:sz w:val="24"/>
          <w:szCs w:val="24"/>
          <w:rtl/>
          <w:lang w:eastAsia="he-IL"/>
        </w:rPr>
        <w:tab/>
        <w:t>סיוע במתן תשובות לשאלות הקבלנים.</w:t>
      </w:r>
    </w:p>
    <w:p w14:paraId="391A5F2F"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יב.</w:t>
      </w:r>
      <w:r w:rsidRPr="002F386F">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43C24F0A"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יג.</w:t>
      </w:r>
      <w:r w:rsidRPr="002F386F">
        <w:rPr>
          <w:rFonts w:ascii="Times New Roman" w:eastAsia="Times New Roman" w:hAnsi="Times New Roman" w:cs="David" w:hint="cs"/>
          <w:snapToGrid w:val="0"/>
          <w:sz w:val="24"/>
          <w:szCs w:val="24"/>
          <w:rtl/>
          <w:lang w:eastAsia="he-IL"/>
        </w:rPr>
        <w:tab/>
        <w:t>הכנת תכניות עבודה, פרטים ומפרטים משלימים ככל שיידרש לבצוע עבודות הבידוד התרמי.</w:t>
      </w:r>
    </w:p>
    <w:p w14:paraId="105EF89E" w14:textId="77777777" w:rsidR="00D3735C" w:rsidRPr="002F386F" w:rsidRDefault="00D3735C" w:rsidP="00D3735C">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מובהר בזאת שהיועץ יכין, באם יידרש, מסמכים למכרזים עוד לפני השלמת המסמכים המפורטים לבצוע.</w:t>
      </w:r>
    </w:p>
    <w:p w14:paraId="267491E7" w14:textId="77777777" w:rsidR="00D3735C" w:rsidRPr="002F386F" w:rsidRDefault="00D3735C" w:rsidP="00D3735C">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ab/>
        <w:t>2.4</w:t>
      </w:r>
      <w:r w:rsidRPr="002F386F">
        <w:rPr>
          <w:rFonts w:ascii="Times New Roman" w:eastAsia="Times New Roman" w:hAnsi="Times New Roman" w:cs="David" w:hint="cs"/>
          <w:snapToGrid w:val="0"/>
          <w:sz w:val="24"/>
          <w:szCs w:val="24"/>
          <w:rtl/>
          <w:lang w:eastAsia="he-IL"/>
        </w:rPr>
        <w:tab/>
      </w:r>
      <w:r w:rsidRPr="002F386F">
        <w:rPr>
          <w:rFonts w:ascii="Times New Roman" w:eastAsia="Times New Roman" w:hAnsi="Times New Roman" w:cs="David" w:hint="cs"/>
          <w:snapToGrid w:val="0"/>
          <w:sz w:val="24"/>
          <w:szCs w:val="24"/>
          <w:u w:val="single"/>
          <w:rtl/>
          <w:lang w:eastAsia="he-IL"/>
        </w:rPr>
        <w:t>פיקוח עליון</w:t>
      </w:r>
      <w:r w:rsidRPr="002F386F">
        <w:rPr>
          <w:rFonts w:ascii="Times New Roman" w:eastAsia="Times New Roman" w:hAnsi="Times New Roman" w:cs="David" w:hint="cs"/>
          <w:snapToGrid w:val="0"/>
          <w:sz w:val="24"/>
          <w:szCs w:val="24"/>
          <w:rtl/>
          <w:lang w:eastAsia="he-IL"/>
        </w:rPr>
        <w:t>:</w:t>
      </w:r>
    </w:p>
    <w:p w14:paraId="610E0FDA"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א.</w:t>
      </w:r>
      <w:r w:rsidRPr="002F386F">
        <w:rPr>
          <w:rFonts w:ascii="Times New Roman" w:eastAsia="Times New Roman" w:hAnsi="Times New Roman" w:cs="David" w:hint="cs"/>
          <w:snapToGrid w:val="0"/>
          <w:sz w:val="24"/>
          <w:szCs w:val="24"/>
          <w:rtl/>
          <w:lang w:eastAsia="he-IL"/>
        </w:rPr>
        <w:tab/>
        <w:t>הפיקוח העליון של היועץ על ביצוע עבודות הבידוד התרמי יכלול:</w:t>
      </w:r>
    </w:p>
    <w:p w14:paraId="7382FC3A"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2F386F">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03133BB4"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lastRenderedPageBreak/>
        <w:t>-</w:t>
      </w:r>
      <w:r w:rsidRPr="002F386F">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13E61AF8"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בדיקה באתר ומחוצה לו באם הקבלן והמפקח הבינו את תכניות היועץ ואת הוראותיו.</w:t>
      </w:r>
    </w:p>
    <w:p w14:paraId="7DA566DF"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4D68747E"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3B49ECCD"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1E0E44F3"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2477D4E7"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42F655B"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495019D1"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 xml:space="preserve">מבוטל.    </w:t>
      </w:r>
    </w:p>
    <w:p w14:paraId="20FB44E3"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8E89C3"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הכנה וחתימה על כל מסמך שיידרש ע"י הרשויות מהיועץ במהלך הבניה, על אישור לחיבור הפרויקט למערכות, ועל אישור לאכלוס ולתעודת גמר.</w:t>
      </w:r>
    </w:p>
    <w:p w14:paraId="1147DAC1"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lastRenderedPageBreak/>
        <w:t>-</w:t>
      </w:r>
      <w:r w:rsidRPr="002F386F">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0C9FDA95"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6B915002"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40B73A50"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5044E3F5" w14:textId="77777777" w:rsidR="00D3735C" w:rsidRPr="002F386F" w:rsidRDefault="00D3735C" w:rsidP="00D3735C">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w:t>
      </w:r>
      <w:r w:rsidRPr="002F386F">
        <w:rPr>
          <w:rFonts w:ascii="Times New Roman" w:eastAsia="Times New Roman" w:hAnsi="Times New Roman" w:cs="David" w:hint="cs"/>
          <w:snapToGrid w:val="0"/>
          <w:sz w:val="24"/>
          <w:szCs w:val="24"/>
          <w:rtl/>
          <w:lang w:eastAsia="he-IL"/>
        </w:rPr>
        <w:tab/>
        <w:t>כל יתר הדרוש לפיקוח עליון, ולביקורת על הבניה.</w:t>
      </w:r>
    </w:p>
    <w:p w14:paraId="7DEA001F" w14:textId="77777777" w:rsidR="00D3735C" w:rsidRPr="002F386F" w:rsidRDefault="00D3735C" w:rsidP="00D3735C">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 xml:space="preserve"> </w:t>
      </w:r>
    </w:p>
    <w:p w14:paraId="1513A877"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ב.</w:t>
      </w:r>
      <w:r w:rsidRPr="002F386F">
        <w:rPr>
          <w:rFonts w:ascii="Times New Roman" w:eastAsia="Times New Roman" w:hAnsi="Times New Roman" w:cs="David" w:hint="cs"/>
          <w:snapToGrid w:val="0"/>
          <w:sz w:val="24"/>
          <w:szCs w:val="24"/>
          <w:rtl/>
          <w:lang w:eastAsia="he-IL"/>
        </w:rPr>
        <w:tab/>
        <w:t>כדי למלא משימות אלו יבקר היועץ באתר הבניה ובמפעל הטרומי לפי הזמנת המנהל או המפקח.</w:t>
      </w:r>
    </w:p>
    <w:p w14:paraId="2E3292CE"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ג.</w:t>
      </w:r>
      <w:r w:rsidRPr="002F386F">
        <w:rPr>
          <w:rFonts w:ascii="Times New Roman" w:eastAsia="Times New Roman" w:hAnsi="Times New Roman" w:cs="David" w:hint="cs"/>
          <w:snapToGrid w:val="0"/>
          <w:sz w:val="24"/>
          <w:szCs w:val="24"/>
          <w:rtl/>
          <w:lang w:eastAsia="he-IL"/>
        </w:rPr>
        <w:tab/>
        <w:t>אין היועץ רשאי לתת הוראות במישרין לקבלנים או לנהל משא ומתן עם הקבלנים ביחס למחירים או לדרכי ביצוע אלא באמצעות נציג המזמין.</w:t>
      </w:r>
    </w:p>
    <w:p w14:paraId="6536BDCD"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ד.</w:t>
      </w:r>
      <w:r w:rsidRPr="002F386F">
        <w:rPr>
          <w:rFonts w:ascii="Times New Roman" w:eastAsia="Times New Roman" w:hAnsi="Times New Roman" w:cs="David" w:hint="cs"/>
          <w:snapToGrid w:val="0"/>
          <w:sz w:val="24"/>
          <w:szCs w:val="24"/>
          <w:rtl/>
          <w:lang w:eastAsia="he-IL"/>
        </w:rPr>
        <w:tab/>
        <w:t>לאחר כל ביקור באתר או במפעל היצרן יגיש היועץ לנציג המזמין דו"ח בכתב ובו יציין את התרשמותו ואת הערותיו לגבי ביצוע העבודות.</w:t>
      </w:r>
    </w:p>
    <w:p w14:paraId="001C60EE" w14:textId="77777777" w:rsidR="00D3735C" w:rsidRPr="002F386F" w:rsidRDefault="00D3735C" w:rsidP="00D3735C">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2F386F">
        <w:rPr>
          <w:rFonts w:ascii="Times New Roman" w:eastAsia="Times New Roman" w:hAnsi="Times New Roman" w:cs="David" w:hint="cs"/>
          <w:snapToGrid w:val="0"/>
          <w:sz w:val="24"/>
          <w:szCs w:val="24"/>
          <w:rtl/>
          <w:lang w:eastAsia="he-IL"/>
        </w:rPr>
        <w:t>ה.</w:t>
      </w:r>
      <w:r w:rsidRPr="002F386F">
        <w:rPr>
          <w:rFonts w:ascii="Times New Roman" w:eastAsia="Times New Roman" w:hAnsi="Times New Roman" w:cs="David" w:hint="cs"/>
          <w:snapToGrid w:val="0"/>
          <w:sz w:val="24"/>
          <w:szCs w:val="24"/>
          <w:rtl/>
          <w:lang w:eastAsia="he-IL"/>
        </w:rPr>
        <w:tab/>
        <w:t xml:space="preserve">יעוץ למזמין בדבר אחזקת הפרויקט. </w:t>
      </w:r>
    </w:p>
    <w:p w14:paraId="5BBF3CD0" w14:textId="77777777" w:rsidR="00D3735C" w:rsidRPr="002F386F" w:rsidRDefault="00D3735C" w:rsidP="00D3735C">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528CD3CD" w14:textId="77777777" w:rsidR="00D3735C" w:rsidRPr="002F386F" w:rsidRDefault="00D3735C" w:rsidP="00D3735C">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6F567507" w14:textId="77777777" w:rsidR="00A4660F" w:rsidRPr="002F386F" w:rsidRDefault="00D3735C" w:rsidP="00A4660F">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F386F">
        <w:rPr>
          <w:rFonts w:ascii="Times New Roman" w:eastAsia="Times New Roman" w:hAnsi="Times New Roman" w:cs="David"/>
          <w:b/>
          <w:bCs/>
          <w:snapToGrid w:val="0"/>
          <w:sz w:val="20"/>
          <w:szCs w:val="24"/>
          <w:u w:val="single"/>
          <w:lang w:eastAsia="he-IL"/>
        </w:rPr>
        <w:br w:type="page"/>
      </w:r>
      <w:r w:rsidRPr="002F386F" w:rsidDel="00D3735C">
        <w:rPr>
          <w:rFonts w:ascii="Times New Roman" w:eastAsia="Times New Roman" w:hAnsi="Times New Roman" w:cs="David"/>
          <w:bCs/>
          <w:sz w:val="24"/>
          <w:szCs w:val="24"/>
          <w:u w:val="single"/>
          <w:lang w:eastAsia="he-IL"/>
        </w:rPr>
        <w:lastRenderedPageBreak/>
        <w:t xml:space="preserve"> </w:t>
      </w:r>
      <w:r w:rsidR="00A4660F" w:rsidRPr="002F386F">
        <w:rPr>
          <w:rFonts w:ascii="Times New Roman" w:eastAsia="Times New Roman" w:hAnsi="Times New Roman" w:cs="David" w:hint="cs"/>
          <w:b/>
          <w:bCs/>
          <w:sz w:val="24"/>
          <w:szCs w:val="24"/>
          <w:u w:val="single"/>
          <w:rtl/>
          <w:lang w:eastAsia="he-IL"/>
        </w:rPr>
        <w:t xml:space="preserve">נספח "ב'' </w:t>
      </w:r>
      <w:r w:rsidR="00A4660F" w:rsidRPr="002F386F">
        <w:rPr>
          <w:rFonts w:ascii="Times New Roman" w:eastAsia="Times New Roman" w:hAnsi="Times New Roman" w:cs="David"/>
          <w:b/>
          <w:bCs/>
          <w:sz w:val="24"/>
          <w:szCs w:val="24"/>
          <w:u w:val="single"/>
          <w:rtl/>
          <w:lang w:eastAsia="he-IL"/>
        </w:rPr>
        <w:t>–</w:t>
      </w:r>
      <w:r w:rsidR="00A4660F" w:rsidRPr="002F386F">
        <w:rPr>
          <w:rFonts w:ascii="Times New Roman" w:eastAsia="Times New Roman" w:hAnsi="Times New Roman" w:cs="David" w:hint="cs"/>
          <w:b/>
          <w:bCs/>
          <w:sz w:val="24"/>
          <w:szCs w:val="24"/>
          <w:u w:val="single"/>
          <w:rtl/>
          <w:lang w:eastAsia="he-IL"/>
        </w:rPr>
        <w:t xml:space="preserve"> </w:t>
      </w:r>
      <w:r w:rsidR="00A4660F" w:rsidRPr="002F386F">
        <w:rPr>
          <w:rFonts w:ascii="Times New Roman" w:eastAsia="Times New Roman" w:hAnsi="Times New Roman" w:cs="David" w:hint="cs"/>
          <w:b/>
          <w:bCs/>
          <w:sz w:val="28"/>
          <w:szCs w:val="28"/>
          <w:u w:val="single"/>
          <w:rtl/>
          <w:lang w:eastAsia="he-IL"/>
        </w:rPr>
        <w:t>יועץ אשפה</w:t>
      </w:r>
      <w:r w:rsidR="00A4660F" w:rsidRPr="002F386F">
        <w:rPr>
          <w:rFonts w:ascii="Times New Roman" w:eastAsia="Times New Roman" w:hAnsi="Times New Roman" w:cs="David" w:hint="cs"/>
          <w:b/>
          <w:bCs/>
          <w:sz w:val="24"/>
          <w:szCs w:val="24"/>
          <w:u w:val="single"/>
          <w:rtl/>
          <w:lang w:eastAsia="he-IL"/>
        </w:rPr>
        <w:t xml:space="preserve"> </w:t>
      </w:r>
    </w:p>
    <w:p w14:paraId="62D48FFE" w14:textId="77777777" w:rsidR="00A4660F" w:rsidRPr="002F386F" w:rsidRDefault="00A4660F" w:rsidP="00A4660F">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0FA4E642" w14:textId="77777777" w:rsidR="00A4660F" w:rsidRPr="002F386F" w:rsidRDefault="00A4660F" w:rsidP="00A4660F">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hint="cs"/>
          <w:b/>
          <w:bCs/>
          <w:sz w:val="24"/>
          <w:szCs w:val="24"/>
          <w:u w:val="single"/>
          <w:rtl/>
          <w:lang w:eastAsia="he-IL"/>
        </w:rPr>
        <w:t>שירותי היועץ</w:t>
      </w:r>
    </w:p>
    <w:p w14:paraId="4422236E" w14:textId="77777777" w:rsidR="00A4660F" w:rsidRPr="002F386F" w:rsidRDefault="00A4660F" w:rsidP="00A4660F">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6CB6084D" w14:textId="77777777" w:rsidR="00A4660F" w:rsidRPr="002F386F" w:rsidRDefault="00A4660F" w:rsidP="00A4660F">
      <w:pPr>
        <w:spacing w:before="0" w:beforeAutospacing="0" w:after="0" w:afterAutospacing="0" w:line="240" w:lineRule="auto"/>
        <w:rPr>
          <w:rFonts w:ascii="Times New Roman" w:eastAsia="Times New Roman" w:hAnsi="Times New Roman" w:cs="David"/>
          <w:sz w:val="24"/>
          <w:szCs w:val="24"/>
          <w:rtl/>
          <w:lang w:eastAsia="he-IL"/>
        </w:rPr>
      </w:pPr>
    </w:p>
    <w:p w14:paraId="1E696DE8"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1.</w:t>
      </w:r>
      <w:r w:rsidRPr="002F386F">
        <w:rPr>
          <w:rFonts w:ascii="Times New Roman" w:eastAsia="Times New Roman" w:hAnsi="Times New Roman" w:cs="David" w:hint="cs"/>
          <w:sz w:val="24"/>
          <w:szCs w:val="24"/>
          <w:rtl/>
          <w:lang w:eastAsia="he-IL"/>
        </w:rPr>
        <w:tab/>
        <w:t>יעוץ לתכנון מערך פינוי האשפה.</w:t>
      </w:r>
    </w:p>
    <w:p w14:paraId="4DAA218A"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2D5972F" w14:textId="22097B53" w:rsidR="00A4660F" w:rsidRPr="002F386F" w:rsidRDefault="00A4660F" w:rsidP="00C71DA2">
      <w:pPr>
        <w:tabs>
          <w:tab w:val="left" w:pos="720"/>
          <w:tab w:val="center" w:pos="4153"/>
          <w:tab w:val="right" w:pos="8306"/>
        </w:tabs>
        <w:spacing w:before="0" w:beforeAutospacing="0" w:after="0" w:afterAutospacing="0" w:line="240" w:lineRule="auto"/>
        <w:ind w:left="720" w:hanging="720"/>
        <w:jc w:val="both"/>
        <w:rPr>
          <w:rFonts w:ascii="Times New Roman" w:eastAsia="Times New Roman" w:hAnsi="Times New Roman" w:cs="David"/>
          <w:b/>
          <w:bCs/>
          <w:sz w:val="24"/>
          <w:szCs w:val="24"/>
          <w:rtl/>
          <w:lang w:eastAsia="he-IL"/>
        </w:rPr>
      </w:pPr>
      <w:r w:rsidRPr="002F386F">
        <w:rPr>
          <w:rFonts w:ascii="Times New Roman" w:eastAsia="Times New Roman" w:hAnsi="Times New Roman" w:cs="David" w:hint="cs"/>
          <w:sz w:val="24"/>
          <w:szCs w:val="24"/>
          <w:rtl/>
          <w:lang w:eastAsia="he-IL"/>
        </w:rPr>
        <w:t>2.</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b/>
          <w:bCs/>
          <w:sz w:val="24"/>
          <w:szCs w:val="24"/>
          <w:rtl/>
          <w:lang w:eastAsia="he-IL"/>
        </w:rPr>
        <w:t xml:space="preserve">על היועץ לקבל אישור בכתב מאת המנהל </w:t>
      </w:r>
      <w:r w:rsidRPr="002F386F">
        <w:rPr>
          <w:rFonts w:ascii="Times New Roman" w:eastAsia="Times New Roman" w:hAnsi="Times New Roman" w:cs="David" w:hint="cs"/>
          <w:b/>
          <w:bCs/>
          <w:sz w:val="24"/>
          <w:szCs w:val="24"/>
          <w:u w:val="single"/>
          <w:rtl/>
          <w:lang w:eastAsia="he-IL"/>
        </w:rPr>
        <w:t>לפני התחלת ביצוע כל קטע וכל שלב ולפני הספקת כל שרות חלקי.</w:t>
      </w:r>
      <w:r w:rsidRPr="002F386F">
        <w:rPr>
          <w:rFonts w:ascii="Times New Roman" w:eastAsia="Times New Roman" w:hAnsi="Times New Roman" w:cs="David" w:hint="cs"/>
          <w:b/>
          <w:bCs/>
          <w:sz w:val="24"/>
          <w:szCs w:val="24"/>
          <w:rtl/>
          <w:lang w:eastAsia="he-IL"/>
        </w:rPr>
        <w:t xml:space="preserve"> היועץ יקבל תמורה רק עבור מבנים אשר קיבל הזמנה </w:t>
      </w:r>
      <w:r w:rsidRPr="002F386F">
        <w:rPr>
          <w:rFonts w:ascii="Times New Roman" w:eastAsia="Times New Roman" w:hAnsi="Times New Roman" w:cs="David" w:hint="cs"/>
          <w:b/>
          <w:bCs/>
          <w:sz w:val="24"/>
          <w:szCs w:val="24"/>
          <w:u w:val="single"/>
          <w:rtl/>
          <w:lang w:eastAsia="he-IL"/>
        </w:rPr>
        <w:t>מראש ובכתב מהמנהל</w:t>
      </w:r>
      <w:r w:rsidRPr="002F386F">
        <w:rPr>
          <w:rFonts w:ascii="Times New Roman" w:eastAsia="Times New Roman" w:hAnsi="Times New Roman" w:cs="David" w:hint="cs"/>
          <w:b/>
          <w:bCs/>
          <w:sz w:val="24"/>
          <w:szCs w:val="24"/>
          <w:rtl/>
          <w:lang w:eastAsia="he-IL"/>
        </w:rPr>
        <w:t xml:space="preserve"> לתת יעוץ בנושא אשפה . </w:t>
      </w:r>
    </w:p>
    <w:p w14:paraId="271596B4"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 </w:t>
      </w:r>
    </w:p>
    <w:p w14:paraId="02434CD0"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3.</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b/>
          <w:bCs/>
          <w:sz w:val="24"/>
          <w:szCs w:val="24"/>
          <w:u w:val="single"/>
          <w:rtl/>
          <w:lang w:eastAsia="he-IL"/>
        </w:rPr>
        <w:t>פרוט השירותים</w:t>
      </w:r>
      <w:r w:rsidRPr="002F386F">
        <w:rPr>
          <w:rFonts w:ascii="Times New Roman" w:eastAsia="Times New Roman" w:hAnsi="Times New Roman" w:cs="David" w:hint="cs"/>
          <w:sz w:val="24"/>
          <w:szCs w:val="24"/>
          <w:rtl/>
          <w:lang w:eastAsia="he-IL"/>
        </w:rPr>
        <w:t>:</w:t>
      </w:r>
    </w:p>
    <w:p w14:paraId="6AE67DBC"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ab/>
      </w:r>
    </w:p>
    <w:p w14:paraId="27727BA7"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ab/>
        <w:t xml:space="preserve">3.1 </w:t>
      </w:r>
      <w:r w:rsidRPr="002F386F">
        <w:rPr>
          <w:rFonts w:ascii="Times New Roman" w:eastAsia="Times New Roman" w:hAnsi="Times New Roman" w:cs="David" w:hint="cs"/>
          <w:sz w:val="24"/>
          <w:szCs w:val="24"/>
          <w:u w:val="single"/>
          <w:rtl/>
          <w:lang w:eastAsia="he-IL"/>
        </w:rPr>
        <w:t>תכנון</w:t>
      </w:r>
      <w:r w:rsidRPr="002F386F">
        <w:rPr>
          <w:rFonts w:ascii="Times New Roman" w:eastAsia="Times New Roman" w:hAnsi="Times New Roman" w:cs="David" w:hint="cs"/>
          <w:sz w:val="24"/>
          <w:szCs w:val="24"/>
          <w:rtl/>
          <w:lang w:eastAsia="he-IL"/>
        </w:rPr>
        <w:t>:</w:t>
      </w:r>
    </w:p>
    <w:p w14:paraId="6DFE84DD"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83C1243"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13957779"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גיבוש האפיון של מערכת פינוי האשפה.</w:t>
      </w:r>
    </w:p>
    <w:p w14:paraId="68151C58"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תכנון מערך האשפה בשיתוף אדריכל הפרויקט.</w:t>
      </w:r>
    </w:p>
    <w:p w14:paraId="0CED4F70"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070D2BA5"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1F501603"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5E6925FD"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מתן חוות דעת ויעוץ בכל הקשור בהכנת המכרזים ופרסומם.</w:t>
      </w:r>
    </w:p>
    <w:p w14:paraId="02E33DE5"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62CA2BA4"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00F92E4B" w14:textId="77777777" w:rsidR="00A4660F" w:rsidRPr="002F386F" w:rsidRDefault="00A4660F" w:rsidP="00A4660F">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ab/>
        <w:t xml:space="preserve">3.2 </w:t>
      </w:r>
      <w:r w:rsidRPr="002F386F">
        <w:rPr>
          <w:rFonts w:ascii="Times New Roman" w:eastAsia="Times New Roman" w:hAnsi="Times New Roman" w:cs="David" w:hint="cs"/>
          <w:sz w:val="24"/>
          <w:szCs w:val="24"/>
          <w:u w:val="single"/>
          <w:rtl/>
          <w:lang w:eastAsia="he-IL"/>
        </w:rPr>
        <w:t>הצעות קבלנים</w:t>
      </w:r>
      <w:r w:rsidRPr="002F386F">
        <w:rPr>
          <w:rFonts w:ascii="Times New Roman" w:eastAsia="Times New Roman" w:hAnsi="Times New Roman" w:cs="David" w:hint="cs"/>
          <w:sz w:val="24"/>
          <w:szCs w:val="24"/>
          <w:rtl/>
          <w:lang w:eastAsia="he-IL"/>
        </w:rPr>
        <w:t>:</w:t>
      </w:r>
    </w:p>
    <w:p w14:paraId="72719316" w14:textId="77777777" w:rsidR="00A4660F" w:rsidRPr="002F386F" w:rsidRDefault="00A4660F" w:rsidP="00A4660F">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A24BAC4" w14:textId="77777777" w:rsidR="00A4660F" w:rsidRPr="002F386F" w:rsidRDefault="00A4660F" w:rsidP="00A4660F">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w:t>
      </w:r>
      <w:r w:rsidRPr="002F386F">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3E1DB550" w14:textId="77777777" w:rsidR="00A4660F" w:rsidRPr="002F386F" w:rsidRDefault="00A4660F" w:rsidP="00A4660F">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              למנהל.</w:t>
      </w:r>
    </w:p>
    <w:p w14:paraId="14C19C2D" w14:textId="77777777" w:rsidR="00A4660F" w:rsidRPr="002F386F" w:rsidRDefault="00A4660F" w:rsidP="00A4660F">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ב.</w:t>
      </w:r>
      <w:r w:rsidRPr="002F386F">
        <w:rPr>
          <w:rFonts w:ascii="Times New Roman" w:eastAsia="Times New Roman" w:hAnsi="Times New Roman" w:cs="David" w:hint="cs"/>
          <w:sz w:val="24"/>
          <w:szCs w:val="24"/>
          <w:rtl/>
          <w:lang w:eastAsia="he-IL"/>
        </w:rPr>
        <w:tab/>
        <w:t>מתן חוות דעת בכל הקשור להצעות הקבלנים.</w:t>
      </w:r>
    </w:p>
    <w:p w14:paraId="62912337" w14:textId="77777777" w:rsidR="00A4660F" w:rsidRPr="002F386F" w:rsidRDefault="00A4660F" w:rsidP="00A4660F">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7500F003" w14:textId="77777777" w:rsidR="00A4660F" w:rsidRPr="002F386F" w:rsidRDefault="00A4660F" w:rsidP="00A4660F">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 xml:space="preserve">3.3 </w:t>
      </w:r>
      <w:r w:rsidRPr="002F386F">
        <w:rPr>
          <w:rFonts w:ascii="Times New Roman" w:eastAsia="Times New Roman" w:hAnsi="Times New Roman" w:cs="David" w:hint="cs"/>
          <w:sz w:val="24"/>
          <w:szCs w:val="24"/>
          <w:u w:val="single"/>
          <w:rtl/>
          <w:lang w:eastAsia="he-IL"/>
        </w:rPr>
        <w:t>פיקוח עליון</w:t>
      </w:r>
      <w:r w:rsidRPr="002F386F">
        <w:rPr>
          <w:rFonts w:ascii="Times New Roman" w:eastAsia="Times New Roman" w:hAnsi="Times New Roman" w:cs="David" w:hint="cs"/>
          <w:sz w:val="24"/>
          <w:szCs w:val="24"/>
          <w:rtl/>
          <w:lang w:eastAsia="he-IL"/>
        </w:rPr>
        <w:t>:</w:t>
      </w:r>
    </w:p>
    <w:p w14:paraId="400486AB" w14:textId="77777777" w:rsidR="00A4660F" w:rsidRPr="002F386F" w:rsidRDefault="00A4660F" w:rsidP="00A4660F">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08AF3766" w14:textId="77777777" w:rsidR="00A4660F" w:rsidRPr="002F386F" w:rsidRDefault="00A4660F" w:rsidP="00A4660F">
      <w:pPr>
        <w:widowControl w:val="0"/>
        <w:numPr>
          <w:ilvl w:val="0"/>
          <w:numId w:val="20"/>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פקוח עליון על עבודות התקנת מערכת פינוי האשפה הן באתר והן בבתי מלאכה מחוץ לאתר.</w:t>
      </w:r>
    </w:p>
    <w:p w14:paraId="44ECFF66" w14:textId="77777777" w:rsidR="00A4660F" w:rsidRPr="002F386F" w:rsidRDefault="00A4660F" w:rsidP="00A4660F">
      <w:pPr>
        <w:widowControl w:val="0"/>
        <w:numPr>
          <w:ilvl w:val="0"/>
          <w:numId w:val="20"/>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בחינת תכניות העבודה של הקבלנים אשר זכו בעבודות, עד אישור תכניותיהם לייצור.</w:t>
      </w:r>
    </w:p>
    <w:p w14:paraId="530EC07F" w14:textId="77777777" w:rsidR="00A4660F" w:rsidRPr="002F386F" w:rsidRDefault="00A4660F" w:rsidP="00A4660F">
      <w:pPr>
        <w:widowControl w:val="0"/>
        <w:numPr>
          <w:ilvl w:val="0"/>
          <w:numId w:val="20"/>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77FBBD2C" w14:textId="77777777" w:rsidR="00A4660F" w:rsidRPr="002F386F" w:rsidRDefault="00A4660F" w:rsidP="00A4660F">
      <w:pPr>
        <w:widowControl w:val="0"/>
        <w:numPr>
          <w:ilvl w:val="0"/>
          <w:numId w:val="19"/>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0F95368D" w14:textId="77777777" w:rsidR="00A4660F" w:rsidRPr="002F386F" w:rsidRDefault="00A4660F" w:rsidP="00A4660F">
      <w:pPr>
        <w:widowControl w:val="0"/>
        <w:numPr>
          <w:ilvl w:val="0"/>
          <w:numId w:val="20"/>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6A5A728C" w14:textId="77777777" w:rsidR="00A4660F" w:rsidRPr="002F386F" w:rsidRDefault="00A4660F" w:rsidP="00A4660F">
      <w:pPr>
        <w:widowControl w:val="0"/>
        <w:numPr>
          <w:ilvl w:val="0"/>
          <w:numId w:val="20"/>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2AE94EF6" w14:textId="5656DD79" w:rsidR="00A4660F" w:rsidRPr="002F386F" w:rsidRDefault="00A4660F" w:rsidP="00C71DA2">
      <w:pPr>
        <w:widowControl w:val="0"/>
        <w:numPr>
          <w:ilvl w:val="0"/>
          <w:numId w:val="20"/>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השתתפות בקבלת אישור תברואתי של הרשות לאכלוס/ט</w:t>
      </w:r>
      <w:r w:rsidR="00C71DA2"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 xml:space="preserve"> 4 ותעודת גמר.</w:t>
      </w:r>
    </w:p>
    <w:p w14:paraId="1DD9E065" w14:textId="19ED4E3E" w:rsidR="000206FA" w:rsidRPr="002F386F" w:rsidRDefault="000206FA" w:rsidP="00C71DA2">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A825663" w14:textId="77777777" w:rsidR="000206FA"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538E9B0" w14:textId="77777777" w:rsidR="000206FA"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369B09E" w14:textId="77777777" w:rsidR="000206FA"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8A999A1" w14:textId="77777777" w:rsidR="000206FA"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D77959F" w14:textId="77777777" w:rsidR="000206FA"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FB3D053" w14:textId="77777777" w:rsidR="000206FA" w:rsidRPr="002F386F"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04BD8A5"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F386F">
        <w:rPr>
          <w:rFonts w:ascii="Times New Roman" w:eastAsia="Times New Roman" w:hAnsi="Times New Roman" w:cs="David"/>
          <w:bCs/>
          <w:sz w:val="20"/>
          <w:szCs w:val="24"/>
          <w:u w:val="single"/>
          <w:rtl/>
          <w:lang w:eastAsia="he-IL"/>
        </w:rPr>
        <w:br w:type="page"/>
      </w:r>
      <w:r w:rsidRPr="002F386F">
        <w:rPr>
          <w:rFonts w:ascii="Times New Roman" w:eastAsia="Times New Roman" w:hAnsi="Times New Roman" w:cs="David"/>
          <w:bCs/>
          <w:sz w:val="20"/>
          <w:szCs w:val="24"/>
          <w:u w:val="single"/>
          <w:rtl/>
          <w:lang w:eastAsia="he-IL"/>
        </w:rPr>
        <w:lastRenderedPageBreak/>
        <w:t xml:space="preserve">נספח </w:t>
      </w:r>
      <w:r w:rsidR="0004388B" w:rsidRPr="002F386F">
        <w:rPr>
          <w:rFonts w:ascii="Times New Roman" w:eastAsia="Times New Roman" w:hAnsi="Times New Roman" w:cs="David" w:hint="cs"/>
          <w:bCs/>
          <w:sz w:val="20"/>
          <w:szCs w:val="24"/>
          <w:u w:val="single"/>
          <w:rtl/>
          <w:lang w:eastAsia="he-IL"/>
        </w:rPr>
        <w:t>"</w:t>
      </w:r>
      <w:r w:rsidRPr="002F386F">
        <w:rPr>
          <w:rFonts w:ascii="Times New Roman" w:eastAsia="Times New Roman" w:hAnsi="Times New Roman" w:cs="David"/>
          <w:bCs/>
          <w:sz w:val="20"/>
          <w:szCs w:val="24"/>
          <w:u w:val="single"/>
          <w:rtl/>
          <w:lang w:eastAsia="he-IL"/>
        </w:rPr>
        <w:t>ג</w:t>
      </w:r>
      <w:r w:rsidR="0004388B" w:rsidRPr="002F386F">
        <w:rPr>
          <w:rFonts w:ascii="Times New Roman" w:eastAsia="Times New Roman" w:hAnsi="Times New Roman" w:cs="David" w:hint="cs"/>
          <w:bCs/>
          <w:sz w:val="20"/>
          <w:szCs w:val="24"/>
          <w:u w:val="single"/>
          <w:rtl/>
          <w:lang w:eastAsia="he-IL"/>
        </w:rPr>
        <w:t>'</w:t>
      </w:r>
      <w:r w:rsidRPr="002F386F">
        <w:rPr>
          <w:rFonts w:ascii="Times New Roman" w:eastAsia="Times New Roman" w:hAnsi="Times New Roman" w:cs="David"/>
          <w:bCs/>
          <w:sz w:val="20"/>
          <w:szCs w:val="24"/>
          <w:u w:val="single"/>
          <w:rtl/>
          <w:lang w:eastAsia="he-IL"/>
        </w:rPr>
        <w:t>'</w:t>
      </w:r>
    </w:p>
    <w:p w14:paraId="38C2F946"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E1C946"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F386F">
        <w:rPr>
          <w:rFonts w:ascii="Times New Roman" w:eastAsia="Times New Roman" w:hAnsi="Times New Roman" w:cs="David"/>
          <w:bCs/>
          <w:sz w:val="20"/>
          <w:szCs w:val="24"/>
          <w:u w:val="single"/>
          <w:rtl/>
          <w:lang w:eastAsia="he-IL"/>
        </w:rPr>
        <w:t>לוח זמנים ושלבי עבודה</w:t>
      </w:r>
    </w:p>
    <w:p w14:paraId="32F349EA"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67546C"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91E98D7"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F386F">
        <w:rPr>
          <w:rFonts w:ascii="Times New Roman" w:eastAsia="Times New Roman" w:hAnsi="Times New Roman" w:cs="David"/>
          <w:sz w:val="20"/>
          <w:szCs w:val="24"/>
          <w:lang w:eastAsia="he-IL"/>
        </w:rPr>
        <w:t>–</w:t>
      </w:r>
      <w:r w:rsidRPr="002F386F">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5DA2F46"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5448A0"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המהנדס וצוותו יעסקו בפרויקט לפי הצורך וללא הגבלת זמן.</w:t>
      </w:r>
    </w:p>
    <w:p w14:paraId="327304CF"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8C3539"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7AE26BC6"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4D813E"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העביר המזמין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הערות או הנחיות נוספות לגבי התכניות, יתכנן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הערותיו ו/או הנחיותיו לגבי תכניות שהוגשו לו ע"י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בתוך 30 יום ממועד הגשתן למזמין.</w:t>
      </w:r>
    </w:p>
    <w:p w14:paraId="476405B5"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3BD6F4"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sz w:val="20"/>
          <w:szCs w:val="24"/>
          <w:rtl/>
          <w:lang w:eastAsia="he-IL"/>
        </w:rPr>
        <w:t>אם לא יקבע לוח זמנים במעמד חתימת החוזה יעביר ה</w:t>
      </w:r>
      <w:r w:rsidR="00B17D15" w:rsidRPr="002F386F">
        <w:rPr>
          <w:rFonts w:ascii="Times New Roman" w:eastAsia="Times New Roman" w:hAnsi="Times New Roman" w:cs="David"/>
          <w:sz w:val="20"/>
          <w:szCs w:val="24"/>
          <w:rtl/>
          <w:lang w:eastAsia="he-IL"/>
        </w:rPr>
        <w:t>יועץ</w:t>
      </w:r>
      <w:r w:rsidRPr="002F386F">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9B2458E"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23162E" w14:textId="77777777" w:rsidR="000206FA" w:rsidRPr="002F386F"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3816A207" w14:textId="7BA8A79B" w:rsidR="0004388B" w:rsidRPr="002F386F"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sz w:val="24"/>
          <w:szCs w:val="24"/>
          <w:rtl/>
          <w:lang w:eastAsia="he-IL"/>
        </w:rPr>
        <w:br w:type="page"/>
      </w:r>
      <w:r w:rsidR="0004388B" w:rsidRPr="002F386F">
        <w:rPr>
          <w:rFonts w:ascii="Times New Roman" w:eastAsia="Times New Roman" w:hAnsi="Times New Roman" w:cs="David"/>
          <w:b/>
          <w:bCs/>
          <w:sz w:val="24"/>
          <w:szCs w:val="24"/>
          <w:u w:val="single"/>
          <w:rtl/>
          <w:lang w:eastAsia="he-IL"/>
        </w:rPr>
        <w:lastRenderedPageBreak/>
        <w:t xml:space="preserve">נספח </w:t>
      </w:r>
      <w:r w:rsidR="0004388B" w:rsidRPr="002F386F">
        <w:rPr>
          <w:rFonts w:ascii="Times New Roman" w:eastAsia="Times New Roman" w:hAnsi="Times New Roman" w:cs="David" w:hint="cs"/>
          <w:b/>
          <w:bCs/>
          <w:sz w:val="24"/>
          <w:szCs w:val="24"/>
          <w:u w:val="single"/>
          <w:rtl/>
          <w:lang w:eastAsia="he-IL"/>
        </w:rPr>
        <w:t>"</w:t>
      </w:r>
      <w:r w:rsidR="0004388B" w:rsidRPr="002F386F">
        <w:rPr>
          <w:rFonts w:ascii="Times New Roman" w:eastAsia="Times New Roman" w:hAnsi="Times New Roman" w:cs="David"/>
          <w:b/>
          <w:bCs/>
          <w:sz w:val="24"/>
          <w:szCs w:val="24"/>
          <w:u w:val="single"/>
          <w:rtl/>
          <w:lang w:eastAsia="he-IL"/>
        </w:rPr>
        <w:t>ד</w:t>
      </w:r>
      <w:r w:rsidR="0004388B" w:rsidRPr="002F386F">
        <w:rPr>
          <w:rFonts w:ascii="Times New Roman" w:eastAsia="Times New Roman" w:hAnsi="Times New Roman" w:cs="David" w:hint="cs"/>
          <w:b/>
          <w:bCs/>
          <w:sz w:val="24"/>
          <w:szCs w:val="24"/>
          <w:u w:val="single"/>
          <w:rtl/>
          <w:lang w:eastAsia="he-IL"/>
        </w:rPr>
        <w:t>'</w:t>
      </w:r>
      <w:r w:rsidR="0004388B" w:rsidRPr="002F386F">
        <w:rPr>
          <w:rFonts w:ascii="Times New Roman" w:eastAsia="Times New Roman" w:hAnsi="Times New Roman" w:cs="David"/>
          <w:b/>
          <w:bCs/>
          <w:sz w:val="24"/>
          <w:szCs w:val="24"/>
          <w:u w:val="single"/>
          <w:rtl/>
          <w:lang w:eastAsia="he-IL"/>
        </w:rPr>
        <w:t>'</w:t>
      </w:r>
      <w:r w:rsidR="00D3735C" w:rsidRPr="002F386F">
        <w:rPr>
          <w:rFonts w:ascii="Times New Roman" w:eastAsia="Times New Roman" w:hAnsi="Times New Roman" w:cs="David" w:hint="cs"/>
          <w:b/>
          <w:bCs/>
          <w:sz w:val="24"/>
          <w:szCs w:val="24"/>
          <w:u w:val="single"/>
          <w:rtl/>
          <w:lang w:eastAsia="he-IL"/>
        </w:rPr>
        <w:t xml:space="preserve"> </w:t>
      </w:r>
      <w:r w:rsidR="00D3735C" w:rsidRPr="002F386F">
        <w:rPr>
          <w:rFonts w:ascii="Times New Roman" w:eastAsia="Times New Roman" w:hAnsi="Times New Roman" w:cs="David"/>
          <w:b/>
          <w:bCs/>
          <w:sz w:val="24"/>
          <w:szCs w:val="24"/>
          <w:u w:val="single"/>
          <w:rtl/>
          <w:lang w:eastAsia="he-IL"/>
        </w:rPr>
        <w:t>–</w:t>
      </w:r>
      <w:r w:rsidR="00D3735C" w:rsidRPr="002F386F">
        <w:rPr>
          <w:rFonts w:ascii="Times New Roman" w:eastAsia="Times New Roman" w:hAnsi="Times New Roman" w:cs="David" w:hint="cs"/>
          <w:b/>
          <w:bCs/>
          <w:sz w:val="24"/>
          <w:szCs w:val="24"/>
          <w:u w:val="single"/>
          <w:rtl/>
          <w:lang w:eastAsia="he-IL"/>
        </w:rPr>
        <w:t xml:space="preserve"> ליעוץ בניה ירוקה + יעוץ תרמי </w:t>
      </w:r>
      <w:r w:rsidR="0009762D" w:rsidRPr="002F386F">
        <w:rPr>
          <w:rFonts w:ascii="Times New Roman" w:eastAsia="Times New Roman" w:hAnsi="Times New Roman" w:cs="David" w:hint="cs"/>
          <w:b/>
          <w:bCs/>
          <w:sz w:val="24"/>
          <w:szCs w:val="24"/>
          <w:u w:val="single"/>
          <w:rtl/>
          <w:lang w:eastAsia="he-IL"/>
        </w:rPr>
        <w:t xml:space="preserve">, ו/או אשפה </w:t>
      </w:r>
    </w:p>
    <w:p w14:paraId="5752ACAD" w14:textId="77777777" w:rsidR="0004388B" w:rsidRPr="002F386F"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2F386F">
        <w:rPr>
          <w:rFonts w:ascii="Times New Roman" w:eastAsia="Times New Roman" w:hAnsi="Times New Roman" w:cs="David"/>
          <w:b/>
          <w:bCs/>
          <w:sz w:val="24"/>
          <w:szCs w:val="24"/>
          <w:u w:val="single"/>
          <w:rtl/>
          <w:lang w:eastAsia="he-IL"/>
        </w:rPr>
        <w:t>שכר היועץ</w:t>
      </w:r>
    </w:p>
    <w:p w14:paraId="19B7434A" w14:textId="77777777" w:rsidR="0004388B" w:rsidRPr="002F386F"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69D2A94" w14:textId="1DD897E3" w:rsidR="0004388B" w:rsidRPr="002F386F" w:rsidRDefault="0004388B" w:rsidP="002B7182">
      <w:pPr>
        <w:pStyle w:val="ListParagraph"/>
        <w:widowControl w:val="0"/>
        <w:numPr>
          <w:ilvl w:val="3"/>
          <w:numId w:val="8"/>
        </w:numPr>
        <w:spacing w:before="120" w:after="60" w:line="240" w:lineRule="auto"/>
        <w:ind w:left="-58" w:right="-181" w:hanging="141"/>
        <w:rPr>
          <w:sz w:val="24"/>
          <w:szCs w:val="24"/>
          <w:rtl/>
          <w:lang w:eastAsia="he-IL"/>
        </w:rPr>
      </w:pPr>
      <w:r w:rsidRPr="002F386F">
        <w:rPr>
          <w:sz w:val="24"/>
          <w:szCs w:val="24"/>
          <w:rtl/>
          <w:lang w:eastAsia="he-IL"/>
        </w:rPr>
        <w:t xml:space="preserve">תמורת ביצוע שרותי היועץ, </w:t>
      </w:r>
      <w:r w:rsidR="00C95DAF" w:rsidRPr="002F386F">
        <w:rPr>
          <w:rFonts w:hint="cs"/>
          <w:sz w:val="24"/>
          <w:szCs w:val="24"/>
          <w:rtl/>
          <w:lang w:eastAsia="he-IL"/>
        </w:rPr>
        <w:t xml:space="preserve">ליעוץ </w:t>
      </w:r>
      <w:r w:rsidR="00D3735C" w:rsidRPr="002F386F">
        <w:rPr>
          <w:rFonts w:hint="cs"/>
          <w:sz w:val="24"/>
          <w:szCs w:val="24"/>
          <w:rtl/>
          <w:lang w:eastAsia="he-IL"/>
        </w:rPr>
        <w:t xml:space="preserve">בניה ירוקה </w:t>
      </w:r>
      <w:r w:rsidR="002B7182" w:rsidRPr="002F386F">
        <w:rPr>
          <w:rFonts w:hint="cs"/>
          <w:sz w:val="24"/>
          <w:szCs w:val="24"/>
          <w:rtl/>
          <w:lang w:eastAsia="he-IL"/>
        </w:rPr>
        <w:t xml:space="preserve"> ו/או </w:t>
      </w:r>
      <w:r w:rsidR="00D3735C" w:rsidRPr="002F386F">
        <w:rPr>
          <w:rFonts w:hint="cs"/>
          <w:sz w:val="24"/>
          <w:szCs w:val="24"/>
          <w:rtl/>
          <w:lang w:eastAsia="he-IL"/>
        </w:rPr>
        <w:t xml:space="preserve"> </w:t>
      </w:r>
      <w:r w:rsidR="00C95DAF" w:rsidRPr="002F386F">
        <w:rPr>
          <w:rFonts w:hint="cs"/>
          <w:sz w:val="24"/>
          <w:szCs w:val="24"/>
          <w:rtl/>
          <w:lang w:eastAsia="he-IL"/>
        </w:rPr>
        <w:t xml:space="preserve">יעוץ תרמי </w:t>
      </w:r>
      <w:r w:rsidR="002B7182" w:rsidRPr="002F386F">
        <w:rPr>
          <w:rFonts w:hint="cs"/>
          <w:sz w:val="24"/>
          <w:szCs w:val="24"/>
          <w:rtl/>
          <w:lang w:eastAsia="he-IL"/>
        </w:rPr>
        <w:t xml:space="preserve"> ו/או יעוץ אשפה  , הכל </w:t>
      </w:r>
      <w:r w:rsidRPr="002F386F">
        <w:rPr>
          <w:sz w:val="24"/>
          <w:szCs w:val="24"/>
          <w:rtl/>
          <w:lang w:eastAsia="he-IL"/>
        </w:rPr>
        <w:t>כמפורט בנספח</w:t>
      </w:r>
      <w:r w:rsidR="00C95DAF" w:rsidRPr="002F386F">
        <w:rPr>
          <w:rFonts w:hint="cs"/>
          <w:sz w:val="24"/>
          <w:szCs w:val="24"/>
          <w:rtl/>
          <w:lang w:eastAsia="he-IL"/>
        </w:rPr>
        <w:t xml:space="preserve">ים בחוזה , </w:t>
      </w:r>
      <w:r w:rsidRPr="002F386F">
        <w:rPr>
          <w:sz w:val="24"/>
          <w:szCs w:val="24"/>
          <w:rtl/>
          <w:lang w:eastAsia="he-IL"/>
        </w:rPr>
        <w:t xml:space="preserve"> </w:t>
      </w:r>
      <w:r w:rsidR="002B7182" w:rsidRPr="002F386F">
        <w:rPr>
          <w:rFonts w:hint="cs"/>
          <w:b/>
          <w:bCs/>
          <w:sz w:val="24"/>
          <w:szCs w:val="24"/>
          <w:rtl/>
          <w:lang w:eastAsia="he-IL"/>
        </w:rPr>
        <w:t>ובלבד שהיועץ נתבקש מראש ובכתב מאת המנהל מטעם המזמין בלבד לבצע שירותי היעוץ</w:t>
      </w:r>
      <w:r w:rsidR="002B7182" w:rsidRPr="002F386F">
        <w:rPr>
          <w:rFonts w:hint="cs"/>
          <w:sz w:val="24"/>
          <w:szCs w:val="24"/>
          <w:rtl/>
          <w:lang w:eastAsia="he-IL"/>
        </w:rPr>
        <w:t xml:space="preserve"> ( שכן לא ידרש יעוץ לכלל הנושאים לכל מבנה וכיו"ב </w:t>
      </w:r>
      <w:r w:rsidR="002B7182" w:rsidRPr="002F386F">
        <w:rPr>
          <w:sz w:val="24"/>
          <w:szCs w:val="24"/>
          <w:rtl/>
          <w:lang w:eastAsia="he-IL"/>
        </w:rPr>
        <w:t>–</w:t>
      </w:r>
      <w:r w:rsidR="002B7182" w:rsidRPr="002F386F">
        <w:rPr>
          <w:rFonts w:hint="cs"/>
          <w:sz w:val="24"/>
          <w:szCs w:val="24"/>
          <w:rtl/>
          <w:lang w:eastAsia="he-IL"/>
        </w:rPr>
        <w:t xml:space="preserve"> הכל להחלטת המזמין כאמור ,  אז </w:t>
      </w:r>
      <w:r w:rsidRPr="002F386F">
        <w:rPr>
          <w:sz w:val="24"/>
          <w:szCs w:val="24"/>
          <w:rtl/>
          <w:lang w:eastAsia="he-IL"/>
        </w:rPr>
        <w:t xml:space="preserve">ישלם המזמין </w:t>
      </w:r>
      <w:r w:rsidR="00D3735C" w:rsidRPr="002F386F">
        <w:rPr>
          <w:rFonts w:hint="cs"/>
          <w:sz w:val="24"/>
          <w:szCs w:val="24"/>
          <w:rtl/>
          <w:lang w:eastAsia="he-IL"/>
        </w:rPr>
        <w:t xml:space="preserve">התמורה </w:t>
      </w:r>
      <w:r w:rsidRPr="002F386F">
        <w:rPr>
          <w:sz w:val="24"/>
          <w:szCs w:val="24"/>
          <w:rtl/>
          <w:lang w:eastAsia="he-IL"/>
        </w:rPr>
        <w:t>ליועץ בשעורים כדלקמן:</w:t>
      </w:r>
    </w:p>
    <w:p w14:paraId="05434F55" w14:textId="77777777" w:rsidR="003B3C09" w:rsidRPr="002F386F" w:rsidRDefault="003B3C09" w:rsidP="00637F19">
      <w:pPr>
        <w:pStyle w:val="ListParagraph"/>
        <w:widowControl w:val="0"/>
        <w:numPr>
          <w:ilvl w:val="0"/>
          <w:numId w:val="23"/>
        </w:numPr>
        <w:spacing w:before="120" w:after="60" w:line="240" w:lineRule="auto"/>
        <w:ind w:right="-181"/>
        <w:rPr>
          <w:sz w:val="24"/>
          <w:szCs w:val="24"/>
          <w:rtl/>
          <w:lang w:eastAsia="he-IL"/>
        </w:rPr>
      </w:pPr>
      <w:r w:rsidRPr="002F386F">
        <w:rPr>
          <w:rFonts w:hint="cs"/>
          <w:b/>
          <w:bCs/>
          <w:sz w:val="24"/>
          <w:szCs w:val="24"/>
          <w:u w:val="single"/>
          <w:rtl/>
          <w:lang w:eastAsia="he-IL"/>
        </w:rPr>
        <w:t>למגורים בלבד</w:t>
      </w:r>
      <w:r w:rsidRPr="002F386F">
        <w:rPr>
          <w:rFonts w:hint="cs"/>
          <w:sz w:val="24"/>
          <w:szCs w:val="24"/>
          <w:rtl/>
          <w:lang w:eastAsia="he-IL"/>
        </w:rPr>
        <w:t xml:space="preserve">: </w:t>
      </w:r>
    </w:p>
    <w:p w14:paraId="7677282F" w14:textId="5FF4B48E" w:rsidR="0004388B" w:rsidRPr="002F386F" w:rsidRDefault="002B7182" w:rsidP="0025499F">
      <w:pPr>
        <w:widowControl w:val="0"/>
        <w:spacing w:before="120" w:after="60" w:line="240" w:lineRule="auto"/>
        <w:ind w:right="-18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u w:val="single"/>
          <w:rtl/>
          <w:lang w:eastAsia="he-IL"/>
        </w:rPr>
        <w:t>ירוק + תרמי :</w:t>
      </w:r>
      <w:r w:rsidRPr="002F386F">
        <w:rPr>
          <w:rFonts w:ascii="Times New Roman" w:eastAsia="Times New Roman" w:hAnsi="Times New Roman" w:cs="David" w:hint="cs"/>
          <w:sz w:val="24"/>
          <w:szCs w:val="24"/>
          <w:rtl/>
          <w:lang w:eastAsia="he-IL"/>
        </w:rPr>
        <w:t xml:space="preserve"> </w:t>
      </w:r>
      <w:r w:rsidR="0004388B" w:rsidRPr="002F386F">
        <w:rPr>
          <w:rFonts w:ascii="Times New Roman" w:eastAsia="Times New Roman" w:hAnsi="Times New Roman" w:cs="David" w:hint="cs"/>
          <w:sz w:val="24"/>
          <w:szCs w:val="24"/>
          <w:rtl/>
          <w:lang w:eastAsia="he-IL"/>
        </w:rPr>
        <w:t xml:space="preserve">תמורת ביצוע שירותי היועץ </w:t>
      </w:r>
      <w:r w:rsidR="00D3735C" w:rsidRPr="002F386F">
        <w:rPr>
          <w:rFonts w:ascii="Times New Roman" w:eastAsia="Times New Roman" w:hAnsi="Times New Roman" w:cs="David" w:hint="cs"/>
          <w:sz w:val="24"/>
          <w:szCs w:val="24"/>
          <w:rtl/>
          <w:lang w:eastAsia="he-IL"/>
        </w:rPr>
        <w:t xml:space="preserve">לירוק + תרמי </w:t>
      </w:r>
      <w:r w:rsidR="0004388B" w:rsidRPr="002F386F">
        <w:rPr>
          <w:rFonts w:ascii="Times New Roman" w:eastAsia="Times New Roman" w:hAnsi="Times New Roman" w:cs="David" w:hint="cs"/>
          <w:sz w:val="24"/>
          <w:szCs w:val="24"/>
          <w:rtl/>
          <w:lang w:eastAsia="he-IL"/>
        </w:rPr>
        <w:t xml:space="preserve">ישולם </w:t>
      </w:r>
      <w:r w:rsidR="0004388B" w:rsidRPr="002F386F">
        <w:rPr>
          <w:rFonts w:ascii="Times New Roman" w:eastAsia="Times New Roman" w:hAnsi="Times New Roman" w:cs="David"/>
          <w:sz w:val="24"/>
          <w:szCs w:val="24"/>
          <w:rtl/>
          <w:lang w:eastAsia="he-IL"/>
        </w:rPr>
        <w:t xml:space="preserve">סכום קבוע ומוחלט של </w:t>
      </w:r>
      <w:r w:rsidR="009D6B21" w:rsidRPr="002F386F">
        <w:rPr>
          <w:rFonts w:ascii="Times New Roman" w:eastAsia="Times New Roman" w:hAnsi="Times New Roman" w:cs="David" w:hint="cs"/>
          <w:b/>
          <w:bCs/>
          <w:sz w:val="24"/>
          <w:szCs w:val="24"/>
          <w:rtl/>
          <w:lang w:eastAsia="he-IL"/>
        </w:rPr>
        <w:t>2</w:t>
      </w:r>
      <w:r w:rsidR="0025499F" w:rsidRPr="002F386F">
        <w:rPr>
          <w:rFonts w:ascii="Times New Roman" w:eastAsia="Times New Roman" w:hAnsi="Times New Roman" w:cs="David" w:hint="cs"/>
          <w:b/>
          <w:bCs/>
          <w:sz w:val="24"/>
          <w:szCs w:val="24"/>
          <w:rtl/>
          <w:lang w:eastAsia="he-IL"/>
        </w:rPr>
        <w:t>1</w:t>
      </w:r>
      <w:r w:rsidR="009D6B21" w:rsidRPr="002F386F">
        <w:rPr>
          <w:rFonts w:ascii="Times New Roman" w:eastAsia="Times New Roman" w:hAnsi="Times New Roman" w:cs="David" w:hint="cs"/>
          <w:b/>
          <w:bCs/>
          <w:sz w:val="24"/>
          <w:szCs w:val="24"/>
          <w:rtl/>
          <w:lang w:eastAsia="he-IL"/>
        </w:rPr>
        <w:t>0 ₪</w:t>
      </w:r>
      <w:r w:rsidR="009D6B21" w:rsidRPr="002F386F">
        <w:rPr>
          <w:rFonts w:ascii="Times New Roman" w:eastAsia="Times New Roman" w:hAnsi="Times New Roman" w:cs="David" w:hint="cs"/>
          <w:sz w:val="24"/>
          <w:szCs w:val="24"/>
          <w:rtl/>
          <w:lang w:eastAsia="he-IL"/>
        </w:rPr>
        <w:t xml:space="preserve"> </w:t>
      </w:r>
      <w:r w:rsidR="0004388B" w:rsidRPr="002F386F">
        <w:rPr>
          <w:rFonts w:ascii="Times New Roman" w:eastAsia="Times New Roman" w:hAnsi="Times New Roman" w:cs="David"/>
          <w:sz w:val="24"/>
          <w:szCs w:val="24"/>
          <w:rtl/>
          <w:lang w:eastAsia="he-IL"/>
        </w:rPr>
        <w:t xml:space="preserve">  (במילים </w:t>
      </w:r>
      <w:r w:rsidR="009D6B21" w:rsidRPr="002F386F">
        <w:rPr>
          <w:rFonts w:ascii="Times New Roman" w:eastAsia="Times New Roman" w:hAnsi="Times New Roman" w:cs="David" w:hint="cs"/>
          <w:sz w:val="24"/>
          <w:szCs w:val="24"/>
          <w:rtl/>
          <w:lang w:eastAsia="he-IL"/>
        </w:rPr>
        <w:t>מאתיים ועשר</w:t>
      </w:r>
      <w:r w:rsidR="0025499F" w:rsidRPr="002F386F">
        <w:rPr>
          <w:rFonts w:ascii="Times New Roman" w:eastAsia="Times New Roman" w:hAnsi="Times New Roman" w:cs="David" w:hint="cs"/>
          <w:sz w:val="24"/>
          <w:szCs w:val="24"/>
          <w:rtl/>
          <w:lang w:eastAsia="he-IL"/>
        </w:rPr>
        <w:t>ה</w:t>
      </w:r>
      <w:r w:rsidR="009D6B21" w:rsidRPr="002F386F">
        <w:rPr>
          <w:rFonts w:ascii="Times New Roman" w:eastAsia="Times New Roman" w:hAnsi="Times New Roman" w:cs="David" w:hint="cs"/>
          <w:sz w:val="24"/>
          <w:szCs w:val="24"/>
          <w:rtl/>
          <w:lang w:eastAsia="he-IL"/>
        </w:rPr>
        <w:t xml:space="preserve"> ₪ </w:t>
      </w:r>
      <w:r w:rsidR="0004388B" w:rsidRPr="002F386F">
        <w:rPr>
          <w:rFonts w:ascii="Times New Roman" w:eastAsia="Times New Roman" w:hAnsi="Times New Roman" w:cs="David"/>
          <w:sz w:val="24"/>
          <w:szCs w:val="24"/>
          <w:rtl/>
          <w:lang w:eastAsia="he-IL"/>
        </w:rPr>
        <w:t xml:space="preserve"> ש"ח)</w:t>
      </w:r>
      <w:r w:rsidR="00C95DAF" w:rsidRPr="002F386F">
        <w:rPr>
          <w:rFonts w:ascii="Times New Roman" w:eastAsia="Times New Roman" w:hAnsi="Times New Roman" w:cs="David" w:hint="cs"/>
          <w:sz w:val="24"/>
          <w:szCs w:val="24"/>
          <w:rtl/>
          <w:lang w:eastAsia="he-IL"/>
        </w:rPr>
        <w:t xml:space="preserve"> </w:t>
      </w:r>
      <w:r w:rsidR="0004388B" w:rsidRPr="002F386F">
        <w:rPr>
          <w:rFonts w:ascii="Times New Roman" w:eastAsia="Times New Roman" w:hAnsi="Times New Roman" w:cs="David"/>
          <w:sz w:val="24"/>
          <w:szCs w:val="24"/>
          <w:rtl/>
          <w:lang w:eastAsia="he-IL"/>
        </w:rPr>
        <w:t xml:space="preserve">לכל </w:t>
      </w:r>
      <w:r w:rsidR="009D6B21" w:rsidRPr="002F386F">
        <w:rPr>
          <w:rFonts w:ascii="Times New Roman" w:eastAsia="Times New Roman" w:hAnsi="Times New Roman" w:cs="David" w:hint="cs"/>
          <w:sz w:val="24"/>
          <w:szCs w:val="24"/>
          <w:rtl/>
          <w:lang w:eastAsia="he-IL"/>
        </w:rPr>
        <w:t xml:space="preserve">יח"ד . </w:t>
      </w:r>
      <w:r w:rsidR="0004388B" w:rsidRPr="002F386F">
        <w:rPr>
          <w:rFonts w:ascii="Times New Roman" w:eastAsia="Times New Roman" w:hAnsi="Times New Roman" w:cs="David"/>
          <w:sz w:val="24"/>
          <w:szCs w:val="24"/>
          <w:rtl/>
          <w:lang w:eastAsia="he-IL"/>
        </w:rPr>
        <w:t xml:space="preserve"> </w:t>
      </w:r>
    </w:p>
    <w:p w14:paraId="1ACAC661" w14:textId="33B71D35" w:rsidR="00C71DA2" w:rsidRPr="002F386F" w:rsidRDefault="00C71DA2" w:rsidP="002B7182">
      <w:pPr>
        <w:widowControl w:val="0"/>
        <w:spacing w:before="120" w:after="60" w:line="240" w:lineRule="auto"/>
        <w:ind w:right="-18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u w:val="single"/>
          <w:rtl/>
          <w:lang w:eastAsia="he-IL"/>
        </w:rPr>
        <w:t>עבור יעוץ אשפה</w:t>
      </w:r>
      <w:r w:rsidRPr="002F386F">
        <w:rPr>
          <w:rFonts w:ascii="Times New Roman" w:eastAsia="Times New Roman" w:hAnsi="Times New Roman" w:cs="David" w:hint="cs"/>
          <w:sz w:val="24"/>
          <w:szCs w:val="24"/>
          <w:rtl/>
          <w:lang w:eastAsia="he-IL"/>
        </w:rPr>
        <w:t xml:space="preserve"> </w:t>
      </w:r>
      <w:r w:rsidR="001048E1" w:rsidRPr="002F386F">
        <w:rPr>
          <w:rFonts w:ascii="Times New Roman" w:eastAsia="Times New Roman" w:hAnsi="Times New Roman" w:cs="David" w:hint="cs"/>
          <w:sz w:val="24"/>
          <w:szCs w:val="24"/>
          <w:rtl/>
          <w:lang w:eastAsia="he-IL"/>
        </w:rPr>
        <w:t xml:space="preserve"> : </w:t>
      </w:r>
      <w:r w:rsidR="002B7182" w:rsidRPr="002F386F">
        <w:rPr>
          <w:rFonts w:ascii="Times New Roman" w:eastAsia="Times New Roman" w:hAnsi="Times New Roman" w:cs="David" w:hint="cs"/>
          <w:sz w:val="24"/>
          <w:szCs w:val="24"/>
          <w:rtl/>
          <w:lang w:eastAsia="he-IL"/>
        </w:rPr>
        <w:t xml:space="preserve">שכר מוסכם של </w:t>
      </w:r>
      <w:r w:rsidR="002B7182" w:rsidRPr="002F386F">
        <w:rPr>
          <w:rFonts w:ascii="Times New Roman" w:eastAsia="Times New Roman" w:hAnsi="Times New Roman" w:cs="David" w:hint="cs"/>
          <w:b/>
          <w:bCs/>
          <w:sz w:val="24"/>
          <w:szCs w:val="24"/>
          <w:rtl/>
          <w:lang w:eastAsia="he-IL"/>
        </w:rPr>
        <w:t>90 ₪</w:t>
      </w:r>
      <w:r w:rsidR="002B7182" w:rsidRPr="002F386F">
        <w:rPr>
          <w:rFonts w:ascii="Times New Roman" w:eastAsia="Times New Roman" w:hAnsi="Times New Roman" w:cs="David" w:hint="cs"/>
          <w:sz w:val="24"/>
          <w:szCs w:val="24"/>
          <w:rtl/>
          <w:lang w:eastAsia="he-IL"/>
        </w:rPr>
        <w:t xml:space="preserve"> ( במילים : תשעים ₪ ) לכל יח"ד .</w:t>
      </w:r>
    </w:p>
    <w:p w14:paraId="751FCE58" w14:textId="77777777" w:rsidR="00A133F6" w:rsidRPr="002F386F" w:rsidRDefault="00A133F6" w:rsidP="002B7182">
      <w:pPr>
        <w:widowControl w:val="0"/>
        <w:spacing w:before="120" w:after="60" w:line="240" w:lineRule="auto"/>
        <w:ind w:right="-181"/>
        <w:rPr>
          <w:rFonts w:ascii="Times New Roman" w:eastAsia="Times New Roman" w:hAnsi="Times New Roman" w:cs="David"/>
          <w:sz w:val="24"/>
          <w:szCs w:val="24"/>
          <w:rtl/>
          <w:lang w:eastAsia="he-IL"/>
        </w:rPr>
      </w:pPr>
    </w:p>
    <w:p w14:paraId="26EADF39" w14:textId="1320AFFE" w:rsidR="003B3C09" w:rsidRPr="002F386F" w:rsidRDefault="003B3C09" w:rsidP="00637F19">
      <w:pPr>
        <w:pStyle w:val="ListParagraph"/>
        <w:widowControl w:val="0"/>
        <w:numPr>
          <w:ilvl w:val="0"/>
          <w:numId w:val="23"/>
        </w:numPr>
        <w:spacing w:before="120" w:after="60" w:line="240" w:lineRule="auto"/>
        <w:rPr>
          <w:b/>
          <w:bCs/>
          <w:sz w:val="24"/>
          <w:szCs w:val="24"/>
          <w:u w:val="single"/>
          <w:rtl/>
          <w:lang w:eastAsia="he-IL"/>
        </w:rPr>
      </w:pPr>
      <w:r w:rsidRPr="002F386F">
        <w:rPr>
          <w:rFonts w:hint="cs"/>
          <w:b/>
          <w:bCs/>
          <w:sz w:val="24"/>
          <w:szCs w:val="24"/>
          <w:u w:val="single"/>
          <w:rtl/>
          <w:lang w:eastAsia="he-IL"/>
        </w:rPr>
        <w:t xml:space="preserve">למסחר ו/או תעסוקה : </w:t>
      </w:r>
    </w:p>
    <w:p w14:paraId="544D8AA9" w14:textId="4A9269A9" w:rsidR="0004388B" w:rsidRPr="002F386F" w:rsidRDefault="001048E1" w:rsidP="0025499F">
      <w:pPr>
        <w:widowControl w:val="0"/>
        <w:spacing w:before="120" w:beforeAutospacing="0" w:after="60" w:afterAutospacing="0" w:line="240" w:lineRule="auto"/>
        <w:ind w:left="-58"/>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u w:val="single"/>
          <w:rtl/>
          <w:lang w:eastAsia="he-IL"/>
        </w:rPr>
        <w:t xml:space="preserve">לירוק + תרמי </w:t>
      </w:r>
      <w:r w:rsidRPr="002F386F">
        <w:rPr>
          <w:rFonts w:ascii="Times New Roman" w:eastAsia="Times New Roman" w:hAnsi="Times New Roman" w:cs="David" w:hint="cs"/>
          <w:sz w:val="24"/>
          <w:szCs w:val="24"/>
          <w:rtl/>
          <w:lang w:eastAsia="he-IL"/>
        </w:rPr>
        <w:t xml:space="preserve">: </w:t>
      </w:r>
      <w:r w:rsidR="0004388B" w:rsidRPr="002F386F">
        <w:rPr>
          <w:rFonts w:ascii="Times New Roman" w:eastAsia="Times New Roman" w:hAnsi="Times New Roman" w:cs="David" w:hint="cs"/>
          <w:sz w:val="24"/>
          <w:szCs w:val="24"/>
          <w:rtl/>
          <w:lang w:eastAsia="he-IL"/>
        </w:rPr>
        <w:t xml:space="preserve">תמורת ביצוע שירותי </w:t>
      </w:r>
      <w:r w:rsidR="00D3735C" w:rsidRPr="002F386F">
        <w:rPr>
          <w:rFonts w:ascii="Times New Roman" w:eastAsia="Times New Roman" w:hAnsi="Times New Roman" w:cs="David" w:hint="cs"/>
          <w:sz w:val="24"/>
          <w:szCs w:val="24"/>
          <w:rtl/>
          <w:lang w:eastAsia="he-IL"/>
        </w:rPr>
        <w:t xml:space="preserve">היועץ לירוק + תרמי </w:t>
      </w:r>
      <w:r w:rsidR="0004388B" w:rsidRPr="002F386F">
        <w:rPr>
          <w:rFonts w:ascii="Times New Roman" w:eastAsia="Times New Roman" w:hAnsi="Times New Roman" w:cs="David" w:hint="cs"/>
          <w:sz w:val="24"/>
          <w:szCs w:val="24"/>
          <w:rtl/>
          <w:lang w:eastAsia="he-IL"/>
        </w:rPr>
        <w:t xml:space="preserve">ישולם </w:t>
      </w:r>
      <w:r w:rsidR="0004388B" w:rsidRPr="002F386F">
        <w:rPr>
          <w:rFonts w:ascii="Times New Roman" w:eastAsia="Times New Roman" w:hAnsi="Times New Roman" w:cs="David"/>
          <w:sz w:val="24"/>
          <w:szCs w:val="24"/>
          <w:rtl/>
          <w:lang w:eastAsia="he-IL"/>
        </w:rPr>
        <w:t>סכום קבוע ומוחלט של</w:t>
      </w:r>
      <w:r w:rsidR="0025499F" w:rsidRPr="002F386F">
        <w:rPr>
          <w:rFonts w:ascii="Times New Roman" w:eastAsia="Times New Roman" w:hAnsi="Times New Roman" w:cs="David" w:hint="cs"/>
          <w:sz w:val="24"/>
          <w:szCs w:val="24"/>
          <w:rtl/>
          <w:lang w:eastAsia="he-IL"/>
        </w:rPr>
        <w:t xml:space="preserve"> </w:t>
      </w:r>
      <w:r w:rsidR="0004388B" w:rsidRPr="002F386F">
        <w:rPr>
          <w:rFonts w:ascii="Times New Roman" w:eastAsia="Times New Roman" w:hAnsi="Times New Roman" w:cs="David"/>
          <w:sz w:val="24"/>
          <w:szCs w:val="24"/>
          <w:rtl/>
          <w:lang w:eastAsia="he-IL"/>
        </w:rPr>
        <w:t xml:space="preserve"> </w:t>
      </w:r>
      <w:r w:rsidR="003B3C09" w:rsidRPr="002F386F">
        <w:rPr>
          <w:rFonts w:ascii="Times New Roman" w:eastAsia="Times New Roman" w:hAnsi="Times New Roman" w:cs="David" w:hint="cs"/>
          <w:b/>
          <w:bCs/>
          <w:sz w:val="24"/>
          <w:szCs w:val="24"/>
          <w:rtl/>
          <w:lang w:eastAsia="he-IL"/>
        </w:rPr>
        <w:t>1.</w:t>
      </w:r>
      <w:r w:rsidR="0025499F" w:rsidRPr="002F386F">
        <w:rPr>
          <w:rFonts w:ascii="Times New Roman" w:eastAsia="Times New Roman" w:hAnsi="Times New Roman" w:cs="David" w:hint="cs"/>
          <w:b/>
          <w:bCs/>
          <w:sz w:val="24"/>
          <w:szCs w:val="24"/>
          <w:rtl/>
          <w:lang w:eastAsia="he-IL"/>
        </w:rPr>
        <w:t>3</w:t>
      </w:r>
      <w:r w:rsidR="003B3C09" w:rsidRPr="002F386F">
        <w:rPr>
          <w:rFonts w:ascii="Times New Roman" w:eastAsia="Times New Roman" w:hAnsi="Times New Roman" w:cs="David" w:hint="cs"/>
          <w:b/>
          <w:bCs/>
          <w:sz w:val="24"/>
          <w:szCs w:val="24"/>
          <w:rtl/>
          <w:lang w:eastAsia="he-IL"/>
        </w:rPr>
        <w:t xml:space="preserve"> </w:t>
      </w:r>
      <w:r w:rsidR="0004388B" w:rsidRPr="002F386F">
        <w:rPr>
          <w:rFonts w:ascii="Times New Roman" w:eastAsia="Times New Roman" w:hAnsi="Times New Roman" w:cs="David"/>
          <w:b/>
          <w:bCs/>
          <w:sz w:val="24"/>
          <w:szCs w:val="24"/>
          <w:rtl/>
          <w:lang w:eastAsia="he-IL"/>
        </w:rPr>
        <w:t xml:space="preserve"> ש"ח</w:t>
      </w:r>
      <w:r w:rsidR="0004388B" w:rsidRPr="002F386F">
        <w:rPr>
          <w:rFonts w:ascii="Times New Roman" w:eastAsia="Times New Roman" w:hAnsi="Times New Roman" w:cs="David"/>
          <w:sz w:val="24"/>
          <w:szCs w:val="24"/>
          <w:rtl/>
          <w:lang w:eastAsia="he-IL"/>
        </w:rPr>
        <w:t xml:space="preserve"> </w:t>
      </w:r>
      <w:r w:rsidR="003B3C09" w:rsidRPr="002F386F">
        <w:rPr>
          <w:rFonts w:ascii="Times New Roman" w:eastAsia="Times New Roman" w:hAnsi="Times New Roman" w:cs="David" w:hint="cs"/>
          <w:sz w:val="24"/>
          <w:szCs w:val="24"/>
          <w:rtl/>
          <w:lang w:eastAsia="he-IL"/>
        </w:rPr>
        <w:t xml:space="preserve"> למ"ר </w:t>
      </w:r>
      <w:r w:rsidR="0004388B" w:rsidRPr="002F386F">
        <w:rPr>
          <w:rFonts w:ascii="Times New Roman" w:eastAsia="Times New Roman" w:hAnsi="Times New Roman" w:cs="David"/>
          <w:sz w:val="24"/>
          <w:szCs w:val="24"/>
          <w:rtl/>
          <w:lang w:eastAsia="he-IL"/>
        </w:rPr>
        <w:t>(במילים</w:t>
      </w:r>
      <w:r w:rsidR="0025499F" w:rsidRPr="002F386F">
        <w:rPr>
          <w:rFonts w:ascii="Times New Roman" w:eastAsia="Times New Roman" w:hAnsi="Times New Roman" w:cs="David" w:hint="cs"/>
          <w:sz w:val="24"/>
          <w:szCs w:val="24"/>
          <w:rtl/>
          <w:lang w:eastAsia="he-IL"/>
        </w:rPr>
        <w:t xml:space="preserve">: שקל ושלושים א"ג </w:t>
      </w:r>
      <w:r w:rsidR="003B3C09" w:rsidRPr="002F386F">
        <w:rPr>
          <w:rFonts w:ascii="Times New Roman" w:eastAsia="Times New Roman" w:hAnsi="Times New Roman" w:cs="David" w:hint="cs"/>
          <w:sz w:val="24"/>
          <w:szCs w:val="24"/>
          <w:rtl/>
          <w:lang w:eastAsia="he-IL"/>
        </w:rPr>
        <w:t xml:space="preserve"> למ"ר </w:t>
      </w:r>
      <w:r w:rsidR="0004388B" w:rsidRPr="002F386F">
        <w:rPr>
          <w:rFonts w:ascii="Times New Roman" w:eastAsia="Times New Roman" w:hAnsi="Times New Roman" w:cs="David"/>
          <w:sz w:val="24"/>
          <w:szCs w:val="24"/>
          <w:rtl/>
          <w:lang w:eastAsia="he-IL"/>
        </w:rPr>
        <w:t xml:space="preserve">) לכל </w:t>
      </w:r>
      <w:r w:rsidR="003B3C09" w:rsidRPr="002F386F">
        <w:rPr>
          <w:rFonts w:ascii="Times New Roman" w:eastAsia="Times New Roman" w:hAnsi="Times New Roman" w:cs="David" w:hint="cs"/>
          <w:sz w:val="24"/>
          <w:szCs w:val="24"/>
          <w:rtl/>
          <w:lang w:eastAsia="he-IL"/>
        </w:rPr>
        <w:t xml:space="preserve">שטח עילי מקורה  בגובה תקרה מעל 2.0 מ' </w:t>
      </w:r>
      <w:r w:rsidR="0004388B" w:rsidRPr="002F386F">
        <w:rPr>
          <w:rFonts w:ascii="Times New Roman" w:eastAsia="Times New Roman" w:hAnsi="Times New Roman" w:cs="David"/>
          <w:sz w:val="24"/>
          <w:szCs w:val="24"/>
          <w:rtl/>
          <w:lang w:eastAsia="he-IL"/>
        </w:rPr>
        <w:t xml:space="preserve">. </w:t>
      </w:r>
    </w:p>
    <w:p w14:paraId="0117A81D" w14:textId="77777777" w:rsidR="00A133F6" w:rsidRPr="002F386F" w:rsidRDefault="00A133F6" w:rsidP="00A133F6">
      <w:pPr>
        <w:widowControl w:val="0"/>
        <w:spacing w:before="120" w:beforeAutospacing="0" w:after="60" w:afterAutospacing="0" w:line="240" w:lineRule="auto"/>
        <w:ind w:left="-58"/>
        <w:jc w:val="both"/>
        <w:rPr>
          <w:rFonts w:ascii="Times New Roman" w:eastAsia="Times New Roman" w:hAnsi="Times New Roman" w:cs="David"/>
          <w:sz w:val="24"/>
          <w:szCs w:val="24"/>
          <w:u w:val="single"/>
          <w:rtl/>
          <w:lang w:eastAsia="he-IL"/>
        </w:rPr>
      </w:pPr>
    </w:p>
    <w:p w14:paraId="12A142A1" w14:textId="03991D28" w:rsidR="002B7182" w:rsidRPr="002F386F" w:rsidRDefault="001048E1" w:rsidP="00A133F6">
      <w:pPr>
        <w:widowControl w:val="0"/>
        <w:spacing w:before="120" w:beforeAutospacing="0" w:after="60" w:afterAutospacing="0" w:line="240" w:lineRule="auto"/>
        <w:ind w:left="-58"/>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u w:val="single"/>
          <w:rtl/>
          <w:lang w:eastAsia="he-IL"/>
        </w:rPr>
        <w:t>עבור יעוץ אשפה</w:t>
      </w:r>
      <w:r w:rsidRPr="002F386F">
        <w:rPr>
          <w:rFonts w:ascii="Times New Roman" w:eastAsia="Times New Roman" w:hAnsi="Times New Roman" w:cs="David" w:hint="cs"/>
          <w:sz w:val="24"/>
          <w:szCs w:val="24"/>
          <w:rtl/>
          <w:lang w:eastAsia="he-IL"/>
        </w:rPr>
        <w:t xml:space="preserve">  : </w:t>
      </w:r>
      <w:r w:rsidR="00A133F6" w:rsidRPr="002F386F">
        <w:rPr>
          <w:rFonts w:ascii="Times New Roman" w:eastAsia="Times New Roman" w:hAnsi="Times New Roman" w:cs="David" w:hint="cs"/>
          <w:b/>
          <w:bCs/>
          <w:sz w:val="24"/>
          <w:szCs w:val="24"/>
          <w:rtl/>
          <w:lang w:eastAsia="he-IL"/>
        </w:rPr>
        <w:t xml:space="preserve">0.5 </w:t>
      </w:r>
      <w:r w:rsidRPr="002F386F">
        <w:rPr>
          <w:rFonts w:ascii="Times New Roman" w:eastAsia="Times New Roman" w:hAnsi="Times New Roman" w:cs="David" w:hint="cs"/>
          <w:b/>
          <w:bCs/>
          <w:sz w:val="24"/>
          <w:szCs w:val="24"/>
          <w:rtl/>
          <w:lang w:eastAsia="he-IL"/>
        </w:rPr>
        <w:t>₪</w:t>
      </w:r>
      <w:r w:rsidRPr="002F386F">
        <w:rPr>
          <w:rFonts w:ascii="Times New Roman" w:eastAsia="Times New Roman" w:hAnsi="Times New Roman" w:cs="David" w:hint="cs"/>
          <w:sz w:val="24"/>
          <w:szCs w:val="24"/>
          <w:rtl/>
          <w:lang w:eastAsia="he-IL"/>
        </w:rPr>
        <w:t xml:space="preserve"> </w:t>
      </w:r>
      <w:r w:rsidR="002B7182" w:rsidRPr="002F386F">
        <w:rPr>
          <w:rFonts w:ascii="Times New Roman" w:eastAsia="Times New Roman" w:hAnsi="Times New Roman" w:cs="David" w:hint="cs"/>
          <w:sz w:val="24"/>
          <w:szCs w:val="24"/>
          <w:rtl/>
          <w:lang w:eastAsia="he-IL"/>
        </w:rPr>
        <w:t xml:space="preserve">( במילים: </w:t>
      </w:r>
      <w:r w:rsidR="00A133F6" w:rsidRPr="002F386F">
        <w:rPr>
          <w:rFonts w:ascii="Times New Roman" w:eastAsia="Times New Roman" w:hAnsi="Times New Roman" w:cs="David" w:hint="cs"/>
          <w:sz w:val="24"/>
          <w:szCs w:val="24"/>
          <w:rtl/>
          <w:lang w:eastAsia="he-IL"/>
        </w:rPr>
        <w:t xml:space="preserve">חמישים אגורות </w:t>
      </w:r>
      <w:r w:rsidR="00B408FF" w:rsidRPr="002F386F">
        <w:rPr>
          <w:rFonts w:ascii="Times New Roman" w:eastAsia="Times New Roman" w:hAnsi="Times New Roman" w:cs="David" w:hint="cs"/>
          <w:sz w:val="24"/>
          <w:szCs w:val="24"/>
          <w:rtl/>
          <w:lang w:eastAsia="he-IL"/>
        </w:rPr>
        <w:t xml:space="preserve"> </w:t>
      </w:r>
      <w:r w:rsidR="002B7182" w:rsidRPr="002F386F">
        <w:rPr>
          <w:rFonts w:ascii="Times New Roman" w:eastAsia="Times New Roman" w:hAnsi="Times New Roman" w:cs="David" w:hint="cs"/>
          <w:sz w:val="24"/>
          <w:szCs w:val="24"/>
          <w:rtl/>
          <w:lang w:eastAsia="he-IL"/>
        </w:rPr>
        <w:t xml:space="preserve"> )  ל</w:t>
      </w:r>
      <w:r w:rsidR="00A133F6" w:rsidRPr="002F386F">
        <w:rPr>
          <w:rFonts w:ascii="Times New Roman" w:eastAsia="Times New Roman" w:hAnsi="Times New Roman" w:cs="David" w:hint="cs"/>
          <w:sz w:val="24"/>
          <w:szCs w:val="24"/>
          <w:rtl/>
          <w:lang w:eastAsia="he-IL"/>
        </w:rPr>
        <w:t xml:space="preserve">כל </w:t>
      </w:r>
      <w:r w:rsidR="002B7182" w:rsidRPr="002F386F">
        <w:rPr>
          <w:rFonts w:ascii="Times New Roman" w:eastAsia="Times New Roman" w:hAnsi="Times New Roman" w:cs="David" w:hint="cs"/>
          <w:sz w:val="24"/>
          <w:szCs w:val="24"/>
          <w:rtl/>
          <w:lang w:eastAsia="he-IL"/>
        </w:rPr>
        <w:t xml:space="preserve">מ"ר </w:t>
      </w:r>
      <w:r w:rsidR="002B7182" w:rsidRPr="002F386F">
        <w:rPr>
          <w:rFonts w:ascii="Times New Roman" w:eastAsia="Times New Roman" w:hAnsi="Times New Roman" w:cs="David"/>
          <w:sz w:val="24"/>
          <w:szCs w:val="24"/>
          <w:rtl/>
          <w:lang w:eastAsia="he-IL"/>
        </w:rPr>
        <w:t xml:space="preserve">לכל </w:t>
      </w:r>
      <w:r w:rsidR="002B7182" w:rsidRPr="002F386F">
        <w:rPr>
          <w:rFonts w:ascii="Times New Roman" w:eastAsia="Times New Roman" w:hAnsi="Times New Roman" w:cs="David" w:hint="cs"/>
          <w:sz w:val="24"/>
          <w:szCs w:val="24"/>
          <w:rtl/>
          <w:lang w:eastAsia="he-IL"/>
        </w:rPr>
        <w:t xml:space="preserve">שטח עילי מקורה  בגובה תקרה מעל 2.0 מ' . </w:t>
      </w:r>
    </w:p>
    <w:p w14:paraId="2C7C4560" w14:textId="77777777" w:rsidR="00A133F6" w:rsidRPr="002F386F" w:rsidRDefault="00A133F6" w:rsidP="003B3C09">
      <w:pPr>
        <w:widowControl w:val="0"/>
        <w:spacing w:before="120" w:beforeAutospacing="0" w:after="60" w:afterAutospacing="0" w:line="240" w:lineRule="auto"/>
        <w:ind w:left="1440" w:hanging="1498"/>
        <w:jc w:val="both"/>
        <w:rPr>
          <w:rFonts w:ascii="Times New Roman" w:eastAsia="Times New Roman" w:hAnsi="Times New Roman" w:cs="David"/>
          <w:sz w:val="24"/>
          <w:szCs w:val="24"/>
          <w:u w:val="single"/>
          <w:rtl/>
          <w:lang w:eastAsia="he-IL"/>
        </w:rPr>
      </w:pPr>
    </w:p>
    <w:p w14:paraId="3547D2BB" w14:textId="5816BF9E" w:rsidR="003B3C09" w:rsidRPr="002F386F" w:rsidRDefault="003B3C09" w:rsidP="00637F19">
      <w:pPr>
        <w:pStyle w:val="ListParagraph"/>
        <w:widowControl w:val="0"/>
        <w:numPr>
          <w:ilvl w:val="0"/>
          <w:numId w:val="23"/>
        </w:numPr>
        <w:spacing w:before="120" w:after="60" w:line="240" w:lineRule="auto"/>
        <w:rPr>
          <w:sz w:val="24"/>
          <w:szCs w:val="24"/>
          <w:rtl/>
          <w:lang w:eastAsia="he-IL"/>
        </w:rPr>
      </w:pPr>
      <w:r w:rsidRPr="002F386F">
        <w:rPr>
          <w:rFonts w:hint="cs"/>
          <w:b/>
          <w:bCs/>
          <w:sz w:val="24"/>
          <w:szCs w:val="24"/>
          <w:u w:val="single"/>
          <w:rtl/>
          <w:lang w:eastAsia="he-IL"/>
        </w:rPr>
        <w:t>למגורים בשילוב מסחר ו/או תעסוקה</w:t>
      </w:r>
      <w:r w:rsidRPr="002F386F">
        <w:rPr>
          <w:rFonts w:hint="cs"/>
          <w:sz w:val="24"/>
          <w:szCs w:val="24"/>
          <w:rtl/>
          <w:lang w:eastAsia="he-IL"/>
        </w:rPr>
        <w:t xml:space="preserve"> : </w:t>
      </w:r>
    </w:p>
    <w:p w14:paraId="187EEB54" w14:textId="53C3A211" w:rsidR="003B3C09" w:rsidRPr="002F386F" w:rsidRDefault="003B3C09" w:rsidP="003B3C09">
      <w:pPr>
        <w:widowControl w:val="0"/>
        <w:spacing w:before="120" w:beforeAutospacing="0" w:after="60" w:afterAutospacing="0" w:line="240" w:lineRule="auto"/>
        <w:ind w:left="-58"/>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תמורת ביצוע שירותי היועץ </w:t>
      </w:r>
      <w:r w:rsidR="00D3735C" w:rsidRPr="002F386F">
        <w:rPr>
          <w:rFonts w:ascii="Times New Roman" w:eastAsia="Times New Roman" w:hAnsi="Times New Roman" w:cs="David" w:hint="cs"/>
          <w:sz w:val="24"/>
          <w:szCs w:val="24"/>
          <w:rtl/>
          <w:lang w:eastAsia="he-IL"/>
        </w:rPr>
        <w:t xml:space="preserve">לירוק + תרמי </w:t>
      </w:r>
      <w:r w:rsidRPr="002F386F">
        <w:rPr>
          <w:rFonts w:ascii="Times New Roman" w:eastAsia="Times New Roman" w:hAnsi="Times New Roman" w:cs="David" w:hint="cs"/>
          <w:sz w:val="24"/>
          <w:szCs w:val="24"/>
          <w:rtl/>
          <w:lang w:eastAsia="he-IL"/>
        </w:rPr>
        <w:t xml:space="preserve">ישולם </w:t>
      </w:r>
      <w:r w:rsidRPr="002F386F">
        <w:rPr>
          <w:rFonts w:ascii="Times New Roman" w:eastAsia="Times New Roman" w:hAnsi="Times New Roman" w:cs="David"/>
          <w:sz w:val="24"/>
          <w:szCs w:val="24"/>
          <w:rtl/>
          <w:lang w:eastAsia="he-IL"/>
        </w:rPr>
        <w:t xml:space="preserve">סכום קבוע ומוחלט של </w:t>
      </w:r>
      <w:r w:rsidRPr="002F386F">
        <w:rPr>
          <w:rFonts w:ascii="Times New Roman" w:eastAsia="Times New Roman" w:hAnsi="Times New Roman" w:cs="David" w:hint="cs"/>
          <w:sz w:val="24"/>
          <w:szCs w:val="24"/>
          <w:rtl/>
          <w:lang w:eastAsia="he-IL"/>
        </w:rPr>
        <w:t xml:space="preserve">שילוב  התמורה למגורים ולמסחר ו/או   תעסוקה . </w:t>
      </w:r>
      <w:r w:rsidR="00B408FF" w:rsidRPr="002F386F">
        <w:rPr>
          <w:rFonts w:ascii="Times New Roman" w:eastAsia="Times New Roman" w:hAnsi="Times New Roman" w:cs="David" w:hint="cs"/>
          <w:sz w:val="24"/>
          <w:szCs w:val="24"/>
          <w:rtl/>
          <w:lang w:eastAsia="he-IL"/>
        </w:rPr>
        <w:t xml:space="preserve">ככל ויתבקש היועץ תת גם שירותי יעוץ בנושא אשפה , אזי יוסף שכ"ט כמפורט לעיל . </w:t>
      </w:r>
    </w:p>
    <w:p w14:paraId="2417D2E2" w14:textId="77777777" w:rsidR="00895ED4" w:rsidRPr="002F386F" w:rsidRDefault="00895ED4" w:rsidP="003B3C09">
      <w:pPr>
        <w:widowControl w:val="0"/>
        <w:spacing w:before="120" w:beforeAutospacing="0" w:after="60" w:afterAutospacing="0" w:line="240" w:lineRule="auto"/>
        <w:ind w:left="1440" w:hanging="1498"/>
        <w:jc w:val="both"/>
        <w:rPr>
          <w:rFonts w:ascii="Times New Roman" w:eastAsia="Times New Roman" w:hAnsi="Times New Roman" w:cs="David"/>
          <w:sz w:val="24"/>
          <w:szCs w:val="24"/>
          <w:rtl/>
          <w:lang w:eastAsia="he-IL"/>
        </w:rPr>
      </w:pPr>
    </w:p>
    <w:p w14:paraId="1914E7E7" w14:textId="09971829" w:rsidR="003B3C09" w:rsidRPr="002F386F" w:rsidRDefault="0057737F" w:rsidP="00A133F6">
      <w:pPr>
        <w:widowControl w:val="0"/>
        <w:spacing w:before="120" w:beforeAutospacing="0" w:after="60" w:afterAutospacing="0" w:line="240" w:lineRule="auto"/>
        <w:ind w:left="-58"/>
        <w:jc w:val="both"/>
        <w:rPr>
          <w:rFonts w:ascii="Times New Roman" w:eastAsia="Times New Roman" w:hAnsi="Times New Roman" w:cs="David"/>
          <w:sz w:val="24"/>
          <w:szCs w:val="24"/>
          <w:u w:val="single"/>
          <w:rtl/>
          <w:lang w:eastAsia="he-IL"/>
        </w:rPr>
      </w:pPr>
      <w:r w:rsidRPr="002F386F">
        <w:rPr>
          <w:rFonts w:ascii="Times New Roman" w:eastAsia="Times New Roman" w:hAnsi="Times New Roman" w:cs="David" w:hint="cs"/>
          <w:sz w:val="24"/>
          <w:szCs w:val="24"/>
          <w:u w:val="single"/>
          <w:rtl/>
          <w:lang w:eastAsia="he-IL"/>
        </w:rPr>
        <w:t xml:space="preserve">למען הסק ספר </w:t>
      </w:r>
      <w:r w:rsidR="00895ED4" w:rsidRPr="002F386F">
        <w:rPr>
          <w:rFonts w:ascii="Times New Roman" w:eastAsia="Times New Roman" w:hAnsi="Times New Roman" w:cs="David" w:hint="cs"/>
          <w:b/>
          <w:bCs/>
          <w:sz w:val="24"/>
          <w:szCs w:val="24"/>
          <w:u w:val="single"/>
          <w:rtl/>
          <w:lang w:eastAsia="he-IL"/>
        </w:rPr>
        <w:t>כל</w:t>
      </w:r>
      <w:r w:rsidR="00895ED4" w:rsidRPr="002F386F">
        <w:rPr>
          <w:rFonts w:ascii="Times New Roman" w:eastAsia="Times New Roman" w:hAnsi="Times New Roman" w:cs="David" w:hint="cs"/>
          <w:sz w:val="24"/>
          <w:szCs w:val="24"/>
          <w:u w:val="single"/>
          <w:rtl/>
          <w:lang w:eastAsia="he-IL"/>
        </w:rPr>
        <w:t xml:space="preserve"> </w:t>
      </w:r>
      <w:r w:rsidRPr="002F386F">
        <w:rPr>
          <w:rFonts w:ascii="Times New Roman" w:eastAsia="Times New Roman" w:hAnsi="Times New Roman" w:cs="David" w:hint="cs"/>
          <w:sz w:val="24"/>
          <w:szCs w:val="24"/>
          <w:u w:val="single"/>
          <w:rtl/>
          <w:lang w:eastAsia="he-IL"/>
        </w:rPr>
        <w:t xml:space="preserve">המחירים </w:t>
      </w:r>
      <w:r w:rsidR="00637F19" w:rsidRPr="002F386F">
        <w:rPr>
          <w:rFonts w:ascii="Times New Roman" w:eastAsia="Times New Roman" w:hAnsi="Times New Roman" w:cs="David" w:hint="cs"/>
          <w:sz w:val="24"/>
          <w:szCs w:val="24"/>
          <w:u w:val="single"/>
          <w:rtl/>
          <w:lang w:eastAsia="he-IL"/>
        </w:rPr>
        <w:t xml:space="preserve">בסעיפים הנ"ל </w:t>
      </w:r>
      <w:r w:rsidRPr="002F386F">
        <w:rPr>
          <w:rFonts w:ascii="Times New Roman" w:eastAsia="Times New Roman" w:hAnsi="Times New Roman" w:cs="David" w:hint="cs"/>
          <w:sz w:val="24"/>
          <w:szCs w:val="24"/>
          <w:u w:val="single"/>
          <w:rtl/>
          <w:lang w:eastAsia="he-IL"/>
        </w:rPr>
        <w:t xml:space="preserve">כוללים </w:t>
      </w:r>
      <w:r w:rsidR="001048E1" w:rsidRPr="002F386F">
        <w:rPr>
          <w:rFonts w:ascii="Times New Roman" w:eastAsia="Times New Roman" w:hAnsi="Times New Roman" w:cs="David" w:hint="cs"/>
          <w:sz w:val="24"/>
          <w:szCs w:val="24"/>
          <w:u w:val="single"/>
          <w:rtl/>
          <w:lang w:eastAsia="he-IL"/>
        </w:rPr>
        <w:t>יעוץ לכלל השטחים</w:t>
      </w:r>
      <w:r w:rsidR="00A133F6" w:rsidRPr="002F386F">
        <w:rPr>
          <w:rFonts w:ascii="Times New Roman" w:eastAsia="Times New Roman" w:hAnsi="Times New Roman" w:cs="David" w:hint="cs"/>
          <w:sz w:val="24"/>
          <w:szCs w:val="24"/>
          <w:u w:val="single"/>
          <w:rtl/>
          <w:lang w:eastAsia="he-IL"/>
        </w:rPr>
        <w:t xml:space="preserve"> במגרש /בבנין </w:t>
      </w:r>
      <w:r w:rsidR="001048E1" w:rsidRPr="002F386F">
        <w:rPr>
          <w:rFonts w:ascii="Times New Roman" w:eastAsia="Times New Roman" w:hAnsi="Times New Roman" w:cs="David" w:hint="cs"/>
          <w:sz w:val="24"/>
          <w:szCs w:val="24"/>
          <w:u w:val="single"/>
          <w:rtl/>
          <w:lang w:eastAsia="he-IL"/>
        </w:rPr>
        <w:t xml:space="preserve"> , לא</w:t>
      </w:r>
      <w:r w:rsidR="00A133F6" w:rsidRPr="002F386F">
        <w:rPr>
          <w:rFonts w:ascii="Times New Roman" w:eastAsia="Times New Roman" w:hAnsi="Times New Roman" w:cs="David" w:hint="cs"/>
          <w:sz w:val="24"/>
          <w:szCs w:val="24"/>
          <w:u w:val="single"/>
          <w:rtl/>
          <w:lang w:eastAsia="he-IL"/>
        </w:rPr>
        <w:t xml:space="preserve"> </w:t>
      </w:r>
      <w:r w:rsidR="001048E1" w:rsidRPr="002F386F">
        <w:rPr>
          <w:rFonts w:ascii="Times New Roman" w:eastAsia="Times New Roman" w:hAnsi="Times New Roman" w:cs="David" w:hint="cs"/>
          <w:sz w:val="24"/>
          <w:szCs w:val="24"/>
          <w:u w:val="single"/>
          <w:rtl/>
          <w:lang w:eastAsia="he-IL"/>
        </w:rPr>
        <w:t xml:space="preserve">תשולם כל תוספת עבור שטחי </w:t>
      </w:r>
      <w:r w:rsidRPr="002F386F">
        <w:rPr>
          <w:rFonts w:ascii="Times New Roman" w:eastAsia="Times New Roman" w:hAnsi="Times New Roman" w:cs="David" w:hint="cs"/>
          <w:sz w:val="24"/>
          <w:szCs w:val="24"/>
          <w:u w:val="single"/>
          <w:rtl/>
          <w:lang w:eastAsia="he-IL"/>
        </w:rPr>
        <w:t>מרתפים ופיתוח במגרש</w:t>
      </w:r>
      <w:r w:rsidR="00A133F6" w:rsidRPr="002F386F">
        <w:rPr>
          <w:rFonts w:ascii="Times New Roman" w:eastAsia="Times New Roman" w:hAnsi="Times New Roman" w:cs="David" w:hint="cs"/>
          <w:sz w:val="24"/>
          <w:szCs w:val="24"/>
          <w:u w:val="single"/>
          <w:rtl/>
          <w:lang w:eastAsia="he-IL"/>
        </w:rPr>
        <w:t>ים</w:t>
      </w:r>
      <w:r w:rsidRPr="002F386F">
        <w:rPr>
          <w:rFonts w:ascii="Times New Roman" w:eastAsia="Times New Roman" w:hAnsi="Times New Roman" w:cs="David" w:hint="cs"/>
          <w:sz w:val="24"/>
          <w:szCs w:val="24"/>
          <w:u w:val="single"/>
          <w:rtl/>
          <w:lang w:eastAsia="he-IL"/>
        </w:rPr>
        <w:t xml:space="preserve"> . </w:t>
      </w:r>
      <w:r w:rsidR="003B3C09" w:rsidRPr="002F386F">
        <w:rPr>
          <w:rFonts w:ascii="Times New Roman" w:eastAsia="Times New Roman" w:hAnsi="Times New Roman" w:cs="David" w:hint="cs"/>
          <w:sz w:val="24"/>
          <w:szCs w:val="24"/>
          <w:u w:val="single"/>
          <w:rtl/>
          <w:lang w:eastAsia="he-IL"/>
        </w:rPr>
        <w:t xml:space="preserve"> </w:t>
      </w:r>
    </w:p>
    <w:p w14:paraId="3DCD4B56" w14:textId="77777777" w:rsidR="0004388B" w:rsidRPr="002F386F"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7F357D38" w14:textId="4060C10C" w:rsidR="0004388B" w:rsidRPr="002F386F"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t>2</w:t>
      </w:r>
      <w:r w:rsidRPr="002F386F">
        <w:rPr>
          <w:rFonts w:ascii="Times New Roman" w:eastAsia="Times New Roman" w:hAnsi="Times New Roman" w:cs="David"/>
          <w:sz w:val="24"/>
          <w:szCs w:val="24"/>
          <w:rtl/>
          <w:lang w:eastAsia="he-IL"/>
        </w:rPr>
        <w:t>.</w:t>
      </w:r>
      <w:r w:rsidRPr="002F386F">
        <w:rPr>
          <w:rFonts w:ascii="Times New Roman" w:eastAsia="Times New Roman" w:hAnsi="Times New Roman" w:cs="David"/>
          <w:sz w:val="24"/>
          <w:szCs w:val="24"/>
          <w:rtl/>
          <w:lang w:eastAsia="he-IL"/>
        </w:rPr>
        <w:tab/>
      </w:r>
      <w:r w:rsidRPr="002F386F">
        <w:rPr>
          <w:rFonts w:ascii="Times New Roman" w:eastAsia="Times New Roman" w:hAnsi="Times New Roman" w:cs="David" w:hint="cs"/>
          <w:sz w:val="20"/>
          <w:szCs w:val="24"/>
          <w:rtl/>
          <w:lang w:eastAsia="he-IL"/>
        </w:rPr>
        <w:t xml:space="preserve">הסכום המפורט בסעיף 1.1 לעיל יהיה </w:t>
      </w:r>
      <w:r w:rsidRPr="002F386F">
        <w:rPr>
          <w:rFonts w:ascii="Times New Roman" w:eastAsia="Times New Roman" w:hAnsi="Times New Roman" w:cs="David" w:hint="cs"/>
          <w:b/>
          <w:bCs/>
          <w:sz w:val="20"/>
          <w:szCs w:val="24"/>
          <w:rtl/>
          <w:lang w:eastAsia="he-IL"/>
        </w:rPr>
        <w:t>צמוד ל</w:t>
      </w:r>
      <w:sdt>
        <w:sdtPr>
          <w:rPr>
            <w:rFonts w:ascii="Times New Roman" w:eastAsia="Times New Roman" w:hAnsi="Times New Roman" w:cs="David" w:hint="cs"/>
            <w:b/>
            <w:bCs/>
            <w:sz w:val="24"/>
            <w:szCs w:val="24"/>
            <w:rtl/>
          </w:rPr>
          <w:alias w:val="סוג מדד כותרת"/>
          <w:tag w:val="cntMadadTypeTitle"/>
          <w:id w:val="1394936735"/>
          <w:placeholder>
            <w:docPart w:val="A681F84BCE9D449491EB1F0082676F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A61E0" w:rsidRPr="002F386F">
            <w:rPr>
              <w:rFonts w:ascii="Times New Roman" w:eastAsia="Times New Roman" w:hAnsi="Times New Roman" w:cs="David" w:hint="cs"/>
              <w:b/>
              <w:bCs/>
              <w:sz w:val="24"/>
              <w:szCs w:val="24"/>
              <w:rtl/>
            </w:rPr>
            <w:t>מדד המחירים לצרכן</w:t>
          </w:r>
        </w:sdtContent>
      </w:sdt>
      <w:r w:rsidRPr="002F386F">
        <w:rPr>
          <w:rFonts w:ascii="Times New Roman" w:eastAsia="Times New Roman" w:hAnsi="Times New Roman" w:cs="David" w:hint="cs"/>
          <w:b/>
          <w:bCs/>
          <w:sz w:val="24"/>
          <w:szCs w:val="24"/>
          <w:rtl/>
        </w:rPr>
        <w:br/>
      </w:r>
      <w:sdt>
        <w:sdtPr>
          <w:rPr>
            <w:rFonts w:ascii="Times New Roman" w:eastAsia="Times New Roman" w:hAnsi="Times New Roman" w:cs="David" w:hint="cs"/>
            <w:b/>
            <w:bCs/>
            <w:sz w:val="24"/>
            <w:szCs w:val="24"/>
            <w:rtl/>
          </w:rPr>
          <w:alias w:val="מדד בגין/ידוע - כותרת"/>
          <w:tag w:val="cntIsKnownTitle"/>
          <w:id w:val="1149088069"/>
          <w:placeholder>
            <w:docPart w:val="4B9B43CBCB26466C9901932C2B80E3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A61E0" w:rsidRPr="002F386F">
            <w:rPr>
              <w:rFonts w:ascii="Times New Roman" w:eastAsia="Times New Roman" w:hAnsi="Times New Roman" w:cs="David" w:hint="cs"/>
              <w:b/>
              <w:bCs/>
              <w:sz w:val="24"/>
              <w:szCs w:val="24"/>
              <w:rtl/>
            </w:rPr>
            <w:t>בגין</w:t>
          </w:r>
        </w:sdtContent>
      </w:sdt>
      <w:r w:rsidRPr="002F386F">
        <w:rPr>
          <w:rFonts w:ascii="Times New Roman" w:eastAsia="Times New Roman" w:hAnsi="Times New Roman" w:cs="David" w:hint="cs"/>
          <w:b/>
          <w:bCs/>
          <w:sz w:val="24"/>
          <w:szCs w:val="24"/>
          <w:rtl/>
        </w:rPr>
        <w:t xml:space="preserve"> </w:t>
      </w:r>
      <w:sdt>
        <w:sdtPr>
          <w:rPr>
            <w:rFonts w:ascii="Times New Roman" w:eastAsia="Times New Roman" w:hAnsi="Times New Roman" w:cs="David" w:hint="cs"/>
            <w:b/>
            <w:bCs/>
            <w:sz w:val="24"/>
            <w:szCs w:val="24"/>
            <w:rtl/>
          </w:rPr>
          <w:alias w:val="מדד בסיס"/>
          <w:tag w:val="cntMadadBase"/>
          <w:id w:val="1021983075"/>
          <w:placeholder>
            <w:docPart w:val="E86EB5169884497E86CDDEBE8B4376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9T00:00:00Z">
            <w:dateFormat w:val="dd/MM/yyyy"/>
            <w:lid w:val="he-IL"/>
            <w:storeMappedDataAs w:val="dateTime"/>
            <w:calendar w:val="gregorian"/>
          </w:date>
        </w:sdtPr>
        <w:sdtContent>
          <w:r w:rsidR="00BA61E0" w:rsidRPr="002F386F">
            <w:rPr>
              <w:rFonts w:ascii="Times New Roman" w:eastAsia="Times New Roman" w:hAnsi="Times New Roman" w:cs="David" w:hint="cs"/>
              <w:b/>
              <w:bCs/>
              <w:sz w:val="24"/>
              <w:szCs w:val="24"/>
              <w:rtl/>
            </w:rPr>
            <w:t>‏19/01/2022</w:t>
          </w:r>
        </w:sdtContent>
      </w:sdt>
      <w:r w:rsidRPr="002F386F">
        <w:rPr>
          <w:rFonts w:ascii="Times New Roman" w:eastAsia="Times New Roman" w:hAnsi="Times New Roman" w:cs="David" w:hint="cs"/>
          <w:b/>
          <w:bCs/>
          <w:sz w:val="24"/>
          <w:szCs w:val="24"/>
          <w:rtl/>
        </w:rPr>
        <w:t xml:space="preserve"> (</w:t>
      </w:r>
      <w:r w:rsidRPr="002F386F">
        <w:rPr>
          <w:rFonts w:ascii="Times New Roman" w:eastAsia="Times New Roman" w:hAnsi="Times New Roman" w:cs="David" w:hint="cs"/>
          <w:sz w:val="24"/>
          <w:szCs w:val="24"/>
          <w:rtl/>
        </w:rPr>
        <w:t xml:space="preserve">העומד על </w:t>
      </w:r>
      <w:sdt>
        <w:sdtPr>
          <w:rPr>
            <w:rFonts w:ascii="Times New Roman" w:eastAsia="Times New Roman" w:hAnsi="Times New Roman" w:cs="David" w:hint="cs"/>
            <w:sz w:val="24"/>
            <w:szCs w:val="24"/>
            <w:rtl/>
          </w:rPr>
          <w:alias w:val="נקודות מדד"/>
          <w:tag w:val="cntMadadPoints"/>
          <w:id w:val="-217437650"/>
          <w:placeholder>
            <w:docPart w:val="69EF9B0F66D847C0AF204DD9F338A8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BA61E0" w:rsidRPr="002F386F">
            <w:rPr>
              <w:rFonts w:ascii="Times New Roman" w:eastAsia="Times New Roman" w:hAnsi="Times New Roman" w:cs="David" w:hint="cs"/>
              <w:sz w:val="24"/>
              <w:szCs w:val="24"/>
              <w:rtl/>
            </w:rPr>
            <w:t>231.3849</w:t>
          </w:r>
        </w:sdtContent>
      </w:sdt>
      <w:r w:rsidRPr="002F386F">
        <w:rPr>
          <w:rFonts w:ascii="Times New Roman" w:eastAsia="Times New Roman" w:hAnsi="Times New Roman" w:cs="David" w:hint="cs"/>
          <w:sz w:val="24"/>
          <w:szCs w:val="24"/>
          <w:rtl/>
        </w:rPr>
        <w:t xml:space="preserve"> נקודות) </w:t>
      </w:r>
      <w:r w:rsidRPr="002F386F">
        <w:rPr>
          <w:rFonts w:ascii="Times New Roman" w:eastAsia="Times New Roman" w:hAnsi="Times New Roman" w:cs="David" w:hint="cs"/>
          <w:sz w:val="24"/>
          <w:szCs w:val="24"/>
          <w:rtl/>
          <w:lang w:eastAsia="he-IL"/>
        </w:rPr>
        <w:t xml:space="preserve"> עד למדד הידוע ביום הגשת כל חשבון.</w:t>
      </w:r>
    </w:p>
    <w:p w14:paraId="4211D111" w14:textId="77777777" w:rsidR="0004388B" w:rsidRPr="002F386F"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08E5F9A" w14:textId="77777777" w:rsidR="0004388B" w:rsidRPr="002F386F"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3.</w:t>
      </w:r>
      <w:r w:rsidRPr="002F386F">
        <w:rPr>
          <w:rFonts w:ascii="Times New Roman" w:eastAsia="Times New Roman" w:hAnsi="Times New Roman" w:cs="David"/>
          <w:sz w:val="24"/>
          <w:szCs w:val="24"/>
          <w:rtl/>
          <w:lang w:eastAsia="he-IL"/>
        </w:rPr>
        <w:tab/>
        <w:t>למען הסר ספק:</w:t>
      </w:r>
    </w:p>
    <w:p w14:paraId="30F67C66" w14:textId="77777777" w:rsidR="0004388B" w:rsidRPr="002F386F"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3.1</w:t>
      </w:r>
      <w:r w:rsidRPr="002F386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B0F2CA5" w14:textId="77777777" w:rsidR="0004388B" w:rsidRPr="002F386F"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3.2</w:t>
      </w:r>
      <w:r w:rsidRPr="002F386F">
        <w:rPr>
          <w:rFonts w:ascii="Times New Roman" w:eastAsia="Times New Roman" w:hAnsi="Times New Roman" w:cs="David"/>
          <w:sz w:val="24"/>
          <w:szCs w:val="24"/>
          <w:rtl/>
          <w:lang w:eastAsia="he-IL"/>
        </w:rPr>
        <w:tab/>
        <w:t>מובהר כי שכר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0309CBF" w14:textId="77777777" w:rsidR="0004388B" w:rsidRPr="002F386F"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3.3</w:t>
      </w:r>
      <w:r w:rsidRPr="002F386F">
        <w:rPr>
          <w:rFonts w:ascii="Times New Roman" w:eastAsia="Times New Roman" w:hAnsi="Times New Roman" w:cs="David"/>
          <w:sz w:val="24"/>
          <w:szCs w:val="24"/>
          <w:rtl/>
          <w:lang w:eastAsia="he-IL"/>
        </w:rPr>
        <w:tab/>
        <w:t>שכר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כולל את כל המפורט בחוזה על כל נספחיו, לרבות נספח ב'.</w:t>
      </w:r>
    </w:p>
    <w:p w14:paraId="33FA06F5" w14:textId="77777777" w:rsidR="0004388B" w:rsidRPr="002F386F"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4.</w:t>
      </w:r>
      <w:r w:rsidRPr="002F386F">
        <w:rPr>
          <w:rFonts w:ascii="Times New Roman" w:eastAsia="Times New Roman" w:hAnsi="Times New Roman" w:cs="David"/>
          <w:sz w:val="24"/>
          <w:szCs w:val="24"/>
          <w:rtl/>
          <w:lang w:eastAsia="he-IL"/>
        </w:rPr>
        <w:tab/>
        <w:t>בנוסף לכל תשלום ישולם ל</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והמצאת כל אישור נוסף עפ"י דין.</w:t>
      </w:r>
    </w:p>
    <w:p w14:paraId="19E9A7FE" w14:textId="77777777" w:rsidR="0004388B" w:rsidRPr="002F386F"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5.</w:t>
      </w:r>
      <w:r w:rsidRPr="002F386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הושלמו וכל המסמכים והתוכניות נמסרו למזמין. </w:t>
      </w:r>
    </w:p>
    <w:p w14:paraId="33DE7D96" w14:textId="77777777" w:rsidR="000206FA" w:rsidRPr="002F386F"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2F386F">
        <w:rPr>
          <w:rFonts w:ascii="Times New Roman" w:eastAsia="Times New Roman" w:hAnsi="Times New Roman" w:cs="David"/>
          <w:sz w:val="20"/>
          <w:szCs w:val="20"/>
          <w:rtl/>
          <w:lang w:eastAsia="he-IL"/>
        </w:rPr>
        <w:br w:type="page"/>
      </w:r>
    </w:p>
    <w:p w14:paraId="7984B3D0"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b/>
          <w:bCs/>
          <w:sz w:val="24"/>
          <w:szCs w:val="24"/>
          <w:u w:val="single"/>
          <w:rtl/>
          <w:lang w:eastAsia="he-IL"/>
        </w:rPr>
        <w:lastRenderedPageBreak/>
        <w:t xml:space="preserve">נספח </w:t>
      </w:r>
      <w:r w:rsidR="0004388B" w:rsidRPr="002F386F">
        <w:rPr>
          <w:rFonts w:ascii="Times New Roman" w:eastAsia="Times New Roman" w:hAnsi="Times New Roman" w:cs="David" w:hint="cs"/>
          <w:b/>
          <w:bCs/>
          <w:sz w:val="24"/>
          <w:szCs w:val="24"/>
          <w:u w:val="single"/>
          <w:rtl/>
          <w:lang w:eastAsia="he-IL"/>
        </w:rPr>
        <w:t>"</w:t>
      </w:r>
      <w:r w:rsidRPr="002F386F">
        <w:rPr>
          <w:rFonts w:ascii="Times New Roman" w:eastAsia="Times New Roman" w:hAnsi="Times New Roman" w:cs="David"/>
          <w:b/>
          <w:bCs/>
          <w:sz w:val="24"/>
          <w:szCs w:val="24"/>
          <w:u w:val="single"/>
          <w:rtl/>
          <w:lang w:eastAsia="he-IL"/>
        </w:rPr>
        <w:t>ה'</w:t>
      </w:r>
      <w:r w:rsidR="0004388B" w:rsidRPr="002F386F">
        <w:rPr>
          <w:rFonts w:ascii="Times New Roman" w:eastAsia="Times New Roman" w:hAnsi="Times New Roman" w:cs="David" w:hint="cs"/>
          <w:b/>
          <w:bCs/>
          <w:sz w:val="24"/>
          <w:szCs w:val="24"/>
          <w:u w:val="single"/>
          <w:rtl/>
          <w:lang w:eastAsia="he-IL"/>
        </w:rPr>
        <w:t>'</w:t>
      </w:r>
    </w:p>
    <w:p w14:paraId="72F327F9" w14:textId="77777777" w:rsidR="000206FA" w:rsidRPr="002F386F"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29D9CEA" w14:textId="77777777" w:rsidR="002C3A9A" w:rsidRPr="002F386F" w:rsidRDefault="00D3735C"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hint="cs"/>
          <w:b/>
          <w:bCs/>
          <w:sz w:val="24"/>
          <w:szCs w:val="24"/>
          <w:u w:val="single"/>
          <w:rtl/>
          <w:lang w:eastAsia="he-IL"/>
        </w:rPr>
        <w:t xml:space="preserve">שלבי תשלום - </w:t>
      </w:r>
      <w:r w:rsidR="000206FA" w:rsidRPr="002F386F">
        <w:rPr>
          <w:rFonts w:ascii="Times New Roman" w:eastAsia="Times New Roman" w:hAnsi="Times New Roman" w:cs="David"/>
          <w:b/>
          <w:bCs/>
          <w:sz w:val="24"/>
          <w:szCs w:val="24"/>
          <w:u w:val="single"/>
          <w:rtl/>
          <w:lang w:eastAsia="he-IL"/>
        </w:rPr>
        <w:t>תשלומי שכר ה</w:t>
      </w:r>
      <w:r w:rsidR="00B17D15" w:rsidRPr="002F386F">
        <w:rPr>
          <w:rFonts w:ascii="Times New Roman" w:eastAsia="Times New Roman" w:hAnsi="Times New Roman" w:cs="David"/>
          <w:b/>
          <w:bCs/>
          <w:sz w:val="24"/>
          <w:szCs w:val="24"/>
          <w:u w:val="single"/>
          <w:rtl/>
          <w:lang w:eastAsia="he-IL"/>
        </w:rPr>
        <w:t>יועץ</w:t>
      </w:r>
      <w:r w:rsidRPr="002F386F">
        <w:rPr>
          <w:rFonts w:ascii="Times New Roman" w:eastAsia="Times New Roman" w:hAnsi="Times New Roman" w:cs="David" w:hint="cs"/>
          <w:b/>
          <w:bCs/>
          <w:sz w:val="24"/>
          <w:szCs w:val="24"/>
          <w:u w:val="single"/>
          <w:rtl/>
          <w:lang w:eastAsia="he-IL"/>
        </w:rPr>
        <w:t xml:space="preserve"> </w:t>
      </w:r>
      <w:r w:rsidR="002C3A9A" w:rsidRPr="002F386F">
        <w:rPr>
          <w:rFonts w:ascii="Times New Roman" w:eastAsia="Times New Roman" w:hAnsi="Times New Roman" w:cs="David" w:hint="cs"/>
          <w:b/>
          <w:bCs/>
          <w:sz w:val="24"/>
          <w:szCs w:val="24"/>
          <w:u w:val="single"/>
          <w:rtl/>
          <w:lang w:eastAsia="he-IL"/>
        </w:rPr>
        <w:t>.</w:t>
      </w:r>
    </w:p>
    <w:p w14:paraId="256AFDF2" w14:textId="77777777" w:rsidR="002C3A9A" w:rsidRPr="002F386F" w:rsidRDefault="002C3A9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FE56C74" w14:textId="77777777" w:rsidR="000206FA" w:rsidRPr="002F386F"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F7E8611" w14:textId="77777777" w:rsidR="000206FA" w:rsidRPr="002F386F"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1.</w:t>
      </w:r>
      <w:r w:rsidRPr="002F386F">
        <w:rPr>
          <w:rFonts w:ascii="Times New Roman" w:eastAsia="Times New Roman" w:hAnsi="Times New Roman" w:cs="David"/>
          <w:sz w:val="24"/>
          <w:szCs w:val="24"/>
          <w:rtl/>
          <w:lang w:eastAsia="he-IL"/>
        </w:rPr>
        <w:tab/>
        <w:t>שכר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ישולם לשיעורין כנגד גמר כל שלב ושלב של שרותי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כמוגדר בחוזה לרבות בנספחים ב' ו- ח' כדלקמן: </w:t>
      </w:r>
    </w:p>
    <w:p w14:paraId="2521FAED" w14:textId="77777777" w:rsidR="002C3A9A" w:rsidRPr="002F386F" w:rsidRDefault="002C3A9A" w:rsidP="002C3A9A">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7B8B587" w14:textId="23A409E0" w:rsidR="002C3A9A" w:rsidRPr="002F386F" w:rsidRDefault="002C3A9A" w:rsidP="002C3A9A">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hint="cs"/>
          <w:b/>
          <w:bCs/>
          <w:sz w:val="24"/>
          <w:szCs w:val="24"/>
          <w:u w:val="single"/>
          <w:rtl/>
          <w:lang w:eastAsia="he-IL"/>
        </w:rPr>
        <w:t xml:space="preserve">עבור בניה ירוקה + תרמי </w:t>
      </w:r>
    </w:p>
    <w:p w14:paraId="58917E47" w14:textId="77777777" w:rsidR="00692AAA" w:rsidRPr="002F386F" w:rsidRDefault="00692AA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2531E8B" w14:textId="40AA8432" w:rsidR="00E61F93" w:rsidRPr="002F386F" w:rsidRDefault="00E61F93" w:rsidP="00E61F93">
      <w:pPr>
        <w:pStyle w:val="ListParagraph"/>
        <w:numPr>
          <w:ilvl w:val="0"/>
          <w:numId w:val="22"/>
        </w:numPr>
        <w:spacing w:line="240" w:lineRule="auto"/>
        <w:rPr>
          <w:sz w:val="24"/>
          <w:szCs w:val="24"/>
          <w:rtl/>
          <w:lang w:eastAsia="he-IL"/>
        </w:rPr>
      </w:pPr>
      <w:r w:rsidRPr="002F386F">
        <w:rPr>
          <w:sz w:val="24"/>
          <w:szCs w:val="24"/>
          <w:rtl/>
          <w:lang w:eastAsia="he-IL"/>
        </w:rPr>
        <w:t xml:space="preserve">סיום בדיקת התכנות לעמידה בתקן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10%</w:t>
      </w:r>
      <w:r w:rsidRPr="002F386F">
        <w:rPr>
          <w:sz w:val="24"/>
          <w:szCs w:val="24"/>
          <w:rtl/>
          <w:lang w:eastAsia="he-IL"/>
        </w:rPr>
        <w:tab/>
      </w:r>
    </w:p>
    <w:p w14:paraId="39C79695" w14:textId="4D848767" w:rsidR="00E61F93" w:rsidRPr="002F386F" w:rsidRDefault="00E61F93" w:rsidP="00E61F93">
      <w:pPr>
        <w:pStyle w:val="ListParagraph"/>
        <w:numPr>
          <w:ilvl w:val="0"/>
          <w:numId w:val="22"/>
        </w:numPr>
        <w:spacing w:line="240" w:lineRule="auto"/>
        <w:rPr>
          <w:sz w:val="24"/>
          <w:szCs w:val="24"/>
          <w:rtl/>
          <w:lang w:eastAsia="he-IL"/>
        </w:rPr>
      </w:pPr>
      <w:r w:rsidRPr="002F386F">
        <w:rPr>
          <w:rFonts w:hint="cs"/>
          <w:sz w:val="24"/>
          <w:szCs w:val="24"/>
          <w:rtl/>
          <w:lang w:eastAsia="he-IL"/>
        </w:rPr>
        <w:t>אישור המזמין ו</w:t>
      </w:r>
      <w:r w:rsidRPr="002F386F">
        <w:rPr>
          <w:sz w:val="24"/>
          <w:szCs w:val="24"/>
          <w:rtl/>
          <w:lang w:eastAsia="he-IL"/>
        </w:rPr>
        <w:t xml:space="preserve">הגשת החומרים למכון הבדיקה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10%</w:t>
      </w:r>
    </w:p>
    <w:p w14:paraId="38E8B509" w14:textId="1CA2720D" w:rsidR="00E61F93" w:rsidRPr="002F386F" w:rsidRDefault="00E61F93" w:rsidP="00E61F93">
      <w:pPr>
        <w:pStyle w:val="ListParagraph"/>
        <w:numPr>
          <w:ilvl w:val="0"/>
          <w:numId w:val="22"/>
        </w:numPr>
        <w:spacing w:line="240" w:lineRule="auto"/>
        <w:rPr>
          <w:sz w:val="24"/>
          <w:szCs w:val="24"/>
          <w:rtl/>
          <w:lang w:eastAsia="he-IL"/>
        </w:rPr>
      </w:pPr>
      <w:r w:rsidRPr="002F386F">
        <w:rPr>
          <w:sz w:val="24"/>
          <w:szCs w:val="24"/>
          <w:rtl/>
          <w:lang w:eastAsia="he-IL"/>
        </w:rPr>
        <w:t xml:space="preserve">קבלת אישור מקדמי (תנאי להגשת בקשה להיתר)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20%</w:t>
      </w:r>
    </w:p>
    <w:p w14:paraId="5275EB1E" w14:textId="2831A312" w:rsidR="00E61F93" w:rsidRPr="002F386F" w:rsidRDefault="00E61F93" w:rsidP="00E61F93">
      <w:pPr>
        <w:pStyle w:val="ListParagraph"/>
        <w:numPr>
          <w:ilvl w:val="0"/>
          <w:numId w:val="22"/>
        </w:numPr>
        <w:spacing w:line="240" w:lineRule="auto"/>
        <w:rPr>
          <w:sz w:val="24"/>
          <w:szCs w:val="24"/>
          <w:rtl/>
          <w:lang w:eastAsia="he-IL"/>
        </w:rPr>
      </w:pPr>
      <w:r w:rsidRPr="002F386F">
        <w:rPr>
          <w:sz w:val="24"/>
          <w:szCs w:val="24"/>
          <w:rtl/>
          <w:lang w:eastAsia="he-IL"/>
        </w:rPr>
        <w:t xml:space="preserve">קבלת אישור שלב א (תנאי לתחילת עבודות)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20%</w:t>
      </w:r>
    </w:p>
    <w:p w14:paraId="10C9B75E" w14:textId="3EA98900" w:rsidR="00E61F93" w:rsidRPr="002F386F" w:rsidRDefault="00E61F93" w:rsidP="00E61F93">
      <w:pPr>
        <w:pStyle w:val="ListParagraph"/>
        <w:numPr>
          <w:ilvl w:val="0"/>
          <w:numId w:val="22"/>
        </w:numPr>
        <w:spacing w:line="240" w:lineRule="auto"/>
        <w:rPr>
          <w:sz w:val="24"/>
          <w:szCs w:val="24"/>
          <w:rtl/>
          <w:lang w:eastAsia="he-IL"/>
        </w:rPr>
      </w:pPr>
      <w:r w:rsidRPr="002F386F">
        <w:rPr>
          <w:sz w:val="24"/>
          <w:szCs w:val="24"/>
          <w:rtl/>
          <w:lang w:eastAsia="he-IL"/>
        </w:rPr>
        <w:t xml:space="preserve">לאחר הגשת דוח תרמי מלא כולל הרצות ודרוג אנרגטי </w:t>
      </w:r>
      <w:r w:rsidRPr="002F386F">
        <w:rPr>
          <w:sz w:val="24"/>
          <w:szCs w:val="24"/>
          <w:rtl/>
          <w:lang w:eastAsia="he-IL"/>
        </w:rPr>
        <w:tab/>
      </w:r>
      <w:r w:rsidRPr="002F386F">
        <w:rPr>
          <w:sz w:val="24"/>
          <w:szCs w:val="24"/>
          <w:rtl/>
          <w:lang w:eastAsia="he-IL"/>
        </w:rPr>
        <w:tab/>
      </w:r>
      <w:r w:rsidRPr="002F386F">
        <w:rPr>
          <w:sz w:val="24"/>
          <w:szCs w:val="24"/>
          <w:rtl/>
          <w:lang w:eastAsia="he-IL"/>
        </w:rPr>
        <w:tab/>
        <w:t>– 20%</w:t>
      </w:r>
    </w:p>
    <w:p w14:paraId="258C3FFB" w14:textId="6871ACB6" w:rsidR="00E61F93" w:rsidRPr="002F386F" w:rsidRDefault="00E61F93" w:rsidP="00E61F93">
      <w:pPr>
        <w:pStyle w:val="ListParagraph"/>
        <w:numPr>
          <w:ilvl w:val="0"/>
          <w:numId w:val="22"/>
        </w:numPr>
        <w:spacing w:line="240" w:lineRule="auto"/>
        <w:rPr>
          <w:sz w:val="24"/>
          <w:szCs w:val="24"/>
          <w:rtl/>
          <w:lang w:eastAsia="he-IL"/>
        </w:rPr>
      </w:pPr>
      <w:r w:rsidRPr="002F386F">
        <w:rPr>
          <w:sz w:val="24"/>
          <w:szCs w:val="24"/>
          <w:rtl/>
          <w:lang w:eastAsia="he-IL"/>
        </w:rPr>
        <w:t xml:space="preserve">לאחר סיור גמר שלד באתר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5%</w:t>
      </w:r>
    </w:p>
    <w:p w14:paraId="107F47D1" w14:textId="6BEC063B" w:rsidR="00E61F93" w:rsidRPr="002F386F" w:rsidRDefault="00E61F93" w:rsidP="00E61F93">
      <w:pPr>
        <w:pStyle w:val="ListParagraph"/>
        <w:numPr>
          <w:ilvl w:val="0"/>
          <w:numId w:val="22"/>
        </w:numPr>
        <w:spacing w:line="240" w:lineRule="auto"/>
        <w:rPr>
          <w:sz w:val="24"/>
          <w:szCs w:val="24"/>
          <w:rtl/>
          <w:lang w:eastAsia="he-IL"/>
        </w:rPr>
      </w:pPr>
      <w:r w:rsidRPr="002F386F">
        <w:rPr>
          <w:sz w:val="24"/>
          <w:szCs w:val="24"/>
          <w:rtl/>
          <w:lang w:eastAsia="he-IL"/>
        </w:rPr>
        <w:t xml:space="preserve">פיקוח עליון באתר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5%</w:t>
      </w:r>
    </w:p>
    <w:p w14:paraId="7DF2E946" w14:textId="0F3C2CE1" w:rsidR="00E61F93" w:rsidRPr="002F386F" w:rsidRDefault="00E61F93" w:rsidP="00E61F93">
      <w:pPr>
        <w:pStyle w:val="ListParagraph"/>
        <w:numPr>
          <w:ilvl w:val="0"/>
          <w:numId w:val="22"/>
        </w:numPr>
        <w:spacing w:line="240" w:lineRule="auto"/>
        <w:rPr>
          <w:sz w:val="24"/>
          <w:szCs w:val="24"/>
          <w:rtl/>
          <w:lang w:eastAsia="he-IL"/>
        </w:rPr>
      </w:pPr>
      <w:r w:rsidRPr="002F386F">
        <w:rPr>
          <w:rFonts w:hint="cs"/>
          <w:sz w:val="24"/>
          <w:szCs w:val="24"/>
          <w:rtl/>
          <w:lang w:eastAsia="he-IL"/>
        </w:rPr>
        <w:t xml:space="preserve">המצאת האישורים לאיכלוס וקבת טופס 4 </w:t>
      </w:r>
      <w:r w:rsidRPr="002F386F">
        <w:rPr>
          <w:sz w:val="24"/>
          <w:szCs w:val="24"/>
          <w:rtl/>
          <w:lang w:eastAsia="he-IL"/>
        </w:rPr>
        <w:t xml:space="preserve"> </w:t>
      </w:r>
      <w:r w:rsidRPr="002F386F">
        <w:rPr>
          <w:sz w:val="24"/>
          <w:szCs w:val="24"/>
          <w:rtl/>
          <w:lang w:eastAsia="he-IL"/>
        </w:rPr>
        <w:tab/>
      </w:r>
      <w:r w:rsidRPr="002F386F">
        <w:rPr>
          <w:sz w:val="24"/>
          <w:szCs w:val="24"/>
          <w:rtl/>
          <w:lang w:eastAsia="he-IL"/>
        </w:rPr>
        <w:tab/>
      </w:r>
      <w:r w:rsidRPr="002F386F">
        <w:rPr>
          <w:sz w:val="24"/>
          <w:szCs w:val="24"/>
          <w:rtl/>
          <w:lang w:eastAsia="he-IL"/>
        </w:rPr>
        <w:tab/>
      </w:r>
      <w:r w:rsidRPr="002F386F">
        <w:rPr>
          <w:sz w:val="24"/>
          <w:szCs w:val="24"/>
          <w:rtl/>
          <w:lang w:eastAsia="he-IL"/>
        </w:rPr>
        <w:tab/>
        <w:t>– 10%</w:t>
      </w:r>
    </w:p>
    <w:p w14:paraId="6AEC2627" w14:textId="77777777" w:rsidR="00E61F93" w:rsidRPr="002F386F" w:rsidRDefault="00E61F93" w:rsidP="00E61F93">
      <w:pPr>
        <w:spacing w:before="0" w:beforeAutospacing="0" w:after="0" w:afterAutospacing="0" w:line="240" w:lineRule="auto"/>
        <w:rPr>
          <w:rFonts w:ascii="Times New Roman" w:eastAsia="Times New Roman" w:hAnsi="Times New Roman" w:cs="David"/>
          <w:sz w:val="24"/>
          <w:szCs w:val="24"/>
          <w:rtl/>
          <w:lang w:eastAsia="he-IL"/>
        </w:rPr>
      </w:pPr>
    </w:p>
    <w:p w14:paraId="12925B01" w14:textId="169F2966" w:rsidR="00E61F93" w:rsidRPr="002F386F" w:rsidRDefault="00E61F93" w:rsidP="00E61F93">
      <w:pPr>
        <w:spacing w:before="0" w:beforeAutospacing="0" w:after="0" w:afterAutospacing="0" w:line="240" w:lineRule="auto"/>
        <w:rPr>
          <w:rFonts w:ascii="Times New Roman" w:eastAsia="Times New Roman" w:hAnsi="Times New Roman" w:cs="David"/>
          <w:b/>
          <w:bCs/>
          <w:sz w:val="24"/>
          <w:szCs w:val="24"/>
          <w:lang w:eastAsia="he-IL"/>
        </w:rPr>
      </w:pPr>
      <w:r w:rsidRPr="002F386F">
        <w:rPr>
          <w:rFonts w:ascii="Times New Roman" w:eastAsia="Times New Roman" w:hAnsi="Times New Roman" w:cs="David" w:hint="cs"/>
          <w:b/>
          <w:bCs/>
          <w:sz w:val="24"/>
          <w:szCs w:val="24"/>
          <w:rtl/>
          <w:lang w:eastAsia="he-IL"/>
        </w:rPr>
        <w:t xml:space="preserve">סה"כ : </w:t>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t>100%</w:t>
      </w:r>
    </w:p>
    <w:p w14:paraId="430BB90F" w14:textId="4A4967C2" w:rsidR="00B6433C" w:rsidRPr="00B6433C" w:rsidRDefault="00B6433C" w:rsidP="00B6433C">
      <w:pPr>
        <w:spacing w:before="0" w:beforeAutospacing="0" w:after="0" w:afterAutospacing="0" w:line="240" w:lineRule="auto"/>
        <w:rPr>
          <w:rFonts w:ascii="Calibri" w:eastAsia="Times New Roman" w:hAnsi="Calibri" w:cs="Calibri"/>
        </w:rPr>
      </w:pPr>
    </w:p>
    <w:p w14:paraId="16E86923" w14:textId="77777777" w:rsidR="00D3735C" w:rsidRPr="002F386F" w:rsidRDefault="00D3735C"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A9A53BA" w14:textId="61A80D21" w:rsidR="001C31B2" w:rsidRPr="002F386F" w:rsidRDefault="001C31B2" w:rsidP="001C31B2">
      <w:pPr>
        <w:tabs>
          <w:tab w:val="right" w:pos="5960"/>
        </w:tabs>
        <w:spacing w:before="0" w:beforeAutospacing="0" w:after="0" w:afterAutospacing="0" w:line="240" w:lineRule="auto"/>
        <w:ind w:left="-58" w:right="84"/>
        <w:rPr>
          <w:rFonts w:ascii="Times New Roman" w:eastAsia="Times New Roman" w:hAnsi="Times New Roman" w:cs="David"/>
          <w:sz w:val="24"/>
          <w:szCs w:val="24"/>
          <w:rtl/>
          <w:lang w:eastAsia="he-IL"/>
        </w:rPr>
      </w:pPr>
      <w:r w:rsidRPr="002F386F">
        <w:rPr>
          <w:rFonts w:ascii="Times New Roman" w:eastAsia="Times New Roman" w:hAnsi="Times New Roman" w:cs="David" w:hint="cs"/>
          <w:b/>
          <w:bCs/>
          <w:sz w:val="24"/>
          <w:szCs w:val="24"/>
          <w:u w:val="single"/>
          <w:rtl/>
          <w:lang w:eastAsia="he-IL"/>
        </w:rPr>
        <w:t xml:space="preserve">שכר היועץ ככל ויוזמן עבור יועץ אשפה </w:t>
      </w:r>
      <w:r w:rsidRPr="002F386F">
        <w:rPr>
          <w:rFonts w:ascii="Times New Roman" w:eastAsia="Times New Roman" w:hAnsi="Times New Roman" w:cs="David" w:hint="cs"/>
          <w:sz w:val="24"/>
          <w:szCs w:val="24"/>
          <w:rtl/>
          <w:lang w:eastAsia="he-IL"/>
        </w:rPr>
        <w:t>, ישולם לשיעורין כנגד גמר כל שלב ושלב של שרותי היועץ כמוגדר בחוזה כדלקמן:</w:t>
      </w:r>
      <w:r w:rsidRPr="002F386F">
        <w:rPr>
          <w:rFonts w:ascii="Times New Roman" w:eastAsia="Times New Roman" w:hAnsi="Times New Roman" w:cs="David" w:hint="cs"/>
          <w:sz w:val="24"/>
          <w:szCs w:val="24"/>
          <w:rtl/>
          <w:lang w:eastAsia="he-IL"/>
        </w:rPr>
        <w:br/>
      </w:r>
    </w:p>
    <w:p w14:paraId="7D8AC8E1" w14:textId="77777777" w:rsidR="001C31B2" w:rsidRPr="002F386F" w:rsidRDefault="001C31B2" w:rsidP="001C31B2">
      <w:pPr>
        <w:spacing w:before="0" w:beforeAutospacing="0" w:after="0" w:afterAutospacing="0" w:line="240" w:lineRule="auto"/>
        <w:ind w:left="720"/>
        <w:rPr>
          <w:rFonts w:ascii="Times New Roman" w:eastAsia="Times New Roman" w:hAnsi="Times New Roman" w:cs="David"/>
          <w:sz w:val="24"/>
          <w:szCs w:val="24"/>
          <w:lang w:eastAsia="he-IL"/>
        </w:rPr>
      </w:pPr>
      <w:r w:rsidRPr="002F386F">
        <w:rPr>
          <w:rFonts w:ascii="Times New Roman" w:eastAsia="Times New Roman" w:hAnsi="Times New Roman" w:cs="David" w:hint="cs"/>
          <w:sz w:val="24"/>
          <w:szCs w:val="24"/>
          <w:rtl/>
          <w:lang w:eastAsia="he-IL"/>
        </w:rPr>
        <w:lastRenderedPageBreak/>
        <w:t>א.</w:t>
      </w:r>
      <w:r w:rsidRPr="002F386F">
        <w:rPr>
          <w:rFonts w:ascii="Times New Roman" w:eastAsia="Times New Roman" w:hAnsi="Times New Roman" w:cs="David" w:hint="cs"/>
          <w:sz w:val="24"/>
          <w:szCs w:val="24"/>
          <w:rtl/>
          <w:lang w:eastAsia="he-IL"/>
        </w:rPr>
        <w:tab/>
        <w:t>עם הגשת התכנית לאישור העירייה</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t>30%</w:t>
      </w:r>
    </w:p>
    <w:p w14:paraId="5049566D" w14:textId="77777777" w:rsidR="001C31B2" w:rsidRPr="002F386F" w:rsidRDefault="001C31B2" w:rsidP="001C31B2">
      <w:pPr>
        <w:spacing w:before="0" w:beforeAutospacing="0" w:after="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ב.</w:t>
      </w:r>
      <w:r w:rsidRPr="002F386F">
        <w:rPr>
          <w:rFonts w:ascii="Times New Roman" w:eastAsia="Times New Roman" w:hAnsi="Times New Roman" w:cs="David" w:hint="cs"/>
          <w:sz w:val="24"/>
          <w:szCs w:val="24"/>
          <w:rtl/>
          <w:lang w:eastAsia="he-IL"/>
        </w:rPr>
        <w:tab/>
        <w:t>עם קבלת אישור העירייה</w:t>
      </w:r>
      <w:r w:rsidRPr="002F386F">
        <w:rPr>
          <w:rFonts w:ascii="Times New Roman" w:eastAsia="Times New Roman" w:hAnsi="Times New Roman" w:cs="David" w:hint="cs"/>
          <w:sz w:val="24"/>
          <w:szCs w:val="24"/>
          <w:rtl/>
          <w:lang w:eastAsia="he-IL"/>
        </w:rPr>
        <w:tab/>
        <w:t xml:space="preserve"> לתכנית</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t>30%</w:t>
      </w:r>
    </w:p>
    <w:p w14:paraId="288562A6" w14:textId="0C900131" w:rsidR="001C31B2" w:rsidRPr="002F386F" w:rsidRDefault="001C31B2" w:rsidP="00F84BCB">
      <w:pPr>
        <w:spacing w:before="0" w:beforeAutospacing="0" w:after="0" w:afterAutospacing="0" w:line="240" w:lineRule="auto"/>
        <w:ind w:firstLine="720"/>
        <w:rPr>
          <w:rFonts w:ascii="Times New Roman" w:eastAsia="Times New Roman" w:hAnsi="Times New Roman" w:cs="David"/>
          <w:sz w:val="24"/>
          <w:szCs w:val="24"/>
          <w:u w:val="single"/>
          <w:rtl/>
          <w:lang w:eastAsia="he-IL"/>
        </w:rPr>
      </w:pPr>
      <w:r w:rsidRPr="002F386F">
        <w:rPr>
          <w:rFonts w:ascii="Times New Roman" w:eastAsia="Times New Roman" w:hAnsi="Times New Roman" w:cs="David" w:hint="cs"/>
          <w:sz w:val="24"/>
          <w:szCs w:val="24"/>
          <w:rtl/>
          <w:lang w:eastAsia="he-IL"/>
        </w:rPr>
        <w:t>ג.</w:t>
      </w:r>
      <w:r w:rsidRPr="002F386F">
        <w:rPr>
          <w:rFonts w:ascii="Times New Roman" w:eastAsia="Times New Roman" w:hAnsi="Times New Roman" w:cs="David" w:hint="cs"/>
          <w:sz w:val="24"/>
          <w:szCs w:val="24"/>
          <w:rtl/>
          <w:lang w:eastAsia="he-IL"/>
        </w:rPr>
        <w:tab/>
        <w:t xml:space="preserve">לאחר קבלת אישור תברואתי של הרשות </w:t>
      </w:r>
      <w:r w:rsidR="00F84BCB" w:rsidRPr="002F386F">
        <w:rPr>
          <w:rFonts w:ascii="Times New Roman" w:eastAsia="Times New Roman" w:hAnsi="Times New Roman" w:cs="David" w:hint="cs"/>
          <w:sz w:val="24"/>
          <w:szCs w:val="24"/>
          <w:rtl/>
          <w:lang w:eastAsia="he-IL"/>
        </w:rPr>
        <w:t xml:space="preserve">וקבלת </w:t>
      </w:r>
      <w:r w:rsidRPr="002F386F">
        <w:rPr>
          <w:rFonts w:ascii="Times New Roman" w:eastAsia="Times New Roman" w:hAnsi="Times New Roman" w:cs="David" w:hint="cs"/>
          <w:sz w:val="24"/>
          <w:szCs w:val="24"/>
          <w:rtl/>
          <w:lang w:eastAsia="he-IL"/>
        </w:rPr>
        <w:t>טופס 4</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u w:val="single"/>
          <w:rtl/>
          <w:lang w:eastAsia="he-IL"/>
        </w:rPr>
        <w:t>40%</w:t>
      </w:r>
    </w:p>
    <w:p w14:paraId="6FB8D0F7" w14:textId="77777777" w:rsidR="0042382F" w:rsidRPr="002F386F" w:rsidRDefault="0042382F" w:rsidP="001C31B2">
      <w:pPr>
        <w:spacing w:before="0" w:beforeAutospacing="0" w:after="0" w:afterAutospacing="0" w:line="240" w:lineRule="auto"/>
        <w:ind w:firstLine="720"/>
        <w:rPr>
          <w:rFonts w:ascii="Times New Roman" w:eastAsia="Times New Roman" w:hAnsi="Times New Roman" w:cs="David"/>
          <w:sz w:val="24"/>
          <w:szCs w:val="24"/>
          <w:rtl/>
          <w:lang w:eastAsia="he-IL"/>
        </w:rPr>
      </w:pPr>
    </w:p>
    <w:p w14:paraId="202645FC" w14:textId="203580C1" w:rsidR="001C31B2" w:rsidRPr="002F386F" w:rsidRDefault="001C31B2" w:rsidP="001C31B2">
      <w:pPr>
        <w:spacing w:before="0" w:beforeAutospacing="0" w:after="0" w:afterAutospacing="0" w:line="240" w:lineRule="auto"/>
        <w:ind w:firstLine="720"/>
        <w:rPr>
          <w:rFonts w:ascii="Times New Roman" w:eastAsia="Times New Roman" w:hAnsi="Times New Roman" w:cs="David"/>
          <w:b/>
          <w:bCs/>
          <w:sz w:val="24"/>
          <w:szCs w:val="24"/>
          <w:rtl/>
          <w:lang w:eastAsia="he-IL"/>
        </w:rPr>
      </w:pP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b/>
          <w:bCs/>
          <w:sz w:val="24"/>
          <w:szCs w:val="24"/>
          <w:rtl/>
          <w:lang w:eastAsia="he-IL"/>
        </w:rPr>
        <w:t>סה"כ</w:t>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r>
      <w:r w:rsidRPr="002F386F">
        <w:rPr>
          <w:rFonts w:ascii="Times New Roman" w:eastAsia="Times New Roman" w:hAnsi="Times New Roman" w:cs="David" w:hint="cs"/>
          <w:b/>
          <w:bCs/>
          <w:sz w:val="24"/>
          <w:szCs w:val="24"/>
          <w:rtl/>
          <w:lang w:eastAsia="he-IL"/>
        </w:rPr>
        <w:tab/>
        <w:t>100%</w:t>
      </w:r>
    </w:p>
    <w:p w14:paraId="48D2814F" w14:textId="77777777" w:rsidR="001C31B2" w:rsidRPr="002F386F" w:rsidRDefault="001C31B2"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B53EC13" w14:textId="77777777" w:rsidR="00692AAA" w:rsidRPr="002F386F" w:rsidRDefault="00692AA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28F1B9C" w14:textId="77777777" w:rsidR="000206FA" w:rsidRPr="002F386F"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2.</w:t>
      </w:r>
      <w:r w:rsidRPr="002F386F">
        <w:rPr>
          <w:rFonts w:ascii="Times New Roman" w:eastAsia="Times New Roman" w:hAnsi="Times New Roman" w:cs="David"/>
          <w:sz w:val="24"/>
          <w:szCs w:val="24"/>
          <w:rtl/>
          <w:lang w:eastAsia="he-IL"/>
        </w:rPr>
        <w:tab/>
        <w:t>למרות האמור בסעיף 1 לעיל רשאי המזמין לשלם ל</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7231EF1" w14:textId="77777777" w:rsidR="000206FA" w:rsidRPr="002F386F"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3.</w:t>
      </w:r>
      <w:r w:rsidR="000206FA" w:rsidRPr="002F386F">
        <w:rPr>
          <w:rFonts w:ascii="Times New Roman" w:eastAsia="Times New Roman" w:hAnsi="Times New Roman" w:cs="David"/>
          <w:sz w:val="24"/>
          <w:szCs w:val="24"/>
          <w:rtl/>
          <w:lang w:eastAsia="he-IL"/>
        </w:rPr>
        <w:tab/>
        <w:t>ה</w:t>
      </w:r>
      <w:r w:rsidR="00B17D15" w:rsidRPr="002F386F">
        <w:rPr>
          <w:rFonts w:ascii="Times New Roman" w:eastAsia="Times New Roman" w:hAnsi="Times New Roman" w:cs="David"/>
          <w:sz w:val="24"/>
          <w:szCs w:val="24"/>
          <w:rtl/>
          <w:lang w:eastAsia="he-IL"/>
        </w:rPr>
        <w:t>יועץ</w:t>
      </w:r>
      <w:r w:rsidR="000206FA" w:rsidRPr="002F386F">
        <w:rPr>
          <w:rFonts w:ascii="Times New Roman" w:eastAsia="Times New Roman" w:hAnsi="Times New Roman" w:cs="David"/>
          <w:sz w:val="24"/>
          <w:szCs w:val="24"/>
          <w:rtl/>
          <w:lang w:eastAsia="he-IL"/>
        </w:rPr>
        <w:t xml:space="preserve"> יגיש חשבון לא יותר מאשר פעם בחודש.</w:t>
      </w:r>
    </w:p>
    <w:p w14:paraId="7966DEBC" w14:textId="77777777" w:rsidR="000206FA" w:rsidRPr="002F386F"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4.</w:t>
      </w:r>
      <w:r w:rsidRPr="002F386F">
        <w:rPr>
          <w:rFonts w:ascii="Times New Roman" w:eastAsia="Times New Roman" w:hAnsi="Times New Roman" w:cs="David"/>
          <w:sz w:val="24"/>
          <w:szCs w:val="24"/>
          <w:rtl/>
          <w:lang w:eastAsia="he-IL"/>
        </w:rPr>
        <w:tab/>
        <w:t>המזמין ישלם את שכר ה</w:t>
      </w:r>
      <w:r w:rsidR="00B17D15" w:rsidRPr="002F386F">
        <w:rPr>
          <w:rFonts w:ascii="Times New Roman" w:eastAsia="Times New Roman" w:hAnsi="Times New Roman" w:cs="David"/>
          <w:sz w:val="24"/>
          <w:szCs w:val="24"/>
          <w:rtl/>
          <w:lang w:eastAsia="he-IL"/>
        </w:rPr>
        <w:t>יועץ</w:t>
      </w:r>
      <w:r w:rsidRPr="002F386F">
        <w:rPr>
          <w:rFonts w:ascii="Times New Roman" w:eastAsia="Times New Roman" w:hAnsi="Times New Roman" w:cs="David"/>
          <w:sz w:val="24"/>
          <w:szCs w:val="24"/>
          <w:rtl/>
          <w:lang w:eastAsia="he-IL"/>
        </w:rPr>
        <w:t xml:space="preserve"> </w:t>
      </w:r>
      <w:r w:rsidRPr="002F386F">
        <w:rPr>
          <w:rFonts w:ascii="Times New Roman" w:eastAsia="Times New Roman" w:hAnsi="Times New Roman" w:cs="David"/>
          <w:sz w:val="24"/>
          <w:szCs w:val="24"/>
          <w:u w:val="single"/>
          <w:rtl/>
          <w:lang w:eastAsia="he-IL"/>
        </w:rPr>
        <w:t>תוך 60 יום</w:t>
      </w:r>
      <w:r w:rsidRPr="002F386F">
        <w:rPr>
          <w:rFonts w:ascii="Times New Roman" w:eastAsia="Times New Roman" w:hAnsi="Times New Roman" w:cs="David"/>
          <w:sz w:val="24"/>
          <w:szCs w:val="24"/>
          <w:rtl/>
          <w:lang w:eastAsia="he-IL"/>
        </w:rPr>
        <w:t xml:space="preserve"> מתאריך אישור החשבון ע"י המנהל.</w:t>
      </w:r>
    </w:p>
    <w:p w14:paraId="7A7BD4AB" w14:textId="77777777" w:rsidR="000206FA" w:rsidRPr="002F386F"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B9AA66B" w14:textId="77777777" w:rsidR="00EE7345" w:rsidRPr="002F386F"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F386F">
        <w:rPr>
          <w:rFonts w:ascii="Times New Roman" w:eastAsia="Times New Roman" w:hAnsi="Times New Roman" w:cs="David"/>
          <w:sz w:val="24"/>
          <w:szCs w:val="24"/>
          <w:rtl/>
          <w:lang w:eastAsia="he-IL"/>
        </w:rPr>
        <w:br w:type="page"/>
      </w:r>
      <w:r w:rsidR="00EE7345" w:rsidRPr="002F386F">
        <w:rPr>
          <w:rFonts w:ascii="Times New Roman" w:eastAsia="Times New Roman" w:hAnsi="Times New Roman" w:cs="David" w:hint="cs"/>
          <w:bCs/>
          <w:sz w:val="20"/>
          <w:szCs w:val="24"/>
          <w:u w:val="single"/>
          <w:rtl/>
          <w:lang w:eastAsia="he-IL"/>
        </w:rPr>
        <w:lastRenderedPageBreak/>
        <w:t>נספח "ו''</w:t>
      </w:r>
    </w:p>
    <w:p w14:paraId="76EF5246" w14:textId="77777777" w:rsidR="00EE7345" w:rsidRPr="002F386F"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BBFCF8D655BF4FEEAF143838EA6AD8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13T00:00:00Z">
            <w:dateFormat w:val="dd/MM/yyyy"/>
            <w:lid w:val="he-IL"/>
            <w:storeMappedDataAs w:val="dateTime"/>
            <w:calendar w:val="gregorian"/>
          </w:date>
        </w:sdtPr>
        <w:sdtEndPr>
          <w:rPr>
            <w:rFonts w:hint="cs"/>
          </w:rPr>
        </w:sdtEndPr>
        <w:sdtContent>
          <w:r w:rsidR="0077456B" w:rsidRPr="002F386F">
            <w:rPr>
              <w:rFonts w:ascii="Times New Roman" w:eastAsia="Times New Roman" w:hAnsi="Times New Roman" w:cs="David" w:hint="cs"/>
              <w:sz w:val="24"/>
              <w:szCs w:val="24"/>
              <w:rtl/>
              <w:lang w:eastAsia="he-IL"/>
            </w:rPr>
            <w:t>‏13/07/2022</w:t>
          </w:r>
        </w:sdtContent>
      </w:sdt>
      <w:r w:rsidRPr="002F386F">
        <w:rPr>
          <w:rFonts w:ascii="Times New Roman" w:eastAsia="Times New Roman" w:hAnsi="Times New Roman" w:cs="David" w:hint="cs"/>
          <w:bCs/>
          <w:sz w:val="24"/>
          <w:szCs w:val="24"/>
          <w:rtl/>
          <w:lang w:eastAsia="he-IL"/>
        </w:rPr>
        <w:br/>
      </w:r>
    </w:p>
    <w:p w14:paraId="56344DED" w14:textId="77777777" w:rsidR="00EE7345" w:rsidRPr="002F386F"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לכבוד</w:t>
      </w:r>
      <w:r w:rsidRPr="002F386F">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F9E58BC" w14:textId="070D01D5" w:rsidR="00EE7345" w:rsidRPr="002F386F" w:rsidRDefault="00E65B53" w:rsidP="00AE1557">
          <w:pPr>
            <w:widowControl w:val="0"/>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br/>
            <w:t>אפריקה ישראל מגורים בע"מ</w:t>
          </w:r>
          <w:r w:rsidRPr="002F386F">
            <w:rPr>
              <w:rFonts w:ascii="Times New Roman" w:eastAsia="Times New Roman" w:hAnsi="Times New Roman" w:cs="David"/>
              <w:sz w:val="24"/>
              <w:szCs w:val="24"/>
              <w:rtl/>
              <w:lang w:eastAsia="he-IL"/>
            </w:rPr>
            <w:br/>
            <w:t>יוני נתניהו 1 ג' אור יהודה</w:t>
          </w:r>
          <w:r w:rsidRPr="002F386F">
            <w:rPr>
              <w:rFonts w:ascii="Times New Roman" w:eastAsia="Times New Roman" w:hAnsi="Times New Roman" w:cs="David"/>
              <w:sz w:val="24"/>
              <w:szCs w:val="24"/>
              <w:rtl/>
              <w:lang w:eastAsia="he-IL"/>
            </w:rPr>
            <w:br/>
            <w:t>מ.ז 52-003476-0</w:t>
          </w:r>
          <w:r w:rsidRPr="002F386F">
            <w:rPr>
              <w:rFonts w:ascii="Times New Roman" w:eastAsia="Times New Roman" w:hAnsi="Times New Roman" w:cs="David"/>
              <w:sz w:val="24"/>
              <w:szCs w:val="24"/>
              <w:rtl/>
              <w:lang w:eastAsia="he-IL"/>
            </w:rPr>
            <w:br/>
          </w:r>
          <w:r w:rsidRPr="002F386F">
            <w:rPr>
              <w:rFonts w:ascii="Times New Roman" w:eastAsia="Times New Roman" w:hAnsi="Times New Roman" w:cs="David"/>
              <w:sz w:val="24"/>
              <w:szCs w:val="24"/>
              <w:rtl/>
              <w:lang w:eastAsia="he-IL"/>
            </w:rPr>
            <w:br/>
            <w:t>כלל נכסי נדלן נשר מרכז (נ.נ.נ.מ) שותפות מוגבלת</w:t>
          </w:r>
          <w:r w:rsidRPr="002F386F">
            <w:rPr>
              <w:rFonts w:ascii="Times New Roman" w:eastAsia="Times New Roman" w:hAnsi="Times New Roman" w:cs="David"/>
              <w:sz w:val="24"/>
              <w:szCs w:val="24"/>
              <w:rtl/>
              <w:lang w:eastAsia="he-IL"/>
            </w:rPr>
            <w:br/>
            <w:t>מרכז עזריאלי בניין משולש 3, תל אביב</w:t>
          </w:r>
          <w:r w:rsidRPr="002F386F">
            <w:rPr>
              <w:rFonts w:ascii="Times New Roman" w:eastAsia="Times New Roman" w:hAnsi="Times New Roman" w:cs="David"/>
              <w:sz w:val="24"/>
              <w:szCs w:val="24"/>
              <w:rtl/>
              <w:lang w:eastAsia="he-IL"/>
            </w:rPr>
            <w:br/>
            <w:t>540283033</w:t>
          </w:r>
          <w:r w:rsidRPr="002F386F">
            <w:rPr>
              <w:rFonts w:ascii="Times New Roman" w:eastAsia="Times New Roman" w:hAnsi="Times New Roman" w:cs="David"/>
              <w:sz w:val="24"/>
              <w:szCs w:val="24"/>
              <w:rtl/>
              <w:lang w:eastAsia="he-IL"/>
            </w:rPr>
            <w:br/>
          </w:r>
          <w:r w:rsidRPr="002F386F">
            <w:rPr>
              <w:rFonts w:ascii="Times New Roman" w:eastAsia="Times New Roman" w:hAnsi="Times New Roman" w:cs="David"/>
              <w:sz w:val="24"/>
              <w:szCs w:val="24"/>
              <w:rtl/>
              <w:lang w:eastAsia="he-IL"/>
            </w:rPr>
            <w:br/>
            <w:t>שיכון ובינוי נדל"ן בע"מ</w:t>
          </w:r>
          <w:r w:rsidRPr="002F386F">
            <w:rPr>
              <w:rFonts w:ascii="Times New Roman" w:eastAsia="Times New Roman" w:hAnsi="Times New Roman" w:cs="David"/>
              <w:sz w:val="24"/>
              <w:szCs w:val="24"/>
              <w:rtl/>
              <w:lang w:eastAsia="he-IL"/>
            </w:rPr>
            <w:br/>
            <w:t>שלם 3 רמת גן 52215</w:t>
          </w:r>
          <w:r w:rsidRPr="002F386F">
            <w:rPr>
              <w:rFonts w:ascii="Times New Roman" w:eastAsia="Times New Roman" w:hAnsi="Times New Roman" w:cs="David"/>
              <w:sz w:val="24"/>
              <w:szCs w:val="24"/>
              <w:rtl/>
              <w:lang w:eastAsia="he-IL"/>
            </w:rPr>
            <w:br/>
            <w:t>מ.ז 52-002117-1</w:t>
          </w:r>
          <w:r w:rsidRPr="002F386F">
            <w:rPr>
              <w:rFonts w:ascii="Times New Roman" w:eastAsia="Times New Roman" w:hAnsi="Times New Roman" w:cs="David"/>
              <w:sz w:val="24"/>
              <w:szCs w:val="24"/>
              <w:rtl/>
              <w:lang w:eastAsia="he-IL"/>
            </w:rPr>
            <w:br/>
          </w:r>
        </w:p>
      </w:sdtContent>
    </w:sdt>
    <w:p w14:paraId="68BF03C1" w14:textId="77777777" w:rsidR="00EE7345" w:rsidRPr="002F386F"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FFECB1" w14:textId="77777777" w:rsidR="00EE7345" w:rsidRPr="002F386F"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א.נ.,</w:t>
      </w:r>
    </w:p>
    <w:p w14:paraId="2F27F328" w14:textId="77777777" w:rsidR="00EE7345" w:rsidRPr="002F386F"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AA8097F" w14:textId="77777777" w:rsidR="00EE7345" w:rsidRPr="002F386F"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F386F">
        <w:rPr>
          <w:rFonts w:ascii="Times New Roman" w:eastAsia="Times New Roman" w:hAnsi="Times New Roman" w:cs="David" w:hint="cs"/>
          <w:bCs/>
          <w:sz w:val="24"/>
          <w:szCs w:val="24"/>
          <w:u w:val="single"/>
          <w:rtl/>
          <w:lang w:eastAsia="he-IL"/>
        </w:rPr>
        <w:t>הצהרה והתחייבות לשמירת סודיות</w:t>
      </w:r>
    </w:p>
    <w:p w14:paraId="0B810DF4" w14:textId="77777777" w:rsidR="00EE7345" w:rsidRPr="002F386F"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0101AF" w14:textId="5C2AC48E"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hint="cs"/>
          <w:sz w:val="24"/>
          <w:szCs w:val="24"/>
          <w:rtl/>
          <w:lang w:eastAsia="he-IL"/>
        </w:rPr>
        <w:t xml:space="preserve"> / הפועל בשם חברת </w:t>
      </w:r>
      <w:r w:rsidRPr="002F386F">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hint="cs"/>
          <w:bCs/>
          <w:sz w:val="24"/>
          <w:szCs w:val="24"/>
          <w:rtl/>
          <w:lang w:eastAsia="he-IL"/>
        </w:rPr>
        <w:t xml:space="preserve"> /</w:t>
      </w:r>
      <w:r w:rsidRPr="002F386F">
        <w:rPr>
          <w:rFonts w:ascii="Times New Roman" w:eastAsia="Times New Roman" w:hAnsi="Times New Roman" w:cs="David" w:hint="cs"/>
          <w:sz w:val="24"/>
          <w:szCs w:val="24"/>
          <w:rtl/>
          <w:lang w:eastAsia="he-IL"/>
        </w:rPr>
        <w:t xml:space="preserve"> המספק שירותים לחברת </w:t>
      </w:r>
      <w:r w:rsidRPr="002F386F">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hint="cs"/>
          <w:sz w:val="24"/>
          <w:szCs w:val="24"/>
          <w:rtl/>
          <w:lang w:eastAsia="he-IL"/>
        </w:rPr>
        <w:t xml:space="preserve"> *,מצהיר בזאת ומתחייב כלפיכם כדלקמן:</w:t>
      </w:r>
    </w:p>
    <w:p w14:paraId="4EAA91AE" w14:textId="77777777"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A3AAD7" w14:textId="72D56655" w:rsidR="00EE7345" w:rsidRPr="002F386F"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F386F">
            <w:rPr>
              <w:rFonts w:ascii="Times New Roman" w:eastAsia="Times New Roman" w:hAnsi="Times New Roman" w:cs="David" w:hint="cs"/>
              <w:bCs/>
              <w:sz w:val="24"/>
              <w:szCs w:val="24"/>
              <w:rtl/>
              <w:lang w:eastAsia="he-IL"/>
            </w:rPr>
            <w:t>יועץ בניה ירוקה</w:t>
          </w:r>
        </w:sdtContent>
      </w:sdt>
      <w:r w:rsidRPr="002F386F">
        <w:rPr>
          <w:rFonts w:ascii="Times New Roman" w:eastAsia="Times New Roman" w:hAnsi="Times New Roman" w:cs="David" w:hint="cs"/>
          <w:bCs/>
          <w:sz w:val="24"/>
          <w:szCs w:val="24"/>
          <w:rtl/>
          <w:lang w:eastAsia="he-IL"/>
        </w:rPr>
        <w:t xml:space="preserve"> </w:t>
      </w:r>
      <w:r w:rsidRPr="002F386F">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7456B" w:rsidRPr="002F386F">
            <w:rPr>
              <w:rFonts w:ascii="Times New Roman" w:eastAsia="Times New Roman" w:hAnsi="Times New Roman" w:cs="David" w:hint="cs"/>
              <w:bCs/>
              <w:sz w:val="24"/>
              <w:szCs w:val="24"/>
              <w:rtl/>
              <w:lang w:eastAsia="he-IL"/>
            </w:rPr>
            <w:t xml:space="preserve">אגמי הכרמל </w:t>
          </w:r>
        </w:sdtContent>
      </w:sdt>
      <w:r w:rsidRPr="002F386F">
        <w:rPr>
          <w:rFonts w:ascii="Times New Roman" w:eastAsia="Times New Roman" w:hAnsi="Times New Roman" w:cs="David" w:hint="cs"/>
          <w:sz w:val="24"/>
          <w:szCs w:val="24"/>
          <w:rtl/>
          <w:lang w:eastAsia="he-IL"/>
        </w:rPr>
        <w:t>.</w:t>
      </w:r>
    </w:p>
    <w:p w14:paraId="21DD996D" w14:textId="77777777"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53C197" w14:textId="383A5406" w:rsidR="00EE7345" w:rsidRPr="002F386F"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lastRenderedPageBreak/>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hint="cs"/>
          <w:bCs/>
          <w:sz w:val="24"/>
          <w:szCs w:val="24"/>
          <w:rtl/>
          <w:lang w:eastAsia="he-IL"/>
        </w:rPr>
        <w:t xml:space="preserve"> </w:t>
      </w:r>
      <w:r w:rsidRPr="002F386F">
        <w:rPr>
          <w:rFonts w:ascii="Times New Roman" w:eastAsia="Times New Roman" w:hAnsi="Times New Roman" w:cs="David" w:hint="cs"/>
          <w:sz w:val="24"/>
          <w:szCs w:val="24"/>
          <w:rtl/>
          <w:lang w:eastAsia="he-IL"/>
        </w:rPr>
        <w:t>עשוי להגיע לרשותי מידע חסוי כמוגדר להלן:</w:t>
      </w:r>
    </w:p>
    <w:p w14:paraId="21369EC7" w14:textId="77777777" w:rsidR="00EE7345" w:rsidRPr="002F386F"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75FD14" w14:textId="15A332C2" w:rsidR="00EE7345" w:rsidRPr="002F386F"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ab/>
        <w:t>"</w:t>
      </w:r>
      <w:r w:rsidRPr="002F386F">
        <w:rPr>
          <w:rFonts w:ascii="Times New Roman" w:eastAsia="Times New Roman" w:hAnsi="Times New Roman" w:cs="David" w:hint="cs"/>
          <w:b/>
          <w:bCs/>
          <w:sz w:val="24"/>
          <w:szCs w:val="24"/>
          <w:rtl/>
          <w:lang w:eastAsia="he-IL"/>
        </w:rPr>
        <w:t>מידע חסוי</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bCs/>
          <w:sz w:val="24"/>
          <w:szCs w:val="24"/>
          <w:lang w:eastAsia="he-IL"/>
        </w:rPr>
        <w:t xml:space="preserve"> </w:t>
      </w:r>
      <w:r w:rsidRPr="002F386F">
        <w:rPr>
          <w:rFonts w:ascii="Times New Roman" w:eastAsia="Times New Roman" w:hAnsi="Times New Roman" w:cs="David" w:hint="cs"/>
          <w:bCs/>
          <w:sz w:val="24"/>
          <w:szCs w:val="24"/>
          <w:rtl/>
          <w:lang w:eastAsia="he-IL"/>
        </w:rPr>
        <w:t xml:space="preserve"> </w:t>
      </w:r>
      <w:r w:rsidRPr="002F386F">
        <w:rPr>
          <w:rFonts w:ascii="Times New Roman" w:eastAsia="Times New Roman" w:hAnsi="Times New Roman" w:cs="David" w:hint="cs"/>
          <w:sz w:val="24"/>
          <w:szCs w:val="24"/>
          <w:rtl/>
          <w:lang w:eastAsia="he-IL"/>
        </w:rPr>
        <w:t>.</w:t>
      </w:r>
    </w:p>
    <w:p w14:paraId="147AB85E" w14:textId="77777777" w:rsidR="00EE7345" w:rsidRPr="002F386F"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2FFA84B" w14:textId="77777777" w:rsidR="00EE7345" w:rsidRPr="002F386F"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4E81D49" w14:textId="77777777"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B863C5" w14:textId="77777777" w:rsidR="00EE7345" w:rsidRPr="002F386F"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7D845C6" w14:textId="77777777"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F98229" w14:textId="77777777" w:rsidR="00EE7345" w:rsidRPr="002F386F"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50358CE" w14:textId="77777777"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729EB2" w14:textId="77777777" w:rsidR="00EE7345" w:rsidRPr="002F386F"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בכבוד רב,</w:t>
      </w:r>
    </w:p>
    <w:p w14:paraId="443ECD8F" w14:textId="77777777" w:rsidR="00EE7345" w:rsidRPr="002F386F"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860B7F3" w14:textId="77777777" w:rsidR="00EE7345" w:rsidRPr="002F386F"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_______________________ </w:t>
      </w:r>
    </w:p>
    <w:p w14:paraId="717DA650" w14:textId="638FD540" w:rsidR="00EE7345" w:rsidRPr="002F386F" w:rsidRDefault="00EE7345" w:rsidP="00894E0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p>
    <w:p w14:paraId="7C623E60" w14:textId="77777777" w:rsidR="00EE7345" w:rsidRPr="002F386F"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FFFD7B1" w14:textId="77777777" w:rsidR="00EE7345" w:rsidRPr="002F386F"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שם:____________</w:t>
      </w:r>
    </w:p>
    <w:p w14:paraId="75029403" w14:textId="77777777" w:rsidR="00EE7345" w:rsidRPr="002F386F"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lastRenderedPageBreak/>
        <w:t>ת.ז:____________</w:t>
      </w:r>
    </w:p>
    <w:p w14:paraId="7EF53ACF" w14:textId="77777777" w:rsidR="00EE7345" w:rsidRPr="002F386F"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כתובת:__________</w:t>
      </w:r>
    </w:p>
    <w:p w14:paraId="20DE23FE" w14:textId="77777777" w:rsidR="00EE7345" w:rsidRPr="002F386F"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2F386F">
        <w:rPr>
          <w:rFonts w:ascii="Times New Roman" w:eastAsia="Times New Roman" w:hAnsi="Times New Roman" w:cs="David" w:hint="cs"/>
          <w:sz w:val="24"/>
          <w:szCs w:val="24"/>
          <w:rtl/>
          <w:lang w:eastAsia="he-IL"/>
        </w:rPr>
        <w:t>*מחק את המיותר</w:t>
      </w:r>
    </w:p>
    <w:p w14:paraId="05178671" w14:textId="1502449C" w:rsidR="00A31B75" w:rsidRPr="002F386F" w:rsidRDefault="00A31B75">
      <w:pPr>
        <w:bidi w:val="0"/>
        <w:spacing w:before="0" w:beforeAutospacing="0" w:after="160" w:afterAutospacing="0" w:line="259" w:lineRule="auto"/>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br w:type="page"/>
      </w:r>
    </w:p>
    <w:p w14:paraId="130EDF27" w14:textId="77777777" w:rsidR="00EE7345" w:rsidRPr="002F386F"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8D553F" w14:textId="77777777" w:rsidR="00937C9F" w:rsidRPr="002F386F"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F386F">
        <w:rPr>
          <w:rFonts w:ascii="Times New Roman" w:eastAsia="Times New Roman" w:hAnsi="Times New Roman" w:cs="David" w:hint="cs"/>
          <w:bCs/>
          <w:sz w:val="20"/>
          <w:szCs w:val="24"/>
          <w:u w:val="single"/>
          <w:rtl/>
          <w:lang w:eastAsia="he-IL"/>
        </w:rPr>
        <w:t>נספח "ז''</w:t>
      </w:r>
    </w:p>
    <w:p w14:paraId="330C3492" w14:textId="77777777" w:rsidR="00937C9F" w:rsidRPr="002F386F"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7649810E" w14:textId="77777777" w:rsidR="00937C9F" w:rsidRPr="002F386F"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2F386F">
        <w:rPr>
          <w:rFonts w:ascii="David" w:eastAsia="Times New Roman" w:hAnsi="David" w:cs="David" w:hint="cs"/>
          <w:bCs/>
          <w:sz w:val="24"/>
          <w:szCs w:val="24"/>
          <w:u w:val="single"/>
          <w:rtl/>
          <w:lang w:eastAsia="he-IL"/>
        </w:rPr>
        <w:t>מפרט ביטוחי</w:t>
      </w:r>
      <w:r w:rsidRPr="002F386F">
        <w:rPr>
          <w:rFonts w:ascii="Times New Roman" w:eastAsia="Times New Roman" w:hAnsi="Times New Roman" w:cs="David" w:hint="cs"/>
          <w:b/>
          <w:bCs/>
          <w:sz w:val="20"/>
          <w:szCs w:val="24"/>
          <w:u w:val="single"/>
          <w:rtl/>
          <w:lang w:eastAsia="he-IL"/>
        </w:rPr>
        <w:t xml:space="preserve"> היועץ</w:t>
      </w:r>
      <w:r w:rsidRPr="002F386F">
        <w:rPr>
          <w:rFonts w:ascii="David" w:eastAsia="Times New Roman" w:hAnsi="David" w:cs="David" w:hint="cs"/>
          <w:bCs/>
          <w:sz w:val="24"/>
          <w:szCs w:val="24"/>
          <w:u w:val="single"/>
          <w:rtl/>
          <w:lang w:eastAsia="he-IL"/>
        </w:rPr>
        <w:t xml:space="preserve"> </w:t>
      </w:r>
    </w:p>
    <w:p w14:paraId="7CE8E2E1" w14:textId="77777777" w:rsidR="00937C9F" w:rsidRPr="002F386F" w:rsidRDefault="00937C9F" w:rsidP="00937C9F">
      <w:pPr>
        <w:tabs>
          <w:tab w:val="left" w:pos="283"/>
        </w:tabs>
        <w:spacing w:line="240" w:lineRule="auto"/>
        <w:jc w:val="both"/>
        <w:rPr>
          <w:rFonts w:ascii="David" w:eastAsia="Calibri" w:hAnsi="David" w:cs="David"/>
          <w:sz w:val="24"/>
          <w:szCs w:val="24"/>
          <w:rtl/>
        </w:rPr>
      </w:pPr>
      <w:r w:rsidRPr="002F386F">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D54C80E"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1.</w:t>
      </w:r>
      <w:r w:rsidRPr="002F386F">
        <w:rPr>
          <w:rFonts w:ascii="David" w:eastAsia="Calibri" w:hAnsi="David" w:cs="David" w:hint="cs"/>
          <w:sz w:val="24"/>
          <w:szCs w:val="24"/>
          <w:rtl/>
        </w:rPr>
        <w:tab/>
      </w:r>
      <w:r w:rsidRPr="002F386F">
        <w:rPr>
          <w:rFonts w:ascii="David" w:eastAsia="Calibri" w:hAnsi="David" w:cs="David" w:hint="cs"/>
          <w:b/>
          <w:bCs/>
          <w:sz w:val="24"/>
          <w:szCs w:val="24"/>
          <w:rtl/>
        </w:rPr>
        <w:t>ביטוח אחריות מקצועית</w:t>
      </w:r>
      <w:r w:rsidRPr="002F386F">
        <w:rPr>
          <w:rFonts w:ascii="David" w:eastAsia="Calibri" w:hAnsi="David" w:cs="David" w:hint="cs"/>
          <w:sz w:val="24"/>
          <w:szCs w:val="24"/>
          <w:rtl/>
        </w:rPr>
        <w:t>, לכיסוי חבותו המקצועית של היועץ ביחס להתחייבויותיו על פי ההסכם הנדון.</w:t>
      </w:r>
    </w:p>
    <w:p w14:paraId="088B6D5F"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7EF9666"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D69AC6E"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2.</w:t>
      </w:r>
      <w:r w:rsidRPr="002F386F">
        <w:rPr>
          <w:rFonts w:ascii="David" w:eastAsia="Calibri" w:hAnsi="David" w:cs="David" w:hint="cs"/>
          <w:sz w:val="24"/>
          <w:szCs w:val="24"/>
          <w:rtl/>
        </w:rPr>
        <w:tab/>
      </w:r>
      <w:r w:rsidRPr="002F386F">
        <w:rPr>
          <w:rFonts w:ascii="David" w:eastAsia="Calibri" w:hAnsi="David" w:cs="David" w:hint="cs"/>
          <w:b/>
          <w:bCs/>
          <w:sz w:val="24"/>
          <w:szCs w:val="24"/>
          <w:rtl/>
        </w:rPr>
        <w:t>ביטוח אחריות מעבידים</w:t>
      </w:r>
      <w:r w:rsidRPr="002F386F">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w:t>
      </w:r>
      <w:r w:rsidRPr="002F386F">
        <w:rPr>
          <w:rFonts w:ascii="David" w:eastAsia="Calibri" w:hAnsi="David" w:cs="David" w:hint="cs"/>
          <w:sz w:val="24"/>
          <w:szCs w:val="24"/>
          <w:rtl/>
        </w:rPr>
        <w:lastRenderedPageBreak/>
        <w:t>האחריות שאינו נופל מ-20,000,000 ₪  (עשרים מיליון ₪ ) לעובד אחד, לאירוע ובסה"כ לתקופת ביטוח שנתית.</w:t>
      </w:r>
    </w:p>
    <w:p w14:paraId="0A08EEF3"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2F386F">
        <w:rPr>
          <w:rFonts w:ascii="David" w:eastAsia="Calibri" w:hAnsi="David" w:cs="David" w:hint="cs"/>
          <w:sz w:val="24"/>
          <w:szCs w:val="24"/>
        </w:rPr>
        <w:t xml:space="preserve"> </w:t>
      </w:r>
      <w:r w:rsidRPr="002F386F">
        <w:rPr>
          <w:rFonts w:ascii="David" w:eastAsia="Calibri" w:hAnsi="David" w:cs="David" w:hint="cs"/>
          <w:sz w:val="24"/>
          <w:szCs w:val="24"/>
          <w:rtl/>
        </w:rPr>
        <w:t>לעניין קרות תאונת עבודה ו/או מחלה כלשהי</w:t>
      </w:r>
      <w:r w:rsidRPr="002F386F">
        <w:rPr>
          <w:rFonts w:ascii="David" w:eastAsia="Calibri" w:hAnsi="David" w:cs="David" w:hint="cs"/>
          <w:sz w:val="24"/>
          <w:szCs w:val="24"/>
        </w:rPr>
        <w:t xml:space="preserve"> </w:t>
      </w:r>
      <w:r w:rsidRPr="002F386F">
        <w:rPr>
          <w:rFonts w:ascii="David" w:eastAsia="Calibri" w:hAnsi="David" w:cs="David" w:hint="cs"/>
          <w:sz w:val="24"/>
          <w:szCs w:val="24"/>
          <w:rtl/>
        </w:rPr>
        <w:t>כי הוא נושא בחובות מעביד כלשהם כלפי מי מעובדי היועץ.</w:t>
      </w:r>
      <w:r w:rsidRPr="002F386F">
        <w:rPr>
          <w:rFonts w:ascii="David" w:eastAsia="Calibri" w:hAnsi="David" w:cs="David" w:hint="cs"/>
          <w:sz w:val="24"/>
          <w:szCs w:val="24"/>
          <w:rtl/>
        </w:rPr>
        <w:tab/>
      </w:r>
      <w:r w:rsidRPr="002F386F">
        <w:rPr>
          <w:rFonts w:ascii="David" w:eastAsia="Calibri" w:hAnsi="David" w:cs="David" w:hint="cs"/>
          <w:sz w:val="24"/>
          <w:szCs w:val="24"/>
          <w:rtl/>
        </w:rPr>
        <w:br/>
      </w:r>
    </w:p>
    <w:p w14:paraId="13C3A4D7"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3</w:t>
      </w:r>
      <w:r w:rsidRPr="002F386F">
        <w:rPr>
          <w:rFonts w:ascii="David" w:eastAsia="Calibri" w:hAnsi="David" w:cs="David" w:hint="cs"/>
          <w:sz w:val="24"/>
          <w:szCs w:val="24"/>
          <w:rtl/>
        </w:rPr>
        <w:tab/>
      </w:r>
      <w:r w:rsidRPr="002F386F">
        <w:rPr>
          <w:rFonts w:ascii="David" w:eastAsia="Calibri" w:hAnsi="David" w:cs="David" w:hint="cs"/>
          <w:b/>
          <w:bCs/>
          <w:sz w:val="24"/>
          <w:szCs w:val="24"/>
          <w:rtl/>
        </w:rPr>
        <w:t>ביטוח אחריות כלפי צד שלישי</w:t>
      </w:r>
      <w:r w:rsidRPr="002F386F">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397874C" w14:textId="77777777" w:rsidR="00937C9F" w:rsidRPr="002F386F"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2F386F">
        <w:rPr>
          <w:rFonts w:ascii="David" w:eastAsia="Calibri" w:hAnsi="David" w:cs="David" w:hint="cs"/>
          <w:sz w:val="24"/>
          <w:szCs w:val="24"/>
          <w:rtl/>
        </w:rPr>
        <w:tab/>
        <w:t>ביטוח זה לא  כפוף לכל הגבלה בדבר חבות הנובעת מאש, התפוצצות, בהלה, מכשירי הרמה, חבות</w:t>
      </w:r>
      <w:r w:rsidRPr="002F386F">
        <w:rPr>
          <w:rFonts w:ascii="David" w:eastAsia="Calibri" w:hAnsi="David" w:cs="David" w:hint="cs"/>
          <w:sz w:val="24"/>
          <w:szCs w:val="24"/>
        </w:rPr>
        <w:t xml:space="preserve"> </w:t>
      </w:r>
      <w:r w:rsidRPr="002F386F">
        <w:rPr>
          <w:rFonts w:ascii="David" w:eastAsia="Calibri" w:hAnsi="David" w:cs="David" w:hint="cs"/>
          <w:sz w:val="24"/>
          <w:szCs w:val="24"/>
          <w:rtl/>
        </w:rPr>
        <w:t>בגין וכלפי קבלנים, קבלני משנה</w:t>
      </w:r>
      <w:r w:rsidRPr="002F386F">
        <w:rPr>
          <w:rFonts w:ascii="David" w:eastAsia="Calibri" w:hAnsi="David" w:cs="David" w:hint="cs"/>
          <w:sz w:val="24"/>
          <w:szCs w:val="24"/>
        </w:rPr>
        <w:t xml:space="preserve"> </w:t>
      </w:r>
      <w:r w:rsidRPr="002F386F">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2F386F">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72E5B7A" w14:textId="77777777" w:rsidR="00937C9F" w:rsidRPr="002F386F"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2F386F">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878549A" w14:textId="77777777" w:rsidR="00937C9F" w:rsidRPr="002F386F"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2F386F">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B526665" w14:textId="77777777" w:rsidR="00937C9F" w:rsidRPr="002F386F"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2F386F">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32F115A" w14:textId="77777777" w:rsidR="00937C9F" w:rsidRPr="002F386F"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2F386F">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FB96950" w14:textId="77777777" w:rsidR="00937C9F" w:rsidRPr="002F386F" w:rsidRDefault="00937C9F" w:rsidP="00937C9F">
      <w:pPr>
        <w:widowControl w:val="0"/>
        <w:spacing w:before="0" w:beforeAutospacing="0" w:after="0" w:afterAutospacing="0" w:line="240" w:lineRule="auto"/>
        <w:jc w:val="center"/>
        <w:rPr>
          <w:rFonts w:ascii="David" w:eastAsia="Calibri" w:hAnsi="David" w:cs="David"/>
          <w:sz w:val="24"/>
          <w:szCs w:val="24"/>
          <w:rtl/>
        </w:rPr>
      </w:pPr>
      <w:r w:rsidRPr="002F386F">
        <w:rPr>
          <w:rFonts w:ascii="David" w:eastAsia="Calibri" w:hAnsi="David" w:cs="David"/>
          <w:sz w:val="24"/>
          <w:szCs w:val="24"/>
          <w:rtl/>
        </w:rPr>
        <w:lastRenderedPageBreak/>
        <w:br w:type="page"/>
      </w:r>
    </w:p>
    <w:p w14:paraId="7709DDB4" w14:textId="77777777" w:rsidR="00937C9F" w:rsidRPr="002F386F"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F386F">
        <w:rPr>
          <w:rFonts w:ascii="David" w:eastAsia="Calibri" w:hAnsi="David" w:cs="David" w:hint="cs"/>
          <w:sz w:val="24"/>
          <w:szCs w:val="24"/>
          <w:rtl/>
        </w:rPr>
        <w:lastRenderedPageBreak/>
        <w:t xml:space="preserve"> </w:t>
      </w:r>
      <w:r w:rsidRPr="002F386F">
        <w:rPr>
          <w:rFonts w:ascii="Times New Roman" w:eastAsia="Times New Roman" w:hAnsi="Times New Roman" w:cs="David" w:hint="cs"/>
          <w:bCs/>
          <w:sz w:val="20"/>
          <w:szCs w:val="24"/>
          <w:u w:val="single"/>
          <w:rtl/>
          <w:lang w:eastAsia="he-IL"/>
        </w:rPr>
        <w:t>נספח "</w:t>
      </w:r>
      <w:r w:rsidRPr="002F386F">
        <w:rPr>
          <w:rFonts w:ascii="Times New Roman" w:eastAsia="Times New Roman" w:hAnsi="Times New Roman" w:cs="David" w:hint="eastAsia"/>
          <w:bCs/>
          <w:sz w:val="20"/>
          <w:szCs w:val="24"/>
          <w:u w:val="single"/>
          <w:rtl/>
          <w:lang w:eastAsia="he-IL"/>
        </w:rPr>
        <w:t>ז</w:t>
      </w:r>
      <w:r w:rsidRPr="002F386F">
        <w:rPr>
          <w:rFonts w:ascii="Times New Roman" w:eastAsia="Times New Roman" w:hAnsi="Times New Roman" w:cs="David" w:hint="cs"/>
          <w:bCs/>
          <w:sz w:val="20"/>
          <w:szCs w:val="24"/>
          <w:u w:val="single"/>
          <w:rtl/>
          <w:lang w:eastAsia="he-IL"/>
        </w:rPr>
        <w:t>1'"</w:t>
      </w:r>
    </w:p>
    <w:p w14:paraId="508B32B5" w14:textId="77777777" w:rsidR="00937C9F" w:rsidRPr="002F386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F386F">
        <w:rPr>
          <w:rFonts w:ascii="Times New Roman" w:eastAsia="Times New Roman" w:hAnsi="Times New Roman" w:cs="David" w:hint="cs"/>
          <w:b/>
          <w:bCs/>
          <w:sz w:val="20"/>
          <w:szCs w:val="24"/>
          <w:u w:val="single"/>
          <w:rtl/>
          <w:lang w:eastAsia="he-IL"/>
        </w:rPr>
        <w:t>אישור על קיום ביטוחי היועץ</w:t>
      </w:r>
    </w:p>
    <w:p w14:paraId="07252E63" w14:textId="77777777" w:rsidR="00937C9F" w:rsidRPr="002F386F"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2F386F" w14:paraId="4EEACAC4" w14:textId="77777777" w:rsidTr="0031199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8713D45"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B484779"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תאריך הנפקת האישור(</w:t>
            </w:r>
            <w:r w:rsidRPr="002F386F">
              <w:rPr>
                <w:rFonts w:ascii="David" w:eastAsia="Calibri" w:hAnsi="David" w:cs="David" w:hint="cs"/>
                <w:sz w:val="24"/>
                <w:szCs w:val="24"/>
                <w:lang w:eastAsia="he-IL"/>
              </w:rPr>
              <w:t>DD/MM/YYYY</w:t>
            </w:r>
            <w:r w:rsidRPr="002F386F">
              <w:rPr>
                <w:rFonts w:ascii="David" w:eastAsia="Calibri" w:hAnsi="David" w:cs="David" w:hint="cs"/>
                <w:sz w:val="24"/>
                <w:szCs w:val="24"/>
                <w:rtl/>
                <w:lang w:eastAsia="he-IL"/>
              </w:rPr>
              <w:t>)</w:t>
            </w:r>
          </w:p>
        </w:tc>
      </w:tr>
      <w:tr w:rsidR="00937C9F" w:rsidRPr="002F386F" w14:paraId="43B72B40" w14:textId="77777777" w:rsidTr="0031199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071AAEE"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2F386F" w14:paraId="62CA3D10" w14:textId="77777777" w:rsidTr="0031199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5031854"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2C945CD"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E87A9E8"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58DFA5A"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מעמד מבקש האישור*</w:t>
            </w:r>
          </w:p>
        </w:tc>
      </w:tr>
      <w:tr w:rsidR="00937C9F" w:rsidRPr="002F386F" w14:paraId="6FFD8BFF" w14:textId="77777777" w:rsidTr="0031199A">
        <w:trPr>
          <w:trHeight w:val="551"/>
        </w:trPr>
        <w:tc>
          <w:tcPr>
            <w:tcW w:w="4068" w:type="dxa"/>
            <w:tcBorders>
              <w:top w:val="single" w:sz="4" w:space="0" w:color="auto"/>
              <w:left w:val="single" w:sz="4" w:space="0" w:color="auto"/>
              <w:bottom w:val="single" w:sz="4" w:space="0" w:color="auto"/>
              <w:right w:val="single" w:sz="4" w:space="0" w:color="auto"/>
            </w:tcBorders>
            <w:hideMark/>
          </w:tcPr>
          <w:p w14:paraId="03957E16"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שם</w:t>
            </w:r>
          </w:p>
          <w:p w14:paraId="5A028EA8" w14:textId="33D23169" w:rsidR="001935C5" w:rsidRPr="002F386F" w:rsidRDefault="00937C9F" w:rsidP="00AE155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F386F">
              <w:rPr>
                <w:rFonts w:ascii="David" w:eastAsia="Calibri" w:hAnsi="David" w:cs="David" w:hint="cs"/>
                <w:sz w:val="24"/>
                <w:szCs w:val="24"/>
                <w:rtl/>
                <w:lang w:eastAsia="he-IL"/>
              </w:rPr>
              <w:t xml:space="preserve">אפי מגורים בע"מ ו/או </w:t>
            </w:r>
            <w:r w:rsidR="001935C5" w:rsidRPr="002F386F">
              <w:rPr>
                <w:rFonts w:ascii="David" w:eastAsia="Calibri" w:hAnsi="David" w:cs="David" w:hint="cs"/>
                <w:sz w:val="24"/>
                <w:szCs w:val="24"/>
                <w:rtl/>
                <w:lang w:eastAsia="he-IL"/>
              </w:rPr>
              <w:t xml:space="preserve">שיכון ובינוי נדל"ן בע"מ </w:t>
            </w:r>
            <w:r w:rsidR="001935C5" w:rsidRPr="002F386F">
              <w:rPr>
                <w:rFonts w:ascii="Times New Roman" w:eastAsia="Times New Roman" w:hAnsi="Times New Roman" w:cs="David" w:hint="eastAsia"/>
                <w:sz w:val="24"/>
                <w:szCs w:val="24"/>
                <w:rtl/>
              </w:rPr>
              <w:t>ו</w:t>
            </w:r>
            <w:r w:rsidR="001935C5" w:rsidRPr="002F386F">
              <w:rPr>
                <w:rFonts w:ascii="Times New Roman" w:eastAsia="Times New Roman" w:hAnsi="Times New Roman" w:cs="David"/>
                <w:sz w:val="24"/>
                <w:szCs w:val="24"/>
                <w:rtl/>
              </w:rPr>
              <w:t>/או  כלל נכסי נדלן נשר מרכז (נ.נ.נ.מ) שותפות מוגבלת</w:t>
            </w:r>
            <w:r w:rsidR="001935C5" w:rsidRPr="002F386F">
              <w:rPr>
                <w:rFonts w:ascii="Times New Roman" w:eastAsia="Times New Roman" w:hAnsi="Times New Roman" w:cs="David"/>
                <w:sz w:val="24"/>
                <w:szCs w:val="24"/>
                <w:rtl/>
              </w:rPr>
              <w:tab/>
            </w:r>
            <w:r w:rsidR="001935C5" w:rsidRPr="002F386F">
              <w:rPr>
                <w:rFonts w:ascii="Times New Roman" w:eastAsia="Times New Roman" w:hAnsi="Times New Roman" w:cs="David" w:hint="eastAsia"/>
                <w:sz w:val="20"/>
                <w:szCs w:val="24"/>
                <w:rtl/>
                <w:lang w:eastAsia="he-IL"/>
              </w:rPr>
              <w:t>ו</w:t>
            </w:r>
            <w:r w:rsidR="001935C5" w:rsidRPr="002F386F">
              <w:rPr>
                <w:rFonts w:ascii="Times New Roman" w:eastAsia="Times New Roman" w:hAnsi="Times New Roman" w:cs="David"/>
                <w:sz w:val="20"/>
                <w:szCs w:val="24"/>
                <w:rtl/>
                <w:lang w:eastAsia="he-IL"/>
              </w:rPr>
              <w:t xml:space="preserve">/או  </w:t>
            </w:r>
          </w:p>
          <w:p w14:paraId="1912BB5B" w14:textId="7141AF2D"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EAA4FB9"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6C158DA"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p>
          <w:p w14:paraId="227A8BB9"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r w:rsidRPr="002F386F">
              <w:rPr>
                <w:rFonts w:ascii="Segoe UI Symbol" w:eastAsia="MS Gothic" w:hAnsi="Segoe UI Symbol" w:cs="Segoe UI Symbol"/>
                <w:b/>
                <w:sz w:val="24"/>
                <w:szCs w:val="24"/>
                <w:rtl/>
                <w:lang w:eastAsia="he-IL"/>
              </w:rPr>
              <w:t>☒</w:t>
            </w:r>
            <w:r w:rsidRPr="002F386F">
              <w:rPr>
                <w:rFonts w:ascii="David" w:eastAsia="Calibri" w:hAnsi="David" w:cs="David" w:hint="cs"/>
                <w:b/>
                <w:sz w:val="24"/>
                <w:szCs w:val="24"/>
                <w:rtl/>
                <w:lang w:eastAsia="he-IL"/>
              </w:rPr>
              <w:t>שירותים - 085</w:t>
            </w:r>
          </w:p>
          <w:p w14:paraId="524EFA98"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AF07083"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p>
          <w:p w14:paraId="35191C85"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r w:rsidRPr="002F386F">
              <w:rPr>
                <w:rFonts w:ascii="Segoe UI Symbol" w:eastAsia="MS Gothic" w:hAnsi="Segoe UI Symbol" w:cs="Segoe UI Symbol"/>
                <w:b/>
                <w:sz w:val="24"/>
                <w:szCs w:val="24"/>
                <w:rtl/>
                <w:lang w:eastAsia="he-IL"/>
              </w:rPr>
              <w:t>☒</w:t>
            </w:r>
            <w:r w:rsidRPr="002F386F">
              <w:rPr>
                <w:rFonts w:ascii="David" w:eastAsia="Calibri" w:hAnsi="David" w:cs="David" w:hint="cs"/>
                <w:b/>
                <w:sz w:val="24"/>
                <w:szCs w:val="24"/>
                <w:rtl/>
                <w:lang w:eastAsia="he-IL"/>
              </w:rPr>
              <w:t>מזמין שירותים</w:t>
            </w:r>
          </w:p>
          <w:p w14:paraId="1F67E65F"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2F386F" w14:paraId="14786A69" w14:textId="77777777" w:rsidTr="0031199A">
        <w:trPr>
          <w:trHeight w:val="571"/>
        </w:trPr>
        <w:tc>
          <w:tcPr>
            <w:tcW w:w="4068" w:type="dxa"/>
            <w:tcBorders>
              <w:top w:val="single" w:sz="4" w:space="0" w:color="auto"/>
              <w:left w:val="single" w:sz="4" w:space="0" w:color="auto"/>
              <w:bottom w:val="single" w:sz="4" w:space="0" w:color="auto"/>
              <w:right w:val="single" w:sz="4" w:space="0" w:color="auto"/>
            </w:tcBorders>
            <w:hideMark/>
          </w:tcPr>
          <w:p w14:paraId="6CF0AC65"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ת.ז./ח.פ./ח.צ.</w:t>
            </w:r>
          </w:p>
          <w:p w14:paraId="68129B25"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CD6CF68"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DF9103" w14:textId="77777777" w:rsidR="00937C9F" w:rsidRPr="002F386F" w:rsidRDefault="00937C9F" w:rsidP="0031199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CAFDD3" w14:textId="77777777" w:rsidR="00937C9F" w:rsidRPr="002F386F" w:rsidRDefault="00937C9F" w:rsidP="0031199A">
            <w:pPr>
              <w:spacing w:before="0" w:beforeAutospacing="0" w:after="0" w:afterAutospacing="0" w:line="256" w:lineRule="auto"/>
              <w:rPr>
                <w:rFonts w:ascii="David" w:eastAsia="Calibri" w:hAnsi="David" w:cs="David"/>
                <w:b/>
                <w:sz w:val="24"/>
                <w:szCs w:val="24"/>
                <w:lang w:eastAsia="he-IL"/>
              </w:rPr>
            </w:pPr>
          </w:p>
        </w:tc>
      </w:tr>
      <w:tr w:rsidR="00937C9F" w:rsidRPr="002F386F" w14:paraId="3FE63FEE" w14:textId="77777777" w:rsidTr="0031199A">
        <w:trPr>
          <w:trHeight w:val="391"/>
        </w:trPr>
        <w:tc>
          <w:tcPr>
            <w:tcW w:w="4068" w:type="dxa"/>
            <w:tcBorders>
              <w:top w:val="single" w:sz="4" w:space="0" w:color="auto"/>
              <w:left w:val="single" w:sz="4" w:space="0" w:color="auto"/>
              <w:bottom w:val="single" w:sz="4" w:space="0" w:color="auto"/>
              <w:right w:val="single" w:sz="4" w:space="0" w:color="auto"/>
            </w:tcBorders>
            <w:hideMark/>
          </w:tcPr>
          <w:p w14:paraId="6A97010E"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 xml:space="preserve">מען </w:t>
            </w:r>
          </w:p>
          <w:p w14:paraId="3E1057CB"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404DB31" w14:textId="77777777" w:rsidR="00937C9F" w:rsidRPr="002F386F" w:rsidRDefault="00937C9F" w:rsidP="0031199A">
            <w:pPr>
              <w:spacing w:before="0" w:beforeAutospacing="0" w:after="0" w:afterAutospacing="0" w:line="240" w:lineRule="auto"/>
              <w:rPr>
                <w:rFonts w:ascii="David" w:eastAsia="Calibri" w:hAnsi="David" w:cs="David"/>
                <w:sz w:val="24"/>
                <w:szCs w:val="24"/>
                <w:lang w:eastAsia="he-IL"/>
              </w:rPr>
            </w:pPr>
            <w:r w:rsidRPr="002F386F">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59B57A" w14:textId="77777777" w:rsidR="00937C9F" w:rsidRPr="002F386F" w:rsidRDefault="00937C9F" w:rsidP="0031199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93D886" w14:textId="77777777" w:rsidR="00937C9F" w:rsidRPr="002F386F" w:rsidRDefault="00937C9F" w:rsidP="0031199A">
            <w:pPr>
              <w:spacing w:before="0" w:beforeAutospacing="0" w:after="0" w:afterAutospacing="0" w:line="256" w:lineRule="auto"/>
              <w:rPr>
                <w:rFonts w:ascii="David" w:eastAsia="Calibri" w:hAnsi="David" w:cs="David"/>
                <w:b/>
                <w:sz w:val="24"/>
                <w:szCs w:val="24"/>
                <w:lang w:eastAsia="he-IL"/>
              </w:rPr>
            </w:pPr>
          </w:p>
        </w:tc>
      </w:tr>
    </w:tbl>
    <w:p w14:paraId="7F2F7096" w14:textId="77777777" w:rsidR="00937C9F" w:rsidRPr="002F386F"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2F386F" w14:paraId="2EDECBED" w14:textId="77777777" w:rsidTr="0031199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9FF369B"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כיסויים</w:t>
            </w:r>
          </w:p>
        </w:tc>
      </w:tr>
      <w:tr w:rsidR="00937C9F" w:rsidRPr="002F386F" w14:paraId="1C2EB3E0" w14:textId="77777777" w:rsidTr="0031199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44200FD"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סוג הביטוח</w:t>
            </w:r>
          </w:p>
          <w:p w14:paraId="632CC519"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p w14:paraId="47922C18"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DB270A8"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198B200"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F18316"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3EE211"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473A8C7"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41EA4D9"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 xml:space="preserve">כיסויים נוספים בתוקף וביטול חריגים </w:t>
            </w:r>
          </w:p>
          <w:p w14:paraId="16A6E869"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יש לציין קוד כיסוי בהתאם לנספח ד'</w:t>
            </w:r>
          </w:p>
        </w:tc>
      </w:tr>
      <w:tr w:rsidR="00937C9F" w:rsidRPr="002F386F" w14:paraId="2F213549" w14:textId="77777777" w:rsidTr="0031199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6B766E6" w14:textId="77777777" w:rsidR="00937C9F" w:rsidRPr="002F386F" w:rsidRDefault="00937C9F" w:rsidP="0031199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4F36D2F" w14:textId="77777777" w:rsidR="00937C9F" w:rsidRPr="002F386F" w:rsidRDefault="00937C9F" w:rsidP="0031199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9B05F92" w14:textId="77777777" w:rsidR="00937C9F" w:rsidRPr="002F386F" w:rsidRDefault="00937C9F" w:rsidP="0031199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E4F200E" w14:textId="77777777" w:rsidR="00937C9F" w:rsidRPr="002F386F" w:rsidRDefault="00937C9F" w:rsidP="0031199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C8DA5E2" w14:textId="77777777" w:rsidR="00937C9F" w:rsidRPr="002F386F" w:rsidRDefault="00937C9F" w:rsidP="0031199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1219F0C"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1DF884B"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77C85AD" w14:textId="77777777" w:rsidR="00937C9F" w:rsidRPr="002F386F" w:rsidRDefault="00937C9F" w:rsidP="0031199A">
            <w:pPr>
              <w:spacing w:before="0" w:beforeAutospacing="0" w:after="0" w:afterAutospacing="0" w:line="256" w:lineRule="auto"/>
              <w:rPr>
                <w:rFonts w:ascii="David" w:eastAsia="Calibri" w:hAnsi="David" w:cs="David"/>
                <w:sz w:val="24"/>
                <w:szCs w:val="24"/>
                <w:lang w:eastAsia="he-IL"/>
              </w:rPr>
            </w:pPr>
          </w:p>
        </w:tc>
      </w:tr>
      <w:tr w:rsidR="00937C9F" w:rsidRPr="002F386F" w14:paraId="3499E458" w14:textId="77777777" w:rsidTr="0031199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805F987"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84278E1"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923F221"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30CC42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BCD5F2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0C7954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3B5F320"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63CC68E" w14:textId="77777777" w:rsidR="00937C9F" w:rsidRPr="002F386F" w:rsidRDefault="00937C9F" w:rsidP="0031199A">
            <w:pPr>
              <w:spacing w:before="0" w:beforeAutospacing="0" w:after="0" w:afterAutospacing="0" w:line="240" w:lineRule="auto"/>
              <w:ind w:left="50" w:right="78"/>
              <w:rPr>
                <w:rFonts w:ascii="David" w:eastAsia="Calibri" w:hAnsi="David" w:cs="David"/>
                <w:bCs/>
                <w:sz w:val="24"/>
                <w:szCs w:val="24"/>
                <w:rtl/>
                <w:lang w:eastAsia="he-IL"/>
              </w:rPr>
            </w:pPr>
            <w:r w:rsidRPr="002F386F">
              <w:rPr>
                <w:rFonts w:ascii="David" w:eastAsia="Calibri" w:hAnsi="David" w:cs="David" w:hint="cs"/>
                <w:bCs/>
                <w:sz w:val="24"/>
                <w:szCs w:val="24"/>
                <w:rtl/>
                <w:lang w:eastAsia="he-IL"/>
              </w:rPr>
              <w:t>304/302/307/315/328/329/321/309</w:t>
            </w:r>
          </w:p>
        </w:tc>
      </w:tr>
      <w:tr w:rsidR="00937C9F" w:rsidRPr="002F386F" w14:paraId="4C3F4F89" w14:textId="77777777" w:rsidTr="0031199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ED9C4A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3594B5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3AB8C24"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72C0484"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EB601B6"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76C811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 xml:space="preserve">________ לתובע, לאירוע </w:t>
            </w:r>
            <w:r w:rsidRPr="002F386F">
              <w:rPr>
                <w:rFonts w:ascii="David" w:eastAsia="Calibri" w:hAnsi="David" w:cs="David" w:hint="cs"/>
                <w:sz w:val="24"/>
                <w:szCs w:val="24"/>
                <w:rtl/>
                <w:lang w:eastAsia="he-IL"/>
              </w:rPr>
              <w:lastRenderedPageBreak/>
              <w:t>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8A0AD90"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lastRenderedPageBreak/>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72F4A39" w14:textId="77777777" w:rsidR="00937C9F" w:rsidRPr="002F386F" w:rsidRDefault="00937C9F" w:rsidP="0031199A">
            <w:pPr>
              <w:spacing w:before="0" w:beforeAutospacing="0" w:after="0" w:afterAutospacing="0" w:line="240" w:lineRule="auto"/>
              <w:ind w:left="50" w:right="78"/>
              <w:rPr>
                <w:rFonts w:ascii="David" w:eastAsia="Calibri" w:hAnsi="David" w:cs="David"/>
                <w:bCs/>
                <w:sz w:val="24"/>
                <w:szCs w:val="24"/>
                <w:rtl/>
                <w:lang w:eastAsia="he-IL"/>
              </w:rPr>
            </w:pPr>
            <w:r w:rsidRPr="002F386F">
              <w:rPr>
                <w:rFonts w:ascii="David" w:eastAsia="Calibri" w:hAnsi="David" w:cs="David" w:hint="cs"/>
                <w:bCs/>
                <w:sz w:val="24"/>
                <w:szCs w:val="24"/>
                <w:rtl/>
                <w:lang w:eastAsia="he-IL"/>
              </w:rPr>
              <w:t>304/302/309/308/328/321</w:t>
            </w:r>
          </w:p>
        </w:tc>
      </w:tr>
      <w:tr w:rsidR="00937C9F" w:rsidRPr="002F386F" w14:paraId="66F2C016" w14:textId="77777777" w:rsidTr="0031199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3DB2B03"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A0DEFAC" w14:textId="77777777" w:rsidR="00937C9F" w:rsidRPr="002F386F" w:rsidRDefault="00937C9F" w:rsidP="0031199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3B094AC" w14:textId="77777777" w:rsidR="00937C9F" w:rsidRPr="002F386F" w:rsidRDefault="00937C9F" w:rsidP="0031199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8442F47" w14:textId="77777777" w:rsidR="00937C9F" w:rsidRPr="002F386F" w:rsidRDefault="00937C9F" w:rsidP="0031199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AD67163" w14:textId="77777777" w:rsidR="00937C9F" w:rsidRPr="002F386F" w:rsidRDefault="00937C9F" w:rsidP="0031199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FC8BE73" w14:textId="77777777" w:rsidR="00937C9F" w:rsidRPr="002F386F" w:rsidRDefault="00937C9F" w:rsidP="0031199A">
            <w:pPr>
              <w:spacing w:before="0" w:beforeAutospacing="0" w:after="0" w:afterAutospacing="0" w:line="240" w:lineRule="auto"/>
              <w:rPr>
                <w:rFonts w:ascii="David" w:eastAsia="Calibri" w:hAnsi="David" w:cs="David"/>
                <w:strike/>
                <w:sz w:val="24"/>
                <w:szCs w:val="24"/>
                <w:rtl/>
                <w:lang w:eastAsia="he-IL"/>
              </w:rPr>
            </w:pPr>
            <w:r w:rsidRPr="002F386F">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33F39AB" w14:textId="77777777" w:rsidR="00937C9F" w:rsidRPr="002F386F" w:rsidRDefault="00937C9F" w:rsidP="0031199A">
            <w:pPr>
              <w:spacing w:before="0" w:beforeAutospacing="0" w:after="0" w:afterAutospacing="0" w:line="240" w:lineRule="auto"/>
              <w:rPr>
                <w:rFonts w:ascii="David" w:eastAsia="Calibri" w:hAnsi="David" w:cs="David"/>
                <w:sz w:val="24"/>
                <w:szCs w:val="24"/>
                <w:rtl/>
                <w:lang w:eastAsia="he-IL"/>
              </w:rPr>
            </w:pPr>
            <w:r w:rsidRPr="002F386F">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B93FA36" w14:textId="77777777" w:rsidR="00937C9F" w:rsidRPr="002F386F" w:rsidRDefault="00937C9F" w:rsidP="0031199A">
            <w:pPr>
              <w:spacing w:before="0" w:beforeAutospacing="0" w:after="0" w:afterAutospacing="0" w:line="240" w:lineRule="auto"/>
              <w:ind w:left="50" w:right="78"/>
              <w:rPr>
                <w:rFonts w:ascii="David" w:eastAsia="Calibri" w:hAnsi="David" w:cs="David"/>
                <w:bCs/>
                <w:strike/>
                <w:sz w:val="24"/>
                <w:szCs w:val="24"/>
                <w:rtl/>
                <w:lang w:eastAsia="he-IL"/>
              </w:rPr>
            </w:pPr>
            <w:r w:rsidRPr="002F386F">
              <w:rPr>
                <w:rFonts w:ascii="David" w:eastAsia="Calibri" w:hAnsi="David" w:cs="David" w:hint="cs"/>
                <w:bCs/>
                <w:sz w:val="24"/>
                <w:szCs w:val="24"/>
                <w:rtl/>
                <w:lang w:eastAsia="he-IL"/>
              </w:rPr>
              <w:t>302/318/328/332/301/303/325/326/327/321</w:t>
            </w:r>
          </w:p>
        </w:tc>
      </w:tr>
    </w:tbl>
    <w:p w14:paraId="09BFEE01" w14:textId="77777777" w:rsidR="00937C9F" w:rsidRPr="002F386F"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2F386F" w14:paraId="41145832" w14:textId="77777777" w:rsidTr="0031199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1A3FF5"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r w:rsidRPr="002F386F">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2F386F">
              <w:rPr>
                <w:rFonts w:ascii="David" w:eastAsia="Calibri" w:hAnsi="David" w:cs="David" w:hint="cs"/>
                <w:bCs/>
                <w:sz w:val="24"/>
                <w:szCs w:val="24"/>
                <w:rtl/>
                <w:lang w:eastAsia="he-IL"/>
              </w:rPr>
              <w:t>ג'</w:t>
            </w:r>
            <w:r w:rsidRPr="002F386F">
              <w:rPr>
                <w:rFonts w:ascii="David" w:eastAsia="Calibri" w:hAnsi="David" w:cs="David" w:hint="cs"/>
                <w:b/>
                <w:sz w:val="24"/>
                <w:szCs w:val="24"/>
                <w:rtl/>
                <w:lang w:eastAsia="he-IL"/>
              </w:rPr>
              <w:t>)*:</w:t>
            </w:r>
          </w:p>
        </w:tc>
      </w:tr>
      <w:tr w:rsidR="00937C9F" w:rsidRPr="002F386F" w14:paraId="3B1357D0" w14:textId="77777777" w:rsidTr="0031199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48846DD"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r w:rsidRPr="002F386F">
              <w:rPr>
                <w:rFonts w:ascii="David" w:eastAsia="Calibri" w:hAnsi="David" w:cs="David" w:hint="cs"/>
                <w:b/>
                <w:sz w:val="24"/>
                <w:szCs w:val="24"/>
                <w:rtl/>
                <w:lang w:eastAsia="he-IL"/>
              </w:rPr>
              <w:t>038</w:t>
            </w:r>
          </w:p>
        </w:tc>
      </w:tr>
    </w:tbl>
    <w:p w14:paraId="701CA3FF" w14:textId="77777777" w:rsidR="00937C9F" w:rsidRPr="002F386F"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2F386F" w14:paraId="5BC763A5" w14:textId="77777777" w:rsidTr="0031199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5CC5AE3"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lang w:eastAsia="he-IL"/>
              </w:rPr>
            </w:pPr>
            <w:r w:rsidRPr="002F386F">
              <w:rPr>
                <w:rFonts w:ascii="David" w:eastAsia="Calibri" w:hAnsi="David" w:cs="David" w:hint="cs"/>
                <w:b/>
                <w:sz w:val="24"/>
                <w:szCs w:val="24"/>
                <w:rtl/>
                <w:lang w:eastAsia="he-IL"/>
              </w:rPr>
              <w:t>חתימת האישור</w:t>
            </w:r>
          </w:p>
        </w:tc>
      </w:tr>
      <w:tr w:rsidR="00937C9F" w:rsidRPr="002F386F" w14:paraId="2F51E948" w14:textId="77777777" w:rsidTr="0031199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B469F17" w14:textId="77777777" w:rsidR="00937C9F" w:rsidRPr="002F386F" w:rsidRDefault="00937C9F" w:rsidP="0031199A">
            <w:pPr>
              <w:spacing w:before="0" w:beforeAutospacing="0" w:after="0" w:afterAutospacing="0" w:line="240" w:lineRule="auto"/>
              <w:ind w:left="50" w:right="78"/>
              <w:rPr>
                <w:rFonts w:ascii="David" w:eastAsia="Calibri" w:hAnsi="David" w:cs="David"/>
                <w:b/>
                <w:sz w:val="24"/>
                <w:szCs w:val="24"/>
                <w:rtl/>
                <w:lang w:eastAsia="he-IL"/>
              </w:rPr>
            </w:pPr>
            <w:r w:rsidRPr="002F386F">
              <w:rPr>
                <w:rFonts w:ascii="David" w:eastAsia="Calibri" w:hAnsi="David" w:cs="David" w:hint="cs"/>
                <w:b/>
                <w:sz w:val="24"/>
                <w:szCs w:val="24"/>
                <w:rtl/>
                <w:lang w:eastAsia="he-IL"/>
              </w:rPr>
              <w:t>המבטח:</w:t>
            </w:r>
          </w:p>
        </w:tc>
      </w:tr>
    </w:tbl>
    <w:p w14:paraId="746F4446" w14:textId="77777777" w:rsidR="00CB3665" w:rsidRPr="002F386F"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2F386F" w14:paraId="3806110D" w14:textId="77777777" w:rsidTr="0031199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B9B1874" w14:textId="77777777" w:rsidR="00CB3665" w:rsidRPr="002F386F" w:rsidRDefault="00CB3665" w:rsidP="0031199A">
            <w:pPr>
              <w:spacing w:before="0" w:beforeAutospacing="0" w:after="0" w:afterAutospacing="0" w:line="240" w:lineRule="auto"/>
              <w:ind w:left="50" w:right="78"/>
              <w:rPr>
                <w:rFonts w:ascii="David" w:eastAsia="Calibri" w:hAnsi="David" w:cs="David"/>
                <w:b/>
                <w:sz w:val="24"/>
                <w:szCs w:val="24"/>
                <w:rtl/>
                <w:lang w:eastAsia="he-IL"/>
              </w:rPr>
            </w:pPr>
            <w:r w:rsidRPr="002F386F">
              <w:rPr>
                <w:rFonts w:ascii="David" w:eastAsia="Calibri" w:hAnsi="David" w:cs="David" w:hint="cs"/>
                <w:b/>
                <w:sz w:val="24"/>
                <w:szCs w:val="24"/>
                <w:rtl/>
                <w:lang w:eastAsia="he-IL"/>
              </w:rPr>
              <w:t>ביטול/שינוי הפוליסה *</w:t>
            </w:r>
          </w:p>
        </w:tc>
      </w:tr>
      <w:tr w:rsidR="00CB3665" w:rsidRPr="002F386F" w14:paraId="49A1C965" w14:textId="77777777" w:rsidTr="0031199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BC903C0" w14:textId="77777777" w:rsidR="00CB3665" w:rsidRPr="002F386F" w:rsidRDefault="00CB3665" w:rsidP="0031199A">
            <w:pPr>
              <w:spacing w:before="0" w:beforeAutospacing="0" w:after="0" w:afterAutospacing="0" w:line="240" w:lineRule="auto"/>
              <w:rPr>
                <w:rFonts w:ascii="David" w:eastAsia="Calibri" w:hAnsi="David" w:cs="David"/>
                <w:bCs/>
                <w:sz w:val="24"/>
                <w:szCs w:val="24"/>
                <w:rtl/>
                <w:lang w:eastAsia="he-IL"/>
              </w:rPr>
            </w:pPr>
            <w:r w:rsidRPr="002F386F">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2F386F">
              <w:rPr>
                <w:rFonts w:ascii="David" w:eastAsia="Calibri" w:hAnsi="David" w:cs="David" w:hint="cs"/>
                <w:bCs/>
                <w:sz w:val="24"/>
                <w:szCs w:val="24"/>
                <w:rtl/>
                <w:lang w:eastAsia="he-IL"/>
              </w:rPr>
              <w:t>30 יום</w:t>
            </w:r>
            <w:r w:rsidRPr="002F386F">
              <w:rPr>
                <w:rFonts w:ascii="David" w:eastAsia="Calibri" w:hAnsi="David" w:cs="David" w:hint="cs"/>
                <w:b/>
                <w:sz w:val="24"/>
                <w:szCs w:val="24"/>
                <w:rtl/>
                <w:lang w:eastAsia="he-IL"/>
              </w:rPr>
              <w:t xml:space="preserve"> לאחר משלוח הודעה למבקש האישור בדבר השינוי או הביטול.</w:t>
            </w:r>
          </w:p>
        </w:tc>
      </w:tr>
    </w:tbl>
    <w:p w14:paraId="5EB81011" w14:textId="77777777" w:rsidR="00CB3665" w:rsidRPr="002F386F"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564D36FD" w14:textId="77777777" w:rsidR="00937C9F" w:rsidRPr="002F386F"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2F386F">
        <w:rPr>
          <w:rFonts w:ascii="David" w:eastAsia="Calibri" w:hAnsi="David" w:cs="David" w:hint="cs"/>
          <w:b/>
          <w:bCs/>
          <w:sz w:val="24"/>
          <w:szCs w:val="24"/>
          <w:u w:val="single"/>
          <w:rtl/>
          <w:lang w:eastAsia="he-IL"/>
        </w:rPr>
        <w:t xml:space="preserve">* באישור ביטוח כללי </w:t>
      </w:r>
      <w:r w:rsidRPr="002F386F">
        <w:rPr>
          <w:rFonts w:ascii="David" w:eastAsia="Calibri" w:hAnsi="David" w:cs="David" w:hint="cs"/>
          <w:sz w:val="24"/>
          <w:szCs w:val="24"/>
          <w:rtl/>
          <w:lang w:eastAsia="he-IL"/>
        </w:rPr>
        <w:t xml:space="preserve">ניתן לסמן שדות אלה כשדות שאינם בתוקף. </w:t>
      </w:r>
    </w:p>
    <w:p w14:paraId="6B436771" w14:textId="77777777" w:rsidR="00EE7345" w:rsidRPr="002F386F"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3E44A99"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0E7C77"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C9B381" w14:textId="77777777" w:rsidR="00EE7345" w:rsidRPr="002F386F"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F82046" w14:textId="77777777" w:rsidR="00EE7345" w:rsidRPr="002F386F"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FAF10C"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4FE4E79"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B154E1F"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B62F71F"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AF1D7B" w14:textId="77777777" w:rsidR="00EE7345" w:rsidRPr="002F386F"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F0ABA84" w14:textId="77777777" w:rsidR="00937C9F" w:rsidRPr="002F386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b/>
          <w:bCs/>
          <w:sz w:val="24"/>
          <w:szCs w:val="24"/>
          <w:u w:val="single"/>
          <w:rtl/>
          <w:lang w:eastAsia="he-IL"/>
        </w:rPr>
        <w:lastRenderedPageBreak/>
        <w:br w:type="page"/>
      </w:r>
    </w:p>
    <w:p w14:paraId="09A25B0F" w14:textId="77777777" w:rsidR="000206FA" w:rsidRPr="002F386F"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b/>
          <w:bCs/>
          <w:sz w:val="24"/>
          <w:szCs w:val="24"/>
          <w:u w:val="single"/>
          <w:rtl/>
          <w:lang w:eastAsia="he-IL"/>
        </w:rPr>
        <w:lastRenderedPageBreak/>
        <w:t xml:space="preserve">נספח </w:t>
      </w:r>
      <w:r w:rsidR="00EE7345" w:rsidRPr="002F386F">
        <w:rPr>
          <w:rFonts w:ascii="Times New Roman" w:eastAsia="Times New Roman" w:hAnsi="Times New Roman" w:cs="David" w:hint="cs"/>
          <w:b/>
          <w:bCs/>
          <w:sz w:val="24"/>
          <w:szCs w:val="24"/>
          <w:u w:val="single"/>
          <w:rtl/>
          <w:lang w:eastAsia="he-IL"/>
        </w:rPr>
        <w:t>"</w:t>
      </w:r>
      <w:r w:rsidRPr="002F386F">
        <w:rPr>
          <w:rFonts w:ascii="Times New Roman" w:eastAsia="Times New Roman" w:hAnsi="Times New Roman" w:cs="David"/>
          <w:b/>
          <w:bCs/>
          <w:sz w:val="24"/>
          <w:szCs w:val="24"/>
          <w:u w:val="single"/>
          <w:rtl/>
          <w:lang w:eastAsia="he-IL"/>
        </w:rPr>
        <w:t>ח'</w:t>
      </w:r>
      <w:r w:rsidR="00EE7345" w:rsidRPr="002F386F">
        <w:rPr>
          <w:rFonts w:ascii="Times New Roman" w:eastAsia="Times New Roman" w:hAnsi="Times New Roman" w:cs="David" w:hint="cs"/>
          <w:b/>
          <w:bCs/>
          <w:sz w:val="24"/>
          <w:szCs w:val="24"/>
          <w:u w:val="single"/>
          <w:rtl/>
          <w:lang w:eastAsia="he-IL"/>
        </w:rPr>
        <w:t>'</w:t>
      </w:r>
    </w:p>
    <w:p w14:paraId="348C00BA" w14:textId="77777777" w:rsidR="000206FA" w:rsidRPr="002F386F"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b/>
          <w:bCs/>
          <w:sz w:val="24"/>
          <w:szCs w:val="24"/>
          <w:u w:val="single"/>
          <w:rtl/>
          <w:lang w:eastAsia="he-IL"/>
        </w:rPr>
        <w:t>רשימת התוכניות והמסמכים שעל ה</w:t>
      </w:r>
      <w:r w:rsidR="00B17D15" w:rsidRPr="002F386F">
        <w:rPr>
          <w:rFonts w:ascii="Times New Roman" w:eastAsia="Times New Roman" w:hAnsi="Times New Roman" w:cs="David"/>
          <w:b/>
          <w:bCs/>
          <w:sz w:val="24"/>
          <w:szCs w:val="24"/>
          <w:u w:val="single"/>
          <w:rtl/>
          <w:lang w:eastAsia="he-IL"/>
        </w:rPr>
        <w:t>יועץ</w:t>
      </w:r>
      <w:r w:rsidRPr="002F386F">
        <w:rPr>
          <w:rFonts w:ascii="Times New Roman" w:eastAsia="Times New Roman" w:hAnsi="Times New Roman" w:cs="David"/>
          <w:b/>
          <w:bCs/>
          <w:sz w:val="24"/>
          <w:szCs w:val="24"/>
          <w:u w:val="single"/>
          <w:rtl/>
          <w:lang w:eastAsia="he-IL"/>
        </w:rPr>
        <w:t xml:space="preserve"> להנפיק</w:t>
      </w:r>
    </w:p>
    <w:p w14:paraId="7A04B4D6" w14:textId="77777777" w:rsidR="000206FA" w:rsidRPr="002F386F"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2F386F">
        <w:rPr>
          <w:rFonts w:ascii="Times New Roman" w:eastAsia="Times New Roman" w:hAnsi="Times New Roman" w:cs="David"/>
          <w:sz w:val="24"/>
          <w:szCs w:val="24"/>
          <w:u w:val="single"/>
          <w:rtl/>
          <w:lang w:eastAsia="he-IL"/>
        </w:rPr>
        <w:t>מסמך זה מהווה השלמה לנספח ב' ואינו גורע ממנו</w:t>
      </w:r>
    </w:p>
    <w:p w14:paraId="219A6AB5" w14:textId="77777777" w:rsidR="000206FA" w:rsidRPr="002F386F"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3BFC6A0F" w14:textId="77777777" w:rsidR="000206FA" w:rsidRPr="002F386F"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1.</w:t>
      </w:r>
      <w:r w:rsidRPr="002F386F">
        <w:rPr>
          <w:rFonts w:ascii="Times New Roman" w:eastAsia="Times New Roman" w:hAnsi="Times New Roman" w:cs="David"/>
          <w:sz w:val="24"/>
          <w:szCs w:val="24"/>
          <w:rtl/>
          <w:lang w:eastAsia="he-IL"/>
        </w:rPr>
        <w:tab/>
        <w:t>ת</w:t>
      </w:r>
      <w:r w:rsidR="000206FA" w:rsidRPr="002F386F">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5D7DA627" w14:textId="77777777" w:rsidR="000206FA" w:rsidRPr="002F386F"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2.</w:t>
      </w:r>
      <w:r w:rsidRPr="002F386F">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2F386F">
        <w:rPr>
          <w:rFonts w:ascii="Times New Roman" w:eastAsia="Times New Roman" w:hAnsi="Times New Roman" w:cs="David" w:hint="cs"/>
          <w:sz w:val="24"/>
          <w:szCs w:val="24"/>
          <w:rtl/>
          <w:lang w:eastAsia="he-IL"/>
        </w:rPr>
        <w:t>,</w:t>
      </w:r>
      <w:r w:rsidRPr="002F386F">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2F386F">
        <w:rPr>
          <w:rFonts w:ascii="Times New Roman" w:eastAsia="Times New Roman" w:hAnsi="Times New Roman" w:cs="David" w:hint="cs"/>
          <w:sz w:val="24"/>
          <w:szCs w:val="24"/>
          <w:rtl/>
          <w:lang w:eastAsia="he-IL"/>
        </w:rPr>
        <w:t>/ מעברים אופקיים,</w:t>
      </w:r>
      <w:r w:rsidRPr="002F386F">
        <w:rPr>
          <w:rFonts w:ascii="Times New Roman" w:eastAsia="Times New Roman" w:hAnsi="Times New Roman" w:cs="David"/>
          <w:sz w:val="24"/>
          <w:szCs w:val="24"/>
          <w:rtl/>
          <w:lang w:eastAsia="he-IL"/>
        </w:rPr>
        <w:t xml:space="preserve"> ארונות מים קומתיים, </w:t>
      </w:r>
      <w:r w:rsidR="00EE7345" w:rsidRPr="002F386F">
        <w:rPr>
          <w:rFonts w:ascii="Times New Roman" w:eastAsia="Times New Roman" w:hAnsi="Times New Roman" w:cs="David" w:hint="cs"/>
          <w:sz w:val="24"/>
          <w:szCs w:val="24"/>
          <w:rtl/>
          <w:lang w:eastAsia="he-IL"/>
        </w:rPr>
        <w:t>אלמנטי</w:t>
      </w:r>
      <w:r w:rsidR="00EE7345" w:rsidRPr="002F386F">
        <w:rPr>
          <w:rFonts w:ascii="Times New Roman" w:eastAsia="Times New Roman" w:hAnsi="Times New Roman" w:cs="David" w:hint="eastAsia"/>
          <w:sz w:val="24"/>
          <w:szCs w:val="24"/>
          <w:rtl/>
          <w:lang w:eastAsia="he-IL"/>
        </w:rPr>
        <w:t>י</w:t>
      </w:r>
      <w:r w:rsidRPr="002F386F">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385C04CE" w14:textId="77777777" w:rsidR="000206FA" w:rsidRPr="002F386F"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3.</w:t>
      </w:r>
      <w:r w:rsidRPr="002F386F">
        <w:rPr>
          <w:rFonts w:ascii="Times New Roman" w:eastAsia="Times New Roman" w:hAnsi="Times New Roman" w:cs="David"/>
          <w:sz w:val="24"/>
          <w:szCs w:val="24"/>
          <w:rtl/>
          <w:lang w:eastAsia="he-IL"/>
        </w:rPr>
        <w:tab/>
        <w:t>מפרטים טכניים ליישום פרטי האיטום.</w:t>
      </w:r>
    </w:p>
    <w:p w14:paraId="3D31161F" w14:textId="77777777" w:rsidR="000206FA" w:rsidRPr="002F386F"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4.</w:t>
      </w:r>
      <w:r w:rsidRPr="002F386F">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1F2A8173" w14:textId="77777777" w:rsidR="000206FA" w:rsidRPr="002F386F"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5.</w:t>
      </w:r>
      <w:r w:rsidRPr="002F386F">
        <w:rPr>
          <w:rFonts w:ascii="Times New Roman" w:eastAsia="Times New Roman" w:hAnsi="Times New Roman" w:cs="David"/>
          <w:sz w:val="24"/>
          <w:szCs w:val="24"/>
          <w:rtl/>
          <w:lang w:eastAsia="he-IL"/>
        </w:rPr>
        <w:tab/>
        <w:t>כל ת</w:t>
      </w:r>
      <w:r w:rsidR="000206FA" w:rsidRPr="002F386F">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CB4D89E" w14:textId="77777777" w:rsidR="000206FA" w:rsidRPr="002F386F"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6.</w:t>
      </w:r>
      <w:r w:rsidRPr="002F386F">
        <w:rPr>
          <w:rFonts w:ascii="Times New Roman" w:eastAsia="Times New Roman" w:hAnsi="Times New Roman" w:cs="David"/>
          <w:sz w:val="24"/>
          <w:szCs w:val="24"/>
          <w:rtl/>
          <w:lang w:eastAsia="he-IL"/>
        </w:rPr>
        <w:tab/>
        <w:t>רשימות מעודכנות של ת</w:t>
      </w:r>
      <w:r w:rsidR="000206FA" w:rsidRPr="002F386F">
        <w:rPr>
          <w:rFonts w:ascii="Times New Roman" w:eastAsia="Times New Roman" w:hAnsi="Times New Roman" w:cs="David"/>
          <w:sz w:val="24"/>
          <w:szCs w:val="24"/>
          <w:rtl/>
          <w:lang w:eastAsia="he-IL"/>
        </w:rPr>
        <w:t>כניות כולל תאריך ומספר מהדורה - לפחות פעם בחודש.</w:t>
      </w:r>
    </w:p>
    <w:p w14:paraId="00E6F5F3" w14:textId="77777777" w:rsidR="000206FA" w:rsidRPr="002F386F"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7.</w:t>
      </w:r>
      <w:r w:rsidRPr="002F386F">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377628DF" w14:textId="77777777" w:rsidR="000206FA" w:rsidRPr="002F386F"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8.</w:t>
      </w:r>
      <w:r w:rsidRPr="002F386F">
        <w:rPr>
          <w:rFonts w:ascii="Times New Roman" w:eastAsia="Times New Roman" w:hAnsi="Times New Roman" w:cs="David"/>
          <w:sz w:val="24"/>
          <w:szCs w:val="24"/>
          <w:rtl/>
          <w:lang w:eastAsia="he-IL"/>
        </w:rPr>
        <w:tab/>
        <w:t>כל שאר ת</w:t>
      </w:r>
      <w:r w:rsidR="000206FA" w:rsidRPr="002F386F">
        <w:rPr>
          <w:rFonts w:ascii="Times New Roman" w:eastAsia="Times New Roman" w:hAnsi="Times New Roman" w:cs="David"/>
          <w:sz w:val="24"/>
          <w:szCs w:val="24"/>
          <w:rtl/>
          <w:lang w:eastAsia="he-IL"/>
        </w:rPr>
        <w:t>כניות הביצוע המתחייבות מכל תקן ודין, לרבות אך לא רק</w:t>
      </w:r>
      <w:r w:rsidRPr="002F386F">
        <w:rPr>
          <w:rFonts w:ascii="Times New Roman" w:eastAsia="Times New Roman" w:hAnsi="Times New Roman" w:cs="David"/>
          <w:sz w:val="24"/>
          <w:szCs w:val="24"/>
          <w:rtl/>
          <w:lang w:eastAsia="he-IL"/>
        </w:rPr>
        <w:t xml:space="preserve"> מחלקיו השונים של ת"י 1547 - "ת</w:t>
      </w:r>
      <w:r w:rsidR="000206FA" w:rsidRPr="002F386F">
        <w:rPr>
          <w:rFonts w:ascii="Times New Roman" w:eastAsia="Times New Roman" w:hAnsi="Times New Roman" w:cs="David"/>
          <w:sz w:val="24"/>
          <w:szCs w:val="24"/>
          <w:rtl/>
          <w:lang w:eastAsia="he-IL"/>
        </w:rPr>
        <w:t>כניות ביצוע לבניינים ולעבודות פיתוח סביבתי".</w:t>
      </w:r>
    </w:p>
    <w:p w14:paraId="4B0AB254" w14:textId="77777777" w:rsidR="000206FA" w:rsidRPr="002F386F"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2F386F">
        <w:rPr>
          <w:rFonts w:ascii="Times New Roman" w:eastAsia="Times New Roman" w:hAnsi="Times New Roman" w:cs="David"/>
          <w:sz w:val="24"/>
          <w:szCs w:val="24"/>
          <w:rtl/>
          <w:lang w:eastAsia="he-IL"/>
        </w:rPr>
        <w:t xml:space="preserve">כל המסמכים והתוכניות יערכו בשפה העברית.  </w:t>
      </w:r>
    </w:p>
    <w:p w14:paraId="7468121C" w14:textId="77777777" w:rsidR="000206FA" w:rsidRPr="002F386F"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8BB4F5" w14:textId="77777777" w:rsidR="000206FA" w:rsidRPr="002F386F"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2F386F">
        <w:rPr>
          <w:rFonts w:ascii="Times New Roman" w:eastAsia="Times New Roman" w:hAnsi="Times New Roman" w:cs="David"/>
          <w:sz w:val="20"/>
          <w:szCs w:val="24"/>
          <w:rtl/>
          <w:lang w:eastAsia="he-IL"/>
        </w:rPr>
        <w:br w:type="page"/>
      </w:r>
    </w:p>
    <w:p w14:paraId="25A9ED5A" w14:textId="77777777" w:rsidR="00EE7345" w:rsidRPr="002F386F"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F386F">
        <w:rPr>
          <w:rFonts w:ascii="Times New Roman" w:eastAsia="Times New Roman" w:hAnsi="Times New Roman" w:cs="David" w:hint="cs"/>
          <w:b/>
          <w:bCs/>
          <w:sz w:val="20"/>
          <w:szCs w:val="24"/>
          <w:u w:val="single"/>
          <w:rtl/>
          <w:lang w:eastAsia="he-IL"/>
        </w:rPr>
        <w:lastRenderedPageBreak/>
        <w:t>נספח "ט"</w:t>
      </w:r>
    </w:p>
    <w:p w14:paraId="03036114" w14:textId="77777777" w:rsidR="00EE7345" w:rsidRPr="002F386F"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3AFE567" w14:textId="77777777" w:rsidR="00EE7345" w:rsidRPr="002F386F"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F386F">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E006F8B"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C41124"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D296C8"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EF1E24" w14:textId="77777777" w:rsidR="00EE7345" w:rsidRPr="002F386F"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לכבוד :</w:t>
      </w:r>
    </w:p>
    <w:p w14:paraId="666440B7" w14:textId="40834AE1" w:rsidR="00EE7345" w:rsidRPr="002F386F" w:rsidRDefault="00A406C9"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E65B53" w:rsidRPr="002F386F">
            <w:rPr>
              <w:rFonts w:ascii="Times New Roman" w:eastAsia="Times New Roman" w:hAnsi="Times New Roman" w:cs="David" w:hint="cs"/>
              <w:sz w:val="24"/>
              <w:szCs w:val="24"/>
              <w:rtl/>
              <w:lang w:eastAsia="he-IL"/>
            </w:rPr>
            <w:br/>
            <w:t>אפריקה ישראל מגורים בע"מ</w:t>
          </w:r>
          <w:r w:rsidR="00E65B53" w:rsidRPr="002F386F">
            <w:rPr>
              <w:rFonts w:ascii="Times New Roman" w:eastAsia="Times New Roman" w:hAnsi="Times New Roman" w:cs="David" w:hint="cs"/>
              <w:sz w:val="24"/>
              <w:szCs w:val="24"/>
              <w:rtl/>
              <w:lang w:eastAsia="he-IL"/>
            </w:rPr>
            <w:br/>
            <w:t>יוני נתניהו 1 ג' אור יהודה</w:t>
          </w:r>
          <w:r w:rsidR="00E65B53" w:rsidRPr="002F386F">
            <w:rPr>
              <w:rFonts w:ascii="Times New Roman" w:eastAsia="Times New Roman" w:hAnsi="Times New Roman" w:cs="David" w:hint="cs"/>
              <w:sz w:val="24"/>
              <w:szCs w:val="24"/>
              <w:rtl/>
              <w:lang w:eastAsia="he-IL"/>
            </w:rPr>
            <w:br/>
            <w:t>מ.ז 52-003476-0</w:t>
          </w:r>
          <w:r w:rsidR="00E65B53" w:rsidRPr="002F386F">
            <w:rPr>
              <w:rFonts w:ascii="Times New Roman" w:eastAsia="Times New Roman" w:hAnsi="Times New Roman" w:cs="David" w:hint="cs"/>
              <w:sz w:val="24"/>
              <w:szCs w:val="24"/>
              <w:rtl/>
              <w:lang w:eastAsia="he-IL"/>
            </w:rPr>
            <w:br/>
          </w:r>
          <w:r w:rsidR="00E65B53" w:rsidRPr="002F386F">
            <w:rPr>
              <w:rFonts w:ascii="Times New Roman" w:eastAsia="Times New Roman" w:hAnsi="Times New Roman" w:cs="David" w:hint="cs"/>
              <w:sz w:val="24"/>
              <w:szCs w:val="24"/>
              <w:rtl/>
              <w:lang w:eastAsia="he-IL"/>
            </w:rPr>
            <w:br/>
            <w:t>כלל נכסי נדלן נשר מרכז (נ.נ.נ.מ) שותפות מוגבלת</w:t>
          </w:r>
          <w:r w:rsidR="00E65B53" w:rsidRPr="002F386F">
            <w:rPr>
              <w:rFonts w:ascii="Times New Roman" w:eastAsia="Times New Roman" w:hAnsi="Times New Roman" w:cs="David" w:hint="cs"/>
              <w:sz w:val="24"/>
              <w:szCs w:val="24"/>
              <w:rtl/>
              <w:lang w:eastAsia="he-IL"/>
            </w:rPr>
            <w:br/>
            <w:t>מרכז עזריאלי בניין משולש 3, תל אביב</w:t>
          </w:r>
          <w:r w:rsidR="00E65B53" w:rsidRPr="002F386F">
            <w:rPr>
              <w:rFonts w:ascii="Times New Roman" w:eastAsia="Times New Roman" w:hAnsi="Times New Roman" w:cs="David" w:hint="cs"/>
              <w:sz w:val="24"/>
              <w:szCs w:val="24"/>
              <w:rtl/>
              <w:lang w:eastAsia="he-IL"/>
            </w:rPr>
            <w:br/>
            <w:t>540283033</w:t>
          </w:r>
          <w:r w:rsidR="00E65B53" w:rsidRPr="002F386F">
            <w:rPr>
              <w:rFonts w:ascii="Times New Roman" w:eastAsia="Times New Roman" w:hAnsi="Times New Roman" w:cs="David" w:hint="cs"/>
              <w:sz w:val="24"/>
              <w:szCs w:val="24"/>
              <w:rtl/>
              <w:lang w:eastAsia="he-IL"/>
            </w:rPr>
            <w:br/>
          </w:r>
          <w:r w:rsidR="00E65B53" w:rsidRPr="002F386F">
            <w:rPr>
              <w:rFonts w:ascii="Times New Roman" w:eastAsia="Times New Roman" w:hAnsi="Times New Roman" w:cs="David" w:hint="cs"/>
              <w:sz w:val="24"/>
              <w:szCs w:val="24"/>
              <w:rtl/>
              <w:lang w:eastAsia="he-IL"/>
            </w:rPr>
            <w:br/>
            <w:t>שיכון ובינוי נדל"ן בע"מ</w:t>
          </w:r>
          <w:r w:rsidR="00E65B53" w:rsidRPr="002F386F">
            <w:rPr>
              <w:rFonts w:ascii="Times New Roman" w:eastAsia="Times New Roman" w:hAnsi="Times New Roman" w:cs="David" w:hint="cs"/>
              <w:sz w:val="24"/>
              <w:szCs w:val="24"/>
              <w:rtl/>
              <w:lang w:eastAsia="he-IL"/>
            </w:rPr>
            <w:br/>
            <w:t>שלם 3 רמת גן 52215</w:t>
          </w:r>
          <w:r w:rsidR="00E65B53" w:rsidRPr="002F386F">
            <w:rPr>
              <w:rFonts w:ascii="Times New Roman" w:eastAsia="Times New Roman" w:hAnsi="Times New Roman" w:cs="David" w:hint="cs"/>
              <w:sz w:val="24"/>
              <w:szCs w:val="24"/>
              <w:rtl/>
              <w:lang w:eastAsia="he-IL"/>
            </w:rPr>
            <w:br/>
            <w:t>מ.ז 52-002117-1</w:t>
          </w:r>
          <w:r w:rsidR="00E65B53" w:rsidRPr="002F386F">
            <w:rPr>
              <w:rFonts w:ascii="Times New Roman" w:eastAsia="Times New Roman" w:hAnsi="Times New Roman" w:cs="David" w:hint="cs"/>
              <w:sz w:val="24"/>
              <w:szCs w:val="24"/>
              <w:rtl/>
              <w:lang w:eastAsia="he-IL"/>
            </w:rPr>
            <w:br/>
          </w:r>
        </w:sdtContent>
      </w:sdt>
      <w:r w:rsidR="00EE7345" w:rsidRPr="002F386F">
        <w:rPr>
          <w:rFonts w:ascii="Times New Roman" w:eastAsia="Times New Roman" w:hAnsi="Times New Roman" w:cs="David" w:hint="cs"/>
          <w:sz w:val="24"/>
          <w:szCs w:val="24"/>
          <w:rtl/>
          <w:lang w:eastAsia="he-IL"/>
        </w:rPr>
        <w:br/>
        <w:t>(המזמין)</w:t>
      </w:r>
    </w:p>
    <w:p w14:paraId="2F138D37" w14:textId="77777777" w:rsidR="00EE7345" w:rsidRPr="002F386F"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C1D3D91" w14:textId="77777777" w:rsidR="00EE7345" w:rsidRPr="002F386F"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CF9B33" w14:textId="77777777" w:rsidR="00EE7345" w:rsidRPr="002F386F"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81BDDB" w14:textId="77777777" w:rsidR="00EE7345" w:rsidRPr="002F386F"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5D5B97" w14:textId="7CFF4119" w:rsidR="00EE7345" w:rsidRPr="002F386F"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2F386F">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r w:rsidRPr="002F386F">
        <w:rPr>
          <w:rFonts w:ascii="Times New Roman" w:eastAsia="Times New Roman" w:hAnsi="Times New Roman" w:cs="David" w:hint="cs"/>
          <w:bCs/>
          <w:sz w:val="24"/>
          <w:szCs w:val="24"/>
          <w:rtl/>
          <w:lang w:eastAsia="he-IL"/>
        </w:rPr>
        <w:t xml:space="preserve"> </w:t>
      </w:r>
      <w:r w:rsidRPr="002F386F">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77456B" w:rsidRPr="002F386F">
            <w:rPr>
              <w:rFonts w:ascii="Times New Roman" w:eastAsia="Times New Roman" w:hAnsi="Times New Roman" w:cs="David"/>
              <w:sz w:val="24"/>
              <w:szCs w:val="24"/>
              <w:rtl/>
              <w:lang w:eastAsia="he-IL"/>
            </w:rPr>
            <w:t>נשר</w:t>
          </w:r>
        </w:sdtContent>
      </w:sdt>
      <w:r w:rsidRPr="002F386F">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77456B" w:rsidRPr="002F386F">
            <w:rPr>
              <w:rFonts w:ascii="Times New Roman" w:eastAsia="Times New Roman" w:hAnsi="Times New Roman" w:cs="David" w:hint="cs"/>
              <w:sz w:val="24"/>
              <w:szCs w:val="24"/>
              <w:rtl/>
            </w:rPr>
            <w:t>יעוץ תרמי וירוק לפרויקט</w:t>
          </w:r>
        </w:sdtContent>
      </w:sdt>
      <w:r w:rsidRPr="002F386F">
        <w:rPr>
          <w:rFonts w:ascii="Times New Roman" w:eastAsia="Times New Roman" w:hAnsi="Times New Roman" w:cs="David" w:hint="cs"/>
          <w:sz w:val="24"/>
          <w:szCs w:val="24"/>
          <w:rtl/>
          <w:lang w:eastAsia="he-IL"/>
        </w:rPr>
        <w:t>, מאשר בזאת שהעבודות הנ"ל בוצעו והושלמו בהתאם להנחיותי</w:t>
      </w:r>
      <w:r w:rsidRPr="002F386F">
        <w:rPr>
          <w:rFonts w:ascii="Times New Roman" w:eastAsia="Times New Roman" w:hAnsi="Times New Roman" w:cs="David" w:hint="eastAsia"/>
          <w:sz w:val="24"/>
          <w:szCs w:val="24"/>
          <w:rtl/>
          <w:lang w:eastAsia="he-IL"/>
        </w:rPr>
        <w:t>י</w:t>
      </w:r>
      <w:r w:rsidRPr="002F386F">
        <w:rPr>
          <w:rFonts w:ascii="Times New Roman" w:eastAsia="Times New Roman" w:hAnsi="Times New Roman" w:cs="David" w:hint="cs"/>
          <w:sz w:val="24"/>
          <w:szCs w:val="24"/>
          <w:rtl/>
          <w:lang w:eastAsia="he-IL"/>
        </w:rPr>
        <w:t>, לתכניותי</w:t>
      </w:r>
      <w:r w:rsidRPr="002F386F">
        <w:rPr>
          <w:rFonts w:ascii="Times New Roman" w:eastAsia="Times New Roman" w:hAnsi="Times New Roman" w:cs="David" w:hint="eastAsia"/>
          <w:sz w:val="24"/>
          <w:szCs w:val="24"/>
          <w:rtl/>
          <w:lang w:eastAsia="he-IL"/>
        </w:rPr>
        <w:t>י</w:t>
      </w:r>
      <w:r w:rsidRPr="002F386F">
        <w:rPr>
          <w:rFonts w:ascii="Times New Roman" w:eastAsia="Times New Roman" w:hAnsi="Times New Roman" w:cs="David" w:hint="cs"/>
          <w:sz w:val="24"/>
          <w:szCs w:val="24"/>
          <w:rtl/>
          <w:lang w:eastAsia="he-IL"/>
        </w:rPr>
        <w:t>, בהתאם</w:t>
      </w:r>
      <w:r w:rsidRPr="002F386F">
        <w:rPr>
          <w:rFonts w:ascii="Times New Roman" w:eastAsia="Times New Roman" w:hAnsi="Times New Roman" w:cs="David" w:hint="cs"/>
          <w:sz w:val="20"/>
          <w:szCs w:val="24"/>
          <w:rtl/>
          <w:lang w:eastAsia="he-IL"/>
        </w:rPr>
        <w:t xml:space="preserve"> לתקנים מחייבים ולשביעות רצוני.</w:t>
      </w:r>
    </w:p>
    <w:p w14:paraId="6B8F924F" w14:textId="77777777" w:rsidR="00EE7345" w:rsidRPr="002F386F"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DECD49C"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A564E1"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1BB71F"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4D009E" w14:textId="77777777" w:rsidR="00EE7345" w:rsidRPr="002F386F"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1DA955" w14:textId="77777777" w:rsidR="00EE7345" w:rsidRPr="002F386F"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                                                                                      בכבוד רב,</w:t>
      </w:r>
    </w:p>
    <w:p w14:paraId="14F5E5FE" w14:textId="77777777" w:rsidR="00EE7345" w:rsidRPr="002F386F"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84F905" w14:textId="77777777" w:rsidR="00EE7345" w:rsidRPr="002F386F"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2140C" w14:textId="77777777" w:rsidR="00EE7345" w:rsidRPr="002F386F"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F386F">
        <w:rPr>
          <w:rFonts w:ascii="Times New Roman" w:eastAsia="Times New Roman" w:hAnsi="Times New Roman" w:cs="David" w:hint="cs"/>
          <w:sz w:val="20"/>
          <w:szCs w:val="24"/>
          <w:rtl/>
          <w:lang w:eastAsia="he-IL"/>
        </w:rPr>
        <w:t xml:space="preserve">                                                                                                             ___________________</w:t>
      </w:r>
    </w:p>
    <w:p w14:paraId="47D80B64" w14:textId="24A222D5" w:rsidR="00EE7345" w:rsidRPr="002F386F" w:rsidRDefault="00A406C9"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p>
    <w:p w14:paraId="4639DEE8" w14:textId="77777777" w:rsidR="00EE7345" w:rsidRPr="002F386F"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F386F">
        <w:rPr>
          <w:rFonts w:ascii="Times New Roman" w:eastAsia="Times New Roman" w:hAnsi="Times New Roman" w:cs="David" w:hint="cs"/>
          <w:sz w:val="20"/>
          <w:szCs w:val="20"/>
          <w:rtl/>
          <w:lang w:eastAsia="he-IL"/>
        </w:rPr>
        <w:t xml:space="preserve">                </w:t>
      </w:r>
      <w:r w:rsidRPr="002F386F">
        <w:rPr>
          <w:rFonts w:ascii="Times New Roman" w:eastAsia="Times New Roman" w:hAnsi="Times New Roman" w:cs="David" w:hint="cs"/>
          <w:sz w:val="20"/>
          <w:szCs w:val="20"/>
          <w:rtl/>
          <w:lang w:eastAsia="he-IL"/>
        </w:rPr>
        <w:tab/>
      </w:r>
      <w:r w:rsidRPr="002F386F">
        <w:rPr>
          <w:rFonts w:ascii="Times New Roman" w:eastAsia="Times New Roman" w:hAnsi="Times New Roman" w:cs="David" w:hint="cs"/>
          <w:sz w:val="20"/>
          <w:szCs w:val="20"/>
          <w:rtl/>
          <w:lang w:eastAsia="he-IL"/>
        </w:rPr>
        <w:tab/>
      </w:r>
      <w:r w:rsidRPr="002F386F">
        <w:rPr>
          <w:rFonts w:ascii="Times New Roman" w:eastAsia="Times New Roman" w:hAnsi="Times New Roman" w:cs="David" w:hint="cs"/>
          <w:sz w:val="20"/>
          <w:szCs w:val="20"/>
          <w:rtl/>
          <w:lang w:eastAsia="he-IL"/>
        </w:rPr>
        <w:tab/>
      </w:r>
      <w:r w:rsidRPr="002F386F">
        <w:rPr>
          <w:rFonts w:ascii="Times New Roman" w:eastAsia="Times New Roman" w:hAnsi="Times New Roman" w:cs="David" w:hint="cs"/>
          <w:sz w:val="20"/>
          <w:szCs w:val="20"/>
          <w:rtl/>
          <w:lang w:eastAsia="he-IL"/>
        </w:rPr>
        <w:tab/>
      </w:r>
      <w:r w:rsidRPr="002F386F">
        <w:rPr>
          <w:rFonts w:ascii="Times New Roman" w:eastAsia="Times New Roman" w:hAnsi="Times New Roman" w:cs="David" w:hint="cs"/>
          <w:sz w:val="20"/>
          <w:szCs w:val="20"/>
          <w:rtl/>
          <w:lang w:eastAsia="he-IL"/>
        </w:rPr>
        <w:tab/>
        <w:t xml:space="preserve">   </w:t>
      </w:r>
    </w:p>
    <w:p w14:paraId="3529537B" w14:textId="77777777" w:rsidR="00EE7345" w:rsidRPr="002F386F"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D74706D" w14:textId="77777777" w:rsidR="00EE7345" w:rsidRPr="002F386F"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F386F">
        <w:rPr>
          <w:rFonts w:ascii="Times New Roman" w:eastAsia="Times New Roman" w:hAnsi="Times New Roman" w:cs="David" w:hint="cs"/>
          <w:sz w:val="20"/>
          <w:szCs w:val="20"/>
          <w:rtl/>
          <w:lang w:eastAsia="he-IL"/>
        </w:rPr>
        <w:br w:type="page"/>
      </w:r>
      <w:r w:rsidRPr="002F386F">
        <w:rPr>
          <w:rFonts w:ascii="Times New Roman" w:eastAsia="Times New Roman" w:hAnsi="Times New Roman" w:cs="David" w:hint="cs"/>
          <w:b/>
          <w:bCs/>
          <w:sz w:val="24"/>
          <w:szCs w:val="24"/>
          <w:u w:val="single"/>
          <w:rtl/>
          <w:lang w:eastAsia="he-IL"/>
        </w:rPr>
        <w:lastRenderedPageBreak/>
        <w:t xml:space="preserve">נספח "י" </w:t>
      </w:r>
    </w:p>
    <w:p w14:paraId="4709B7CD" w14:textId="77777777" w:rsidR="00EE7345" w:rsidRPr="002F386F"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ADD01C5" w14:textId="77777777" w:rsidR="00EE7345" w:rsidRPr="002F386F"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F386F">
        <w:rPr>
          <w:rFonts w:ascii="Times New Roman" w:eastAsia="Times New Roman" w:hAnsi="Times New Roman" w:cs="David" w:hint="cs"/>
          <w:b/>
          <w:bCs/>
          <w:sz w:val="24"/>
          <w:szCs w:val="24"/>
          <w:u w:val="single"/>
          <w:rtl/>
          <w:lang w:eastAsia="he-IL"/>
        </w:rPr>
        <w:t>דוגמא לנוסח הצהרת יועץ בדבר היעדר תביעות</w:t>
      </w:r>
    </w:p>
    <w:p w14:paraId="6B99DBA6" w14:textId="77777777" w:rsidR="00EE7345" w:rsidRPr="002F386F"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88C5D87" w14:textId="68FE68F9"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לכבוד</w:t>
      </w:r>
      <w:r w:rsidRPr="002F386F">
        <w:rPr>
          <w:rFonts w:ascii="Times New Roman" w:eastAsia="Times New Roman" w:hAnsi="Times New Roman" w:cs="David" w:hint="cs"/>
          <w:sz w:val="24"/>
          <w:szCs w:val="24"/>
          <w:rtl/>
          <w:lang w:eastAsia="he-IL"/>
        </w:rPr>
        <w:tab/>
      </w:r>
      <w:r w:rsidRPr="002F386F">
        <w:rPr>
          <w:rFonts w:ascii="Times New Roman" w:eastAsia="Times New Roman" w:hAnsi="Times New Roman" w:cs="David" w:hint="cs"/>
          <w:sz w:val="24"/>
          <w:szCs w:val="24"/>
          <w:rtl/>
          <w:lang w:eastAsia="he-IL"/>
        </w:rPr>
        <w:br/>
      </w:r>
      <w:sdt>
        <w:sdtPr>
          <w:rPr>
            <w:rFonts w:ascii="Times New Roman" w:eastAsia="Times New Roman" w:hAnsi="Times New Roman" w:cs="David"/>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E65B53" w:rsidRPr="002F386F">
            <w:rPr>
              <w:rFonts w:ascii="Times New Roman" w:eastAsia="Times New Roman" w:hAnsi="Times New Roman" w:cs="David"/>
              <w:sz w:val="24"/>
              <w:szCs w:val="24"/>
              <w:rtl/>
              <w:lang w:eastAsia="he-IL"/>
            </w:rPr>
            <w:br/>
            <w:t>אפריקה ישראל מגורים בע"מ</w:t>
          </w:r>
          <w:r w:rsidR="00E65B53" w:rsidRPr="002F386F">
            <w:rPr>
              <w:rFonts w:ascii="Times New Roman" w:eastAsia="Times New Roman" w:hAnsi="Times New Roman" w:cs="David"/>
              <w:sz w:val="24"/>
              <w:szCs w:val="24"/>
              <w:rtl/>
              <w:lang w:eastAsia="he-IL"/>
            </w:rPr>
            <w:br/>
            <w:t>יוני נתניהו 1 ג' אור יהודה</w:t>
          </w:r>
          <w:r w:rsidR="00E65B53" w:rsidRPr="002F386F">
            <w:rPr>
              <w:rFonts w:ascii="Times New Roman" w:eastAsia="Times New Roman" w:hAnsi="Times New Roman" w:cs="David"/>
              <w:sz w:val="24"/>
              <w:szCs w:val="24"/>
              <w:rtl/>
              <w:lang w:eastAsia="he-IL"/>
            </w:rPr>
            <w:br/>
            <w:t>מ.ז 52-003476-0</w:t>
          </w:r>
          <w:r w:rsidR="00E65B53" w:rsidRPr="002F386F">
            <w:rPr>
              <w:rFonts w:ascii="Times New Roman" w:eastAsia="Times New Roman" w:hAnsi="Times New Roman" w:cs="David"/>
              <w:sz w:val="24"/>
              <w:szCs w:val="24"/>
              <w:rtl/>
              <w:lang w:eastAsia="he-IL"/>
            </w:rPr>
            <w:br/>
          </w:r>
          <w:r w:rsidR="00E65B53" w:rsidRPr="002F386F">
            <w:rPr>
              <w:rFonts w:ascii="Times New Roman" w:eastAsia="Times New Roman" w:hAnsi="Times New Roman" w:cs="David"/>
              <w:sz w:val="24"/>
              <w:szCs w:val="24"/>
              <w:rtl/>
              <w:lang w:eastAsia="he-IL"/>
            </w:rPr>
            <w:br/>
            <w:t>כלל נכסי נדלן נשר מרכז (נ.נ.נ.מ) שותפות מוגבלת</w:t>
          </w:r>
          <w:r w:rsidR="00E65B53" w:rsidRPr="002F386F">
            <w:rPr>
              <w:rFonts w:ascii="Times New Roman" w:eastAsia="Times New Roman" w:hAnsi="Times New Roman" w:cs="David"/>
              <w:sz w:val="24"/>
              <w:szCs w:val="24"/>
              <w:rtl/>
              <w:lang w:eastAsia="he-IL"/>
            </w:rPr>
            <w:br/>
            <w:t>מרכז עזריאלי בניין משולש 3, תל אביב</w:t>
          </w:r>
          <w:r w:rsidR="00E65B53" w:rsidRPr="002F386F">
            <w:rPr>
              <w:rFonts w:ascii="Times New Roman" w:eastAsia="Times New Roman" w:hAnsi="Times New Roman" w:cs="David"/>
              <w:sz w:val="24"/>
              <w:szCs w:val="24"/>
              <w:rtl/>
              <w:lang w:eastAsia="he-IL"/>
            </w:rPr>
            <w:br/>
            <w:t>540283033</w:t>
          </w:r>
          <w:r w:rsidR="00E65B53" w:rsidRPr="002F386F">
            <w:rPr>
              <w:rFonts w:ascii="Times New Roman" w:eastAsia="Times New Roman" w:hAnsi="Times New Roman" w:cs="David"/>
              <w:sz w:val="24"/>
              <w:szCs w:val="24"/>
              <w:rtl/>
              <w:lang w:eastAsia="he-IL"/>
            </w:rPr>
            <w:br/>
          </w:r>
          <w:r w:rsidR="00E65B53" w:rsidRPr="002F386F">
            <w:rPr>
              <w:rFonts w:ascii="Times New Roman" w:eastAsia="Times New Roman" w:hAnsi="Times New Roman" w:cs="David"/>
              <w:sz w:val="24"/>
              <w:szCs w:val="24"/>
              <w:rtl/>
              <w:lang w:eastAsia="he-IL"/>
            </w:rPr>
            <w:br/>
            <w:t>שיכון ובינוי נדל"ן בע"מ</w:t>
          </w:r>
          <w:r w:rsidR="00E65B53" w:rsidRPr="002F386F">
            <w:rPr>
              <w:rFonts w:ascii="Times New Roman" w:eastAsia="Times New Roman" w:hAnsi="Times New Roman" w:cs="David"/>
              <w:sz w:val="24"/>
              <w:szCs w:val="24"/>
              <w:rtl/>
              <w:lang w:eastAsia="he-IL"/>
            </w:rPr>
            <w:br/>
            <w:t>שלם 3 רמת גן 52215</w:t>
          </w:r>
          <w:r w:rsidR="00E65B53" w:rsidRPr="002F386F">
            <w:rPr>
              <w:rFonts w:ascii="Times New Roman" w:eastAsia="Times New Roman" w:hAnsi="Times New Roman" w:cs="David"/>
              <w:sz w:val="24"/>
              <w:szCs w:val="24"/>
              <w:rtl/>
              <w:lang w:eastAsia="he-IL"/>
            </w:rPr>
            <w:br/>
            <w:t>מ.ז 52-002117-1</w:t>
          </w:r>
          <w:r w:rsidR="00E65B53" w:rsidRPr="002F386F">
            <w:rPr>
              <w:rFonts w:ascii="Times New Roman" w:eastAsia="Times New Roman" w:hAnsi="Times New Roman" w:cs="David"/>
              <w:sz w:val="24"/>
              <w:szCs w:val="24"/>
              <w:rtl/>
              <w:lang w:eastAsia="he-IL"/>
            </w:rPr>
            <w:br/>
          </w:r>
        </w:sdtContent>
      </w:sdt>
    </w:p>
    <w:p w14:paraId="0BECBF04"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68AE0F"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ג.א.נ.,</w:t>
      </w:r>
    </w:p>
    <w:p w14:paraId="0EEA325F"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9B0D79"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אנו הח"מ מצהירים בזאת שעם קבלת סך של </w:t>
      </w:r>
      <w:r w:rsidRPr="002F386F">
        <w:rPr>
          <w:rFonts w:ascii="Times New Roman" w:eastAsia="Times New Roman" w:hAnsi="Times New Roman" w:cs="David" w:hint="cs"/>
          <w:sz w:val="24"/>
          <w:szCs w:val="24"/>
          <w:u w:val="single"/>
          <w:rtl/>
          <w:lang w:eastAsia="he-IL"/>
        </w:rPr>
        <w:t xml:space="preserve">                </w:t>
      </w:r>
      <w:r w:rsidRPr="002F386F">
        <w:rPr>
          <w:rFonts w:ascii="Times New Roman" w:eastAsia="Times New Roman" w:hAnsi="Times New Roman" w:cs="David" w:hint="cs"/>
          <w:sz w:val="24"/>
          <w:szCs w:val="24"/>
          <w:rtl/>
          <w:lang w:eastAsia="he-IL"/>
        </w:rPr>
        <w:t xml:space="preserve"> ש"ח (להלן:"</w:t>
      </w:r>
      <w:r w:rsidRPr="002F386F">
        <w:rPr>
          <w:rFonts w:ascii="Times New Roman" w:eastAsia="Times New Roman" w:hAnsi="Times New Roman" w:cs="David" w:hint="cs"/>
          <w:b/>
          <w:bCs/>
          <w:sz w:val="24"/>
          <w:szCs w:val="24"/>
          <w:rtl/>
          <w:lang w:eastAsia="he-IL"/>
        </w:rPr>
        <w:t>היתרה הסופית</w:t>
      </w:r>
      <w:r w:rsidRPr="002F386F">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77456B" w:rsidRPr="002F386F">
            <w:rPr>
              <w:rFonts w:ascii="Times New Roman" w:eastAsia="Times New Roman" w:hAnsi="Times New Roman" w:cs="David" w:hint="cs"/>
              <w:sz w:val="24"/>
              <w:szCs w:val="24"/>
              <w:rtl/>
              <w:lang w:eastAsia="he-IL"/>
            </w:rPr>
            <w:t>נשר</w:t>
          </w:r>
        </w:sdtContent>
      </w:sdt>
      <w:r w:rsidRPr="002F386F">
        <w:rPr>
          <w:rFonts w:ascii="Times New Roman" w:eastAsia="Times New Roman" w:hAnsi="Times New Roman" w:cs="David" w:hint="cs"/>
          <w:sz w:val="24"/>
          <w:szCs w:val="24"/>
          <w:rtl/>
          <w:lang w:eastAsia="he-IL"/>
        </w:rPr>
        <w:t xml:space="preserve"> עפ"י חוזה מיום </w:t>
      </w:r>
      <w:r w:rsidRPr="002F386F">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860BD776BB2042DDA2E2767DCE87F1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13T00:00:00Z">
            <w:dateFormat w:val="dd/MM/yyyy"/>
            <w:lid w:val="he-IL"/>
            <w:storeMappedDataAs w:val="dateTime"/>
            <w:calendar w:val="gregorian"/>
          </w:date>
        </w:sdtPr>
        <w:sdtEndPr>
          <w:rPr>
            <w:rFonts w:hint="cs"/>
          </w:rPr>
        </w:sdtEndPr>
        <w:sdtContent>
          <w:r w:rsidR="0077456B" w:rsidRPr="002F386F">
            <w:rPr>
              <w:rFonts w:ascii="Times New Roman" w:eastAsia="Times New Roman" w:hAnsi="Times New Roman" w:cs="David" w:hint="cs"/>
              <w:sz w:val="24"/>
              <w:szCs w:val="24"/>
              <w:rtl/>
              <w:lang w:eastAsia="he-IL"/>
            </w:rPr>
            <w:t>‏13/07/2022</w:t>
          </w:r>
        </w:sdtContent>
      </w:sdt>
      <w:r w:rsidRPr="002F386F">
        <w:rPr>
          <w:rFonts w:ascii="Times New Roman" w:eastAsia="Times New Roman" w:hAnsi="Times New Roman" w:cs="David" w:hint="cs"/>
          <w:sz w:val="24"/>
          <w:szCs w:val="24"/>
          <w:rtl/>
          <w:lang w:eastAsia="he-IL"/>
        </w:rPr>
        <w:t xml:space="preserve"> או עבור חלקן כמפורט להלן:</w:t>
      </w:r>
    </w:p>
    <w:p w14:paraId="5C60C62E"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79FA9C8"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34113AF"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29CD2A0"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עם קבלת היתרה הסופית דלעיל, אין ולא תהיינה לנו ו/או למי מטעמנו כל תביעות ו/או טענות ו/או דרישות מכל סוג שהוא כלפיכם ו/או כלפי מי מכם ו/או כלפי כל הבאים </w:t>
      </w:r>
      <w:r w:rsidRPr="002F386F">
        <w:rPr>
          <w:rFonts w:ascii="Times New Roman" w:eastAsia="Times New Roman" w:hAnsi="Times New Roman" w:cs="David" w:hint="cs"/>
          <w:sz w:val="24"/>
          <w:szCs w:val="24"/>
          <w:rtl/>
          <w:lang w:eastAsia="he-IL"/>
        </w:rPr>
        <w:lastRenderedPageBreak/>
        <w:t>מכוחכם ו/או כלפי מי מטעמכם ו/או כלפי מאן דהוא אחר בקשר לחוזה הנ"ל ו/או לכל הכרוך בו ו/או הנובע ממנו.</w:t>
      </w:r>
    </w:p>
    <w:p w14:paraId="15492ADB"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FDC829"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CF49400"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DEAC4C"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284D9D1"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A50A94"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F93BFEF"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b/>
          <w:bCs/>
          <w:sz w:val="24"/>
          <w:szCs w:val="24"/>
          <w:rtl/>
          <w:lang w:eastAsia="he-IL"/>
        </w:rPr>
        <w:t>ולראיה באנו על החתום:</w:t>
      </w:r>
    </w:p>
    <w:p w14:paraId="22370A85"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9B49DD"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היום </w:t>
      </w:r>
      <w:r w:rsidRPr="002F386F">
        <w:rPr>
          <w:rFonts w:ascii="Times New Roman" w:eastAsia="Times New Roman" w:hAnsi="Times New Roman" w:cs="David" w:hint="cs"/>
          <w:sz w:val="24"/>
          <w:szCs w:val="24"/>
          <w:u w:val="single"/>
          <w:rtl/>
          <w:lang w:eastAsia="he-IL"/>
        </w:rPr>
        <w:t xml:space="preserve">             </w:t>
      </w:r>
      <w:r w:rsidRPr="002F386F">
        <w:rPr>
          <w:rFonts w:ascii="Times New Roman" w:eastAsia="Times New Roman" w:hAnsi="Times New Roman" w:cs="David" w:hint="cs"/>
          <w:sz w:val="24"/>
          <w:szCs w:val="24"/>
          <w:rtl/>
          <w:lang w:eastAsia="he-IL"/>
        </w:rPr>
        <w:t xml:space="preserve"> לחודש </w:t>
      </w:r>
      <w:r w:rsidRPr="002F386F">
        <w:rPr>
          <w:rFonts w:ascii="Times New Roman" w:eastAsia="Times New Roman" w:hAnsi="Times New Roman" w:cs="David" w:hint="cs"/>
          <w:sz w:val="24"/>
          <w:szCs w:val="24"/>
          <w:u w:val="single"/>
          <w:rtl/>
          <w:lang w:eastAsia="he-IL"/>
        </w:rPr>
        <w:t xml:space="preserve">               </w:t>
      </w:r>
      <w:r w:rsidRPr="002F386F">
        <w:rPr>
          <w:rFonts w:ascii="Times New Roman" w:eastAsia="Times New Roman" w:hAnsi="Times New Roman" w:cs="David" w:hint="cs"/>
          <w:sz w:val="24"/>
          <w:szCs w:val="24"/>
          <w:rtl/>
          <w:lang w:eastAsia="he-IL"/>
        </w:rPr>
        <w:t xml:space="preserve"> לשנה _________</w:t>
      </w:r>
    </w:p>
    <w:p w14:paraId="446D69F1" w14:textId="77777777" w:rsidR="00EE7345" w:rsidRPr="002F386F"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4862768" w14:textId="77777777" w:rsidR="00EE7345" w:rsidRPr="002F386F"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חתימה וחותמת ה</w:t>
      </w:r>
      <w:r w:rsidR="00B17D15" w:rsidRPr="002F386F">
        <w:rPr>
          <w:rFonts w:ascii="Times New Roman" w:eastAsia="Times New Roman" w:hAnsi="Times New Roman" w:cs="David" w:hint="cs"/>
          <w:sz w:val="24"/>
          <w:szCs w:val="24"/>
          <w:rtl/>
          <w:lang w:eastAsia="he-IL"/>
        </w:rPr>
        <w:t>יועץ</w:t>
      </w:r>
      <w:r w:rsidRPr="002F386F">
        <w:rPr>
          <w:rFonts w:ascii="Times New Roman" w:eastAsia="Times New Roman" w:hAnsi="Times New Roman" w:cs="David" w:hint="cs"/>
          <w:sz w:val="24"/>
          <w:szCs w:val="24"/>
          <w:rtl/>
          <w:lang w:eastAsia="he-IL"/>
        </w:rPr>
        <w:t>:</w:t>
      </w:r>
    </w:p>
    <w:p w14:paraId="19A286FE" w14:textId="77777777" w:rsidR="00EE7345" w:rsidRPr="002F386F"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2F386F">
        <w:rPr>
          <w:rFonts w:ascii="Times New Roman" w:eastAsia="Times New Roman" w:hAnsi="Times New Roman" w:cs="David" w:hint="cs"/>
          <w:sz w:val="24"/>
          <w:szCs w:val="24"/>
          <w:u w:val="single"/>
          <w:rtl/>
          <w:lang w:eastAsia="he-IL"/>
        </w:rPr>
        <w:t xml:space="preserve">                  </w:t>
      </w:r>
    </w:p>
    <w:p w14:paraId="0B217952" w14:textId="77777777" w:rsidR="00EE7345" w:rsidRPr="002F386F"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_______________________ </w:t>
      </w:r>
    </w:p>
    <w:p w14:paraId="1E37F75D" w14:textId="25229E6C" w:rsidR="00EE7345" w:rsidRPr="002F386F" w:rsidRDefault="00EE7345" w:rsidP="00894E0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65B53" w:rsidRPr="002F386F">
            <w:rPr>
              <w:rFonts w:ascii="Times New Roman" w:eastAsia="Times New Roman" w:hAnsi="Times New Roman" w:cs="David"/>
              <w:sz w:val="24"/>
              <w:szCs w:val="24"/>
              <w:rtl/>
              <w:lang w:eastAsia="he-IL"/>
            </w:rPr>
            <w:t>אביב ניהול, הנדסה ומערכות מידע בע"מ</w:t>
          </w:r>
        </w:sdtContent>
      </w:sdt>
    </w:p>
    <w:p w14:paraId="64196394"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0E18D4"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DB64B7"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b/>
          <w:bCs/>
          <w:sz w:val="24"/>
          <w:szCs w:val="24"/>
          <w:rtl/>
          <w:lang w:eastAsia="he-IL"/>
        </w:rPr>
        <w:t>אישור</w:t>
      </w:r>
    </w:p>
    <w:p w14:paraId="5BB3A94E" w14:textId="77777777" w:rsidR="00EE7345" w:rsidRPr="002F386F"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2F386F">
        <w:rPr>
          <w:rFonts w:ascii="Times New Roman" w:eastAsia="Times New Roman" w:hAnsi="Times New Roman" w:cs="David" w:hint="cs"/>
          <w:b/>
          <w:bCs/>
          <w:sz w:val="24"/>
          <w:szCs w:val="24"/>
          <w:rtl/>
          <w:lang w:eastAsia="he-IL"/>
        </w:rPr>
        <w:t>החברה</w:t>
      </w:r>
      <w:r w:rsidRPr="002F386F">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672F399" w14:textId="77777777" w:rsidR="00EE7345" w:rsidRPr="002F386F"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2F7FB63" w14:textId="77777777" w:rsidR="00EE7345" w:rsidRPr="00AE1557"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2F386F">
        <w:rPr>
          <w:rFonts w:ascii="Times New Roman" w:eastAsia="Times New Roman" w:hAnsi="Times New Roman" w:cs="David" w:hint="cs"/>
          <w:sz w:val="24"/>
          <w:szCs w:val="24"/>
          <w:rtl/>
          <w:lang w:eastAsia="he-IL"/>
        </w:rPr>
        <w:t xml:space="preserve">    תאריך : _______   </w:t>
      </w:r>
      <w:r w:rsidRPr="002F386F">
        <w:rPr>
          <w:rFonts w:ascii="Times New Roman" w:eastAsia="Times New Roman" w:hAnsi="Times New Roman" w:cs="David" w:hint="cs"/>
          <w:sz w:val="24"/>
          <w:szCs w:val="24"/>
          <w:rtl/>
          <w:lang w:eastAsia="he-IL"/>
        </w:rPr>
        <w:tab/>
        <w:t>חתימה וחותמת עו"ד/רו"ח : _______________________</w:t>
      </w:r>
      <w:bookmarkStart w:id="0" w:name="_GoBack"/>
      <w:bookmarkEnd w:id="0"/>
    </w:p>
    <w:p w14:paraId="0E73F7C2" w14:textId="77777777" w:rsidR="00EE7345" w:rsidRPr="00AE1557"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1F48B72" w14:textId="77777777" w:rsidR="00EE7345" w:rsidRPr="00AE1557"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D965034" w14:textId="77777777" w:rsidR="00EE7345" w:rsidRPr="00AE1557" w:rsidRDefault="00EE7345" w:rsidP="00EE7345">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3A8FD925" w14:textId="77777777" w:rsidR="00EE7345" w:rsidRPr="00AE1557" w:rsidRDefault="00EE7345" w:rsidP="00EE7345">
      <w:pPr>
        <w:spacing w:before="0" w:beforeAutospacing="0" w:after="0" w:afterAutospacing="0" w:line="240" w:lineRule="auto"/>
        <w:rPr>
          <w:rFonts w:ascii="Times New Roman" w:eastAsia="Times New Roman" w:hAnsi="Times New Roman" w:cs="David"/>
          <w:sz w:val="20"/>
          <w:szCs w:val="24"/>
          <w:rtl/>
        </w:rPr>
      </w:pPr>
    </w:p>
    <w:p w14:paraId="3B8A3CD4" w14:textId="77777777" w:rsidR="00EE7345" w:rsidRPr="00AE1557" w:rsidRDefault="00EE7345" w:rsidP="00EE7345">
      <w:pPr>
        <w:spacing w:before="0" w:beforeAutospacing="0" w:after="0" w:afterAutospacing="0" w:line="240" w:lineRule="auto"/>
        <w:rPr>
          <w:rFonts w:ascii="Times New Roman" w:eastAsia="Times New Roman" w:hAnsi="Times New Roman" w:cs="David"/>
          <w:sz w:val="20"/>
          <w:szCs w:val="24"/>
          <w:rtl/>
        </w:rPr>
      </w:pPr>
    </w:p>
    <w:p w14:paraId="414C696E" w14:textId="77777777" w:rsidR="00EE7345" w:rsidRPr="00AE1557"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B7587B0" w14:textId="77777777" w:rsidR="001A69D5" w:rsidRPr="00AE1557" w:rsidRDefault="001A69D5" w:rsidP="00894E04">
      <w:pPr>
        <w:widowControl w:val="0"/>
        <w:spacing w:before="0" w:beforeAutospacing="0" w:after="0" w:afterAutospacing="0" w:line="240" w:lineRule="auto"/>
        <w:outlineLvl w:val="7"/>
        <w:rPr>
          <w:rFonts w:ascii="David" w:hAnsi="David" w:cs="David"/>
        </w:rPr>
      </w:pPr>
    </w:p>
    <w:sectPr w:rsidR="001A69D5" w:rsidRPr="00AE1557"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358884" w14:textId="77777777" w:rsidR="00A406C9" w:rsidRDefault="00A406C9" w:rsidP="00AF234B">
      <w:pPr>
        <w:spacing w:before="0" w:after="0" w:line="240" w:lineRule="auto"/>
      </w:pPr>
      <w:r>
        <w:separator/>
      </w:r>
    </w:p>
  </w:endnote>
  <w:endnote w:type="continuationSeparator" w:id="0">
    <w:p w14:paraId="0D7255E0" w14:textId="77777777" w:rsidR="00A406C9" w:rsidRDefault="00A406C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2"/>
      <w:gridCol w:w="2810"/>
      <w:gridCol w:w="236"/>
      <w:gridCol w:w="1044"/>
      <w:gridCol w:w="1724"/>
    </w:tblGrid>
    <w:tr w:rsidR="00A406C9" w:rsidRPr="002D6C1F" w14:paraId="2FA8D1FD" w14:textId="77777777" w:rsidTr="002D6C1F">
      <w:tc>
        <w:tcPr>
          <w:tcW w:w="870" w:type="dxa"/>
        </w:tcPr>
        <w:p w14:paraId="0D6E25F2" w14:textId="77777777" w:rsidR="00A406C9" w:rsidRPr="002D6C1F" w:rsidRDefault="00A406C9"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55B275CD" w14:textId="77777777" w:rsidR="00A406C9" w:rsidRPr="002D6C1F" w:rsidRDefault="00A406C9" w:rsidP="002D6C1F">
              <w:pPr>
                <w:spacing w:before="0" w:after="0" w:line="240" w:lineRule="auto"/>
                <w:rPr>
                  <w:rFonts w:ascii="David" w:hAnsi="David"/>
                  <w:color w:val="00B0F0"/>
                  <w:rtl/>
                </w:rPr>
              </w:pPr>
              <w:r>
                <w:rPr>
                  <w:rFonts w:ascii="David" w:hAnsi="David"/>
                  <w:color w:val="00B0F0"/>
                  <w:rtl/>
                </w:rPr>
                <w:t xml:space="preserve">אגמי הכרמל </w:t>
              </w:r>
            </w:p>
          </w:tc>
        </w:sdtContent>
      </w:sdt>
      <w:tc>
        <w:tcPr>
          <w:tcW w:w="2810" w:type="dxa"/>
        </w:tcPr>
        <w:p w14:paraId="3A5E1EDA" w14:textId="77777777" w:rsidR="00A406C9" w:rsidRPr="002D6C1F" w:rsidRDefault="00A406C9"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D6C1F">
                <w:rPr>
                  <w:rFonts w:ascii="David" w:hAnsi="David" w:hint="cs"/>
                  <w:sz w:val="20"/>
                  <w:szCs w:val="20"/>
                  <w:rtl/>
                </w:rPr>
                <w:t>יועץ בניה ירוקה</w:t>
              </w:r>
            </w:sdtContent>
          </w:sdt>
        </w:p>
      </w:tc>
      <w:tc>
        <w:tcPr>
          <w:tcW w:w="236" w:type="dxa"/>
        </w:tcPr>
        <w:p w14:paraId="47D261D1" w14:textId="77777777" w:rsidR="00A406C9" w:rsidRPr="002D6C1F" w:rsidRDefault="00A406C9" w:rsidP="002D6C1F">
          <w:pPr>
            <w:spacing w:before="0" w:after="0" w:line="240" w:lineRule="auto"/>
            <w:rPr>
              <w:rFonts w:ascii="David" w:hAnsi="David"/>
              <w:sz w:val="16"/>
              <w:szCs w:val="16"/>
              <w:rtl/>
            </w:rPr>
          </w:pPr>
        </w:p>
      </w:tc>
      <w:tc>
        <w:tcPr>
          <w:tcW w:w="1041" w:type="dxa"/>
        </w:tcPr>
        <w:p w14:paraId="6CFF79D9" w14:textId="77777777" w:rsidR="00A406C9" w:rsidRPr="002D6C1F" w:rsidRDefault="00A406C9"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1FF25B64" w14:textId="352D28BE" w:rsidR="00A406C9" w:rsidRPr="002D6C1F" w:rsidRDefault="00A406C9" w:rsidP="002D6C1F">
              <w:pPr>
                <w:spacing w:before="0" w:after="0" w:line="240" w:lineRule="auto"/>
                <w:rPr>
                  <w:rFonts w:ascii="David" w:hAnsi="David"/>
                  <w:rtl/>
                </w:rPr>
              </w:pPr>
              <w:del w:id="1" w:author="Avi Cohen" w:date="2022-06-26T13:37:00Z">
                <w:r w:rsidDel="00E65B53">
                  <w:rPr>
                    <w:rFonts w:ascii="David" w:hAnsi="David" w:hint="cs"/>
                  </w:rPr>
                  <w:delText>CONT-5-569</w:delText>
                </w:r>
              </w:del>
              <w:ins w:id="2" w:author="Avi Cohen" w:date="2022-06-26T13:37:00Z">
                <w:r>
                  <w:rPr>
                    <w:rFonts w:ascii="David" w:hAnsi="David" w:hint="cs"/>
                  </w:rPr>
                  <w:t>CO</w:t>
                </w:r>
                <w:r>
                  <w:rPr>
                    <w:rFonts w:ascii="David" w:hAnsi="David" w:hint="cs"/>
                    <w:rtl/>
                  </w:rPr>
                  <w:t>NT-10-2197</w:t>
                </w:r>
              </w:ins>
            </w:p>
          </w:tc>
        </w:sdtContent>
      </w:sdt>
    </w:tr>
    <w:tr w:rsidR="00A406C9" w:rsidRPr="002D6C1F" w14:paraId="1BC485FB" w14:textId="77777777" w:rsidTr="002D6C1F">
      <w:tc>
        <w:tcPr>
          <w:tcW w:w="870" w:type="dxa"/>
        </w:tcPr>
        <w:p w14:paraId="7A8C9566" w14:textId="77777777" w:rsidR="00A406C9" w:rsidRPr="002D6C1F" w:rsidRDefault="00A406C9"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7E4C569F" w14:textId="2ADAC413" w:rsidR="00A406C9" w:rsidRPr="002D6C1F" w:rsidRDefault="00A406C9" w:rsidP="002D6C1F">
              <w:pPr>
                <w:spacing w:before="0" w:after="0" w:line="240" w:lineRule="auto"/>
                <w:rPr>
                  <w:rFonts w:ascii="David" w:hAnsi="David"/>
                  <w:color w:val="00B0F0"/>
                  <w:rtl/>
                </w:rPr>
              </w:pPr>
              <w:r>
                <w:rPr>
                  <w:rFonts w:ascii="David" w:hAnsi="David"/>
                  <w:color w:val="00B0F0"/>
                  <w:rtl/>
                </w:rPr>
                <w:t>אביב ניהול, הנדסה ומערכות מידע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406C9" w:rsidRPr="002D6C1F" w14:paraId="3B441387" w14:textId="77777777" w:rsidTr="0031199A">
            <w:trPr>
              <w:trHeight w:val="201"/>
            </w:trPr>
            <w:tc>
              <w:tcPr>
                <w:tcW w:w="926" w:type="dxa"/>
              </w:tcPr>
              <w:p w14:paraId="51A4199B" w14:textId="77777777" w:rsidR="00A406C9" w:rsidRPr="002D6C1F" w:rsidRDefault="00A406C9"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F77354A" w14:textId="43D57146" w:rsidR="00A406C9" w:rsidRPr="002D6C1F" w:rsidRDefault="00A406C9" w:rsidP="002D6C1F">
                    <w:pPr>
                      <w:spacing w:before="0" w:after="0" w:line="240" w:lineRule="auto"/>
                      <w:ind w:left="1" w:hanging="1"/>
                      <w:rPr>
                        <w:rFonts w:ascii="David" w:hAnsi="David"/>
                        <w:color w:val="00B0F0"/>
                        <w:sz w:val="20"/>
                        <w:szCs w:val="20"/>
                        <w:rtl/>
                      </w:rPr>
                    </w:pPr>
                    <w:r>
                      <w:rPr>
                        <w:rFonts w:ascii="David" w:hAnsi="David"/>
                        <w:color w:val="00B0F0"/>
                        <w:sz w:val="20"/>
                        <w:szCs w:val="20"/>
                        <w:rtl/>
                      </w:rPr>
                      <w:t>0.1</w:t>
                    </w:r>
                  </w:p>
                </w:tc>
              </w:sdtContent>
            </w:sdt>
          </w:tr>
        </w:tbl>
        <w:p w14:paraId="3DADEBFF" w14:textId="77777777" w:rsidR="00A406C9" w:rsidRPr="002D6C1F" w:rsidRDefault="00A406C9" w:rsidP="002D6C1F">
          <w:pPr>
            <w:spacing w:before="0" w:after="0" w:line="240" w:lineRule="auto"/>
            <w:rPr>
              <w:rFonts w:ascii="David" w:hAnsi="David"/>
              <w:sz w:val="20"/>
              <w:szCs w:val="20"/>
              <w:rtl/>
            </w:rPr>
          </w:pPr>
        </w:p>
      </w:tc>
      <w:tc>
        <w:tcPr>
          <w:tcW w:w="236" w:type="dxa"/>
        </w:tcPr>
        <w:p w14:paraId="54437A31" w14:textId="77777777" w:rsidR="00A406C9" w:rsidRPr="002D6C1F" w:rsidRDefault="00A406C9" w:rsidP="002D6C1F">
          <w:pPr>
            <w:spacing w:before="0" w:after="0" w:line="240" w:lineRule="auto"/>
            <w:rPr>
              <w:rFonts w:ascii="David" w:hAnsi="David"/>
              <w:rtl/>
            </w:rPr>
          </w:pPr>
        </w:p>
      </w:tc>
      <w:tc>
        <w:tcPr>
          <w:tcW w:w="1041" w:type="dxa"/>
        </w:tcPr>
        <w:p w14:paraId="3BB37A80" w14:textId="77777777" w:rsidR="00A406C9" w:rsidRPr="002D6C1F" w:rsidRDefault="00A406C9"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6F6F4C06" w14:textId="3D8F27C2" w:rsidR="00A406C9" w:rsidRPr="002D6C1F" w:rsidRDefault="00A406C9" w:rsidP="002D6C1F">
          <w:pPr>
            <w:spacing w:before="0" w:after="0" w:line="240" w:lineRule="auto"/>
            <w:rPr>
              <w:rFonts w:ascii="David" w:hAnsi="David"/>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A406C9" w:rsidRPr="002D6C1F" w14:paraId="39C2C248" w14:textId="77777777" w:rsidTr="002D6C1F">
      <w:trPr>
        <w:trHeight w:val="80"/>
      </w:trPr>
      <w:tc>
        <w:tcPr>
          <w:tcW w:w="870" w:type="dxa"/>
        </w:tcPr>
        <w:p w14:paraId="5D54B524" w14:textId="77777777" w:rsidR="00A406C9" w:rsidRPr="002D6C1F" w:rsidRDefault="00A406C9" w:rsidP="002D6C1F">
          <w:pPr>
            <w:spacing w:before="0" w:after="0" w:line="240" w:lineRule="auto"/>
            <w:rPr>
              <w:rFonts w:ascii="David" w:hAnsi="David"/>
              <w:rtl/>
            </w:rPr>
          </w:pPr>
        </w:p>
      </w:tc>
      <w:tc>
        <w:tcPr>
          <w:tcW w:w="1624" w:type="dxa"/>
        </w:tcPr>
        <w:p w14:paraId="15B60072" w14:textId="77777777" w:rsidR="00A406C9" w:rsidRPr="002D6C1F" w:rsidRDefault="00A406C9" w:rsidP="002D6C1F">
          <w:pPr>
            <w:spacing w:before="0" w:after="0" w:line="240" w:lineRule="auto"/>
            <w:rPr>
              <w:rFonts w:ascii="David" w:hAnsi="David"/>
              <w:color w:val="00B0F0"/>
              <w:rtl/>
            </w:rPr>
          </w:pPr>
        </w:p>
      </w:tc>
      <w:tc>
        <w:tcPr>
          <w:tcW w:w="2810" w:type="dxa"/>
        </w:tcPr>
        <w:p w14:paraId="023BCB24" w14:textId="77777777" w:rsidR="00A406C9" w:rsidRPr="002D6C1F" w:rsidRDefault="00A406C9" w:rsidP="002D6C1F">
          <w:pPr>
            <w:spacing w:before="0" w:after="0" w:line="240" w:lineRule="auto"/>
            <w:rPr>
              <w:rFonts w:ascii="David" w:hAnsi="David"/>
              <w:rtl/>
            </w:rPr>
          </w:pPr>
        </w:p>
      </w:tc>
      <w:tc>
        <w:tcPr>
          <w:tcW w:w="232" w:type="dxa"/>
        </w:tcPr>
        <w:p w14:paraId="4AECE09F" w14:textId="77777777" w:rsidR="00A406C9" w:rsidRPr="002D6C1F" w:rsidRDefault="00A406C9" w:rsidP="002D6C1F">
          <w:pPr>
            <w:spacing w:before="0" w:after="0" w:line="240" w:lineRule="auto"/>
            <w:rPr>
              <w:rFonts w:ascii="David" w:hAnsi="David"/>
              <w:rtl/>
            </w:rPr>
          </w:pPr>
        </w:p>
      </w:tc>
      <w:tc>
        <w:tcPr>
          <w:tcW w:w="1045" w:type="dxa"/>
        </w:tcPr>
        <w:p w14:paraId="7C72049C" w14:textId="77777777" w:rsidR="00A406C9" w:rsidRPr="002D6C1F" w:rsidRDefault="00A406C9" w:rsidP="002D6C1F">
          <w:pPr>
            <w:spacing w:before="0" w:after="0" w:line="240" w:lineRule="auto"/>
            <w:rPr>
              <w:rFonts w:ascii="David" w:hAnsi="David"/>
              <w:rtl/>
            </w:rPr>
          </w:pPr>
        </w:p>
      </w:tc>
      <w:tc>
        <w:tcPr>
          <w:tcW w:w="1725" w:type="dxa"/>
        </w:tcPr>
        <w:p w14:paraId="3D27C524" w14:textId="77777777" w:rsidR="00A406C9" w:rsidRPr="002D6C1F" w:rsidRDefault="00A406C9" w:rsidP="002D6C1F">
          <w:pPr>
            <w:spacing w:before="0" w:after="0" w:line="240" w:lineRule="auto"/>
            <w:rPr>
              <w:rFonts w:ascii="David" w:hAnsi="David"/>
              <w:rtl/>
            </w:rPr>
          </w:pPr>
        </w:p>
      </w:tc>
    </w:tr>
  </w:tbl>
  <w:p w14:paraId="7FA41394" w14:textId="77777777" w:rsidR="00A406C9" w:rsidRDefault="00A406C9"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54900349" w14:textId="77777777" w:rsidR="00A406C9" w:rsidRPr="002D6C1F" w:rsidRDefault="00A406C9"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6905B9" w14:textId="77777777" w:rsidR="00A406C9" w:rsidRDefault="00A406C9" w:rsidP="00AF234B">
      <w:pPr>
        <w:spacing w:before="0" w:after="0" w:line="240" w:lineRule="auto"/>
      </w:pPr>
      <w:r>
        <w:separator/>
      </w:r>
    </w:p>
  </w:footnote>
  <w:footnote w:type="continuationSeparator" w:id="0">
    <w:p w14:paraId="637960E7" w14:textId="77777777" w:rsidR="00A406C9" w:rsidRDefault="00A406C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EDE683C" w14:textId="77777777" w:rsidR="00A406C9" w:rsidRDefault="00A406C9">
        <w:pPr>
          <w:pStyle w:val="Header"/>
          <w:jc w:val="center"/>
        </w:pPr>
        <w:r>
          <w:fldChar w:fldCharType="begin"/>
        </w:r>
        <w:r>
          <w:instrText xml:space="preserve"> PAGE   \* MERGEFORMAT </w:instrText>
        </w:r>
        <w:r>
          <w:fldChar w:fldCharType="separate"/>
        </w:r>
        <w:r w:rsidR="002F386F">
          <w:rPr>
            <w:noProof/>
            <w:rtl/>
          </w:rPr>
          <w:t>42</w:t>
        </w:r>
        <w:r>
          <w:rPr>
            <w:noProof/>
          </w:rPr>
          <w:fldChar w:fldCharType="end"/>
        </w:r>
      </w:p>
    </w:sdtContent>
  </w:sdt>
  <w:p w14:paraId="7551954B" w14:textId="77777777" w:rsidR="00A406C9" w:rsidRDefault="00A406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D960C4F"/>
    <w:multiLevelType w:val="multilevel"/>
    <w:tmpl w:val="EA6CF768"/>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5F07ABA"/>
    <w:multiLevelType w:val="hybridMultilevel"/>
    <w:tmpl w:val="83B0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4"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1581B"/>
    <w:multiLevelType w:val="hybridMultilevel"/>
    <w:tmpl w:val="8A460D8E"/>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7"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0"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9"/>
  </w:num>
  <w:num w:numId="2">
    <w:abstractNumId w:val="13"/>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1"/>
    </w:lvlOverride>
  </w:num>
  <w:num w:numId="10">
    <w:abstractNumId w:val="2"/>
  </w:num>
  <w:num w:numId="11">
    <w:abstractNumId w:val="4"/>
  </w:num>
  <w:num w:numId="12">
    <w:abstractNumId w:val="14"/>
  </w:num>
  <w:num w:numId="13">
    <w:abstractNumId w:val="11"/>
  </w:num>
  <w:num w:numId="14">
    <w:abstractNumId w:val="10"/>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15"/>
  </w:num>
  <w:num w:numId="23">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9762D"/>
    <w:rsid w:val="000E2532"/>
    <w:rsid w:val="001048E1"/>
    <w:rsid w:val="00134C85"/>
    <w:rsid w:val="001935C5"/>
    <w:rsid w:val="001A0C3C"/>
    <w:rsid w:val="001A69D5"/>
    <w:rsid w:val="001C31B2"/>
    <w:rsid w:val="001C5B93"/>
    <w:rsid w:val="00214ACF"/>
    <w:rsid w:val="0025499F"/>
    <w:rsid w:val="002B7182"/>
    <w:rsid w:val="002C3A9A"/>
    <w:rsid w:val="002D6C1F"/>
    <w:rsid w:val="002F386F"/>
    <w:rsid w:val="0031199A"/>
    <w:rsid w:val="003B3C09"/>
    <w:rsid w:val="003C17DD"/>
    <w:rsid w:val="0042382F"/>
    <w:rsid w:val="00442A61"/>
    <w:rsid w:val="00477F7B"/>
    <w:rsid w:val="00525336"/>
    <w:rsid w:val="0054041D"/>
    <w:rsid w:val="00552E11"/>
    <w:rsid w:val="0057737F"/>
    <w:rsid w:val="00601C7C"/>
    <w:rsid w:val="006150CE"/>
    <w:rsid w:val="00636A8F"/>
    <w:rsid w:val="00637F19"/>
    <w:rsid w:val="00692AAA"/>
    <w:rsid w:val="0072103C"/>
    <w:rsid w:val="0077456B"/>
    <w:rsid w:val="007778AD"/>
    <w:rsid w:val="008771C2"/>
    <w:rsid w:val="00894E04"/>
    <w:rsid w:val="00895ED4"/>
    <w:rsid w:val="008C64C6"/>
    <w:rsid w:val="00934BC3"/>
    <w:rsid w:val="00937C9F"/>
    <w:rsid w:val="00942177"/>
    <w:rsid w:val="00942B6A"/>
    <w:rsid w:val="009D6B21"/>
    <w:rsid w:val="00A133F6"/>
    <w:rsid w:val="00A31B75"/>
    <w:rsid w:val="00A406C9"/>
    <w:rsid w:val="00A4660F"/>
    <w:rsid w:val="00AE1557"/>
    <w:rsid w:val="00AF234B"/>
    <w:rsid w:val="00B17D15"/>
    <w:rsid w:val="00B408FF"/>
    <w:rsid w:val="00B6433C"/>
    <w:rsid w:val="00BA61E0"/>
    <w:rsid w:val="00BD2FE5"/>
    <w:rsid w:val="00BE17B4"/>
    <w:rsid w:val="00C3675F"/>
    <w:rsid w:val="00C71DA2"/>
    <w:rsid w:val="00C8505B"/>
    <w:rsid w:val="00C90434"/>
    <w:rsid w:val="00C95DAF"/>
    <w:rsid w:val="00CB099C"/>
    <w:rsid w:val="00CB102F"/>
    <w:rsid w:val="00CB3665"/>
    <w:rsid w:val="00D3735C"/>
    <w:rsid w:val="00D863AD"/>
    <w:rsid w:val="00DA7212"/>
    <w:rsid w:val="00E45369"/>
    <w:rsid w:val="00E61F93"/>
    <w:rsid w:val="00E65B53"/>
    <w:rsid w:val="00E679C7"/>
    <w:rsid w:val="00EC37B6"/>
    <w:rsid w:val="00EE6F8E"/>
    <w:rsid w:val="00EE7345"/>
    <w:rsid w:val="00F84BCB"/>
    <w:rsid w:val="00F856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6AFA5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PlaceholderText"/>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
      <w:docPartPr>
        <w:name w:val="96868FBBF9174B579E1B48C87A6D229F"/>
        <w:category>
          <w:name w:val="General"/>
          <w:gallery w:val="placeholder"/>
        </w:category>
        <w:types>
          <w:type w:val="bbPlcHdr"/>
        </w:types>
        <w:behaviors>
          <w:behavior w:val="content"/>
        </w:behaviors>
        <w:guid w:val="{0A0982F5-7EED-4646-8F91-8D34BDBF92B5}"/>
      </w:docPartPr>
      <w:docPartBody>
        <w:p w:rsidR="004713CB" w:rsidRDefault="004713CB" w:rsidP="004713CB">
          <w:pPr>
            <w:pStyle w:val="96868FBBF9174B579E1B48C87A6D229F"/>
          </w:pPr>
          <w:r w:rsidRPr="003059F5">
            <w:rPr>
              <w:rStyle w:val="PlaceholderText"/>
              <w:rtl/>
            </w:rPr>
            <w:t>[אחוז השתתפות צד א]</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4713CB"/>
    <w:rsid w:val="00480823"/>
    <w:rsid w:val="00502E9C"/>
    <w:rsid w:val="006865A5"/>
    <w:rsid w:val="006B3E52"/>
    <w:rsid w:val="006F4A8A"/>
    <w:rsid w:val="0070018B"/>
    <w:rsid w:val="0070190C"/>
    <w:rsid w:val="00902BE3"/>
    <w:rsid w:val="00997E8F"/>
    <w:rsid w:val="009C7EA5"/>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E9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 w:type="paragraph" w:customStyle="1" w:styleId="96868FBBF9174B579E1B48C87A6D229F">
    <w:name w:val="96868FBBF9174B579E1B48C87A6D229F"/>
    <w:rsid w:val="004713CB"/>
    <w:pPr>
      <w:bidi/>
    </w:pPr>
  </w:style>
  <w:style w:type="paragraph" w:customStyle="1" w:styleId="2C0570CC23D7410DAFD79786AB719A9D">
    <w:name w:val="2C0570CC23D7410DAFD79786AB719A9D"/>
    <w:rsid w:val="00502E9C"/>
    <w:pPr>
      <w:bidi/>
    </w:pPr>
  </w:style>
  <w:style w:type="paragraph" w:customStyle="1" w:styleId="CE6EE7D8275A4F5CA15C59D6F5EA5E58">
    <w:name w:val="CE6EE7D8275A4F5CA15C59D6F5EA5E58"/>
    <w:rsid w:val="00502E9C"/>
    <w:pPr>
      <w:bidi/>
    </w:pPr>
  </w:style>
  <w:style w:type="paragraph" w:customStyle="1" w:styleId="83C12496DFFC4161AAE941E208743979">
    <w:name w:val="83C12496DFFC4161AAE941E208743979"/>
    <w:rsid w:val="00502E9C"/>
    <w:pPr>
      <w:bidi/>
    </w:pPr>
  </w:style>
  <w:style w:type="paragraph" w:customStyle="1" w:styleId="915BCFAA72EC441EA1DED54C597FDDE3">
    <w:name w:val="915BCFAA72EC441EA1DED54C597FDDE3"/>
    <w:rsid w:val="00502E9C"/>
    <w:pPr>
      <w:bidi/>
    </w:pPr>
  </w:style>
  <w:style w:type="paragraph" w:customStyle="1" w:styleId="F57EC323C635440A9E3AFF520026A27F">
    <w:name w:val="F57EC323C635440A9E3AFF520026A27F"/>
    <w:rsid w:val="00502E9C"/>
    <w:pPr>
      <w:bidi/>
    </w:pPr>
  </w:style>
  <w:style w:type="paragraph" w:customStyle="1" w:styleId="9595FD1F979545E091275D95D42AAC0A">
    <w:name w:val="9595FD1F979545E091275D95D42AAC0A"/>
    <w:rsid w:val="00502E9C"/>
    <w:pPr>
      <w:bidi/>
    </w:pPr>
  </w:style>
  <w:style w:type="paragraph" w:customStyle="1" w:styleId="624BA92C1E1E4F22833A4C0828F5F7E0">
    <w:name w:val="624BA92C1E1E4F22833A4C0828F5F7E0"/>
    <w:rsid w:val="00502E9C"/>
    <w:pPr>
      <w:bidi/>
    </w:pPr>
  </w:style>
  <w:style w:type="paragraph" w:customStyle="1" w:styleId="90F845E20D7A447CB766C4A314D8FF92">
    <w:name w:val="90F845E20D7A447CB766C4A314D8FF92"/>
    <w:rsid w:val="00502E9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purl.org/dc/elements/1.1/"/>
    <ds:schemaRef ds:uri="http://schemas.microsoft.com/sharepoint/v3"/>
    <ds:schemaRef ds:uri="http://purl.org/dc/terms/"/>
    <ds:schemaRef ds:uri="http://schemas.microsoft.com/office/2006/metadata/properties"/>
    <ds:schemaRef ds:uri="http://schemas.microsoft.com/office/2006/documentManagement/types"/>
    <ds:schemaRef ds:uri="e82e0497-401b-493b-ab66-61f85c09ed30"/>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19A8587A-5DB0-4D68-8F80-29775B941512}"/>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B210E034-3F8B-4728-9957-59BB67C92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45</Pages>
  <Words>11987</Words>
  <Characters>59936</Characters>
  <Application>Microsoft Office Word</Application>
  <DocSecurity>0</DocSecurity>
  <Lines>499</Lines>
  <Paragraphs>143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32</cp:revision>
  <cp:lastPrinted>2022-06-26T11:43:00Z</cp:lastPrinted>
  <dcterms:created xsi:type="dcterms:W3CDTF">2022-06-26T10:34:00Z</dcterms:created>
  <dcterms:modified xsi:type="dcterms:W3CDTF">2022-07-06T11:22:00Z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8c48adf6-8db1-416e-9661-00f996066632</vt:lpwstr>
  </property>
</Properties>
</file>